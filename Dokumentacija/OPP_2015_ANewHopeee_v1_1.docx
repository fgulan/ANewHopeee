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50149F0D" w:rsidR="00EF161A" w:rsidRPr="00EF161A" w:rsidRDefault="00EF161A" w:rsidP="00EF161A">
      <w:pPr>
        <w:jc w:val="center"/>
      </w:pPr>
      <w:r w:rsidRPr="00EF161A">
        <w:rPr>
          <w:rFonts w:eastAsia="Arial"/>
          <w:sz w:val="32"/>
        </w:rPr>
        <w:t xml:space="preserve">Dokumentacija, Rev. </w:t>
      </w:r>
      <w:r w:rsidR="008056C9">
        <w:rPr>
          <w:rFonts w:eastAsia="Arial"/>
          <w:i/>
          <w:sz w:val="32"/>
        </w:rPr>
        <w:t>1.</w:t>
      </w:r>
      <w:ins w:id="0" w:author="Ken" w:date="2016-01-19T12:37:00Z">
        <w:r w:rsidR="00A95FAA">
          <w:rPr>
            <w:rFonts w:eastAsia="Arial"/>
            <w:i/>
            <w:sz w:val="32"/>
          </w:rPr>
          <w:t>1</w:t>
        </w:r>
      </w:ins>
      <w:del w:id="1" w:author="Ken" w:date="2016-01-19T12:37:00Z">
        <w:r w:rsidR="008056C9" w:rsidDel="00A95FAA">
          <w:rPr>
            <w:rFonts w:eastAsia="Arial"/>
            <w:i/>
            <w:sz w:val="32"/>
          </w:rPr>
          <w:delText>0</w:delText>
        </w:r>
      </w:del>
      <w:del w:id="2" w:author="Tin Trčak" w:date="2016-01-18T11:04:00Z">
        <w:r w:rsidR="0039462F" w:rsidDel="00B00F49">
          <w:rPr>
            <w:rFonts w:eastAsia="Arial"/>
            <w:i/>
            <w:sz w:val="32"/>
          </w:rPr>
          <w:delText>2</w:delText>
        </w:r>
      </w:del>
      <w:ins w:id="3" w:author="Tin Trčak" w:date="2016-01-18T11:04:00Z">
        <w:del w:id="4" w:author="Ken" w:date="2016-01-19T12:37:00Z">
          <w:r w:rsidR="00B00F49" w:rsidDel="00A95FAA">
            <w:rPr>
              <w:rFonts w:eastAsia="Arial"/>
              <w:i/>
              <w:sz w:val="32"/>
            </w:rPr>
            <w:delText>3</w:delText>
          </w:r>
        </w:del>
      </w:ins>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C40C5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C40C5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C40C5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C40C52">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C40C52">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C40C52">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C40C5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C40C5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C40C52">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C40C52">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C40C52">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C40C5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C40C52">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C40C52">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C40C52">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C40C52">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C40C52">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5" w:name="_Toc435793416"/>
      <w:r w:rsidR="00824032">
        <w:rPr>
          <w:rFonts w:eastAsia="Arial"/>
        </w:rPr>
        <w:lastRenderedPageBreak/>
        <w:t>Dnevnik promjena dokumentacije</w:t>
      </w:r>
      <w:bookmarkEnd w:id="5"/>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39462F">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39462F">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39462F">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39462F">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39462F">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39462F">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39462F">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39462F">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39462F">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39462F">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39462F">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39462F">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39462F">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39462F">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39462F">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39462F">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39462F">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39462F">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39462F">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39462F">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39462F">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39462F">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39462F">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39462F">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39462F">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39462F">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39462F">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39462F">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39462F">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39462F">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39462F">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39462F">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39462F">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39462F">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39462F">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39462F">
            <w:pPr>
              <w:spacing w:beforeLines="60" w:before="144" w:afterLines="60" w:after="144" w:line="240" w:lineRule="auto"/>
            </w:pPr>
            <w:bookmarkStart w:id="6" w:name="_GoBack"/>
            <w:r>
              <w:t>Kostrešević, Trčak</w:t>
            </w:r>
            <w:bookmarkEnd w:id="6"/>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39462F">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39462F">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39462F">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39462F">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39462F">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39462F">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39462F">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39462F">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39462F">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39462F">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39462F">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39462F">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39462F">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39462F">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39462F">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39462F">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39462F">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39462F">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39462F">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39462F">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39462F">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39462F">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39462F">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39462F">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39462F">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39462F">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39462F">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39462F">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39462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39462F">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39462F">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39462F">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39462F">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39462F">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39462F">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39462F">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39462F">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39462F">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39462F">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39462F">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39462F">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2647D67A" w:rsidR="008056C9" w:rsidDel="00A95FAA" w:rsidRDefault="00A95FAA" w:rsidP="0039462F">
            <w:pPr>
              <w:spacing w:beforeLines="60" w:before="144" w:afterLines="60" w:after="144" w:line="240" w:lineRule="auto"/>
              <w:rPr>
                <w:del w:id="7" w:author="Ken" w:date="2016-01-19T12:41:00Z"/>
              </w:rPr>
            </w:pPr>
            <w:ins w:id="8" w:author="Ken" w:date="2016-01-19T12:41:00Z">
              <w:r>
                <w:t>Šarić,      Trčak</w:t>
              </w:r>
            </w:ins>
            <w:del w:id="9" w:author="Ken" w:date="2016-01-19T12:41:00Z">
              <w:r w:rsidR="008056C9" w:rsidDel="00A95FAA">
                <w:delText xml:space="preserve">Šarić, </w:delText>
              </w:r>
            </w:del>
          </w:p>
          <w:p w14:paraId="4F82FB95" w14:textId="7228E78C" w:rsidR="008341DC" w:rsidRDefault="008056C9" w:rsidP="0039462F">
            <w:pPr>
              <w:spacing w:beforeLines="60" w:before="144" w:afterLines="60" w:after="144" w:line="240" w:lineRule="auto"/>
            </w:pPr>
            <w:del w:id="10" w:author="Ken" w:date="2016-01-19T12:41:00Z">
              <w:r w:rsidDel="00A95FAA">
                <w:delText>Trčak</w:delText>
              </w:r>
            </w:del>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39462F">
            <w:pPr>
              <w:spacing w:beforeLines="60" w:before="144" w:afterLines="60" w:after="144" w:line="240" w:lineRule="auto"/>
            </w:pPr>
            <w:r>
              <w:t>20.11.2015</w:t>
            </w:r>
            <w:r w:rsidRPr="00F965D1">
              <w:t>.</w:t>
            </w:r>
          </w:p>
        </w:tc>
      </w:tr>
      <w:tr w:rsidR="00B00F49"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3BC3A889" w:rsidR="00B00F49" w:rsidRPr="00FE44DA" w:rsidRDefault="00B00F49" w:rsidP="00B00F49">
            <w:pPr>
              <w:spacing w:beforeLines="60" w:before="144" w:afterLines="60" w:after="144" w:line="240" w:lineRule="auto"/>
            </w:pPr>
            <w:ins w:id="11" w:author="Tin Trčak" w:date="2016-01-18T11:05:00Z">
              <w:r w:rsidRPr="00FE44DA">
                <w:t>1.01</w:t>
              </w:r>
            </w:ins>
            <w:del w:id="12" w:author="Tin Trčak" w:date="2016-01-18T11:05:00Z">
              <w:r w:rsidRPr="00FE44DA" w:rsidDel="0022083A">
                <w:delText>1.01</w:delText>
              </w:r>
            </w:del>
          </w:p>
        </w:tc>
        <w:tc>
          <w:tcPr>
            <w:tcW w:w="5487" w:type="dxa"/>
            <w:tcBorders>
              <w:top w:val="single" w:sz="6" w:space="0" w:color="000000"/>
              <w:left w:val="nil"/>
              <w:bottom w:val="single" w:sz="6" w:space="0" w:color="000000"/>
              <w:right w:val="single" w:sz="6" w:space="0" w:color="000000"/>
            </w:tcBorders>
            <w:vAlign w:val="center"/>
          </w:tcPr>
          <w:p w14:paraId="6E4EBA97" w14:textId="1ED07FB2" w:rsidR="00B00F49" w:rsidRPr="00BD4E4F" w:rsidRDefault="00B00F49" w:rsidP="00B00F49">
            <w:pPr>
              <w:spacing w:beforeLines="60" w:before="144" w:afterLines="60" w:after="144" w:line="240" w:lineRule="auto"/>
            </w:pPr>
            <w:ins w:id="13" w:author="Tin Trčak" w:date="2016-01-18T11:05:00Z">
              <w:r>
                <w:t>Ispravljene greške, priprema za 2. ciklus</w:t>
              </w:r>
            </w:ins>
            <w:del w:id="14" w:author="Tin Trčak" w:date="2016-01-18T11:05:00Z">
              <w:r w:rsidDel="0022083A">
                <w:delText>Ispravljene greške, priprema za 2. ciklus</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33FC6C63" w:rsidR="00B00F49" w:rsidRDefault="00B00F49" w:rsidP="00B00F49">
            <w:pPr>
              <w:spacing w:beforeLines="60" w:before="144" w:afterLines="60" w:after="144" w:line="240" w:lineRule="auto"/>
            </w:pPr>
            <w:ins w:id="15" w:author="Tin Trčak" w:date="2016-01-18T11:05:00Z">
              <w:r>
                <w:t>Kelemen</w:t>
              </w:r>
            </w:ins>
            <w:del w:id="16" w:author="Tin Trčak" w:date="2016-01-18T11:05:00Z">
              <w:r w:rsidDel="0022083A">
                <w:delText>Kelemen</w:delText>
              </w:r>
            </w:del>
          </w:p>
        </w:tc>
        <w:tc>
          <w:tcPr>
            <w:tcW w:w="1484" w:type="dxa"/>
            <w:tcBorders>
              <w:top w:val="single" w:sz="6" w:space="0" w:color="000000"/>
              <w:left w:val="single" w:sz="6" w:space="0" w:color="000000"/>
              <w:bottom w:val="single" w:sz="6" w:space="0" w:color="000000"/>
              <w:right w:val="nil"/>
            </w:tcBorders>
            <w:vAlign w:val="center"/>
          </w:tcPr>
          <w:p w14:paraId="414AE0BB" w14:textId="4CF3BF9E" w:rsidR="00B00F49" w:rsidRDefault="00B00F49" w:rsidP="00B00F49">
            <w:pPr>
              <w:spacing w:beforeLines="60" w:before="144" w:afterLines="60" w:after="144" w:line="240" w:lineRule="auto"/>
            </w:pPr>
            <w:ins w:id="17" w:author="Tin Trčak" w:date="2016-01-18T11:05:00Z">
              <w:r>
                <w:t>10.12.2015.</w:t>
              </w:r>
            </w:ins>
            <w:del w:id="18" w:author="Tin Trčak" w:date="2016-01-18T11:05:00Z">
              <w:r w:rsidDel="0022083A">
                <w:delText>10.12.2015.</w:delText>
              </w:r>
            </w:del>
          </w:p>
        </w:tc>
      </w:tr>
      <w:tr w:rsidR="00B00F49"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4383FAF0" w:rsidR="00B00F49" w:rsidRPr="00FE44DA" w:rsidRDefault="00B00F49" w:rsidP="00B00F49">
            <w:pPr>
              <w:spacing w:beforeLines="60" w:before="144" w:afterLines="60" w:after="144" w:line="240" w:lineRule="auto"/>
            </w:pPr>
            <w:ins w:id="19" w:author="Tin Trčak" w:date="2016-01-18T11:05:00Z">
              <w:r>
                <w:t>1.02</w:t>
              </w:r>
            </w:ins>
            <w:del w:id="20" w:author="Tin Trčak" w:date="2016-01-18T11:05:00Z">
              <w:r w:rsidDel="0022083A">
                <w:delText>1.02</w:delText>
              </w:r>
            </w:del>
          </w:p>
        </w:tc>
        <w:tc>
          <w:tcPr>
            <w:tcW w:w="5487" w:type="dxa"/>
            <w:tcBorders>
              <w:top w:val="single" w:sz="6" w:space="0" w:color="000000"/>
              <w:left w:val="nil"/>
              <w:bottom w:val="single" w:sz="6" w:space="0" w:color="000000"/>
              <w:right w:val="single" w:sz="6" w:space="0" w:color="000000"/>
            </w:tcBorders>
            <w:vAlign w:val="center"/>
          </w:tcPr>
          <w:p w14:paraId="444174A4" w14:textId="3082F1ED" w:rsidR="00B00F49" w:rsidRDefault="00B00F49" w:rsidP="00B00F49">
            <w:pPr>
              <w:spacing w:beforeLines="60" w:before="144" w:afterLines="60" w:after="144" w:line="240" w:lineRule="auto"/>
            </w:pPr>
            <w:ins w:id="21" w:author="Tin Trčak" w:date="2016-01-18T11:05:00Z">
              <w:r>
                <w:t>Usklađena dokumentacija s implementacijom</w:t>
              </w:r>
            </w:ins>
            <w:del w:id="22" w:author="Tin Trčak" w:date="2016-01-18T11:05:00Z">
              <w:r w:rsidDel="0022083A">
                <w:delText>Usklađena dokumentacija s implementacijom</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3A5B55B9" w:rsidR="00B00F49" w:rsidRDefault="00B00F49" w:rsidP="00B00F49">
            <w:pPr>
              <w:spacing w:beforeLines="60" w:before="144" w:afterLines="60" w:after="144" w:line="240" w:lineRule="auto"/>
            </w:pPr>
            <w:ins w:id="23" w:author="Tin Trčak" w:date="2016-01-18T11:05:00Z">
              <w:r>
                <w:t>Kelemen</w:t>
              </w:r>
            </w:ins>
            <w:del w:id="24" w:author="Tin Trčak" w:date="2016-01-18T11:05:00Z">
              <w:r w:rsidDel="0022083A">
                <w:delText>Kelemen</w:delText>
              </w:r>
            </w:del>
          </w:p>
        </w:tc>
        <w:tc>
          <w:tcPr>
            <w:tcW w:w="1484" w:type="dxa"/>
            <w:tcBorders>
              <w:top w:val="single" w:sz="6" w:space="0" w:color="000000"/>
              <w:left w:val="single" w:sz="6" w:space="0" w:color="000000"/>
              <w:bottom w:val="single" w:sz="6" w:space="0" w:color="000000"/>
              <w:right w:val="nil"/>
            </w:tcBorders>
            <w:vAlign w:val="center"/>
          </w:tcPr>
          <w:p w14:paraId="79E05F14" w14:textId="0175F98A" w:rsidR="00B00F49" w:rsidRDefault="00B00F49" w:rsidP="00B00F49">
            <w:pPr>
              <w:spacing w:beforeLines="60" w:before="144" w:afterLines="60" w:after="144" w:line="240" w:lineRule="auto"/>
            </w:pPr>
            <w:ins w:id="25" w:author="Tin Trčak" w:date="2016-01-18T11:05:00Z">
              <w:r>
                <w:t>17.</w:t>
              </w:r>
            </w:ins>
            <w:ins w:id="26" w:author="Tin Trčak" w:date="2016-01-18T11:06:00Z">
              <w:r>
                <w:t>0</w:t>
              </w:r>
            </w:ins>
            <w:ins w:id="27" w:author="Tin Trčak" w:date="2016-01-18T11:05:00Z">
              <w:r>
                <w:t>1.2016.</w:t>
              </w:r>
            </w:ins>
            <w:del w:id="28" w:author="Tin Trčak" w:date="2016-01-18T11:05:00Z">
              <w:r w:rsidDel="0022083A">
                <w:delText>17.1.2016.</w:delText>
              </w:r>
            </w:del>
          </w:p>
        </w:tc>
      </w:tr>
      <w:tr w:rsidR="00B00F49" w14:paraId="1DDDEE93" w14:textId="77777777" w:rsidTr="005E4C33">
        <w:trPr>
          <w:ins w:id="29" w:author="Tin Trčak" w:date="2016-01-18T11:05:00Z"/>
        </w:trPr>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Default="00B00F49" w:rsidP="00B00F49">
            <w:pPr>
              <w:spacing w:beforeLines="60" w:before="144" w:afterLines="60" w:after="144" w:line="240" w:lineRule="auto"/>
              <w:rPr>
                <w:ins w:id="30" w:author="Tin Trčak" w:date="2016-01-18T11:05:00Z"/>
              </w:rPr>
            </w:pPr>
            <w:ins w:id="31" w:author="Tin Trčak" w:date="2016-01-18T11:05:00Z">
              <w:r>
                <w:t>1.03</w:t>
              </w:r>
            </w:ins>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Default="00B00F49" w:rsidP="00B00F49">
            <w:pPr>
              <w:spacing w:beforeLines="60" w:before="144" w:afterLines="60" w:after="144" w:line="240" w:lineRule="auto"/>
              <w:rPr>
                <w:ins w:id="32" w:author="Tin Trčak" w:date="2016-01-18T11:05:00Z"/>
              </w:rPr>
            </w:pPr>
            <w:ins w:id="33" w:author="Tin Trčak" w:date="2016-01-18T11:06:00Z">
              <w:r>
                <w:t>Usklađena dokumentacija s implementacijom</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Default="00B00F49" w:rsidP="00B00F49">
            <w:pPr>
              <w:spacing w:beforeLines="60" w:before="144" w:afterLines="60" w:after="144" w:line="240" w:lineRule="auto"/>
              <w:rPr>
                <w:ins w:id="34" w:author="Tin Trčak" w:date="2016-01-18T11:05:00Z"/>
              </w:rPr>
            </w:pPr>
            <w:ins w:id="35" w:author="Tin Trčak" w:date="2016-01-18T11:06:00Z">
              <w:r>
                <w:t xml:space="preserve">Trčak, Kostrešević </w:t>
              </w:r>
            </w:ins>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Default="00B00F49" w:rsidP="00B00F49">
            <w:pPr>
              <w:spacing w:beforeLines="60" w:before="144" w:afterLines="60" w:after="144" w:line="240" w:lineRule="auto"/>
              <w:rPr>
                <w:ins w:id="36" w:author="Tin Trčak" w:date="2016-01-18T11:05:00Z"/>
              </w:rPr>
            </w:pPr>
            <w:ins w:id="37" w:author="Tin Trčak" w:date="2016-01-18T11:06:00Z">
              <w:r>
                <w:t>18.01.2016.</w:t>
              </w:r>
            </w:ins>
          </w:p>
        </w:tc>
      </w:tr>
      <w:tr w:rsidR="00B00F49" w14:paraId="602CEB59" w14:textId="77777777" w:rsidTr="005E4C33">
        <w:trPr>
          <w:ins w:id="38" w:author="Tin Trčak" w:date="2016-01-18T11:05:00Z"/>
        </w:trPr>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Default="00A95FAA" w:rsidP="00B00F49">
            <w:pPr>
              <w:spacing w:beforeLines="60" w:before="144" w:afterLines="60" w:after="144" w:line="240" w:lineRule="auto"/>
              <w:rPr>
                <w:ins w:id="39" w:author="Tin Trčak" w:date="2016-01-18T11:05:00Z"/>
              </w:rPr>
            </w:pPr>
            <w:ins w:id="40" w:author="Ken" w:date="2016-01-19T12:37:00Z">
              <w:r>
                <w:t>1.1</w:t>
              </w:r>
            </w:ins>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Default="00A95FAA" w:rsidP="00B00F49">
            <w:pPr>
              <w:spacing w:beforeLines="60" w:before="144" w:afterLines="60" w:after="144" w:line="240" w:lineRule="auto"/>
              <w:rPr>
                <w:ins w:id="41" w:author="Tin Trčak" w:date="2016-01-18T11:05:00Z"/>
              </w:rPr>
            </w:pPr>
            <w:ins w:id="42" w:author="Ken" w:date="2016-01-19T12:38:00Z">
              <w:r>
                <w:t>Dodan</w:t>
              </w:r>
            </w:ins>
            <w:ins w:id="43" w:author="Ken" w:date="2016-01-19T12:39:00Z">
              <w:r>
                <w:t>o ispitivanje programskih rješenja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Default="00A95FAA" w:rsidP="00B00F49">
            <w:pPr>
              <w:spacing w:beforeLines="60" w:before="144" w:afterLines="60" w:after="144" w:line="240" w:lineRule="auto"/>
              <w:rPr>
                <w:ins w:id="44" w:author="Tin Trčak" w:date="2016-01-18T11:05:00Z"/>
              </w:rPr>
            </w:pPr>
            <w:ins w:id="45" w:author="Ken" w:date="2016-01-19T12:41:00Z">
              <w:r>
                <w:t>Trčak, Kostrešević</w:t>
              </w:r>
            </w:ins>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Default="00A95FAA" w:rsidP="00B00F49">
            <w:pPr>
              <w:spacing w:beforeLines="60" w:before="144" w:afterLines="60" w:after="144" w:line="240" w:lineRule="auto"/>
              <w:rPr>
                <w:ins w:id="46" w:author="Tin Trčak" w:date="2016-01-18T11:05:00Z"/>
              </w:rPr>
            </w:pPr>
            <w:ins w:id="47" w:author="Ken" w:date="2016-01-19T12:39:00Z">
              <w:r>
                <w:t>19.01.2016.</w:t>
              </w:r>
            </w:ins>
          </w:p>
        </w:tc>
      </w:tr>
    </w:tbl>
    <w:p w14:paraId="33BA7A22" w14:textId="23DD3794" w:rsidR="00B00F49" w:rsidRDefault="00B00F49" w:rsidP="00824032">
      <w:pPr>
        <w:pStyle w:val="Normal1"/>
        <w:rPr>
          <w:ins w:id="48" w:author="Tin Trčak" w:date="2016-01-18T11:05:00Z"/>
        </w:rPr>
      </w:pPr>
      <w:bookmarkStart w:id="49" w:name="h.30j0zll" w:colFirst="0" w:colLast="0"/>
      <w:bookmarkEnd w:id="49"/>
    </w:p>
    <w:p w14:paraId="0BEC6E11" w14:textId="77777777" w:rsidR="00824032" w:rsidRDefault="00824032" w:rsidP="00824032">
      <w:pPr>
        <w:pStyle w:val="Normal1"/>
      </w:pPr>
      <w:r>
        <w:br w:type="page"/>
      </w:r>
    </w:p>
    <w:p w14:paraId="08472F49" w14:textId="77777777" w:rsidR="00824032" w:rsidRDefault="00824032" w:rsidP="00824032">
      <w:pPr>
        <w:pStyle w:val="Heading1"/>
      </w:pPr>
      <w:bookmarkStart w:id="50" w:name="_Toc435793417"/>
      <w:r>
        <w:lastRenderedPageBreak/>
        <w:t>Opis projektnog zadatka</w:t>
      </w:r>
      <w:bookmarkEnd w:id="50"/>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4538DE7B" w:rsidR="00824032" w:rsidRDefault="00824032" w:rsidP="00824032">
      <w:r>
        <w:t xml:space="preserve">Također, u desnom gornjem kutu </w:t>
      </w:r>
      <w:del w:id="51" w:author="Jan Kelemen" w:date="2016-01-17T21:12:00Z">
        <w:r w:rsidDel="00072F42">
          <w:delText>postoje dva gumba</w:delText>
        </w:r>
      </w:del>
      <w:ins w:id="52" w:author="Jan Kelemen" w:date="2016-01-17T21:12:00Z">
        <w:r w:rsidR="00072F42">
          <w:t>postoji gumb</w:t>
        </w:r>
      </w:ins>
      <w:r>
        <w:t>: „Košarica</w:t>
      </w:r>
      <w:del w:id="53" w:author="Jan Kelemen" w:date="2016-01-17T21:12:00Z">
        <w:r w:rsidDel="00072F42">
          <w:delText>“ i „Izbornik“.</w:delText>
        </w:r>
      </w:del>
      <w:ins w:id="54" w:author="Jan Kelemen" w:date="2016-01-17T21:12:00Z">
        <w:r w:rsidR="00072F42">
          <w:t>“.</w:t>
        </w:r>
      </w:ins>
      <w:r>
        <w:t xml:space="preserve">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55" w:name="h.1fob9te" w:colFirst="0" w:colLast="0"/>
      <w:bookmarkEnd w:id="55"/>
      <w:r>
        <w:br w:type="page"/>
      </w:r>
    </w:p>
    <w:p w14:paraId="34D559FD" w14:textId="77777777" w:rsidR="00824032" w:rsidRDefault="00824032" w:rsidP="00824032">
      <w:pPr>
        <w:pStyle w:val="Heading1"/>
      </w:pPr>
      <w:bookmarkStart w:id="56" w:name="_Toc435793418"/>
      <w:r>
        <w:lastRenderedPageBreak/>
        <w:t>Pojmovnik</w:t>
      </w:r>
      <w:bookmarkEnd w:id="56"/>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57" w:name="_Toc435793419"/>
      <w:r>
        <w:lastRenderedPageBreak/>
        <w:t>Funkcionalni zahtjevi</w:t>
      </w:r>
      <w:bookmarkEnd w:id="57"/>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58" w:name="_Toc435793420"/>
      <w:r w:rsidRPr="00A91C0C">
        <w:lastRenderedPageBreak/>
        <w:t>Opis obrazaca uporabe:</w:t>
      </w:r>
      <w:bookmarkEnd w:id="58"/>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28409F18"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w:t>
      </w:r>
      <w:del w:id="59" w:author="Jan Kelemen" w:date="2016-01-17T21:25:00Z">
        <w:r w:rsidRPr="005E4C33" w:rsidDel="00BB12AB">
          <w:rPr>
            <w:rFonts w:cs="Times New Roman"/>
            <w:szCs w:val="24"/>
          </w:rPr>
          <w:delText>Sva jela</w:delText>
        </w:r>
      </w:del>
      <w:ins w:id="60" w:author="Jan Kelemen" w:date="2016-01-17T21:25:00Z">
        <w:r w:rsidR="00BB12AB">
          <w:rPr>
            <w:rFonts w:cs="Times New Roman"/>
            <w:szCs w:val="24"/>
          </w:rPr>
          <w:t>Jela sa roštilja</w:t>
        </w:r>
      </w:ins>
      <w:r w:rsidRPr="005E4C33">
        <w:rPr>
          <w:rFonts w:cs="Times New Roman"/>
          <w:szCs w:val="24"/>
        </w:rPr>
        <w:t>“.</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52242333" w:rsidR="005E4C33" w:rsidRPr="005E4C33" w:rsidDel="00BB12AB" w:rsidRDefault="005E4C33" w:rsidP="001A0EE3">
      <w:pPr>
        <w:numPr>
          <w:ilvl w:val="0"/>
          <w:numId w:val="13"/>
        </w:numPr>
        <w:shd w:val="clear" w:color="auto" w:fill="FFFFFF"/>
        <w:spacing w:after="0"/>
        <w:textAlignment w:val="baseline"/>
        <w:rPr>
          <w:del w:id="61" w:author="Jan Kelemen" w:date="2016-01-17T21:26:00Z"/>
          <w:rFonts w:cs="Times New Roman"/>
          <w:b/>
          <w:szCs w:val="24"/>
        </w:rPr>
      </w:pPr>
      <w:del w:id="62" w:author="Jan Kelemen" w:date="2016-01-17T21:26:00Z">
        <w:r w:rsidRPr="005E4C33" w:rsidDel="00BB12AB">
          <w:rPr>
            <w:rFonts w:cs="Times New Roman"/>
            <w:b/>
            <w:szCs w:val="24"/>
          </w:rPr>
          <w:lastRenderedPageBreak/>
          <w:delText>UC13 – DodavanjeDodatakaIzKošarice</w:delText>
        </w:r>
      </w:del>
    </w:p>
    <w:p w14:paraId="67477F6B" w14:textId="471AD5F0" w:rsidR="005E4C33" w:rsidRPr="005E4C33" w:rsidDel="00BB12AB" w:rsidRDefault="005E4C33" w:rsidP="001A0EE3">
      <w:pPr>
        <w:numPr>
          <w:ilvl w:val="0"/>
          <w:numId w:val="14"/>
        </w:numPr>
        <w:shd w:val="clear" w:color="auto" w:fill="FFFFFF"/>
        <w:spacing w:after="0"/>
        <w:ind w:left="1843"/>
        <w:textAlignment w:val="baseline"/>
        <w:rPr>
          <w:del w:id="63" w:author="Jan Kelemen" w:date="2016-01-17T21:26:00Z"/>
          <w:rFonts w:cs="Times New Roman"/>
          <w:szCs w:val="24"/>
        </w:rPr>
      </w:pPr>
      <w:del w:id="64" w:author="Jan Kelemen" w:date="2016-01-17T21:26:00Z">
        <w:r w:rsidRPr="005E4C33" w:rsidDel="00BB12AB">
          <w:rPr>
            <w:rFonts w:cs="Times New Roman"/>
            <w:b/>
            <w:szCs w:val="24"/>
          </w:rPr>
          <w:delText>Glavni sudionik:</w:delText>
        </w:r>
        <w:r w:rsidRPr="005E4C33" w:rsidDel="00BB12AB">
          <w:rPr>
            <w:rFonts w:cs="Times New Roman"/>
            <w:szCs w:val="24"/>
          </w:rPr>
          <w:delText xml:space="preserve"> Svi korisnici web stranice.</w:delText>
        </w:r>
      </w:del>
    </w:p>
    <w:p w14:paraId="3CF01D3D" w14:textId="4AE2740A" w:rsidR="005E4C33" w:rsidRPr="005E4C33" w:rsidDel="00BB12AB" w:rsidRDefault="005E4C33" w:rsidP="001A0EE3">
      <w:pPr>
        <w:numPr>
          <w:ilvl w:val="0"/>
          <w:numId w:val="14"/>
        </w:numPr>
        <w:shd w:val="clear" w:color="auto" w:fill="FFFFFF"/>
        <w:spacing w:after="0"/>
        <w:ind w:left="1843"/>
        <w:textAlignment w:val="baseline"/>
        <w:rPr>
          <w:del w:id="65" w:author="Jan Kelemen" w:date="2016-01-17T21:26:00Z"/>
          <w:rFonts w:cs="Times New Roman"/>
          <w:szCs w:val="24"/>
        </w:rPr>
      </w:pPr>
      <w:del w:id="66" w:author="Jan Kelemen" w:date="2016-01-17T21:26:00Z">
        <w:r w:rsidRPr="005E4C33" w:rsidDel="00BB12AB">
          <w:rPr>
            <w:rFonts w:cs="Times New Roman"/>
            <w:b/>
            <w:szCs w:val="24"/>
          </w:rPr>
          <w:delText>Cilj:</w:delText>
        </w:r>
        <w:r w:rsidRPr="005E4C33" w:rsidDel="00BB12AB">
          <w:rPr>
            <w:rFonts w:cs="Times New Roman"/>
            <w:szCs w:val="24"/>
          </w:rPr>
          <w:delText xml:space="preserve"> Odabrati dodatke sa stranice košarice korisnika.</w:delText>
        </w:r>
      </w:del>
    </w:p>
    <w:p w14:paraId="629E802E" w14:textId="787C08E7" w:rsidR="005E4C33" w:rsidRPr="005E4C33" w:rsidDel="00BB12AB" w:rsidRDefault="005E4C33" w:rsidP="001A0EE3">
      <w:pPr>
        <w:numPr>
          <w:ilvl w:val="0"/>
          <w:numId w:val="14"/>
        </w:numPr>
        <w:shd w:val="clear" w:color="auto" w:fill="FFFFFF"/>
        <w:spacing w:after="0"/>
        <w:ind w:left="1843"/>
        <w:textAlignment w:val="baseline"/>
        <w:rPr>
          <w:del w:id="67" w:author="Jan Kelemen" w:date="2016-01-17T21:26:00Z"/>
          <w:rFonts w:cs="Times New Roman"/>
          <w:b/>
          <w:szCs w:val="24"/>
        </w:rPr>
      </w:pPr>
      <w:del w:id="68" w:author="Jan Kelemen" w:date="2016-01-17T21:26:00Z">
        <w:r w:rsidRPr="005E4C33" w:rsidDel="00BB12AB">
          <w:rPr>
            <w:rFonts w:cs="Times New Roman"/>
            <w:b/>
            <w:szCs w:val="24"/>
          </w:rPr>
          <w:delText xml:space="preserve">Sudionici: </w:delText>
        </w:r>
        <w:r w:rsidRPr="005E4C33" w:rsidDel="00BB12AB">
          <w:rPr>
            <w:rFonts w:cs="Times New Roman"/>
            <w:szCs w:val="24"/>
          </w:rPr>
          <w:delText>Baza podataka, poslužitelj.</w:delText>
        </w:r>
      </w:del>
    </w:p>
    <w:p w14:paraId="75A84870" w14:textId="0582B6F3" w:rsidR="005E4C33" w:rsidRPr="005E4C33" w:rsidDel="00BB12AB" w:rsidRDefault="005E4C33" w:rsidP="001A0EE3">
      <w:pPr>
        <w:numPr>
          <w:ilvl w:val="0"/>
          <w:numId w:val="14"/>
        </w:numPr>
        <w:shd w:val="clear" w:color="auto" w:fill="FFFFFF"/>
        <w:spacing w:after="0"/>
        <w:ind w:left="1843"/>
        <w:textAlignment w:val="baseline"/>
        <w:rPr>
          <w:del w:id="69" w:author="Jan Kelemen" w:date="2016-01-17T21:26:00Z"/>
          <w:rFonts w:cs="Times New Roman"/>
          <w:szCs w:val="24"/>
        </w:rPr>
      </w:pPr>
      <w:del w:id="70" w:author="Jan Kelemen" w:date="2016-01-17T21:26:00Z">
        <w:r w:rsidRPr="005E4C33" w:rsidDel="00BB12AB">
          <w:rPr>
            <w:rFonts w:cs="Times New Roman"/>
            <w:b/>
            <w:szCs w:val="24"/>
          </w:rPr>
          <w:delText>Preduvjeti:</w:delText>
        </w:r>
        <w:r w:rsidRPr="005E4C33" w:rsidDel="00BB12AB">
          <w:rPr>
            <w:rFonts w:cs="Times New Roman"/>
            <w:szCs w:val="24"/>
          </w:rPr>
          <w:delText xml:space="preserve"> Mogućnost prijave na internet, dostupnost poslužitelja, </w:delText>
        </w:r>
      </w:del>
    </w:p>
    <w:p w14:paraId="53EFE7D3" w14:textId="62430452" w:rsidR="005E4C33" w:rsidRPr="005E4C33" w:rsidDel="00BB12AB" w:rsidRDefault="005E4C33" w:rsidP="001A0EE3">
      <w:pPr>
        <w:numPr>
          <w:ilvl w:val="0"/>
          <w:numId w:val="14"/>
        </w:numPr>
        <w:shd w:val="clear" w:color="auto" w:fill="FFFFFF"/>
        <w:spacing w:after="0"/>
        <w:ind w:left="1843"/>
        <w:textAlignment w:val="baseline"/>
        <w:rPr>
          <w:del w:id="71" w:author="Jan Kelemen" w:date="2016-01-17T21:26:00Z"/>
          <w:rFonts w:cs="Times New Roman"/>
          <w:szCs w:val="24"/>
        </w:rPr>
      </w:pPr>
      <w:del w:id="72" w:author="Jan Kelemen" w:date="2016-01-17T21:26:00Z">
        <w:r w:rsidRPr="005E4C33" w:rsidDel="00BB12AB">
          <w:rPr>
            <w:rFonts w:cs="Times New Roman"/>
            <w:b/>
            <w:szCs w:val="24"/>
          </w:rPr>
          <w:delText xml:space="preserve">Rezultat: </w:delText>
        </w:r>
        <w:r w:rsidRPr="005E4C33" w:rsidDel="00BB12AB">
          <w:rPr>
            <w:rFonts w:cs="Times New Roman"/>
            <w:szCs w:val="24"/>
          </w:rPr>
          <w:delText>Korisnik je uspješno dodao dodatke koje želi imati uz naručeno jelo.</w:delText>
        </w:r>
      </w:del>
    </w:p>
    <w:p w14:paraId="359D5C4D" w14:textId="4E244078" w:rsidR="005E4C33" w:rsidRPr="005E4C33" w:rsidDel="00BB12AB" w:rsidRDefault="005E4C33" w:rsidP="001A0EE3">
      <w:pPr>
        <w:numPr>
          <w:ilvl w:val="0"/>
          <w:numId w:val="14"/>
        </w:numPr>
        <w:shd w:val="clear" w:color="auto" w:fill="FFFFFF"/>
        <w:spacing w:after="0"/>
        <w:ind w:left="1843"/>
        <w:textAlignment w:val="baseline"/>
        <w:rPr>
          <w:del w:id="73" w:author="Jan Kelemen" w:date="2016-01-17T21:26:00Z"/>
          <w:rFonts w:cs="Times New Roman"/>
          <w:szCs w:val="24"/>
        </w:rPr>
      </w:pPr>
      <w:del w:id="74" w:author="Jan Kelemen" w:date="2016-01-17T21:26:00Z">
        <w:r w:rsidRPr="005E4C33" w:rsidDel="00BB12AB">
          <w:rPr>
            <w:rFonts w:cs="Times New Roman"/>
            <w:b/>
            <w:szCs w:val="24"/>
          </w:rPr>
          <w:delText>Željeni scenarij:</w:delText>
        </w:r>
        <w:r w:rsidRPr="005E4C33" w:rsidDel="00BB12AB">
          <w:rPr>
            <w:rFonts w:cs="Times New Roman"/>
            <w:szCs w:val="24"/>
          </w:rPr>
          <w:delText xml:space="preserve"> </w:delText>
        </w:r>
      </w:del>
    </w:p>
    <w:p w14:paraId="70EAB6DC" w14:textId="673D6E24" w:rsidR="005E4C33" w:rsidRPr="005E4C33" w:rsidDel="00BB12AB" w:rsidRDefault="005E4C33" w:rsidP="001A0EE3">
      <w:pPr>
        <w:numPr>
          <w:ilvl w:val="0"/>
          <w:numId w:val="25"/>
        </w:numPr>
        <w:shd w:val="clear" w:color="auto" w:fill="FFFFFF"/>
        <w:spacing w:after="0"/>
        <w:textAlignment w:val="baseline"/>
        <w:rPr>
          <w:del w:id="75" w:author="Jan Kelemen" w:date="2016-01-17T21:26:00Z"/>
          <w:rFonts w:cs="Times New Roman"/>
          <w:szCs w:val="24"/>
        </w:rPr>
      </w:pPr>
      <w:del w:id="76" w:author="Jan Kelemen" w:date="2016-01-17T21:26:00Z">
        <w:r w:rsidRPr="005E4C33" w:rsidDel="00BB12AB">
          <w:rPr>
            <w:rFonts w:cs="Times New Roman"/>
            <w:szCs w:val="24"/>
          </w:rPr>
          <w:delText>Korisniku je ispod odabranog jela prikazan popis dodataka i njihovih pripadajućih okvira korisnik se nalazi na svojoj stranici košarice.za izbor (checkbox).</w:delText>
        </w:r>
      </w:del>
    </w:p>
    <w:p w14:paraId="7775FB4C" w14:textId="2327F984" w:rsidR="005E4C33" w:rsidDel="00BB12AB" w:rsidRDefault="005E4C33" w:rsidP="001A0EE3">
      <w:pPr>
        <w:numPr>
          <w:ilvl w:val="0"/>
          <w:numId w:val="25"/>
        </w:numPr>
        <w:shd w:val="clear" w:color="auto" w:fill="FFFFFF"/>
        <w:spacing w:after="0"/>
        <w:textAlignment w:val="baseline"/>
        <w:rPr>
          <w:del w:id="77" w:author="Jan Kelemen" w:date="2016-01-17T21:26:00Z"/>
          <w:rFonts w:cs="Times New Roman"/>
          <w:szCs w:val="24"/>
        </w:rPr>
      </w:pPr>
      <w:del w:id="78" w:author="Jan Kelemen" w:date="2016-01-17T21:26:00Z">
        <w:r w:rsidRPr="005E4C33" w:rsidDel="00BB12AB">
          <w:rPr>
            <w:rFonts w:cs="Times New Roman"/>
            <w:szCs w:val="24"/>
          </w:rPr>
          <w:delText>Klikom na okvir korisnik dodaje dodatak svojemu jelu.</w:delText>
        </w:r>
      </w:del>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4F9C0DE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79" w:author="Jan Kelemen" w:date="2016-01-17T21:26:00Z">
        <w:r w:rsidR="00BB12AB">
          <w:rPr>
            <w:rFonts w:cs="Times New Roman"/>
            <w:b/>
            <w:szCs w:val="24"/>
          </w:rPr>
          <w:t>3</w:t>
        </w:r>
      </w:ins>
      <w:del w:id="80" w:author="Jan Kelemen" w:date="2016-01-17T21:26:00Z">
        <w:r w:rsidRPr="005E4C33" w:rsidDel="00BB12AB">
          <w:rPr>
            <w:rFonts w:cs="Times New Roman"/>
            <w:b/>
            <w:szCs w:val="24"/>
          </w:rPr>
          <w:delText>4</w:delText>
        </w:r>
      </w:del>
      <w:r w:rsidRPr="005E4C33">
        <w:rPr>
          <w:rFonts w:cs="Times New Roman"/>
          <w:b/>
          <w:szCs w:val="24"/>
        </w:rPr>
        <w:t xml:space="preserve">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4807BDE3"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81" w:author="Jan Kelemen" w:date="2016-01-17T21:26:00Z">
        <w:r w:rsidR="00BB12AB">
          <w:rPr>
            <w:rFonts w:cs="Times New Roman"/>
            <w:b/>
            <w:szCs w:val="24"/>
          </w:rPr>
          <w:t>4</w:t>
        </w:r>
      </w:ins>
      <w:del w:id="82" w:author="Jan Kelemen" w:date="2016-01-17T21:26:00Z">
        <w:r w:rsidRPr="005E4C33" w:rsidDel="00BB12AB">
          <w:rPr>
            <w:rFonts w:cs="Times New Roman"/>
            <w:b/>
            <w:szCs w:val="24"/>
          </w:rPr>
          <w:delText xml:space="preserve">5 </w:delText>
        </w:r>
      </w:del>
      <w:r w:rsidRPr="005E4C33">
        <w:rPr>
          <w:rFonts w:cs="Times New Roman"/>
          <w:b/>
          <w:szCs w:val="24"/>
        </w:rPr>
        <w:t>–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3A2527B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83" w:author="Jan Kelemen" w:date="2016-01-17T21:26:00Z">
        <w:r w:rsidR="00BB12AB">
          <w:rPr>
            <w:rFonts w:cs="Times New Roman"/>
            <w:b/>
            <w:szCs w:val="24"/>
          </w:rPr>
          <w:t>5</w:t>
        </w:r>
      </w:ins>
      <w:del w:id="84" w:author="Jan Kelemen" w:date="2016-01-17T21:26:00Z">
        <w:r w:rsidRPr="005E4C33" w:rsidDel="00BB12AB">
          <w:rPr>
            <w:rFonts w:cs="Times New Roman"/>
            <w:b/>
            <w:szCs w:val="24"/>
          </w:rPr>
          <w:delText>6</w:delText>
        </w:r>
      </w:del>
      <w:r w:rsidRPr="005E4C33">
        <w:rPr>
          <w:rFonts w:cs="Times New Roman"/>
          <w:b/>
          <w:szCs w:val="24"/>
        </w:rPr>
        <w:t xml:space="preserve">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3E706D78"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85" w:author="Jan Kelemen" w:date="2016-01-17T21:26:00Z">
        <w:r w:rsidR="00BB12AB">
          <w:rPr>
            <w:rFonts w:cs="Times New Roman"/>
            <w:b/>
            <w:szCs w:val="24"/>
          </w:rPr>
          <w:t>6</w:t>
        </w:r>
      </w:ins>
      <w:del w:id="86" w:author="Jan Kelemen" w:date="2016-01-17T21:26:00Z">
        <w:r w:rsidRPr="005E4C33" w:rsidDel="00BB12AB">
          <w:rPr>
            <w:rFonts w:cs="Times New Roman"/>
            <w:b/>
            <w:szCs w:val="24"/>
          </w:rPr>
          <w:delText>7</w:delText>
        </w:r>
      </w:del>
      <w:r w:rsidRPr="005E4C33">
        <w:rPr>
          <w:rFonts w:cs="Times New Roman"/>
          <w:b/>
          <w:szCs w:val="24"/>
        </w:rPr>
        <w:t xml:space="preserve">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A2468F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87" w:author="Jan Kelemen" w:date="2016-01-17T21:27:00Z">
        <w:r w:rsidR="00BB12AB">
          <w:rPr>
            <w:rFonts w:cs="Times New Roman"/>
            <w:b/>
            <w:szCs w:val="24"/>
          </w:rPr>
          <w:t>7</w:t>
        </w:r>
      </w:ins>
      <w:del w:id="88" w:author="Jan Kelemen" w:date="2016-01-17T21:27:00Z">
        <w:r w:rsidRPr="005E4C33" w:rsidDel="00BB12AB">
          <w:rPr>
            <w:rFonts w:cs="Times New Roman"/>
            <w:b/>
            <w:szCs w:val="24"/>
          </w:rPr>
          <w:delText>8</w:delText>
        </w:r>
      </w:del>
      <w:r w:rsidRPr="005E4C33">
        <w:rPr>
          <w:rFonts w:cs="Times New Roman"/>
          <w:b/>
          <w:szCs w:val="24"/>
        </w:rPr>
        <w:t xml:space="preserve">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61DB936F"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w:t>
      </w:r>
      <w:ins w:id="89" w:author="Jan Kelemen" w:date="2016-01-17T21:27:00Z">
        <w:r w:rsidR="00BB12AB">
          <w:rPr>
            <w:rFonts w:cs="Times New Roman"/>
            <w:b/>
            <w:szCs w:val="24"/>
          </w:rPr>
          <w:t>8</w:t>
        </w:r>
      </w:ins>
      <w:del w:id="90" w:author="Jan Kelemen" w:date="2016-01-17T21:27:00Z">
        <w:r w:rsidRPr="005E4C33" w:rsidDel="00BB12AB">
          <w:rPr>
            <w:rFonts w:cs="Times New Roman"/>
            <w:b/>
            <w:szCs w:val="24"/>
          </w:rPr>
          <w:delText>9</w:delText>
        </w:r>
      </w:del>
      <w:r w:rsidRPr="005E4C33">
        <w:rPr>
          <w:rFonts w:cs="Times New Roman"/>
          <w:b/>
          <w:szCs w:val="24"/>
        </w:rPr>
        <w:t xml:space="preserve">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3FB40315"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91" w:author="Jan Kelemen" w:date="2016-01-17T21:27:00Z">
        <w:r w:rsidR="00BB12AB">
          <w:rPr>
            <w:rFonts w:cs="Times New Roman"/>
            <w:b/>
            <w:szCs w:val="24"/>
          </w:rPr>
          <w:t>19</w:t>
        </w:r>
      </w:ins>
      <w:del w:id="92" w:author="Jan Kelemen" w:date="2016-01-17T21:27:00Z">
        <w:r w:rsidRPr="005E4C33" w:rsidDel="00BB12AB">
          <w:rPr>
            <w:rFonts w:cs="Times New Roman"/>
            <w:b/>
            <w:szCs w:val="24"/>
          </w:rPr>
          <w:delText>20</w:delText>
        </w:r>
      </w:del>
      <w:r w:rsidRPr="005E4C33">
        <w:rPr>
          <w:rFonts w:cs="Times New Roman"/>
          <w:b/>
          <w:szCs w:val="24"/>
        </w:rPr>
        <w:t xml:space="preserve">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84A2045" w:rsidR="005E4C33" w:rsidRPr="005E4C33" w:rsidDel="00BB12AB" w:rsidRDefault="005E4C33" w:rsidP="001A0EE3">
      <w:pPr>
        <w:numPr>
          <w:ilvl w:val="0"/>
          <w:numId w:val="44"/>
        </w:numPr>
        <w:shd w:val="clear" w:color="auto" w:fill="FFFFFF"/>
        <w:spacing w:after="0"/>
        <w:ind w:left="2874" w:hanging="357"/>
        <w:textAlignment w:val="baseline"/>
        <w:rPr>
          <w:del w:id="93" w:author="Jan Kelemen" w:date="2016-01-17T21:28:00Z"/>
          <w:rFonts w:cs="Times New Roman"/>
          <w:szCs w:val="24"/>
        </w:rPr>
      </w:pPr>
      <w:del w:id="94" w:author="Jan Kelemen" w:date="2016-01-17T21:28:00Z">
        <w:r w:rsidRPr="005E4C33" w:rsidDel="00BB12AB">
          <w:rPr>
            <w:rFonts w:cs="Times New Roman"/>
            <w:szCs w:val="24"/>
          </w:rPr>
          <w:delText>Vlasnik ili djelatnik odabere gumb „Izbornik“.</w:delText>
        </w:r>
      </w:del>
    </w:p>
    <w:p w14:paraId="666E1126" w14:textId="6AB8BACA"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 xml:space="preserve">Vlasnik ili djelatnik </w:t>
      </w:r>
      <w:del w:id="95" w:author="Jan Kelemen" w:date="2016-01-17T21:29:00Z">
        <w:r w:rsidRPr="005E4C33" w:rsidDel="00BB12AB">
          <w:rPr>
            <w:rFonts w:cs="Times New Roman"/>
            <w:szCs w:val="24"/>
          </w:rPr>
          <w:delText>odabere link za administrativnu stranicu</w:delText>
        </w:r>
      </w:del>
      <w:ins w:id="96" w:author="Jan Kelemen" w:date="2016-01-17T21:29:00Z">
        <w:r w:rsidR="00BB12AB">
          <w:rPr>
            <w:rFonts w:cs="Times New Roman"/>
            <w:szCs w:val="24"/>
          </w:rPr>
          <w:t>prijavljuje se u sustav</w:t>
        </w:r>
      </w:ins>
      <w:r w:rsidRPr="005E4C33">
        <w:rPr>
          <w:rFonts w:cs="Times New Roman"/>
          <w:szCs w:val="24"/>
        </w:rPr>
        <w:t>.</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4BE2D364"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97" w:author="Jan Kelemen" w:date="2016-01-17T21:30:00Z">
        <w:r w:rsidR="00BB12AB">
          <w:rPr>
            <w:rFonts w:cs="Times New Roman"/>
            <w:b/>
            <w:szCs w:val="24"/>
          </w:rPr>
          <w:t>1</w:t>
        </w:r>
      </w:ins>
      <w:del w:id="98" w:author="Jan Kelemen" w:date="2016-01-17T21:30:00Z">
        <w:r w:rsidRPr="005E4C33" w:rsidDel="00BB12AB">
          <w:rPr>
            <w:rFonts w:cs="Times New Roman"/>
            <w:b/>
            <w:szCs w:val="24"/>
          </w:rPr>
          <w:delText>2</w:delText>
        </w:r>
      </w:del>
      <w:r w:rsidRPr="005E4C33">
        <w:rPr>
          <w:rFonts w:cs="Times New Roman"/>
          <w:b/>
          <w:szCs w:val="24"/>
        </w:rPr>
        <w:t xml:space="preserve">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0B9C65C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del w:id="99" w:author="Jan Kelemen" w:date="2016-01-17T21:30:00Z">
        <w:r w:rsidRPr="005E4C33" w:rsidDel="00BB12AB">
          <w:rPr>
            <w:rFonts w:cs="Times New Roman"/>
            <w:b/>
            <w:szCs w:val="24"/>
          </w:rPr>
          <w:delText>3</w:delText>
        </w:r>
      </w:del>
      <w:ins w:id="100" w:author="Jan Kelemen" w:date="2016-01-17T21:30:00Z">
        <w:r w:rsidR="00BB12AB">
          <w:rPr>
            <w:rFonts w:cs="Times New Roman"/>
            <w:b/>
            <w:szCs w:val="24"/>
          </w:rPr>
          <w:t>2</w:t>
        </w:r>
      </w:ins>
      <w:r w:rsidRPr="005E4C33">
        <w:rPr>
          <w:rFonts w:cs="Times New Roman"/>
          <w:b/>
          <w:szCs w:val="24"/>
        </w:rPr>
        <w:t xml:space="preserve">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09F9162E"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101" w:author="Jan Kelemen" w:date="2016-01-17T21:30:00Z">
        <w:r w:rsidR="00BB12AB">
          <w:rPr>
            <w:rFonts w:cs="Times New Roman"/>
            <w:b/>
            <w:szCs w:val="24"/>
          </w:rPr>
          <w:t>3</w:t>
        </w:r>
      </w:ins>
      <w:del w:id="102" w:author="Jan Kelemen" w:date="2016-01-17T21:30:00Z">
        <w:r w:rsidRPr="005E4C33" w:rsidDel="00BB12AB">
          <w:rPr>
            <w:rFonts w:cs="Times New Roman"/>
            <w:b/>
            <w:szCs w:val="24"/>
          </w:rPr>
          <w:delText>4</w:delText>
        </w:r>
      </w:del>
      <w:r w:rsidRPr="005E4C33">
        <w:rPr>
          <w:rFonts w:cs="Times New Roman"/>
          <w:b/>
          <w:szCs w:val="24"/>
        </w:rPr>
        <w:t xml:space="preserve">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1B6904C6"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w:t>
      </w:r>
      <w:del w:id="103" w:author="Tin Trčak" w:date="2016-01-18T08:35:00Z">
        <w:r w:rsidRPr="005E4C33" w:rsidDel="00F106C9">
          <w:rPr>
            <w:rFonts w:cs="Times New Roman"/>
            <w:szCs w:val="24"/>
          </w:rPr>
          <w:delText xml:space="preserve">potvrdi </w:delText>
        </w:r>
      </w:del>
      <w:r w:rsidRPr="005E4C33">
        <w:rPr>
          <w:rFonts w:cs="Times New Roman"/>
          <w:szCs w:val="24"/>
        </w:rPr>
        <w:t xml:space="preserve">odbije </w:t>
      </w:r>
      <w:ins w:id="104" w:author="Tin Trčak" w:date="2016-01-18T08:35:00Z">
        <w:r w:rsidR="00F106C9">
          <w:rPr>
            <w:rFonts w:cs="Times New Roman"/>
            <w:szCs w:val="24"/>
          </w:rPr>
          <w:t xml:space="preserve">narudžbu </w:t>
        </w:r>
      </w:ins>
      <w:r w:rsidRPr="005E4C33">
        <w:rPr>
          <w:rFonts w:cs="Times New Roman"/>
          <w:szCs w:val="24"/>
        </w:rPr>
        <w:t>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C45101C"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105" w:author="Jan Kelemen" w:date="2016-01-17T21:30:00Z">
        <w:r w:rsidR="00BB12AB">
          <w:rPr>
            <w:rFonts w:cs="Times New Roman"/>
            <w:b/>
            <w:szCs w:val="24"/>
          </w:rPr>
          <w:t>4</w:t>
        </w:r>
      </w:ins>
      <w:del w:id="106" w:author="Jan Kelemen" w:date="2016-01-17T21:30:00Z">
        <w:r w:rsidRPr="005E4C33" w:rsidDel="00BB12AB">
          <w:rPr>
            <w:rFonts w:cs="Times New Roman"/>
            <w:b/>
            <w:szCs w:val="24"/>
          </w:rPr>
          <w:delText>5</w:delText>
        </w:r>
      </w:del>
      <w:r w:rsidRPr="005E4C33">
        <w:rPr>
          <w:rFonts w:cs="Times New Roman"/>
          <w:b/>
          <w:szCs w:val="24"/>
        </w:rPr>
        <w:t xml:space="preserve">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0087ED40"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107" w:author="Jan Kelemen" w:date="2016-01-17T21:31:00Z">
        <w:r w:rsidR="00BB12AB">
          <w:rPr>
            <w:rFonts w:cs="Times New Roman"/>
            <w:b/>
            <w:szCs w:val="24"/>
          </w:rPr>
          <w:t>5</w:t>
        </w:r>
      </w:ins>
      <w:del w:id="108" w:author="Jan Kelemen" w:date="2016-01-17T21:31:00Z">
        <w:r w:rsidRPr="005E4C33" w:rsidDel="00BB12AB">
          <w:rPr>
            <w:rFonts w:cs="Times New Roman"/>
            <w:b/>
            <w:szCs w:val="24"/>
          </w:rPr>
          <w:delText>6</w:delText>
        </w:r>
      </w:del>
      <w:r w:rsidRPr="005E4C33">
        <w:rPr>
          <w:rFonts w:cs="Times New Roman"/>
          <w:b/>
          <w:szCs w:val="24"/>
        </w:rPr>
        <w:t xml:space="preserve">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567184F4"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del w:id="109" w:author="Jan Kelemen" w:date="2016-01-17T21:31:00Z">
        <w:r w:rsidRPr="005E4C33" w:rsidDel="00BB12AB">
          <w:rPr>
            <w:rFonts w:cs="Times New Roman"/>
            <w:b/>
            <w:szCs w:val="24"/>
          </w:rPr>
          <w:delText>7</w:delText>
        </w:r>
      </w:del>
      <w:ins w:id="110" w:author="Jan Kelemen" w:date="2016-01-17T21:31:00Z">
        <w:r w:rsidR="00BB12AB">
          <w:rPr>
            <w:rFonts w:cs="Times New Roman"/>
            <w:b/>
            <w:szCs w:val="24"/>
          </w:rPr>
          <w:t>6</w:t>
        </w:r>
      </w:ins>
      <w:r w:rsidRPr="005E4C33">
        <w:rPr>
          <w:rFonts w:cs="Times New Roman"/>
          <w:b/>
          <w:szCs w:val="24"/>
        </w:rPr>
        <w:t xml:space="preserve">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5C0663B9"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111" w:author="Jan Kelemen" w:date="2016-01-17T21:31:00Z">
        <w:r w:rsidR="00BB12AB">
          <w:rPr>
            <w:rFonts w:cs="Times New Roman"/>
            <w:b/>
            <w:szCs w:val="24"/>
          </w:rPr>
          <w:t>7</w:t>
        </w:r>
      </w:ins>
      <w:del w:id="112" w:author="Jan Kelemen" w:date="2016-01-17T21:31:00Z">
        <w:r w:rsidRPr="005E4C33" w:rsidDel="00BB12AB">
          <w:rPr>
            <w:rFonts w:cs="Times New Roman"/>
            <w:b/>
            <w:szCs w:val="24"/>
          </w:rPr>
          <w:delText>8</w:delText>
        </w:r>
      </w:del>
      <w:r w:rsidRPr="005E4C33">
        <w:rPr>
          <w:rFonts w:cs="Times New Roman"/>
          <w:b/>
          <w:szCs w:val="24"/>
        </w:rPr>
        <w:t xml:space="preserve">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C2C9D4D"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w:t>
      </w:r>
      <w:ins w:id="113" w:author="Jan Kelemen" w:date="2016-01-17T21:31:00Z">
        <w:r w:rsidR="00BB12AB">
          <w:rPr>
            <w:rFonts w:cs="Times New Roman"/>
            <w:b/>
            <w:szCs w:val="24"/>
          </w:rPr>
          <w:t>8</w:t>
        </w:r>
      </w:ins>
      <w:del w:id="114" w:author="Jan Kelemen" w:date="2016-01-17T21:31:00Z">
        <w:r w:rsidRPr="005E4C33" w:rsidDel="00BB12AB">
          <w:rPr>
            <w:rFonts w:cs="Times New Roman"/>
            <w:b/>
            <w:szCs w:val="24"/>
          </w:rPr>
          <w:delText>9</w:delText>
        </w:r>
      </w:del>
      <w:r w:rsidRPr="005E4C33">
        <w:rPr>
          <w:rFonts w:cs="Times New Roman"/>
          <w:b/>
          <w:szCs w:val="24"/>
        </w:rPr>
        <w:t xml:space="preserve">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569B7ECB"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115" w:author="Jan Kelemen" w:date="2016-01-17T21:32:00Z">
        <w:r w:rsidR="00BB12AB">
          <w:rPr>
            <w:rFonts w:cs="Times New Roman"/>
            <w:b/>
            <w:szCs w:val="24"/>
          </w:rPr>
          <w:t>29</w:t>
        </w:r>
      </w:ins>
      <w:del w:id="116" w:author="Jan Kelemen" w:date="2016-01-17T21:32:00Z">
        <w:r w:rsidRPr="005E4C33" w:rsidDel="00BB12AB">
          <w:rPr>
            <w:rFonts w:cs="Times New Roman"/>
            <w:b/>
            <w:szCs w:val="24"/>
          </w:rPr>
          <w:delText>30</w:delText>
        </w:r>
      </w:del>
      <w:r w:rsidRPr="005E4C33">
        <w:rPr>
          <w:rFonts w:cs="Times New Roman"/>
          <w:b/>
          <w:szCs w:val="24"/>
        </w:rPr>
        <w:t xml:space="preserve">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lastRenderedPageBreak/>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265C1A46"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w:t>
      </w:r>
      <w:ins w:id="117" w:author="Jan Kelemen" w:date="2016-01-17T21:32:00Z">
        <w:r w:rsidR="00BB12AB">
          <w:rPr>
            <w:rFonts w:cs="Times New Roman"/>
            <w:b/>
            <w:szCs w:val="24"/>
          </w:rPr>
          <w:t>30</w:t>
        </w:r>
      </w:ins>
      <w:del w:id="118" w:author="Jan Kelemen" w:date="2016-01-17T21:32:00Z">
        <w:r w:rsidRPr="005E4C33" w:rsidDel="00BB12AB">
          <w:rPr>
            <w:rFonts w:cs="Times New Roman"/>
            <w:b/>
            <w:szCs w:val="24"/>
          </w:rPr>
          <w:delText>31</w:delText>
        </w:r>
      </w:del>
      <w:r w:rsidRPr="005E4C33">
        <w:rPr>
          <w:rFonts w:cs="Times New Roman"/>
          <w:b/>
          <w:szCs w:val="24"/>
        </w:rPr>
        <w:t xml:space="preserve">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Default="000A0B5F" w:rsidP="000A0B5F">
      <w:pPr>
        <w:shd w:val="clear" w:color="auto" w:fill="FFFFFF"/>
        <w:spacing w:after="0"/>
        <w:ind w:left="2880"/>
        <w:textAlignment w:val="baseline"/>
        <w:rPr>
          <w:ins w:id="119" w:author="Tin Trčak" w:date="2016-01-18T08:43:00Z"/>
          <w:rFonts w:cs="Times New Roman"/>
          <w:szCs w:val="24"/>
        </w:rPr>
      </w:pPr>
    </w:p>
    <w:p w14:paraId="28EA4690" w14:textId="3FE54E9B" w:rsidR="00CA5BE5" w:rsidRPr="005E4C33" w:rsidRDefault="00CA5BE5" w:rsidP="00CA5BE5">
      <w:pPr>
        <w:numPr>
          <w:ilvl w:val="0"/>
          <w:numId w:val="13"/>
        </w:numPr>
        <w:shd w:val="clear" w:color="auto" w:fill="FFFFFF"/>
        <w:spacing w:after="0"/>
        <w:textAlignment w:val="baseline"/>
        <w:rPr>
          <w:ins w:id="120" w:author="Tin Trčak" w:date="2016-01-18T08:43:00Z"/>
          <w:rFonts w:cs="Times New Roman"/>
          <w:b/>
          <w:szCs w:val="24"/>
        </w:rPr>
      </w:pPr>
      <w:ins w:id="121" w:author="Tin Trčak" w:date="2016-01-18T08:43:00Z">
        <w:r>
          <w:rPr>
            <w:rFonts w:cs="Times New Roman"/>
            <w:b/>
            <w:szCs w:val="24"/>
          </w:rPr>
          <w:t>UC3</w:t>
        </w:r>
      </w:ins>
      <w:ins w:id="122" w:author="Tin Trčak" w:date="2016-01-18T08:44:00Z">
        <w:r>
          <w:rPr>
            <w:rFonts w:cs="Times New Roman"/>
            <w:b/>
            <w:szCs w:val="24"/>
          </w:rPr>
          <w:t>1</w:t>
        </w:r>
      </w:ins>
      <w:ins w:id="123" w:author="Tin Trčak" w:date="2016-01-18T08:43:00Z">
        <w:r w:rsidRPr="005E4C33">
          <w:rPr>
            <w:rFonts w:cs="Times New Roman"/>
            <w:b/>
            <w:szCs w:val="24"/>
          </w:rPr>
          <w:t xml:space="preserve"> – SnimanjeNarudžbe</w:t>
        </w:r>
      </w:ins>
    </w:p>
    <w:p w14:paraId="3EA1DBB4" w14:textId="77777777" w:rsidR="00CA5BE5" w:rsidRPr="005E4C33" w:rsidRDefault="00CA5BE5" w:rsidP="00CA5BE5">
      <w:pPr>
        <w:numPr>
          <w:ilvl w:val="0"/>
          <w:numId w:val="14"/>
        </w:numPr>
        <w:shd w:val="clear" w:color="auto" w:fill="FFFFFF"/>
        <w:spacing w:after="0"/>
        <w:ind w:left="1843"/>
        <w:textAlignment w:val="baseline"/>
        <w:rPr>
          <w:ins w:id="124" w:author="Tin Trčak" w:date="2016-01-18T08:43:00Z"/>
          <w:rFonts w:cs="Times New Roman"/>
          <w:szCs w:val="24"/>
        </w:rPr>
      </w:pPr>
      <w:ins w:id="125" w:author="Tin Trčak" w:date="2016-01-18T08:43:00Z">
        <w:r w:rsidRPr="005E4C33">
          <w:rPr>
            <w:rFonts w:cs="Times New Roman"/>
            <w:b/>
            <w:szCs w:val="24"/>
          </w:rPr>
          <w:t>Glavni sudionik:</w:t>
        </w:r>
        <w:r w:rsidRPr="005E4C33">
          <w:rPr>
            <w:rFonts w:cs="Times New Roman"/>
            <w:szCs w:val="24"/>
          </w:rPr>
          <w:t xml:space="preserve"> Djelatnik.</w:t>
        </w:r>
      </w:ins>
    </w:p>
    <w:p w14:paraId="6276569D" w14:textId="77777777" w:rsidR="00CA5BE5" w:rsidRPr="005E4C33" w:rsidRDefault="00CA5BE5" w:rsidP="00CA5BE5">
      <w:pPr>
        <w:numPr>
          <w:ilvl w:val="0"/>
          <w:numId w:val="14"/>
        </w:numPr>
        <w:shd w:val="clear" w:color="auto" w:fill="FFFFFF"/>
        <w:spacing w:after="0"/>
        <w:ind w:left="1843"/>
        <w:textAlignment w:val="baseline"/>
        <w:rPr>
          <w:ins w:id="126" w:author="Tin Trčak" w:date="2016-01-18T08:43:00Z"/>
          <w:rFonts w:cs="Times New Roman"/>
          <w:szCs w:val="24"/>
        </w:rPr>
      </w:pPr>
      <w:ins w:id="127" w:author="Tin Trčak" w:date="2016-01-18T08:43:00Z">
        <w:r w:rsidRPr="005E4C33">
          <w:rPr>
            <w:rFonts w:cs="Times New Roman"/>
            <w:b/>
            <w:szCs w:val="24"/>
          </w:rPr>
          <w:t>Cilj:</w:t>
        </w:r>
        <w:r w:rsidRPr="005E4C33">
          <w:rPr>
            <w:rFonts w:cs="Times New Roman"/>
            <w:szCs w:val="24"/>
          </w:rPr>
          <w:t xml:space="preserve"> Snimanje neke narudžbe u izlaznu tekstualnu datoteku.</w:t>
        </w:r>
      </w:ins>
    </w:p>
    <w:p w14:paraId="70E5B726" w14:textId="77777777" w:rsidR="00CA5BE5" w:rsidRPr="005E4C33" w:rsidRDefault="00CA5BE5" w:rsidP="00CA5BE5">
      <w:pPr>
        <w:numPr>
          <w:ilvl w:val="0"/>
          <w:numId w:val="14"/>
        </w:numPr>
        <w:shd w:val="clear" w:color="auto" w:fill="FFFFFF"/>
        <w:spacing w:after="0"/>
        <w:ind w:left="1843"/>
        <w:textAlignment w:val="baseline"/>
        <w:rPr>
          <w:ins w:id="128" w:author="Tin Trčak" w:date="2016-01-18T08:43:00Z"/>
          <w:rFonts w:cs="Times New Roman"/>
          <w:b/>
          <w:szCs w:val="24"/>
        </w:rPr>
      </w:pPr>
      <w:ins w:id="129" w:author="Tin Trčak" w:date="2016-01-18T08:43:00Z">
        <w:r w:rsidRPr="005E4C33">
          <w:rPr>
            <w:rFonts w:cs="Times New Roman"/>
            <w:b/>
            <w:szCs w:val="24"/>
          </w:rPr>
          <w:t>Sudionici:</w:t>
        </w:r>
        <w:r w:rsidRPr="005E4C33">
          <w:rPr>
            <w:rFonts w:cs="Times New Roman"/>
            <w:szCs w:val="24"/>
          </w:rPr>
          <w:t xml:space="preserve"> Poslužitelj, datotečni sustav.</w:t>
        </w:r>
      </w:ins>
    </w:p>
    <w:p w14:paraId="37B01F25" w14:textId="77777777" w:rsidR="00CA5BE5" w:rsidRPr="005E4C33" w:rsidRDefault="00CA5BE5" w:rsidP="00CA5BE5">
      <w:pPr>
        <w:numPr>
          <w:ilvl w:val="0"/>
          <w:numId w:val="14"/>
        </w:numPr>
        <w:shd w:val="clear" w:color="auto" w:fill="FFFFFF"/>
        <w:spacing w:after="0"/>
        <w:ind w:left="1843"/>
        <w:textAlignment w:val="baseline"/>
        <w:rPr>
          <w:ins w:id="130" w:author="Tin Trčak" w:date="2016-01-18T08:43:00Z"/>
          <w:rFonts w:cs="Times New Roman"/>
          <w:szCs w:val="24"/>
        </w:rPr>
      </w:pPr>
      <w:ins w:id="131" w:author="Tin Trčak" w:date="2016-01-18T08:43:00Z">
        <w:r w:rsidRPr="005E4C33">
          <w:rPr>
            <w:rFonts w:cs="Times New Roman"/>
            <w:b/>
            <w:szCs w:val="24"/>
          </w:rPr>
          <w:t>Preduvjeti:</w:t>
        </w:r>
        <w:r w:rsidRPr="005E4C33">
          <w:rPr>
            <w:rFonts w:cs="Times New Roman"/>
            <w:szCs w:val="24"/>
          </w:rPr>
          <w:t xml:space="preserve"> Mogućnost prijave na internet, dostupnost poslužitelja, djelatnik je prijavljen u sustav, djelatnik se nalazi na administrativnoj stranici.</w:t>
        </w:r>
      </w:ins>
    </w:p>
    <w:p w14:paraId="7AA7AF78" w14:textId="77777777" w:rsidR="00CA5BE5" w:rsidRPr="005E4C33" w:rsidRDefault="00CA5BE5" w:rsidP="00CA5BE5">
      <w:pPr>
        <w:numPr>
          <w:ilvl w:val="0"/>
          <w:numId w:val="14"/>
        </w:numPr>
        <w:shd w:val="clear" w:color="auto" w:fill="FFFFFF"/>
        <w:spacing w:after="0"/>
        <w:ind w:left="1843"/>
        <w:textAlignment w:val="baseline"/>
        <w:rPr>
          <w:ins w:id="132" w:author="Tin Trčak" w:date="2016-01-18T08:43:00Z"/>
          <w:rFonts w:cs="Times New Roman"/>
          <w:szCs w:val="24"/>
        </w:rPr>
      </w:pPr>
      <w:ins w:id="133" w:author="Tin Trčak" w:date="2016-01-18T08:43:00Z">
        <w:r w:rsidRPr="005E4C33">
          <w:rPr>
            <w:rFonts w:cs="Times New Roman"/>
            <w:b/>
            <w:szCs w:val="24"/>
          </w:rPr>
          <w:t>Rezultat:</w:t>
        </w:r>
        <w:r w:rsidRPr="005E4C33">
          <w:rPr>
            <w:rFonts w:cs="Times New Roman"/>
            <w:szCs w:val="24"/>
          </w:rPr>
          <w:t xml:space="preserve"> Uspješno spremanje narudžbe u izlaznu datoteku.</w:t>
        </w:r>
      </w:ins>
    </w:p>
    <w:p w14:paraId="0E03976B" w14:textId="77777777" w:rsidR="00CA5BE5" w:rsidRPr="005E4C33" w:rsidRDefault="00CA5BE5" w:rsidP="00CA5BE5">
      <w:pPr>
        <w:numPr>
          <w:ilvl w:val="0"/>
          <w:numId w:val="14"/>
        </w:numPr>
        <w:shd w:val="clear" w:color="auto" w:fill="FFFFFF"/>
        <w:spacing w:after="0"/>
        <w:ind w:left="1843"/>
        <w:textAlignment w:val="baseline"/>
        <w:rPr>
          <w:ins w:id="134" w:author="Tin Trčak" w:date="2016-01-18T08:43:00Z"/>
          <w:rFonts w:cs="Times New Roman"/>
          <w:szCs w:val="24"/>
        </w:rPr>
      </w:pPr>
      <w:ins w:id="135" w:author="Tin Trčak" w:date="2016-01-18T08:43:00Z">
        <w:r w:rsidRPr="005E4C33">
          <w:rPr>
            <w:rFonts w:cs="Times New Roman"/>
            <w:b/>
            <w:szCs w:val="24"/>
          </w:rPr>
          <w:t>Željeni scenarij:</w:t>
        </w:r>
        <w:r w:rsidRPr="005E4C33">
          <w:rPr>
            <w:rFonts w:cs="Times New Roman"/>
            <w:szCs w:val="24"/>
          </w:rPr>
          <w:t xml:space="preserve"> </w:t>
        </w:r>
      </w:ins>
    </w:p>
    <w:p w14:paraId="3AD48B0F" w14:textId="77777777" w:rsidR="00CA5BE5" w:rsidRPr="005E4C33" w:rsidRDefault="00CA5BE5" w:rsidP="00CA5BE5">
      <w:pPr>
        <w:numPr>
          <w:ilvl w:val="0"/>
          <w:numId w:val="46"/>
        </w:numPr>
        <w:shd w:val="clear" w:color="auto" w:fill="FFFFFF"/>
        <w:spacing w:after="0"/>
        <w:textAlignment w:val="baseline"/>
        <w:rPr>
          <w:ins w:id="136" w:author="Tin Trčak" w:date="2016-01-18T08:43:00Z"/>
          <w:rFonts w:cs="Times New Roman"/>
          <w:szCs w:val="24"/>
        </w:rPr>
      </w:pPr>
      <w:ins w:id="137" w:author="Tin Trčak" w:date="2016-01-18T08:43:00Z">
        <w:r w:rsidRPr="005E4C33">
          <w:rPr>
            <w:rFonts w:cs="Times New Roman"/>
            <w:szCs w:val="24"/>
          </w:rPr>
          <w:t>Djelatnik odabere narudžbu koju želi snimiti.</w:t>
        </w:r>
      </w:ins>
    </w:p>
    <w:p w14:paraId="06E79838" w14:textId="77777777" w:rsidR="00CA5BE5" w:rsidRPr="005E4C33" w:rsidRDefault="00CA5BE5" w:rsidP="00CA5BE5">
      <w:pPr>
        <w:numPr>
          <w:ilvl w:val="0"/>
          <w:numId w:val="46"/>
        </w:numPr>
        <w:shd w:val="clear" w:color="auto" w:fill="FFFFFF"/>
        <w:spacing w:after="0"/>
        <w:textAlignment w:val="baseline"/>
        <w:rPr>
          <w:ins w:id="138" w:author="Tin Trčak" w:date="2016-01-18T08:43:00Z"/>
          <w:rFonts w:cs="Times New Roman"/>
          <w:szCs w:val="24"/>
        </w:rPr>
      </w:pPr>
      <w:ins w:id="139" w:author="Tin Trčak" w:date="2016-01-18T08:43:00Z">
        <w:r w:rsidRPr="005E4C33">
          <w:rPr>
            <w:rFonts w:cs="Times New Roman"/>
            <w:szCs w:val="24"/>
          </w:rPr>
          <w:t>Djelatnik pritišće na gumb „Snimanje narudžbe“.</w:t>
        </w:r>
      </w:ins>
    </w:p>
    <w:p w14:paraId="7DC740AE" w14:textId="77777777" w:rsidR="00CA5BE5" w:rsidRDefault="00CA5BE5" w:rsidP="00CA5BE5">
      <w:pPr>
        <w:numPr>
          <w:ilvl w:val="0"/>
          <w:numId w:val="46"/>
        </w:numPr>
        <w:shd w:val="clear" w:color="auto" w:fill="FFFFFF"/>
        <w:spacing w:after="0"/>
        <w:textAlignment w:val="baseline"/>
        <w:rPr>
          <w:ins w:id="140" w:author="Tin Trčak" w:date="2016-01-18T08:43:00Z"/>
          <w:rFonts w:cs="Times New Roman"/>
          <w:szCs w:val="24"/>
        </w:rPr>
      </w:pPr>
      <w:ins w:id="141" w:author="Tin Trčak" w:date="2016-01-18T08:43:00Z">
        <w:r w:rsidRPr="005E4C33">
          <w:rPr>
            <w:rFonts w:cs="Times New Roman"/>
            <w:szCs w:val="24"/>
          </w:rPr>
          <w:t>Podaci odabrane narudžbe spremaju se u izlaznu datoteku na djelatnikovo računalo.</w:t>
        </w:r>
      </w:ins>
    </w:p>
    <w:p w14:paraId="7813C144" w14:textId="77777777" w:rsidR="00CA5BE5" w:rsidRPr="005E4C33" w:rsidRDefault="00CA5BE5" w:rsidP="000A0B5F">
      <w:pPr>
        <w:shd w:val="clear" w:color="auto" w:fill="FFFFFF"/>
        <w:spacing w:after="0"/>
        <w:ind w:left="2880"/>
        <w:textAlignment w:val="baseline"/>
        <w:rPr>
          <w:rFonts w:cs="Times New Roman"/>
          <w:szCs w:val="24"/>
        </w:rPr>
      </w:pPr>
    </w:p>
    <w:p w14:paraId="66210A2D" w14:textId="515B7573" w:rsidR="005E4C33" w:rsidRPr="005E4C33" w:rsidDel="00BE0434" w:rsidRDefault="005E4C33" w:rsidP="001A0EE3">
      <w:pPr>
        <w:numPr>
          <w:ilvl w:val="0"/>
          <w:numId w:val="13"/>
        </w:numPr>
        <w:shd w:val="clear" w:color="auto" w:fill="FFFFFF"/>
        <w:spacing w:after="0"/>
        <w:textAlignment w:val="baseline"/>
        <w:rPr>
          <w:del w:id="142" w:author="Jan Kelemen" w:date="2016-01-17T21:39:00Z"/>
          <w:rFonts w:cs="Times New Roman"/>
          <w:b/>
          <w:szCs w:val="24"/>
        </w:rPr>
      </w:pPr>
      <w:del w:id="143" w:author="Jan Kelemen" w:date="2016-01-17T21:32:00Z">
        <w:r w:rsidRPr="005E4C33" w:rsidDel="00BB12AB">
          <w:rPr>
            <w:rFonts w:cs="Times New Roman"/>
            <w:b/>
            <w:szCs w:val="24"/>
          </w:rPr>
          <w:delText xml:space="preserve">UC32 </w:delText>
        </w:r>
      </w:del>
      <w:del w:id="144" w:author="Jan Kelemen" w:date="2016-01-17T21:39:00Z">
        <w:r w:rsidRPr="005E4C33" w:rsidDel="00BE0434">
          <w:rPr>
            <w:rFonts w:cs="Times New Roman"/>
            <w:b/>
            <w:szCs w:val="24"/>
          </w:rPr>
          <w:delText>– SnimanjeNarudžbe</w:delText>
        </w:r>
      </w:del>
    </w:p>
    <w:p w14:paraId="1C90456E" w14:textId="1D997A7C" w:rsidR="005E4C33" w:rsidRPr="005E4C33" w:rsidDel="00BE0434" w:rsidRDefault="005E4C33" w:rsidP="001A0EE3">
      <w:pPr>
        <w:numPr>
          <w:ilvl w:val="0"/>
          <w:numId w:val="14"/>
        </w:numPr>
        <w:shd w:val="clear" w:color="auto" w:fill="FFFFFF"/>
        <w:spacing w:after="0"/>
        <w:ind w:left="1843"/>
        <w:textAlignment w:val="baseline"/>
        <w:rPr>
          <w:del w:id="145" w:author="Jan Kelemen" w:date="2016-01-17T21:39:00Z"/>
          <w:rFonts w:cs="Times New Roman"/>
          <w:szCs w:val="24"/>
        </w:rPr>
      </w:pPr>
      <w:del w:id="146" w:author="Jan Kelemen" w:date="2016-01-17T21:39:00Z">
        <w:r w:rsidRPr="005E4C33" w:rsidDel="00BE0434">
          <w:rPr>
            <w:rFonts w:cs="Times New Roman"/>
            <w:b/>
            <w:szCs w:val="24"/>
          </w:rPr>
          <w:delText>Glavni sudionik:</w:delText>
        </w:r>
        <w:r w:rsidRPr="005E4C33" w:rsidDel="00BE0434">
          <w:rPr>
            <w:rFonts w:cs="Times New Roman"/>
            <w:szCs w:val="24"/>
          </w:rPr>
          <w:delText xml:space="preserve"> Djelatnik.</w:delText>
        </w:r>
      </w:del>
    </w:p>
    <w:p w14:paraId="65C441B5" w14:textId="3194E0BE" w:rsidR="005E4C33" w:rsidRPr="005E4C33" w:rsidDel="00BE0434" w:rsidRDefault="005E4C33" w:rsidP="001A0EE3">
      <w:pPr>
        <w:numPr>
          <w:ilvl w:val="0"/>
          <w:numId w:val="14"/>
        </w:numPr>
        <w:shd w:val="clear" w:color="auto" w:fill="FFFFFF"/>
        <w:spacing w:after="0"/>
        <w:ind w:left="1843"/>
        <w:textAlignment w:val="baseline"/>
        <w:rPr>
          <w:del w:id="147" w:author="Jan Kelemen" w:date="2016-01-17T21:39:00Z"/>
          <w:rFonts w:cs="Times New Roman"/>
          <w:szCs w:val="24"/>
        </w:rPr>
      </w:pPr>
      <w:del w:id="148" w:author="Jan Kelemen" w:date="2016-01-17T21:39:00Z">
        <w:r w:rsidRPr="005E4C33" w:rsidDel="00BE0434">
          <w:rPr>
            <w:rFonts w:cs="Times New Roman"/>
            <w:b/>
            <w:szCs w:val="24"/>
          </w:rPr>
          <w:delText>Cilj:</w:delText>
        </w:r>
        <w:r w:rsidRPr="005E4C33" w:rsidDel="00BE0434">
          <w:rPr>
            <w:rFonts w:cs="Times New Roman"/>
            <w:szCs w:val="24"/>
          </w:rPr>
          <w:delText xml:space="preserve"> Snimanje neke narudžbe u izlaznu tekstualnu datoteku.</w:delText>
        </w:r>
      </w:del>
    </w:p>
    <w:p w14:paraId="3519B829" w14:textId="69A420C3" w:rsidR="005E4C33" w:rsidRPr="005E4C33" w:rsidDel="00BE0434" w:rsidRDefault="005E4C33" w:rsidP="001A0EE3">
      <w:pPr>
        <w:numPr>
          <w:ilvl w:val="0"/>
          <w:numId w:val="14"/>
        </w:numPr>
        <w:shd w:val="clear" w:color="auto" w:fill="FFFFFF"/>
        <w:spacing w:after="0"/>
        <w:ind w:left="1843"/>
        <w:textAlignment w:val="baseline"/>
        <w:rPr>
          <w:del w:id="149" w:author="Jan Kelemen" w:date="2016-01-17T21:39:00Z"/>
          <w:rFonts w:cs="Times New Roman"/>
          <w:b/>
          <w:szCs w:val="24"/>
        </w:rPr>
      </w:pPr>
      <w:del w:id="150" w:author="Jan Kelemen" w:date="2016-01-17T21:39:00Z">
        <w:r w:rsidRPr="005E4C33" w:rsidDel="00BE0434">
          <w:rPr>
            <w:rFonts w:cs="Times New Roman"/>
            <w:b/>
            <w:szCs w:val="24"/>
          </w:rPr>
          <w:delText>Sudionici:</w:delText>
        </w:r>
        <w:r w:rsidRPr="005E4C33" w:rsidDel="00BE0434">
          <w:rPr>
            <w:rFonts w:cs="Times New Roman"/>
            <w:szCs w:val="24"/>
          </w:rPr>
          <w:delText xml:space="preserve"> Poslužitelj, datotečni sustav.</w:delText>
        </w:r>
      </w:del>
    </w:p>
    <w:p w14:paraId="36BADCF4" w14:textId="0EACA956" w:rsidR="005E4C33" w:rsidRPr="005E4C33" w:rsidDel="00BE0434" w:rsidRDefault="005E4C33" w:rsidP="001A0EE3">
      <w:pPr>
        <w:numPr>
          <w:ilvl w:val="0"/>
          <w:numId w:val="14"/>
        </w:numPr>
        <w:shd w:val="clear" w:color="auto" w:fill="FFFFFF"/>
        <w:spacing w:after="0"/>
        <w:ind w:left="1843"/>
        <w:textAlignment w:val="baseline"/>
        <w:rPr>
          <w:del w:id="151" w:author="Jan Kelemen" w:date="2016-01-17T21:39:00Z"/>
          <w:rFonts w:cs="Times New Roman"/>
          <w:szCs w:val="24"/>
        </w:rPr>
      </w:pPr>
      <w:del w:id="152" w:author="Jan Kelemen" w:date="2016-01-17T21:39:00Z">
        <w:r w:rsidRPr="005E4C33" w:rsidDel="00BE0434">
          <w:rPr>
            <w:rFonts w:cs="Times New Roman"/>
            <w:b/>
            <w:szCs w:val="24"/>
          </w:rPr>
          <w:delText>Preduvjeti:</w:delText>
        </w:r>
        <w:r w:rsidRPr="005E4C33" w:rsidDel="00BE0434">
          <w:rPr>
            <w:rFonts w:cs="Times New Roman"/>
            <w:szCs w:val="24"/>
          </w:rPr>
          <w:delText xml:space="preserve"> Mogućnost prijave na internet, dostupnost poslužitelja, djelatnik je prijavljen u sustav, djelatnik se nalazi na administrativnoj stranici.</w:delText>
        </w:r>
      </w:del>
    </w:p>
    <w:p w14:paraId="39BB513C" w14:textId="55A8CC88" w:rsidR="005E4C33" w:rsidRPr="005E4C33" w:rsidDel="00BE0434" w:rsidRDefault="005E4C33" w:rsidP="001A0EE3">
      <w:pPr>
        <w:numPr>
          <w:ilvl w:val="0"/>
          <w:numId w:val="14"/>
        </w:numPr>
        <w:shd w:val="clear" w:color="auto" w:fill="FFFFFF"/>
        <w:spacing w:after="0"/>
        <w:ind w:left="1843"/>
        <w:textAlignment w:val="baseline"/>
        <w:rPr>
          <w:del w:id="153" w:author="Jan Kelemen" w:date="2016-01-17T21:39:00Z"/>
          <w:rFonts w:cs="Times New Roman"/>
          <w:szCs w:val="24"/>
        </w:rPr>
      </w:pPr>
      <w:del w:id="154" w:author="Jan Kelemen" w:date="2016-01-17T21:39:00Z">
        <w:r w:rsidRPr="005E4C33" w:rsidDel="00BE0434">
          <w:rPr>
            <w:rFonts w:cs="Times New Roman"/>
            <w:b/>
            <w:szCs w:val="24"/>
          </w:rPr>
          <w:delText>Rezultat:</w:delText>
        </w:r>
        <w:r w:rsidRPr="005E4C33" w:rsidDel="00BE0434">
          <w:rPr>
            <w:rFonts w:cs="Times New Roman"/>
            <w:szCs w:val="24"/>
          </w:rPr>
          <w:delText xml:space="preserve"> Uspješno spremanje narudžbe u izlaznu datoteku.</w:delText>
        </w:r>
      </w:del>
    </w:p>
    <w:p w14:paraId="62284768" w14:textId="7A22D124" w:rsidR="005E4C33" w:rsidRPr="005E4C33" w:rsidDel="00BE0434" w:rsidRDefault="005E4C33" w:rsidP="001A0EE3">
      <w:pPr>
        <w:numPr>
          <w:ilvl w:val="0"/>
          <w:numId w:val="14"/>
        </w:numPr>
        <w:shd w:val="clear" w:color="auto" w:fill="FFFFFF"/>
        <w:spacing w:after="0"/>
        <w:ind w:left="1843"/>
        <w:textAlignment w:val="baseline"/>
        <w:rPr>
          <w:del w:id="155" w:author="Jan Kelemen" w:date="2016-01-17T21:39:00Z"/>
          <w:rFonts w:cs="Times New Roman"/>
          <w:szCs w:val="24"/>
        </w:rPr>
      </w:pPr>
      <w:del w:id="156" w:author="Jan Kelemen" w:date="2016-01-17T21:39:00Z">
        <w:r w:rsidRPr="005E4C33" w:rsidDel="00BE0434">
          <w:rPr>
            <w:rFonts w:cs="Times New Roman"/>
            <w:b/>
            <w:szCs w:val="24"/>
          </w:rPr>
          <w:delText>Željeni scenarij:</w:delText>
        </w:r>
        <w:r w:rsidRPr="005E4C33" w:rsidDel="00BE0434">
          <w:rPr>
            <w:rFonts w:cs="Times New Roman"/>
            <w:szCs w:val="24"/>
          </w:rPr>
          <w:delText xml:space="preserve"> </w:delText>
        </w:r>
      </w:del>
    </w:p>
    <w:p w14:paraId="3E484E1A" w14:textId="24BE45D8" w:rsidR="005E4C33" w:rsidRPr="005E4C33" w:rsidDel="00BE0434" w:rsidRDefault="005E4C33" w:rsidP="001A0EE3">
      <w:pPr>
        <w:numPr>
          <w:ilvl w:val="0"/>
          <w:numId w:val="46"/>
        </w:numPr>
        <w:shd w:val="clear" w:color="auto" w:fill="FFFFFF"/>
        <w:spacing w:after="0"/>
        <w:textAlignment w:val="baseline"/>
        <w:rPr>
          <w:del w:id="157" w:author="Jan Kelemen" w:date="2016-01-17T21:39:00Z"/>
          <w:rFonts w:cs="Times New Roman"/>
          <w:szCs w:val="24"/>
        </w:rPr>
      </w:pPr>
      <w:del w:id="158" w:author="Jan Kelemen" w:date="2016-01-17T21:39:00Z">
        <w:r w:rsidRPr="005E4C33" w:rsidDel="00BE0434">
          <w:rPr>
            <w:rFonts w:cs="Times New Roman"/>
            <w:szCs w:val="24"/>
          </w:rPr>
          <w:delText>Djelatnik odabere narudžbu koju želi snimiti.</w:delText>
        </w:r>
      </w:del>
    </w:p>
    <w:p w14:paraId="76E915CE" w14:textId="328A3B5F" w:rsidR="005E4C33" w:rsidRPr="005E4C33" w:rsidDel="00BE0434" w:rsidRDefault="005E4C33" w:rsidP="001A0EE3">
      <w:pPr>
        <w:numPr>
          <w:ilvl w:val="0"/>
          <w:numId w:val="46"/>
        </w:numPr>
        <w:shd w:val="clear" w:color="auto" w:fill="FFFFFF"/>
        <w:spacing w:after="0"/>
        <w:textAlignment w:val="baseline"/>
        <w:rPr>
          <w:del w:id="159" w:author="Jan Kelemen" w:date="2016-01-17T21:39:00Z"/>
          <w:rFonts w:cs="Times New Roman"/>
          <w:szCs w:val="24"/>
        </w:rPr>
      </w:pPr>
      <w:del w:id="160" w:author="Jan Kelemen" w:date="2016-01-17T21:39:00Z">
        <w:r w:rsidRPr="005E4C33" w:rsidDel="00BE0434">
          <w:rPr>
            <w:rFonts w:cs="Times New Roman"/>
            <w:szCs w:val="24"/>
          </w:rPr>
          <w:delText>Djelatnik pritišće na gumb „Snimanje narudžbe“.</w:delText>
        </w:r>
      </w:del>
    </w:p>
    <w:p w14:paraId="66F68249" w14:textId="3A4F7F3D" w:rsidR="00F576AA" w:rsidDel="00BE0434" w:rsidRDefault="005E4C33" w:rsidP="001A0EE3">
      <w:pPr>
        <w:numPr>
          <w:ilvl w:val="0"/>
          <w:numId w:val="46"/>
        </w:numPr>
        <w:shd w:val="clear" w:color="auto" w:fill="FFFFFF"/>
        <w:spacing w:after="0"/>
        <w:textAlignment w:val="baseline"/>
        <w:rPr>
          <w:del w:id="161" w:author="Jan Kelemen" w:date="2016-01-17T21:39:00Z"/>
          <w:rFonts w:cs="Times New Roman"/>
          <w:szCs w:val="24"/>
        </w:rPr>
      </w:pPr>
      <w:del w:id="162" w:author="Jan Kelemen" w:date="2016-01-17T21:39:00Z">
        <w:r w:rsidRPr="005E4C33" w:rsidDel="00BE0434">
          <w:rPr>
            <w:rFonts w:cs="Times New Roman"/>
            <w:szCs w:val="24"/>
          </w:rPr>
          <w:delText>Podaci odabrane narudžbe spremaju se u izlaznu datoteku na djelatnikovo računalo.</w:delText>
        </w:r>
      </w:del>
    </w:p>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163" w:name="_Toc435793421"/>
      <w:r w:rsidRPr="00D014E3">
        <w:lastRenderedPageBreak/>
        <w:t>Dijagrami obrazaca</w:t>
      </w:r>
      <w:bookmarkEnd w:id="163"/>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164" w:name="_Toc440831169"/>
      <w:r w:rsidRPr="00D014E3">
        <w:t xml:space="preserve">Slika </w:t>
      </w:r>
      <w:r w:rsidR="00C40C52">
        <w:fldChar w:fldCharType="begin"/>
      </w:r>
      <w:r w:rsidR="00C40C52">
        <w:instrText xml:space="preserve"> STYLEREF 2 \s </w:instrText>
      </w:r>
      <w:r w:rsidR="00C40C52">
        <w:fldChar w:fldCharType="separate"/>
      </w:r>
      <w:r w:rsidR="001E5B16">
        <w:rPr>
          <w:noProof/>
        </w:rPr>
        <w:t>4.2</w:t>
      </w:r>
      <w:r w:rsidR="00C40C52">
        <w:rPr>
          <w:noProof/>
        </w:rPr>
        <w:fldChar w:fldCharType="end"/>
      </w:r>
      <w:r w:rsidR="00DD773E" w:rsidRPr="00D014E3">
        <w:t>.</w:t>
      </w:r>
      <w:r w:rsidR="00C40C52">
        <w:fldChar w:fldCharType="begin"/>
      </w:r>
      <w:r w:rsidR="00C40C52">
        <w:instrText xml:space="preserve"> SEQ Slika \* ARABIC \s 2 </w:instrText>
      </w:r>
      <w:r w:rsidR="00C40C52">
        <w:fldChar w:fldCharType="separate"/>
      </w:r>
      <w:r w:rsidR="001E5B16">
        <w:rPr>
          <w:noProof/>
        </w:rPr>
        <w:t>1</w:t>
      </w:r>
      <w:r w:rsidR="00C40C52">
        <w:rPr>
          <w:noProof/>
        </w:rPr>
        <w:fldChar w:fldCharType="end"/>
      </w:r>
      <w:r w:rsidRPr="00D014E3">
        <w:t xml:space="preserve"> Dijagram obrazaca uporabe sustava</w:t>
      </w:r>
      <w:bookmarkEnd w:id="164"/>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165" w:name="_Toc440831170"/>
      <w:r>
        <w:t xml:space="preserve">Slika </w:t>
      </w:r>
      <w:r w:rsidR="00C40C52">
        <w:fldChar w:fldCharType="begin"/>
      </w:r>
      <w:r w:rsidR="00C40C52">
        <w:instrText xml:space="preserve"> STYLEREF 2 \s </w:instrText>
      </w:r>
      <w:r w:rsidR="00C40C52">
        <w:fldChar w:fldCharType="separate"/>
      </w:r>
      <w:r w:rsidR="001E5B16">
        <w:rPr>
          <w:noProof/>
        </w:rPr>
        <w:t>4.2</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2</w:t>
      </w:r>
      <w:r w:rsidR="00C40C52">
        <w:rPr>
          <w:noProof/>
        </w:rPr>
        <w:fldChar w:fldCharType="end"/>
      </w:r>
      <w:r>
        <w:t xml:space="preserve"> </w:t>
      </w:r>
      <w:r w:rsidRPr="00CE1F7E">
        <w:t>Dijagram obrazaca uporabe za narudžbu jela</w:t>
      </w:r>
      <w:bookmarkEnd w:id="165"/>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C87DCAC" w:rsidR="00F576AA" w:rsidRDefault="00135DB7" w:rsidP="00135DB7">
      <w:pPr>
        <w:pStyle w:val="Caption"/>
        <w:jc w:val="center"/>
      </w:pPr>
      <w:bookmarkStart w:id="166" w:name="_Toc440831171"/>
      <w:r>
        <w:t xml:space="preserve">Slika </w:t>
      </w:r>
      <w:r w:rsidR="00C40C52">
        <w:fldChar w:fldCharType="begin"/>
      </w:r>
      <w:r w:rsidR="00C40C52">
        <w:instrText xml:space="preserve"> STYLEREF 2 \s </w:instrText>
      </w:r>
      <w:r w:rsidR="00C40C52">
        <w:fldChar w:fldCharType="separate"/>
      </w:r>
      <w:r w:rsidR="001E5B16">
        <w:rPr>
          <w:noProof/>
        </w:rPr>
        <w:t>4.2</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3</w:t>
      </w:r>
      <w:r w:rsidR="00C40C52">
        <w:rPr>
          <w:noProof/>
        </w:rPr>
        <w:fldChar w:fldCharType="end"/>
      </w:r>
      <w:r>
        <w:t xml:space="preserve"> </w:t>
      </w:r>
      <w:r w:rsidRPr="00E42F8E">
        <w:t>Dijagram obrazaca uporabe aktivnosti u košarici</w:t>
      </w:r>
      <w:bookmarkEnd w:id="166"/>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67" w:name="_Toc440831172"/>
      <w:r>
        <w:t xml:space="preserve">Slika </w:t>
      </w:r>
      <w:r w:rsidR="00C40C52">
        <w:fldChar w:fldCharType="begin"/>
      </w:r>
      <w:r w:rsidR="00C40C52">
        <w:instrText xml:space="preserve"> STYLEREF 2 \s </w:instrText>
      </w:r>
      <w:r w:rsidR="00C40C52">
        <w:fldChar w:fldCharType="separate"/>
      </w:r>
      <w:r w:rsidR="001E5B16">
        <w:rPr>
          <w:noProof/>
        </w:rPr>
        <w:t>4.2</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4</w:t>
      </w:r>
      <w:r w:rsidR="00C40C52">
        <w:rPr>
          <w:noProof/>
        </w:rPr>
        <w:fldChar w:fldCharType="end"/>
      </w:r>
      <w:r>
        <w:t xml:space="preserve"> </w:t>
      </w:r>
      <w:r w:rsidRPr="00E5289B">
        <w:t>Dijagram obrazaca uporabe za komentiranje</w:t>
      </w:r>
      <w:bookmarkEnd w:id="167"/>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68" w:name="_Toc440831173"/>
      <w:r>
        <w:t xml:space="preserve">Slika </w:t>
      </w:r>
      <w:r w:rsidR="00C40C52">
        <w:fldChar w:fldCharType="begin"/>
      </w:r>
      <w:r w:rsidR="00C40C52">
        <w:instrText xml:space="preserve"> STYLEREF 2 \s </w:instrText>
      </w:r>
      <w:r w:rsidR="00C40C52">
        <w:fldChar w:fldCharType="separate"/>
      </w:r>
      <w:r w:rsidR="001E5B16">
        <w:rPr>
          <w:noProof/>
        </w:rPr>
        <w:t>4.2</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5</w:t>
      </w:r>
      <w:r w:rsidR="00C40C52">
        <w:rPr>
          <w:noProof/>
        </w:rPr>
        <w:fldChar w:fldCharType="end"/>
      </w:r>
      <w:r>
        <w:t xml:space="preserve"> </w:t>
      </w:r>
      <w:r w:rsidRPr="00ED0C94">
        <w:t xml:space="preserve">Dijagram obrazaca uporabe za </w:t>
      </w:r>
      <w:r w:rsidR="001C235F" w:rsidRPr="00ED0C94">
        <w:t>prijavu</w:t>
      </w:r>
      <w:r w:rsidRPr="00ED0C94">
        <w:t xml:space="preserve"> na sustav</w:t>
      </w:r>
      <w:bookmarkEnd w:id="168"/>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69" w:name="_Toc440831174"/>
      <w:r>
        <w:t xml:space="preserve">Slika </w:t>
      </w:r>
      <w:r w:rsidR="00C40C52">
        <w:fldChar w:fldCharType="begin"/>
      </w:r>
      <w:r w:rsidR="00C40C52">
        <w:instrText xml:space="preserve"> STYLEREF 2 \s </w:instrText>
      </w:r>
      <w:r w:rsidR="00C40C52">
        <w:fldChar w:fldCharType="separate"/>
      </w:r>
      <w:r w:rsidR="001E5B16">
        <w:rPr>
          <w:noProof/>
        </w:rPr>
        <w:t>4.2</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6</w:t>
      </w:r>
      <w:r w:rsidR="00C40C52">
        <w:rPr>
          <w:noProof/>
        </w:rPr>
        <w:fldChar w:fldCharType="end"/>
      </w:r>
      <w:r>
        <w:t xml:space="preserve"> </w:t>
      </w:r>
      <w:r w:rsidRPr="0072065F">
        <w:t xml:space="preserve">Dijagram obrazaca uporabe za </w:t>
      </w:r>
      <w:r w:rsidR="00D51902">
        <w:t>djelatnika</w:t>
      </w:r>
      <w:bookmarkEnd w:id="169"/>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70" w:name="_Toc440831175"/>
      <w:r>
        <w:t xml:space="preserve">Slika </w:t>
      </w:r>
      <w:r w:rsidR="00C40C52">
        <w:fldChar w:fldCharType="begin"/>
      </w:r>
      <w:r w:rsidR="00C40C52">
        <w:instrText xml:space="preserve"> STYLEREF 2 \s </w:instrText>
      </w:r>
      <w:r w:rsidR="00C40C52">
        <w:fldChar w:fldCharType="separate"/>
      </w:r>
      <w:r w:rsidR="001E5B16">
        <w:rPr>
          <w:noProof/>
        </w:rPr>
        <w:t>4.2</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7</w:t>
      </w:r>
      <w:r w:rsidR="00C40C52">
        <w:rPr>
          <w:noProof/>
        </w:rPr>
        <w:fldChar w:fldCharType="end"/>
      </w:r>
      <w:r>
        <w:t xml:space="preserve"> </w:t>
      </w:r>
      <w:r w:rsidRPr="00ED09C8">
        <w:t>Dijagram obrazaca uporabe za vlasnika restorana</w:t>
      </w:r>
      <w:bookmarkEnd w:id="170"/>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71" w:name="_Toc435793422"/>
      <w:r>
        <w:lastRenderedPageBreak/>
        <w:t>Sekvencijski dijagrami</w:t>
      </w:r>
      <w:bookmarkEnd w:id="171"/>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172" w:name="_Toc440831176"/>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1</w:t>
      </w:r>
      <w:r w:rsidR="00C40C52">
        <w:rPr>
          <w:noProof/>
        </w:rPr>
        <w:fldChar w:fldCharType="end"/>
      </w:r>
      <w:r>
        <w:t xml:space="preserve"> </w:t>
      </w:r>
      <w:r w:rsidRPr="00E05A0B">
        <w:t>Sekvencijski dijagram za UC01 – RegistracijaDjelatnika</w:t>
      </w:r>
      <w:bookmarkEnd w:id="172"/>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173" w:name="_Toc440831177"/>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rsidR="00DD773E">
        <w:t>.</w:t>
      </w:r>
      <w:r w:rsidR="00C40C52">
        <w:fldChar w:fldCharType="begin"/>
      </w:r>
      <w:r w:rsidR="00C40C52">
        <w:instrText xml:space="preserve"> SEQ </w:instrText>
      </w:r>
      <w:r w:rsidR="00C40C52">
        <w:instrText xml:space="preserve">Slika \* ARABIC \s 2 </w:instrText>
      </w:r>
      <w:r w:rsidR="00C40C52">
        <w:fldChar w:fldCharType="separate"/>
      </w:r>
      <w:r w:rsidR="001E5B16">
        <w:rPr>
          <w:noProof/>
        </w:rPr>
        <w:t>2</w:t>
      </w:r>
      <w:r w:rsidR="00C40C52">
        <w:rPr>
          <w:noProof/>
        </w:rPr>
        <w:fldChar w:fldCharType="end"/>
      </w:r>
      <w:r>
        <w:t xml:space="preserve"> </w:t>
      </w:r>
      <w:r w:rsidRPr="009E12FF">
        <w:t>Sekvencijski dijagram za UC02 – UklanjanjeDjelatnika</w:t>
      </w:r>
      <w:bookmarkEnd w:id="173"/>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74" w:name="_Toc440831178"/>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3</w:t>
      </w:r>
      <w:r w:rsidR="00C40C52">
        <w:rPr>
          <w:noProof/>
        </w:rPr>
        <w:fldChar w:fldCharType="end"/>
      </w:r>
      <w:r>
        <w:t xml:space="preserve"> </w:t>
      </w:r>
      <w:r w:rsidRPr="009C77BE">
        <w:t>Sekvencijski dijagram za UC03 – PromjenaPodatakaZaDjelatnika</w:t>
      </w:r>
      <w:bookmarkEnd w:id="174"/>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175" w:name="_Toc440831179"/>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4</w:t>
      </w:r>
      <w:r w:rsidR="00C40C52">
        <w:rPr>
          <w:noProof/>
        </w:rPr>
        <w:fldChar w:fldCharType="end"/>
      </w:r>
      <w:r>
        <w:t xml:space="preserve"> </w:t>
      </w:r>
      <w:r w:rsidRPr="00386013">
        <w:t>Sekvencijski dijagram za UC04 – PrijavaKorisnika</w:t>
      </w:r>
      <w:bookmarkEnd w:id="175"/>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176" w:name="_Toc440831180"/>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5</w:t>
      </w:r>
      <w:r w:rsidR="00C40C52">
        <w:rPr>
          <w:noProof/>
        </w:rPr>
        <w:fldChar w:fldCharType="end"/>
      </w:r>
      <w:r>
        <w:t xml:space="preserve"> </w:t>
      </w:r>
      <w:r w:rsidRPr="00AA33C6">
        <w:t>Sekvencijski dijagram za UC0</w:t>
      </w:r>
      <w:r>
        <w:t>5</w:t>
      </w:r>
      <w:r w:rsidRPr="00AA33C6">
        <w:t xml:space="preserve"> – </w:t>
      </w:r>
      <w:r>
        <w:t>Odjava</w:t>
      </w:r>
      <w:r w:rsidRPr="00AA33C6">
        <w:t>Korisnika</w:t>
      </w:r>
      <w:bookmarkEnd w:id="176"/>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177" w:name="_Toc440831181"/>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6</w:t>
      </w:r>
      <w:r w:rsidR="00C40C52">
        <w:rPr>
          <w:noProof/>
        </w:rPr>
        <w:fldChar w:fldCharType="end"/>
      </w:r>
      <w:r>
        <w:t xml:space="preserve"> </w:t>
      </w:r>
      <w:r w:rsidRPr="009D43DD">
        <w:t>Sekvencijski dijagram za UC06 – PregledPonude</w:t>
      </w:r>
      <w:bookmarkEnd w:id="177"/>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178" w:name="_Toc440831182"/>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7</w:t>
      </w:r>
      <w:r w:rsidR="00C40C52">
        <w:rPr>
          <w:noProof/>
        </w:rPr>
        <w:fldChar w:fldCharType="end"/>
      </w:r>
      <w:r>
        <w:t xml:space="preserve"> </w:t>
      </w:r>
      <w:r w:rsidRPr="00964179">
        <w:t>Sekvencijski dijagram za UC07 – OdabirKategorijeJela</w:t>
      </w:r>
      <w:bookmarkEnd w:id="178"/>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179" w:name="_Toc440831183"/>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8</w:t>
      </w:r>
      <w:r w:rsidR="00C40C52">
        <w:rPr>
          <w:noProof/>
        </w:rPr>
        <w:fldChar w:fldCharType="end"/>
      </w:r>
      <w:r>
        <w:t xml:space="preserve"> </w:t>
      </w:r>
      <w:r w:rsidRPr="00474735">
        <w:t>Sekvencijski dijagram za UC08 – Odabir jela</w:t>
      </w:r>
      <w:bookmarkEnd w:id="179"/>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180" w:name="_Toc440831184"/>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9</w:t>
      </w:r>
      <w:r w:rsidR="00C40C52">
        <w:rPr>
          <w:noProof/>
        </w:rPr>
        <w:fldChar w:fldCharType="end"/>
      </w:r>
      <w:r>
        <w:t xml:space="preserve"> </w:t>
      </w:r>
      <w:r w:rsidRPr="00CE1129">
        <w:t>Sekvencijski dijagram za UC09 – PregledKošarice</w:t>
      </w:r>
      <w:bookmarkEnd w:id="180"/>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181" w:name="_Toc440831185"/>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10</w:t>
      </w:r>
      <w:r w:rsidR="00C40C52">
        <w:rPr>
          <w:noProof/>
        </w:rPr>
        <w:fldChar w:fldCharType="end"/>
      </w:r>
      <w:r>
        <w:t xml:space="preserve"> </w:t>
      </w:r>
      <w:r w:rsidRPr="00C5490D">
        <w:t>Sekvencijski dijagram za UC10 i UC11 – DodajUKošaricu</w:t>
      </w:r>
      <w:bookmarkEnd w:id="181"/>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182" w:name="_Toc440831186"/>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11</w:t>
      </w:r>
      <w:r w:rsidR="00C40C52">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182"/>
      <w:r w:rsidR="00984B87">
        <w:br w:type="page"/>
      </w:r>
    </w:p>
    <w:p w14:paraId="04D6CFA6" w14:textId="6BE3A46F" w:rsidR="00984B87" w:rsidRPr="001C26C4" w:rsidDel="00BE0434" w:rsidRDefault="002C06DD" w:rsidP="00984B87">
      <w:pPr>
        <w:rPr>
          <w:del w:id="183" w:author="Jan Kelemen" w:date="2016-01-17T21:39:00Z"/>
          <w:b/>
        </w:rPr>
      </w:pPr>
      <w:del w:id="184" w:author="Jan Kelemen" w:date="2016-01-17T21:39:00Z">
        <w:r w:rsidRPr="00F576AA" w:rsidDel="00BE0434">
          <w:rPr>
            <w:b/>
          </w:rPr>
          <w:lastRenderedPageBreak/>
          <w:delText xml:space="preserve">Obrazac uporabe </w:delText>
        </w:r>
        <w:r w:rsidR="00984B87" w:rsidDel="00BE0434">
          <w:rPr>
            <w:b/>
          </w:rPr>
          <w:delText>UC13</w:delText>
        </w:r>
        <w:r w:rsidR="00984B87" w:rsidRPr="001C26C4" w:rsidDel="00BE0434">
          <w:rPr>
            <w:b/>
          </w:rPr>
          <w:delText xml:space="preserve"> – DodavanjeDodatakaIzKošarice</w:delText>
        </w:r>
      </w:del>
    </w:p>
    <w:p w14:paraId="3FE8C236" w14:textId="4DACA3B3" w:rsidR="00984B87" w:rsidRPr="00643920" w:rsidDel="00BE0434" w:rsidRDefault="00984B87" w:rsidP="00984B87">
      <w:pPr>
        <w:ind w:firstLine="708"/>
        <w:rPr>
          <w:del w:id="185" w:author="Jan Kelemen" w:date="2016-01-17T21:39:00Z"/>
        </w:rPr>
      </w:pPr>
      <w:del w:id="186" w:author="Jan Kelemen" w:date="2016-01-17T21:39:00Z">
        <w:r w:rsidRPr="00643920" w:rsidDel="00BE0434">
          <w:delText>Korisnik odabirom na dodatak jela šalje obav</w:delText>
        </w:r>
        <w:r w:rsidR="003B2C71" w:rsidDel="00BE0434">
          <w:delText>i</w:delText>
        </w:r>
        <w:r w:rsidRPr="00643920" w:rsidDel="00BE0434">
          <w:delText>jest poslužitelju da treba dodati odabrani dodatak na trenutnom jelu. Poslužitelj  prihvatom zahtjeva za dodavanje do</w:delText>
        </w:r>
        <w:r w:rsidR="003B2C71" w:rsidDel="00BE0434">
          <w:delText>d</w:delText>
        </w:r>
        <w:r w:rsidRPr="00643920" w:rsidDel="00BE0434">
          <w:delText>ataka dodaje dodatak na odabrano jelo.</w:delText>
        </w:r>
      </w:del>
    </w:p>
    <w:p w14:paraId="5D9F1635" w14:textId="6C24B4BF" w:rsidR="00DD773E" w:rsidDel="00BE0434" w:rsidRDefault="00984B87" w:rsidP="00DD773E">
      <w:pPr>
        <w:keepNext/>
        <w:jc w:val="center"/>
        <w:rPr>
          <w:del w:id="187" w:author="Jan Kelemen" w:date="2016-01-17T21:39:00Z"/>
        </w:rPr>
      </w:pPr>
      <w:del w:id="188" w:author="Jan Kelemen" w:date="2016-01-17T21:39:00Z">
        <w:r w:rsidDel="00BE0434">
          <w:rPr>
            <w:noProof/>
            <w:lang w:eastAsia="hr-HR"/>
          </w:rPr>
          <w:drawing>
            <wp:inline distT="0" distB="0" distL="0" distR="0" wp14:anchorId="5EAE4123" wp14:editId="42B83BFF">
              <wp:extent cx="4372885" cy="2754111"/>
              <wp:effectExtent l="0" t="0" r="889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372885" cy="2754111"/>
                      </a:xfrm>
                      <a:prstGeom prst="rect">
                        <a:avLst/>
                      </a:prstGeom>
                    </pic:spPr>
                  </pic:pic>
                </a:graphicData>
              </a:graphic>
            </wp:inline>
          </w:drawing>
        </w:r>
      </w:del>
    </w:p>
    <w:p w14:paraId="5F6F6037" w14:textId="4A78B451" w:rsidR="00984B87" w:rsidDel="00BE0434" w:rsidRDefault="00DD773E" w:rsidP="00DD773E">
      <w:pPr>
        <w:pStyle w:val="Caption"/>
        <w:jc w:val="center"/>
        <w:rPr>
          <w:del w:id="189" w:author="Jan Kelemen" w:date="2016-01-17T21:39:00Z"/>
        </w:rPr>
      </w:pPr>
      <w:del w:id="190" w:author="Jan Kelemen" w:date="2016-01-17T21:39:00Z">
        <w:r w:rsidDel="00BE0434">
          <w:delText xml:space="preserve">Slika </w:delText>
        </w:r>
        <w:r w:rsidR="00072F42" w:rsidDel="00BE0434">
          <w:fldChar w:fldCharType="begin"/>
        </w:r>
        <w:r w:rsidR="00072F42" w:rsidDel="00BE0434">
          <w:delInstrText xml:space="preserve"> STYLEREF 2 \s </w:delInstrText>
        </w:r>
        <w:r w:rsidR="00072F42" w:rsidDel="00BE0434">
          <w:fldChar w:fldCharType="separate"/>
        </w:r>
        <w:r w:rsidR="001E5B16" w:rsidDel="00BE0434">
          <w:rPr>
            <w:noProof/>
          </w:rPr>
          <w:delText>4.3</w:delText>
        </w:r>
        <w:r w:rsidR="00072F42" w:rsidDel="00BE0434">
          <w:rPr>
            <w:noProof/>
          </w:rPr>
          <w:fldChar w:fldCharType="end"/>
        </w:r>
        <w:r w:rsidDel="00BE0434">
          <w:delText>.</w:delText>
        </w:r>
        <w:r w:rsidR="00072F42" w:rsidDel="00BE0434">
          <w:fldChar w:fldCharType="begin"/>
        </w:r>
        <w:r w:rsidR="00072F42" w:rsidDel="00BE0434">
          <w:delInstrText xml:space="preserve"> SEQ Slika \* ARABIC \s 2 </w:delInstrText>
        </w:r>
        <w:r w:rsidR="00072F42" w:rsidDel="00BE0434">
          <w:fldChar w:fldCharType="separate"/>
        </w:r>
        <w:r w:rsidR="001E5B16" w:rsidDel="00BE0434">
          <w:rPr>
            <w:noProof/>
          </w:rPr>
          <w:delText>12</w:delText>
        </w:r>
        <w:r w:rsidR="00072F42" w:rsidDel="00BE0434">
          <w:rPr>
            <w:noProof/>
          </w:rPr>
          <w:fldChar w:fldCharType="end"/>
        </w:r>
        <w:r w:rsidDel="00BE0434">
          <w:delText xml:space="preserve"> </w:delText>
        </w:r>
        <w:r w:rsidRPr="007829BA" w:rsidDel="00BE0434">
          <w:delText>Sekvencijski dijagram za UC13 – DodavanjeDodatakaIzKošarice</w:delText>
        </w:r>
      </w:del>
    </w:p>
    <w:p w14:paraId="113E6CB3" w14:textId="77777777" w:rsidR="007E0D3E" w:rsidRDefault="007E0D3E" w:rsidP="00F576AA">
      <w:pPr>
        <w:rPr>
          <w:b/>
        </w:rPr>
      </w:pPr>
    </w:p>
    <w:p w14:paraId="488CDC16" w14:textId="3E7B367B" w:rsidR="00F576AA" w:rsidRPr="001C26C4" w:rsidRDefault="002C06DD" w:rsidP="00F576AA">
      <w:pPr>
        <w:rPr>
          <w:b/>
        </w:rPr>
      </w:pPr>
      <w:r w:rsidRPr="00F576AA">
        <w:rPr>
          <w:b/>
        </w:rPr>
        <w:t xml:space="preserve">Obrazac uporabe </w:t>
      </w:r>
      <w:r w:rsidR="00F576AA" w:rsidRPr="001C26C4">
        <w:rPr>
          <w:b/>
        </w:rPr>
        <w:t>UC1</w:t>
      </w:r>
      <w:del w:id="191" w:author="Jan Kelemen" w:date="2016-01-17T21:39:00Z">
        <w:r w:rsidR="00F576AA" w:rsidRPr="001C26C4" w:rsidDel="00BE0434">
          <w:rPr>
            <w:b/>
          </w:rPr>
          <w:delText>4</w:delText>
        </w:r>
      </w:del>
      <w:ins w:id="192" w:author="Jan Kelemen" w:date="2016-01-17T21:39:00Z">
        <w:r w:rsidR="00BE0434">
          <w:rPr>
            <w:b/>
          </w:rPr>
          <w:t>3</w:t>
        </w:r>
      </w:ins>
      <w:r w:rsidR="00F576AA" w:rsidRPr="001C26C4">
        <w:rPr>
          <w:b/>
        </w:rPr>
        <w:t xml:space="preserve">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17E5D930" w:rsidR="003B2C71" w:rsidRPr="003B2C71" w:rsidRDefault="00DD773E" w:rsidP="003B2C71">
      <w:pPr>
        <w:pStyle w:val="Caption"/>
        <w:jc w:val="center"/>
      </w:pPr>
      <w:bookmarkStart w:id="193" w:name="_Toc440831187"/>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13</w:t>
      </w:r>
      <w:r w:rsidR="00C40C52">
        <w:rPr>
          <w:noProof/>
        </w:rPr>
        <w:fldChar w:fldCharType="end"/>
      </w:r>
      <w:r>
        <w:t xml:space="preserve"> </w:t>
      </w:r>
      <w:r w:rsidRPr="00D21345">
        <w:t>Sekvencijski dijagram za UC1</w:t>
      </w:r>
      <w:ins w:id="194" w:author="Jan Kelemen" w:date="2016-01-17T21:40:00Z">
        <w:r w:rsidR="00BE0434">
          <w:t>3</w:t>
        </w:r>
      </w:ins>
      <w:del w:id="195" w:author="Jan Kelemen" w:date="2016-01-17T21:40:00Z">
        <w:r w:rsidRPr="00D21345" w:rsidDel="00BE0434">
          <w:delText>4</w:delText>
        </w:r>
      </w:del>
      <w:r w:rsidRPr="00D21345">
        <w:t xml:space="preserve"> – PromjenaKoličineIzKošarice</w:t>
      </w:r>
      <w:bookmarkEnd w:id="193"/>
      <w:r w:rsidR="003B2C71">
        <w:br w:type="page"/>
      </w:r>
    </w:p>
    <w:p w14:paraId="1E6ABF77" w14:textId="438BD98C" w:rsidR="00F576AA" w:rsidRPr="001C26C4" w:rsidRDefault="002C06DD" w:rsidP="00F576AA">
      <w:pPr>
        <w:rPr>
          <w:b/>
        </w:rPr>
      </w:pPr>
      <w:r w:rsidRPr="00F576AA">
        <w:rPr>
          <w:b/>
        </w:rPr>
        <w:lastRenderedPageBreak/>
        <w:t xml:space="preserve">Obrazac uporabe </w:t>
      </w:r>
      <w:r w:rsidR="00F576AA" w:rsidRPr="001C26C4">
        <w:rPr>
          <w:b/>
        </w:rPr>
        <w:t>UC1</w:t>
      </w:r>
      <w:del w:id="196" w:author="Jan Kelemen" w:date="2016-01-17T21:40:00Z">
        <w:r w:rsidR="00F576AA" w:rsidRPr="001C26C4" w:rsidDel="00BE0434">
          <w:rPr>
            <w:b/>
          </w:rPr>
          <w:delText>5</w:delText>
        </w:r>
      </w:del>
      <w:ins w:id="197" w:author="Jan Kelemen" w:date="2016-01-17T21:40:00Z">
        <w:r w:rsidR="00BE0434">
          <w:rPr>
            <w:b/>
          </w:rPr>
          <w:t>4</w:t>
        </w:r>
      </w:ins>
      <w:r w:rsidR="00F576AA" w:rsidRPr="001C26C4">
        <w:rPr>
          <w:b/>
        </w:rPr>
        <w:t xml:space="preserve">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20C17DA3"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D1D16E3" w:rsidR="007E0D3E" w:rsidRDefault="00DD773E" w:rsidP="00DD773E">
      <w:pPr>
        <w:pStyle w:val="Caption"/>
        <w:jc w:val="center"/>
      </w:pPr>
      <w:bookmarkStart w:id="198" w:name="_Toc440831188"/>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14</w:t>
      </w:r>
      <w:r w:rsidR="00C40C52">
        <w:rPr>
          <w:noProof/>
        </w:rPr>
        <w:fldChar w:fldCharType="end"/>
      </w:r>
      <w:r>
        <w:t xml:space="preserve"> </w:t>
      </w:r>
      <w:r w:rsidRPr="002C6DFB">
        <w:t>Sekvencijski dijagram za UC1</w:t>
      </w:r>
      <w:ins w:id="199" w:author="Jan Kelemen" w:date="2016-01-17T21:40:00Z">
        <w:r w:rsidR="00BE0434">
          <w:t>4</w:t>
        </w:r>
      </w:ins>
      <w:del w:id="200" w:author="Jan Kelemen" w:date="2016-01-17T21:40:00Z">
        <w:r w:rsidRPr="002C6DFB" w:rsidDel="00BE0434">
          <w:delText>5</w:delText>
        </w:r>
      </w:del>
      <w:r w:rsidRPr="002C6DFB">
        <w:t xml:space="preserve"> – PromijenaKoličineSaStraniceJela</w:t>
      </w:r>
      <w:bookmarkEnd w:id="198"/>
    </w:p>
    <w:p w14:paraId="34558EE6" w14:textId="77777777" w:rsidR="00DD773E" w:rsidRDefault="00DD773E" w:rsidP="00F576AA">
      <w:pPr>
        <w:rPr>
          <w:b/>
        </w:rPr>
      </w:pPr>
    </w:p>
    <w:p w14:paraId="4D5A7C13" w14:textId="1003E825" w:rsidR="00F576AA" w:rsidRPr="001C26C4" w:rsidRDefault="002C06DD" w:rsidP="00F576AA">
      <w:pPr>
        <w:rPr>
          <w:b/>
        </w:rPr>
      </w:pPr>
      <w:r w:rsidRPr="00F576AA">
        <w:rPr>
          <w:b/>
        </w:rPr>
        <w:t xml:space="preserve">Obrazac uporabe </w:t>
      </w:r>
      <w:r w:rsidR="00F576AA" w:rsidRPr="001C26C4">
        <w:rPr>
          <w:b/>
        </w:rPr>
        <w:t>UC1</w:t>
      </w:r>
      <w:ins w:id="201" w:author="Jan Kelemen" w:date="2016-01-17T21:40:00Z">
        <w:r w:rsidR="00BE0434">
          <w:rPr>
            <w:b/>
          </w:rPr>
          <w:t>5</w:t>
        </w:r>
      </w:ins>
      <w:del w:id="202" w:author="Jan Kelemen" w:date="2016-01-17T21:40:00Z">
        <w:r w:rsidR="00F576AA" w:rsidRPr="001C26C4" w:rsidDel="00BE0434">
          <w:rPr>
            <w:b/>
          </w:rPr>
          <w:delText>6</w:delText>
        </w:r>
      </w:del>
      <w:r w:rsidR="00F576AA" w:rsidRPr="001C26C4">
        <w:rPr>
          <w:b/>
        </w:rPr>
        <w:t xml:space="preserve">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00ED99A7" w:rsidR="007E0D3E" w:rsidRDefault="00DD773E" w:rsidP="00DD773E">
      <w:pPr>
        <w:pStyle w:val="Caption"/>
        <w:jc w:val="center"/>
      </w:pPr>
      <w:bookmarkStart w:id="203" w:name="_Toc440831189"/>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15</w:t>
      </w:r>
      <w:r w:rsidR="00C40C52">
        <w:rPr>
          <w:noProof/>
        </w:rPr>
        <w:fldChar w:fldCharType="end"/>
      </w:r>
      <w:r>
        <w:t xml:space="preserve"> </w:t>
      </w:r>
      <w:r w:rsidRPr="00606A6D">
        <w:t>Sekvencijski dijagram za UC1</w:t>
      </w:r>
      <w:ins w:id="204" w:author="Jan Kelemen" w:date="2016-01-17T21:40:00Z">
        <w:r w:rsidR="00BE0434">
          <w:t>5</w:t>
        </w:r>
      </w:ins>
      <w:del w:id="205" w:author="Jan Kelemen" w:date="2016-01-17T21:40:00Z">
        <w:r w:rsidRPr="00606A6D" w:rsidDel="00BE0434">
          <w:delText>6</w:delText>
        </w:r>
      </w:del>
      <w:r w:rsidRPr="00606A6D">
        <w:t xml:space="preserve"> – BrisanjeJelaIzKošarice</w:t>
      </w:r>
      <w:bookmarkEnd w:id="203"/>
    </w:p>
    <w:p w14:paraId="7FE05329" w14:textId="362C56B6"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w:t>
      </w:r>
      <w:ins w:id="206" w:author="Jan Kelemen" w:date="2016-01-17T21:40:00Z">
        <w:r w:rsidR="00BE0434">
          <w:rPr>
            <w:b/>
          </w:rPr>
          <w:t>6</w:t>
        </w:r>
      </w:ins>
      <w:del w:id="207" w:author="Jan Kelemen" w:date="2016-01-17T21:40:00Z">
        <w:r w:rsidR="00F576AA" w:rsidRPr="001C26C4" w:rsidDel="00BE0434">
          <w:rPr>
            <w:b/>
          </w:rPr>
          <w:delText>7</w:delText>
        </w:r>
      </w:del>
      <w:r w:rsidR="00F576AA" w:rsidRPr="001C26C4">
        <w:rPr>
          <w:b/>
        </w:rPr>
        <w:t xml:space="preserve">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C6FD458" w:rsidR="00B301DF" w:rsidRDefault="00DD773E" w:rsidP="00DD773E">
      <w:pPr>
        <w:pStyle w:val="Caption"/>
        <w:jc w:val="center"/>
      </w:pPr>
      <w:bookmarkStart w:id="208" w:name="_Toc440831190"/>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16</w:t>
      </w:r>
      <w:r w:rsidR="00C40C52">
        <w:rPr>
          <w:noProof/>
        </w:rPr>
        <w:fldChar w:fldCharType="end"/>
      </w:r>
      <w:r>
        <w:t xml:space="preserve"> </w:t>
      </w:r>
      <w:r w:rsidRPr="00194D7D">
        <w:t>Sekvencijski dijagram za UC1</w:t>
      </w:r>
      <w:del w:id="209" w:author="Jan Kelemen" w:date="2016-01-17T21:40:00Z">
        <w:r w:rsidRPr="00194D7D" w:rsidDel="00BE0434">
          <w:delText>7</w:delText>
        </w:r>
      </w:del>
      <w:ins w:id="210" w:author="Jan Kelemen" w:date="2016-01-17T21:40:00Z">
        <w:r w:rsidR="00BE0434">
          <w:t>6</w:t>
        </w:r>
      </w:ins>
      <w:r w:rsidRPr="00194D7D">
        <w:t xml:space="preserve"> – PotvrđivanjeNarudžbe</w:t>
      </w:r>
      <w:bookmarkEnd w:id="208"/>
    </w:p>
    <w:p w14:paraId="3AEDE907" w14:textId="77777777" w:rsidR="00922458" w:rsidRDefault="00922458" w:rsidP="00B301DF">
      <w:pPr>
        <w:spacing w:before="200"/>
        <w:rPr>
          <w:b/>
        </w:rPr>
      </w:pPr>
    </w:p>
    <w:p w14:paraId="40CBA962" w14:textId="23031072" w:rsidR="00F576AA" w:rsidRPr="001C26C4" w:rsidRDefault="002C06DD" w:rsidP="00B301DF">
      <w:pPr>
        <w:spacing w:before="200"/>
        <w:rPr>
          <w:b/>
        </w:rPr>
      </w:pPr>
      <w:r w:rsidRPr="00F576AA">
        <w:rPr>
          <w:b/>
        </w:rPr>
        <w:t xml:space="preserve">Obrazac uporabe </w:t>
      </w:r>
      <w:r w:rsidR="00F576AA" w:rsidRPr="001C26C4">
        <w:rPr>
          <w:b/>
        </w:rPr>
        <w:t>UC1</w:t>
      </w:r>
      <w:ins w:id="211" w:author="Jan Kelemen" w:date="2016-01-17T21:40:00Z">
        <w:r w:rsidR="00BE0434">
          <w:rPr>
            <w:b/>
          </w:rPr>
          <w:t>7</w:t>
        </w:r>
      </w:ins>
      <w:del w:id="212" w:author="Jan Kelemen" w:date="2016-01-17T21:40:00Z">
        <w:r w:rsidR="00F576AA" w:rsidRPr="001C26C4" w:rsidDel="00BE0434">
          <w:rPr>
            <w:b/>
          </w:rPr>
          <w:delText>8</w:delText>
        </w:r>
      </w:del>
      <w:r w:rsidR="00F576AA" w:rsidRPr="001C26C4">
        <w:rPr>
          <w:b/>
        </w:rPr>
        <w:t xml:space="preserve"> i UC1</w:t>
      </w:r>
      <w:ins w:id="213" w:author="Jan Kelemen" w:date="2016-01-17T21:40:00Z">
        <w:r w:rsidR="00BE0434">
          <w:rPr>
            <w:b/>
          </w:rPr>
          <w:t>8</w:t>
        </w:r>
      </w:ins>
      <w:del w:id="214" w:author="Jan Kelemen" w:date="2016-01-17T21:40:00Z">
        <w:r w:rsidR="00F576AA" w:rsidRPr="001C26C4" w:rsidDel="00BE0434">
          <w:rPr>
            <w:b/>
          </w:rPr>
          <w:delText>9</w:delText>
        </w:r>
      </w:del>
      <w:r w:rsidR="00F576AA" w:rsidRPr="001C26C4">
        <w:rPr>
          <w:b/>
        </w:rPr>
        <w:t xml:space="preserve">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0D9A43E9" w:rsidR="003B2C71" w:rsidRPr="003B2C71" w:rsidRDefault="00DD773E" w:rsidP="003B2C71">
      <w:pPr>
        <w:pStyle w:val="Caption"/>
        <w:jc w:val="center"/>
      </w:pPr>
      <w:bookmarkStart w:id="215" w:name="_Toc440831191"/>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17</w:t>
      </w:r>
      <w:r w:rsidR="00C40C52">
        <w:rPr>
          <w:noProof/>
        </w:rPr>
        <w:fldChar w:fldCharType="end"/>
      </w:r>
      <w:r>
        <w:t xml:space="preserve"> </w:t>
      </w:r>
      <w:r w:rsidRPr="00B10636">
        <w:t>Sekvencijski dijagram za UC1</w:t>
      </w:r>
      <w:del w:id="216" w:author="Jan Kelemen" w:date="2016-01-17T21:40:00Z">
        <w:r w:rsidRPr="00B10636" w:rsidDel="00BE0434">
          <w:delText>8</w:delText>
        </w:r>
      </w:del>
      <w:ins w:id="217" w:author="Jan Kelemen" w:date="2016-01-17T21:40:00Z">
        <w:r w:rsidR="00BE0434">
          <w:t>7</w:t>
        </w:r>
      </w:ins>
      <w:r w:rsidRPr="00B10636">
        <w:t xml:space="preserve"> i UC1</w:t>
      </w:r>
      <w:del w:id="218" w:author="Jan Kelemen" w:date="2016-01-17T21:41:00Z">
        <w:r w:rsidRPr="00B10636" w:rsidDel="00BE0434">
          <w:delText>9</w:delText>
        </w:r>
      </w:del>
      <w:ins w:id="219" w:author="Jan Kelemen" w:date="2016-01-17T21:41:00Z">
        <w:r w:rsidR="00BE0434">
          <w:t>8</w:t>
        </w:r>
      </w:ins>
      <w:r w:rsidRPr="00B10636">
        <w:t xml:space="preserve"> – UnosKomentara</w:t>
      </w:r>
      <w:bookmarkEnd w:id="215"/>
      <w:r w:rsidR="003B2C71">
        <w:br w:type="page"/>
      </w:r>
    </w:p>
    <w:p w14:paraId="462AD931" w14:textId="6326FFA1" w:rsidR="00F576AA" w:rsidRPr="001C26C4" w:rsidRDefault="002C06DD" w:rsidP="00F576AA">
      <w:pPr>
        <w:rPr>
          <w:b/>
        </w:rPr>
      </w:pPr>
      <w:r w:rsidRPr="00F576AA">
        <w:rPr>
          <w:b/>
        </w:rPr>
        <w:lastRenderedPageBreak/>
        <w:t xml:space="preserve">Obrazac uporabe </w:t>
      </w:r>
      <w:r w:rsidR="00F576AA" w:rsidRPr="001C26C4">
        <w:rPr>
          <w:b/>
        </w:rPr>
        <w:t>UC</w:t>
      </w:r>
      <w:ins w:id="220" w:author="Jan Kelemen" w:date="2016-01-17T21:41:00Z">
        <w:r w:rsidR="00BE0434">
          <w:rPr>
            <w:b/>
          </w:rPr>
          <w:t>19</w:t>
        </w:r>
      </w:ins>
      <w:del w:id="221" w:author="Jan Kelemen" w:date="2016-01-17T21:41:00Z">
        <w:r w:rsidR="00F576AA" w:rsidRPr="001C26C4" w:rsidDel="00BE0434">
          <w:rPr>
            <w:b/>
          </w:rPr>
          <w:delText>20</w:delText>
        </w:r>
      </w:del>
      <w:r w:rsidR="00F576AA" w:rsidRPr="001C26C4">
        <w:rPr>
          <w:b/>
        </w:rPr>
        <w:t xml:space="preserve">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6A29AC9C" w:rsidR="007E0D3E" w:rsidRDefault="00DD773E" w:rsidP="00DD773E">
      <w:pPr>
        <w:pStyle w:val="Caption"/>
        <w:jc w:val="center"/>
      </w:pPr>
      <w:bookmarkStart w:id="222" w:name="_Toc440831192"/>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18</w:t>
      </w:r>
      <w:r w:rsidR="00C40C52">
        <w:rPr>
          <w:noProof/>
        </w:rPr>
        <w:fldChar w:fldCharType="end"/>
      </w:r>
      <w:r>
        <w:t xml:space="preserve"> </w:t>
      </w:r>
      <w:r w:rsidRPr="0005130E">
        <w:t>Sekvencijski dijagram za UC</w:t>
      </w:r>
      <w:ins w:id="223" w:author="Jan Kelemen" w:date="2016-01-17T21:41:00Z">
        <w:r w:rsidR="00BE0434">
          <w:t>19</w:t>
        </w:r>
      </w:ins>
      <w:del w:id="224" w:author="Jan Kelemen" w:date="2016-01-17T21:41:00Z">
        <w:r w:rsidRPr="0005130E" w:rsidDel="00BE0434">
          <w:delText>20</w:delText>
        </w:r>
      </w:del>
      <w:r w:rsidRPr="0005130E">
        <w:t xml:space="preserve"> – PregledKontakata</w:t>
      </w:r>
      <w:bookmarkEnd w:id="222"/>
    </w:p>
    <w:p w14:paraId="3D5D249A" w14:textId="77777777" w:rsidR="00B301DF" w:rsidRDefault="00B301DF" w:rsidP="00F576AA"/>
    <w:p w14:paraId="08595027" w14:textId="5BCFD6CE" w:rsidR="00F576AA" w:rsidRPr="001C26C4" w:rsidRDefault="002C06DD" w:rsidP="00F576AA">
      <w:pPr>
        <w:rPr>
          <w:b/>
        </w:rPr>
      </w:pPr>
      <w:r w:rsidRPr="00F576AA">
        <w:rPr>
          <w:b/>
        </w:rPr>
        <w:t xml:space="preserve">Obrazac uporabe </w:t>
      </w:r>
      <w:r w:rsidR="00F576AA" w:rsidRPr="001C26C4">
        <w:rPr>
          <w:b/>
        </w:rPr>
        <w:t>UC</w:t>
      </w:r>
      <w:ins w:id="225" w:author="Jan Kelemen" w:date="2016-01-17T21:41:00Z">
        <w:r w:rsidR="00BE0434">
          <w:rPr>
            <w:b/>
          </w:rPr>
          <w:t>20</w:t>
        </w:r>
      </w:ins>
      <w:del w:id="226" w:author="Jan Kelemen" w:date="2016-01-17T21:41:00Z">
        <w:r w:rsidR="00F576AA" w:rsidRPr="001C26C4" w:rsidDel="00BE0434">
          <w:rPr>
            <w:b/>
          </w:rPr>
          <w:delText>21</w:delText>
        </w:r>
      </w:del>
      <w:r w:rsidR="00F576AA" w:rsidRPr="001C26C4">
        <w:rPr>
          <w:b/>
        </w:rPr>
        <w:t xml:space="preserve">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28F2D79B" w:rsidR="003B2C71" w:rsidRPr="003B2C71" w:rsidRDefault="00DD773E" w:rsidP="003B2C71">
      <w:pPr>
        <w:pStyle w:val="Caption"/>
        <w:jc w:val="center"/>
      </w:pPr>
      <w:bookmarkStart w:id="227" w:name="_Toc440831193"/>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19</w:t>
      </w:r>
      <w:r w:rsidR="00C40C52">
        <w:rPr>
          <w:noProof/>
        </w:rPr>
        <w:fldChar w:fldCharType="end"/>
      </w:r>
      <w:r>
        <w:t xml:space="preserve"> </w:t>
      </w:r>
      <w:r w:rsidRPr="006A6E71">
        <w:t>Sekvencijski dijagram za UC2</w:t>
      </w:r>
      <w:del w:id="228" w:author="Jan Kelemen" w:date="2016-01-17T21:41:00Z">
        <w:r w:rsidRPr="006A6E71" w:rsidDel="00BE0434">
          <w:delText>1</w:delText>
        </w:r>
      </w:del>
      <w:ins w:id="229" w:author="Jan Kelemen" w:date="2016-01-17T21:41:00Z">
        <w:r w:rsidR="00BE0434">
          <w:t>0</w:t>
        </w:r>
      </w:ins>
      <w:r w:rsidRPr="006A6E71">
        <w:t xml:space="preserve"> – PregledAdminStranice</w:t>
      </w:r>
      <w:bookmarkEnd w:id="227"/>
      <w:r w:rsidR="003B2C71">
        <w:br w:type="page"/>
      </w:r>
    </w:p>
    <w:p w14:paraId="07E1D31E" w14:textId="2A019CB0" w:rsidR="00F576AA" w:rsidRPr="001C26C4" w:rsidRDefault="002C06DD" w:rsidP="00F576AA">
      <w:pPr>
        <w:rPr>
          <w:b/>
        </w:rPr>
      </w:pPr>
      <w:r w:rsidRPr="00F576AA">
        <w:rPr>
          <w:b/>
        </w:rPr>
        <w:lastRenderedPageBreak/>
        <w:t xml:space="preserve">Obrazac uporabe </w:t>
      </w:r>
      <w:r w:rsidR="00F576AA" w:rsidRPr="001C26C4">
        <w:rPr>
          <w:b/>
        </w:rPr>
        <w:t>UC2</w:t>
      </w:r>
      <w:del w:id="230" w:author="Jan Kelemen" w:date="2016-01-17T21:41:00Z">
        <w:r w:rsidR="00F576AA" w:rsidRPr="001C26C4" w:rsidDel="00BE0434">
          <w:rPr>
            <w:b/>
          </w:rPr>
          <w:delText>2</w:delText>
        </w:r>
      </w:del>
      <w:ins w:id="231" w:author="Jan Kelemen" w:date="2016-01-17T21:41:00Z">
        <w:r w:rsidR="00BE0434">
          <w:rPr>
            <w:b/>
          </w:rPr>
          <w:t>1</w:t>
        </w:r>
      </w:ins>
      <w:r w:rsidR="00F576AA" w:rsidRPr="001C26C4">
        <w:rPr>
          <w:b/>
        </w:rPr>
        <w:t xml:space="preserve">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5564CD9C" w:rsidR="007E0D3E" w:rsidRDefault="00DD773E" w:rsidP="00DD773E">
      <w:pPr>
        <w:pStyle w:val="Caption"/>
        <w:jc w:val="center"/>
      </w:pPr>
      <w:bookmarkStart w:id="232" w:name="_Toc440831194"/>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20</w:t>
      </w:r>
      <w:r w:rsidR="00C40C52">
        <w:rPr>
          <w:noProof/>
        </w:rPr>
        <w:fldChar w:fldCharType="end"/>
      </w:r>
      <w:r>
        <w:t xml:space="preserve"> </w:t>
      </w:r>
      <w:r w:rsidRPr="0087153C">
        <w:t>Sekvencijski dijagram za UC2</w:t>
      </w:r>
      <w:del w:id="233" w:author="Jan Kelemen" w:date="2016-01-17T21:41:00Z">
        <w:r w:rsidRPr="0087153C" w:rsidDel="00BE0434">
          <w:delText>2</w:delText>
        </w:r>
      </w:del>
      <w:ins w:id="234" w:author="Jan Kelemen" w:date="2016-01-17T21:41:00Z">
        <w:r w:rsidR="00BE0434">
          <w:t>1</w:t>
        </w:r>
      </w:ins>
      <w:r w:rsidRPr="0087153C">
        <w:t xml:space="preserve"> – PregledNarudžbi</w:t>
      </w:r>
      <w:bookmarkEnd w:id="232"/>
    </w:p>
    <w:p w14:paraId="1A6BCA13" w14:textId="77777777" w:rsidR="00B301DF" w:rsidRDefault="00B301DF" w:rsidP="00F576AA"/>
    <w:p w14:paraId="0D540D24" w14:textId="1730B503" w:rsidR="00F576AA" w:rsidRPr="001C26C4" w:rsidRDefault="002C06DD" w:rsidP="00F576AA">
      <w:pPr>
        <w:rPr>
          <w:b/>
        </w:rPr>
      </w:pPr>
      <w:r w:rsidRPr="00F576AA">
        <w:rPr>
          <w:b/>
        </w:rPr>
        <w:t xml:space="preserve">Obrazac uporabe </w:t>
      </w:r>
      <w:r w:rsidR="00F576AA" w:rsidRPr="001C26C4">
        <w:rPr>
          <w:b/>
        </w:rPr>
        <w:t>UC2</w:t>
      </w:r>
      <w:ins w:id="235" w:author="Jan Kelemen" w:date="2016-01-17T21:41:00Z">
        <w:r w:rsidR="00BE0434">
          <w:rPr>
            <w:b/>
          </w:rPr>
          <w:t>2</w:t>
        </w:r>
      </w:ins>
      <w:del w:id="236" w:author="Jan Kelemen" w:date="2016-01-17T21:41:00Z">
        <w:r w:rsidR="00F576AA" w:rsidRPr="001C26C4" w:rsidDel="00BE0434">
          <w:rPr>
            <w:b/>
          </w:rPr>
          <w:delText>3</w:delText>
        </w:r>
      </w:del>
      <w:r w:rsidR="00F576AA" w:rsidRPr="001C26C4">
        <w:rPr>
          <w:b/>
        </w:rPr>
        <w:t xml:space="preserve">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429CF7AD" w:rsidR="003B2C71" w:rsidRPr="003B2C71" w:rsidRDefault="00DD773E" w:rsidP="003B2C71">
      <w:pPr>
        <w:pStyle w:val="Caption"/>
        <w:jc w:val="center"/>
      </w:pPr>
      <w:bookmarkStart w:id="237" w:name="_Toc440831195"/>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21</w:t>
      </w:r>
      <w:r w:rsidR="00C40C52">
        <w:rPr>
          <w:noProof/>
        </w:rPr>
        <w:fldChar w:fldCharType="end"/>
      </w:r>
      <w:r>
        <w:t xml:space="preserve"> </w:t>
      </w:r>
      <w:r w:rsidRPr="00BD4FBE">
        <w:t>Sekvencijski dijagram za UC2</w:t>
      </w:r>
      <w:ins w:id="238" w:author="Jan Kelemen" w:date="2016-01-17T21:41:00Z">
        <w:r w:rsidR="00BE0434">
          <w:t>2</w:t>
        </w:r>
      </w:ins>
      <w:del w:id="239" w:author="Jan Kelemen" w:date="2016-01-17T21:41:00Z">
        <w:r w:rsidRPr="00BD4FBE" w:rsidDel="00BE0434">
          <w:delText>3</w:delText>
        </w:r>
      </w:del>
      <w:r w:rsidRPr="00BD4FBE">
        <w:t xml:space="preserve"> – PotvrdaZaprimljeneNarudžbe</w:t>
      </w:r>
      <w:bookmarkEnd w:id="237"/>
      <w:r w:rsidR="003B2C71">
        <w:br w:type="page"/>
      </w:r>
    </w:p>
    <w:p w14:paraId="01598F00" w14:textId="1AD67B8C" w:rsidR="00F576AA" w:rsidRPr="001C26C4" w:rsidRDefault="00F576AA" w:rsidP="00F576AA">
      <w:pPr>
        <w:rPr>
          <w:b/>
        </w:rPr>
      </w:pPr>
      <w:r w:rsidRPr="001C26C4">
        <w:rPr>
          <w:b/>
        </w:rPr>
        <w:lastRenderedPageBreak/>
        <w:t>Obrazac uporabe UC2</w:t>
      </w:r>
      <w:ins w:id="240" w:author="Jan Kelemen" w:date="2016-01-17T21:41:00Z">
        <w:r w:rsidR="00BE0434">
          <w:rPr>
            <w:b/>
          </w:rPr>
          <w:t>3</w:t>
        </w:r>
      </w:ins>
      <w:del w:id="241" w:author="Jan Kelemen" w:date="2016-01-17T21:41:00Z">
        <w:r w:rsidRPr="001C26C4" w:rsidDel="00BE0434">
          <w:rPr>
            <w:b/>
          </w:rPr>
          <w:delText>4</w:delText>
        </w:r>
      </w:del>
      <w:r w:rsidRPr="001C26C4">
        <w:rPr>
          <w:b/>
        </w:rPr>
        <w:t xml:space="preserve">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25C16507" w:rsidR="007E0D3E" w:rsidRDefault="00DD773E" w:rsidP="00DD773E">
      <w:pPr>
        <w:pStyle w:val="Caption"/>
        <w:jc w:val="center"/>
      </w:pPr>
      <w:bookmarkStart w:id="242" w:name="_Toc440831196"/>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22</w:t>
      </w:r>
      <w:r w:rsidR="00C40C52">
        <w:rPr>
          <w:noProof/>
        </w:rPr>
        <w:fldChar w:fldCharType="end"/>
      </w:r>
      <w:r>
        <w:t xml:space="preserve"> </w:t>
      </w:r>
      <w:r w:rsidRPr="003B2D01">
        <w:t>Sekvencijski dijagram za UC2</w:t>
      </w:r>
      <w:del w:id="243" w:author="Jan Kelemen" w:date="2016-01-17T21:41:00Z">
        <w:r w:rsidRPr="003B2D01" w:rsidDel="00BE0434">
          <w:delText>4</w:delText>
        </w:r>
      </w:del>
      <w:ins w:id="244" w:author="Jan Kelemen" w:date="2016-01-17T21:41:00Z">
        <w:r w:rsidR="00BE0434">
          <w:t>3</w:t>
        </w:r>
      </w:ins>
      <w:r w:rsidRPr="003B2D01">
        <w:t xml:space="preserve"> – OdbijanjeNarudžbe</w:t>
      </w:r>
      <w:bookmarkEnd w:id="242"/>
    </w:p>
    <w:p w14:paraId="48FB1273" w14:textId="77777777" w:rsidR="00922458" w:rsidRDefault="00922458" w:rsidP="00DD773E">
      <w:pPr>
        <w:spacing w:before="120"/>
        <w:rPr>
          <w:b/>
        </w:rPr>
      </w:pPr>
    </w:p>
    <w:p w14:paraId="7575DFDD" w14:textId="461D0321" w:rsidR="00F576AA" w:rsidRPr="001C26C4" w:rsidRDefault="00F576AA" w:rsidP="00DD773E">
      <w:pPr>
        <w:spacing w:before="120"/>
        <w:rPr>
          <w:b/>
        </w:rPr>
      </w:pPr>
      <w:r w:rsidRPr="001C26C4">
        <w:rPr>
          <w:b/>
        </w:rPr>
        <w:t>Obrazac uporabe UC2</w:t>
      </w:r>
      <w:del w:id="245" w:author="Jan Kelemen" w:date="2016-01-17T21:41:00Z">
        <w:r w:rsidRPr="001C26C4" w:rsidDel="00BE0434">
          <w:rPr>
            <w:b/>
          </w:rPr>
          <w:delText>5</w:delText>
        </w:r>
      </w:del>
      <w:ins w:id="246" w:author="Jan Kelemen" w:date="2016-01-17T21:41:00Z">
        <w:r w:rsidR="00BE0434">
          <w:rPr>
            <w:b/>
          </w:rPr>
          <w:t>4</w:t>
        </w:r>
      </w:ins>
      <w:r w:rsidRPr="001C26C4">
        <w:rPr>
          <w:b/>
        </w:rPr>
        <w:t xml:space="preserve">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620DD69D" w:rsidR="00DD773E" w:rsidRDefault="00DD773E" w:rsidP="00DD773E">
      <w:pPr>
        <w:pStyle w:val="Caption"/>
        <w:jc w:val="center"/>
        <w:rPr>
          <w:b w:val="0"/>
          <w:bCs w:val="0"/>
        </w:rPr>
      </w:pPr>
      <w:bookmarkStart w:id="247" w:name="_Toc440831197"/>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23</w:t>
      </w:r>
      <w:r w:rsidR="00C40C52">
        <w:rPr>
          <w:noProof/>
        </w:rPr>
        <w:fldChar w:fldCharType="end"/>
      </w:r>
      <w:r>
        <w:t xml:space="preserve"> </w:t>
      </w:r>
      <w:r w:rsidRPr="00902DE8">
        <w:t>Sekvencijski dijagram za UC2</w:t>
      </w:r>
      <w:ins w:id="248" w:author="Jan Kelemen" w:date="2016-01-17T21:41:00Z">
        <w:r w:rsidR="00BE0434">
          <w:t>4</w:t>
        </w:r>
      </w:ins>
      <w:del w:id="249" w:author="Jan Kelemen" w:date="2016-01-17T21:41:00Z">
        <w:r w:rsidRPr="00902DE8" w:rsidDel="00BE0434">
          <w:delText>5</w:delText>
        </w:r>
      </w:del>
      <w:r w:rsidRPr="00902DE8">
        <w:t xml:space="preserve"> – DodajJelo</w:t>
      </w:r>
      <w:bookmarkEnd w:id="247"/>
      <w:r>
        <w:br w:type="page"/>
      </w:r>
    </w:p>
    <w:p w14:paraId="55A449EA" w14:textId="47EF25C4" w:rsidR="00F576AA" w:rsidRPr="001C26C4" w:rsidRDefault="00F576AA" w:rsidP="00F576AA">
      <w:pPr>
        <w:rPr>
          <w:b/>
        </w:rPr>
      </w:pPr>
      <w:r w:rsidRPr="001C26C4">
        <w:rPr>
          <w:b/>
        </w:rPr>
        <w:lastRenderedPageBreak/>
        <w:t>Obrazac uporabe UC2</w:t>
      </w:r>
      <w:ins w:id="250" w:author="Jan Kelemen" w:date="2016-01-17T21:42:00Z">
        <w:r w:rsidR="00BE0434">
          <w:rPr>
            <w:b/>
          </w:rPr>
          <w:t>5</w:t>
        </w:r>
      </w:ins>
      <w:del w:id="251" w:author="Jan Kelemen" w:date="2016-01-17T21:42:00Z">
        <w:r w:rsidRPr="001C26C4" w:rsidDel="00BE0434">
          <w:rPr>
            <w:b/>
          </w:rPr>
          <w:delText>6</w:delText>
        </w:r>
      </w:del>
      <w:r w:rsidRPr="001C26C4">
        <w:rPr>
          <w:b/>
        </w:rPr>
        <w:t xml:space="preserve">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3C88BD26" w:rsidR="007E0D3E" w:rsidRDefault="00DD773E" w:rsidP="00DD773E">
      <w:pPr>
        <w:pStyle w:val="Caption"/>
        <w:jc w:val="center"/>
      </w:pPr>
      <w:bookmarkStart w:id="252" w:name="_Toc440831198"/>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24</w:t>
      </w:r>
      <w:r w:rsidR="00C40C52">
        <w:rPr>
          <w:noProof/>
        </w:rPr>
        <w:fldChar w:fldCharType="end"/>
      </w:r>
      <w:r>
        <w:t xml:space="preserve"> </w:t>
      </w:r>
      <w:r w:rsidRPr="00A06B3C">
        <w:t>Sekvencijski dijagram za UC2</w:t>
      </w:r>
      <w:ins w:id="253" w:author="Jan Kelemen" w:date="2016-01-17T21:42:00Z">
        <w:r w:rsidR="00BE0434">
          <w:t>5</w:t>
        </w:r>
      </w:ins>
      <w:del w:id="254" w:author="Jan Kelemen" w:date="2016-01-17T21:42:00Z">
        <w:r w:rsidRPr="00A06B3C" w:rsidDel="00BE0434">
          <w:delText>6</w:delText>
        </w:r>
      </w:del>
      <w:r w:rsidRPr="00A06B3C">
        <w:t xml:space="preserve"> – UrediJelo</w:t>
      </w:r>
      <w:bookmarkEnd w:id="252"/>
    </w:p>
    <w:p w14:paraId="5F125128" w14:textId="64CD38B0" w:rsidR="00F576AA" w:rsidRPr="001C26C4" w:rsidRDefault="00F576AA" w:rsidP="00B301DF">
      <w:pPr>
        <w:spacing w:before="240"/>
        <w:rPr>
          <w:b/>
        </w:rPr>
      </w:pPr>
      <w:r w:rsidRPr="001C26C4">
        <w:rPr>
          <w:b/>
        </w:rPr>
        <w:t>Obrazac uporabe UC2</w:t>
      </w:r>
      <w:ins w:id="255" w:author="Jan Kelemen" w:date="2016-01-17T21:42:00Z">
        <w:r w:rsidR="00BE0434">
          <w:rPr>
            <w:b/>
          </w:rPr>
          <w:t>6</w:t>
        </w:r>
      </w:ins>
      <w:del w:id="256" w:author="Jan Kelemen" w:date="2016-01-17T21:42:00Z">
        <w:r w:rsidRPr="001C26C4" w:rsidDel="00BE0434">
          <w:rPr>
            <w:b/>
          </w:rPr>
          <w:delText>7</w:delText>
        </w:r>
      </w:del>
      <w:r w:rsidRPr="001C26C4">
        <w:rPr>
          <w:b/>
        </w:rPr>
        <w:t xml:space="preserve">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3DC60985" w:rsidR="003B2C71" w:rsidRPr="003B2C71" w:rsidRDefault="00DD773E" w:rsidP="003B2C71">
      <w:pPr>
        <w:pStyle w:val="Caption"/>
        <w:jc w:val="center"/>
      </w:pPr>
      <w:bookmarkStart w:id="257" w:name="_Toc440831199"/>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25</w:t>
      </w:r>
      <w:r w:rsidR="00C40C52">
        <w:rPr>
          <w:noProof/>
        </w:rPr>
        <w:fldChar w:fldCharType="end"/>
      </w:r>
      <w:r>
        <w:t xml:space="preserve"> </w:t>
      </w:r>
      <w:r w:rsidRPr="00ED426B">
        <w:t>Sekvencijski dijagram za UC2</w:t>
      </w:r>
      <w:del w:id="258" w:author="Jan Kelemen" w:date="2016-01-17T21:42:00Z">
        <w:r w:rsidRPr="00ED426B" w:rsidDel="00BE0434">
          <w:delText>7</w:delText>
        </w:r>
      </w:del>
      <w:ins w:id="259" w:author="Jan Kelemen" w:date="2016-01-17T21:42:00Z">
        <w:r w:rsidR="00BE0434">
          <w:t>6</w:t>
        </w:r>
      </w:ins>
      <w:r w:rsidRPr="00ED426B">
        <w:t xml:space="preserve"> – ObrišiJelo</w:t>
      </w:r>
      <w:bookmarkEnd w:id="257"/>
      <w:r w:rsidR="003B2C71">
        <w:br w:type="page"/>
      </w:r>
    </w:p>
    <w:p w14:paraId="079B069B" w14:textId="41181A55" w:rsidR="00F576AA" w:rsidRPr="001C26C4" w:rsidRDefault="00F576AA" w:rsidP="00F576AA">
      <w:pPr>
        <w:rPr>
          <w:b/>
        </w:rPr>
      </w:pPr>
      <w:r w:rsidRPr="001C26C4">
        <w:rPr>
          <w:b/>
        </w:rPr>
        <w:lastRenderedPageBreak/>
        <w:t>Obrazac uporabe UC2</w:t>
      </w:r>
      <w:del w:id="260" w:author="Jan Kelemen" w:date="2016-01-17T21:42:00Z">
        <w:r w:rsidRPr="001C26C4" w:rsidDel="00BE0434">
          <w:rPr>
            <w:b/>
          </w:rPr>
          <w:delText>8</w:delText>
        </w:r>
      </w:del>
      <w:ins w:id="261" w:author="Jan Kelemen" w:date="2016-01-17T21:42:00Z">
        <w:r w:rsidR="00BE0434">
          <w:rPr>
            <w:b/>
          </w:rPr>
          <w:t>7</w:t>
        </w:r>
      </w:ins>
      <w:r w:rsidRPr="001C26C4">
        <w:rPr>
          <w:b/>
        </w:rPr>
        <w:t xml:space="preserve">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54B6FAC8" w:rsidR="007E0D3E" w:rsidRDefault="00DD773E" w:rsidP="00DD773E">
      <w:pPr>
        <w:pStyle w:val="Caption"/>
        <w:jc w:val="center"/>
      </w:pPr>
      <w:bookmarkStart w:id="262" w:name="_Toc440831200"/>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26</w:t>
      </w:r>
      <w:r w:rsidR="00C40C52">
        <w:rPr>
          <w:noProof/>
        </w:rPr>
        <w:fldChar w:fldCharType="end"/>
      </w:r>
      <w:r>
        <w:t xml:space="preserve"> </w:t>
      </w:r>
      <w:r w:rsidRPr="002166D1">
        <w:t>Sekvencijski dijagram za UC2</w:t>
      </w:r>
      <w:ins w:id="263" w:author="Jan Kelemen" w:date="2016-01-17T21:42:00Z">
        <w:r w:rsidR="00BE0434">
          <w:t>7</w:t>
        </w:r>
      </w:ins>
      <w:del w:id="264" w:author="Jan Kelemen" w:date="2016-01-17T21:42:00Z">
        <w:r w:rsidRPr="002166D1" w:rsidDel="00BE0434">
          <w:delText>8</w:delText>
        </w:r>
      </w:del>
      <w:r w:rsidRPr="002166D1">
        <w:t xml:space="preserve"> – DodajKategoriju</w:t>
      </w:r>
      <w:bookmarkEnd w:id="262"/>
    </w:p>
    <w:p w14:paraId="12C7927C" w14:textId="0ABFA493" w:rsidR="00F576AA" w:rsidRPr="001C26C4" w:rsidRDefault="00F576AA" w:rsidP="00B301DF">
      <w:pPr>
        <w:spacing w:before="240"/>
        <w:rPr>
          <w:b/>
        </w:rPr>
      </w:pPr>
      <w:r w:rsidRPr="001C26C4">
        <w:rPr>
          <w:b/>
        </w:rPr>
        <w:t>Obrazac uporabe UC2</w:t>
      </w:r>
      <w:ins w:id="265" w:author="Jan Kelemen" w:date="2016-01-17T21:42:00Z">
        <w:r w:rsidR="00BE0434">
          <w:rPr>
            <w:b/>
          </w:rPr>
          <w:t>8</w:t>
        </w:r>
      </w:ins>
      <w:del w:id="266" w:author="Jan Kelemen" w:date="2016-01-17T21:42:00Z">
        <w:r w:rsidRPr="001C26C4" w:rsidDel="00BE0434">
          <w:rPr>
            <w:b/>
          </w:rPr>
          <w:delText>9</w:delText>
        </w:r>
      </w:del>
      <w:r w:rsidRPr="001C26C4">
        <w:rPr>
          <w:b/>
        </w:rPr>
        <w:t xml:space="preserve">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75194DAD" w:rsidR="006F6C23" w:rsidRDefault="00DD773E" w:rsidP="006F6C23">
      <w:pPr>
        <w:pStyle w:val="Caption"/>
        <w:jc w:val="center"/>
        <w:rPr>
          <w:b w:val="0"/>
          <w:bCs w:val="0"/>
        </w:rPr>
      </w:pPr>
      <w:bookmarkStart w:id="267" w:name="_Toc440831201"/>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27</w:t>
      </w:r>
      <w:r w:rsidR="00C40C52">
        <w:rPr>
          <w:noProof/>
        </w:rPr>
        <w:fldChar w:fldCharType="end"/>
      </w:r>
      <w:r>
        <w:t xml:space="preserve"> </w:t>
      </w:r>
      <w:r w:rsidRPr="00A26EF1">
        <w:t>Sekvencijski dijagram za UC2</w:t>
      </w:r>
      <w:ins w:id="268" w:author="Jan Kelemen" w:date="2016-01-17T21:42:00Z">
        <w:r w:rsidR="00BE0434">
          <w:t>8</w:t>
        </w:r>
      </w:ins>
      <w:del w:id="269" w:author="Jan Kelemen" w:date="2016-01-17T21:42:00Z">
        <w:r w:rsidRPr="00A26EF1" w:rsidDel="00BE0434">
          <w:delText>9</w:delText>
        </w:r>
      </w:del>
      <w:r w:rsidRPr="00A26EF1">
        <w:t xml:space="preserve"> – ObrišiKategoriju</w:t>
      </w:r>
      <w:bookmarkEnd w:id="267"/>
      <w:r w:rsidR="006F6C23">
        <w:br w:type="page"/>
      </w:r>
    </w:p>
    <w:p w14:paraId="762E50B4" w14:textId="66C5E17A" w:rsidR="00F576AA" w:rsidRPr="001C26C4" w:rsidRDefault="00F576AA" w:rsidP="00F576AA">
      <w:pPr>
        <w:rPr>
          <w:b/>
        </w:rPr>
      </w:pPr>
      <w:r w:rsidRPr="001C26C4">
        <w:rPr>
          <w:b/>
        </w:rPr>
        <w:lastRenderedPageBreak/>
        <w:t>Obrazac uporabe UC</w:t>
      </w:r>
      <w:ins w:id="270" w:author="Jan Kelemen" w:date="2016-01-17T21:42:00Z">
        <w:r w:rsidR="00BE0434">
          <w:rPr>
            <w:b/>
          </w:rPr>
          <w:t>29</w:t>
        </w:r>
      </w:ins>
      <w:del w:id="271" w:author="Jan Kelemen" w:date="2016-01-17T21:42:00Z">
        <w:r w:rsidRPr="001C26C4" w:rsidDel="00BE0434">
          <w:rPr>
            <w:b/>
          </w:rPr>
          <w:delText>30</w:delText>
        </w:r>
      </w:del>
      <w:r w:rsidRPr="001C26C4">
        <w:rPr>
          <w:b/>
        </w:rPr>
        <w:t xml:space="preserve">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5067FA6F" w:rsidR="007E0D3E" w:rsidRDefault="00DD773E" w:rsidP="00DD773E">
      <w:pPr>
        <w:pStyle w:val="Caption"/>
        <w:jc w:val="center"/>
      </w:pPr>
      <w:bookmarkStart w:id="272" w:name="_Toc440831202"/>
      <w:r>
        <w:t xml:space="preserve">Slika </w:t>
      </w:r>
      <w:r w:rsidR="00C40C52">
        <w:fldChar w:fldCharType="begin"/>
      </w:r>
      <w:r w:rsidR="00C40C52">
        <w:instrText xml:space="preserve"> STYLEREF 2 \s </w:instrText>
      </w:r>
      <w:r w:rsidR="00C40C52">
        <w:fldChar w:fldCharType="separate"/>
      </w:r>
      <w:r w:rsidR="001E5B16">
        <w:rPr>
          <w:noProof/>
        </w:rPr>
        <w:t>4.3</w:t>
      </w:r>
      <w:r w:rsidR="00C40C52">
        <w:rPr>
          <w:noProof/>
        </w:rPr>
        <w:fldChar w:fldCharType="end"/>
      </w:r>
      <w:r>
        <w:t>.</w:t>
      </w:r>
      <w:r w:rsidR="00C40C52">
        <w:fldChar w:fldCharType="begin"/>
      </w:r>
      <w:r w:rsidR="00C40C52">
        <w:instrText xml:space="preserve"> SEQ Slika \* ARABIC \s 2 </w:instrText>
      </w:r>
      <w:r w:rsidR="00C40C52">
        <w:fldChar w:fldCharType="separate"/>
      </w:r>
      <w:r w:rsidR="001E5B16">
        <w:rPr>
          <w:noProof/>
        </w:rPr>
        <w:t>28</w:t>
      </w:r>
      <w:r w:rsidR="00C40C52">
        <w:rPr>
          <w:noProof/>
        </w:rPr>
        <w:fldChar w:fldCharType="end"/>
      </w:r>
      <w:r>
        <w:t xml:space="preserve"> </w:t>
      </w:r>
      <w:r w:rsidRPr="00786E31">
        <w:t>Sekvencijski dijagram za UC</w:t>
      </w:r>
      <w:ins w:id="273" w:author="Jan Kelemen" w:date="2016-01-17T21:42:00Z">
        <w:r w:rsidR="00BE0434">
          <w:t>29</w:t>
        </w:r>
      </w:ins>
      <w:del w:id="274" w:author="Jan Kelemen" w:date="2016-01-17T21:42:00Z">
        <w:r w:rsidRPr="00786E31" w:rsidDel="00BE0434">
          <w:delText>30</w:delText>
        </w:r>
      </w:del>
      <w:r w:rsidRPr="00786E31">
        <w:t xml:space="preserve"> – AnalizaNarudžbi</w:t>
      </w:r>
      <w:bookmarkEnd w:id="272"/>
    </w:p>
    <w:p w14:paraId="58CCEE6A" w14:textId="599B436A" w:rsidR="00F576AA" w:rsidRPr="001C26C4" w:rsidRDefault="00F576AA" w:rsidP="00B301DF">
      <w:pPr>
        <w:spacing w:before="240"/>
        <w:rPr>
          <w:b/>
        </w:rPr>
      </w:pPr>
      <w:r w:rsidRPr="001C26C4">
        <w:rPr>
          <w:b/>
        </w:rPr>
        <w:t>Obrazac uporabe UC3</w:t>
      </w:r>
      <w:ins w:id="275" w:author="Jan Kelemen" w:date="2016-01-17T21:42:00Z">
        <w:r w:rsidR="00182782">
          <w:rPr>
            <w:b/>
          </w:rPr>
          <w:t>0</w:t>
        </w:r>
      </w:ins>
      <w:del w:id="276" w:author="Jan Kelemen" w:date="2016-01-17T21:42:00Z">
        <w:r w:rsidRPr="001C26C4" w:rsidDel="00182782">
          <w:rPr>
            <w:b/>
          </w:rPr>
          <w:delText>1</w:delText>
        </w:r>
      </w:del>
      <w:r w:rsidRPr="001C26C4">
        <w:rPr>
          <w:b/>
        </w:rPr>
        <w:t xml:space="preserve">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33FF2DFB" w14:textId="14C8B81C" w:rsidR="007E0D3E" w:rsidDel="00CA5BE5" w:rsidRDefault="00DD773E">
      <w:pPr>
        <w:pStyle w:val="Caption"/>
        <w:jc w:val="center"/>
        <w:rPr>
          <w:del w:id="277" w:author="Jan Kelemen" w:date="2016-01-17T21:43:00Z"/>
        </w:rPr>
      </w:pPr>
      <w:bookmarkStart w:id="278" w:name="_Toc440831203"/>
      <w:r>
        <w:t xml:space="preserve">Slika </w:t>
      </w:r>
      <w:r w:rsidR="002E33A3">
        <w:fldChar w:fldCharType="begin"/>
      </w:r>
      <w:r w:rsidR="002E33A3" w:rsidRPr="00CA5BE5">
        <w:rPr>
          <w:b w:val="0"/>
          <w:bCs w:val="0"/>
        </w:rPr>
        <w:instrText xml:space="preserve"> STYLEREF 2 \s </w:instrText>
      </w:r>
      <w:r w:rsidR="002E33A3">
        <w:fldChar w:fldCharType="separate"/>
      </w:r>
      <w:r w:rsidR="001E5B16">
        <w:t>4.3</w:t>
      </w:r>
      <w:r w:rsidR="002E33A3">
        <w:fldChar w:fldCharType="end"/>
      </w:r>
      <w:r>
        <w:t>.</w:t>
      </w:r>
      <w:r w:rsidR="002E33A3">
        <w:fldChar w:fldCharType="begin"/>
      </w:r>
      <w:r w:rsidR="002E33A3" w:rsidRPr="00CA5BE5">
        <w:rPr>
          <w:b w:val="0"/>
          <w:bCs w:val="0"/>
        </w:rPr>
        <w:instrText xml:space="preserve"> SEQ Slika \* ARABIC \s 2 </w:instrText>
      </w:r>
      <w:r w:rsidR="002E33A3">
        <w:fldChar w:fldCharType="separate"/>
      </w:r>
      <w:r w:rsidR="001E5B16">
        <w:t>29</w:t>
      </w:r>
      <w:r w:rsidR="002E33A3">
        <w:fldChar w:fldCharType="end"/>
      </w:r>
      <w:r>
        <w:t xml:space="preserve"> </w:t>
      </w:r>
      <w:r w:rsidRPr="0032271E">
        <w:t>Sekvencijski dijagram za UC</w:t>
      </w:r>
      <w:ins w:id="279" w:author="Jan Kelemen" w:date="2016-01-17T21:56:00Z">
        <w:r w:rsidR="00352BCF">
          <w:t>30</w:t>
        </w:r>
      </w:ins>
      <w:del w:id="280" w:author="Jan Kelemen" w:date="2016-01-17T21:56:00Z">
        <w:r w:rsidRPr="0032271E" w:rsidDel="00352BCF">
          <w:delText>31</w:delText>
        </w:r>
      </w:del>
      <w:r w:rsidRPr="0032271E">
        <w:t xml:space="preserve"> – PromjenaPodatakaZaRestoran</w:t>
      </w:r>
      <w:bookmarkEnd w:id="278"/>
    </w:p>
    <w:p w14:paraId="5B05607B" w14:textId="77777777" w:rsidR="00CA5BE5" w:rsidRPr="00CA5BE5" w:rsidRDefault="00CA5BE5">
      <w:pPr>
        <w:pStyle w:val="Caption"/>
        <w:jc w:val="center"/>
        <w:rPr>
          <w:ins w:id="281" w:author="Tin Trčak" w:date="2016-01-18T08:44:00Z"/>
        </w:rPr>
      </w:pPr>
    </w:p>
    <w:p w14:paraId="7413942F" w14:textId="08DCDA04" w:rsidR="00CA5BE5" w:rsidRPr="001C26C4" w:rsidRDefault="00CA5BE5" w:rsidP="00CA5BE5">
      <w:pPr>
        <w:rPr>
          <w:ins w:id="282" w:author="Tin Trčak" w:date="2016-01-18T08:44:00Z"/>
          <w:b/>
        </w:rPr>
      </w:pPr>
      <w:ins w:id="283" w:author="Tin Trčak" w:date="2016-01-18T08:44:00Z">
        <w:r>
          <w:rPr>
            <w:b/>
          </w:rPr>
          <w:lastRenderedPageBreak/>
          <w:t>Obrazac uporabe UC31</w:t>
        </w:r>
        <w:r w:rsidRPr="001C26C4">
          <w:rPr>
            <w:b/>
          </w:rPr>
          <w:t xml:space="preserve"> – SnimanjeNarudžbe</w:t>
        </w:r>
      </w:ins>
    </w:p>
    <w:p w14:paraId="2E28BB1F" w14:textId="77777777" w:rsidR="00CA5BE5" w:rsidRPr="00643920" w:rsidRDefault="00CA5BE5" w:rsidP="00CA5BE5">
      <w:pPr>
        <w:ind w:firstLine="708"/>
        <w:rPr>
          <w:ins w:id="284" w:author="Tin Trčak" w:date="2016-01-18T08:44:00Z"/>
        </w:rPr>
      </w:pPr>
      <w:ins w:id="285" w:author="Tin Trčak" w:date="2016-01-18T08:44:00Z">
        <w:r w:rsidRPr="00643920">
          <w:t>Djelatnik odabere narudžbu koju želi snimiti, te pritisne gumb „Snimanje narudžbe“. Podaci odabrane narudžbe se spremanju u izlaznu datoteku na djelatnikovo računalo.</w:t>
        </w:r>
      </w:ins>
    </w:p>
    <w:p w14:paraId="6B9F6B67" w14:textId="77777777" w:rsidR="00CA5BE5" w:rsidRDefault="00CA5BE5" w:rsidP="00CA5BE5">
      <w:pPr>
        <w:keepNext/>
        <w:jc w:val="center"/>
        <w:rPr>
          <w:ins w:id="286" w:author="Tin Trčak" w:date="2016-01-18T08:44:00Z"/>
        </w:rPr>
      </w:pPr>
      <w:ins w:id="287" w:author="Tin Trčak" w:date="2016-01-18T08:44:00Z">
        <w:r>
          <w:rPr>
            <w:noProof/>
            <w:lang w:eastAsia="hr-HR"/>
          </w:rPr>
          <w:drawing>
            <wp:inline distT="0" distB="0" distL="0" distR="0" wp14:anchorId="2FCA4D60" wp14:editId="7F072A8C">
              <wp:extent cx="3843939" cy="3065149"/>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9"/>
                      </a:xfrm>
                      <a:prstGeom prst="rect">
                        <a:avLst/>
                      </a:prstGeom>
                    </pic:spPr>
                  </pic:pic>
                </a:graphicData>
              </a:graphic>
            </wp:inline>
          </w:drawing>
        </w:r>
      </w:ins>
    </w:p>
    <w:p w14:paraId="5DE831C5" w14:textId="0ECBF77A" w:rsidR="00CA5BE5" w:rsidRDefault="00CA5BE5" w:rsidP="00CA5BE5">
      <w:pPr>
        <w:pStyle w:val="Caption"/>
        <w:jc w:val="center"/>
        <w:rPr>
          <w:ins w:id="288" w:author="Tin Trčak" w:date="2016-01-18T08:44:00Z"/>
        </w:rPr>
      </w:pPr>
      <w:bookmarkStart w:id="289" w:name="_Toc435804006"/>
      <w:ins w:id="290" w:author="Tin Trčak" w:date="2016-01-18T08:44:00Z">
        <w:r>
          <w:t xml:space="preserve">Slika </w:t>
        </w:r>
        <w:r>
          <w:fldChar w:fldCharType="begin"/>
        </w:r>
        <w:r>
          <w:instrText xml:space="preserve"> STYLEREF 2 \s </w:instrText>
        </w:r>
        <w:r>
          <w:fldChar w:fldCharType="separate"/>
        </w:r>
        <w:r>
          <w:rPr>
            <w:noProof/>
          </w:rPr>
          <w:t>4.3</w:t>
        </w:r>
        <w:r>
          <w:rPr>
            <w:noProof/>
          </w:rPr>
          <w:fldChar w:fldCharType="end"/>
        </w:r>
        <w:r>
          <w:t>.</w:t>
        </w:r>
        <w:r>
          <w:fldChar w:fldCharType="begin"/>
        </w:r>
        <w:r>
          <w:instrText xml:space="preserve"> SEQ Slika \* ARABIC \s 2 </w:instrText>
        </w:r>
        <w:r>
          <w:fldChar w:fldCharType="separate"/>
        </w:r>
        <w:r>
          <w:rPr>
            <w:noProof/>
          </w:rPr>
          <w:t>30</w:t>
        </w:r>
        <w:r>
          <w:rPr>
            <w:noProof/>
          </w:rPr>
          <w:fldChar w:fldCharType="end"/>
        </w:r>
        <w:r>
          <w:t xml:space="preserve"> </w:t>
        </w:r>
        <w:r w:rsidRPr="00E810BF">
          <w:t>Sekvencijski dijagram za UC3</w:t>
        </w:r>
      </w:ins>
      <w:ins w:id="291" w:author="Tin Trčak" w:date="2016-01-18T08:45:00Z">
        <w:r>
          <w:t>1</w:t>
        </w:r>
      </w:ins>
      <w:ins w:id="292" w:author="Tin Trčak" w:date="2016-01-18T08:44:00Z">
        <w:r w:rsidRPr="00E810BF">
          <w:t xml:space="preserve"> – SnimanjeNarudžbe</w:t>
        </w:r>
        <w:bookmarkEnd w:id="289"/>
      </w:ins>
    </w:p>
    <w:p w14:paraId="4F808D9C" w14:textId="347628DA" w:rsidR="00F576AA" w:rsidRPr="001C26C4" w:rsidDel="00182782" w:rsidRDefault="00F576AA">
      <w:pPr>
        <w:jc w:val="left"/>
        <w:rPr>
          <w:del w:id="293" w:author="Jan Kelemen" w:date="2016-01-17T21:43:00Z"/>
          <w:b/>
        </w:rPr>
        <w:pPrChange w:id="294" w:author="Jan Kelemen" w:date="2016-01-17T21:43:00Z">
          <w:pPr/>
        </w:pPrChange>
      </w:pPr>
      <w:del w:id="295" w:author="Jan Kelemen" w:date="2016-01-17T21:43:00Z">
        <w:r w:rsidRPr="001C26C4" w:rsidDel="00182782">
          <w:rPr>
            <w:b/>
          </w:rPr>
          <w:delText>Obrazac uporabe UC32 – SnimanjeNarudžbe</w:delText>
        </w:r>
      </w:del>
    </w:p>
    <w:p w14:paraId="11C5705E" w14:textId="340A09E3" w:rsidR="00F576AA" w:rsidRPr="00643920" w:rsidDel="00182782" w:rsidRDefault="00F576AA">
      <w:pPr>
        <w:ind w:firstLine="708"/>
        <w:jc w:val="left"/>
        <w:rPr>
          <w:del w:id="296" w:author="Jan Kelemen" w:date="2016-01-17T21:43:00Z"/>
        </w:rPr>
        <w:pPrChange w:id="297" w:author="Jan Kelemen" w:date="2016-01-17T21:43:00Z">
          <w:pPr>
            <w:ind w:firstLine="708"/>
          </w:pPr>
        </w:pPrChange>
      </w:pPr>
      <w:del w:id="298" w:author="Jan Kelemen" w:date="2016-01-17T21:43:00Z">
        <w:r w:rsidRPr="00643920" w:rsidDel="00182782">
          <w:delText>Djelatnik odabere narudžbu koju želi snimiti, te pritisne gumb „Snimanje narudžbe“. Podaci odabrane narudžbe se spremanju u izlaznu datoteku na djelatnikovo računalo.</w:delText>
        </w:r>
      </w:del>
    </w:p>
    <w:p w14:paraId="48087F8E" w14:textId="6C820E88" w:rsidR="00DD773E" w:rsidDel="00182782" w:rsidRDefault="00F576AA">
      <w:pPr>
        <w:keepNext/>
        <w:jc w:val="left"/>
        <w:rPr>
          <w:del w:id="299" w:author="Jan Kelemen" w:date="2016-01-17T21:43:00Z"/>
        </w:rPr>
        <w:pPrChange w:id="300" w:author="Jan Kelemen" w:date="2016-01-17T21:43:00Z">
          <w:pPr>
            <w:keepNext/>
            <w:jc w:val="center"/>
          </w:pPr>
        </w:pPrChange>
      </w:pPr>
      <w:del w:id="301" w:author="Jan Kelemen" w:date="2016-01-17T21:43:00Z">
        <w:r w:rsidDel="00182782">
          <w:rPr>
            <w:noProof/>
            <w:lang w:eastAsia="hr-HR"/>
          </w:rPr>
          <w:drawing>
            <wp:inline distT="0" distB="0" distL="0" distR="0" wp14:anchorId="079AA105" wp14:editId="4361ED1A">
              <wp:extent cx="3843939" cy="3065148"/>
              <wp:effectExtent l="0" t="0" r="4445"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8"/>
                      </a:xfrm>
                      <a:prstGeom prst="rect">
                        <a:avLst/>
                      </a:prstGeom>
                    </pic:spPr>
                  </pic:pic>
                </a:graphicData>
              </a:graphic>
            </wp:inline>
          </w:drawing>
        </w:r>
      </w:del>
    </w:p>
    <w:p w14:paraId="12A78B3F" w14:textId="3CBE6153" w:rsidR="007E0D3E" w:rsidDel="00182782" w:rsidRDefault="00DD773E">
      <w:pPr>
        <w:pStyle w:val="Caption"/>
        <w:rPr>
          <w:del w:id="302" w:author="Jan Kelemen" w:date="2016-01-17T21:43:00Z"/>
        </w:rPr>
        <w:pPrChange w:id="303" w:author="Jan Kelemen" w:date="2016-01-17T21:43:00Z">
          <w:pPr>
            <w:pStyle w:val="Caption"/>
            <w:jc w:val="center"/>
          </w:pPr>
        </w:pPrChange>
      </w:pPr>
      <w:del w:id="304" w:author="Jan Kelemen" w:date="2016-01-17T21:43:00Z">
        <w:r w:rsidDel="00182782">
          <w:delText xml:space="preserve">Slika </w:delText>
        </w:r>
        <w:r w:rsidR="00072F42" w:rsidDel="00182782">
          <w:fldChar w:fldCharType="begin"/>
        </w:r>
        <w:r w:rsidR="00072F42" w:rsidDel="00182782">
          <w:delInstrText xml:space="preserve"> STYLEREF 2 \s </w:delInstrText>
        </w:r>
        <w:r w:rsidR="00072F42" w:rsidDel="00182782">
          <w:fldChar w:fldCharType="separate"/>
        </w:r>
        <w:r w:rsidR="001E5B16" w:rsidDel="00182782">
          <w:rPr>
            <w:noProof/>
          </w:rPr>
          <w:delText>4.3</w:delText>
        </w:r>
        <w:r w:rsidR="00072F42" w:rsidDel="00182782">
          <w:rPr>
            <w:noProof/>
          </w:rPr>
          <w:fldChar w:fldCharType="end"/>
        </w:r>
        <w:r w:rsidDel="00182782">
          <w:delText>.</w:delText>
        </w:r>
        <w:r w:rsidR="00072F42" w:rsidDel="00182782">
          <w:fldChar w:fldCharType="begin"/>
        </w:r>
        <w:r w:rsidR="00072F42" w:rsidDel="00182782">
          <w:delInstrText xml:space="preserve"> SEQ Slika \* ARABIC \s 2 </w:delInstrText>
        </w:r>
        <w:r w:rsidR="00072F42" w:rsidDel="00182782">
          <w:fldChar w:fldCharType="separate"/>
        </w:r>
        <w:r w:rsidR="001E5B16" w:rsidDel="00182782">
          <w:rPr>
            <w:noProof/>
          </w:rPr>
          <w:delText>30</w:delText>
        </w:r>
        <w:r w:rsidR="00072F42" w:rsidDel="00182782">
          <w:rPr>
            <w:noProof/>
          </w:rPr>
          <w:fldChar w:fldCharType="end"/>
        </w:r>
        <w:r w:rsidDel="00182782">
          <w:delText xml:space="preserve"> </w:delText>
        </w:r>
        <w:r w:rsidRPr="00E810BF" w:rsidDel="00182782">
          <w:delText>Sekvencijski dijagram za UC32 – SnimanjeNarudžbe</w:delText>
        </w:r>
      </w:del>
    </w:p>
    <w:p w14:paraId="5E747FB1" w14:textId="6DC7432B" w:rsidR="00F576AA" w:rsidRDefault="00F576AA">
      <w:pPr>
        <w:pStyle w:val="Caption"/>
        <w:jc w:val="center"/>
      </w:pPr>
    </w:p>
    <w:p w14:paraId="373F1F36" w14:textId="7FA3B521" w:rsidR="00B301DF" w:rsidRDefault="00B301DF">
      <w:pPr>
        <w:spacing w:after="160" w:line="259" w:lineRule="auto"/>
        <w:jc w:val="left"/>
        <w:rPr>
          <w:lang w:eastAsia="hr-HR"/>
        </w:rPr>
      </w:pPr>
      <w:del w:id="305" w:author="Jan Kelemen" w:date="2016-01-17T21:43:00Z">
        <w:r w:rsidDel="00182782">
          <w:rPr>
            <w:lang w:eastAsia="hr-HR"/>
          </w:rPr>
          <w:br w:type="page"/>
        </w:r>
      </w:del>
    </w:p>
    <w:p w14:paraId="643A5666" w14:textId="2BEE941D" w:rsidR="00F576AA" w:rsidRDefault="00E05AB8" w:rsidP="00E05AB8">
      <w:pPr>
        <w:pStyle w:val="Heading1"/>
        <w:rPr>
          <w:lang w:eastAsia="hr-HR"/>
        </w:rPr>
      </w:pPr>
      <w:bookmarkStart w:id="306" w:name="_Toc435793423"/>
      <w:r>
        <w:rPr>
          <w:lang w:eastAsia="hr-HR"/>
        </w:rPr>
        <w:t>Ostali zahtjevi</w:t>
      </w:r>
      <w:bookmarkEnd w:id="306"/>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lastRenderedPageBreak/>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307" w:name="_Toc435793424"/>
      <w:r>
        <w:rPr>
          <w:lang w:eastAsia="hr-HR"/>
        </w:rPr>
        <w:lastRenderedPageBreak/>
        <w:t xml:space="preserve">Arhitektura i </w:t>
      </w:r>
      <w:r w:rsidR="00C84CCF">
        <w:rPr>
          <w:lang w:eastAsia="hr-HR"/>
        </w:rPr>
        <w:t>dizajn</w:t>
      </w:r>
      <w:r>
        <w:rPr>
          <w:lang w:eastAsia="hr-HR"/>
        </w:rPr>
        <w:t xml:space="preserve"> sustava</w:t>
      </w:r>
      <w:bookmarkEnd w:id="307"/>
    </w:p>
    <w:p w14:paraId="200CC569" w14:textId="57ABF386" w:rsidR="00E05AB8" w:rsidRDefault="00F40D12" w:rsidP="009E444A">
      <w:pPr>
        <w:pStyle w:val="Heading2"/>
      </w:pPr>
      <w:bookmarkStart w:id="308" w:name="_Toc435793425"/>
      <w:r>
        <w:t>Svrha, opći prioriteti i skica sustava</w:t>
      </w:r>
      <w:bookmarkEnd w:id="308"/>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309" w:name="_Toc440831204"/>
      <w:r>
        <w:t xml:space="preserve">Slika </w:t>
      </w:r>
      <w:r w:rsidR="00C40C52">
        <w:fldChar w:fldCharType="begin"/>
      </w:r>
      <w:r w:rsidR="00C40C52">
        <w:instrText xml:space="preserve"> STYLEREF 2 \s </w:instrText>
      </w:r>
      <w:r w:rsidR="00C40C52">
        <w:fldChar w:fldCharType="separate"/>
      </w:r>
      <w:r w:rsidR="001E5B16">
        <w:rPr>
          <w:noProof/>
        </w:rPr>
        <w:t>6.1</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1</w:t>
      </w:r>
      <w:r w:rsidR="00C40C52">
        <w:rPr>
          <w:noProof/>
        </w:rPr>
        <w:fldChar w:fldCharType="end"/>
      </w:r>
      <w:r>
        <w:t xml:space="preserve"> </w:t>
      </w:r>
      <w:r w:rsidRPr="00C10101">
        <w:t>Arhitektura sustava</w:t>
      </w:r>
      <w:bookmarkEnd w:id="309"/>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310" w:name="_Toc440831205"/>
      <w:r>
        <w:t xml:space="preserve">Slika </w:t>
      </w:r>
      <w:r w:rsidR="00C40C52">
        <w:fldChar w:fldCharType="begin"/>
      </w:r>
      <w:r w:rsidR="00C40C52">
        <w:instrText xml:space="preserve"> STYLEREF 2 \s </w:instrText>
      </w:r>
      <w:r w:rsidR="00C40C52">
        <w:fldChar w:fldCharType="separate"/>
      </w:r>
      <w:r w:rsidR="001E5B16">
        <w:rPr>
          <w:noProof/>
        </w:rPr>
        <w:t>6.1</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2</w:t>
      </w:r>
      <w:r w:rsidR="00C40C52">
        <w:rPr>
          <w:noProof/>
        </w:rPr>
        <w:fldChar w:fldCharType="end"/>
      </w:r>
      <w:r>
        <w:t xml:space="preserve"> </w:t>
      </w:r>
      <w:r w:rsidRPr="007943CE">
        <w:t>MVC obrazac</w:t>
      </w:r>
      <w:bookmarkEnd w:id="310"/>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11681B39" w:rsidR="00F40D12" w:rsidRDefault="00F40D12" w:rsidP="002F4B4C">
      <w:pPr>
        <w:pStyle w:val="ListParagraph"/>
        <w:numPr>
          <w:ilvl w:val="0"/>
          <w:numId w:val="51"/>
        </w:numPr>
        <w:ind w:left="1788"/>
      </w:pPr>
      <w:del w:id="311" w:author="Jan Kelemen" w:date="2016-01-17T21:45:00Z">
        <w:r w:rsidDel="00182782">
          <w:delText xml:space="preserve">username </w:delText>
        </w:r>
      </w:del>
      <w:ins w:id="312" w:author="Jan Kelemen" w:date="2016-01-17T21:45:00Z">
        <w:r w:rsidR="00182782">
          <w:t xml:space="preserve">employeeID </w:t>
        </w:r>
      </w:ins>
      <w:r>
        <w:t>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rPr>
          <w:ins w:id="313" w:author="Jan Kelemen" w:date="2016-01-17T21:47:00Z"/>
        </w:rPr>
      </w:pPr>
      <w:r>
        <w:lastRenderedPageBreak/>
        <w:t>categoryID</w:t>
      </w:r>
      <w:r w:rsidRPr="00F0392C">
        <w:t xml:space="preserve"> </w:t>
      </w:r>
      <w:r>
        <w:t>INT(10)  – šifra kategorije kojoj jelo pripada</w:t>
      </w:r>
    </w:p>
    <w:p w14:paraId="61E91426" w14:textId="674CA5AF" w:rsidR="00182782" w:rsidRDefault="00182782" w:rsidP="00C84CCF">
      <w:pPr>
        <w:pStyle w:val="ListParagraph"/>
        <w:numPr>
          <w:ilvl w:val="0"/>
          <w:numId w:val="53"/>
        </w:numPr>
        <w:ind w:left="1800"/>
        <w:rPr>
          <w:ins w:id="314" w:author="Jan Kelemen" w:date="2016-01-17T21:48:00Z"/>
        </w:rPr>
      </w:pPr>
      <w:ins w:id="315" w:author="Jan Kelemen" w:date="2016-01-17T21:47:00Z">
        <w:r>
          <w:t>isAvailable BIT – oznaka je li jelo dostupno za narudžbu</w:t>
        </w:r>
      </w:ins>
    </w:p>
    <w:p w14:paraId="027D12A7" w14:textId="2C77EAEF" w:rsidR="00182782" w:rsidRDefault="00182782" w:rsidP="00C84CCF">
      <w:pPr>
        <w:pStyle w:val="ListParagraph"/>
        <w:numPr>
          <w:ilvl w:val="0"/>
          <w:numId w:val="53"/>
        </w:numPr>
        <w:ind w:left="1800"/>
        <w:rPr>
          <w:ins w:id="316" w:author="Jan Kelemen" w:date="2016-01-17T21:49:00Z"/>
        </w:rPr>
      </w:pPr>
      <w:ins w:id="317" w:author="Jan Kelemen" w:date="2016-01-17T21:48:00Z">
        <w:r>
          <w:t xml:space="preserve">grade INT(10) – ocjena </w:t>
        </w:r>
      </w:ins>
      <w:ins w:id="318" w:author="Jan Kelemen" w:date="2016-01-17T21:49:00Z">
        <w:r>
          <w:t>jela</w:t>
        </w:r>
      </w:ins>
    </w:p>
    <w:p w14:paraId="44272309" w14:textId="67D4F49D" w:rsidR="00182782" w:rsidRDefault="00182782" w:rsidP="00C84CCF">
      <w:pPr>
        <w:pStyle w:val="ListParagraph"/>
        <w:numPr>
          <w:ilvl w:val="0"/>
          <w:numId w:val="53"/>
        </w:numPr>
        <w:ind w:left="1800"/>
      </w:pPr>
      <w:ins w:id="319" w:author="Jan Kelemen" w:date="2016-01-17T21:49:00Z">
        <w:r>
          <w:t>numberOfOrders INT(10) – broj narudžbi jela</w:t>
        </w:r>
      </w:ins>
    </w:p>
    <w:p w14:paraId="4BCB2947" w14:textId="1C12BF34"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lastRenderedPageBreak/>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6FB920E5" w:rsidR="00F40D12" w:rsidDel="00182782" w:rsidRDefault="00F40D12" w:rsidP="00C84CCF">
      <w:pPr>
        <w:pStyle w:val="ListParagraph"/>
        <w:numPr>
          <w:ilvl w:val="0"/>
          <w:numId w:val="58"/>
        </w:numPr>
        <w:ind w:left="1800"/>
        <w:rPr>
          <w:del w:id="320" w:author="Jan Kelemen" w:date="2016-01-17T21:52:00Z"/>
        </w:rPr>
      </w:pPr>
      <w:del w:id="321" w:author="Jan Kelemen" w:date="2016-01-17T21:52:00Z">
        <w:r w:rsidDel="00182782">
          <w:delText>city NVARCHAR(50) – grad</w:delText>
        </w:r>
      </w:del>
    </w:p>
    <w:p w14:paraId="7C2FD697" w14:textId="66B67FCF" w:rsidR="00F40D12" w:rsidDel="00182782" w:rsidRDefault="00F40D12" w:rsidP="00C84CCF">
      <w:pPr>
        <w:pStyle w:val="ListParagraph"/>
        <w:numPr>
          <w:ilvl w:val="0"/>
          <w:numId w:val="58"/>
        </w:numPr>
        <w:ind w:left="1800"/>
        <w:rPr>
          <w:del w:id="322" w:author="Jan Kelemen" w:date="2016-01-17T21:52:00Z"/>
        </w:rPr>
      </w:pPr>
      <w:del w:id="323" w:author="Jan Kelemen" w:date="2016-01-17T21:52:00Z">
        <w:r w:rsidDel="00182782">
          <w:delText>postCode</w:delText>
        </w:r>
        <w:r w:rsidRPr="006F7A08" w:rsidDel="00182782">
          <w:delText xml:space="preserve"> </w:delText>
        </w:r>
        <w:r w:rsidDel="00182782">
          <w:delText>VARCHAR(16) – poštanski broj</w:delText>
        </w:r>
      </w:del>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lastRenderedPageBreak/>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324" w:name="_Toc440831206"/>
      <w:r>
        <w:t xml:space="preserve">Slika </w:t>
      </w:r>
      <w:r w:rsidR="00C40C52">
        <w:fldChar w:fldCharType="begin"/>
      </w:r>
      <w:r w:rsidR="00C40C52">
        <w:instrText xml:space="preserve"> STYLEREF 2 \s </w:instrText>
      </w:r>
      <w:r w:rsidR="00C40C52">
        <w:fldChar w:fldCharType="separate"/>
      </w:r>
      <w:r w:rsidR="001E5B16">
        <w:rPr>
          <w:noProof/>
        </w:rPr>
        <w:t>6.1</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3</w:t>
      </w:r>
      <w:r w:rsidR="00C40C52">
        <w:rPr>
          <w:noProof/>
        </w:rPr>
        <w:fldChar w:fldCharType="end"/>
      </w:r>
      <w:r>
        <w:t xml:space="preserve"> </w:t>
      </w:r>
      <w:r w:rsidRPr="00BF5CAD">
        <w:t>ER model baze podataka</w:t>
      </w:r>
      <w:bookmarkEnd w:id="324"/>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325" w:name="_Toc431806052"/>
      <w:bookmarkStart w:id="326" w:name="_Toc435793426"/>
      <w:r>
        <w:lastRenderedPageBreak/>
        <w:t>Dijagram razreda s opisom</w:t>
      </w:r>
      <w:bookmarkEnd w:id="325"/>
      <w:bookmarkEnd w:id="326"/>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327" w:name="_Toc440831207"/>
      <w:r>
        <w:t xml:space="preserve">Slika </w:t>
      </w:r>
      <w:r w:rsidR="00C40C52">
        <w:fldChar w:fldCharType="begin"/>
      </w:r>
      <w:r w:rsidR="00C40C52">
        <w:instrText xml:space="preserve"> STYLER</w:instrText>
      </w:r>
      <w:r w:rsidR="00C40C52">
        <w:instrText xml:space="preserve">EF 2 \s </w:instrText>
      </w:r>
      <w:r w:rsidR="00C40C52">
        <w:fldChar w:fldCharType="separate"/>
      </w:r>
      <w:r w:rsidR="001E5B16">
        <w:rPr>
          <w:noProof/>
        </w:rPr>
        <w:t>6.2</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1</w:t>
      </w:r>
      <w:r w:rsidR="00C40C52">
        <w:rPr>
          <w:noProof/>
        </w:rPr>
        <w:fldChar w:fldCharType="end"/>
      </w:r>
      <w:r>
        <w:t xml:space="preserve"> </w:t>
      </w:r>
      <w:r w:rsidRPr="00545D8D">
        <w:t>Dijagram razreda</w:t>
      </w:r>
      <w:bookmarkEnd w:id="327"/>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328" w:name="h.4d34og8" w:colFirst="0" w:colLast="0"/>
      <w:bookmarkEnd w:id="328"/>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329" w:name="_Toc431806053"/>
      <w:bookmarkStart w:id="330" w:name="_Toc435793427"/>
      <w:r>
        <w:lastRenderedPageBreak/>
        <w:t>Dijagram objekata</w:t>
      </w:r>
      <w:bookmarkEnd w:id="329"/>
      <w:bookmarkEnd w:id="330"/>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331" w:name="_Toc440831208"/>
      <w:r>
        <w:t xml:space="preserve">Slika </w:t>
      </w:r>
      <w:r w:rsidR="00C40C52">
        <w:fldChar w:fldCharType="begin"/>
      </w:r>
      <w:r w:rsidR="00C40C52">
        <w:instrText xml:space="preserve"> STYLEREF 2 \s </w:instrText>
      </w:r>
      <w:r w:rsidR="00C40C52">
        <w:fldChar w:fldCharType="separate"/>
      </w:r>
      <w:r w:rsidR="001E5B16">
        <w:rPr>
          <w:noProof/>
        </w:rPr>
        <w:t>6.3</w:t>
      </w:r>
      <w:r w:rsidR="00C40C52">
        <w:rPr>
          <w:noProof/>
        </w:rPr>
        <w:fldChar w:fldCharType="end"/>
      </w:r>
      <w:r w:rsidR="00DD773E">
        <w:t>.</w:t>
      </w:r>
      <w:r w:rsidR="00C40C52">
        <w:fldChar w:fldCharType="begin"/>
      </w:r>
      <w:r w:rsidR="00C40C52">
        <w:instrText xml:space="preserve"> SEQ Slika \* ARABIC \s 2 </w:instrText>
      </w:r>
      <w:r w:rsidR="00C40C52">
        <w:fldChar w:fldCharType="separate"/>
      </w:r>
      <w:r w:rsidR="001E5B16">
        <w:rPr>
          <w:noProof/>
        </w:rPr>
        <w:t>1</w:t>
      </w:r>
      <w:r w:rsidR="00C40C52">
        <w:rPr>
          <w:noProof/>
        </w:rPr>
        <w:fldChar w:fldCharType="end"/>
      </w:r>
      <w:r>
        <w:t xml:space="preserve"> </w:t>
      </w:r>
      <w:r w:rsidRPr="001F71D1">
        <w:t>Dijagram objekata</w:t>
      </w:r>
      <w:bookmarkEnd w:id="331"/>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332" w:name="_Toc431806054"/>
      <w:r w:rsidR="0004754E">
        <w:lastRenderedPageBreak/>
        <w:t>Ostali UML dijagrami</w:t>
      </w:r>
      <w:bookmarkEnd w:id="332"/>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77777777" w:rsidR="0004754E" w:rsidRDefault="0004754E" w:rsidP="0004754E">
      <w:pPr>
        <w:pStyle w:val="Normal5"/>
        <w:jc w:val="both"/>
      </w:pPr>
    </w:p>
    <w:p w14:paraId="222EBAAF" w14:textId="77777777" w:rsidR="0004754E" w:rsidRDefault="0004754E" w:rsidP="0004754E">
      <w:pPr>
        <w:pStyle w:val="Normal5"/>
        <w:spacing w:line="360" w:lineRule="auto"/>
        <w:jc w:val="center"/>
      </w:pPr>
    </w:p>
    <w:p w14:paraId="75BCA077" w14:textId="77777777" w:rsidR="0004754E" w:rsidRDefault="0004754E" w:rsidP="0004754E">
      <w:pPr>
        <w:pStyle w:val="Normal5"/>
        <w:ind w:firstLine="284"/>
      </w:pPr>
    </w:p>
    <w:p w14:paraId="6064EDB7" w14:textId="77777777" w:rsidR="0004754E" w:rsidRDefault="0004754E" w:rsidP="0004754E">
      <w:pPr>
        <w:pStyle w:val="Normal5"/>
        <w:spacing w:line="360" w:lineRule="auto"/>
      </w:pPr>
      <w:bookmarkStart w:id="333" w:name="h.17dp8vu" w:colFirst="0" w:colLast="0"/>
      <w:bookmarkEnd w:id="333"/>
    </w:p>
    <w:p w14:paraId="1B006252" w14:textId="77777777" w:rsidR="0004754E" w:rsidRDefault="0004754E" w:rsidP="0004754E">
      <w:pPr>
        <w:pStyle w:val="Normal5"/>
      </w:pPr>
      <w:r>
        <w:br w:type="page"/>
      </w:r>
    </w:p>
    <w:p w14:paraId="42AD79E2" w14:textId="548BD7C6" w:rsidR="0004754E" w:rsidRDefault="0004754E" w:rsidP="0004754E">
      <w:pPr>
        <w:pStyle w:val="Heading1"/>
        <w:jc w:val="both"/>
      </w:pPr>
      <w:bookmarkStart w:id="334" w:name="_Toc431806055"/>
      <w:r>
        <w:lastRenderedPageBreak/>
        <w:t>Implementacija i korisničko sučelje</w:t>
      </w:r>
      <w:bookmarkEnd w:id="334"/>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335" w:name="h.3rdcrjn" w:colFirst="0" w:colLast="0"/>
      <w:bookmarkStart w:id="336" w:name="_Toc431806056"/>
      <w:bookmarkEnd w:id="335"/>
      <w:r w:rsidRPr="0004754E">
        <w:t>Dijagram</w:t>
      </w:r>
      <w:r>
        <w:t xml:space="preserve"> razmještaja</w:t>
      </w:r>
      <w:bookmarkEnd w:id="336"/>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337" w:name="h.26in1rg" w:colFirst="0" w:colLast="0"/>
      <w:bookmarkEnd w:id="337"/>
    </w:p>
    <w:p w14:paraId="187C20B2" w14:textId="77777777" w:rsidR="0004754E" w:rsidRDefault="0004754E" w:rsidP="0004754E">
      <w:pPr>
        <w:pStyle w:val="Heading2"/>
      </w:pPr>
      <w:bookmarkStart w:id="338" w:name="_Toc431806057"/>
      <w:r>
        <w:t xml:space="preserve">Korištene </w:t>
      </w:r>
      <w:r w:rsidRPr="0004754E">
        <w:t>tehnologije</w:t>
      </w:r>
      <w:r>
        <w:t xml:space="preserve"> i alati</w:t>
      </w:r>
      <w:bookmarkEnd w:id="338"/>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339" w:name="h.lnxbz9" w:colFirst="0" w:colLast="0"/>
      <w:bookmarkStart w:id="340" w:name="_Toc431806058"/>
      <w:bookmarkEnd w:id="339"/>
      <w:r>
        <w:t>Isječak programskog koda vezan za temeljnu funkcionalnost sustava</w:t>
      </w:r>
      <w:bookmarkEnd w:id="340"/>
    </w:p>
    <w:p w14:paraId="6538AB04" w14:textId="77777777" w:rsidR="0004754E" w:rsidRDefault="0004754E" w:rsidP="0004754E">
      <w:pPr>
        <w:pStyle w:val="Normal5"/>
        <w:spacing w:line="360" w:lineRule="auto"/>
        <w:jc w:val="both"/>
      </w:pPr>
    </w:p>
    <w:p w14:paraId="571CC720" w14:textId="35A0C0A2" w:rsidR="00283BA3" w:rsidRDefault="0004754E" w:rsidP="0004754E">
      <w:pPr>
        <w:pStyle w:val="Normal5"/>
        <w:spacing w:line="360" w:lineRule="auto"/>
        <w:jc w:val="both"/>
        <w:rPr>
          <w:ins w:id="341" w:author="Ken" w:date="2016-01-18T17:55:00Z"/>
          <w:rFonts w:ascii="Arial" w:eastAsia="Arial" w:hAnsi="Arial" w:cs="Arial"/>
          <w:i/>
          <w:sz w:val="20"/>
        </w:rPr>
      </w:pPr>
      <w:r>
        <w:rPr>
          <w:rFonts w:ascii="Arial" w:eastAsia="Arial" w:hAnsi="Arial" w:cs="Arial"/>
          <w:i/>
          <w:sz w:val="20"/>
        </w:rPr>
        <w:t>U ovom poglavlju potrebno je prikazati isječak programa koji prema mišljenju studenta ostvaruje temeljnu funkcionalnost u sustavu (ili nekom modulu).</w:t>
      </w:r>
    </w:p>
    <w:p w14:paraId="730AD24D" w14:textId="77777777" w:rsidR="00283BA3" w:rsidRDefault="00283BA3">
      <w:pPr>
        <w:spacing w:after="160" w:line="259" w:lineRule="auto"/>
        <w:jc w:val="left"/>
        <w:rPr>
          <w:ins w:id="342" w:author="Ken" w:date="2016-01-18T17:55:00Z"/>
          <w:rFonts w:ascii="Arial" w:eastAsia="Arial" w:hAnsi="Arial" w:cs="Arial"/>
          <w:i/>
          <w:color w:val="000000"/>
          <w:sz w:val="20"/>
          <w:szCs w:val="20"/>
          <w:lang w:eastAsia="hr-HR"/>
        </w:rPr>
      </w:pPr>
      <w:ins w:id="343" w:author="Ken" w:date="2016-01-18T17:55:00Z">
        <w:r>
          <w:rPr>
            <w:rFonts w:ascii="Arial" w:eastAsia="Arial" w:hAnsi="Arial" w:cs="Arial"/>
            <w:i/>
            <w:sz w:val="20"/>
          </w:rPr>
          <w:br w:type="page"/>
        </w:r>
      </w:ins>
    </w:p>
    <w:p w14:paraId="609B01CB" w14:textId="0132D0CF" w:rsidR="0004754E" w:rsidDel="00283BA3" w:rsidRDefault="0004754E" w:rsidP="0004754E">
      <w:pPr>
        <w:pStyle w:val="Normal5"/>
        <w:spacing w:line="360" w:lineRule="auto"/>
        <w:jc w:val="both"/>
        <w:rPr>
          <w:del w:id="344" w:author="Ken" w:date="2016-01-18T17:55:00Z"/>
        </w:rPr>
      </w:pPr>
    </w:p>
    <w:p w14:paraId="30294D22" w14:textId="6A87EB48" w:rsidR="0004754E" w:rsidRDefault="0004754E" w:rsidP="0004754E">
      <w:pPr>
        <w:pStyle w:val="Heading2"/>
      </w:pPr>
      <w:bookmarkStart w:id="345" w:name="h.35nkun2" w:colFirst="0" w:colLast="0"/>
      <w:bookmarkStart w:id="346" w:name="_Toc431806059"/>
      <w:bookmarkEnd w:id="345"/>
      <w:r>
        <w:t xml:space="preserve">Ispitivanje </w:t>
      </w:r>
      <w:r w:rsidRPr="0004754E">
        <w:t>programskog</w:t>
      </w:r>
      <w:r>
        <w:t xml:space="preserve"> rješenja</w:t>
      </w:r>
      <w:bookmarkEnd w:id="346"/>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rPr>
          <w:ins w:id="347" w:author="Ken" w:date="2016-01-18T17:55:00Z"/>
          <w:rFonts w:ascii="Arial" w:eastAsia="Arial" w:hAnsi="Arial" w:cs="Arial"/>
          <w:i/>
          <w:sz w:val="20"/>
        </w:rPr>
      </w:pPr>
      <w:r>
        <w:rPr>
          <w:rFonts w:ascii="Arial" w:eastAsia="Arial" w:hAnsi="Arial" w:cs="Arial"/>
          <w:i/>
          <w:sz w:val="20"/>
        </w:rPr>
        <w:t xml:space="preserve">Različiti ulazi za ispitne scenarije trebaju pokrivati temeljnu funkcionalnost nekog modula i nekoliko rubnih uvjeta. </w:t>
      </w:r>
    </w:p>
    <w:p w14:paraId="017DFF60" w14:textId="0ED01E70" w:rsidR="00283BA3" w:rsidRDefault="00283BA3" w:rsidP="0004754E">
      <w:pPr>
        <w:pStyle w:val="Normal5"/>
        <w:spacing w:line="360" w:lineRule="auto"/>
        <w:jc w:val="both"/>
        <w:rPr>
          <w:ins w:id="348" w:author="Ken" w:date="2016-01-18T17:56:00Z"/>
          <w:rFonts w:eastAsia="Arial"/>
          <w:color w:val="auto"/>
          <w:szCs w:val="24"/>
          <w:lang w:eastAsia="en-US"/>
        </w:rPr>
      </w:pPr>
      <w:ins w:id="349" w:author="Ken" w:date="2016-01-18T17:56:00Z">
        <w:r>
          <w:rPr>
            <w:rFonts w:eastAsia="Arial"/>
            <w:b/>
            <w:color w:val="auto"/>
            <w:szCs w:val="24"/>
            <w:lang w:eastAsia="en-US"/>
          </w:rPr>
          <w:t xml:space="preserve">Ispit 1: </w:t>
        </w:r>
        <w:r w:rsidRPr="00283BA3">
          <w:rPr>
            <w:rFonts w:eastAsia="Arial"/>
            <w:color w:val="auto"/>
            <w:szCs w:val="24"/>
            <w:lang w:eastAsia="en-US"/>
            <w:rPrChange w:id="350" w:author="Ken" w:date="2016-01-18T17:56:00Z">
              <w:rPr>
                <w:rFonts w:eastAsia="Arial"/>
                <w:b/>
                <w:color w:val="auto"/>
                <w:szCs w:val="24"/>
                <w:lang w:eastAsia="en-US"/>
              </w:rPr>
            </w:rPrChange>
          </w:rPr>
          <w:t xml:space="preserve">Prijava </w:t>
        </w:r>
      </w:ins>
      <w:ins w:id="351" w:author="Ken" w:date="2016-01-18T17:58:00Z">
        <w:r>
          <w:rPr>
            <w:rFonts w:eastAsia="Arial"/>
            <w:color w:val="auto"/>
            <w:szCs w:val="24"/>
            <w:lang w:eastAsia="en-US"/>
          </w:rPr>
          <w:t>osoblja</w:t>
        </w:r>
      </w:ins>
      <w:ins w:id="352" w:author="Ken" w:date="2016-01-18T17:56:00Z">
        <w:r w:rsidRPr="00283BA3">
          <w:rPr>
            <w:rFonts w:eastAsia="Arial"/>
            <w:color w:val="auto"/>
            <w:szCs w:val="24"/>
            <w:lang w:eastAsia="en-US"/>
            <w:rPrChange w:id="353" w:author="Ken" w:date="2016-01-18T17:56:00Z">
              <w:rPr>
                <w:rFonts w:eastAsia="Arial"/>
                <w:b/>
                <w:color w:val="auto"/>
                <w:szCs w:val="24"/>
                <w:lang w:eastAsia="en-US"/>
              </w:rPr>
            </w:rPrChange>
          </w:rPr>
          <w:t xml:space="preserve"> u sustav</w:t>
        </w:r>
      </w:ins>
    </w:p>
    <w:p w14:paraId="455E0D23" w14:textId="77777777" w:rsidR="00283BA3" w:rsidRDefault="00283BA3" w:rsidP="0004754E">
      <w:pPr>
        <w:pStyle w:val="Normal5"/>
        <w:spacing w:line="360" w:lineRule="auto"/>
        <w:jc w:val="both"/>
        <w:rPr>
          <w:ins w:id="354" w:author="Ken" w:date="2016-01-18T18:02:00Z"/>
          <w:rFonts w:eastAsia="Arial"/>
          <w:color w:val="auto"/>
          <w:szCs w:val="24"/>
          <w:lang w:eastAsia="en-US"/>
        </w:rPr>
      </w:pPr>
      <w:ins w:id="355" w:author="Ken" w:date="2016-01-18T17:56:00Z">
        <w:r>
          <w:rPr>
            <w:rFonts w:eastAsia="Arial"/>
            <w:color w:val="auto"/>
            <w:szCs w:val="24"/>
            <w:lang w:eastAsia="en-US"/>
          </w:rPr>
          <w:t>Očekivanje:</w:t>
        </w:r>
      </w:ins>
      <w:ins w:id="356" w:author="Ken" w:date="2016-01-18T18:02:00Z">
        <w:r>
          <w:rPr>
            <w:rFonts w:eastAsia="Arial"/>
            <w:color w:val="auto"/>
            <w:szCs w:val="24"/>
            <w:lang w:eastAsia="en-US"/>
          </w:rPr>
          <w:t xml:space="preserve"> </w:t>
        </w:r>
      </w:ins>
    </w:p>
    <w:p w14:paraId="4E50FB85" w14:textId="442AD706" w:rsidR="00283BA3" w:rsidRDefault="00283BA3" w:rsidP="0004754E">
      <w:pPr>
        <w:pStyle w:val="Normal5"/>
        <w:spacing w:line="360" w:lineRule="auto"/>
        <w:jc w:val="both"/>
        <w:rPr>
          <w:ins w:id="357" w:author="Ken" w:date="2016-01-18T18:01:00Z"/>
          <w:rFonts w:eastAsia="Arial"/>
          <w:color w:val="auto"/>
          <w:szCs w:val="24"/>
          <w:lang w:eastAsia="en-US"/>
        </w:rPr>
      </w:pPr>
      <w:ins w:id="358" w:author="Ken" w:date="2016-01-18T17:57:00Z">
        <w:r>
          <w:rPr>
            <w:rFonts w:eastAsia="Arial"/>
            <w:color w:val="auto"/>
            <w:szCs w:val="24"/>
            <w:lang w:eastAsia="en-US"/>
          </w:rPr>
          <w:t xml:space="preserve">Neprijavljeni korisnik na dnu početne stranice odabire link </w:t>
        </w:r>
      </w:ins>
      <w:ins w:id="359" w:author="Ken" w:date="2016-01-18T17:58:00Z">
        <w:r>
          <w:rPr>
            <w:rFonts w:eastAsia="Arial"/>
            <w:color w:val="auto"/>
            <w:szCs w:val="24"/>
            <w:lang w:eastAsia="en-US"/>
          </w:rPr>
          <w:t xml:space="preserve">„Prijava osoblja“ koji ga preusmjerava na novu stranicu. Na novoj stranici </w:t>
        </w:r>
      </w:ins>
      <w:ins w:id="360" w:author="Ken" w:date="2016-01-18T18:00:00Z">
        <w:r>
          <w:rPr>
            <w:rFonts w:eastAsia="Arial"/>
            <w:color w:val="auto"/>
            <w:szCs w:val="24"/>
            <w:lang w:eastAsia="en-US"/>
          </w:rPr>
          <w:t xml:space="preserve">se traži od djelatnika da unese svoje korisničke podatke (korisničko ime i lozinku). Prilikom klika na gumb </w:t>
        </w:r>
      </w:ins>
      <w:ins w:id="361" w:author="Ken" w:date="2016-01-18T18:01:00Z">
        <w:r>
          <w:rPr>
            <w:rFonts w:eastAsia="Arial"/>
            <w:color w:val="auto"/>
            <w:szCs w:val="24"/>
            <w:lang w:eastAsia="en-US"/>
          </w:rPr>
          <w:t>„Prijavi se“ djelatnika se preusmjerava na administrativnu stranicu.</w:t>
        </w:r>
      </w:ins>
    </w:p>
    <w:p w14:paraId="3E153587" w14:textId="4EB360F9" w:rsidR="00283BA3" w:rsidRDefault="00283BA3" w:rsidP="0004754E">
      <w:pPr>
        <w:pStyle w:val="Normal5"/>
        <w:spacing w:line="360" w:lineRule="auto"/>
        <w:jc w:val="both"/>
        <w:rPr>
          <w:ins w:id="362" w:author="Ken" w:date="2016-01-18T18:02:00Z"/>
          <w:rFonts w:eastAsia="Arial"/>
          <w:color w:val="auto"/>
          <w:szCs w:val="24"/>
          <w:lang w:eastAsia="en-US"/>
        </w:rPr>
      </w:pPr>
      <w:ins w:id="363" w:author="Ken" w:date="2016-01-18T17:58:00Z">
        <w:r>
          <w:rPr>
            <w:rFonts w:eastAsia="Arial"/>
            <w:color w:val="auto"/>
            <w:szCs w:val="24"/>
            <w:lang w:eastAsia="en-US"/>
          </w:rPr>
          <w:t xml:space="preserve"> </w:t>
        </w:r>
      </w:ins>
    </w:p>
    <w:p w14:paraId="3A87DCD1" w14:textId="6F87222C" w:rsidR="00283BA3" w:rsidRDefault="00283BA3" w:rsidP="0004754E">
      <w:pPr>
        <w:pStyle w:val="Normal5"/>
        <w:spacing w:line="360" w:lineRule="auto"/>
        <w:jc w:val="both"/>
        <w:rPr>
          <w:ins w:id="364" w:author="Ken" w:date="2016-01-18T18:02:00Z"/>
          <w:rFonts w:eastAsia="Arial"/>
          <w:color w:val="auto"/>
          <w:szCs w:val="24"/>
          <w:lang w:eastAsia="en-US"/>
        </w:rPr>
      </w:pPr>
      <w:ins w:id="365" w:author="Ken" w:date="2016-01-18T18:02:00Z">
        <w:r>
          <w:rPr>
            <w:rFonts w:eastAsia="Arial"/>
            <w:color w:val="auto"/>
            <w:szCs w:val="24"/>
            <w:lang w:eastAsia="en-US"/>
          </w:rPr>
          <w:t>Tijek izvođenja:</w:t>
        </w:r>
      </w:ins>
    </w:p>
    <w:p w14:paraId="092F1D63" w14:textId="77349393" w:rsidR="00283BA3" w:rsidRDefault="00283BA3" w:rsidP="0004754E">
      <w:pPr>
        <w:pStyle w:val="Normal5"/>
        <w:spacing w:line="360" w:lineRule="auto"/>
        <w:jc w:val="both"/>
        <w:rPr>
          <w:ins w:id="366" w:author="Ken" w:date="2016-01-18T18:02:00Z"/>
          <w:rFonts w:eastAsia="Arial"/>
          <w:color w:val="auto"/>
          <w:szCs w:val="24"/>
          <w:lang w:eastAsia="en-US"/>
        </w:rPr>
      </w:pPr>
      <w:ins w:id="367" w:author="Ken" w:date="2016-01-18T18:02:00Z">
        <w:r>
          <w:rPr>
            <w:rFonts w:eastAsia="Arial"/>
            <w:color w:val="auto"/>
            <w:szCs w:val="24"/>
            <w:lang w:eastAsia="en-US"/>
          </w:rPr>
          <w:t xml:space="preserve">1. Odabir </w:t>
        </w:r>
        <w:r w:rsidR="00913DF5">
          <w:rPr>
            <w:rFonts w:eastAsia="Arial"/>
            <w:color w:val="auto"/>
            <w:szCs w:val="24"/>
            <w:lang w:eastAsia="en-US"/>
          </w:rPr>
          <w:t>linka „Prijava osoblja“</w:t>
        </w:r>
      </w:ins>
    </w:p>
    <w:p w14:paraId="370E71AD" w14:textId="6DBDC916" w:rsidR="00913DF5" w:rsidRDefault="00913DF5" w:rsidP="0004754E">
      <w:pPr>
        <w:pStyle w:val="Normal5"/>
        <w:spacing w:line="360" w:lineRule="auto"/>
        <w:jc w:val="both"/>
        <w:rPr>
          <w:ins w:id="368" w:author="Ken" w:date="2016-01-18T18:02:00Z"/>
          <w:rFonts w:eastAsia="Arial"/>
          <w:color w:val="auto"/>
          <w:szCs w:val="24"/>
          <w:lang w:eastAsia="en-US"/>
        </w:rPr>
      </w:pPr>
      <w:ins w:id="369" w:author="Ken" w:date="2016-01-18T18:02:00Z">
        <w:r>
          <w:rPr>
            <w:rFonts w:eastAsia="Arial"/>
            <w:color w:val="auto"/>
            <w:szCs w:val="24"/>
            <w:lang w:eastAsia="en-US"/>
          </w:rPr>
          <w:t>2. Unos korisničkih podataka</w:t>
        </w:r>
      </w:ins>
    </w:p>
    <w:p w14:paraId="402BDCAE" w14:textId="61D5C0FC" w:rsidR="00913DF5" w:rsidRDefault="00913DF5" w:rsidP="0004754E">
      <w:pPr>
        <w:pStyle w:val="Normal5"/>
        <w:spacing w:line="360" w:lineRule="auto"/>
        <w:jc w:val="both"/>
        <w:rPr>
          <w:ins w:id="370" w:author="Ken" w:date="2016-01-18T18:04:00Z"/>
          <w:rFonts w:eastAsia="Arial"/>
          <w:color w:val="auto"/>
          <w:szCs w:val="24"/>
          <w:lang w:eastAsia="en-US"/>
        </w:rPr>
      </w:pPr>
      <w:ins w:id="371" w:author="Ken" w:date="2016-01-18T18:02:00Z">
        <w:r>
          <w:rPr>
            <w:rFonts w:eastAsia="Arial"/>
            <w:color w:val="auto"/>
            <w:szCs w:val="24"/>
            <w:lang w:eastAsia="en-US"/>
          </w:rPr>
          <w:t xml:space="preserve">3. Odabir gumba </w:t>
        </w:r>
      </w:ins>
      <w:ins w:id="372" w:author="Ken" w:date="2016-01-18T18:03:00Z">
        <w:r>
          <w:rPr>
            <w:rFonts w:eastAsia="Arial"/>
            <w:color w:val="auto"/>
            <w:szCs w:val="24"/>
            <w:lang w:eastAsia="en-US"/>
          </w:rPr>
          <w:t>„Prijavi se“</w:t>
        </w:r>
      </w:ins>
    </w:p>
    <w:p w14:paraId="605960D5" w14:textId="673E6A22" w:rsidR="00913DF5" w:rsidRDefault="00913DF5">
      <w:pPr>
        <w:pStyle w:val="Normal5"/>
        <w:spacing w:line="360" w:lineRule="auto"/>
        <w:jc w:val="center"/>
        <w:rPr>
          <w:ins w:id="373" w:author="Ken" w:date="2016-01-18T18:08:00Z"/>
          <w:rFonts w:eastAsia="Arial"/>
          <w:color w:val="auto"/>
          <w:szCs w:val="24"/>
          <w:lang w:eastAsia="en-US"/>
        </w:rPr>
        <w:pPrChange w:id="374" w:author="Ken" w:date="2016-01-18T18:08:00Z">
          <w:pPr>
            <w:pStyle w:val="Normal5"/>
            <w:spacing w:line="360" w:lineRule="auto"/>
            <w:jc w:val="both"/>
          </w:pPr>
        </w:pPrChange>
      </w:pPr>
      <w:ins w:id="375" w:author="Ken" w:date="2016-01-18T18:07:00Z">
        <w:r>
          <w:rPr>
            <w:rFonts w:eastAsia="Arial"/>
            <w:noProof/>
            <w:color w:val="auto"/>
            <w:szCs w:val="24"/>
          </w:rPr>
          <w:lastRenderedPageBreak/>
          <w:drawing>
            <wp:inline distT="0" distB="0" distL="0" distR="0" wp14:anchorId="40BCE271" wp14:editId="642147E9">
              <wp:extent cx="6072757" cy="48196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0057" cy="4825444"/>
                      </a:xfrm>
                      <a:prstGeom prst="rect">
                        <a:avLst/>
                      </a:prstGeom>
                      <a:noFill/>
                      <a:ln>
                        <a:noFill/>
                      </a:ln>
                    </pic:spPr>
                  </pic:pic>
                </a:graphicData>
              </a:graphic>
            </wp:inline>
          </w:drawing>
        </w:r>
      </w:ins>
    </w:p>
    <w:p w14:paraId="40F6328C" w14:textId="2440D4B6" w:rsidR="00913DF5" w:rsidRDefault="00913DF5">
      <w:pPr>
        <w:pStyle w:val="Normal5"/>
        <w:spacing w:line="360" w:lineRule="auto"/>
        <w:rPr>
          <w:ins w:id="376" w:author="Ken" w:date="2016-01-18T18:11:00Z"/>
          <w:rFonts w:eastAsia="Arial"/>
          <w:color w:val="auto"/>
          <w:szCs w:val="24"/>
          <w:lang w:eastAsia="en-US"/>
        </w:rPr>
        <w:pPrChange w:id="377" w:author="Ken" w:date="2016-01-18T18:08:00Z">
          <w:pPr>
            <w:pStyle w:val="Normal5"/>
            <w:spacing w:line="360" w:lineRule="auto"/>
            <w:jc w:val="both"/>
          </w:pPr>
        </w:pPrChange>
      </w:pPr>
      <w:ins w:id="378" w:author="Ken" w:date="2016-01-18T18:10:00Z">
        <w:r>
          <w:rPr>
            <w:rFonts w:eastAsia="Arial"/>
            <w:color w:val="auto"/>
            <w:szCs w:val="24"/>
            <w:lang w:eastAsia="en-US"/>
          </w:rPr>
          <w:t>Ispit je uspješno proveden i djelatnik je prijavljen u sustav. Neuspješna prijava je moguća netočnim unosom korisničkih podataka.</w:t>
        </w:r>
      </w:ins>
    </w:p>
    <w:p w14:paraId="0F7F9AED" w14:textId="6FF0C296" w:rsidR="00913DF5" w:rsidRPr="00913DF5" w:rsidRDefault="00913DF5">
      <w:pPr>
        <w:pStyle w:val="Normal5"/>
        <w:spacing w:line="360" w:lineRule="auto"/>
        <w:rPr>
          <w:ins w:id="379" w:author="Ken" w:date="2016-01-18T18:09:00Z"/>
          <w:rFonts w:eastAsia="Arial"/>
          <w:color w:val="auto"/>
          <w:szCs w:val="24"/>
          <w:lang w:eastAsia="en-US"/>
          <w:rPrChange w:id="380" w:author="Ken" w:date="2016-01-18T18:10:00Z">
            <w:rPr>
              <w:ins w:id="381" w:author="Ken" w:date="2016-01-18T18:09:00Z"/>
              <w:rFonts w:eastAsia="Arial"/>
              <w:b/>
              <w:color w:val="auto"/>
              <w:szCs w:val="24"/>
              <w:lang w:eastAsia="en-US"/>
            </w:rPr>
          </w:rPrChange>
        </w:rPr>
        <w:pPrChange w:id="382" w:author="Ken" w:date="2016-01-18T18:08:00Z">
          <w:pPr>
            <w:pStyle w:val="Normal5"/>
            <w:spacing w:line="360" w:lineRule="auto"/>
            <w:jc w:val="both"/>
          </w:pPr>
        </w:pPrChange>
      </w:pPr>
      <w:ins w:id="383" w:author="Ken" w:date="2016-01-18T18:11:00Z">
        <w:r>
          <w:rPr>
            <w:rFonts w:eastAsia="Arial"/>
            <w:noProof/>
            <w:color w:val="auto"/>
            <w:szCs w:val="24"/>
          </w:rPr>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ins>
    </w:p>
    <w:p w14:paraId="4C7745F0" w14:textId="77777777" w:rsidR="00356D77" w:rsidRDefault="00356D77">
      <w:pPr>
        <w:pStyle w:val="Normal5"/>
        <w:spacing w:line="360" w:lineRule="auto"/>
        <w:rPr>
          <w:ins w:id="384" w:author="Ken" w:date="2016-01-18T18:28:00Z"/>
          <w:rFonts w:eastAsia="Arial"/>
          <w:b/>
          <w:color w:val="auto"/>
          <w:szCs w:val="24"/>
          <w:lang w:eastAsia="en-US"/>
        </w:rPr>
        <w:pPrChange w:id="385" w:author="Ken" w:date="2016-01-18T18:08:00Z">
          <w:pPr>
            <w:pStyle w:val="Normal5"/>
            <w:spacing w:line="360" w:lineRule="auto"/>
            <w:jc w:val="both"/>
          </w:pPr>
        </w:pPrChange>
      </w:pPr>
    </w:p>
    <w:p w14:paraId="133CB364" w14:textId="34C93828" w:rsidR="00913DF5" w:rsidRDefault="00913DF5">
      <w:pPr>
        <w:pStyle w:val="Normal5"/>
        <w:spacing w:line="360" w:lineRule="auto"/>
        <w:rPr>
          <w:ins w:id="386" w:author="Ken" w:date="2016-01-18T18:13:00Z"/>
          <w:rFonts w:eastAsia="Arial"/>
          <w:color w:val="auto"/>
          <w:szCs w:val="24"/>
          <w:lang w:eastAsia="en-US"/>
        </w:rPr>
        <w:pPrChange w:id="387" w:author="Ken" w:date="2016-01-18T18:08:00Z">
          <w:pPr>
            <w:pStyle w:val="Normal5"/>
            <w:spacing w:line="360" w:lineRule="auto"/>
            <w:jc w:val="both"/>
          </w:pPr>
        </w:pPrChange>
      </w:pPr>
      <w:ins w:id="388" w:author="Ken" w:date="2016-01-18T18:08:00Z">
        <w:r>
          <w:rPr>
            <w:rFonts w:eastAsia="Arial"/>
            <w:b/>
            <w:color w:val="auto"/>
            <w:szCs w:val="24"/>
            <w:lang w:eastAsia="en-US"/>
          </w:rPr>
          <w:t xml:space="preserve">Ispit 2: </w:t>
        </w:r>
      </w:ins>
      <w:ins w:id="389" w:author="Ken" w:date="2016-01-18T18:13:00Z">
        <w:r w:rsidR="00356D77">
          <w:rPr>
            <w:rFonts w:eastAsia="Arial"/>
            <w:color w:val="auto"/>
            <w:szCs w:val="24"/>
            <w:lang w:eastAsia="en-US"/>
          </w:rPr>
          <w:t>Dodavanje</w:t>
        </w:r>
        <w:r w:rsidR="00524C80">
          <w:rPr>
            <w:rFonts w:eastAsia="Arial"/>
            <w:color w:val="auto"/>
            <w:szCs w:val="24"/>
            <w:lang w:eastAsia="en-US"/>
          </w:rPr>
          <w:t xml:space="preserve"> jela</w:t>
        </w:r>
      </w:ins>
    </w:p>
    <w:p w14:paraId="31DB62BC" w14:textId="2599E5AA" w:rsidR="00524C80" w:rsidRDefault="00524C80">
      <w:pPr>
        <w:pStyle w:val="Normal5"/>
        <w:spacing w:line="360" w:lineRule="auto"/>
        <w:rPr>
          <w:ins w:id="390" w:author="Ken" w:date="2016-01-18T18:13:00Z"/>
          <w:rFonts w:eastAsia="Arial"/>
          <w:color w:val="auto"/>
          <w:szCs w:val="24"/>
          <w:lang w:eastAsia="en-US"/>
        </w:rPr>
        <w:pPrChange w:id="391" w:author="Ken" w:date="2016-01-18T18:08:00Z">
          <w:pPr>
            <w:pStyle w:val="Normal5"/>
            <w:spacing w:line="360" w:lineRule="auto"/>
            <w:jc w:val="both"/>
          </w:pPr>
        </w:pPrChange>
      </w:pPr>
      <w:ins w:id="392" w:author="Ken" w:date="2016-01-18T18:13:00Z">
        <w:r>
          <w:rPr>
            <w:rFonts w:eastAsia="Arial"/>
            <w:color w:val="auto"/>
            <w:szCs w:val="24"/>
            <w:lang w:eastAsia="en-US"/>
          </w:rPr>
          <w:t>Očekivanje:</w:t>
        </w:r>
      </w:ins>
    </w:p>
    <w:p w14:paraId="37ED4C6E" w14:textId="3D997748" w:rsidR="00524C80" w:rsidRDefault="00230D33">
      <w:pPr>
        <w:pStyle w:val="Normal5"/>
        <w:spacing w:line="360" w:lineRule="auto"/>
        <w:rPr>
          <w:ins w:id="393" w:author="Ken" w:date="2016-01-18T18:26:00Z"/>
          <w:rFonts w:eastAsia="Arial"/>
          <w:color w:val="auto"/>
          <w:szCs w:val="24"/>
          <w:lang w:eastAsia="en-US"/>
        </w:rPr>
        <w:pPrChange w:id="394" w:author="Ken" w:date="2016-01-18T18:08:00Z">
          <w:pPr>
            <w:pStyle w:val="Normal5"/>
            <w:spacing w:line="360" w:lineRule="auto"/>
            <w:jc w:val="both"/>
          </w:pPr>
        </w:pPrChange>
      </w:pPr>
      <w:ins w:id="395" w:author="Ken" w:date="2016-01-18T18:13:00Z">
        <w:r>
          <w:rPr>
            <w:rFonts w:eastAsia="Arial"/>
            <w:color w:val="auto"/>
            <w:szCs w:val="24"/>
            <w:lang w:eastAsia="en-US"/>
          </w:rPr>
          <w:lastRenderedPageBreak/>
          <w:t>Dodavanje</w:t>
        </w:r>
        <w:r w:rsidR="00524C80">
          <w:rPr>
            <w:rFonts w:eastAsia="Arial"/>
            <w:color w:val="auto"/>
            <w:szCs w:val="24"/>
            <w:lang w:eastAsia="en-US"/>
          </w:rPr>
          <w:t xml:space="preserve"> jela može odabrati bilo koji korisnik stranice.</w:t>
        </w:r>
      </w:ins>
      <w:ins w:id="396" w:author="Ken" w:date="2016-01-18T18:14:00Z">
        <w:r w:rsidR="00524C80">
          <w:rPr>
            <w:rFonts w:eastAsia="Arial"/>
            <w:color w:val="auto"/>
            <w:szCs w:val="24"/>
            <w:lang w:eastAsia="en-US"/>
          </w:rPr>
          <w:t xml:space="preserve"> Korisnik na vrhu početne stranice odabire </w:t>
        </w:r>
      </w:ins>
      <w:ins w:id="397" w:author="Ken" w:date="2016-01-18T18:16:00Z">
        <w:r w:rsidR="00610D82">
          <w:rPr>
            <w:rFonts w:eastAsia="Arial"/>
            <w:color w:val="auto"/>
            <w:szCs w:val="24"/>
            <w:lang w:eastAsia="en-US"/>
          </w:rPr>
          <w:t>karticu</w:t>
        </w:r>
        <w:r w:rsidR="00524C80">
          <w:rPr>
            <w:rFonts w:eastAsia="Arial"/>
            <w:color w:val="auto"/>
            <w:szCs w:val="24"/>
            <w:lang w:eastAsia="en-US"/>
          </w:rPr>
          <w:t xml:space="preserve"> „Jelovnik“ te ga poslužitelj preusmjerava na stranicu jela. Na stranici jela korisnik može odabrati</w:t>
        </w:r>
      </w:ins>
      <w:ins w:id="398" w:author="Ken" w:date="2016-01-18T18:17:00Z">
        <w:r w:rsidR="00524C80">
          <w:rPr>
            <w:rFonts w:eastAsia="Arial"/>
            <w:color w:val="auto"/>
            <w:szCs w:val="24"/>
            <w:lang w:eastAsia="en-US"/>
          </w:rPr>
          <w:t xml:space="preserve"> kategoriju jela i način sortiranja jela. Prilikom odabira traženog jela</w:t>
        </w:r>
      </w:ins>
      <w:ins w:id="399" w:author="Ken" w:date="2016-01-18T18:18:00Z">
        <w:r w:rsidR="00524C80">
          <w:rPr>
            <w:rFonts w:eastAsia="Arial"/>
            <w:color w:val="auto"/>
            <w:szCs w:val="24"/>
            <w:lang w:eastAsia="en-US"/>
          </w:rPr>
          <w:t xml:space="preserve"> korisnik može odabrati veličinu i količinu jela. Pritiskom na </w:t>
        </w:r>
      </w:ins>
      <w:ins w:id="400" w:author="Ken" w:date="2016-01-18T18:19:00Z">
        <w:r w:rsidR="00524C80">
          <w:rPr>
            <w:rFonts w:eastAsia="Arial"/>
            <w:color w:val="auto"/>
            <w:szCs w:val="24"/>
            <w:lang w:eastAsia="en-US"/>
          </w:rPr>
          <w:t>padajući izbornik ispod gumba „Dodaj“ korisniku se prikazuju i doda</w:t>
        </w:r>
      </w:ins>
      <w:ins w:id="401" w:author="Ken" w:date="2016-01-18T18:21:00Z">
        <w:r w:rsidR="00524C80">
          <w:rPr>
            <w:rFonts w:eastAsia="Arial"/>
            <w:color w:val="auto"/>
            <w:szCs w:val="24"/>
            <w:lang w:eastAsia="en-US"/>
          </w:rPr>
          <w:t>t</w:t>
        </w:r>
      </w:ins>
      <w:ins w:id="402" w:author="Ken" w:date="2016-01-18T18:19:00Z">
        <w:r w:rsidR="00524C80">
          <w:rPr>
            <w:rFonts w:eastAsia="Arial"/>
            <w:color w:val="auto"/>
            <w:szCs w:val="24"/>
            <w:lang w:eastAsia="en-US"/>
          </w:rPr>
          <w:t>ci odabranog jela.</w:t>
        </w:r>
      </w:ins>
      <w:ins w:id="403" w:author="Ken" w:date="2016-01-18T18:21:00Z">
        <w:r w:rsidR="00524C80">
          <w:rPr>
            <w:rFonts w:eastAsia="Arial"/>
            <w:color w:val="auto"/>
            <w:szCs w:val="24"/>
            <w:lang w:eastAsia="en-US"/>
          </w:rPr>
          <w:t xml:space="preserve"> Nakon </w:t>
        </w:r>
      </w:ins>
      <w:ins w:id="404" w:author="Ken" w:date="2016-01-18T18:22:00Z">
        <w:r w:rsidR="00524C80">
          <w:rPr>
            <w:rFonts w:eastAsia="Arial"/>
            <w:color w:val="auto"/>
            <w:szCs w:val="24"/>
            <w:lang w:eastAsia="en-US"/>
          </w:rPr>
          <w:t xml:space="preserve">željenih </w:t>
        </w:r>
      </w:ins>
      <w:ins w:id="405" w:author="Ken" w:date="2016-01-18T18:23:00Z">
        <w:r w:rsidR="00356D77">
          <w:rPr>
            <w:rFonts w:eastAsia="Arial"/>
            <w:color w:val="auto"/>
            <w:szCs w:val="24"/>
            <w:lang w:eastAsia="en-US"/>
          </w:rPr>
          <w:t>odabira pojedinog jela korisnik klikne gumb „Dodaj“ te se jelo doda u košaricu. Što je vidljivo u gornjem desnom kutu stranice povećanjem brojača artikala u košarici.</w:t>
        </w:r>
      </w:ins>
    </w:p>
    <w:p w14:paraId="3311C9CB" w14:textId="77777777" w:rsidR="00356D77" w:rsidRDefault="00356D77">
      <w:pPr>
        <w:pStyle w:val="Normal5"/>
        <w:spacing w:line="360" w:lineRule="auto"/>
        <w:rPr>
          <w:ins w:id="406" w:author="Ken" w:date="2016-01-18T18:28:00Z"/>
          <w:rFonts w:eastAsia="Arial"/>
          <w:noProof/>
          <w:color w:val="auto"/>
          <w:szCs w:val="24"/>
        </w:rPr>
        <w:pPrChange w:id="407" w:author="Ken" w:date="2016-01-18T18:08:00Z">
          <w:pPr>
            <w:pStyle w:val="Normal5"/>
            <w:spacing w:line="360" w:lineRule="auto"/>
            <w:jc w:val="both"/>
          </w:pPr>
        </w:pPrChange>
      </w:pPr>
    </w:p>
    <w:p w14:paraId="16C2F62F" w14:textId="3BED73F5" w:rsidR="00356D77" w:rsidRDefault="00356D77">
      <w:pPr>
        <w:pStyle w:val="Normal5"/>
        <w:spacing w:line="360" w:lineRule="auto"/>
        <w:rPr>
          <w:ins w:id="408" w:author="Ken" w:date="2016-01-18T18:28:00Z"/>
          <w:rFonts w:eastAsia="Arial"/>
          <w:noProof/>
          <w:color w:val="auto"/>
          <w:szCs w:val="24"/>
        </w:rPr>
        <w:pPrChange w:id="409" w:author="Ken" w:date="2016-01-18T18:08:00Z">
          <w:pPr>
            <w:pStyle w:val="Normal5"/>
            <w:spacing w:line="360" w:lineRule="auto"/>
            <w:jc w:val="both"/>
          </w:pPr>
        </w:pPrChange>
      </w:pPr>
      <w:ins w:id="410" w:author="Ken" w:date="2016-01-18T18:28:00Z">
        <w:r>
          <w:rPr>
            <w:rFonts w:eastAsia="Arial"/>
            <w:noProof/>
            <w:color w:val="auto"/>
            <w:szCs w:val="24"/>
          </w:rPr>
          <w:t>Tijek izvođenja:</w:t>
        </w:r>
      </w:ins>
    </w:p>
    <w:p w14:paraId="506B356D" w14:textId="56114D7A" w:rsidR="00356D77" w:rsidRDefault="00610D82">
      <w:pPr>
        <w:pStyle w:val="Normal5"/>
        <w:spacing w:line="360" w:lineRule="auto"/>
        <w:rPr>
          <w:ins w:id="411" w:author="Ken" w:date="2016-01-18T18:28:00Z"/>
          <w:rFonts w:eastAsia="Arial"/>
          <w:noProof/>
          <w:color w:val="auto"/>
          <w:szCs w:val="24"/>
        </w:rPr>
        <w:pPrChange w:id="412" w:author="Ken" w:date="2016-01-18T18:08:00Z">
          <w:pPr>
            <w:pStyle w:val="Normal5"/>
            <w:spacing w:line="360" w:lineRule="auto"/>
            <w:jc w:val="both"/>
          </w:pPr>
        </w:pPrChange>
      </w:pPr>
      <w:ins w:id="413" w:author="Ken" w:date="2016-01-18T18:28:00Z">
        <w:r>
          <w:rPr>
            <w:rFonts w:eastAsia="Arial"/>
            <w:noProof/>
            <w:color w:val="auto"/>
            <w:szCs w:val="24"/>
          </w:rPr>
          <w:t>1. Odabir kartice</w:t>
        </w:r>
        <w:r w:rsidR="00356D77">
          <w:rPr>
            <w:rFonts w:eastAsia="Arial"/>
            <w:noProof/>
            <w:color w:val="auto"/>
            <w:szCs w:val="24"/>
          </w:rPr>
          <w:t xml:space="preserve"> „Jelovnik“</w:t>
        </w:r>
      </w:ins>
    </w:p>
    <w:p w14:paraId="2AA64120" w14:textId="32632895" w:rsidR="00356D77" w:rsidRDefault="00356D77">
      <w:pPr>
        <w:pStyle w:val="Normal5"/>
        <w:spacing w:line="360" w:lineRule="auto"/>
        <w:rPr>
          <w:ins w:id="414" w:author="Ken" w:date="2016-01-18T18:28:00Z"/>
          <w:rFonts w:eastAsia="Arial"/>
          <w:noProof/>
          <w:color w:val="auto"/>
          <w:szCs w:val="24"/>
        </w:rPr>
        <w:pPrChange w:id="415" w:author="Ken" w:date="2016-01-18T18:08:00Z">
          <w:pPr>
            <w:pStyle w:val="Normal5"/>
            <w:spacing w:line="360" w:lineRule="auto"/>
            <w:jc w:val="both"/>
          </w:pPr>
        </w:pPrChange>
      </w:pPr>
      <w:ins w:id="416" w:author="Ken" w:date="2016-01-18T18:28:00Z">
        <w:r>
          <w:rPr>
            <w:rFonts w:eastAsia="Arial"/>
            <w:noProof/>
            <w:color w:val="auto"/>
            <w:szCs w:val="24"/>
          </w:rPr>
          <w:t xml:space="preserve">2. Izbor </w:t>
        </w:r>
      </w:ins>
      <w:ins w:id="417" w:author="Ken" w:date="2016-01-18T18:29:00Z">
        <w:r>
          <w:rPr>
            <w:rFonts w:eastAsia="Arial"/>
            <w:noProof/>
            <w:color w:val="auto"/>
            <w:szCs w:val="24"/>
          </w:rPr>
          <w:t>kategorije i sortiranja jela</w:t>
        </w:r>
      </w:ins>
    </w:p>
    <w:p w14:paraId="471D2CE2" w14:textId="21189C1F" w:rsidR="00356D77" w:rsidRDefault="00356D77">
      <w:pPr>
        <w:pStyle w:val="Normal5"/>
        <w:spacing w:line="360" w:lineRule="auto"/>
        <w:rPr>
          <w:ins w:id="418" w:author="Ken" w:date="2016-01-18T18:30:00Z"/>
          <w:rFonts w:eastAsia="Arial"/>
          <w:noProof/>
          <w:color w:val="auto"/>
          <w:szCs w:val="24"/>
        </w:rPr>
        <w:pPrChange w:id="419" w:author="Ken" w:date="2016-01-18T18:08:00Z">
          <w:pPr>
            <w:pStyle w:val="Normal5"/>
            <w:spacing w:line="360" w:lineRule="auto"/>
            <w:jc w:val="both"/>
          </w:pPr>
        </w:pPrChange>
      </w:pPr>
      <w:ins w:id="420" w:author="Ken" w:date="2016-01-18T18:29:00Z">
        <w:r>
          <w:rPr>
            <w:rFonts w:eastAsia="Arial"/>
            <w:noProof/>
            <w:color w:val="auto"/>
            <w:szCs w:val="24"/>
          </w:rPr>
          <w:t>3. Izbor pojedinog jela i njegovih dodataka, veličine i količine</w:t>
        </w:r>
      </w:ins>
    </w:p>
    <w:p w14:paraId="482A0962" w14:textId="198B6C10" w:rsidR="00356D77" w:rsidRDefault="00356D77">
      <w:pPr>
        <w:pStyle w:val="Normal5"/>
        <w:spacing w:line="360" w:lineRule="auto"/>
        <w:rPr>
          <w:ins w:id="421" w:author="Ken" w:date="2016-01-19T12:08:00Z"/>
          <w:rFonts w:eastAsia="Arial"/>
          <w:noProof/>
          <w:color w:val="auto"/>
          <w:szCs w:val="24"/>
        </w:rPr>
        <w:pPrChange w:id="422" w:author="Ken" w:date="2016-01-18T18:08:00Z">
          <w:pPr>
            <w:pStyle w:val="Normal5"/>
            <w:spacing w:line="360" w:lineRule="auto"/>
            <w:jc w:val="both"/>
          </w:pPr>
        </w:pPrChange>
      </w:pPr>
      <w:ins w:id="423" w:author="Ken" w:date="2016-01-18T18:30:00Z">
        <w:r>
          <w:rPr>
            <w:rFonts w:eastAsia="Arial"/>
            <w:noProof/>
            <w:color w:val="auto"/>
            <w:szCs w:val="24"/>
          </w:rPr>
          <w:t>4. Odabir gumba „Dodaj“</w:t>
        </w:r>
      </w:ins>
    </w:p>
    <w:p w14:paraId="0957E84A" w14:textId="77777777" w:rsidR="003B650B" w:rsidRDefault="003B650B">
      <w:pPr>
        <w:pStyle w:val="Normal5"/>
        <w:spacing w:line="360" w:lineRule="auto"/>
        <w:rPr>
          <w:ins w:id="424" w:author="Ken" w:date="2016-01-18T18:27:00Z"/>
          <w:rFonts w:eastAsia="Arial"/>
          <w:noProof/>
          <w:color w:val="auto"/>
          <w:szCs w:val="24"/>
        </w:rPr>
        <w:pPrChange w:id="425" w:author="Ken" w:date="2016-01-18T18:08:00Z">
          <w:pPr>
            <w:pStyle w:val="Normal5"/>
            <w:spacing w:line="360" w:lineRule="auto"/>
            <w:jc w:val="both"/>
          </w:pPr>
        </w:pPrChange>
      </w:pPr>
    </w:p>
    <w:p w14:paraId="42B1E80B" w14:textId="36068464" w:rsidR="00356D77" w:rsidRDefault="00356D77">
      <w:pPr>
        <w:pStyle w:val="Normal5"/>
        <w:spacing w:line="360" w:lineRule="auto"/>
        <w:jc w:val="center"/>
        <w:rPr>
          <w:ins w:id="426" w:author="Ken" w:date="2016-01-18T18:32:00Z"/>
          <w:rFonts w:eastAsia="Arial"/>
          <w:color w:val="auto"/>
          <w:szCs w:val="24"/>
          <w:lang w:eastAsia="en-US"/>
        </w:rPr>
        <w:pPrChange w:id="427" w:author="Ken" w:date="2016-01-18T18:32:00Z">
          <w:pPr>
            <w:pStyle w:val="Normal5"/>
            <w:spacing w:line="360" w:lineRule="auto"/>
            <w:jc w:val="both"/>
          </w:pPr>
        </w:pPrChange>
      </w:pPr>
      <w:ins w:id="428" w:author="Ken" w:date="2016-01-18T18:26:00Z">
        <w:r>
          <w:rPr>
            <w:rFonts w:eastAsia="Arial"/>
            <w:noProof/>
            <w:color w:val="auto"/>
            <w:szCs w:val="24"/>
          </w:rPr>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ins>
    </w:p>
    <w:p w14:paraId="14BD658D" w14:textId="18CE4543" w:rsidR="00356D77" w:rsidRDefault="00356D77">
      <w:pPr>
        <w:pStyle w:val="Normal5"/>
        <w:spacing w:line="360" w:lineRule="auto"/>
        <w:rPr>
          <w:ins w:id="429" w:author="Ken" w:date="2016-01-18T18:33:00Z"/>
          <w:rFonts w:eastAsia="Arial"/>
          <w:color w:val="auto"/>
          <w:szCs w:val="24"/>
          <w:lang w:eastAsia="en-US"/>
        </w:rPr>
        <w:pPrChange w:id="430" w:author="Ken" w:date="2016-01-18T18:08:00Z">
          <w:pPr>
            <w:pStyle w:val="Normal5"/>
            <w:spacing w:line="360" w:lineRule="auto"/>
            <w:jc w:val="both"/>
          </w:pPr>
        </w:pPrChange>
      </w:pPr>
      <w:ins w:id="431" w:author="Ken" w:date="2016-01-18T18:32:00Z">
        <w:r>
          <w:rPr>
            <w:rFonts w:eastAsia="Arial"/>
            <w:color w:val="auto"/>
            <w:szCs w:val="24"/>
            <w:lang w:eastAsia="en-US"/>
          </w:rPr>
          <w:t>Ispit je uspješno proveden i narudžba je uspješno dodana u košaricu.</w:t>
        </w:r>
      </w:ins>
    </w:p>
    <w:p w14:paraId="43E8C163" w14:textId="77777777" w:rsidR="007B0E2B" w:rsidRDefault="007B0E2B">
      <w:pPr>
        <w:pStyle w:val="Normal5"/>
        <w:spacing w:line="360" w:lineRule="auto"/>
        <w:rPr>
          <w:ins w:id="432" w:author="Ken" w:date="2016-01-18T18:33:00Z"/>
          <w:rFonts w:eastAsia="Arial"/>
          <w:color w:val="auto"/>
          <w:szCs w:val="24"/>
          <w:lang w:eastAsia="en-US"/>
        </w:rPr>
        <w:pPrChange w:id="433" w:author="Ken" w:date="2016-01-18T18:08:00Z">
          <w:pPr>
            <w:pStyle w:val="Normal5"/>
            <w:spacing w:line="360" w:lineRule="auto"/>
            <w:jc w:val="both"/>
          </w:pPr>
        </w:pPrChange>
      </w:pPr>
    </w:p>
    <w:p w14:paraId="534FCA7B" w14:textId="5E497556" w:rsidR="007B0E2B" w:rsidRDefault="007B0E2B">
      <w:pPr>
        <w:pStyle w:val="Normal5"/>
        <w:spacing w:line="360" w:lineRule="auto"/>
        <w:rPr>
          <w:ins w:id="434" w:author="Ken" w:date="2016-01-18T18:33:00Z"/>
          <w:rFonts w:eastAsia="Arial"/>
          <w:color w:val="auto"/>
          <w:szCs w:val="24"/>
          <w:lang w:eastAsia="en-US"/>
        </w:rPr>
        <w:pPrChange w:id="435" w:author="Ken" w:date="2016-01-18T18:08:00Z">
          <w:pPr>
            <w:pStyle w:val="Normal5"/>
            <w:spacing w:line="360" w:lineRule="auto"/>
            <w:jc w:val="both"/>
          </w:pPr>
        </w:pPrChange>
      </w:pPr>
      <w:ins w:id="436" w:author="Ken" w:date="2016-01-18T18:33:00Z">
        <w:r>
          <w:rPr>
            <w:rFonts w:eastAsia="Arial"/>
            <w:b/>
            <w:color w:val="auto"/>
            <w:szCs w:val="24"/>
            <w:lang w:eastAsia="en-US"/>
          </w:rPr>
          <w:t xml:space="preserve">Ispit 3: </w:t>
        </w:r>
        <w:r>
          <w:rPr>
            <w:rFonts w:eastAsia="Arial"/>
            <w:color w:val="auto"/>
            <w:szCs w:val="24"/>
            <w:lang w:eastAsia="en-US"/>
          </w:rPr>
          <w:t>Narudžba jela</w:t>
        </w:r>
      </w:ins>
    </w:p>
    <w:p w14:paraId="22DB9E02" w14:textId="5645BD9D" w:rsidR="007B0E2B" w:rsidRDefault="007B0E2B">
      <w:pPr>
        <w:pStyle w:val="Normal5"/>
        <w:spacing w:line="360" w:lineRule="auto"/>
        <w:rPr>
          <w:ins w:id="437" w:author="Ken" w:date="2016-01-18T18:33:00Z"/>
          <w:rFonts w:eastAsia="Arial"/>
          <w:color w:val="auto"/>
          <w:szCs w:val="24"/>
          <w:lang w:eastAsia="en-US"/>
        </w:rPr>
        <w:pPrChange w:id="438" w:author="Ken" w:date="2016-01-18T18:08:00Z">
          <w:pPr>
            <w:pStyle w:val="Normal5"/>
            <w:spacing w:line="360" w:lineRule="auto"/>
            <w:jc w:val="both"/>
          </w:pPr>
        </w:pPrChange>
      </w:pPr>
      <w:ins w:id="439" w:author="Ken" w:date="2016-01-18T18:33:00Z">
        <w:r>
          <w:rPr>
            <w:rFonts w:eastAsia="Arial"/>
            <w:color w:val="auto"/>
            <w:szCs w:val="24"/>
            <w:lang w:eastAsia="en-US"/>
          </w:rPr>
          <w:t>Očekivanje:</w:t>
        </w:r>
      </w:ins>
    </w:p>
    <w:p w14:paraId="11679307" w14:textId="763151D7" w:rsidR="00E7653F" w:rsidRDefault="007B0E2B">
      <w:pPr>
        <w:pStyle w:val="Normal5"/>
        <w:spacing w:line="360" w:lineRule="auto"/>
        <w:rPr>
          <w:ins w:id="440" w:author="Ken" w:date="2016-01-19T12:08:00Z"/>
          <w:rFonts w:eastAsia="Arial"/>
          <w:color w:val="auto"/>
          <w:szCs w:val="24"/>
          <w:lang w:eastAsia="en-US"/>
        </w:rPr>
        <w:pPrChange w:id="441" w:author="Ken" w:date="2016-01-19T11:53:00Z">
          <w:pPr>
            <w:pStyle w:val="Normal5"/>
            <w:spacing w:line="360" w:lineRule="auto"/>
            <w:jc w:val="both"/>
          </w:pPr>
        </w:pPrChange>
      </w:pPr>
      <w:ins w:id="442" w:author="Ken" w:date="2016-01-18T18:33:00Z">
        <w:r>
          <w:rPr>
            <w:rFonts w:eastAsia="Arial"/>
            <w:color w:val="auto"/>
            <w:szCs w:val="24"/>
            <w:lang w:eastAsia="en-US"/>
          </w:rPr>
          <w:t>Nakon što je korisnik odabrao tražena jela te ih dodao u košaricu, korisnik treba kliknuti na gumb košaricu u gornjem desnom kutu stranice.</w:t>
        </w:r>
      </w:ins>
      <w:ins w:id="443" w:author="Ken" w:date="2016-01-18T18:35:00Z">
        <w:r>
          <w:rPr>
            <w:rFonts w:eastAsia="Arial"/>
            <w:color w:val="auto"/>
            <w:szCs w:val="24"/>
            <w:lang w:eastAsia="en-US"/>
          </w:rPr>
          <w:t xml:space="preserve"> Klikom na gumb poslužitelj preusmjerava korisnika na stranicu košarice.</w:t>
        </w:r>
      </w:ins>
      <w:ins w:id="444" w:author="Ken" w:date="2016-01-18T18:37:00Z">
        <w:r>
          <w:rPr>
            <w:rFonts w:eastAsia="Arial"/>
            <w:color w:val="auto"/>
            <w:szCs w:val="24"/>
            <w:lang w:eastAsia="en-US"/>
          </w:rPr>
          <w:t xml:space="preserve"> Na toj stranici korisnik vidi sve svoje narudžbe i ukupnu cijenu.</w:t>
        </w:r>
      </w:ins>
      <w:ins w:id="445" w:author="Ken" w:date="2016-01-18T18:38:00Z">
        <w:r>
          <w:rPr>
            <w:rFonts w:eastAsia="Arial"/>
            <w:color w:val="auto"/>
            <w:szCs w:val="24"/>
            <w:lang w:eastAsia="en-US"/>
          </w:rPr>
          <w:t xml:space="preserve"> Korisniku se pruža mogućnost </w:t>
        </w:r>
      </w:ins>
      <w:ins w:id="446" w:author="Ken" w:date="2016-01-18T18:39:00Z">
        <w:r>
          <w:rPr>
            <w:rFonts w:eastAsia="Arial"/>
            <w:color w:val="auto"/>
            <w:szCs w:val="24"/>
            <w:lang w:eastAsia="en-US"/>
          </w:rPr>
          <w:t>da pojedino jelo ukloni pritiskom na gumb „Ukloni“ ili da promjeni</w:t>
        </w:r>
      </w:ins>
      <w:ins w:id="447" w:author="Ken" w:date="2016-01-18T18:40:00Z">
        <w:r>
          <w:rPr>
            <w:rFonts w:eastAsia="Arial"/>
            <w:color w:val="auto"/>
            <w:szCs w:val="24"/>
            <w:lang w:eastAsia="en-US"/>
          </w:rPr>
          <w:t xml:space="preserve"> njegovu</w:t>
        </w:r>
      </w:ins>
      <w:ins w:id="448" w:author="Ken" w:date="2016-01-18T18:39:00Z">
        <w:r>
          <w:rPr>
            <w:rFonts w:eastAsia="Arial"/>
            <w:color w:val="auto"/>
            <w:szCs w:val="24"/>
            <w:lang w:eastAsia="en-US"/>
          </w:rPr>
          <w:t xml:space="preserve"> količinu.</w:t>
        </w:r>
      </w:ins>
      <w:ins w:id="449" w:author="Ken" w:date="2016-01-18T18:41:00Z">
        <w:r>
          <w:rPr>
            <w:rFonts w:eastAsia="Arial"/>
            <w:color w:val="auto"/>
            <w:szCs w:val="24"/>
            <w:lang w:eastAsia="en-US"/>
          </w:rPr>
          <w:t xml:space="preserve"> Nakon toga korisnik treba obavezno ispuniti narudžbeni </w:t>
        </w:r>
        <w:r>
          <w:rPr>
            <w:rFonts w:eastAsia="Arial"/>
            <w:color w:val="auto"/>
            <w:szCs w:val="24"/>
            <w:lang w:eastAsia="en-US"/>
          </w:rPr>
          <w:lastRenderedPageBreak/>
          <w:t xml:space="preserve">obrazac s traženim podatcima: </w:t>
        </w:r>
      </w:ins>
      <w:ins w:id="450" w:author="Ken" w:date="2016-01-18T18:42:00Z">
        <w:r>
          <w:rPr>
            <w:rFonts w:eastAsia="Arial"/>
            <w:color w:val="auto"/>
            <w:szCs w:val="24"/>
            <w:lang w:eastAsia="en-US"/>
          </w:rPr>
          <w:t>Ime i prezime, Adresa, Telefon</w:t>
        </w:r>
      </w:ins>
      <w:ins w:id="451" w:author="Ken" w:date="2016-01-18T18:43:00Z">
        <w:r w:rsidR="00E7653F">
          <w:rPr>
            <w:rFonts w:eastAsia="Arial"/>
            <w:color w:val="auto"/>
            <w:szCs w:val="24"/>
            <w:lang w:eastAsia="en-US"/>
          </w:rPr>
          <w:t xml:space="preserve">, Email. Također, korisnik može opcionalno </w:t>
        </w:r>
      </w:ins>
      <w:ins w:id="452" w:author="Ken" w:date="2016-01-18T18:44:00Z">
        <w:r w:rsidR="00E7653F">
          <w:rPr>
            <w:rFonts w:eastAsia="Arial"/>
            <w:color w:val="auto"/>
            <w:szCs w:val="24"/>
            <w:lang w:eastAsia="en-US"/>
          </w:rPr>
          <w:t>ispuniti</w:t>
        </w:r>
      </w:ins>
      <w:ins w:id="453" w:author="Ken" w:date="2016-01-18T18:45:00Z">
        <w:r w:rsidR="00E7653F">
          <w:rPr>
            <w:rFonts w:eastAsia="Arial"/>
            <w:color w:val="auto"/>
            <w:szCs w:val="24"/>
            <w:lang w:eastAsia="en-US"/>
          </w:rPr>
          <w:t xml:space="preserve"> </w:t>
        </w:r>
      </w:ins>
      <w:ins w:id="454" w:author="Ken" w:date="2016-01-18T18:44:00Z">
        <w:r w:rsidR="00E7653F">
          <w:rPr>
            <w:rFonts w:eastAsia="Arial"/>
            <w:color w:val="auto"/>
            <w:szCs w:val="24"/>
            <w:lang w:eastAsia="en-US"/>
          </w:rPr>
          <w:t>polje Napomena.</w:t>
        </w:r>
      </w:ins>
      <w:ins w:id="455" w:author="Ken" w:date="2016-01-18T18:45:00Z">
        <w:r w:rsidR="00E7653F">
          <w:rPr>
            <w:rFonts w:eastAsia="Arial"/>
            <w:color w:val="auto"/>
            <w:szCs w:val="24"/>
            <w:lang w:eastAsia="en-US"/>
          </w:rPr>
          <w:t xml:space="preserve"> Zatim korisnik treba potvrditi narudžbu pritiskom na gumb </w:t>
        </w:r>
      </w:ins>
      <w:ins w:id="456" w:author="Ken" w:date="2016-01-18T18:46:00Z">
        <w:r w:rsidR="00E7653F">
          <w:rPr>
            <w:rFonts w:eastAsia="Arial"/>
            <w:color w:val="auto"/>
            <w:szCs w:val="24"/>
            <w:lang w:eastAsia="en-US"/>
          </w:rPr>
          <w:t>„Potvrdi narudžbu“.</w:t>
        </w:r>
      </w:ins>
    </w:p>
    <w:p w14:paraId="03658FD7" w14:textId="77777777" w:rsidR="003B650B" w:rsidRDefault="003B650B">
      <w:pPr>
        <w:pStyle w:val="Normal5"/>
        <w:spacing w:line="360" w:lineRule="auto"/>
        <w:rPr>
          <w:ins w:id="457" w:author="Ken" w:date="2016-01-19T12:08:00Z"/>
          <w:rFonts w:eastAsia="Arial"/>
          <w:color w:val="auto"/>
          <w:szCs w:val="24"/>
          <w:lang w:eastAsia="en-US"/>
        </w:rPr>
        <w:pPrChange w:id="458" w:author="Ken" w:date="2016-01-19T11:53:00Z">
          <w:pPr>
            <w:pStyle w:val="Normal5"/>
            <w:spacing w:line="360" w:lineRule="auto"/>
            <w:jc w:val="both"/>
          </w:pPr>
        </w:pPrChange>
      </w:pPr>
    </w:p>
    <w:p w14:paraId="7B5EEF08" w14:textId="77777777" w:rsidR="003B650B" w:rsidRDefault="003B650B" w:rsidP="003B650B">
      <w:pPr>
        <w:pStyle w:val="Normal5"/>
        <w:spacing w:line="360" w:lineRule="auto"/>
        <w:rPr>
          <w:ins w:id="459" w:author="Ken" w:date="2016-01-19T12:08:00Z"/>
          <w:rFonts w:eastAsia="Arial"/>
          <w:color w:val="auto"/>
          <w:szCs w:val="24"/>
          <w:lang w:eastAsia="en-US"/>
        </w:rPr>
      </w:pPr>
      <w:ins w:id="460" w:author="Ken" w:date="2016-01-19T12:08:00Z">
        <w:r>
          <w:rPr>
            <w:rFonts w:eastAsia="Arial"/>
            <w:color w:val="auto"/>
            <w:szCs w:val="24"/>
            <w:lang w:eastAsia="en-US"/>
          </w:rPr>
          <w:t>Tijek izvođenja:</w:t>
        </w:r>
      </w:ins>
    </w:p>
    <w:p w14:paraId="0404F999" w14:textId="77777777" w:rsidR="003B650B" w:rsidRDefault="003B650B" w:rsidP="003B650B">
      <w:pPr>
        <w:pStyle w:val="Normal5"/>
        <w:spacing w:line="360" w:lineRule="auto"/>
        <w:rPr>
          <w:ins w:id="461" w:author="Ken" w:date="2016-01-19T12:08:00Z"/>
          <w:rFonts w:eastAsia="Arial"/>
          <w:color w:val="auto"/>
          <w:szCs w:val="24"/>
          <w:lang w:eastAsia="en-US"/>
        </w:rPr>
      </w:pPr>
      <w:ins w:id="462" w:author="Ken" w:date="2016-01-19T12:08:00Z">
        <w:r>
          <w:rPr>
            <w:rFonts w:eastAsia="Arial"/>
            <w:color w:val="auto"/>
            <w:szCs w:val="24"/>
            <w:lang w:eastAsia="en-US"/>
          </w:rPr>
          <w:t>1. Odabir košarice</w:t>
        </w:r>
      </w:ins>
    </w:p>
    <w:p w14:paraId="4DE82771" w14:textId="77777777" w:rsidR="003B650B" w:rsidRDefault="003B650B" w:rsidP="003B650B">
      <w:pPr>
        <w:pStyle w:val="Normal5"/>
        <w:spacing w:line="360" w:lineRule="auto"/>
        <w:rPr>
          <w:ins w:id="463" w:author="Ken" w:date="2016-01-19T12:08:00Z"/>
          <w:rFonts w:eastAsia="Arial"/>
          <w:color w:val="auto"/>
          <w:szCs w:val="24"/>
          <w:lang w:eastAsia="en-US"/>
        </w:rPr>
      </w:pPr>
      <w:ins w:id="464" w:author="Ken" w:date="2016-01-19T12:08:00Z">
        <w:r>
          <w:rPr>
            <w:rFonts w:eastAsia="Arial"/>
            <w:color w:val="auto"/>
            <w:szCs w:val="24"/>
            <w:lang w:eastAsia="en-US"/>
          </w:rPr>
          <w:t>2. Unos podataka za narudžbu</w:t>
        </w:r>
      </w:ins>
    </w:p>
    <w:p w14:paraId="5E3DF11E" w14:textId="77777777" w:rsidR="003B650B" w:rsidRDefault="003B650B" w:rsidP="003B650B">
      <w:pPr>
        <w:pStyle w:val="Normal5"/>
        <w:spacing w:line="360" w:lineRule="auto"/>
        <w:rPr>
          <w:ins w:id="465" w:author="Ken" w:date="2016-01-19T12:08:00Z"/>
          <w:rFonts w:eastAsia="Arial"/>
          <w:color w:val="auto"/>
          <w:szCs w:val="24"/>
          <w:lang w:eastAsia="en-US"/>
        </w:rPr>
      </w:pPr>
      <w:ins w:id="466" w:author="Ken" w:date="2016-01-19T12:08:00Z">
        <w:r>
          <w:rPr>
            <w:rFonts w:eastAsia="Arial"/>
            <w:color w:val="auto"/>
            <w:szCs w:val="24"/>
            <w:lang w:eastAsia="en-US"/>
          </w:rPr>
          <w:t>3. Odabir gumba „Potvrdi narudžbu“</w:t>
        </w:r>
      </w:ins>
    </w:p>
    <w:p w14:paraId="6A4BDCB5" w14:textId="77777777" w:rsidR="003B650B" w:rsidRDefault="003B650B">
      <w:pPr>
        <w:pStyle w:val="Normal5"/>
        <w:spacing w:line="360" w:lineRule="auto"/>
        <w:rPr>
          <w:ins w:id="467" w:author="Ken" w:date="2016-01-18T18:48:00Z"/>
          <w:rFonts w:eastAsia="Arial"/>
          <w:color w:val="auto"/>
          <w:szCs w:val="24"/>
          <w:lang w:eastAsia="en-US"/>
        </w:rPr>
        <w:pPrChange w:id="468" w:author="Ken" w:date="2016-01-19T11:53:00Z">
          <w:pPr>
            <w:pStyle w:val="Normal5"/>
            <w:spacing w:line="360" w:lineRule="auto"/>
            <w:jc w:val="both"/>
          </w:pPr>
        </w:pPrChange>
      </w:pPr>
    </w:p>
    <w:p w14:paraId="2B31749D" w14:textId="3C9689CD" w:rsidR="00E7653F" w:rsidRDefault="00E7653F">
      <w:pPr>
        <w:pStyle w:val="Normal5"/>
        <w:spacing w:line="360" w:lineRule="auto"/>
        <w:jc w:val="center"/>
        <w:rPr>
          <w:ins w:id="469" w:author="Ken" w:date="2016-01-18T18:49:00Z"/>
          <w:rFonts w:eastAsia="Arial"/>
          <w:noProof/>
          <w:color w:val="auto"/>
          <w:szCs w:val="24"/>
        </w:rPr>
        <w:pPrChange w:id="470" w:author="Ken" w:date="2016-01-18T18:47:00Z">
          <w:pPr>
            <w:pStyle w:val="Normal5"/>
            <w:spacing w:line="360" w:lineRule="auto"/>
            <w:jc w:val="both"/>
          </w:pPr>
        </w:pPrChange>
      </w:pPr>
      <w:ins w:id="471" w:author="Ken" w:date="2016-01-18T18:47:00Z">
        <w:r>
          <w:rPr>
            <w:rFonts w:eastAsia="Arial"/>
            <w:noProof/>
            <w:color w:val="auto"/>
            <w:szCs w:val="24"/>
          </w:rPr>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ins>
    </w:p>
    <w:p w14:paraId="47042C65" w14:textId="7BAB94BB" w:rsidR="00E7653F" w:rsidRDefault="00E7653F">
      <w:pPr>
        <w:pStyle w:val="Normal5"/>
        <w:spacing w:line="360" w:lineRule="auto"/>
        <w:rPr>
          <w:ins w:id="472" w:author="Ken" w:date="2016-01-18T18:49:00Z"/>
          <w:rFonts w:eastAsia="Arial"/>
          <w:noProof/>
          <w:color w:val="auto"/>
          <w:szCs w:val="24"/>
        </w:rPr>
        <w:pPrChange w:id="473" w:author="Ken" w:date="2016-01-18T18:49:00Z">
          <w:pPr>
            <w:pStyle w:val="Normal5"/>
            <w:spacing w:line="360" w:lineRule="auto"/>
            <w:jc w:val="both"/>
          </w:pPr>
        </w:pPrChange>
      </w:pPr>
      <w:ins w:id="474" w:author="Ken" w:date="2016-01-18T18:49:00Z">
        <w:r>
          <w:rPr>
            <w:rFonts w:eastAsia="Arial"/>
            <w:noProof/>
            <w:color w:val="auto"/>
            <w:szCs w:val="24"/>
          </w:rPr>
          <w:t>Nakon uspješnog unosa podataka i potvrde narudžbe poslužitelj korisnika preusmjerava na stranicu potvrde.</w:t>
        </w:r>
      </w:ins>
    </w:p>
    <w:p w14:paraId="3AEB9B24" w14:textId="165C646D" w:rsidR="00E7653F" w:rsidRDefault="00E7653F">
      <w:pPr>
        <w:pStyle w:val="Normal5"/>
        <w:spacing w:line="360" w:lineRule="auto"/>
        <w:jc w:val="center"/>
        <w:rPr>
          <w:ins w:id="475" w:author="Ken" w:date="2016-01-18T18:49:00Z"/>
          <w:rFonts w:eastAsia="Arial"/>
          <w:color w:val="auto"/>
          <w:szCs w:val="24"/>
          <w:lang w:eastAsia="en-US"/>
        </w:rPr>
        <w:pPrChange w:id="476" w:author="Ken" w:date="2016-01-18T18:49:00Z">
          <w:pPr>
            <w:pStyle w:val="Normal5"/>
            <w:spacing w:line="360" w:lineRule="auto"/>
            <w:jc w:val="both"/>
          </w:pPr>
        </w:pPrChange>
      </w:pPr>
      <w:ins w:id="477" w:author="Ken" w:date="2016-01-18T18:49:00Z">
        <w:r>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ins>
    </w:p>
    <w:p w14:paraId="71856A55" w14:textId="729B606F" w:rsidR="00E7653F" w:rsidRDefault="00E7653F">
      <w:pPr>
        <w:pStyle w:val="Normal5"/>
        <w:spacing w:line="360" w:lineRule="auto"/>
        <w:rPr>
          <w:ins w:id="478" w:author="Ken" w:date="2016-01-19T12:03:00Z"/>
          <w:rFonts w:eastAsia="Arial"/>
          <w:color w:val="auto"/>
          <w:szCs w:val="24"/>
          <w:lang w:eastAsia="en-US"/>
        </w:rPr>
        <w:pPrChange w:id="479" w:author="Ken" w:date="2016-01-18T18:50:00Z">
          <w:pPr>
            <w:pStyle w:val="Normal5"/>
            <w:spacing w:line="360" w:lineRule="auto"/>
            <w:jc w:val="both"/>
          </w:pPr>
        </w:pPrChange>
      </w:pPr>
      <w:ins w:id="480" w:author="Ken" w:date="2016-01-18T18:50:00Z">
        <w:r>
          <w:rPr>
            <w:rFonts w:eastAsia="Arial"/>
            <w:color w:val="auto"/>
            <w:szCs w:val="24"/>
            <w:lang w:eastAsia="en-US"/>
          </w:rPr>
          <w:t xml:space="preserve">U slučaju neispunjenog </w:t>
        </w:r>
      </w:ins>
      <w:ins w:id="481" w:author="Ken" w:date="2016-01-19T11:32:00Z">
        <w:r w:rsidR="00F6357E">
          <w:rPr>
            <w:rFonts w:eastAsia="Arial"/>
            <w:color w:val="auto"/>
            <w:szCs w:val="24"/>
            <w:lang w:eastAsia="en-US"/>
          </w:rPr>
          <w:t>obaveznog polja i pokušaja potvrde narudžbe korisniku se javlja upozorenje „</w:t>
        </w:r>
      </w:ins>
      <w:ins w:id="482" w:author="Ken" w:date="2016-01-19T11:33:00Z">
        <w:r w:rsidR="00F6357E">
          <w:rPr>
            <w:rFonts w:eastAsia="Arial"/>
            <w:color w:val="auto"/>
            <w:szCs w:val="24"/>
            <w:lang w:eastAsia="en-US"/>
          </w:rPr>
          <w:t>Ovo polje je obavezno</w:t>
        </w:r>
      </w:ins>
      <w:ins w:id="483" w:author="Ken" w:date="2016-01-19T11:32:00Z">
        <w:r w:rsidR="00F6357E">
          <w:rPr>
            <w:rFonts w:eastAsia="Arial"/>
            <w:color w:val="auto"/>
            <w:szCs w:val="24"/>
            <w:lang w:eastAsia="en-US"/>
          </w:rPr>
          <w:t>“</w:t>
        </w:r>
      </w:ins>
      <w:ins w:id="484" w:author="Ken" w:date="2016-01-19T11:35:00Z">
        <w:r w:rsidR="00F6357E">
          <w:rPr>
            <w:rFonts w:eastAsia="Arial"/>
            <w:color w:val="auto"/>
            <w:szCs w:val="24"/>
            <w:lang w:eastAsia="en-US"/>
          </w:rPr>
          <w:t xml:space="preserve">, a narudžba se ne može potvrditi. U slučaju neispravnog </w:t>
        </w:r>
        <w:r w:rsidR="00F6357E">
          <w:rPr>
            <w:rFonts w:eastAsia="Arial"/>
            <w:color w:val="auto"/>
            <w:szCs w:val="24"/>
            <w:lang w:eastAsia="en-US"/>
          </w:rPr>
          <w:lastRenderedPageBreak/>
          <w:t xml:space="preserve">unosa emaila korisniku se javlja upozorenje </w:t>
        </w:r>
      </w:ins>
      <w:ins w:id="485" w:author="Ken" w:date="2016-01-19T11:36:00Z">
        <w:r w:rsidR="00F6357E">
          <w:rPr>
            <w:rFonts w:eastAsia="Arial"/>
            <w:color w:val="auto"/>
            <w:szCs w:val="24"/>
            <w:lang w:eastAsia="en-US"/>
          </w:rPr>
          <w:t xml:space="preserve">„Neispravna email adresa“, a narudžba se </w:t>
        </w:r>
      </w:ins>
      <w:ins w:id="486" w:author="Ken" w:date="2016-01-19T11:37:00Z">
        <w:r w:rsidR="00F6357E">
          <w:rPr>
            <w:rFonts w:eastAsia="Arial"/>
            <w:color w:val="auto"/>
            <w:szCs w:val="24"/>
            <w:lang w:eastAsia="en-US"/>
          </w:rPr>
          <w:t xml:space="preserve">također </w:t>
        </w:r>
      </w:ins>
      <w:ins w:id="487" w:author="Ken" w:date="2016-01-19T11:36:00Z">
        <w:r w:rsidR="00F6357E">
          <w:rPr>
            <w:rFonts w:eastAsia="Arial"/>
            <w:color w:val="auto"/>
            <w:szCs w:val="24"/>
            <w:lang w:eastAsia="en-US"/>
          </w:rPr>
          <w:t>ne može potvrditi.</w:t>
        </w:r>
      </w:ins>
    </w:p>
    <w:p w14:paraId="22DE15D9" w14:textId="703653E2" w:rsidR="003B650B" w:rsidRDefault="003B650B">
      <w:pPr>
        <w:pStyle w:val="Normal5"/>
        <w:spacing w:line="360" w:lineRule="auto"/>
        <w:rPr>
          <w:ins w:id="488" w:author="Ken" w:date="2016-01-19T11:54:00Z"/>
          <w:rFonts w:eastAsia="Arial"/>
          <w:color w:val="auto"/>
          <w:szCs w:val="24"/>
          <w:lang w:eastAsia="en-US"/>
        </w:rPr>
        <w:pPrChange w:id="489" w:author="Ken" w:date="2016-01-18T18:50:00Z">
          <w:pPr>
            <w:pStyle w:val="Normal5"/>
            <w:spacing w:line="360" w:lineRule="auto"/>
            <w:jc w:val="both"/>
          </w:pPr>
        </w:pPrChange>
      </w:pPr>
      <w:ins w:id="490" w:author="Ken" w:date="2016-01-19T12:03:00Z">
        <w:r>
          <w:rPr>
            <w:rFonts w:eastAsia="Arial"/>
            <w:noProof/>
            <w:color w:val="auto"/>
            <w:szCs w:val="24"/>
          </w:rPr>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ins>
    </w:p>
    <w:p w14:paraId="4DCF70B1" w14:textId="77777777" w:rsidR="00F6357E" w:rsidRDefault="00F6357E">
      <w:pPr>
        <w:pStyle w:val="Normal5"/>
        <w:spacing w:line="360" w:lineRule="auto"/>
        <w:rPr>
          <w:ins w:id="491" w:author="Ken" w:date="2016-01-19T11:38:00Z"/>
          <w:rFonts w:eastAsia="Arial"/>
          <w:color w:val="auto"/>
          <w:szCs w:val="24"/>
          <w:lang w:eastAsia="en-US"/>
        </w:rPr>
        <w:pPrChange w:id="492" w:author="Ken" w:date="2016-01-18T18:50:00Z">
          <w:pPr>
            <w:pStyle w:val="Normal5"/>
            <w:spacing w:line="360" w:lineRule="auto"/>
            <w:jc w:val="both"/>
          </w:pPr>
        </w:pPrChange>
      </w:pPr>
    </w:p>
    <w:p w14:paraId="2A232592" w14:textId="58BC6AE7" w:rsidR="00F6357E" w:rsidRDefault="00F6357E">
      <w:pPr>
        <w:pStyle w:val="Normal5"/>
        <w:spacing w:line="360" w:lineRule="auto"/>
        <w:rPr>
          <w:ins w:id="493" w:author="Ken" w:date="2016-01-19T11:38:00Z"/>
          <w:rFonts w:eastAsia="Arial"/>
          <w:color w:val="auto"/>
          <w:szCs w:val="24"/>
          <w:lang w:eastAsia="en-US"/>
        </w:rPr>
        <w:pPrChange w:id="494" w:author="Ken" w:date="2016-01-18T18:50:00Z">
          <w:pPr>
            <w:pStyle w:val="Normal5"/>
            <w:spacing w:line="360" w:lineRule="auto"/>
            <w:jc w:val="both"/>
          </w:pPr>
        </w:pPrChange>
      </w:pPr>
      <w:ins w:id="495" w:author="Ken" w:date="2016-01-19T11:38:00Z">
        <w:r>
          <w:rPr>
            <w:rFonts w:eastAsia="Arial"/>
            <w:b/>
            <w:color w:val="auto"/>
            <w:szCs w:val="24"/>
            <w:lang w:eastAsia="en-US"/>
          </w:rPr>
          <w:t xml:space="preserve">Ispit 4: </w:t>
        </w:r>
        <w:r w:rsidR="00230D33">
          <w:rPr>
            <w:rFonts w:eastAsia="Arial"/>
            <w:color w:val="auto"/>
            <w:szCs w:val="24"/>
            <w:lang w:eastAsia="en-US"/>
          </w:rPr>
          <w:t>Komentiranje</w:t>
        </w:r>
        <w:r>
          <w:rPr>
            <w:rFonts w:eastAsia="Arial"/>
            <w:color w:val="auto"/>
            <w:szCs w:val="24"/>
            <w:lang w:eastAsia="en-US"/>
          </w:rPr>
          <w:t xml:space="preserve"> i ocjenjivanje jela</w:t>
        </w:r>
      </w:ins>
    </w:p>
    <w:p w14:paraId="00A393A0" w14:textId="277BA4D0" w:rsidR="00F6357E" w:rsidRDefault="00230D33">
      <w:pPr>
        <w:pStyle w:val="Normal5"/>
        <w:spacing w:line="360" w:lineRule="auto"/>
        <w:rPr>
          <w:ins w:id="496" w:author="Ken" w:date="2016-01-19T11:38:00Z"/>
          <w:rFonts w:eastAsia="Arial"/>
          <w:color w:val="auto"/>
          <w:szCs w:val="24"/>
          <w:lang w:eastAsia="en-US"/>
        </w:rPr>
        <w:pPrChange w:id="497" w:author="Ken" w:date="2016-01-18T18:50:00Z">
          <w:pPr>
            <w:pStyle w:val="Normal5"/>
            <w:spacing w:line="360" w:lineRule="auto"/>
            <w:jc w:val="both"/>
          </w:pPr>
        </w:pPrChange>
      </w:pPr>
      <w:ins w:id="498" w:author="Ken" w:date="2016-01-19T11:38:00Z">
        <w:r>
          <w:rPr>
            <w:rFonts w:eastAsia="Arial"/>
            <w:color w:val="auto"/>
            <w:szCs w:val="24"/>
            <w:lang w:eastAsia="en-US"/>
          </w:rPr>
          <w:t>Očekivanje:</w:t>
        </w:r>
      </w:ins>
    </w:p>
    <w:p w14:paraId="650C6495" w14:textId="50C8A609" w:rsidR="00230D33" w:rsidRDefault="00230D33">
      <w:pPr>
        <w:pStyle w:val="Normal5"/>
        <w:spacing w:line="360" w:lineRule="auto"/>
        <w:rPr>
          <w:ins w:id="499" w:author="Ken" w:date="2016-01-19T12:09:00Z"/>
          <w:rFonts w:eastAsia="Arial"/>
          <w:color w:val="auto"/>
          <w:szCs w:val="24"/>
          <w:lang w:eastAsia="en-US"/>
        </w:rPr>
        <w:pPrChange w:id="500" w:author="Ken" w:date="2016-01-18T18:50:00Z">
          <w:pPr>
            <w:pStyle w:val="Normal5"/>
            <w:spacing w:line="360" w:lineRule="auto"/>
            <w:jc w:val="both"/>
          </w:pPr>
        </w:pPrChange>
      </w:pPr>
      <w:ins w:id="501" w:author="Ken" w:date="2016-01-19T11:41:00Z">
        <w:r>
          <w:rPr>
            <w:rFonts w:eastAsia="Arial"/>
            <w:color w:val="auto"/>
            <w:szCs w:val="24"/>
            <w:lang w:eastAsia="en-US"/>
          </w:rPr>
          <w:t xml:space="preserve">Svi korisnici sustava imaju mogućnost komentiranja i ocjenjivanja svih jela. </w:t>
        </w:r>
      </w:ins>
      <w:ins w:id="502" w:author="Ken" w:date="2016-01-19T11:43:00Z">
        <w:r>
          <w:rPr>
            <w:rFonts w:eastAsia="Arial"/>
            <w:color w:val="auto"/>
            <w:szCs w:val="24"/>
            <w:lang w:eastAsia="en-US"/>
          </w:rPr>
          <w:t xml:space="preserve">Korisnik na stranici jelovnika klikne na sliku </w:t>
        </w:r>
      </w:ins>
      <w:ins w:id="503" w:author="Ken" w:date="2016-01-19T11:44:00Z">
        <w:r>
          <w:rPr>
            <w:rFonts w:eastAsia="Arial"/>
            <w:color w:val="auto"/>
            <w:szCs w:val="24"/>
            <w:lang w:eastAsia="en-US"/>
          </w:rPr>
          <w:t xml:space="preserve">određenog jela te ga poslužitelj preusmjeri na stranicu tog jela. U donjem lijevom kutu stranice korisniku se pokazuje oblačić </w:t>
        </w:r>
      </w:ins>
      <w:ins w:id="504" w:author="Ken" w:date="2016-01-19T11:45:00Z">
        <w:r>
          <w:rPr>
            <w:rFonts w:eastAsia="Arial"/>
            <w:color w:val="auto"/>
            <w:szCs w:val="24"/>
            <w:lang w:eastAsia="en-US"/>
          </w:rPr>
          <w:t>„Komentiraj...</w:t>
        </w:r>
      </w:ins>
      <w:ins w:id="505" w:author="Ken" w:date="2016-01-19T11:46:00Z">
        <w:r>
          <w:rPr>
            <w:rFonts w:eastAsia="Arial"/>
            <w:color w:val="auto"/>
            <w:szCs w:val="24"/>
            <w:lang w:eastAsia="en-US"/>
          </w:rPr>
          <w:t>“. Klikom na njega oblačić se proširuje</w:t>
        </w:r>
      </w:ins>
      <w:ins w:id="506" w:author="Ken" w:date="2016-01-19T11:48:00Z">
        <w:r>
          <w:rPr>
            <w:rFonts w:eastAsia="Arial"/>
            <w:color w:val="auto"/>
            <w:szCs w:val="24"/>
            <w:lang w:eastAsia="en-US"/>
          </w:rPr>
          <w:t xml:space="preserve"> s obaveznim unosom u polje ime i komentar. Moguće je odabrati ocjenu od jedne do pet zvjezdica. Nakon unosa korisnik klikne na gumb </w:t>
        </w:r>
      </w:ins>
      <w:ins w:id="507" w:author="Ken" w:date="2016-01-19T11:50:00Z">
        <w:r>
          <w:rPr>
            <w:rFonts w:eastAsia="Arial"/>
            <w:color w:val="auto"/>
            <w:szCs w:val="24"/>
            <w:lang w:eastAsia="en-US"/>
          </w:rPr>
          <w:t>„Pošalji komentar“. Zatim se komentar i ocjena prikazuj</w:t>
        </w:r>
      </w:ins>
      <w:ins w:id="508" w:author="Ken" w:date="2016-01-19T11:51:00Z">
        <w:r w:rsidR="001A5EAF">
          <w:rPr>
            <w:rFonts w:eastAsia="Arial"/>
            <w:color w:val="auto"/>
            <w:szCs w:val="24"/>
            <w:lang w:eastAsia="en-US"/>
          </w:rPr>
          <w:t>u u desnom dijelu stranice jela s datumom</w:t>
        </w:r>
      </w:ins>
      <w:ins w:id="509" w:author="Ken" w:date="2016-01-19T11:53:00Z">
        <w:r w:rsidR="001A5EAF">
          <w:rPr>
            <w:rFonts w:eastAsia="Arial"/>
            <w:color w:val="auto"/>
            <w:szCs w:val="24"/>
            <w:lang w:eastAsia="en-US"/>
          </w:rPr>
          <w:t xml:space="preserve"> i vremenom</w:t>
        </w:r>
      </w:ins>
      <w:ins w:id="510" w:author="Ken" w:date="2016-01-19T11:51:00Z">
        <w:r w:rsidR="001A5EAF">
          <w:rPr>
            <w:rFonts w:eastAsia="Arial"/>
            <w:color w:val="auto"/>
            <w:szCs w:val="24"/>
            <w:lang w:eastAsia="en-US"/>
          </w:rPr>
          <w:t xml:space="preserve"> objave te imenom korisnika.</w:t>
        </w:r>
      </w:ins>
    </w:p>
    <w:p w14:paraId="12AA4066" w14:textId="77777777" w:rsidR="003B650B" w:rsidRDefault="003B650B">
      <w:pPr>
        <w:pStyle w:val="Normal5"/>
        <w:spacing w:line="360" w:lineRule="auto"/>
        <w:rPr>
          <w:ins w:id="511" w:author="Ken" w:date="2016-01-19T12:09:00Z"/>
          <w:rFonts w:eastAsia="Arial"/>
          <w:color w:val="auto"/>
          <w:szCs w:val="24"/>
          <w:lang w:eastAsia="en-US"/>
        </w:rPr>
        <w:pPrChange w:id="512" w:author="Ken" w:date="2016-01-18T18:50:00Z">
          <w:pPr>
            <w:pStyle w:val="Normal5"/>
            <w:spacing w:line="360" w:lineRule="auto"/>
            <w:jc w:val="both"/>
          </w:pPr>
        </w:pPrChange>
      </w:pPr>
    </w:p>
    <w:p w14:paraId="34BF9DA8" w14:textId="77777777" w:rsidR="003B650B" w:rsidRDefault="003B650B" w:rsidP="003B650B">
      <w:pPr>
        <w:pStyle w:val="Normal5"/>
        <w:spacing w:line="360" w:lineRule="auto"/>
        <w:rPr>
          <w:ins w:id="513" w:author="Ken" w:date="2016-01-19T12:09:00Z"/>
          <w:rFonts w:eastAsia="Arial"/>
          <w:color w:val="auto"/>
          <w:szCs w:val="24"/>
          <w:lang w:eastAsia="en-US"/>
        </w:rPr>
      </w:pPr>
      <w:ins w:id="514" w:author="Ken" w:date="2016-01-19T12:09:00Z">
        <w:r>
          <w:rPr>
            <w:rFonts w:eastAsia="Arial"/>
            <w:color w:val="auto"/>
            <w:szCs w:val="24"/>
            <w:lang w:eastAsia="en-US"/>
          </w:rPr>
          <w:t>Tijek izvođenja:</w:t>
        </w:r>
      </w:ins>
    </w:p>
    <w:p w14:paraId="36100874" w14:textId="77777777" w:rsidR="003B650B" w:rsidRDefault="003B650B" w:rsidP="003B650B">
      <w:pPr>
        <w:pStyle w:val="Normal5"/>
        <w:spacing w:line="360" w:lineRule="auto"/>
        <w:rPr>
          <w:ins w:id="515" w:author="Ken" w:date="2016-01-19T12:09:00Z"/>
          <w:rFonts w:eastAsia="Arial"/>
          <w:color w:val="auto"/>
          <w:szCs w:val="24"/>
          <w:lang w:eastAsia="en-US"/>
        </w:rPr>
      </w:pPr>
      <w:ins w:id="516" w:author="Ken" w:date="2016-01-19T12:09:00Z">
        <w:r>
          <w:rPr>
            <w:rFonts w:eastAsia="Arial"/>
            <w:color w:val="auto"/>
            <w:szCs w:val="24"/>
            <w:lang w:eastAsia="en-US"/>
          </w:rPr>
          <w:t>1. Odabir slike određenog jela</w:t>
        </w:r>
      </w:ins>
    </w:p>
    <w:p w14:paraId="20211C7D" w14:textId="77777777" w:rsidR="003B650B" w:rsidRDefault="003B650B" w:rsidP="003B650B">
      <w:pPr>
        <w:pStyle w:val="Normal5"/>
        <w:spacing w:line="360" w:lineRule="auto"/>
        <w:rPr>
          <w:ins w:id="517" w:author="Ken" w:date="2016-01-19T12:09:00Z"/>
          <w:rFonts w:eastAsia="Arial"/>
          <w:color w:val="auto"/>
          <w:szCs w:val="24"/>
          <w:lang w:eastAsia="en-US"/>
        </w:rPr>
      </w:pPr>
      <w:ins w:id="518" w:author="Ken" w:date="2016-01-19T12:09:00Z">
        <w:r>
          <w:rPr>
            <w:rFonts w:eastAsia="Arial"/>
            <w:color w:val="auto"/>
            <w:szCs w:val="24"/>
            <w:lang w:eastAsia="en-US"/>
          </w:rPr>
          <w:t>2. Odabir oblačića „Komentiraj...“</w:t>
        </w:r>
      </w:ins>
    </w:p>
    <w:p w14:paraId="314EB2CA" w14:textId="77777777" w:rsidR="003B650B" w:rsidRDefault="003B650B" w:rsidP="003B650B">
      <w:pPr>
        <w:pStyle w:val="Normal5"/>
        <w:spacing w:line="360" w:lineRule="auto"/>
        <w:rPr>
          <w:ins w:id="519" w:author="Ken" w:date="2016-01-19T12:09:00Z"/>
          <w:rFonts w:eastAsia="Arial"/>
          <w:color w:val="auto"/>
          <w:szCs w:val="24"/>
          <w:lang w:eastAsia="en-US"/>
        </w:rPr>
      </w:pPr>
      <w:ins w:id="520" w:author="Ken" w:date="2016-01-19T12:09:00Z">
        <w:r>
          <w:rPr>
            <w:rFonts w:eastAsia="Arial"/>
            <w:color w:val="auto"/>
            <w:szCs w:val="24"/>
            <w:lang w:eastAsia="en-US"/>
          </w:rPr>
          <w:t>3. Unos podataka za komentiranje</w:t>
        </w:r>
      </w:ins>
    </w:p>
    <w:p w14:paraId="332DBEE2" w14:textId="77777777" w:rsidR="003B650B" w:rsidRDefault="003B650B" w:rsidP="003B650B">
      <w:pPr>
        <w:pStyle w:val="Normal5"/>
        <w:spacing w:line="360" w:lineRule="auto"/>
        <w:rPr>
          <w:ins w:id="521" w:author="Ken" w:date="2016-01-19T12:09:00Z"/>
          <w:rFonts w:eastAsia="Arial"/>
          <w:color w:val="auto"/>
          <w:szCs w:val="24"/>
          <w:lang w:eastAsia="en-US"/>
        </w:rPr>
      </w:pPr>
      <w:ins w:id="522" w:author="Ken" w:date="2016-01-19T12:09:00Z">
        <w:r>
          <w:rPr>
            <w:rFonts w:eastAsia="Arial"/>
            <w:color w:val="auto"/>
            <w:szCs w:val="24"/>
            <w:lang w:eastAsia="en-US"/>
          </w:rPr>
          <w:t>4. Odabir ocjene</w:t>
        </w:r>
      </w:ins>
    </w:p>
    <w:p w14:paraId="7D00B339" w14:textId="77777777" w:rsidR="003B650B" w:rsidRDefault="003B650B" w:rsidP="003B650B">
      <w:pPr>
        <w:pStyle w:val="Normal5"/>
        <w:spacing w:line="360" w:lineRule="auto"/>
        <w:rPr>
          <w:ins w:id="523" w:author="Ken" w:date="2016-01-19T12:09:00Z"/>
          <w:rFonts w:eastAsia="Arial"/>
          <w:color w:val="auto"/>
          <w:szCs w:val="24"/>
          <w:lang w:eastAsia="en-US"/>
        </w:rPr>
      </w:pPr>
      <w:ins w:id="524" w:author="Ken" w:date="2016-01-19T12:09:00Z">
        <w:r>
          <w:rPr>
            <w:rFonts w:eastAsia="Arial"/>
            <w:color w:val="auto"/>
            <w:szCs w:val="24"/>
            <w:lang w:eastAsia="en-US"/>
          </w:rPr>
          <w:t>5. Odabir gumba „Pošalji komentar“</w:t>
        </w:r>
      </w:ins>
    </w:p>
    <w:p w14:paraId="28753D5B" w14:textId="7999D835" w:rsidR="003B650B" w:rsidRDefault="00610D82">
      <w:pPr>
        <w:pStyle w:val="Normal5"/>
        <w:spacing w:line="360" w:lineRule="auto"/>
        <w:rPr>
          <w:ins w:id="525" w:author="Ken" w:date="2016-01-19T12:04:00Z"/>
          <w:rFonts w:eastAsia="Arial"/>
          <w:color w:val="auto"/>
          <w:szCs w:val="24"/>
          <w:lang w:eastAsia="en-US"/>
        </w:rPr>
        <w:pPrChange w:id="526" w:author="Ken" w:date="2016-01-18T18:50:00Z">
          <w:pPr>
            <w:pStyle w:val="Normal5"/>
            <w:spacing w:line="360" w:lineRule="auto"/>
            <w:jc w:val="both"/>
          </w:pPr>
        </w:pPrChange>
      </w:pPr>
      <w:ins w:id="527" w:author="Ken" w:date="2016-01-19T12:12:00Z">
        <w:r>
          <w:rPr>
            <w:rFonts w:eastAsia="Arial"/>
            <w:color w:val="auto"/>
            <w:szCs w:val="24"/>
            <w:lang w:eastAsia="en-US"/>
          </w:rPr>
          <w:lastRenderedPageBreak/>
          <w:t>Ispit je uspješno provden i komentar je vidljiv na stranici.</w:t>
        </w:r>
      </w:ins>
    </w:p>
    <w:p w14:paraId="6F3D03BA" w14:textId="6CC523B5" w:rsidR="003B650B" w:rsidRDefault="003B650B">
      <w:pPr>
        <w:pStyle w:val="Normal5"/>
        <w:spacing w:line="360" w:lineRule="auto"/>
        <w:jc w:val="center"/>
        <w:rPr>
          <w:ins w:id="528" w:author="Ken" w:date="2016-01-19T11:57:00Z"/>
          <w:rFonts w:eastAsia="Arial"/>
          <w:color w:val="auto"/>
          <w:szCs w:val="24"/>
          <w:lang w:eastAsia="en-US"/>
        </w:rPr>
        <w:pPrChange w:id="529" w:author="Ken" w:date="2016-01-19T12:05:00Z">
          <w:pPr>
            <w:pStyle w:val="Normal5"/>
            <w:spacing w:line="360" w:lineRule="auto"/>
            <w:jc w:val="both"/>
          </w:pPr>
        </w:pPrChange>
      </w:pPr>
      <w:ins w:id="530" w:author="Ken" w:date="2016-01-19T12:09:00Z">
        <w:r>
          <w:rPr>
            <w:rFonts w:eastAsia="Arial"/>
            <w:noProof/>
            <w:color w:val="auto"/>
            <w:szCs w:val="24"/>
          </w:rPr>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ins>
    </w:p>
    <w:p w14:paraId="11B238D2" w14:textId="3520E8A7" w:rsidR="001A5EAF" w:rsidRDefault="003B650B">
      <w:pPr>
        <w:pStyle w:val="Normal5"/>
        <w:spacing w:line="360" w:lineRule="auto"/>
        <w:rPr>
          <w:ins w:id="531" w:author="Ken" w:date="2016-01-19T12:06:00Z"/>
          <w:rFonts w:eastAsia="Arial"/>
          <w:color w:val="auto"/>
          <w:szCs w:val="24"/>
          <w:lang w:eastAsia="en-US"/>
        </w:rPr>
        <w:pPrChange w:id="532" w:author="Ken" w:date="2016-01-18T18:50:00Z">
          <w:pPr>
            <w:pStyle w:val="Normal5"/>
            <w:spacing w:line="360" w:lineRule="auto"/>
            <w:jc w:val="both"/>
          </w:pPr>
        </w:pPrChange>
      </w:pPr>
      <w:ins w:id="533" w:author="Ken" w:date="2016-01-19T12:06:00Z">
        <w:r>
          <w:rPr>
            <w:rFonts w:eastAsia="Arial"/>
            <w:color w:val="auto"/>
            <w:szCs w:val="24"/>
            <w:lang w:eastAsia="en-US"/>
          </w:rPr>
          <w:t>U slučaju neispunjenog obaveznog polja i pokušaja potvrde narudžbe korisniku se javlja upozorenje „Ovo polje je obavezno“, a narudžba se ne može potvrditi.</w:t>
        </w:r>
      </w:ins>
    </w:p>
    <w:p w14:paraId="1E631594" w14:textId="79133467" w:rsidR="00F6357E" w:rsidRPr="00610D82" w:rsidRDefault="00F6357E">
      <w:pPr>
        <w:pStyle w:val="Normal5"/>
        <w:spacing w:line="360" w:lineRule="auto"/>
        <w:rPr>
          <w:ins w:id="534" w:author="Ken" w:date="2016-01-19T12:17:00Z"/>
          <w:rFonts w:eastAsia="Arial"/>
          <w:color w:val="auto"/>
          <w:szCs w:val="24"/>
          <w:lang w:eastAsia="en-US"/>
        </w:rPr>
        <w:pPrChange w:id="535" w:author="Ken" w:date="2016-01-18T18:50:00Z">
          <w:pPr>
            <w:pStyle w:val="Normal5"/>
            <w:spacing w:line="360" w:lineRule="auto"/>
            <w:jc w:val="both"/>
          </w:pPr>
        </w:pPrChange>
      </w:pPr>
    </w:p>
    <w:p w14:paraId="662D005D" w14:textId="197C8713" w:rsidR="00610D82" w:rsidRDefault="00610D82">
      <w:pPr>
        <w:pStyle w:val="Normal5"/>
        <w:spacing w:line="360" w:lineRule="auto"/>
        <w:rPr>
          <w:ins w:id="536" w:author="Ken" w:date="2016-01-19T12:17:00Z"/>
          <w:rFonts w:eastAsia="Arial"/>
          <w:color w:val="auto"/>
          <w:szCs w:val="24"/>
          <w:lang w:eastAsia="en-US"/>
        </w:rPr>
        <w:pPrChange w:id="537" w:author="Ken" w:date="2016-01-18T18:50:00Z">
          <w:pPr>
            <w:pStyle w:val="Normal5"/>
            <w:spacing w:line="360" w:lineRule="auto"/>
            <w:jc w:val="both"/>
          </w:pPr>
        </w:pPrChange>
      </w:pPr>
      <w:ins w:id="538" w:author="Ken" w:date="2016-01-19T12:17:00Z">
        <w:r>
          <w:rPr>
            <w:rFonts w:eastAsia="Arial"/>
            <w:b/>
            <w:color w:val="auto"/>
            <w:szCs w:val="24"/>
            <w:lang w:eastAsia="en-US"/>
          </w:rPr>
          <w:t xml:space="preserve">Ispit 5: </w:t>
        </w:r>
        <w:r>
          <w:rPr>
            <w:rFonts w:eastAsia="Arial"/>
            <w:color w:val="auto"/>
            <w:szCs w:val="24"/>
            <w:lang w:eastAsia="en-US"/>
          </w:rPr>
          <w:t>Prosječna ocjena restorana</w:t>
        </w:r>
      </w:ins>
    </w:p>
    <w:p w14:paraId="62F62F2C" w14:textId="6B560642" w:rsidR="00610D82" w:rsidRDefault="00610D82">
      <w:pPr>
        <w:pStyle w:val="Normal5"/>
        <w:spacing w:line="360" w:lineRule="auto"/>
        <w:rPr>
          <w:ins w:id="539" w:author="Ken" w:date="2016-01-19T12:17:00Z"/>
          <w:rFonts w:eastAsia="Arial"/>
          <w:color w:val="auto"/>
          <w:szCs w:val="24"/>
          <w:lang w:eastAsia="en-US"/>
        </w:rPr>
        <w:pPrChange w:id="540" w:author="Ken" w:date="2016-01-18T18:50:00Z">
          <w:pPr>
            <w:pStyle w:val="Normal5"/>
            <w:spacing w:line="360" w:lineRule="auto"/>
            <w:jc w:val="both"/>
          </w:pPr>
        </w:pPrChange>
      </w:pPr>
      <w:ins w:id="541" w:author="Ken" w:date="2016-01-19T12:17:00Z">
        <w:r>
          <w:rPr>
            <w:rFonts w:eastAsia="Arial"/>
            <w:color w:val="auto"/>
            <w:szCs w:val="24"/>
            <w:lang w:eastAsia="en-US"/>
          </w:rPr>
          <w:t>Očekivanje:</w:t>
        </w:r>
      </w:ins>
    </w:p>
    <w:p w14:paraId="3D26FD52" w14:textId="77777777" w:rsidR="00610D82" w:rsidRDefault="00610D82">
      <w:pPr>
        <w:pStyle w:val="Normal5"/>
        <w:spacing w:line="360" w:lineRule="auto"/>
        <w:rPr>
          <w:ins w:id="542" w:author="Ken" w:date="2016-01-19T12:20:00Z"/>
          <w:rFonts w:eastAsia="Arial"/>
          <w:color w:val="auto"/>
          <w:szCs w:val="24"/>
          <w:lang w:eastAsia="en-US"/>
        </w:rPr>
        <w:pPrChange w:id="543" w:author="Ken" w:date="2016-01-18T18:50:00Z">
          <w:pPr>
            <w:pStyle w:val="Normal5"/>
            <w:spacing w:line="360" w:lineRule="auto"/>
            <w:jc w:val="both"/>
          </w:pPr>
        </w:pPrChange>
      </w:pPr>
      <w:ins w:id="544" w:author="Ken" w:date="2016-01-19T12:17:00Z">
        <w:r>
          <w:rPr>
            <w:rFonts w:eastAsia="Arial"/>
            <w:color w:val="auto"/>
            <w:szCs w:val="24"/>
            <w:lang w:eastAsia="en-US"/>
          </w:rPr>
          <w:t xml:space="preserve">Korisnik ima mogućnost komentiranja i ocjenjivanja i samog restorana na isti način kao i komentiranje i ocjenjivanje pojedinog jela. Da bi pristupio komentiranju restorana, korisnik klikne na karticu </w:t>
        </w:r>
      </w:ins>
      <w:ins w:id="545" w:author="Ken" w:date="2016-01-19T12:20:00Z">
        <w:r>
          <w:rPr>
            <w:rFonts w:eastAsia="Arial"/>
            <w:color w:val="auto"/>
            <w:szCs w:val="24"/>
            <w:lang w:eastAsia="en-US"/>
          </w:rPr>
          <w:t>„Komentari“. Nakon uspješnog unosa komentara i ocjene ukupna ocjena restorana se mijenja, što je vidljivo na početnoj stranici.</w:t>
        </w:r>
      </w:ins>
    </w:p>
    <w:p w14:paraId="3B2C6D33" w14:textId="77777777" w:rsidR="00610D82" w:rsidRDefault="00610D82">
      <w:pPr>
        <w:pStyle w:val="Normal5"/>
        <w:spacing w:line="360" w:lineRule="auto"/>
        <w:rPr>
          <w:ins w:id="546" w:author="Ken" w:date="2016-01-19T12:21:00Z"/>
          <w:rFonts w:eastAsia="Arial"/>
          <w:color w:val="auto"/>
          <w:szCs w:val="24"/>
          <w:lang w:eastAsia="en-US"/>
        </w:rPr>
        <w:pPrChange w:id="547" w:author="Ken" w:date="2016-01-18T18:50:00Z">
          <w:pPr>
            <w:pStyle w:val="Normal5"/>
            <w:spacing w:line="360" w:lineRule="auto"/>
            <w:jc w:val="both"/>
          </w:pPr>
        </w:pPrChange>
      </w:pPr>
    </w:p>
    <w:p w14:paraId="32660E87" w14:textId="77777777" w:rsidR="00610D82" w:rsidRDefault="00610D82">
      <w:pPr>
        <w:pStyle w:val="Normal5"/>
        <w:spacing w:line="360" w:lineRule="auto"/>
        <w:rPr>
          <w:ins w:id="548" w:author="Ken" w:date="2016-01-19T12:21:00Z"/>
          <w:rFonts w:eastAsia="Arial"/>
          <w:color w:val="auto"/>
          <w:szCs w:val="24"/>
          <w:lang w:eastAsia="en-US"/>
        </w:rPr>
        <w:pPrChange w:id="549" w:author="Ken" w:date="2016-01-18T18:50:00Z">
          <w:pPr>
            <w:pStyle w:val="Normal5"/>
            <w:spacing w:line="360" w:lineRule="auto"/>
            <w:jc w:val="both"/>
          </w:pPr>
        </w:pPrChange>
      </w:pPr>
      <w:ins w:id="550" w:author="Ken" w:date="2016-01-19T12:21:00Z">
        <w:r>
          <w:rPr>
            <w:rFonts w:eastAsia="Arial"/>
            <w:color w:val="auto"/>
            <w:szCs w:val="24"/>
            <w:lang w:eastAsia="en-US"/>
          </w:rPr>
          <w:t>Tijek izvođenja:</w:t>
        </w:r>
      </w:ins>
    </w:p>
    <w:p w14:paraId="2D9B54A6" w14:textId="77777777" w:rsidR="004937B7" w:rsidRDefault="00610D82">
      <w:pPr>
        <w:pStyle w:val="Normal5"/>
        <w:spacing w:line="360" w:lineRule="auto"/>
        <w:rPr>
          <w:ins w:id="551" w:author="Ken" w:date="2016-01-19T12:22:00Z"/>
          <w:rFonts w:eastAsia="Arial"/>
          <w:color w:val="auto"/>
          <w:szCs w:val="24"/>
          <w:lang w:eastAsia="en-US"/>
        </w:rPr>
        <w:pPrChange w:id="552" w:author="Ken" w:date="2016-01-18T18:50:00Z">
          <w:pPr>
            <w:pStyle w:val="Normal5"/>
            <w:spacing w:line="360" w:lineRule="auto"/>
            <w:jc w:val="both"/>
          </w:pPr>
        </w:pPrChange>
      </w:pPr>
      <w:ins w:id="553" w:author="Ken" w:date="2016-01-19T12:21:00Z">
        <w:r>
          <w:rPr>
            <w:rFonts w:eastAsia="Arial"/>
            <w:color w:val="auto"/>
            <w:szCs w:val="24"/>
            <w:lang w:eastAsia="en-US"/>
          </w:rPr>
          <w:t xml:space="preserve">1. Odabir kartice </w:t>
        </w:r>
      </w:ins>
      <w:ins w:id="554" w:author="Ken" w:date="2016-01-19T12:22:00Z">
        <w:r>
          <w:rPr>
            <w:rFonts w:eastAsia="Arial"/>
            <w:color w:val="auto"/>
            <w:szCs w:val="24"/>
            <w:lang w:eastAsia="en-US"/>
          </w:rPr>
          <w:t>„Komentari“</w:t>
        </w:r>
      </w:ins>
    </w:p>
    <w:p w14:paraId="15353C82" w14:textId="77777777" w:rsidR="004937B7" w:rsidRDefault="004937B7">
      <w:pPr>
        <w:pStyle w:val="Normal5"/>
        <w:spacing w:line="360" w:lineRule="auto"/>
        <w:rPr>
          <w:ins w:id="555" w:author="Ken" w:date="2016-01-19T12:22:00Z"/>
          <w:rFonts w:eastAsia="Arial"/>
          <w:color w:val="auto"/>
          <w:szCs w:val="24"/>
          <w:lang w:eastAsia="en-US"/>
        </w:rPr>
        <w:pPrChange w:id="556" w:author="Ken" w:date="2016-01-18T18:50:00Z">
          <w:pPr>
            <w:pStyle w:val="Normal5"/>
            <w:spacing w:line="360" w:lineRule="auto"/>
            <w:jc w:val="both"/>
          </w:pPr>
        </w:pPrChange>
      </w:pPr>
      <w:ins w:id="557" w:author="Ken" w:date="2016-01-19T12:22:00Z">
        <w:r>
          <w:rPr>
            <w:rFonts w:eastAsia="Arial"/>
            <w:color w:val="auto"/>
            <w:szCs w:val="24"/>
            <w:lang w:eastAsia="en-US"/>
          </w:rPr>
          <w:t>2. Odabir oblačića „Komentiraj...“</w:t>
        </w:r>
      </w:ins>
    </w:p>
    <w:p w14:paraId="40F5665F" w14:textId="77777777" w:rsidR="004937B7" w:rsidRDefault="004937B7">
      <w:pPr>
        <w:pStyle w:val="Normal5"/>
        <w:spacing w:line="360" w:lineRule="auto"/>
        <w:rPr>
          <w:ins w:id="558" w:author="Ken" w:date="2016-01-19T12:23:00Z"/>
          <w:rFonts w:eastAsia="Arial"/>
          <w:color w:val="auto"/>
          <w:szCs w:val="24"/>
          <w:lang w:eastAsia="en-US"/>
        </w:rPr>
        <w:pPrChange w:id="559" w:author="Ken" w:date="2016-01-18T18:50:00Z">
          <w:pPr>
            <w:pStyle w:val="Normal5"/>
            <w:spacing w:line="360" w:lineRule="auto"/>
            <w:jc w:val="both"/>
          </w:pPr>
        </w:pPrChange>
      </w:pPr>
      <w:ins w:id="560" w:author="Ken" w:date="2016-01-19T12:23:00Z">
        <w:r>
          <w:rPr>
            <w:rFonts w:eastAsia="Arial"/>
            <w:color w:val="auto"/>
            <w:szCs w:val="24"/>
            <w:lang w:eastAsia="en-US"/>
          </w:rPr>
          <w:t>3. Unos podataka za komentiranje</w:t>
        </w:r>
      </w:ins>
    </w:p>
    <w:p w14:paraId="7015C165" w14:textId="77777777" w:rsidR="004937B7" w:rsidRDefault="004937B7" w:rsidP="004937B7">
      <w:pPr>
        <w:pStyle w:val="Normal5"/>
        <w:spacing w:line="360" w:lineRule="auto"/>
        <w:rPr>
          <w:ins w:id="561" w:author="Ken" w:date="2016-01-19T12:23:00Z"/>
          <w:rFonts w:eastAsia="Arial"/>
          <w:color w:val="auto"/>
          <w:szCs w:val="24"/>
          <w:lang w:eastAsia="en-US"/>
        </w:rPr>
      </w:pPr>
      <w:ins w:id="562" w:author="Ken" w:date="2016-01-19T12:23:00Z">
        <w:r>
          <w:rPr>
            <w:rFonts w:eastAsia="Arial"/>
            <w:color w:val="auto"/>
            <w:szCs w:val="24"/>
            <w:lang w:eastAsia="en-US"/>
          </w:rPr>
          <w:t>4. Odabir ocjene</w:t>
        </w:r>
      </w:ins>
    </w:p>
    <w:p w14:paraId="0DA94418" w14:textId="77777777" w:rsidR="004937B7" w:rsidRDefault="004937B7" w:rsidP="004937B7">
      <w:pPr>
        <w:pStyle w:val="Normal5"/>
        <w:spacing w:line="360" w:lineRule="auto"/>
        <w:rPr>
          <w:ins w:id="563" w:author="Ken" w:date="2016-01-19T12:23:00Z"/>
          <w:rFonts w:eastAsia="Arial"/>
          <w:color w:val="auto"/>
          <w:szCs w:val="24"/>
          <w:lang w:eastAsia="en-US"/>
        </w:rPr>
      </w:pPr>
      <w:ins w:id="564" w:author="Ken" w:date="2016-01-19T12:23:00Z">
        <w:r>
          <w:rPr>
            <w:rFonts w:eastAsia="Arial"/>
            <w:color w:val="auto"/>
            <w:szCs w:val="24"/>
            <w:lang w:eastAsia="en-US"/>
          </w:rPr>
          <w:t>5. Odabir gumba „Pošalji komentar“</w:t>
        </w:r>
      </w:ins>
    </w:p>
    <w:p w14:paraId="5956A071" w14:textId="1D2358E3" w:rsidR="00610D82" w:rsidRDefault="00610D82">
      <w:pPr>
        <w:pStyle w:val="Normal5"/>
        <w:spacing w:line="360" w:lineRule="auto"/>
        <w:rPr>
          <w:ins w:id="565" w:author="Ken" w:date="2016-01-19T12:28:00Z"/>
          <w:rFonts w:eastAsia="Arial"/>
          <w:color w:val="auto"/>
          <w:szCs w:val="24"/>
          <w:lang w:eastAsia="en-US"/>
        </w:rPr>
        <w:pPrChange w:id="566" w:author="Ken" w:date="2016-01-18T18:50:00Z">
          <w:pPr>
            <w:pStyle w:val="Normal5"/>
            <w:spacing w:line="360" w:lineRule="auto"/>
            <w:jc w:val="both"/>
          </w:pPr>
        </w:pPrChange>
      </w:pPr>
    </w:p>
    <w:p w14:paraId="7853C470" w14:textId="40A3E80F" w:rsidR="004937B7" w:rsidRDefault="004937B7">
      <w:pPr>
        <w:pStyle w:val="Normal5"/>
        <w:spacing w:line="360" w:lineRule="auto"/>
        <w:rPr>
          <w:ins w:id="567" w:author="Ken" w:date="2016-01-19T12:24:00Z"/>
          <w:rFonts w:eastAsia="Arial"/>
          <w:color w:val="auto"/>
          <w:szCs w:val="24"/>
          <w:lang w:eastAsia="en-US"/>
        </w:rPr>
        <w:pPrChange w:id="568" w:author="Ken" w:date="2016-01-18T18:50:00Z">
          <w:pPr>
            <w:pStyle w:val="Normal5"/>
            <w:spacing w:line="360" w:lineRule="auto"/>
            <w:jc w:val="both"/>
          </w:pPr>
        </w:pPrChange>
      </w:pPr>
      <w:ins w:id="569" w:author="Ken" w:date="2016-01-19T12:29:00Z">
        <w:r>
          <w:rPr>
            <w:rFonts w:eastAsia="Arial"/>
            <w:color w:val="auto"/>
            <w:szCs w:val="24"/>
            <w:lang w:eastAsia="en-US"/>
          </w:rPr>
          <w:lastRenderedPageBreak/>
          <w:t>Uspješnim unosom komentara i ocjene prosjek se promijenio, u ovom slučaju povećao.</w:t>
        </w:r>
      </w:ins>
    </w:p>
    <w:p w14:paraId="31A5FEB2" w14:textId="660F699E" w:rsidR="004937B7" w:rsidRDefault="004937B7">
      <w:pPr>
        <w:pStyle w:val="Normal5"/>
        <w:spacing w:line="360" w:lineRule="auto"/>
        <w:jc w:val="center"/>
        <w:rPr>
          <w:ins w:id="570" w:author="Ken" w:date="2016-01-19T12:25:00Z"/>
          <w:rFonts w:eastAsia="Arial"/>
          <w:color w:val="auto"/>
          <w:szCs w:val="24"/>
          <w:lang w:eastAsia="en-US"/>
        </w:rPr>
        <w:pPrChange w:id="571" w:author="Ken" w:date="2016-01-19T12:24:00Z">
          <w:pPr>
            <w:pStyle w:val="Normal5"/>
            <w:spacing w:line="360" w:lineRule="auto"/>
            <w:jc w:val="both"/>
          </w:pPr>
        </w:pPrChange>
      </w:pPr>
      <w:ins w:id="572" w:author="Ken" w:date="2016-01-19T12:28:00Z">
        <w:r>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ins>
    </w:p>
    <w:p w14:paraId="48D0E795" w14:textId="77777777" w:rsidR="004937B7" w:rsidRDefault="004937B7">
      <w:pPr>
        <w:pStyle w:val="Normal5"/>
        <w:spacing w:line="360" w:lineRule="auto"/>
        <w:jc w:val="center"/>
        <w:rPr>
          <w:ins w:id="573" w:author="Ken" w:date="2016-01-19T12:24:00Z"/>
          <w:rFonts w:eastAsia="Arial"/>
          <w:color w:val="auto"/>
          <w:szCs w:val="24"/>
          <w:lang w:eastAsia="en-US"/>
        </w:rPr>
        <w:pPrChange w:id="574" w:author="Ken" w:date="2016-01-19T12:24:00Z">
          <w:pPr>
            <w:pStyle w:val="Normal5"/>
            <w:spacing w:line="360" w:lineRule="auto"/>
            <w:jc w:val="both"/>
          </w:pPr>
        </w:pPrChange>
      </w:pPr>
    </w:p>
    <w:p w14:paraId="1372C05E" w14:textId="256C5A4C" w:rsidR="004937B7" w:rsidRDefault="004937B7">
      <w:pPr>
        <w:pStyle w:val="Normal5"/>
        <w:spacing w:line="360" w:lineRule="auto"/>
        <w:jc w:val="center"/>
        <w:rPr>
          <w:ins w:id="575" w:author="Ken" w:date="2016-01-19T12:25:00Z"/>
          <w:rFonts w:eastAsia="Arial"/>
          <w:color w:val="auto"/>
          <w:szCs w:val="24"/>
          <w:lang w:eastAsia="en-US"/>
        </w:rPr>
        <w:pPrChange w:id="576" w:author="Ken" w:date="2016-01-19T12:24:00Z">
          <w:pPr>
            <w:pStyle w:val="Normal5"/>
            <w:spacing w:line="360" w:lineRule="auto"/>
            <w:jc w:val="both"/>
          </w:pPr>
        </w:pPrChange>
      </w:pPr>
      <w:ins w:id="577" w:author="Ken" w:date="2016-01-19T12:25:00Z">
        <w:r>
          <w:rPr>
            <w:rFonts w:eastAsia="Arial"/>
            <w:noProof/>
            <w:color w:val="auto"/>
            <w:szCs w:val="24"/>
          </w:rPr>
          <w:drawing>
            <wp:inline distT="0" distB="0" distL="0" distR="0" wp14:anchorId="5EDFF44A" wp14:editId="41C7B4B5">
              <wp:extent cx="576262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ins>
    </w:p>
    <w:p w14:paraId="5B26BAEA" w14:textId="77777777" w:rsidR="004937B7" w:rsidRDefault="004937B7">
      <w:pPr>
        <w:pStyle w:val="Normal5"/>
        <w:spacing w:line="360" w:lineRule="auto"/>
        <w:jc w:val="center"/>
        <w:rPr>
          <w:ins w:id="578" w:author="Ken" w:date="2016-01-19T12:25:00Z"/>
          <w:rFonts w:eastAsia="Arial"/>
          <w:color w:val="auto"/>
          <w:szCs w:val="24"/>
          <w:lang w:eastAsia="en-US"/>
        </w:rPr>
        <w:pPrChange w:id="579" w:author="Ken" w:date="2016-01-19T12:24:00Z">
          <w:pPr>
            <w:pStyle w:val="Normal5"/>
            <w:spacing w:line="360" w:lineRule="auto"/>
            <w:jc w:val="both"/>
          </w:pPr>
        </w:pPrChange>
      </w:pPr>
    </w:p>
    <w:p w14:paraId="37FEDA38" w14:textId="39393501" w:rsidR="004937B7" w:rsidRPr="00610D82" w:rsidRDefault="004937B7">
      <w:pPr>
        <w:pStyle w:val="Normal5"/>
        <w:spacing w:line="360" w:lineRule="auto"/>
        <w:jc w:val="center"/>
        <w:rPr>
          <w:ins w:id="580" w:author="Ken" w:date="2016-01-18T17:55:00Z"/>
          <w:rFonts w:eastAsia="Arial"/>
          <w:color w:val="auto"/>
          <w:szCs w:val="24"/>
          <w:lang w:eastAsia="en-US"/>
          <w:rPrChange w:id="581" w:author="Ken" w:date="2016-01-19T12:17:00Z">
            <w:rPr>
              <w:ins w:id="582" w:author="Ken" w:date="2016-01-18T17:55:00Z"/>
              <w:rFonts w:ascii="Arial" w:eastAsia="Arial" w:hAnsi="Arial" w:cs="Arial"/>
              <w:i/>
              <w:sz w:val="20"/>
            </w:rPr>
          </w:rPrChange>
        </w:rPr>
        <w:pPrChange w:id="583" w:author="Ken" w:date="2016-01-19T12:24:00Z">
          <w:pPr>
            <w:pStyle w:val="Normal5"/>
            <w:spacing w:line="360" w:lineRule="auto"/>
            <w:jc w:val="both"/>
          </w:pPr>
        </w:pPrChange>
      </w:pPr>
      <w:ins w:id="584" w:author="Ken" w:date="2016-01-19T12:27:00Z">
        <w:r>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ins>
    </w:p>
    <w:p w14:paraId="63514CF3" w14:textId="4101EA15" w:rsidR="00283BA3" w:rsidRPr="00283BA3" w:rsidRDefault="00283BA3">
      <w:pPr>
        <w:spacing w:after="160" w:line="259" w:lineRule="auto"/>
        <w:jc w:val="left"/>
        <w:rPr>
          <w:ins w:id="585" w:author="Ken" w:date="2016-01-18T17:55:00Z"/>
          <w:rFonts w:ascii="Arial" w:eastAsia="Arial" w:hAnsi="Arial" w:cs="Arial"/>
          <w:i/>
          <w:sz w:val="20"/>
          <w:rPrChange w:id="586" w:author="Ken" w:date="2016-01-18T17:55:00Z">
            <w:rPr>
              <w:ins w:id="587" w:author="Ken" w:date="2016-01-18T17:55:00Z"/>
              <w:rFonts w:ascii="Arial" w:eastAsia="Arial" w:hAnsi="Arial" w:cs="Arial"/>
              <w:i/>
              <w:color w:val="000000"/>
              <w:sz w:val="20"/>
              <w:szCs w:val="20"/>
              <w:lang w:eastAsia="hr-HR"/>
            </w:rPr>
          </w:rPrChange>
        </w:rPr>
      </w:pPr>
      <w:ins w:id="588" w:author="Ken" w:date="2016-01-18T17:55:00Z">
        <w:r>
          <w:rPr>
            <w:rFonts w:ascii="Arial" w:eastAsia="Arial" w:hAnsi="Arial" w:cs="Arial"/>
            <w:i/>
            <w:sz w:val="20"/>
          </w:rPr>
          <w:lastRenderedPageBreak/>
          <w:br w:type="page"/>
        </w:r>
      </w:ins>
    </w:p>
    <w:p w14:paraId="6351D8CA" w14:textId="3E2317B5" w:rsidR="00283BA3" w:rsidDel="00283BA3" w:rsidRDefault="00283BA3" w:rsidP="0004754E">
      <w:pPr>
        <w:pStyle w:val="Normal5"/>
        <w:spacing w:line="360" w:lineRule="auto"/>
        <w:jc w:val="both"/>
        <w:rPr>
          <w:del w:id="589" w:author="Ken" w:date="2016-01-18T17:55:00Z"/>
        </w:rPr>
      </w:pPr>
    </w:p>
    <w:p w14:paraId="065D6458" w14:textId="77777777" w:rsidR="0004754E" w:rsidRDefault="0004754E" w:rsidP="0004754E">
      <w:pPr>
        <w:pStyle w:val="Heading2"/>
      </w:pPr>
      <w:bookmarkStart w:id="590" w:name="h.1ksv4uv" w:colFirst="0" w:colLast="0"/>
      <w:bookmarkStart w:id="591" w:name="_Toc431806060"/>
      <w:bookmarkEnd w:id="590"/>
      <w:r>
        <w:t>Upute za instalaciju</w:t>
      </w:r>
      <w:bookmarkEnd w:id="591"/>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592" w:name="h.44sinio" w:colFirst="0" w:colLast="0"/>
      <w:bookmarkStart w:id="593" w:name="_Toc431806061"/>
      <w:bookmarkEnd w:id="592"/>
      <w:r>
        <w:t>Korisničke upute</w:t>
      </w:r>
      <w:bookmarkEnd w:id="593"/>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594" w:name="_Toc435793428"/>
      <w:r w:rsidRPr="00701C17">
        <w:t>Zaključak i budući rad</w:t>
      </w:r>
      <w:bookmarkEnd w:id="594"/>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595" w:name="_Toc431806063"/>
      <w:bookmarkStart w:id="596" w:name="_Toc435793429"/>
      <w:r>
        <w:lastRenderedPageBreak/>
        <w:t>Popis literature</w:t>
      </w:r>
      <w:bookmarkEnd w:id="595"/>
      <w:bookmarkEnd w:id="596"/>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6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6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6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6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6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6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6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597" w:name="_Toc431806064"/>
      <w:bookmarkStart w:id="598" w:name="_Toc435793430"/>
      <w:r>
        <w:lastRenderedPageBreak/>
        <w:t>Dodatak A: Indeks (slika, dijagrama, tablica, ispisa kôda)</w:t>
      </w:r>
      <w:bookmarkEnd w:id="597"/>
      <w:bookmarkEnd w:id="598"/>
    </w:p>
    <w:p w14:paraId="410CEFC4" w14:textId="77777777" w:rsidR="00FF73E8" w:rsidRDefault="00323742">
      <w:pPr>
        <w:pStyle w:val="TableofFigures"/>
        <w:tabs>
          <w:tab w:val="right" w:leader="dot" w:pos="9062"/>
        </w:tabs>
        <w:rPr>
          <w:ins w:id="599" w:author="Jan Kelemen" w:date="2016-01-17T21:57:00Z"/>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ins w:id="600" w:author="Jan Kelemen" w:date="2016-01-17T21:57:00Z">
        <w:r w:rsidR="00FF73E8" w:rsidRPr="0015337D">
          <w:rPr>
            <w:rStyle w:val="Hyperlink"/>
            <w:noProof/>
          </w:rPr>
          <w:fldChar w:fldCharType="begin"/>
        </w:r>
        <w:r w:rsidR="00FF73E8" w:rsidRPr="0015337D">
          <w:rPr>
            <w:rStyle w:val="Hyperlink"/>
            <w:noProof/>
          </w:rPr>
          <w:instrText xml:space="preserve"> </w:instrText>
        </w:r>
        <w:r w:rsidR="00FF73E8">
          <w:rPr>
            <w:noProof/>
          </w:rPr>
          <w:instrText>HYPERLINK \l "_Toc440831169"</w:instrText>
        </w:r>
        <w:r w:rsidR="00FF73E8" w:rsidRPr="0015337D">
          <w:rPr>
            <w:rStyle w:val="Hyperlink"/>
            <w:noProof/>
          </w:rPr>
          <w:instrText xml:space="preserve"> </w:instrText>
        </w:r>
        <w:r w:rsidR="00FF73E8" w:rsidRPr="0015337D">
          <w:rPr>
            <w:rStyle w:val="Hyperlink"/>
            <w:noProof/>
          </w:rPr>
          <w:fldChar w:fldCharType="separate"/>
        </w:r>
        <w:r w:rsidR="00FF73E8" w:rsidRPr="0015337D">
          <w:rPr>
            <w:rStyle w:val="Hyperlink"/>
            <w:noProof/>
          </w:rPr>
          <w:t>Slika 4.2.1 Dijagram obrazaca uporabe sustava</w:t>
        </w:r>
        <w:r w:rsidR="00FF73E8">
          <w:rPr>
            <w:noProof/>
            <w:webHidden/>
          </w:rPr>
          <w:tab/>
        </w:r>
        <w:r w:rsidR="00FF73E8">
          <w:rPr>
            <w:noProof/>
            <w:webHidden/>
          </w:rPr>
          <w:fldChar w:fldCharType="begin"/>
        </w:r>
        <w:r w:rsidR="00FF73E8">
          <w:rPr>
            <w:noProof/>
            <w:webHidden/>
          </w:rPr>
          <w:instrText xml:space="preserve"> PAGEREF _Toc440831169 \h </w:instrText>
        </w:r>
      </w:ins>
      <w:r w:rsidR="00FF73E8">
        <w:rPr>
          <w:noProof/>
          <w:webHidden/>
        </w:rPr>
      </w:r>
      <w:r w:rsidR="00FF73E8">
        <w:rPr>
          <w:noProof/>
          <w:webHidden/>
        </w:rPr>
        <w:fldChar w:fldCharType="separate"/>
      </w:r>
      <w:ins w:id="601" w:author="Jan Kelemen" w:date="2016-01-17T21:57:00Z">
        <w:r w:rsidR="00FF73E8">
          <w:rPr>
            <w:noProof/>
            <w:webHidden/>
          </w:rPr>
          <w:t>25</w:t>
        </w:r>
        <w:r w:rsidR="00FF73E8">
          <w:rPr>
            <w:noProof/>
            <w:webHidden/>
          </w:rPr>
          <w:fldChar w:fldCharType="end"/>
        </w:r>
        <w:r w:rsidR="00FF73E8" w:rsidRPr="0015337D">
          <w:rPr>
            <w:rStyle w:val="Hyperlink"/>
            <w:noProof/>
          </w:rPr>
          <w:fldChar w:fldCharType="end"/>
        </w:r>
      </w:ins>
    </w:p>
    <w:p w14:paraId="28571449" w14:textId="77777777" w:rsidR="00FF73E8" w:rsidRDefault="00FF73E8">
      <w:pPr>
        <w:pStyle w:val="TableofFigures"/>
        <w:tabs>
          <w:tab w:val="right" w:leader="dot" w:pos="9062"/>
        </w:tabs>
        <w:rPr>
          <w:ins w:id="602" w:author="Jan Kelemen" w:date="2016-01-17T21:57:00Z"/>
          <w:rFonts w:asciiTheme="minorHAnsi" w:eastAsiaTheme="minorEastAsia" w:hAnsiTheme="minorHAnsi" w:cstheme="minorBidi"/>
          <w:noProof/>
          <w:color w:val="auto"/>
          <w:sz w:val="22"/>
          <w:szCs w:val="22"/>
        </w:rPr>
      </w:pPr>
      <w:ins w:id="60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_Toc440831170 \h </w:instrText>
        </w:r>
      </w:ins>
      <w:r>
        <w:rPr>
          <w:noProof/>
          <w:webHidden/>
        </w:rPr>
      </w:r>
      <w:r>
        <w:rPr>
          <w:noProof/>
          <w:webHidden/>
        </w:rPr>
        <w:fldChar w:fldCharType="separate"/>
      </w:r>
      <w:ins w:id="604" w:author="Jan Kelemen" w:date="2016-01-17T21:57:00Z">
        <w:r>
          <w:rPr>
            <w:noProof/>
            <w:webHidden/>
          </w:rPr>
          <w:t>25</w:t>
        </w:r>
        <w:r>
          <w:rPr>
            <w:noProof/>
            <w:webHidden/>
          </w:rPr>
          <w:fldChar w:fldCharType="end"/>
        </w:r>
        <w:r w:rsidRPr="0015337D">
          <w:rPr>
            <w:rStyle w:val="Hyperlink"/>
            <w:noProof/>
          </w:rPr>
          <w:fldChar w:fldCharType="end"/>
        </w:r>
      </w:ins>
    </w:p>
    <w:p w14:paraId="2FB20572" w14:textId="77777777" w:rsidR="00FF73E8" w:rsidRDefault="00FF73E8">
      <w:pPr>
        <w:pStyle w:val="TableofFigures"/>
        <w:tabs>
          <w:tab w:val="right" w:leader="dot" w:pos="9062"/>
        </w:tabs>
        <w:rPr>
          <w:ins w:id="605" w:author="Jan Kelemen" w:date="2016-01-17T21:57:00Z"/>
          <w:rFonts w:asciiTheme="minorHAnsi" w:eastAsiaTheme="minorEastAsia" w:hAnsiTheme="minorHAnsi" w:cstheme="minorBidi"/>
          <w:noProof/>
          <w:color w:val="auto"/>
          <w:sz w:val="22"/>
          <w:szCs w:val="22"/>
        </w:rPr>
      </w:pPr>
      <w:ins w:id="60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_Toc440831171 \h </w:instrText>
        </w:r>
      </w:ins>
      <w:r>
        <w:rPr>
          <w:noProof/>
          <w:webHidden/>
        </w:rPr>
      </w:r>
      <w:r>
        <w:rPr>
          <w:noProof/>
          <w:webHidden/>
        </w:rPr>
        <w:fldChar w:fldCharType="separate"/>
      </w:r>
      <w:ins w:id="607" w:author="Jan Kelemen" w:date="2016-01-17T21:57:00Z">
        <w:r>
          <w:rPr>
            <w:noProof/>
            <w:webHidden/>
          </w:rPr>
          <w:t>26</w:t>
        </w:r>
        <w:r>
          <w:rPr>
            <w:noProof/>
            <w:webHidden/>
          </w:rPr>
          <w:fldChar w:fldCharType="end"/>
        </w:r>
        <w:r w:rsidRPr="0015337D">
          <w:rPr>
            <w:rStyle w:val="Hyperlink"/>
            <w:noProof/>
          </w:rPr>
          <w:fldChar w:fldCharType="end"/>
        </w:r>
      </w:ins>
    </w:p>
    <w:p w14:paraId="5B87A07B" w14:textId="77777777" w:rsidR="00FF73E8" w:rsidRDefault="00FF73E8">
      <w:pPr>
        <w:pStyle w:val="TableofFigures"/>
        <w:tabs>
          <w:tab w:val="right" w:leader="dot" w:pos="9062"/>
        </w:tabs>
        <w:rPr>
          <w:ins w:id="608" w:author="Jan Kelemen" w:date="2016-01-17T21:57:00Z"/>
          <w:rFonts w:asciiTheme="minorHAnsi" w:eastAsiaTheme="minorEastAsia" w:hAnsiTheme="minorHAnsi" w:cstheme="minorBidi"/>
          <w:noProof/>
          <w:color w:val="auto"/>
          <w:sz w:val="22"/>
          <w:szCs w:val="22"/>
        </w:rPr>
      </w:pPr>
      <w:ins w:id="60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_Toc440831172 \h </w:instrText>
        </w:r>
      </w:ins>
      <w:r>
        <w:rPr>
          <w:noProof/>
          <w:webHidden/>
        </w:rPr>
      </w:r>
      <w:r>
        <w:rPr>
          <w:noProof/>
          <w:webHidden/>
        </w:rPr>
        <w:fldChar w:fldCharType="separate"/>
      </w:r>
      <w:ins w:id="610" w:author="Jan Kelemen" w:date="2016-01-17T21:57:00Z">
        <w:r>
          <w:rPr>
            <w:noProof/>
            <w:webHidden/>
          </w:rPr>
          <w:t>26</w:t>
        </w:r>
        <w:r>
          <w:rPr>
            <w:noProof/>
            <w:webHidden/>
          </w:rPr>
          <w:fldChar w:fldCharType="end"/>
        </w:r>
        <w:r w:rsidRPr="0015337D">
          <w:rPr>
            <w:rStyle w:val="Hyperlink"/>
            <w:noProof/>
          </w:rPr>
          <w:fldChar w:fldCharType="end"/>
        </w:r>
      </w:ins>
    </w:p>
    <w:p w14:paraId="7D24861E" w14:textId="77777777" w:rsidR="00FF73E8" w:rsidRDefault="00FF73E8">
      <w:pPr>
        <w:pStyle w:val="TableofFigures"/>
        <w:tabs>
          <w:tab w:val="right" w:leader="dot" w:pos="9062"/>
        </w:tabs>
        <w:rPr>
          <w:ins w:id="611" w:author="Jan Kelemen" w:date="2016-01-17T21:57:00Z"/>
          <w:rFonts w:asciiTheme="minorHAnsi" w:eastAsiaTheme="minorEastAsia" w:hAnsiTheme="minorHAnsi" w:cstheme="minorBidi"/>
          <w:noProof/>
          <w:color w:val="auto"/>
          <w:sz w:val="22"/>
          <w:szCs w:val="22"/>
        </w:rPr>
      </w:pPr>
      <w:ins w:id="61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_Toc440831173 \h </w:instrText>
        </w:r>
      </w:ins>
      <w:r>
        <w:rPr>
          <w:noProof/>
          <w:webHidden/>
        </w:rPr>
      </w:r>
      <w:r>
        <w:rPr>
          <w:noProof/>
          <w:webHidden/>
        </w:rPr>
        <w:fldChar w:fldCharType="separate"/>
      </w:r>
      <w:ins w:id="613" w:author="Jan Kelemen" w:date="2016-01-17T21:57:00Z">
        <w:r>
          <w:rPr>
            <w:noProof/>
            <w:webHidden/>
          </w:rPr>
          <w:t>27</w:t>
        </w:r>
        <w:r>
          <w:rPr>
            <w:noProof/>
            <w:webHidden/>
          </w:rPr>
          <w:fldChar w:fldCharType="end"/>
        </w:r>
        <w:r w:rsidRPr="0015337D">
          <w:rPr>
            <w:rStyle w:val="Hyperlink"/>
            <w:noProof/>
          </w:rPr>
          <w:fldChar w:fldCharType="end"/>
        </w:r>
      </w:ins>
    </w:p>
    <w:p w14:paraId="7D3A1B44" w14:textId="77777777" w:rsidR="00FF73E8" w:rsidRDefault="00FF73E8">
      <w:pPr>
        <w:pStyle w:val="TableofFigures"/>
        <w:tabs>
          <w:tab w:val="right" w:leader="dot" w:pos="9062"/>
        </w:tabs>
        <w:rPr>
          <w:ins w:id="614" w:author="Jan Kelemen" w:date="2016-01-17T21:57:00Z"/>
          <w:rFonts w:asciiTheme="minorHAnsi" w:eastAsiaTheme="minorEastAsia" w:hAnsiTheme="minorHAnsi" w:cstheme="minorBidi"/>
          <w:noProof/>
          <w:color w:val="auto"/>
          <w:sz w:val="22"/>
          <w:szCs w:val="22"/>
        </w:rPr>
      </w:pPr>
      <w:ins w:id="61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4.2.6 Dijagram obrazaca uporabe za djelatnika</w:t>
        </w:r>
        <w:r>
          <w:rPr>
            <w:noProof/>
            <w:webHidden/>
          </w:rPr>
          <w:tab/>
        </w:r>
        <w:r>
          <w:rPr>
            <w:noProof/>
            <w:webHidden/>
          </w:rPr>
          <w:fldChar w:fldCharType="begin"/>
        </w:r>
        <w:r>
          <w:rPr>
            <w:noProof/>
            <w:webHidden/>
          </w:rPr>
          <w:instrText xml:space="preserve"> PAGEREF _Toc440831174 \h </w:instrText>
        </w:r>
      </w:ins>
      <w:r>
        <w:rPr>
          <w:noProof/>
          <w:webHidden/>
        </w:rPr>
      </w:r>
      <w:r>
        <w:rPr>
          <w:noProof/>
          <w:webHidden/>
        </w:rPr>
        <w:fldChar w:fldCharType="separate"/>
      </w:r>
      <w:ins w:id="616" w:author="Jan Kelemen" w:date="2016-01-17T21:57:00Z">
        <w:r>
          <w:rPr>
            <w:noProof/>
            <w:webHidden/>
          </w:rPr>
          <w:t>27</w:t>
        </w:r>
        <w:r>
          <w:rPr>
            <w:noProof/>
            <w:webHidden/>
          </w:rPr>
          <w:fldChar w:fldCharType="end"/>
        </w:r>
        <w:r w:rsidRPr="0015337D">
          <w:rPr>
            <w:rStyle w:val="Hyperlink"/>
            <w:noProof/>
          </w:rPr>
          <w:fldChar w:fldCharType="end"/>
        </w:r>
      </w:ins>
    </w:p>
    <w:p w14:paraId="3934EEF9" w14:textId="77777777" w:rsidR="00FF73E8" w:rsidRDefault="00FF73E8">
      <w:pPr>
        <w:pStyle w:val="TableofFigures"/>
        <w:tabs>
          <w:tab w:val="right" w:leader="dot" w:pos="9062"/>
        </w:tabs>
        <w:rPr>
          <w:ins w:id="617" w:author="Jan Kelemen" w:date="2016-01-17T21:57:00Z"/>
          <w:rFonts w:asciiTheme="minorHAnsi" w:eastAsiaTheme="minorEastAsia" w:hAnsiTheme="minorHAnsi" w:cstheme="minorBidi"/>
          <w:noProof/>
          <w:color w:val="auto"/>
          <w:sz w:val="22"/>
          <w:szCs w:val="22"/>
        </w:rPr>
      </w:pPr>
      <w:ins w:id="61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_Toc440831175 \h </w:instrText>
        </w:r>
      </w:ins>
      <w:r>
        <w:rPr>
          <w:noProof/>
          <w:webHidden/>
        </w:rPr>
      </w:r>
      <w:r>
        <w:rPr>
          <w:noProof/>
          <w:webHidden/>
        </w:rPr>
        <w:fldChar w:fldCharType="separate"/>
      </w:r>
      <w:ins w:id="619" w:author="Jan Kelemen" w:date="2016-01-17T21:57:00Z">
        <w:r>
          <w:rPr>
            <w:noProof/>
            <w:webHidden/>
          </w:rPr>
          <w:t>28</w:t>
        </w:r>
        <w:r>
          <w:rPr>
            <w:noProof/>
            <w:webHidden/>
          </w:rPr>
          <w:fldChar w:fldCharType="end"/>
        </w:r>
        <w:r w:rsidRPr="0015337D">
          <w:rPr>
            <w:rStyle w:val="Hyperlink"/>
            <w:noProof/>
          </w:rPr>
          <w:fldChar w:fldCharType="end"/>
        </w:r>
      </w:ins>
    </w:p>
    <w:p w14:paraId="3EC09642" w14:textId="77777777" w:rsidR="00FF73E8" w:rsidRDefault="00FF73E8">
      <w:pPr>
        <w:pStyle w:val="TableofFigures"/>
        <w:tabs>
          <w:tab w:val="right" w:leader="dot" w:pos="9062"/>
        </w:tabs>
        <w:rPr>
          <w:ins w:id="620" w:author="Jan Kelemen" w:date="2016-01-17T21:57:00Z"/>
          <w:rFonts w:asciiTheme="minorHAnsi" w:eastAsiaTheme="minorEastAsia" w:hAnsiTheme="minorHAnsi" w:cstheme="minorBidi"/>
          <w:noProof/>
          <w:color w:val="auto"/>
          <w:sz w:val="22"/>
          <w:szCs w:val="22"/>
        </w:rPr>
      </w:pPr>
      <w:ins w:id="62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_Toc440831176 \h </w:instrText>
        </w:r>
      </w:ins>
      <w:r>
        <w:rPr>
          <w:noProof/>
          <w:webHidden/>
        </w:rPr>
      </w:r>
      <w:r>
        <w:rPr>
          <w:noProof/>
          <w:webHidden/>
        </w:rPr>
        <w:fldChar w:fldCharType="separate"/>
      </w:r>
      <w:ins w:id="622" w:author="Jan Kelemen" w:date="2016-01-17T21:57:00Z">
        <w:r>
          <w:rPr>
            <w:noProof/>
            <w:webHidden/>
          </w:rPr>
          <w:t>29</w:t>
        </w:r>
        <w:r>
          <w:rPr>
            <w:noProof/>
            <w:webHidden/>
          </w:rPr>
          <w:fldChar w:fldCharType="end"/>
        </w:r>
        <w:r w:rsidRPr="0015337D">
          <w:rPr>
            <w:rStyle w:val="Hyperlink"/>
            <w:noProof/>
          </w:rPr>
          <w:fldChar w:fldCharType="end"/>
        </w:r>
      </w:ins>
    </w:p>
    <w:p w14:paraId="7D51269C" w14:textId="77777777" w:rsidR="00FF73E8" w:rsidRDefault="00FF73E8">
      <w:pPr>
        <w:pStyle w:val="TableofFigures"/>
        <w:tabs>
          <w:tab w:val="right" w:leader="dot" w:pos="9062"/>
        </w:tabs>
        <w:rPr>
          <w:ins w:id="623" w:author="Jan Kelemen" w:date="2016-01-17T21:57:00Z"/>
          <w:rFonts w:asciiTheme="minorHAnsi" w:eastAsiaTheme="minorEastAsia" w:hAnsiTheme="minorHAnsi" w:cstheme="minorBidi"/>
          <w:noProof/>
          <w:color w:val="auto"/>
          <w:sz w:val="22"/>
          <w:szCs w:val="22"/>
        </w:rPr>
      </w:pPr>
      <w:ins w:id="62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_Toc440831177 \h </w:instrText>
        </w:r>
      </w:ins>
      <w:r>
        <w:rPr>
          <w:noProof/>
          <w:webHidden/>
        </w:rPr>
      </w:r>
      <w:r>
        <w:rPr>
          <w:noProof/>
          <w:webHidden/>
        </w:rPr>
        <w:fldChar w:fldCharType="separate"/>
      </w:r>
      <w:ins w:id="625" w:author="Jan Kelemen" w:date="2016-01-17T21:57:00Z">
        <w:r>
          <w:rPr>
            <w:noProof/>
            <w:webHidden/>
          </w:rPr>
          <w:t>30</w:t>
        </w:r>
        <w:r>
          <w:rPr>
            <w:noProof/>
            <w:webHidden/>
          </w:rPr>
          <w:fldChar w:fldCharType="end"/>
        </w:r>
        <w:r w:rsidRPr="0015337D">
          <w:rPr>
            <w:rStyle w:val="Hyperlink"/>
            <w:noProof/>
          </w:rPr>
          <w:fldChar w:fldCharType="end"/>
        </w:r>
      </w:ins>
    </w:p>
    <w:p w14:paraId="2D431733" w14:textId="77777777" w:rsidR="00FF73E8" w:rsidRDefault="00FF73E8">
      <w:pPr>
        <w:pStyle w:val="TableofFigures"/>
        <w:tabs>
          <w:tab w:val="right" w:leader="dot" w:pos="9062"/>
        </w:tabs>
        <w:rPr>
          <w:ins w:id="626" w:author="Jan Kelemen" w:date="2016-01-17T21:57:00Z"/>
          <w:rFonts w:asciiTheme="minorHAnsi" w:eastAsiaTheme="minorEastAsia" w:hAnsiTheme="minorHAnsi" w:cstheme="minorBidi"/>
          <w:noProof/>
          <w:color w:val="auto"/>
          <w:sz w:val="22"/>
          <w:szCs w:val="22"/>
        </w:rPr>
      </w:pPr>
      <w:ins w:id="62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_Toc440831178 \h </w:instrText>
        </w:r>
      </w:ins>
      <w:r>
        <w:rPr>
          <w:noProof/>
          <w:webHidden/>
        </w:rPr>
      </w:r>
      <w:r>
        <w:rPr>
          <w:noProof/>
          <w:webHidden/>
        </w:rPr>
        <w:fldChar w:fldCharType="separate"/>
      </w:r>
      <w:ins w:id="628" w:author="Jan Kelemen" w:date="2016-01-17T21:57:00Z">
        <w:r>
          <w:rPr>
            <w:noProof/>
            <w:webHidden/>
          </w:rPr>
          <w:t>30</w:t>
        </w:r>
        <w:r>
          <w:rPr>
            <w:noProof/>
            <w:webHidden/>
          </w:rPr>
          <w:fldChar w:fldCharType="end"/>
        </w:r>
        <w:r w:rsidRPr="0015337D">
          <w:rPr>
            <w:rStyle w:val="Hyperlink"/>
            <w:noProof/>
          </w:rPr>
          <w:fldChar w:fldCharType="end"/>
        </w:r>
      </w:ins>
    </w:p>
    <w:p w14:paraId="01DDC1FE" w14:textId="77777777" w:rsidR="00FF73E8" w:rsidRDefault="00FF73E8">
      <w:pPr>
        <w:pStyle w:val="TableofFigures"/>
        <w:tabs>
          <w:tab w:val="right" w:leader="dot" w:pos="9062"/>
        </w:tabs>
        <w:rPr>
          <w:ins w:id="629" w:author="Jan Kelemen" w:date="2016-01-17T21:57:00Z"/>
          <w:rFonts w:asciiTheme="minorHAnsi" w:eastAsiaTheme="minorEastAsia" w:hAnsiTheme="minorHAnsi" w:cstheme="minorBidi"/>
          <w:noProof/>
          <w:color w:val="auto"/>
          <w:sz w:val="22"/>
          <w:szCs w:val="22"/>
        </w:rPr>
      </w:pPr>
      <w:ins w:id="63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"_Toc440831179"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_Toc440831179 \h </w:instrText>
        </w:r>
      </w:ins>
      <w:r>
        <w:rPr>
          <w:noProof/>
          <w:webHidden/>
        </w:rPr>
      </w:r>
      <w:r>
        <w:rPr>
          <w:noProof/>
          <w:webHidden/>
        </w:rPr>
        <w:fldChar w:fldCharType="separate"/>
      </w:r>
      <w:ins w:id="631" w:author="Jan Kelemen" w:date="2016-01-17T21:57:00Z">
        <w:r>
          <w:rPr>
            <w:noProof/>
            <w:webHidden/>
          </w:rPr>
          <w:t>31</w:t>
        </w:r>
        <w:r>
          <w:rPr>
            <w:noProof/>
            <w:webHidden/>
          </w:rPr>
          <w:fldChar w:fldCharType="end"/>
        </w:r>
        <w:r w:rsidRPr="0015337D">
          <w:rPr>
            <w:rStyle w:val="Hyperlink"/>
            <w:noProof/>
          </w:rPr>
          <w:fldChar w:fldCharType="end"/>
        </w:r>
      </w:ins>
    </w:p>
    <w:p w14:paraId="3367E52C" w14:textId="77777777" w:rsidR="00FF73E8" w:rsidRDefault="00FF73E8">
      <w:pPr>
        <w:pStyle w:val="TableofFigures"/>
        <w:tabs>
          <w:tab w:val="right" w:leader="dot" w:pos="9062"/>
        </w:tabs>
        <w:rPr>
          <w:ins w:id="632" w:author="Jan Kelemen" w:date="2016-01-17T21:57:00Z"/>
          <w:rFonts w:asciiTheme="minorHAnsi" w:eastAsiaTheme="minorEastAsia" w:hAnsiTheme="minorHAnsi" w:cstheme="minorBidi"/>
          <w:noProof/>
          <w:color w:val="auto"/>
          <w:sz w:val="22"/>
          <w:szCs w:val="22"/>
        </w:rPr>
      </w:pPr>
      <w:ins w:id="63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_Toc440831180 \h </w:instrText>
        </w:r>
      </w:ins>
      <w:r>
        <w:rPr>
          <w:noProof/>
          <w:webHidden/>
        </w:rPr>
      </w:r>
      <w:r>
        <w:rPr>
          <w:noProof/>
          <w:webHidden/>
        </w:rPr>
        <w:fldChar w:fldCharType="separate"/>
      </w:r>
      <w:ins w:id="634" w:author="Jan Kelemen" w:date="2016-01-17T21:57:00Z">
        <w:r>
          <w:rPr>
            <w:noProof/>
            <w:webHidden/>
          </w:rPr>
          <w:t>31</w:t>
        </w:r>
        <w:r>
          <w:rPr>
            <w:noProof/>
            <w:webHidden/>
          </w:rPr>
          <w:fldChar w:fldCharType="end"/>
        </w:r>
        <w:r w:rsidRPr="0015337D">
          <w:rPr>
            <w:rStyle w:val="Hyperlink"/>
            <w:noProof/>
          </w:rPr>
          <w:fldChar w:fldCharType="end"/>
        </w:r>
      </w:ins>
    </w:p>
    <w:p w14:paraId="33CF8FCC" w14:textId="77777777" w:rsidR="00FF73E8" w:rsidRDefault="00FF73E8">
      <w:pPr>
        <w:pStyle w:val="TableofFigures"/>
        <w:tabs>
          <w:tab w:val="right" w:leader="dot" w:pos="9062"/>
        </w:tabs>
        <w:rPr>
          <w:ins w:id="635" w:author="Jan Kelemen" w:date="2016-01-17T21:57:00Z"/>
          <w:rFonts w:asciiTheme="minorHAnsi" w:eastAsiaTheme="minorEastAsia" w:hAnsiTheme="minorHAnsi" w:cstheme="minorBidi"/>
          <w:noProof/>
          <w:color w:val="auto"/>
          <w:sz w:val="22"/>
          <w:szCs w:val="22"/>
        </w:rPr>
      </w:pPr>
      <w:ins w:id="63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_Toc440831181 \h </w:instrText>
        </w:r>
      </w:ins>
      <w:r>
        <w:rPr>
          <w:noProof/>
          <w:webHidden/>
        </w:rPr>
      </w:r>
      <w:r>
        <w:rPr>
          <w:noProof/>
          <w:webHidden/>
        </w:rPr>
        <w:fldChar w:fldCharType="separate"/>
      </w:r>
      <w:ins w:id="637" w:author="Jan Kelemen" w:date="2016-01-17T21:57:00Z">
        <w:r>
          <w:rPr>
            <w:noProof/>
            <w:webHidden/>
          </w:rPr>
          <w:t>32</w:t>
        </w:r>
        <w:r>
          <w:rPr>
            <w:noProof/>
            <w:webHidden/>
          </w:rPr>
          <w:fldChar w:fldCharType="end"/>
        </w:r>
        <w:r w:rsidRPr="0015337D">
          <w:rPr>
            <w:rStyle w:val="Hyperlink"/>
            <w:noProof/>
          </w:rPr>
          <w:fldChar w:fldCharType="end"/>
        </w:r>
      </w:ins>
    </w:p>
    <w:p w14:paraId="3CCC422D" w14:textId="77777777" w:rsidR="00FF73E8" w:rsidRDefault="00FF73E8">
      <w:pPr>
        <w:pStyle w:val="TableofFigures"/>
        <w:tabs>
          <w:tab w:val="right" w:leader="dot" w:pos="9062"/>
        </w:tabs>
        <w:rPr>
          <w:ins w:id="638" w:author="Jan Kelemen" w:date="2016-01-17T21:57:00Z"/>
          <w:rFonts w:asciiTheme="minorHAnsi" w:eastAsiaTheme="minorEastAsia" w:hAnsiTheme="minorHAnsi" w:cstheme="minorBidi"/>
          <w:noProof/>
          <w:color w:val="auto"/>
          <w:sz w:val="22"/>
          <w:szCs w:val="22"/>
        </w:rPr>
      </w:pPr>
      <w:ins w:id="63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_Toc440831182 \h </w:instrText>
        </w:r>
      </w:ins>
      <w:r>
        <w:rPr>
          <w:noProof/>
          <w:webHidden/>
        </w:rPr>
      </w:r>
      <w:r>
        <w:rPr>
          <w:noProof/>
          <w:webHidden/>
        </w:rPr>
        <w:fldChar w:fldCharType="separate"/>
      </w:r>
      <w:ins w:id="640" w:author="Jan Kelemen" w:date="2016-01-17T21:57:00Z">
        <w:r>
          <w:rPr>
            <w:noProof/>
            <w:webHidden/>
          </w:rPr>
          <w:t>32</w:t>
        </w:r>
        <w:r>
          <w:rPr>
            <w:noProof/>
            <w:webHidden/>
          </w:rPr>
          <w:fldChar w:fldCharType="end"/>
        </w:r>
        <w:r w:rsidRPr="0015337D">
          <w:rPr>
            <w:rStyle w:val="Hyperlink"/>
            <w:noProof/>
          </w:rPr>
          <w:fldChar w:fldCharType="end"/>
        </w:r>
      </w:ins>
    </w:p>
    <w:p w14:paraId="0313939D" w14:textId="77777777" w:rsidR="00FF73E8" w:rsidRDefault="00FF73E8">
      <w:pPr>
        <w:pStyle w:val="TableofFigures"/>
        <w:tabs>
          <w:tab w:val="right" w:leader="dot" w:pos="9062"/>
        </w:tabs>
        <w:rPr>
          <w:ins w:id="641" w:author="Jan Kelemen" w:date="2016-01-17T21:57:00Z"/>
          <w:rFonts w:asciiTheme="minorHAnsi" w:eastAsiaTheme="minorEastAsia" w:hAnsiTheme="minorHAnsi" w:cstheme="minorBidi"/>
          <w:noProof/>
          <w:color w:val="auto"/>
          <w:sz w:val="22"/>
          <w:szCs w:val="22"/>
        </w:rPr>
      </w:pPr>
      <w:ins w:id="64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_Toc440831183 \h </w:instrText>
        </w:r>
      </w:ins>
      <w:r>
        <w:rPr>
          <w:noProof/>
          <w:webHidden/>
        </w:rPr>
      </w:r>
      <w:r>
        <w:rPr>
          <w:noProof/>
          <w:webHidden/>
        </w:rPr>
        <w:fldChar w:fldCharType="separate"/>
      </w:r>
      <w:ins w:id="643" w:author="Jan Kelemen" w:date="2016-01-17T21:57:00Z">
        <w:r>
          <w:rPr>
            <w:noProof/>
            <w:webHidden/>
          </w:rPr>
          <w:t>33</w:t>
        </w:r>
        <w:r>
          <w:rPr>
            <w:noProof/>
            <w:webHidden/>
          </w:rPr>
          <w:fldChar w:fldCharType="end"/>
        </w:r>
        <w:r w:rsidRPr="0015337D">
          <w:rPr>
            <w:rStyle w:val="Hyperlink"/>
            <w:noProof/>
          </w:rPr>
          <w:fldChar w:fldCharType="end"/>
        </w:r>
      </w:ins>
    </w:p>
    <w:p w14:paraId="2112AAA8" w14:textId="77777777" w:rsidR="00FF73E8" w:rsidRDefault="00FF73E8">
      <w:pPr>
        <w:pStyle w:val="TableofFigures"/>
        <w:tabs>
          <w:tab w:val="right" w:leader="dot" w:pos="9062"/>
        </w:tabs>
        <w:rPr>
          <w:ins w:id="644" w:author="Jan Kelemen" w:date="2016-01-17T21:57:00Z"/>
          <w:rFonts w:asciiTheme="minorHAnsi" w:eastAsiaTheme="minorEastAsia" w:hAnsiTheme="minorHAnsi" w:cstheme="minorBidi"/>
          <w:noProof/>
          <w:color w:val="auto"/>
          <w:sz w:val="22"/>
          <w:szCs w:val="22"/>
        </w:rPr>
      </w:pPr>
      <w:ins w:id="64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_Toc440831184 \h </w:instrText>
        </w:r>
      </w:ins>
      <w:r>
        <w:rPr>
          <w:noProof/>
          <w:webHidden/>
        </w:rPr>
      </w:r>
      <w:r>
        <w:rPr>
          <w:noProof/>
          <w:webHidden/>
        </w:rPr>
        <w:fldChar w:fldCharType="separate"/>
      </w:r>
      <w:ins w:id="646" w:author="Jan Kelemen" w:date="2016-01-17T21:57:00Z">
        <w:r>
          <w:rPr>
            <w:noProof/>
            <w:webHidden/>
          </w:rPr>
          <w:t>33</w:t>
        </w:r>
        <w:r>
          <w:rPr>
            <w:noProof/>
            <w:webHidden/>
          </w:rPr>
          <w:fldChar w:fldCharType="end"/>
        </w:r>
        <w:r w:rsidRPr="0015337D">
          <w:rPr>
            <w:rStyle w:val="Hyperlink"/>
            <w:noProof/>
          </w:rPr>
          <w:fldChar w:fldCharType="end"/>
        </w:r>
      </w:ins>
    </w:p>
    <w:p w14:paraId="6429A07C" w14:textId="77777777" w:rsidR="00FF73E8" w:rsidRDefault="00FF73E8">
      <w:pPr>
        <w:pStyle w:val="TableofFigures"/>
        <w:tabs>
          <w:tab w:val="right" w:leader="dot" w:pos="9062"/>
        </w:tabs>
        <w:rPr>
          <w:ins w:id="647" w:author="Jan Kelemen" w:date="2016-01-17T21:57:00Z"/>
          <w:rFonts w:asciiTheme="minorHAnsi" w:eastAsiaTheme="minorEastAsia" w:hAnsiTheme="minorHAnsi" w:cstheme="minorBidi"/>
          <w:noProof/>
          <w:color w:val="auto"/>
          <w:sz w:val="22"/>
          <w:szCs w:val="22"/>
        </w:rPr>
      </w:pPr>
      <w:ins w:id="64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_Toc440831185 \h </w:instrText>
        </w:r>
      </w:ins>
      <w:r>
        <w:rPr>
          <w:noProof/>
          <w:webHidden/>
        </w:rPr>
      </w:r>
      <w:r>
        <w:rPr>
          <w:noProof/>
          <w:webHidden/>
        </w:rPr>
        <w:fldChar w:fldCharType="separate"/>
      </w:r>
      <w:ins w:id="649" w:author="Jan Kelemen" w:date="2016-01-17T21:57:00Z">
        <w:r>
          <w:rPr>
            <w:noProof/>
            <w:webHidden/>
          </w:rPr>
          <w:t>34</w:t>
        </w:r>
        <w:r>
          <w:rPr>
            <w:noProof/>
            <w:webHidden/>
          </w:rPr>
          <w:fldChar w:fldCharType="end"/>
        </w:r>
        <w:r w:rsidRPr="0015337D">
          <w:rPr>
            <w:rStyle w:val="Hyperlink"/>
            <w:noProof/>
          </w:rPr>
          <w:fldChar w:fldCharType="end"/>
        </w:r>
      </w:ins>
    </w:p>
    <w:p w14:paraId="2BFEA165" w14:textId="77777777" w:rsidR="00FF73E8" w:rsidRDefault="00FF73E8">
      <w:pPr>
        <w:pStyle w:val="TableofFigures"/>
        <w:tabs>
          <w:tab w:val="right" w:leader="dot" w:pos="9062"/>
        </w:tabs>
        <w:rPr>
          <w:ins w:id="650" w:author="Jan Kelemen" w:date="2016-01-17T21:57:00Z"/>
          <w:rFonts w:asciiTheme="minorHAnsi" w:eastAsiaTheme="minorEastAsia" w:hAnsiTheme="minorHAnsi" w:cstheme="minorBidi"/>
          <w:noProof/>
          <w:color w:val="auto"/>
          <w:sz w:val="22"/>
          <w:szCs w:val="22"/>
        </w:rPr>
      </w:pPr>
      <w:ins w:id="65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_Toc440831186 \h </w:instrText>
        </w:r>
      </w:ins>
      <w:r>
        <w:rPr>
          <w:noProof/>
          <w:webHidden/>
        </w:rPr>
      </w:r>
      <w:r>
        <w:rPr>
          <w:noProof/>
          <w:webHidden/>
        </w:rPr>
        <w:fldChar w:fldCharType="separate"/>
      </w:r>
      <w:ins w:id="652" w:author="Jan Kelemen" w:date="2016-01-17T21:57:00Z">
        <w:r>
          <w:rPr>
            <w:noProof/>
            <w:webHidden/>
          </w:rPr>
          <w:t>34</w:t>
        </w:r>
        <w:r>
          <w:rPr>
            <w:noProof/>
            <w:webHidden/>
          </w:rPr>
          <w:fldChar w:fldCharType="end"/>
        </w:r>
        <w:r w:rsidRPr="0015337D">
          <w:rPr>
            <w:rStyle w:val="Hyperlink"/>
            <w:noProof/>
          </w:rPr>
          <w:fldChar w:fldCharType="end"/>
        </w:r>
      </w:ins>
    </w:p>
    <w:p w14:paraId="62826C31" w14:textId="77777777" w:rsidR="00FF73E8" w:rsidRDefault="00FF73E8">
      <w:pPr>
        <w:pStyle w:val="TableofFigures"/>
        <w:tabs>
          <w:tab w:val="right" w:leader="dot" w:pos="9062"/>
        </w:tabs>
        <w:rPr>
          <w:ins w:id="653" w:author="Jan Kelemen" w:date="2016-01-17T21:57:00Z"/>
          <w:rFonts w:asciiTheme="minorHAnsi" w:eastAsiaTheme="minorEastAsia" w:hAnsiTheme="minorHAnsi" w:cstheme="minorBidi"/>
          <w:noProof/>
          <w:color w:val="auto"/>
          <w:sz w:val="22"/>
          <w:szCs w:val="22"/>
        </w:rPr>
      </w:pPr>
      <w:ins w:id="65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4.3.13 Sekvencijski dijagram za UC13 – PromjenaKoličineIzKošarice</w:t>
        </w:r>
        <w:r>
          <w:rPr>
            <w:noProof/>
            <w:webHidden/>
          </w:rPr>
          <w:tab/>
        </w:r>
        <w:r>
          <w:rPr>
            <w:noProof/>
            <w:webHidden/>
          </w:rPr>
          <w:fldChar w:fldCharType="begin"/>
        </w:r>
        <w:r>
          <w:rPr>
            <w:noProof/>
            <w:webHidden/>
          </w:rPr>
          <w:instrText xml:space="preserve"> PAGEREF _Toc440831187 \h </w:instrText>
        </w:r>
      </w:ins>
      <w:r>
        <w:rPr>
          <w:noProof/>
          <w:webHidden/>
        </w:rPr>
      </w:r>
      <w:r>
        <w:rPr>
          <w:noProof/>
          <w:webHidden/>
        </w:rPr>
        <w:fldChar w:fldCharType="separate"/>
      </w:r>
      <w:ins w:id="655" w:author="Jan Kelemen" w:date="2016-01-17T21:57:00Z">
        <w:r>
          <w:rPr>
            <w:noProof/>
            <w:webHidden/>
          </w:rPr>
          <w:t>35</w:t>
        </w:r>
        <w:r>
          <w:rPr>
            <w:noProof/>
            <w:webHidden/>
          </w:rPr>
          <w:fldChar w:fldCharType="end"/>
        </w:r>
        <w:r w:rsidRPr="0015337D">
          <w:rPr>
            <w:rStyle w:val="Hyperlink"/>
            <w:noProof/>
          </w:rPr>
          <w:fldChar w:fldCharType="end"/>
        </w:r>
      </w:ins>
    </w:p>
    <w:p w14:paraId="407D7F19" w14:textId="77777777" w:rsidR="00FF73E8" w:rsidRDefault="00FF73E8">
      <w:pPr>
        <w:pStyle w:val="TableofFigures"/>
        <w:tabs>
          <w:tab w:val="right" w:leader="dot" w:pos="9062"/>
        </w:tabs>
        <w:rPr>
          <w:ins w:id="656" w:author="Jan Kelemen" w:date="2016-01-17T21:57:00Z"/>
          <w:rFonts w:asciiTheme="minorHAnsi" w:eastAsiaTheme="minorEastAsia" w:hAnsiTheme="minorHAnsi" w:cstheme="minorBidi"/>
          <w:noProof/>
          <w:color w:val="auto"/>
          <w:sz w:val="22"/>
          <w:szCs w:val="22"/>
        </w:rPr>
      </w:pPr>
      <w:ins w:id="65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4.3.14 Sekvencijski dijagram za UC14 – PromijenaKoličineSaStraniceJela</w:t>
        </w:r>
        <w:r>
          <w:rPr>
            <w:noProof/>
            <w:webHidden/>
          </w:rPr>
          <w:tab/>
        </w:r>
        <w:r>
          <w:rPr>
            <w:noProof/>
            <w:webHidden/>
          </w:rPr>
          <w:fldChar w:fldCharType="begin"/>
        </w:r>
        <w:r>
          <w:rPr>
            <w:noProof/>
            <w:webHidden/>
          </w:rPr>
          <w:instrText xml:space="preserve"> PAGEREF _Toc440831188 \h </w:instrText>
        </w:r>
      </w:ins>
      <w:r>
        <w:rPr>
          <w:noProof/>
          <w:webHidden/>
        </w:rPr>
      </w:r>
      <w:r>
        <w:rPr>
          <w:noProof/>
          <w:webHidden/>
        </w:rPr>
        <w:fldChar w:fldCharType="separate"/>
      </w:r>
      <w:ins w:id="658" w:author="Jan Kelemen" w:date="2016-01-17T21:57:00Z">
        <w:r>
          <w:rPr>
            <w:noProof/>
            <w:webHidden/>
          </w:rPr>
          <w:t>36</w:t>
        </w:r>
        <w:r>
          <w:rPr>
            <w:noProof/>
            <w:webHidden/>
          </w:rPr>
          <w:fldChar w:fldCharType="end"/>
        </w:r>
        <w:r w:rsidRPr="0015337D">
          <w:rPr>
            <w:rStyle w:val="Hyperlink"/>
            <w:noProof/>
          </w:rPr>
          <w:fldChar w:fldCharType="end"/>
        </w:r>
      </w:ins>
    </w:p>
    <w:p w14:paraId="2981C01E" w14:textId="77777777" w:rsidR="00FF73E8" w:rsidRDefault="00FF73E8">
      <w:pPr>
        <w:pStyle w:val="TableofFigures"/>
        <w:tabs>
          <w:tab w:val="right" w:leader="dot" w:pos="9062"/>
        </w:tabs>
        <w:rPr>
          <w:ins w:id="659" w:author="Jan Kelemen" w:date="2016-01-17T21:57:00Z"/>
          <w:rFonts w:asciiTheme="minorHAnsi" w:eastAsiaTheme="minorEastAsia" w:hAnsiTheme="minorHAnsi" w:cstheme="minorBidi"/>
          <w:noProof/>
          <w:color w:val="auto"/>
          <w:sz w:val="22"/>
          <w:szCs w:val="22"/>
        </w:rPr>
      </w:pPr>
      <w:ins w:id="66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"_Toc440831189"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4.3.15 Sekvencijski dijagram za UC15 – BrisanjeJelaIzKošarice</w:t>
        </w:r>
        <w:r>
          <w:rPr>
            <w:noProof/>
            <w:webHidden/>
          </w:rPr>
          <w:tab/>
        </w:r>
        <w:r>
          <w:rPr>
            <w:noProof/>
            <w:webHidden/>
          </w:rPr>
          <w:fldChar w:fldCharType="begin"/>
        </w:r>
        <w:r>
          <w:rPr>
            <w:noProof/>
            <w:webHidden/>
          </w:rPr>
          <w:instrText xml:space="preserve"> PAGEREF _Toc440831189 \h </w:instrText>
        </w:r>
      </w:ins>
      <w:r>
        <w:rPr>
          <w:noProof/>
          <w:webHidden/>
        </w:rPr>
      </w:r>
      <w:r>
        <w:rPr>
          <w:noProof/>
          <w:webHidden/>
        </w:rPr>
        <w:fldChar w:fldCharType="separate"/>
      </w:r>
      <w:ins w:id="661" w:author="Jan Kelemen" w:date="2016-01-17T21:57:00Z">
        <w:r>
          <w:rPr>
            <w:noProof/>
            <w:webHidden/>
          </w:rPr>
          <w:t>36</w:t>
        </w:r>
        <w:r>
          <w:rPr>
            <w:noProof/>
            <w:webHidden/>
          </w:rPr>
          <w:fldChar w:fldCharType="end"/>
        </w:r>
        <w:r w:rsidRPr="0015337D">
          <w:rPr>
            <w:rStyle w:val="Hyperlink"/>
            <w:noProof/>
          </w:rPr>
          <w:fldChar w:fldCharType="end"/>
        </w:r>
      </w:ins>
    </w:p>
    <w:p w14:paraId="71B41729" w14:textId="77777777" w:rsidR="00FF73E8" w:rsidRDefault="00FF73E8">
      <w:pPr>
        <w:pStyle w:val="TableofFigures"/>
        <w:tabs>
          <w:tab w:val="right" w:leader="dot" w:pos="9062"/>
        </w:tabs>
        <w:rPr>
          <w:ins w:id="662" w:author="Jan Kelemen" w:date="2016-01-17T21:57:00Z"/>
          <w:rFonts w:asciiTheme="minorHAnsi" w:eastAsiaTheme="minorEastAsia" w:hAnsiTheme="minorHAnsi" w:cstheme="minorBidi"/>
          <w:noProof/>
          <w:color w:val="auto"/>
          <w:sz w:val="22"/>
          <w:szCs w:val="22"/>
        </w:rPr>
      </w:pPr>
      <w:ins w:id="66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4.3.16 Sekvencijski dijagram za UC16 – PotvrđivanjeNarudžbe</w:t>
        </w:r>
        <w:r>
          <w:rPr>
            <w:noProof/>
            <w:webHidden/>
          </w:rPr>
          <w:tab/>
        </w:r>
        <w:r>
          <w:rPr>
            <w:noProof/>
            <w:webHidden/>
          </w:rPr>
          <w:fldChar w:fldCharType="begin"/>
        </w:r>
        <w:r>
          <w:rPr>
            <w:noProof/>
            <w:webHidden/>
          </w:rPr>
          <w:instrText xml:space="preserve"> PAGEREF _Toc440831190 \h </w:instrText>
        </w:r>
      </w:ins>
      <w:r>
        <w:rPr>
          <w:noProof/>
          <w:webHidden/>
        </w:rPr>
      </w:r>
      <w:r>
        <w:rPr>
          <w:noProof/>
          <w:webHidden/>
        </w:rPr>
        <w:fldChar w:fldCharType="separate"/>
      </w:r>
      <w:ins w:id="664" w:author="Jan Kelemen" w:date="2016-01-17T21:57:00Z">
        <w:r>
          <w:rPr>
            <w:noProof/>
            <w:webHidden/>
          </w:rPr>
          <w:t>37</w:t>
        </w:r>
        <w:r>
          <w:rPr>
            <w:noProof/>
            <w:webHidden/>
          </w:rPr>
          <w:fldChar w:fldCharType="end"/>
        </w:r>
        <w:r w:rsidRPr="0015337D">
          <w:rPr>
            <w:rStyle w:val="Hyperlink"/>
            <w:noProof/>
          </w:rPr>
          <w:fldChar w:fldCharType="end"/>
        </w:r>
      </w:ins>
    </w:p>
    <w:p w14:paraId="24E97F0D" w14:textId="77777777" w:rsidR="00FF73E8" w:rsidRDefault="00FF73E8">
      <w:pPr>
        <w:pStyle w:val="TableofFigures"/>
        <w:tabs>
          <w:tab w:val="right" w:leader="dot" w:pos="9062"/>
        </w:tabs>
        <w:rPr>
          <w:ins w:id="665" w:author="Jan Kelemen" w:date="2016-01-17T21:57:00Z"/>
          <w:rFonts w:asciiTheme="minorHAnsi" w:eastAsiaTheme="minorEastAsia" w:hAnsiTheme="minorHAnsi" w:cstheme="minorBidi"/>
          <w:noProof/>
          <w:color w:val="auto"/>
          <w:sz w:val="22"/>
          <w:szCs w:val="22"/>
        </w:rPr>
      </w:pPr>
      <w:ins w:id="66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4.3.17 Sekvencijski dijagram za UC17 i UC18 – UnosKomentara</w:t>
        </w:r>
        <w:r>
          <w:rPr>
            <w:noProof/>
            <w:webHidden/>
          </w:rPr>
          <w:tab/>
        </w:r>
        <w:r>
          <w:rPr>
            <w:noProof/>
            <w:webHidden/>
          </w:rPr>
          <w:fldChar w:fldCharType="begin"/>
        </w:r>
        <w:r>
          <w:rPr>
            <w:noProof/>
            <w:webHidden/>
          </w:rPr>
          <w:instrText xml:space="preserve"> PAGEREF _Toc440831191 \h </w:instrText>
        </w:r>
      </w:ins>
      <w:r>
        <w:rPr>
          <w:noProof/>
          <w:webHidden/>
        </w:rPr>
      </w:r>
      <w:r>
        <w:rPr>
          <w:noProof/>
          <w:webHidden/>
        </w:rPr>
        <w:fldChar w:fldCharType="separate"/>
      </w:r>
      <w:ins w:id="667" w:author="Jan Kelemen" w:date="2016-01-17T21:57:00Z">
        <w:r>
          <w:rPr>
            <w:noProof/>
            <w:webHidden/>
          </w:rPr>
          <w:t>37</w:t>
        </w:r>
        <w:r>
          <w:rPr>
            <w:noProof/>
            <w:webHidden/>
          </w:rPr>
          <w:fldChar w:fldCharType="end"/>
        </w:r>
        <w:r w:rsidRPr="0015337D">
          <w:rPr>
            <w:rStyle w:val="Hyperlink"/>
            <w:noProof/>
          </w:rPr>
          <w:fldChar w:fldCharType="end"/>
        </w:r>
      </w:ins>
    </w:p>
    <w:p w14:paraId="2CBBD2A4" w14:textId="77777777" w:rsidR="00FF73E8" w:rsidRDefault="00FF73E8">
      <w:pPr>
        <w:pStyle w:val="TableofFigures"/>
        <w:tabs>
          <w:tab w:val="right" w:leader="dot" w:pos="9062"/>
        </w:tabs>
        <w:rPr>
          <w:ins w:id="668" w:author="Jan Kelemen" w:date="2016-01-17T21:57:00Z"/>
          <w:rFonts w:asciiTheme="minorHAnsi" w:eastAsiaTheme="minorEastAsia" w:hAnsiTheme="minorHAnsi" w:cstheme="minorBidi"/>
          <w:noProof/>
          <w:color w:val="auto"/>
          <w:sz w:val="22"/>
          <w:szCs w:val="22"/>
        </w:rPr>
      </w:pPr>
      <w:ins w:id="66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4.3.18 Sekvencijski dijagram za UC19 – PregledKontakata</w:t>
        </w:r>
        <w:r>
          <w:rPr>
            <w:noProof/>
            <w:webHidden/>
          </w:rPr>
          <w:tab/>
        </w:r>
        <w:r>
          <w:rPr>
            <w:noProof/>
            <w:webHidden/>
          </w:rPr>
          <w:fldChar w:fldCharType="begin"/>
        </w:r>
        <w:r>
          <w:rPr>
            <w:noProof/>
            <w:webHidden/>
          </w:rPr>
          <w:instrText xml:space="preserve"> PAGEREF _Toc440831192 \h </w:instrText>
        </w:r>
      </w:ins>
      <w:r>
        <w:rPr>
          <w:noProof/>
          <w:webHidden/>
        </w:rPr>
      </w:r>
      <w:r>
        <w:rPr>
          <w:noProof/>
          <w:webHidden/>
        </w:rPr>
        <w:fldChar w:fldCharType="separate"/>
      </w:r>
      <w:ins w:id="670" w:author="Jan Kelemen" w:date="2016-01-17T21:57:00Z">
        <w:r>
          <w:rPr>
            <w:noProof/>
            <w:webHidden/>
          </w:rPr>
          <w:t>38</w:t>
        </w:r>
        <w:r>
          <w:rPr>
            <w:noProof/>
            <w:webHidden/>
          </w:rPr>
          <w:fldChar w:fldCharType="end"/>
        </w:r>
        <w:r w:rsidRPr="0015337D">
          <w:rPr>
            <w:rStyle w:val="Hyperlink"/>
            <w:noProof/>
          </w:rPr>
          <w:fldChar w:fldCharType="end"/>
        </w:r>
      </w:ins>
    </w:p>
    <w:p w14:paraId="3C8CAAE8" w14:textId="77777777" w:rsidR="00FF73E8" w:rsidRDefault="00FF73E8">
      <w:pPr>
        <w:pStyle w:val="TableofFigures"/>
        <w:tabs>
          <w:tab w:val="right" w:leader="dot" w:pos="9062"/>
        </w:tabs>
        <w:rPr>
          <w:ins w:id="671" w:author="Jan Kelemen" w:date="2016-01-17T21:57:00Z"/>
          <w:rFonts w:asciiTheme="minorHAnsi" w:eastAsiaTheme="minorEastAsia" w:hAnsiTheme="minorHAnsi" w:cstheme="minorBidi"/>
          <w:noProof/>
          <w:color w:val="auto"/>
          <w:sz w:val="22"/>
          <w:szCs w:val="22"/>
        </w:rPr>
      </w:pPr>
      <w:ins w:id="67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4.3.19 Sekvencijski dijagram za UC20 – PregledAdminStranice</w:t>
        </w:r>
        <w:r>
          <w:rPr>
            <w:noProof/>
            <w:webHidden/>
          </w:rPr>
          <w:tab/>
        </w:r>
        <w:r>
          <w:rPr>
            <w:noProof/>
            <w:webHidden/>
          </w:rPr>
          <w:fldChar w:fldCharType="begin"/>
        </w:r>
        <w:r>
          <w:rPr>
            <w:noProof/>
            <w:webHidden/>
          </w:rPr>
          <w:instrText xml:space="preserve"> PAGEREF _Toc440831193 \h </w:instrText>
        </w:r>
      </w:ins>
      <w:r>
        <w:rPr>
          <w:noProof/>
          <w:webHidden/>
        </w:rPr>
      </w:r>
      <w:r>
        <w:rPr>
          <w:noProof/>
          <w:webHidden/>
        </w:rPr>
        <w:fldChar w:fldCharType="separate"/>
      </w:r>
      <w:ins w:id="673" w:author="Jan Kelemen" w:date="2016-01-17T21:57:00Z">
        <w:r>
          <w:rPr>
            <w:noProof/>
            <w:webHidden/>
          </w:rPr>
          <w:t>38</w:t>
        </w:r>
        <w:r>
          <w:rPr>
            <w:noProof/>
            <w:webHidden/>
          </w:rPr>
          <w:fldChar w:fldCharType="end"/>
        </w:r>
        <w:r w:rsidRPr="0015337D">
          <w:rPr>
            <w:rStyle w:val="Hyperlink"/>
            <w:noProof/>
          </w:rPr>
          <w:fldChar w:fldCharType="end"/>
        </w:r>
      </w:ins>
    </w:p>
    <w:p w14:paraId="7B854B23" w14:textId="77777777" w:rsidR="00FF73E8" w:rsidRDefault="00FF73E8">
      <w:pPr>
        <w:pStyle w:val="TableofFigures"/>
        <w:tabs>
          <w:tab w:val="right" w:leader="dot" w:pos="9062"/>
        </w:tabs>
        <w:rPr>
          <w:ins w:id="674" w:author="Jan Kelemen" w:date="2016-01-17T21:57:00Z"/>
          <w:rFonts w:asciiTheme="minorHAnsi" w:eastAsiaTheme="minorEastAsia" w:hAnsiTheme="minorHAnsi" w:cstheme="minorBidi"/>
          <w:noProof/>
          <w:color w:val="auto"/>
          <w:sz w:val="22"/>
          <w:szCs w:val="22"/>
        </w:rPr>
      </w:pPr>
      <w:ins w:id="67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4.3.20 Sekvencijski dijagram za UC21 – PregledNarudžbi</w:t>
        </w:r>
        <w:r>
          <w:rPr>
            <w:noProof/>
            <w:webHidden/>
          </w:rPr>
          <w:tab/>
        </w:r>
        <w:r>
          <w:rPr>
            <w:noProof/>
            <w:webHidden/>
          </w:rPr>
          <w:fldChar w:fldCharType="begin"/>
        </w:r>
        <w:r>
          <w:rPr>
            <w:noProof/>
            <w:webHidden/>
          </w:rPr>
          <w:instrText xml:space="preserve"> PAGEREF _Toc440831194 \h </w:instrText>
        </w:r>
      </w:ins>
      <w:r>
        <w:rPr>
          <w:noProof/>
          <w:webHidden/>
        </w:rPr>
      </w:r>
      <w:r>
        <w:rPr>
          <w:noProof/>
          <w:webHidden/>
        </w:rPr>
        <w:fldChar w:fldCharType="separate"/>
      </w:r>
      <w:ins w:id="676" w:author="Jan Kelemen" w:date="2016-01-17T21:57:00Z">
        <w:r>
          <w:rPr>
            <w:noProof/>
            <w:webHidden/>
          </w:rPr>
          <w:t>39</w:t>
        </w:r>
        <w:r>
          <w:rPr>
            <w:noProof/>
            <w:webHidden/>
          </w:rPr>
          <w:fldChar w:fldCharType="end"/>
        </w:r>
        <w:r w:rsidRPr="0015337D">
          <w:rPr>
            <w:rStyle w:val="Hyperlink"/>
            <w:noProof/>
          </w:rPr>
          <w:fldChar w:fldCharType="end"/>
        </w:r>
      </w:ins>
    </w:p>
    <w:p w14:paraId="43A07B25" w14:textId="77777777" w:rsidR="00FF73E8" w:rsidRDefault="00FF73E8">
      <w:pPr>
        <w:pStyle w:val="TableofFigures"/>
        <w:tabs>
          <w:tab w:val="right" w:leader="dot" w:pos="9062"/>
        </w:tabs>
        <w:rPr>
          <w:ins w:id="677" w:author="Jan Kelemen" w:date="2016-01-17T21:57:00Z"/>
          <w:rFonts w:asciiTheme="minorHAnsi" w:eastAsiaTheme="minorEastAsia" w:hAnsiTheme="minorHAnsi" w:cstheme="minorBidi"/>
          <w:noProof/>
          <w:color w:val="auto"/>
          <w:sz w:val="22"/>
          <w:szCs w:val="22"/>
        </w:rPr>
      </w:pPr>
      <w:ins w:id="67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4.3.21 Sekvencijski dijagram za UC22 – PotvrdaZaprimljeneNarudžbe</w:t>
        </w:r>
        <w:r>
          <w:rPr>
            <w:noProof/>
            <w:webHidden/>
          </w:rPr>
          <w:tab/>
        </w:r>
        <w:r>
          <w:rPr>
            <w:noProof/>
            <w:webHidden/>
          </w:rPr>
          <w:fldChar w:fldCharType="begin"/>
        </w:r>
        <w:r>
          <w:rPr>
            <w:noProof/>
            <w:webHidden/>
          </w:rPr>
          <w:instrText xml:space="preserve"> PAGEREF _Toc440831195 \h </w:instrText>
        </w:r>
      </w:ins>
      <w:r>
        <w:rPr>
          <w:noProof/>
          <w:webHidden/>
        </w:rPr>
      </w:r>
      <w:r>
        <w:rPr>
          <w:noProof/>
          <w:webHidden/>
        </w:rPr>
        <w:fldChar w:fldCharType="separate"/>
      </w:r>
      <w:ins w:id="679" w:author="Jan Kelemen" w:date="2016-01-17T21:57:00Z">
        <w:r>
          <w:rPr>
            <w:noProof/>
            <w:webHidden/>
          </w:rPr>
          <w:t>39</w:t>
        </w:r>
        <w:r>
          <w:rPr>
            <w:noProof/>
            <w:webHidden/>
          </w:rPr>
          <w:fldChar w:fldCharType="end"/>
        </w:r>
        <w:r w:rsidRPr="0015337D">
          <w:rPr>
            <w:rStyle w:val="Hyperlink"/>
            <w:noProof/>
          </w:rPr>
          <w:fldChar w:fldCharType="end"/>
        </w:r>
      </w:ins>
    </w:p>
    <w:p w14:paraId="7EA116F9" w14:textId="77777777" w:rsidR="00FF73E8" w:rsidRDefault="00FF73E8">
      <w:pPr>
        <w:pStyle w:val="TableofFigures"/>
        <w:tabs>
          <w:tab w:val="right" w:leader="dot" w:pos="9062"/>
        </w:tabs>
        <w:rPr>
          <w:ins w:id="680" w:author="Jan Kelemen" w:date="2016-01-17T21:57:00Z"/>
          <w:rFonts w:asciiTheme="minorHAnsi" w:eastAsiaTheme="minorEastAsia" w:hAnsiTheme="minorHAnsi" w:cstheme="minorBidi"/>
          <w:noProof/>
          <w:color w:val="auto"/>
          <w:sz w:val="22"/>
          <w:szCs w:val="22"/>
        </w:rPr>
      </w:pPr>
      <w:ins w:id="68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4.3.22 Sekvencijski dijagram za UC23 – OdbijanjeNarudžbe</w:t>
        </w:r>
        <w:r>
          <w:rPr>
            <w:noProof/>
            <w:webHidden/>
          </w:rPr>
          <w:tab/>
        </w:r>
        <w:r>
          <w:rPr>
            <w:noProof/>
            <w:webHidden/>
          </w:rPr>
          <w:fldChar w:fldCharType="begin"/>
        </w:r>
        <w:r>
          <w:rPr>
            <w:noProof/>
            <w:webHidden/>
          </w:rPr>
          <w:instrText xml:space="preserve"> PAGEREF _Toc440831196 \h </w:instrText>
        </w:r>
      </w:ins>
      <w:r>
        <w:rPr>
          <w:noProof/>
          <w:webHidden/>
        </w:rPr>
      </w:r>
      <w:r>
        <w:rPr>
          <w:noProof/>
          <w:webHidden/>
        </w:rPr>
        <w:fldChar w:fldCharType="separate"/>
      </w:r>
      <w:ins w:id="682" w:author="Jan Kelemen" w:date="2016-01-17T21:57:00Z">
        <w:r>
          <w:rPr>
            <w:noProof/>
            <w:webHidden/>
          </w:rPr>
          <w:t>40</w:t>
        </w:r>
        <w:r>
          <w:rPr>
            <w:noProof/>
            <w:webHidden/>
          </w:rPr>
          <w:fldChar w:fldCharType="end"/>
        </w:r>
        <w:r w:rsidRPr="0015337D">
          <w:rPr>
            <w:rStyle w:val="Hyperlink"/>
            <w:noProof/>
          </w:rPr>
          <w:fldChar w:fldCharType="end"/>
        </w:r>
      </w:ins>
    </w:p>
    <w:p w14:paraId="04FB5B2D" w14:textId="77777777" w:rsidR="00FF73E8" w:rsidRDefault="00FF73E8">
      <w:pPr>
        <w:pStyle w:val="TableofFigures"/>
        <w:tabs>
          <w:tab w:val="right" w:leader="dot" w:pos="9062"/>
        </w:tabs>
        <w:rPr>
          <w:ins w:id="683" w:author="Jan Kelemen" w:date="2016-01-17T21:57:00Z"/>
          <w:rFonts w:asciiTheme="minorHAnsi" w:eastAsiaTheme="minorEastAsia" w:hAnsiTheme="minorHAnsi" w:cstheme="minorBidi"/>
          <w:noProof/>
          <w:color w:val="auto"/>
          <w:sz w:val="22"/>
          <w:szCs w:val="22"/>
        </w:rPr>
      </w:pPr>
      <w:ins w:id="68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4.3.23 Sekvencijski dijagram za UC24 – DodajJelo</w:t>
        </w:r>
        <w:r>
          <w:rPr>
            <w:noProof/>
            <w:webHidden/>
          </w:rPr>
          <w:tab/>
        </w:r>
        <w:r>
          <w:rPr>
            <w:noProof/>
            <w:webHidden/>
          </w:rPr>
          <w:fldChar w:fldCharType="begin"/>
        </w:r>
        <w:r>
          <w:rPr>
            <w:noProof/>
            <w:webHidden/>
          </w:rPr>
          <w:instrText xml:space="preserve"> PAGEREF _Toc440831197 \h </w:instrText>
        </w:r>
      </w:ins>
      <w:r>
        <w:rPr>
          <w:noProof/>
          <w:webHidden/>
        </w:rPr>
      </w:r>
      <w:r>
        <w:rPr>
          <w:noProof/>
          <w:webHidden/>
        </w:rPr>
        <w:fldChar w:fldCharType="separate"/>
      </w:r>
      <w:ins w:id="685" w:author="Jan Kelemen" w:date="2016-01-17T21:57:00Z">
        <w:r>
          <w:rPr>
            <w:noProof/>
            <w:webHidden/>
          </w:rPr>
          <w:t>40</w:t>
        </w:r>
        <w:r>
          <w:rPr>
            <w:noProof/>
            <w:webHidden/>
          </w:rPr>
          <w:fldChar w:fldCharType="end"/>
        </w:r>
        <w:r w:rsidRPr="0015337D">
          <w:rPr>
            <w:rStyle w:val="Hyperlink"/>
            <w:noProof/>
          </w:rPr>
          <w:fldChar w:fldCharType="end"/>
        </w:r>
      </w:ins>
    </w:p>
    <w:p w14:paraId="39E5859F" w14:textId="77777777" w:rsidR="00FF73E8" w:rsidRDefault="00FF73E8">
      <w:pPr>
        <w:pStyle w:val="TableofFigures"/>
        <w:tabs>
          <w:tab w:val="right" w:leader="dot" w:pos="9062"/>
        </w:tabs>
        <w:rPr>
          <w:ins w:id="686" w:author="Jan Kelemen" w:date="2016-01-17T21:57:00Z"/>
          <w:rFonts w:asciiTheme="minorHAnsi" w:eastAsiaTheme="minorEastAsia" w:hAnsiTheme="minorHAnsi" w:cstheme="minorBidi"/>
          <w:noProof/>
          <w:color w:val="auto"/>
          <w:sz w:val="22"/>
          <w:szCs w:val="22"/>
        </w:rPr>
      </w:pPr>
      <w:ins w:id="68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4.3.24 Sekvencijski dijagram za UC25 – UrediJelo</w:t>
        </w:r>
        <w:r>
          <w:rPr>
            <w:noProof/>
            <w:webHidden/>
          </w:rPr>
          <w:tab/>
        </w:r>
        <w:r>
          <w:rPr>
            <w:noProof/>
            <w:webHidden/>
          </w:rPr>
          <w:fldChar w:fldCharType="begin"/>
        </w:r>
        <w:r>
          <w:rPr>
            <w:noProof/>
            <w:webHidden/>
          </w:rPr>
          <w:instrText xml:space="preserve"> PAGEREF _Toc440831198 \h </w:instrText>
        </w:r>
      </w:ins>
      <w:r>
        <w:rPr>
          <w:noProof/>
          <w:webHidden/>
        </w:rPr>
      </w:r>
      <w:r>
        <w:rPr>
          <w:noProof/>
          <w:webHidden/>
        </w:rPr>
        <w:fldChar w:fldCharType="separate"/>
      </w:r>
      <w:ins w:id="688" w:author="Jan Kelemen" w:date="2016-01-17T21:57:00Z">
        <w:r>
          <w:rPr>
            <w:noProof/>
            <w:webHidden/>
          </w:rPr>
          <w:t>41</w:t>
        </w:r>
        <w:r>
          <w:rPr>
            <w:noProof/>
            <w:webHidden/>
          </w:rPr>
          <w:fldChar w:fldCharType="end"/>
        </w:r>
        <w:r w:rsidRPr="0015337D">
          <w:rPr>
            <w:rStyle w:val="Hyperlink"/>
            <w:noProof/>
          </w:rPr>
          <w:fldChar w:fldCharType="end"/>
        </w:r>
      </w:ins>
    </w:p>
    <w:p w14:paraId="3543E80C" w14:textId="77777777" w:rsidR="00FF73E8" w:rsidRDefault="00FF73E8">
      <w:pPr>
        <w:pStyle w:val="TableofFigures"/>
        <w:tabs>
          <w:tab w:val="right" w:leader="dot" w:pos="9062"/>
        </w:tabs>
        <w:rPr>
          <w:ins w:id="689" w:author="Jan Kelemen" w:date="2016-01-17T21:57:00Z"/>
          <w:rFonts w:asciiTheme="minorHAnsi" w:eastAsiaTheme="minorEastAsia" w:hAnsiTheme="minorHAnsi" w:cstheme="minorBidi"/>
          <w:noProof/>
          <w:color w:val="auto"/>
          <w:sz w:val="22"/>
          <w:szCs w:val="22"/>
        </w:rPr>
      </w:pPr>
      <w:ins w:id="690"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"_Toc440831199"</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4.3.25 Sekvencijski dijagram za UC26 – ObrišiJelo</w:t>
        </w:r>
        <w:r>
          <w:rPr>
            <w:noProof/>
            <w:webHidden/>
          </w:rPr>
          <w:tab/>
        </w:r>
        <w:r>
          <w:rPr>
            <w:noProof/>
            <w:webHidden/>
          </w:rPr>
          <w:fldChar w:fldCharType="begin"/>
        </w:r>
        <w:r>
          <w:rPr>
            <w:noProof/>
            <w:webHidden/>
          </w:rPr>
          <w:instrText xml:space="preserve"> PAGEREF _Toc440831199 \h </w:instrText>
        </w:r>
      </w:ins>
      <w:r>
        <w:rPr>
          <w:noProof/>
          <w:webHidden/>
        </w:rPr>
      </w:r>
      <w:r>
        <w:rPr>
          <w:noProof/>
          <w:webHidden/>
        </w:rPr>
        <w:fldChar w:fldCharType="separate"/>
      </w:r>
      <w:ins w:id="691" w:author="Jan Kelemen" w:date="2016-01-17T21:57:00Z">
        <w:r>
          <w:rPr>
            <w:noProof/>
            <w:webHidden/>
          </w:rPr>
          <w:t>41</w:t>
        </w:r>
        <w:r>
          <w:rPr>
            <w:noProof/>
            <w:webHidden/>
          </w:rPr>
          <w:fldChar w:fldCharType="end"/>
        </w:r>
        <w:r w:rsidRPr="0015337D">
          <w:rPr>
            <w:rStyle w:val="Hyperlink"/>
            <w:noProof/>
          </w:rPr>
          <w:fldChar w:fldCharType="end"/>
        </w:r>
      </w:ins>
    </w:p>
    <w:p w14:paraId="0929F28C" w14:textId="77777777" w:rsidR="00FF73E8" w:rsidRDefault="00FF73E8">
      <w:pPr>
        <w:pStyle w:val="TableofFigures"/>
        <w:tabs>
          <w:tab w:val="right" w:leader="dot" w:pos="9062"/>
        </w:tabs>
        <w:rPr>
          <w:ins w:id="692" w:author="Jan Kelemen" w:date="2016-01-17T21:57:00Z"/>
          <w:rFonts w:asciiTheme="minorHAnsi" w:eastAsiaTheme="minorEastAsia" w:hAnsiTheme="minorHAnsi" w:cstheme="minorBidi"/>
          <w:noProof/>
          <w:color w:val="auto"/>
          <w:sz w:val="22"/>
          <w:szCs w:val="22"/>
        </w:rPr>
      </w:pPr>
      <w:ins w:id="693"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"_Toc440831200"</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4.3.26 Sekvencijski dijagram za UC27 – DodajKategoriju</w:t>
        </w:r>
        <w:r>
          <w:rPr>
            <w:noProof/>
            <w:webHidden/>
          </w:rPr>
          <w:tab/>
        </w:r>
        <w:r>
          <w:rPr>
            <w:noProof/>
            <w:webHidden/>
          </w:rPr>
          <w:fldChar w:fldCharType="begin"/>
        </w:r>
        <w:r>
          <w:rPr>
            <w:noProof/>
            <w:webHidden/>
          </w:rPr>
          <w:instrText xml:space="preserve"> PAGEREF _Toc440831200 \h </w:instrText>
        </w:r>
      </w:ins>
      <w:r>
        <w:rPr>
          <w:noProof/>
          <w:webHidden/>
        </w:rPr>
      </w:r>
      <w:r>
        <w:rPr>
          <w:noProof/>
          <w:webHidden/>
        </w:rPr>
        <w:fldChar w:fldCharType="separate"/>
      </w:r>
      <w:ins w:id="694" w:author="Jan Kelemen" w:date="2016-01-17T21:57:00Z">
        <w:r>
          <w:rPr>
            <w:noProof/>
            <w:webHidden/>
          </w:rPr>
          <w:t>42</w:t>
        </w:r>
        <w:r>
          <w:rPr>
            <w:noProof/>
            <w:webHidden/>
          </w:rPr>
          <w:fldChar w:fldCharType="end"/>
        </w:r>
        <w:r w:rsidRPr="0015337D">
          <w:rPr>
            <w:rStyle w:val="Hyperlink"/>
            <w:noProof/>
          </w:rPr>
          <w:fldChar w:fldCharType="end"/>
        </w:r>
      </w:ins>
    </w:p>
    <w:p w14:paraId="294AA4B3" w14:textId="77777777" w:rsidR="00FF73E8" w:rsidRDefault="00FF73E8">
      <w:pPr>
        <w:pStyle w:val="TableofFigures"/>
        <w:tabs>
          <w:tab w:val="right" w:leader="dot" w:pos="9062"/>
        </w:tabs>
        <w:rPr>
          <w:ins w:id="695" w:author="Jan Kelemen" w:date="2016-01-17T21:57:00Z"/>
          <w:rFonts w:asciiTheme="minorHAnsi" w:eastAsiaTheme="minorEastAsia" w:hAnsiTheme="minorHAnsi" w:cstheme="minorBidi"/>
          <w:noProof/>
          <w:color w:val="auto"/>
          <w:sz w:val="22"/>
          <w:szCs w:val="22"/>
        </w:rPr>
      </w:pPr>
      <w:ins w:id="696"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"_Toc440831201"</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4.3.27 Sekvencijski dijagram za UC28 – ObrišiKategoriju</w:t>
        </w:r>
        <w:r>
          <w:rPr>
            <w:noProof/>
            <w:webHidden/>
          </w:rPr>
          <w:tab/>
        </w:r>
        <w:r>
          <w:rPr>
            <w:noProof/>
            <w:webHidden/>
          </w:rPr>
          <w:fldChar w:fldCharType="begin"/>
        </w:r>
        <w:r>
          <w:rPr>
            <w:noProof/>
            <w:webHidden/>
          </w:rPr>
          <w:instrText xml:space="preserve"> PAGEREF _Toc440831201 \h </w:instrText>
        </w:r>
      </w:ins>
      <w:r>
        <w:rPr>
          <w:noProof/>
          <w:webHidden/>
        </w:rPr>
      </w:r>
      <w:r>
        <w:rPr>
          <w:noProof/>
          <w:webHidden/>
        </w:rPr>
        <w:fldChar w:fldCharType="separate"/>
      </w:r>
      <w:ins w:id="697" w:author="Jan Kelemen" w:date="2016-01-17T21:57:00Z">
        <w:r>
          <w:rPr>
            <w:noProof/>
            <w:webHidden/>
          </w:rPr>
          <w:t>42</w:t>
        </w:r>
        <w:r>
          <w:rPr>
            <w:noProof/>
            <w:webHidden/>
          </w:rPr>
          <w:fldChar w:fldCharType="end"/>
        </w:r>
        <w:r w:rsidRPr="0015337D">
          <w:rPr>
            <w:rStyle w:val="Hyperlink"/>
            <w:noProof/>
          </w:rPr>
          <w:fldChar w:fldCharType="end"/>
        </w:r>
      </w:ins>
    </w:p>
    <w:p w14:paraId="2F9D3794" w14:textId="77777777" w:rsidR="00FF73E8" w:rsidRDefault="00FF73E8">
      <w:pPr>
        <w:pStyle w:val="TableofFigures"/>
        <w:tabs>
          <w:tab w:val="right" w:leader="dot" w:pos="9062"/>
        </w:tabs>
        <w:rPr>
          <w:ins w:id="698" w:author="Jan Kelemen" w:date="2016-01-17T21:57:00Z"/>
          <w:rFonts w:asciiTheme="minorHAnsi" w:eastAsiaTheme="minorEastAsia" w:hAnsiTheme="minorHAnsi" w:cstheme="minorBidi"/>
          <w:noProof/>
          <w:color w:val="auto"/>
          <w:sz w:val="22"/>
          <w:szCs w:val="22"/>
        </w:rPr>
      </w:pPr>
      <w:ins w:id="699"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"_Toc440831202"</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4.3.28 Sekvencijski dijagram za UC29 – AnalizaNarudžbi</w:t>
        </w:r>
        <w:r>
          <w:rPr>
            <w:noProof/>
            <w:webHidden/>
          </w:rPr>
          <w:tab/>
        </w:r>
        <w:r>
          <w:rPr>
            <w:noProof/>
            <w:webHidden/>
          </w:rPr>
          <w:fldChar w:fldCharType="begin"/>
        </w:r>
        <w:r>
          <w:rPr>
            <w:noProof/>
            <w:webHidden/>
          </w:rPr>
          <w:instrText xml:space="preserve"> PAGEREF _Toc440831202 \h </w:instrText>
        </w:r>
      </w:ins>
      <w:r>
        <w:rPr>
          <w:noProof/>
          <w:webHidden/>
        </w:rPr>
      </w:r>
      <w:r>
        <w:rPr>
          <w:noProof/>
          <w:webHidden/>
        </w:rPr>
        <w:fldChar w:fldCharType="separate"/>
      </w:r>
      <w:ins w:id="700" w:author="Jan Kelemen" w:date="2016-01-17T21:57:00Z">
        <w:r>
          <w:rPr>
            <w:noProof/>
            <w:webHidden/>
          </w:rPr>
          <w:t>43</w:t>
        </w:r>
        <w:r>
          <w:rPr>
            <w:noProof/>
            <w:webHidden/>
          </w:rPr>
          <w:fldChar w:fldCharType="end"/>
        </w:r>
        <w:r w:rsidRPr="0015337D">
          <w:rPr>
            <w:rStyle w:val="Hyperlink"/>
            <w:noProof/>
          </w:rPr>
          <w:fldChar w:fldCharType="end"/>
        </w:r>
      </w:ins>
    </w:p>
    <w:p w14:paraId="3D69E65B" w14:textId="77777777" w:rsidR="00FF73E8" w:rsidRDefault="00FF73E8">
      <w:pPr>
        <w:pStyle w:val="TableofFigures"/>
        <w:tabs>
          <w:tab w:val="right" w:leader="dot" w:pos="9062"/>
        </w:tabs>
        <w:rPr>
          <w:ins w:id="701" w:author="Jan Kelemen" w:date="2016-01-17T21:57:00Z"/>
          <w:rFonts w:asciiTheme="minorHAnsi" w:eastAsiaTheme="minorEastAsia" w:hAnsiTheme="minorHAnsi" w:cstheme="minorBidi"/>
          <w:noProof/>
          <w:color w:val="auto"/>
          <w:sz w:val="22"/>
          <w:szCs w:val="22"/>
        </w:rPr>
      </w:pPr>
      <w:ins w:id="702"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"_Toc440831203"</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4.3.29 Sekvencijski dijagram za UC30 – PromjenaPodatakaZaRestoran</w:t>
        </w:r>
        <w:r>
          <w:rPr>
            <w:noProof/>
            <w:webHidden/>
          </w:rPr>
          <w:tab/>
        </w:r>
        <w:r>
          <w:rPr>
            <w:noProof/>
            <w:webHidden/>
          </w:rPr>
          <w:fldChar w:fldCharType="begin"/>
        </w:r>
        <w:r>
          <w:rPr>
            <w:noProof/>
            <w:webHidden/>
          </w:rPr>
          <w:instrText xml:space="preserve"> PAGEREF _Toc440831203 \h </w:instrText>
        </w:r>
      </w:ins>
      <w:r>
        <w:rPr>
          <w:noProof/>
          <w:webHidden/>
        </w:rPr>
      </w:r>
      <w:r>
        <w:rPr>
          <w:noProof/>
          <w:webHidden/>
        </w:rPr>
        <w:fldChar w:fldCharType="separate"/>
      </w:r>
      <w:ins w:id="703" w:author="Jan Kelemen" w:date="2016-01-17T21:57:00Z">
        <w:r>
          <w:rPr>
            <w:noProof/>
            <w:webHidden/>
          </w:rPr>
          <w:t>43</w:t>
        </w:r>
        <w:r>
          <w:rPr>
            <w:noProof/>
            <w:webHidden/>
          </w:rPr>
          <w:fldChar w:fldCharType="end"/>
        </w:r>
        <w:r w:rsidRPr="0015337D">
          <w:rPr>
            <w:rStyle w:val="Hyperlink"/>
            <w:noProof/>
          </w:rPr>
          <w:fldChar w:fldCharType="end"/>
        </w:r>
      </w:ins>
    </w:p>
    <w:p w14:paraId="22B716BD" w14:textId="77777777" w:rsidR="00FF73E8" w:rsidRDefault="00FF73E8">
      <w:pPr>
        <w:pStyle w:val="TableofFigures"/>
        <w:tabs>
          <w:tab w:val="right" w:leader="dot" w:pos="9062"/>
        </w:tabs>
        <w:rPr>
          <w:ins w:id="704" w:author="Jan Kelemen" w:date="2016-01-17T21:57:00Z"/>
          <w:rFonts w:asciiTheme="minorHAnsi" w:eastAsiaTheme="minorEastAsia" w:hAnsiTheme="minorHAnsi" w:cstheme="minorBidi"/>
          <w:noProof/>
          <w:color w:val="auto"/>
          <w:sz w:val="22"/>
          <w:szCs w:val="22"/>
        </w:rPr>
      </w:pPr>
      <w:ins w:id="705"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"_Toc440831204"</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6.1.1 Arhitektura sustava</w:t>
        </w:r>
        <w:r>
          <w:rPr>
            <w:noProof/>
            <w:webHidden/>
          </w:rPr>
          <w:tab/>
        </w:r>
        <w:r>
          <w:rPr>
            <w:noProof/>
            <w:webHidden/>
          </w:rPr>
          <w:fldChar w:fldCharType="begin"/>
        </w:r>
        <w:r>
          <w:rPr>
            <w:noProof/>
            <w:webHidden/>
          </w:rPr>
          <w:instrText xml:space="preserve"> PAGEREF _Toc440831204 \h </w:instrText>
        </w:r>
      </w:ins>
      <w:r>
        <w:rPr>
          <w:noProof/>
          <w:webHidden/>
        </w:rPr>
      </w:r>
      <w:r>
        <w:rPr>
          <w:noProof/>
          <w:webHidden/>
        </w:rPr>
        <w:fldChar w:fldCharType="separate"/>
      </w:r>
      <w:ins w:id="706" w:author="Jan Kelemen" w:date="2016-01-17T21:57:00Z">
        <w:r>
          <w:rPr>
            <w:noProof/>
            <w:webHidden/>
          </w:rPr>
          <w:t>45</w:t>
        </w:r>
        <w:r>
          <w:rPr>
            <w:noProof/>
            <w:webHidden/>
          </w:rPr>
          <w:fldChar w:fldCharType="end"/>
        </w:r>
        <w:r w:rsidRPr="0015337D">
          <w:rPr>
            <w:rStyle w:val="Hyperlink"/>
            <w:noProof/>
          </w:rPr>
          <w:fldChar w:fldCharType="end"/>
        </w:r>
      </w:ins>
    </w:p>
    <w:p w14:paraId="64F016CB" w14:textId="77777777" w:rsidR="00FF73E8" w:rsidRDefault="00FF73E8">
      <w:pPr>
        <w:pStyle w:val="TableofFigures"/>
        <w:tabs>
          <w:tab w:val="right" w:leader="dot" w:pos="9062"/>
        </w:tabs>
        <w:rPr>
          <w:ins w:id="707" w:author="Jan Kelemen" w:date="2016-01-17T21:57:00Z"/>
          <w:rFonts w:asciiTheme="minorHAnsi" w:eastAsiaTheme="minorEastAsia" w:hAnsiTheme="minorHAnsi" w:cstheme="minorBidi"/>
          <w:noProof/>
          <w:color w:val="auto"/>
          <w:sz w:val="22"/>
          <w:szCs w:val="22"/>
        </w:rPr>
      </w:pPr>
      <w:ins w:id="708"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"_Toc440831205"</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6.1.2 MVC obrazac</w:t>
        </w:r>
        <w:r>
          <w:rPr>
            <w:noProof/>
            <w:webHidden/>
          </w:rPr>
          <w:tab/>
        </w:r>
        <w:r>
          <w:rPr>
            <w:noProof/>
            <w:webHidden/>
          </w:rPr>
          <w:fldChar w:fldCharType="begin"/>
        </w:r>
        <w:r>
          <w:rPr>
            <w:noProof/>
            <w:webHidden/>
          </w:rPr>
          <w:instrText xml:space="preserve"> PAGEREF _Toc440831205 \h </w:instrText>
        </w:r>
      </w:ins>
      <w:r>
        <w:rPr>
          <w:noProof/>
          <w:webHidden/>
        </w:rPr>
      </w:r>
      <w:r>
        <w:rPr>
          <w:noProof/>
          <w:webHidden/>
        </w:rPr>
        <w:fldChar w:fldCharType="separate"/>
      </w:r>
      <w:ins w:id="709" w:author="Jan Kelemen" w:date="2016-01-17T21:57:00Z">
        <w:r>
          <w:rPr>
            <w:noProof/>
            <w:webHidden/>
          </w:rPr>
          <w:t>46</w:t>
        </w:r>
        <w:r>
          <w:rPr>
            <w:noProof/>
            <w:webHidden/>
          </w:rPr>
          <w:fldChar w:fldCharType="end"/>
        </w:r>
        <w:r w:rsidRPr="0015337D">
          <w:rPr>
            <w:rStyle w:val="Hyperlink"/>
            <w:noProof/>
          </w:rPr>
          <w:fldChar w:fldCharType="end"/>
        </w:r>
      </w:ins>
    </w:p>
    <w:p w14:paraId="69A7442F" w14:textId="77777777" w:rsidR="00FF73E8" w:rsidRDefault="00FF73E8">
      <w:pPr>
        <w:pStyle w:val="TableofFigures"/>
        <w:tabs>
          <w:tab w:val="right" w:leader="dot" w:pos="9062"/>
        </w:tabs>
        <w:rPr>
          <w:ins w:id="710" w:author="Jan Kelemen" w:date="2016-01-17T21:57:00Z"/>
          <w:rFonts w:asciiTheme="minorHAnsi" w:eastAsiaTheme="minorEastAsia" w:hAnsiTheme="minorHAnsi" w:cstheme="minorBidi"/>
          <w:noProof/>
          <w:color w:val="auto"/>
          <w:sz w:val="22"/>
          <w:szCs w:val="22"/>
        </w:rPr>
      </w:pPr>
      <w:ins w:id="711"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"_Toc440831206"</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6.1.3 ER model baze podataka</w:t>
        </w:r>
        <w:r>
          <w:rPr>
            <w:noProof/>
            <w:webHidden/>
          </w:rPr>
          <w:tab/>
        </w:r>
        <w:r>
          <w:rPr>
            <w:noProof/>
            <w:webHidden/>
          </w:rPr>
          <w:fldChar w:fldCharType="begin"/>
        </w:r>
        <w:r>
          <w:rPr>
            <w:noProof/>
            <w:webHidden/>
          </w:rPr>
          <w:instrText xml:space="preserve"> PAGEREF _Toc440831206 \h </w:instrText>
        </w:r>
      </w:ins>
      <w:r>
        <w:rPr>
          <w:noProof/>
          <w:webHidden/>
        </w:rPr>
      </w:r>
      <w:r>
        <w:rPr>
          <w:noProof/>
          <w:webHidden/>
        </w:rPr>
        <w:fldChar w:fldCharType="separate"/>
      </w:r>
      <w:ins w:id="712" w:author="Jan Kelemen" w:date="2016-01-17T21:57:00Z">
        <w:r>
          <w:rPr>
            <w:noProof/>
            <w:webHidden/>
          </w:rPr>
          <w:t>51</w:t>
        </w:r>
        <w:r>
          <w:rPr>
            <w:noProof/>
            <w:webHidden/>
          </w:rPr>
          <w:fldChar w:fldCharType="end"/>
        </w:r>
        <w:r w:rsidRPr="0015337D">
          <w:rPr>
            <w:rStyle w:val="Hyperlink"/>
            <w:noProof/>
          </w:rPr>
          <w:fldChar w:fldCharType="end"/>
        </w:r>
      </w:ins>
    </w:p>
    <w:p w14:paraId="50EFA221" w14:textId="77777777" w:rsidR="00FF73E8" w:rsidRDefault="00FF73E8">
      <w:pPr>
        <w:pStyle w:val="TableofFigures"/>
        <w:tabs>
          <w:tab w:val="right" w:leader="dot" w:pos="9062"/>
        </w:tabs>
        <w:rPr>
          <w:ins w:id="713" w:author="Jan Kelemen" w:date="2016-01-17T21:57:00Z"/>
          <w:rFonts w:asciiTheme="minorHAnsi" w:eastAsiaTheme="minorEastAsia" w:hAnsiTheme="minorHAnsi" w:cstheme="minorBidi"/>
          <w:noProof/>
          <w:color w:val="auto"/>
          <w:sz w:val="22"/>
          <w:szCs w:val="22"/>
        </w:rPr>
      </w:pPr>
      <w:ins w:id="714"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"_Toc440831207"</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6.2.1 Dijagram razreda</w:t>
        </w:r>
        <w:r>
          <w:rPr>
            <w:noProof/>
            <w:webHidden/>
          </w:rPr>
          <w:tab/>
        </w:r>
        <w:r>
          <w:rPr>
            <w:noProof/>
            <w:webHidden/>
          </w:rPr>
          <w:fldChar w:fldCharType="begin"/>
        </w:r>
        <w:r>
          <w:rPr>
            <w:noProof/>
            <w:webHidden/>
          </w:rPr>
          <w:instrText xml:space="preserve"> PAGEREF _Toc440831207 \h </w:instrText>
        </w:r>
      </w:ins>
      <w:r>
        <w:rPr>
          <w:noProof/>
          <w:webHidden/>
        </w:rPr>
      </w:r>
      <w:r>
        <w:rPr>
          <w:noProof/>
          <w:webHidden/>
        </w:rPr>
        <w:fldChar w:fldCharType="separate"/>
      </w:r>
      <w:ins w:id="715" w:author="Jan Kelemen" w:date="2016-01-17T21:57:00Z">
        <w:r>
          <w:rPr>
            <w:noProof/>
            <w:webHidden/>
          </w:rPr>
          <w:t>53</w:t>
        </w:r>
        <w:r>
          <w:rPr>
            <w:noProof/>
            <w:webHidden/>
          </w:rPr>
          <w:fldChar w:fldCharType="end"/>
        </w:r>
        <w:r w:rsidRPr="0015337D">
          <w:rPr>
            <w:rStyle w:val="Hyperlink"/>
            <w:noProof/>
          </w:rPr>
          <w:fldChar w:fldCharType="end"/>
        </w:r>
      </w:ins>
    </w:p>
    <w:p w14:paraId="142BAAC7" w14:textId="77777777" w:rsidR="00FF73E8" w:rsidRDefault="00FF73E8">
      <w:pPr>
        <w:pStyle w:val="TableofFigures"/>
        <w:tabs>
          <w:tab w:val="right" w:leader="dot" w:pos="9062"/>
        </w:tabs>
        <w:rPr>
          <w:ins w:id="716" w:author="Jan Kelemen" w:date="2016-01-17T21:57:00Z"/>
          <w:rFonts w:asciiTheme="minorHAnsi" w:eastAsiaTheme="minorEastAsia" w:hAnsiTheme="minorHAnsi" w:cstheme="minorBidi"/>
          <w:noProof/>
          <w:color w:val="auto"/>
          <w:sz w:val="22"/>
          <w:szCs w:val="22"/>
        </w:rPr>
      </w:pPr>
      <w:ins w:id="717" w:author="Jan Kelemen" w:date="2016-01-17T21:57:00Z">
        <w:r w:rsidRPr="0015337D">
          <w:rPr>
            <w:rStyle w:val="Hyperlink"/>
            <w:noProof/>
          </w:rPr>
          <w:fldChar w:fldCharType="begin"/>
        </w:r>
        <w:r w:rsidRPr="0015337D">
          <w:rPr>
            <w:rStyle w:val="Hyperlink"/>
            <w:noProof/>
          </w:rPr>
          <w:instrText xml:space="preserve"> </w:instrText>
        </w:r>
        <w:r>
          <w:rPr>
            <w:noProof/>
          </w:rPr>
          <w:instrText>HYPERLINK \l "_Toc440831208"</w:instrText>
        </w:r>
        <w:r w:rsidRPr="0015337D">
          <w:rPr>
            <w:rStyle w:val="Hyperlink"/>
            <w:noProof/>
          </w:rPr>
          <w:instrText xml:space="preserve"> </w:instrText>
        </w:r>
        <w:r w:rsidRPr="0015337D">
          <w:rPr>
            <w:rStyle w:val="Hyperlink"/>
            <w:noProof/>
          </w:rPr>
          <w:fldChar w:fldCharType="separate"/>
        </w:r>
        <w:r w:rsidRPr="0015337D">
          <w:rPr>
            <w:rStyle w:val="Hyperlink"/>
            <w:noProof/>
          </w:rPr>
          <w:t>Slika 6.3.1 Dijagram objekata</w:t>
        </w:r>
        <w:r>
          <w:rPr>
            <w:noProof/>
            <w:webHidden/>
          </w:rPr>
          <w:tab/>
        </w:r>
        <w:r>
          <w:rPr>
            <w:noProof/>
            <w:webHidden/>
          </w:rPr>
          <w:fldChar w:fldCharType="begin"/>
        </w:r>
        <w:r>
          <w:rPr>
            <w:noProof/>
            <w:webHidden/>
          </w:rPr>
          <w:instrText xml:space="preserve"> PAGEREF _Toc440831208 \h </w:instrText>
        </w:r>
      </w:ins>
      <w:r>
        <w:rPr>
          <w:noProof/>
          <w:webHidden/>
        </w:rPr>
      </w:r>
      <w:r>
        <w:rPr>
          <w:noProof/>
          <w:webHidden/>
        </w:rPr>
        <w:fldChar w:fldCharType="separate"/>
      </w:r>
      <w:ins w:id="718" w:author="Jan Kelemen" w:date="2016-01-17T21:57:00Z">
        <w:r>
          <w:rPr>
            <w:noProof/>
            <w:webHidden/>
          </w:rPr>
          <w:t>54</w:t>
        </w:r>
        <w:r>
          <w:rPr>
            <w:noProof/>
            <w:webHidden/>
          </w:rPr>
          <w:fldChar w:fldCharType="end"/>
        </w:r>
        <w:r w:rsidRPr="0015337D">
          <w:rPr>
            <w:rStyle w:val="Hyperlink"/>
            <w:noProof/>
          </w:rPr>
          <w:fldChar w:fldCharType="end"/>
        </w:r>
      </w:ins>
    </w:p>
    <w:p w14:paraId="57A7C19E" w14:textId="77777777" w:rsidR="00171F4F" w:rsidDel="00182782" w:rsidRDefault="00171F4F">
      <w:pPr>
        <w:pStyle w:val="TableofFigures"/>
        <w:tabs>
          <w:tab w:val="right" w:leader="dot" w:pos="9062"/>
        </w:tabs>
        <w:rPr>
          <w:del w:id="719" w:author="Jan Kelemen" w:date="2016-01-17T21:56:00Z"/>
          <w:rFonts w:asciiTheme="minorHAnsi" w:eastAsiaTheme="minorEastAsia" w:hAnsiTheme="minorHAnsi" w:cstheme="minorBidi"/>
          <w:noProof/>
          <w:color w:val="auto"/>
          <w:sz w:val="22"/>
          <w:szCs w:val="22"/>
        </w:rPr>
      </w:pPr>
      <w:del w:id="720" w:author="Jan Kelemen" w:date="2016-01-17T21:56:00Z">
        <w:r w:rsidRPr="00182782" w:rsidDel="00182782">
          <w:rPr>
            <w:rPrChange w:id="721" w:author="Jan Kelemen" w:date="2016-01-17T21:56:00Z">
              <w:rPr>
                <w:rStyle w:val="Hyperlink"/>
                <w:noProof/>
              </w:rPr>
            </w:rPrChange>
          </w:rPr>
          <w:delText>Slika 4.2.1 Dijagram obrazaca uporabe sustava</w:delText>
        </w:r>
        <w:r w:rsidDel="00182782">
          <w:rPr>
            <w:noProof/>
            <w:webHidden/>
          </w:rPr>
          <w:tab/>
          <w:delText>26</w:delText>
        </w:r>
      </w:del>
    </w:p>
    <w:p w14:paraId="59BBA61C" w14:textId="77777777" w:rsidR="00171F4F" w:rsidDel="00182782" w:rsidRDefault="00171F4F">
      <w:pPr>
        <w:pStyle w:val="TableofFigures"/>
        <w:tabs>
          <w:tab w:val="right" w:leader="dot" w:pos="9062"/>
        </w:tabs>
        <w:rPr>
          <w:del w:id="722" w:author="Jan Kelemen" w:date="2016-01-17T21:56:00Z"/>
          <w:rFonts w:asciiTheme="minorHAnsi" w:eastAsiaTheme="minorEastAsia" w:hAnsiTheme="minorHAnsi" w:cstheme="minorBidi"/>
          <w:noProof/>
          <w:color w:val="auto"/>
          <w:sz w:val="22"/>
          <w:szCs w:val="22"/>
        </w:rPr>
      </w:pPr>
      <w:del w:id="723" w:author="Jan Kelemen" w:date="2016-01-17T21:56:00Z">
        <w:r w:rsidRPr="00182782" w:rsidDel="00182782">
          <w:rPr>
            <w:rPrChange w:id="724" w:author="Jan Kelemen" w:date="2016-01-17T21:56:00Z">
              <w:rPr>
                <w:rStyle w:val="Hyperlink"/>
                <w:noProof/>
              </w:rPr>
            </w:rPrChange>
          </w:rPr>
          <w:delText>Slika 4.2.2 Dijagram obrazaca uporabe za narudžbu jela</w:delText>
        </w:r>
        <w:r w:rsidDel="00182782">
          <w:rPr>
            <w:noProof/>
            <w:webHidden/>
          </w:rPr>
          <w:tab/>
          <w:delText>26</w:delText>
        </w:r>
      </w:del>
    </w:p>
    <w:p w14:paraId="0EE0669A" w14:textId="77777777" w:rsidR="00171F4F" w:rsidDel="00182782" w:rsidRDefault="00171F4F">
      <w:pPr>
        <w:pStyle w:val="TableofFigures"/>
        <w:tabs>
          <w:tab w:val="right" w:leader="dot" w:pos="9062"/>
        </w:tabs>
        <w:rPr>
          <w:del w:id="725" w:author="Jan Kelemen" w:date="2016-01-17T21:56:00Z"/>
          <w:rFonts w:asciiTheme="minorHAnsi" w:eastAsiaTheme="minorEastAsia" w:hAnsiTheme="minorHAnsi" w:cstheme="minorBidi"/>
          <w:noProof/>
          <w:color w:val="auto"/>
          <w:sz w:val="22"/>
          <w:szCs w:val="22"/>
        </w:rPr>
      </w:pPr>
      <w:del w:id="726" w:author="Jan Kelemen" w:date="2016-01-17T21:56:00Z">
        <w:r w:rsidRPr="00182782" w:rsidDel="00182782">
          <w:rPr>
            <w:rPrChange w:id="727" w:author="Jan Kelemen" w:date="2016-01-17T21:56:00Z">
              <w:rPr>
                <w:rStyle w:val="Hyperlink"/>
                <w:noProof/>
              </w:rPr>
            </w:rPrChange>
          </w:rPr>
          <w:delText>Slika 4.2.3 Dijagram obrazaca uporabe aktivnosti u košarici</w:delText>
        </w:r>
        <w:r w:rsidDel="00182782">
          <w:rPr>
            <w:noProof/>
            <w:webHidden/>
          </w:rPr>
          <w:tab/>
          <w:delText>27</w:delText>
        </w:r>
      </w:del>
    </w:p>
    <w:p w14:paraId="51CCE109" w14:textId="77777777" w:rsidR="00171F4F" w:rsidDel="00182782" w:rsidRDefault="00171F4F">
      <w:pPr>
        <w:pStyle w:val="TableofFigures"/>
        <w:tabs>
          <w:tab w:val="right" w:leader="dot" w:pos="9062"/>
        </w:tabs>
        <w:rPr>
          <w:del w:id="728" w:author="Jan Kelemen" w:date="2016-01-17T21:56:00Z"/>
          <w:rFonts w:asciiTheme="minorHAnsi" w:eastAsiaTheme="minorEastAsia" w:hAnsiTheme="minorHAnsi" w:cstheme="minorBidi"/>
          <w:noProof/>
          <w:color w:val="auto"/>
          <w:sz w:val="22"/>
          <w:szCs w:val="22"/>
        </w:rPr>
      </w:pPr>
      <w:del w:id="729" w:author="Jan Kelemen" w:date="2016-01-17T21:56:00Z">
        <w:r w:rsidRPr="00182782" w:rsidDel="00182782">
          <w:rPr>
            <w:rPrChange w:id="730" w:author="Jan Kelemen" w:date="2016-01-17T21:56:00Z">
              <w:rPr>
                <w:rStyle w:val="Hyperlink"/>
                <w:noProof/>
              </w:rPr>
            </w:rPrChange>
          </w:rPr>
          <w:delText>Slika 4.2.4 Dijagram obrazaca uporabe za komentiranje</w:delText>
        </w:r>
        <w:r w:rsidDel="00182782">
          <w:rPr>
            <w:noProof/>
            <w:webHidden/>
          </w:rPr>
          <w:tab/>
          <w:delText>27</w:delText>
        </w:r>
      </w:del>
    </w:p>
    <w:p w14:paraId="3BE1EDDC" w14:textId="77777777" w:rsidR="00171F4F" w:rsidDel="00182782" w:rsidRDefault="00171F4F">
      <w:pPr>
        <w:pStyle w:val="TableofFigures"/>
        <w:tabs>
          <w:tab w:val="right" w:leader="dot" w:pos="9062"/>
        </w:tabs>
        <w:rPr>
          <w:del w:id="731" w:author="Jan Kelemen" w:date="2016-01-17T21:56:00Z"/>
          <w:rFonts w:asciiTheme="minorHAnsi" w:eastAsiaTheme="minorEastAsia" w:hAnsiTheme="minorHAnsi" w:cstheme="minorBidi"/>
          <w:noProof/>
          <w:color w:val="auto"/>
          <w:sz w:val="22"/>
          <w:szCs w:val="22"/>
        </w:rPr>
      </w:pPr>
      <w:del w:id="732" w:author="Jan Kelemen" w:date="2016-01-17T21:56:00Z">
        <w:r w:rsidRPr="00182782" w:rsidDel="00182782">
          <w:rPr>
            <w:rPrChange w:id="733" w:author="Jan Kelemen" w:date="2016-01-17T21:56:00Z">
              <w:rPr>
                <w:rStyle w:val="Hyperlink"/>
                <w:noProof/>
              </w:rPr>
            </w:rPrChange>
          </w:rPr>
          <w:delText>Slika 4.2.5 Dijagram obrazaca uporabe za prijavu na sustav</w:delText>
        </w:r>
        <w:r w:rsidDel="00182782">
          <w:rPr>
            <w:noProof/>
            <w:webHidden/>
          </w:rPr>
          <w:tab/>
          <w:delText>28</w:delText>
        </w:r>
      </w:del>
    </w:p>
    <w:p w14:paraId="656EF7B9" w14:textId="77777777" w:rsidR="00171F4F" w:rsidDel="00182782" w:rsidRDefault="00171F4F">
      <w:pPr>
        <w:pStyle w:val="TableofFigures"/>
        <w:tabs>
          <w:tab w:val="right" w:leader="dot" w:pos="9062"/>
        </w:tabs>
        <w:rPr>
          <w:del w:id="734" w:author="Jan Kelemen" w:date="2016-01-17T21:56:00Z"/>
          <w:rFonts w:asciiTheme="minorHAnsi" w:eastAsiaTheme="minorEastAsia" w:hAnsiTheme="minorHAnsi" w:cstheme="minorBidi"/>
          <w:noProof/>
          <w:color w:val="auto"/>
          <w:sz w:val="22"/>
          <w:szCs w:val="22"/>
        </w:rPr>
      </w:pPr>
      <w:del w:id="735" w:author="Jan Kelemen" w:date="2016-01-17T21:56:00Z">
        <w:r w:rsidRPr="00182782" w:rsidDel="00182782">
          <w:rPr>
            <w:rPrChange w:id="736" w:author="Jan Kelemen" w:date="2016-01-17T21:56:00Z">
              <w:rPr>
                <w:rStyle w:val="Hyperlink"/>
                <w:noProof/>
              </w:rPr>
            </w:rPrChange>
          </w:rPr>
          <w:delText>Slika 4.2.6 Dijagram obrazaca uporabe za djelatnika</w:delText>
        </w:r>
        <w:r w:rsidDel="00182782">
          <w:rPr>
            <w:noProof/>
            <w:webHidden/>
          </w:rPr>
          <w:tab/>
          <w:delText>28</w:delText>
        </w:r>
      </w:del>
    </w:p>
    <w:p w14:paraId="6D225623" w14:textId="77777777" w:rsidR="00171F4F" w:rsidDel="00182782" w:rsidRDefault="00171F4F">
      <w:pPr>
        <w:pStyle w:val="TableofFigures"/>
        <w:tabs>
          <w:tab w:val="right" w:leader="dot" w:pos="9062"/>
        </w:tabs>
        <w:rPr>
          <w:del w:id="737" w:author="Jan Kelemen" w:date="2016-01-17T21:56:00Z"/>
          <w:rFonts w:asciiTheme="minorHAnsi" w:eastAsiaTheme="minorEastAsia" w:hAnsiTheme="minorHAnsi" w:cstheme="minorBidi"/>
          <w:noProof/>
          <w:color w:val="auto"/>
          <w:sz w:val="22"/>
          <w:szCs w:val="22"/>
        </w:rPr>
      </w:pPr>
      <w:del w:id="738" w:author="Jan Kelemen" w:date="2016-01-17T21:56:00Z">
        <w:r w:rsidRPr="00182782" w:rsidDel="00182782">
          <w:rPr>
            <w:rPrChange w:id="739" w:author="Jan Kelemen" w:date="2016-01-17T21:56:00Z">
              <w:rPr>
                <w:rStyle w:val="Hyperlink"/>
                <w:noProof/>
              </w:rPr>
            </w:rPrChange>
          </w:rPr>
          <w:delText>Slika 4.2.7 Dijagram obrazaca uporabe za vlasnika restorana</w:delText>
        </w:r>
        <w:r w:rsidDel="00182782">
          <w:rPr>
            <w:noProof/>
            <w:webHidden/>
          </w:rPr>
          <w:tab/>
          <w:delText>29</w:delText>
        </w:r>
      </w:del>
    </w:p>
    <w:p w14:paraId="594F6610" w14:textId="77777777" w:rsidR="00171F4F" w:rsidDel="00182782" w:rsidRDefault="00171F4F">
      <w:pPr>
        <w:pStyle w:val="TableofFigures"/>
        <w:tabs>
          <w:tab w:val="right" w:leader="dot" w:pos="9062"/>
        </w:tabs>
        <w:rPr>
          <w:del w:id="740" w:author="Jan Kelemen" w:date="2016-01-17T21:56:00Z"/>
          <w:rFonts w:asciiTheme="minorHAnsi" w:eastAsiaTheme="minorEastAsia" w:hAnsiTheme="minorHAnsi" w:cstheme="minorBidi"/>
          <w:noProof/>
          <w:color w:val="auto"/>
          <w:sz w:val="22"/>
          <w:szCs w:val="22"/>
        </w:rPr>
      </w:pPr>
      <w:del w:id="741" w:author="Jan Kelemen" w:date="2016-01-17T21:56:00Z">
        <w:r w:rsidRPr="00182782" w:rsidDel="00182782">
          <w:rPr>
            <w:rPrChange w:id="742" w:author="Jan Kelemen" w:date="2016-01-17T21:56:00Z">
              <w:rPr>
                <w:rStyle w:val="Hyperlink"/>
                <w:noProof/>
              </w:rPr>
            </w:rPrChange>
          </w:rPr>
          <w:delText>Slika 4.3.1 Sekvencijski dijagram za UC01 – RegistracijaDjelatnika</w:delText>
        </w:r>
        <w:r w:rsidDel="00182782">
          <w:rPr>
            <w:noProof/>
            <w:webHidden/>
          </w:rPr>
          <w:tab/>
          <w:delText>30</w:delText>
        </w:r>
      </w:del>
    </w:p>
    <w:p w14:paraId="560B5CA3" w14:textId="77777777" w:rsidR="00171F4F" w:rsidDel="00182782" w:rsidRDefault="00171F4F">
      <w:pPr>
        <w:pStyle w:val="TableofFigures"/>
        <w:tabs>
          <w:tab w:val="right" w:leader="dot" w:pos="9062"/>
        </w:tabs>
        <w:rPr>
          <w:del w:id="743" w:author="Jan Kelemen" w:date="2016-01-17T21:56:00Z"/>
          <w:rFonts w:asciiTheme="minorHAnsi" w:eastAsiaTheme="minorEastAsia" w:hAnsiTheme="minorHAnsi" w:cstheme="minorBidi"/>
          <w:noProof/>
          <w:color w:val="auto"/>
          <w:sz w:val="22"/>
          <w:szCs w:val="22"/>
        </w:rPr>
      </w:pPr>
      <w:del w:id="744" w:author="Jan Kelemen" w:date="2016-01-17T21:56:00Z">
        <w:r w:rsidRPr="00182782" w:rsidDel="00182782">
          <w:rPr>
            <w:rPrChange w:id="745" w:author="Jan Kelemen" w:date="2016-01-17T21:56:00Z">
              <w:rPr>
                <w:rStyle w:val="Hyperlink"/>
                <w:noProof/>
              </w:rPr>
            </w:rPrChange>
          </w:rPr>
          <w:delText>Slika 4.3.2 Sekvencijski dijagram za UC02 – UklanjanjeDjelatnika</w:delText>
        </w:r>
        <w:r w:rsidDel="00182782">
          <w:rPr>
            <w:noProof/>
            <w:webHidden/>
          </w:rPr>
          <w:tab/>
          <w:delText>31</w:delText>
        </w:r>
      </w:del>
    </w:p>
    <w:p w14:paraId="0CEDB77A" w14:textId="77777777" w:rsidR="00171F4F" w:rsidDel="00182782" w:rsidRDefault="00171F4F">
      <w:pPr>
        <w:pStyle w:val="TableofFigures"/>
        <w:tabs>
          <w:tab w:val="right" w:leader="dot" w:pos="9062"/>
        </w:tabs>
        <w:rPr>
          <w:del w:id="746" w:author="Jan Kelemen" w:date="2016-01-17T21:56:00Z"/>
          <w:rFonts w:asciiTheme="minorHAnsi" w:eastAsiaTheme="minorEastAsia" w:hAnsiTheme="minorHAnsi" w:cstheme="minorBidi"/>
          <w:noProof/>
          <w:color w:val="auto"/>
          <w:sz w:val="22"/>
          <w:szCs w:val="22"/>
        </w:rPr>
      </w:pPr>
      <w:del w:id="747" w:author="Jan Kelemen" w:date="2016-01-17T21:56:00Z">
        <w:r w:rsidRPr="00182782" w:rsidDel="00182782">
          <w:rPr>
            <w:rPrChange w:id="748" w:author="Jan Kelemen" w:date="2016-01-17T21:56:00Z">
              <w:rPr>
                <w:rStyle w:val="Hyperlink"/>
                <w:noProof/>
              </w:rPr>
            </w:rPrChange>
          </w:rPr>
          <w:delText>Slika 4.3.3 Sekvencijski dijagram za UC03 – PromjenaPodatakaZaDjelatnika</w:delText>
        </w:r>
        <w:r w:rsidDel="00182782">
          <w:rPr>
            <w:noProof/>
            <w:webHidden/>
          </w:rPr>
          <w:tab/>
          <w:delText>31</w:delText>
        </w:r>
      </w:del>
    </w:p>
    <w:p w14:paraId="16A48A21" w14:textId="77777777" w:rsidR="00171F4F" w:rsidDel="00182782" w:rsidRDefault="00171F4F">
      <w:pPr>
        <w:pStyle w:val="TableofFigures"/>
        <w:tabs>
          <w:tab w:val="right" w:leader="dot" w:pos="9062"/>
        </w:tabs>
        <w:rPr>
          <w:del w:id="749" w:author="Jan Kelemen" w:date="2016-01-17T21:56:00Z"/>
          <w:rFonts w:asciiTheme="minorHAnsi" w:eastAsiaTheme="minorEastAsia" w:hAnsiTheme="minorHAnsi" w:cstheme="minorBidi"/>
          <w:noProof/>
          <w:color w:val="auto"/>
          <w:sz w:val="22"/>
          <w:szCs w:val="22"/>
        </w:rPr>
      </w:pPr>
      <w:del w:id="750" w:author="Jan Kelemen" w:date="2016-01-17T21:56:00Z">
        <w:r w:rsidRPr="00182782" w:rsidDel="00182782">
          <w:rPr>
            <w:rPrChange w:id="751" w:author="Jan Kelemen" w:date="2016-01-17T21:56:00Z">
              <w:rPr>
                <w:rStyle w:val="Hyperlink"/>
                <w:noProof/>
              </w:rPr>
            </w:rPrChange>
          </w:rPr>
          <w:delText>Slika 4.3.4 Sekvencijski dijagram za UC04 – PrijavaKorisnika</w:delText>
        </w:r>
        <w:r w:rsidDel="00182782">
          <w:rPr>
            <w:noProof/>
            <w:webHidden/>
          </w:rPr>
          <w:tab/>
          <w:delText>32</w:delText>
        </w:r>
      </w:del>
    </w:p>
    <w:p w14:paraId="4153E06A" w14:textId="77777777" w:rsidR="00171F4F" w:rsidDel="00182782" w:rsidRDefault="00171F4F">
      <w:pPr>
        <w:pStyle w:val="TableofFigures"/>
        <w:tabs>
          <w:tab w:val="right" w:leader="dot" w:pos="9062"/>
        </w:tabs>
        <w:rPr>
          <w:del w:id="752" w:author="Jan Kelemen" w:date="2016-01-17T21:56:00Z"/>
          <w:rFonts w:asciiTheme="minorHAnsi" w:eastAsiaTheme="minorEastAsia" w:hAnsiTheme="minorHAnsi" w:cstheme="minorBidi"/>
          <w:noProof/>
          <w:color w:val="auto"/>
          <w:sz w:val="22"/>
          <w:szCs w:val="22"/>
        </w:rPr>
      </w:pPr>
      <w:del w:id="753" w:author="Jan Kelemen" w:date="2016-01-17T21:56:00Z">
        <w:r w:rsidRPr="00182782" w:rsidDel="00182782">
          <w:rPr>
            <w:rPrChange w:id="754" w:author="Jan Kelemen" w:date="2016-01-17T21:56:00Z">
              <w:rPr>
                <w:rStyle w:val="Hyperlink"/>
                <w:noProof/>
              </w:rPr>
            </w:rPrChange>
          </w:rPr>
          <w:delText>Slika 4.3.5 Sekvencijski dijagram za UC05 – OdjavaKorisnika</w:delText>
        </w:r>
        <w:r w:rsidDel="00182782">
          <w:rPr>
            <w:noProof/>
            <w:webHidden/>
          </w:rPr>
          <w:tab/>
          <w:delText>32</w:delText>
        </w:r>
      </w:del>
    </w:p>
    <w:p w14:paraId="49D526D6" w14:textId="77777777" w:rsidR="00171F4F" w:rsidDel="00182782" w:rsidRDefault="00171F4F">
      <w:pPr>
        <w:pStyle w:val="TableofFigures"/>
        <w:tabs>
          <w:tab w:val="right" w:leader="dot" w:pos="9062"/>
        </w:tabs>
        <w:rPr>
          <w:del w:id="755" w:author="Jan Kelemen" w:date="2016-01-17T21:56:00Z"/>
          <w:rFonts w:asciiTheme="minorHAnsi" w:eastAsiaTheme="minorEastAsia" w:hAnsiTheme="minorHAnsi" w:cstheme="minorBidi"/>
          <w:noProof/>
          <w:color w:val="auto"/>
          <w:sz w:val="22"/>
          <w:szCs w:val="22"/>
        </w:rPr>
      </w:pPr>
      <w:del w:id="756" w:author="Jan Kelemen" w:date="2016-01-17T21:56:00Z">
        <w:r w:rsidRPr="00182782" w:rsidDel="00182782">
          <w:rPr>
            <w:rPrChange w:id="757" w:author="Jan Kelemen" w:date="2016-01-17T21:56:00Z">
              <w:rPr>
                <w:rStyle w:val="Hyperlink"/>
                <w:noProof/>
              </w:rPr>
            </w:rPrChange>
          </w:rPr>
          <w:delText>Slika 4.3.6 Sekvencijski dijagram za UC06 – PregledPonude</w:delText>
        </w:r>
        <w:r w:rsidDel="00182782">
          <w:rPr>
            <w:noProof/>
            <w:webHidden/>
          </w:rPr>
          <w:tab/>
          <w:delText>33</w:delText>
        </w:r>
      </w:del>
    </w:p>
    <w:p w14:paraId="113FC1E7" w14:textId="77777777" w:rsidR="00171F4F" w:rsidDel="00182782" w:rsidRDefault="00171F4F">
      <w:pPr>
        <w:pStyle w:val="TableofFigures"/>
        <w:tabs>
          <w:tab w:val="right" w:leader="dot" w:pos="9062"/>
        </w:tabs>
        <w:rPr>
          <w:del w:id="758" w:author="Jan Kelemen" w:date="2016-01-17T21:56:00Z"/>
          <w:rFonts w:asciiTheme="minorHAnsi" w:eastAsiaTheme="minorEastAsia" w:hAnsiTheme="minorHAnsi" w:cstheme="minorBidi"/>
          <w:noProof/>
          <w:color w:val="auto"/>
          <w:sz w:val="22"/>
          <w:szCs w:val="22"/>
        </w:rPr>
      </w:pPr>
      <w:del w:id="759" w:author="Jan Kelemen" w:date="2016-01-17T21:56:00Z">
        <w:r w:rsidRPr="00182782" w:rsidDel="00182782">
          <w:rPr>
            <w:rPrChange w:id="760" w:author="Jan Kelemen" w:date="2016-01-17T21:56:00Z">
              <w:rPr>
                <w:rStyle w:val="Hyperlink"/>
                <w:noProof/>
              </w:rPr>
            </w:rPrChange>
          </w:rPr>
          <w:delText>Slika 4.3.7 Sekvencijski dijagram za UC07 – OdabirKategorijeJela</w:delText>
        </w:r>
        <w:r w:rsidDel="00182782">
          <w:rPr>
            <w:noProof/>
            <w:webHidden/>
          </w:rPr>
          <w:tab/>
          <w:delText>33</w:delText>
        </w:r>
      </w:del>
    </w:p>
    <w:p w14:paraId="55FE6C72" w14:textId="77777777" w:rsidR="00171F4F" w:rsidDel="00182782" w:rsidRDefault="00171F4F">
      <w:pPr>
        <w:pStyle w:val="TableofFigures"/>
        <w:tabs>
          <w:tab w:val="right" w:leader="dot" w:pos="9062"/>
        </w:tabs>
        <w:rPr>
          <w:del w:id="761" w:author="Jan Kelemen" w:date="2016-01-17T21:56:00Z"/>
          <w:rFonts w:asciiTheme="minorHAnsi" w:eastAsiaTheme="minorEastAsia" w:hAnsiTheme="minorHAnsi" w:cstheme="minorBidi"/>
          <w:noProof/>
          <w:color w:val="auto"/>
          <w:sz w:val="22"/>
          <w:szCs w:val="22"/>
        </w:rPr>
      </w:pPr>
      <w:del w:id="762" w:author="Jan Kelemen" w:date="2016-01-17T21:56:00Z">
        <w:r w:rsidRPr="00182782" w:rsidDel="00182782">
          <w:rPr>
            <w:rPrChange w:id="763" w:author="Jan Kelemen" w:date="2016-01-17T21:56:00Z">
              <w:rPr>
                <w:rStyle w:val="Hyperlink"/>
                <w:noProof/>
              </w:rPr>
            </w:rPrChange>
          </w:rPr>
          <w:delText>Slika 4.3.8 Sekvencijski dijagram za UC08 – Odabir jela</w:delText>
        </w:r>
        <w:r w:rsidDel="00182782">
          <w:rPr>
            <w:noProof/>
            <w:webHidden/>
          </w:rPr>
          <w:tab/>
          <w:delText>34</w:delText>
        </w:r>
      </w:del>
    </w:p>
    <w:p w14:paraId="1C932DBA" w14:textId="77777777" w:rsidR="00171F4F" w:rsidDel="00182782" w:rsidRDefault="00171F4F">
      <w:pPr>
        <w:pStyle w:val="TableofFigures"/>
        <w:tabs>
          <w:tab w:val="right" w:leader="dot" w:pos="9062"/>
        </w:tabs>
        <w:rPr>
          <w:del w:id="764" w:author="Jan Kelemen" w:date="2016-01-17T21:56:00Z"/>
          <w:rFonts w:asciiTheme="minorHAnsi" w:eastAsiaTheme="minorEastAsia" w:hAnsiTheme="minorHAnsi" w:cstheme="minorBidi"/>
          <w:noProof/>
          <w:color w:val="auto"/>
          <w:sz w:val="22"/>
          <w:szCs w:val="22"/>
        </w:rPr>
      </w:pPr>
      <w:del w:id="765" w:author="Jan Kelemen" w:date="2016-01-17T21:56:00Z">
        <w:r w:rsidRPr="00182782" w:rsidDel="00182782">
          <w:rPr>
            <w:rPrChange w:id="766" w:author="Jan Kelemen" w:date="2016-01-17T21:56:00Z">
              <w:rPr>
                <w:rStyle w:val="Hyperlink"/>
                <w:noProof/>
              </w:rPr>
            </w:rPrChange>
          </w:rPr>
          <w:delText>Slika 4.3.9 Sekvencijski dijagram za UC09 – PregledKošarice</w:delText>
        </w:r>
        <w:r w:rsidDel="00182782">
          <w:rPr>
            <w:noProof/>
            <w:webHidden/>
          </w:rPr>
          <w:tab/>
          <w:delText>34</w:delText>
        </w:r>
      </w:del>
    </w:p>
    <w:p w14:paraId="554E0A04" w14:textId="77777777" w:rsidR="00171F4F" w:rsidDel="00182782" w:rsidRDefault="00171F4F">
      <w:pPr>
        <w:pStyle w:val="TableofFigures"/>
        <w:tabs>
          <w:tab w:val="right" w:leader="dot" w:pos="9062"/>
        </w:tabs>
        <w:rPr>
          <w:del w:id="767" w:author="Jan Kelemen" w:date="2016-01-17T21:56:00Z"/>
          <w:rFonts w:asciiTheme="minorHAnsi" w:eastAsiaTheme="minorEastAsia" w:hAnsiTheme="minorHAnsi" w:cstheme="minorBidi"/>
          <w:noProof/>
          <w:color w:val="auto"/>
          <w:sz w:val="22"/>
          <w:szCs w:val="22"/>
        </w:rPr>
      </w:pPr>
      <w:del w:id="768" w:author="Jan Kelemen" w:date="2016-01-17T21:56:00Z">
        <w:r w:rsidRPr="00182782" w:rsidDel="00182782">
          <w:rPr>
            <w:rPrChange w:id="769" w:author="Jan Kelemen" w:date="2016-01-17T21:56:00Z">
              <w:rPr>
                <w:rStyle w:val="Hyperlink"/>
                <w:noProof/>
              </w:rPr>
            </w:rPrChange>
          </w:rPr>
          <w:delText>Slika 4.3.10 Sekvencijski dijagram za UC10 i UC11 – DodajUKošaricu</w:delText>
        </w:r>
        <w:r w:rsidDel="00182782">
          <w:rPr>
            <w:noProof/>
            <w:webHidden/>
          </w:rPr>
          <w:tab/>
          <w:delText>35</w:delText>
        </w:r>
      </w:del>
    </w:p>
    <w:p w14:paraId="2DE3264D" w14:textId="77777777" w:rsidR="00171F4F" w:rsidDel="00182782" w:rsidRDefault="00171F4F">
      <w:pPr>
        <w:pStyle w:val="TableofFigures"/>
        <w:tabs>
          <w:tab w:val="right" w:leader="dot" w:pos="9062"/>
        </w:tabs>
        <w:rPr>
          <w:del w:id="770" w:author="Jan Kelemen" w:date="2016-01-17T21:56:00Z"/>
          <w:rFonts w:asciiTheme="minorHAnsi" w:eastAsiaTheme="minorEastAsia" w:hAnsiTheme="minorHAnsi" w:cstheme="minorBidi"/>
          <w:noProof/>
          <w:color w:val="auto"/>
          <w:sz w:val="22"/>
          <w:szCs w:val="22"/>
        </w:rPr>
      </w:pPr>
      <w:del w:id="771" w:author="Jan Kelemen" w:date="2016-01-17T21:56:00Z">
        <w:r w:rsidRPr="00182782" w:rsidDel="00182782">
          <w:rPr>
            <w:rPrChange w:id="772" w:author="Jan Kelemen" w:date="2016-01-17T21:56:00Z">
              <w:rPr>
                <w:rStyle w:val="Hyperlink"/>
                <w:noProof/>
              </w:rPr>
            </w:rPrChange>
          </w:rPr>
          <w:delText>Slika 4.3.11 Sekvencijski dijagram za UC12 – DodavanjeDodatkaSaStraniceJela</w:delText>
        </w:r>
        <w:r w:rsidDel="00182782">
          <w:rPr>
            <w:noProof/>
            <w:webHidden/>
          </w:rPr>
          <w:tab/>
          <w:delText>35</w:delText>
        </w:r>
      </w:del>
    </w:p>
    <w:p w14:paraId="7E41328F" w14:textId="77777777" w:rsidR="00171F4F" w:rsidDel="00182782" w:rsidRDefault="00171F4F">
      <w:pPr>
        <w:pStyle w:val="TableofFigures"/>
        <w:tabs>
          <w:tab w:val="right" w:leader="dot" w:pos="9062"/>
        </w:tabs>
        <w:rPr>
          <w:del w:id="773" w:author="Jan Kelemen" w:date="2016-01-17T21:56:00Z"/>
          <w:rFonts w:asciiTheme="minorHAnsi" w:eastAsiaTheme="minorEastAsia" w:hAnsiTheme="minorHAnsi" w:cstheme="minorBidi"/>
          <w:noProof/>
          <w:color w:val="auto"/>
          <w:sz w:val="22"/>
          <w:szCs w:val="22"/>
        </w:rPr>
      </w:pPr>
      <w:del w:id="774" w:author="Jan Kelemen" w:date="2016-01-17T21:56:00Z">
        <w:r w:rsidRPr="00182782" w:rsidDel="00182782">
          <w:rPr>
            <w:rPrChange w:id="775" w:author="Jan Kelemen" w:date="2016-01-17T21:56:00Z">
              <w:rPr>
                <w:rStyle w:val="Hyperlink"/>
                <w:noProof/>
              </w:rPr>
            </w:rPrChange>
          </w:rPr>
          <w:delText>Slika 4.3.12 Sekvencijski dijagram za UC13 – DodavanjeDodatakaIzKošarice</w:delText>
        </w:r>
        <w:r w:rsidDel="00182782">
          <w:rPr>
            <w:noProof/>
            <w:webHidden/>
          </w:rPr>
          <w:tab/>
          <w:delText>36</w:delText>
        </w:r>
      </w:del>
    </w:p>
    <w:p w14:paraId="263D88F1" w14:textId="77777777" w:rsidR="00171F4F" w:rsidDel="00182782" w:rsidRDefault="00171F4F">
      <w:pPr>
        <w:pStyle w:val="TableofFigures"/>
        <w:tabs>
          <w:tab w:val="right" w:leader="dot" w:pos="9062"/>
        </w:tabs>
        <w:rPr>
          <w:del w:id="776" w:author="Jan Kelemen" w:date="2016-01-17T21:56:00Z"/>
          <w:rFonts w:asciiTheme="minorHAnsi" w:eastAsiaTheme="minorEastAsia" w:hAnsiTheme="minorHAnsi" w:cstheme="minorBidi"/>
          <w:noProof/>
          <w:color w:val="auto"/>
          <w:sz w:val="22"/>
          <w:szCs w:val="22"/>
        </w:rPr>
      </w:pPr>
      <w:del w:id="777" w:author="Jan Kelemen" w:date="2016-01-17T21:56:00Z">
        <w:r w:rsidRPr="00182782" w:rsidDel="00182782">
          <w:rPr>
            <w:rPrChange w:id="778" w:author="Jan Kelemen" w:date="2016-01-17T21:56:00Z">
              <w:rPr>
                <w:rStyle w:val="Hyperlink"/>
                <w:noProof/>
              </w:rPr>
            </w:rPrChange>
          </w:rPr>
          <w:delText>Slika 4.3.13 Sekvencijski dijagram za UC14 – PromjenaKoličineIzKošarice</w:delText>
        </w:r>
        <w:r w:rsidDel="00182782">
          <w:rPr>
            <w:noProof/>
            <w:webHidden/>
          </w:rPr>
          <w:tab/>
          <w:delText>36</w:delText>
        </w:r>
      </w:del>
    </w:p>
    <w:p w14:paraId="21BB5C18" w14:textId="77777777" w:rsidR="00171F4F" w:rsidDel="00182782" w:rsidRDefault="00171F4F">
      <w:pPr>
        <w:pStyle w:val="TableofFigures"/>
        <w:tabs>
          <w:tab w:val="right" w:leader="dot" w:pos="9062"/>
        </w:tabs>
        <w:rPr>
          <w:del w:id="779" w:author="Jan Kelemen" w:date="2016-01-17T21:56:00Z"/>
          <w:rFonts w:asciiTheme="minorHAnsi" w:eastAsiaTheme="minorEastAsia" w:hAnsiTheme="minorHAnsi" w:cstheme="minorBidi"/>
          <w:noProof/>
          <w:color w:val="auto"/>
          <w:sz w:val="22"/>
          <w:szCs w:val="22"/>
        </w:rPr>
      </w:pPr>
      <w:del w:id="780" w:author="Jan Kelemen" w:date="2016-01-17T21:56:00Z">
        <w:r w:rsidRPr="00182782" w:rsidDel="00182782">
          <w:rPr>
            <w:rPrChange w:id="781" w:author="Jan Kelemen" w:date="2016-01-17T21:56:00Z">
              <w:rPr>
                <w:rStyle w:val="Hyperlink"/>
                <w:noProof/>
              </w:rPr>
            </w:rPrChange>
          </w:rPr>
          <w:delText>Slika 4.3.14 Sekvencijski dijagram za UC15 – PromijenaKoličineSaStraniceJela</w:delText>
        </w:r>
        <w:r w:rsidDel="00182782">
          <w:rPr>
            <w:noProof/>
            <w:webHidden/>
          </w:rPr>
          <w:tab/>
          <w:delText>37</w:delText>
        </w:r>
      </w:del>
    </w:p>
    <w:p w14:paraId="2BC8D6B1" w14:textId="77777777" w:rsidR="00171F4F" w:rsidDel="00182782" w:rsidRDefault="00171F4F">
      <w:pPr>
        <w:pStyle w:val="TableofFigures"/>
        <w:tabs>
          <w:tab w:val="right" w:leader="dot" w:pos="9062"/>
        </w:tabs>
        <w:rPr>
          <w:del w:id="782" w:author="Jan Kelemen" w:date="2016-01-17T21:56:00Z"/>
          <w:rFonts w:asciiTheme="minorHAnsi" w:eastAsiaTheme="minorEastAsia" w:hAnsiTheme="minorHAnsi" w:cstheme="minorBidi"/>
          <w:noProof/>
          <w:color w:val="auto"/>
          <w:sz w:val="22"/>
          <w:szCs w:val="22"/>
        </w:rPr>
      </w:pPr>
      <w:del w:id="783" w:author="Jan Kelemen" w:date="2016-01-17T21:56:00Z">
        <w:r w:rsidRPr="00182782" w:rsidDel="00182782">
          <w:rPr>
            <w:rPrChange w:id="784" w:author="Jan Kelemen" w:date="2016-01-17T21:56:00Z">
              <w:rPr>
                <w:rStyle w:val="Hyperlink"/>
                <w:noProof/>
              </w:rPr>
            </w:rPrChange>
          </w:rPr>
          <w:delText>Slika 4.3.15 Sekvencijski dijagram za UC16 – BrisanjeJelaIzKošarice</w:delText>
        </w:r>
        <w:r w:rsidDel="00182782">
          <w:rPr>
            <w:noProof/>
            <w:webHidden/>
          </w:rPr>
          <w:tab/>
          <w:delText>37</w:delText>
        </w:r>
      </w:del>
    </w:p>
    <w:p w14:paraId="52E11333" w14:textId="77777777" w:rsidR="00171F4F" w:rsidDel="00182782" w:rsidRDefault="00171F4F">
      <w:pPr>
        <w:pStyle w:val="TableofFigures"/>
        <w:tabs>
          <w:tab w:val="right" w:leader="dot" w:pos="9062"/>
        </w:tabs>
        <w:rPr>
          <w:del w:id="785" w:author="Jan Kelemen" w:date="2016-01-17T21:56:00Z"/>
          <w:rFonts w:asciiTheme="minorHAnsi" w:eastAsiaTheme="minorEastAsia" w:hAnsiTheme="minorHAnsi" w:cstheme="minorBidi"/>
          <w:noProof/>
          <w:color w:val="auto"/>
          <w:sz w:val="22"/>
          <w:szCs w:val="22"/>
        </w:rPr>
      </w:pPr>
      <w:del w:id="786" w:author="Jan Kelemen" w:date="2016-01-17T21:56:00Z">
        <w:r w:rsidRPr="00182782" w:rsidDel="00182782">
          <w:rPr>
            <w:rPrChange w:id="787" w:author="Jan Kelemen" w:date="2016-01-17T21:56:00Z">
              <w:rPr>
                <w:rStyle w:val="Hyperlink"/>
                <w:noProof/>
              </w:rPr>
            </w:rPrChange>
          </w:rPr>
          <w:delText>Slika 4.3.16 Sekvencijski dijagram za UC17 – PotvrđivanjeNarudžbe</w:delText>
        </w:r>
        <w:r w:rsidDel="00182782">
          <w:rPr>
            <w:noProof/>
            <w:webHidden/>
          </w:rPr>
          <w:tab/>
          <w:delText>38</w:delText>
        </w:r>
      </w:del>
    </w:p>
    <w:p w14:paraId="1FAA6FA2" w14:textId="77777777" w:rsidR="00171F4F" w:rsidDel="00182782" w:rsidRDefault="00171F4F">
      <w:pPr>
        <w:pStyle w:val="TableofFigures"/>
        <w:tabs>
          <w:tab w:val="right" w:leader="dot" w:pos="9062"/>
        </w:tabs>
        <w:rPr>
          <w:del w:id="788" w:author="Jan Kelemen" w:date="2016-01-17T21:56:00Z"/>
          <w:rFonts w:asciiTheme="minorHAnsi" w:eastAsiaTheme="minorEastAsia" w:hAnsiTheme="minorHAnsi" w:cstheme="minorBidi"/>
          <w:noProof/>
          <w:color w:val="auto"/>
          <w:sz w:val="22"/>
          <w:szCs w:val="22"/>
        </w:rPr>
      </w:pPr>
      <w:del w:id="789" w:author="Jan Kelemen" w:date="2016-01-17T21:56:00Z">
        <w:r w:rsidRPr="00182782" w:rsidDel="00182782">
          <w:rPr>
            <w:rPrChange w:id="790" w:author="Jan Kelemen" w:date="2016-01-17T21:56:00Z">
              <w:rPr>
                <w:rStyle w:val="Hyperlink"/>
                <w:noProof/>
              </w:rPr>
            </w:rPrChange>
          </w:rPr>
          <w:delText>Slika 4.3.17 Sekvencijski dijagram za UC18 i UC19 – UnosKomentara</w:delText>
        </w:r>
        <w:r w:rsidDel="00182782">
          <w:rPr>
            <w:noProof/>
            <w:webHidden/>
          </w:rPr>
          <w:tab/>
          <w:delText>38</w:delText>
        </w:r>
      </w:del>
    </w:p>
    <w:p w14:paraId="6889671A" w14:textId="77777777" w:rsidR="00171F4F" w:rsidDel="00182782" w:rsidRDefault="00171F4F">
      <w:pPr>
        <w:pStyle w:val="TableofFigures"/>
        <w:tabs>
          <w:tab w:val="right" w:leader="dot" w:pos="9062"/>
        </w:tabs>
        <w:rPr>
          <w:del w:id="791" w:author="Jan Kelemen" w:date="2016-01-17T21:56:00Z"/>
          <w:rFonts w:asciiTheme="minorHAnsi" w:eastAsiaTheme="minorEastAsia" w:hAnsiTheme="minorHAnsi" w:cstheme="minorBidi"/>
          <w:noProof/>
          <w:color w:val="auto"/>
          <w:sz w:val="22"/>
          <w:szCs w:val="22"/>
        </w:rPr>
      </w:pPr>
      <w:del w:id="792" w:author="Jan Kelemen" w:date="2016-01-17T21:56:00Z">
        <w:r w:rsidRPr="00182782" w:rsidDel="00182782">
          <w:rPr>
            <w:rPrChange w:id="793" w:author="Jan Kelemen" w:date="2016-01-17T21:56:00Z">
              <w:rPr>
                <w:rStyle w:val="Hyperlink"/>
                <w:noProof/>
              </w:rPr>
            </w:rPrChange>
          </w:rPr>
          <w:delText>Slika 4.3.18 Sekvencijski dijagram za UC20 – PregledKontakata</w:delText>
        </w:r>
        <w:r w:rsidDel="00182782">
          <w:rPr>
            <w:noProof/>
            <w:webHidden/>
          </w:rPr>
          <w:tab/>
          <w:delText>39</w:delText>
        </w:r>
      </w:del>
    </w:p>
    <w:p w14:paraId="7A4534B2" w14:textId="77777777" w:rsidR="00171F4F" w:rsidDel="00182782" w:rsidRDefault="00171F4F">
      <w:pPr>
        <w:pStyle w:val="TableofFigures"/>
        <w:tabs>
          <w:tab w:val="right" w:leader="dot" w:pos="9062"/>
        </w:tabs>
        <w:rPr>
          <w:del w:id="794" w:author="Jan Kelemen" w:date="2016-01-17T21:56:00Z"/>
          <w:rFonts w:asciiTheme="minorHAnsi" w:eastAsiaTheme="minorEastAsia" w:hAnsiTheme="minorHAnsi" w:cstheme="minorBidi"/>
          <w:noProof/>
          <w:color w:val="auto"/>
          <w:sz w:val="22"/>
          <w:szCs w:val="22"/>
        </w:rPr>
      </w:pPr>
      <w:del w:id="795" w:author="Jan Kelemen" w:date="2016-01-17T21:56:00Z">
        <w:r w:rsidRPr="00182782" w:rsidDel="00182782">
          <w:rPr>
            <w:rPrChange w:id="796" w:author="Jan Kelemen" w:date="2016-01-17T21:56:00Z">
              <w:rPr>
                <w:rStyle w:val="Hyperlink"/>
                <w:noProof/>
              </w:rPr>
            </w:rPrChange>
          </w:rPr>
          <w:delText>Slika 4.3.19 Sekvencijski dijagram za UC21 – PregledAdminStranice</w:delText>
        </w:r>
        <w:r w:rsidDel="00182782">
          <w:rPr>
            <w:noProof/>
            <w:webHidden/>
          </w:rPr>
          <w:tab/>
          <w:delText>39</w:delText>
        </w:r>
      </w:del>
    </w:p>
    <w:p w14:paraId="4C039237" w14:textId="77777777" w:rsidR="00171F4F" w:rsidDel="00182782" w:rsidRDefault="00171F4F">
      <w:pPr>
        <w:pStyle w:val="TableofFigures"/>
        <w:tabs>
          <w:tab w:val="right" w:leader="dot" w:pos="9062"/>
        </w:tabs>
        <w:rPr>
          <w:del w:id="797" w:author="Jan Kelemen" w:date="2016-01-17T21:56:00Z"/>
          <w:rFonts w:asciiTheme="minorHAnsi" w:eastAsiaTheme="minorEastAsia" w:hAnsiTheme="minorHAnsi" w:cstheme="minorBidi"/>
          <w:noProof/>
          <w:color w:val="auto"/>
          <w:sz w:val="22"/>
          <w:szCs w:val="22"/>
        </w:rPr>
      </w:pPr>
      <w:del w:id="798" w:author="Jan Kelemen" w:date="2016-01-17T21:56:00Z">
        <w:r w:rsidRPr="00182782" w:rsidDel="00182782">
          <w:rPr>
            <w:rPrChange w:id="799" w:author="Jan Kelemen" w:date="2016-01-17T21:56:00Z">
              <w:rPr>
                <w:rStyle w:val="Hyperlink"/>
                <w:noProof/>
              </w:rPr>
            </w:rPrChange>
          </w:rPr>
          <w:delText>Slika 4.3.20 Sekvencijski dijagram za UC22 – PregledNarudžbi</w:delText>
        </w:r>
        <w:r w:rsidDel="00182782">
          <w:rPr>
            <w:noProof/>
            <w:webHidden/>
          </w:rPr>
          <w:tab/>
          <w:delText>40</w:delText>
        </w:r>
      </w:del>
    </w:p>
    <w:p w14:paraId="400D2411" w14:textId="77777777" w:rsidR="00171F4F" w:rsidDel="00182782" w:rsidRDefault="00171F4F">
      <w:pPr>
        <w:pStyle w:val="TableofFigures"/>
        <w:tabs>
          <w:tab w:val="right" w:leader="dot" w:pos="9062"/>
        </w:tabs>
        <w:rPr>
          <w:del w:id="800" w:author="Jan Kelemen" w:date="2016-01-17T21:56:00Z"/>
          <w:rFonts w:asciiTheme="minorHAnsi" w:eastAsiaTheme="minorEastAsia" w:hAnsiTheme="minorHAnsi" w:cstheme="minorBidi"/>
          <w:noProof/>
          <w:color w:val="auto"/>
          <w:sz w:val="22"/>
          <w:szCs w:val="22"/>
        </w:rPr>
      </w:pPr>
      <w:del w:id="801" w:author="Jan Kelemen" w:date="2016-01-17T21:56:00Z">
        <w:r w:rsidRPr="00182782" w:rsidDel="00182782">
          <w:rPr>
            <w:rPrChange w:id="802" w:author="Jan Kelemen" w:date="2016-01-17T21:56:00Z">
              <w:rPr>
                <w:rStyle w:val="Hyperlink"/>
                <w:noProof/>
              </w:rPr>
            </w:rPrChange>
          </w:rPr>
          <w:delText>Slika 4.3.21 Sekvencijski dijagram za UC23 – PotvrdaZaprimljeneNarudžbe</w:delText>
        </w:r>
        <w:r w:rsidDel="00182782">
          <w:rPr>
            <w:noProof/>
            <w:webHidden/>
          </w:rPr>
          <w:tab/>
          <w:delText>40</w:delText>
        </w:r>
      </w:del>
    </w:p>
    <w:p w14:paraId="532D8315" w14:textId="77777777" w:rsidR="00171F4F" w:rsidDel="00182782" w:rsidRDefault="00171F4F">
      <w:pPr>
        <w:pStyle w:val="TableofFigures"/>
        <w:tabs>
          <w:tab w:val="right" w:leader="dot" w:pos="9062"/>
        </w:tabs>
        <w:rPr>
          <w:del w:id="803" w:author="Jan Kelemen" w:date="2016-01-17T21:56:00Z"/>
          <w:rFonts w:asciiTheme="minorHAnsi" w:eastAsiaTheme="minorEastAsia" w:hAnsiTheme="minorHAnsi" w:cstheme="minorBidi"/>
          <w:noProof/>
          <w:color w:val="auto"/>
          <w:sz w:val="22"/>
          <w:szCs w:val="22"/>
        </w:rPr>
      </w:pPr>
      <w:del w:id="804" w:author="Jan Kelemen" w:date="2016-01-17T21:56:00Z">
        <w:r w:rsidRPr="00182782" w:rsidDel="00182782">
          <w:rPr>
            <w:rPrChange w:id="805" w:author="Jan Kelemen" w:date="2016-01-17T21:56:00Z">
              <w:rPr>
                <w:rStyle w:val="Hyperlink"/>
                <w:noProof/>
              </w:rPr>
            </w:rPrChange>
          </w:rPr>
          <w:delText>Slika 4.3.22 Sekvencijski dijagram za UC24 – OdbijanjeNarudžbe</w:delText>
        </w:r>
        <w:r w:rsidDel="00182782">
          <w:rPr>
            <w:noProof/>
            <w:webHidden/>
          </w:rPr>
          <w:tab/>
          <w:delText>41</w:delText>
        </w:r>
      </w:del>
    </w:p>
    <w:p w14:paraId="140A8D7B" w14:textId="77777777" w:rsidR="00171F4F" w:rsidDel="00182782" w:rsidRDefault="00171F4F">
      <w:pPr>
        <w:pStyle w:val="TableofFigures"/>
        <w:tabs>
          <w:tab w:val="right" w:leader="dot" w:pos="9062"/>
        </w:tabs>
        <w:rPr>
          <w:del w:id="806" w:author="Jan Kelemen" w:date="2016-01-17T21:56:00Z"/>
          <w:rFonts w:asciiTheme="minorHAnsi" w:eastAsiaTheme="minorEastAsia" w:hAnsiTheme="minorHAnsi" w:cstheme="minorBidi"/>
          <w:noProof/>
          <w:color w:val="auto"/>
          <w:sz w:val="22"/>
          <w:szCs w:val="22"/>
        </w:rPr>
      </w:pPr>
      <w:del w:id="807" w:author="Jan Kelemen" w:date="2016-01-17T21:56:00Z">
        <w:r w:rsidRPr="00182782" w:rsidDel="00182782">
          <w:rPr>
            <w:rPrChange w:id="808" w:author="Jan Kelemen" w:date="2016-01-17T21:56:00Z">
              <w:rPr>
                <w:rStyle w:val="Hyperlink"/>
                <w:noProof/>
              </w:rPr>
            </w:rPrChange>
          </w:rPr>
          <w:delText>Slika 4.3.23 Sekvencijski dijagram za UC25 – DodajJelo</w:delText>
        </w:r>
        <w:r w:rsidDel="00182782">
          <w:rPr>
            <w:noProof/>
            <w:webHidden/>
          </w:rPr>
          <w:tab/>
          <w:delText>41</w:delText>
        </w:r>
      </w:del>
    </w:p>
    <w:p w14:paraId="73E25AC8" w14:textId="77777777" w:rsidR="00171F4F" w:rsidDel="00182782" w:rsidRDefault="00171F4F">
      <w:pPr>
        <w:pStyle w:val="TableofFigures"/>
        <w:tabs>
          <w:tab w:val="right" w:leader="dot" w:pos="9062"/>
        </w:tabs>
        <w:rPr>
          <w:del w:id="809" w:author="Jan Kelemen" w:date="2016-01-17T21:56:00Z"/>
          <w:rFonts w:asciiTheme="minorHAnsi" w:eastAsiaTheme="minorEastAsia" w:hAnsiTheme="minorHAnsi" w:cstheme="minorBidi"/>
          <w:noProof/>
          <w:color w:val="auto"/>
          <w:sz w:val="22"/>
          <w:szCs w:val="22"/>
        </w:rPr>
      </w:pPr>
      <w:del w:id="810" w:author="Jan Kelemen" w:date="2016-01-17T21:56:00Z">
        <w:r w:rsidRPr="00182782" w:rsidDel="00182782">
          <w:rPr>
            <w:rPrChange w:id="811" w:author="Jan Kelemen" w:date="2016-01-17T21:56:00Z">
              <w:rPr>
                <w:rStyle w:val="Hyperlink"/>
                <w:noProof/>
              </w:rPr>
            </w:rPrChange>
          </w:rPr>
          <w:delText>Slika 4.3.24 Sekvencijski dijagram za UC26 – UrediJelo</w:delText>
        </w:r>
        <w:r w:rsidDel="00182782">
          <w:rPr>
            <w:noProof/>
            <w:webHidden/>
          </w:rPr>
          <w:tab/>
          <w:delText>42</w:delText>
        </w:r>
      </w:del>
    </w:p>
    <w:p w14:paraId="4DC1A636" w14:textId="77777777" w:rsidR="00171F4F" w:rsidDel="00182782" w:rsidRDefault="00171F4F">
      <w:pPr>
        <w:pStyle w:val="TableofFigures"/>
        <w:tabs>
          <w:tab w:val="right" w:leader="dot" w:pos="9062"/>
        </w:tabs>
        <w:rPr>
          <w:del w:id="812" w:author="Jan Kelemen" w:date="2016-01-17T21:56:00Z"/>
          <w:rFonts w:asciiTheme="minorHAnsi" w:eastAsiaTheme="minorEastAsia" w:hAnsiTheme="minorHAnsi" w:cstheme="minorBidi"/>
          <w:noProof/>
          <w:color w:val="auto"/>
          <w:sz w:val="22"/>
          <w:szCs w:val="22"/>
        </w:rPr>
      </w:pPr>
      <w:del w:id="813" w:author="Jan Kelemen" w:date="2016-01-17T21:56:00Z">
        <w:r w:rsidRPr="00182782" w:rsidDel="00182782">
          <w:rPr>
            <w:rPrChange w:id="814" w:author="Jan Kelemen" w:date="2016-01-17T21:56:00Z">
              <w:rPr>
                <w:rStyle w:val="Hyperlink"/>
                <w:noProof/>
              </w:rPr>
            </w:rPrChange>
          </w:rPr>
          <w:delText>Slika 4.3.25 Sekvencijski dijagram za UC27 – ObrišiJelo</w:delText>
        </w:r>
        <w:r w:rsidDel="00182782">
          <w:rPr>
            <w:noProof/>
            <w:webHidden/>
          </w:rPr>
          <w:tab/>
          <w:delText>42</w:delText>
        </w:r>
      </w:del>
    </w:p>
    <w:p w14:paraId="191253B1" w14:textId="77777777" w:rsidR="00171F4F" w:rsidDel="00182782" w:rsidRDefault="00171F4F">
      <w:pPr>
        <w:pStyle w:val="TableofFigures"/>
        <w:tabs>
          <w:tab w:val="right" w:leader="dot" w:pos="9062"/>
        </w:tabs>
        <w:rPr>
          <w:del w:id="815" w:author="Jan Kelemen" w:date="2016-01-17T21:56:00Z"/>
          <w:rFonts w:asciiTheme="minorHAnsi" w:eastAsiaTheme="minorEastAsia" w:hAnsiTheme="minorHAnsi" w:cstheme="minorBidi"/>
          <w:noProof/>
          <w:color w:val="auto"/>
          <w:sz w:val="22"/>
          <w:szCs w:val="22"/>
        </w:rPr>
      </w:pPr>
      <w:del w:id="816" w:author="Jan Kelemen" w:date="2016-01-17T21:56:00Z">
        <w:r w:rsidRPr="00182782" w:rsidDel="00182782">
          <w:rPr>
            <w:rPrChange w:id="817" w:author="Jan Kelemen" w:date="2016-01-17T21:56:00Z">
              <w:rPr>
                <w:rStyle w:val="Hyperlink"/>
                <w:noProof/>
              </w:rPr>
            </w:rPrChange>
          </w:rPr>
          <w:delText>Slika 4.3.26 Sekvencijski dijagram za UC28 – DodajKategoriju</w:delText>
        </w:r>
        <w:r w:rsidDel="00182782">
          <w:rPr>
            <w:noProof/>
            <w:webHidden/>
          </w:rPr>
          <w:tab/>
          <w:delText>43</w:delText>
        </w:r>
      </w:del>
    </w:p>
    <w:p w14:paraId="6F215A41" w14:textId="77777777" w:rsidR="00171F4F" w:rsidDel="00182782" w:rsidRDefault="00171F4F">
      <w:pPr>
        <w:pStyle w:val="TableofFigures"/>
        <w:tabs>
          <w:tab w:val="right" w:leader="dot" w:pos="9062"/>
        </w:tabs>
        <w:rPr>
          <w:del w:id="818" w:author="Jan Kelemen" w:date="2016-01-17T21:56:00Z"/>
          <w:rFonts w:asciiTheme="minorHAnsi" w:eastAsiaTheme="minorEastAsia" w:hAnsiTheme="minorHAnsi" w:cstheme="minorBidi"/>
          <w:noProof/>
          <w:color w:val="auto"/>
          <w:sz w:val="22"/>
          <w:szCs w:val="22"/>
        </w:rPr>
      </w:pPr>
      <w:del w:id="819" w:author="Jan Kelemen" w:date="2016-01-17T21:56:00Z">
        <w:r w:rsidRPr="00182782" w:rsidDel="00182782">
          <w:rPr>
            <w:rPrChange w:id="820" w:author="Jan Kelemen" w:date="2016-01-17T21:56:00Z">
              <w:rPr>
                <w:rStyle w:val="Hyperlink"/>
                <w:noProof/>
              </w:rPr>
            </w:rPrChange>
          </w:rPr>
          <w:delText>Slika 4.3.27 Sekvencijski dijagram za UC29 – ObrišiKategoriju</w:delText>
        </w:r>
        <w:r w:rsidDel="00182782">
          <w:rPr>
            <w:noProof/>
            <w:webHidden/>
          </w:rPr>
          <w:tab/>
          <w:delText>43</w:delText>
        </w:r>
      </w:del>
    </w:p>
    <w:p w14:paraId="6D906F37" w14:textId="77777777" w:rsidR="00171F4F" w:rsidDel="00182782" w:rsidRDefault="00171F4F">
      <w:pPr>
        <w:pStyle w:val="TableofFigures"/>
        <w:tabs>
          <w:tab w:val="right" w:leader="dot" w:pos="9062"/>
        </w:tabs>
        <w:rPr>
          <w:del w:id="821" w:author="Jan Kelemen" w:date="2016-01-17T21:56:00Z"/>
          <w:rFonts w:asciiTheme="minorHAnsi" w:eastAsiaTheme="minorEastAsia" w:hAnsiTheme="minorHAnsi" w:cstheme="minorBidi"/>
          <w:noProof/>
          <w:color w:val="auto"/>
          <w:sz w:val="22"/>
          <w:szCs w:val="22"/>
        </w:rPr>
      </w:pPr>
      <w:del w:id="822" w:author="Jan Kelemen" w:date="2016-01-17T21:56:00Z">
        <w:r w:rsidRPr="00182782" w:rsidDel="00182782">
          <w:rPr>
            <w:rPrChange w:id="823" w:author="Jan Kelemen" w:date="2016-01-17T21:56:00Z">
              <w:rPr>
                <w:rStyle w:val="Hyperlink"/>
                <w:noProof/>
              </w:rPr>
            </w:rPrChange>
          </w:rPr>
          <w:delText>Slika 4.3.28 Sekvencijski dijagram za UC30 – AnalizaNarudžbi</w:delText>
        </w:r>
        <w:r w:rsidDel="00182782">
          <w:rPr>
            <w:noProof/>
            <w:webHidden/>
          </w:rPr>
          <w:tab/>
          <w:delText>44</w:delText>
        </w:r>
      </w:del>
    </w:p>
    <w:p w14:paraId="590777B5" w14:textId="77777777" w:rsidR="00171F4F" w:rsidDel="00182782" w:rsidRDefault="00171F4F">
      <w:pPr>
        <w:pStyle w:val="TableofFigures"/>
        <w:tabs>
          <w:tab w:val="right" w:leader="dot" w:pos="9062"/>
        </w:tabs>
        <w:rPr>
          <w:del w:id="824" w:author="Jan Kelemen" w:date="2016-01-17T21:56:00Z"/>
          <w:rFonts w:asciiTheme="minorHAnsi" w:eastAsiaTheme="minorEastAsia" w:hAnsiTheme="minorHAnsi" w:cstheme="minorBidi"/>
          <w:noProof/>
          <w:color w:val="auto"/>
          <w:sz w:val="22"/>
          <w:szCs w:val="22"/>
        </w:rPr>
      </w:pPr>
      <w:del w:id="825" w:author="Jan Kelemen" w:date="2016-01-17T21:56:00Z">
        <w:r w:rsidRPr="00182782" w:rsidDel="00182782">
          <w:rPr>
            <w:rPrChange w:id="826" w:author="Jan Kelemen" w:date="2016-01-17T21:56:00Z">
              <w:rPr>
                <w:rStyle w:val="Hyperlink"/>
                <w:noProof/>
              </w:rPr>
            </w:rPrChange>
          </w:rPr>
          <w:delText>Slika 4.3.29 Sekvencijski dijagram za UC31 – PromjenaPodatakaZaRestoran</w:delText>
        </w:r>
        <w:r w:rsidDel="00182782">
          <w:rPr>
            <w:noProof/>
            <w:webHidden/>
          </w:rPr>
          <w:tab/>
          <w:delText>44</w:delText>
        </w:r>
      </w:del>
    </w:p>
    <w:p w14:paraId="0E8835CC" w14:textId="77777777" w:rsidR="00171F4F" w:rsidDel="00182782" w:rsidRDefault="00171F4F">
      <w:pPr>
        <w:pStyle w:val="TableofFigures"/>
        <w:tabs>
          <w:tab w:val="right" w:leader="dot" w:pos="9062"/>
        </w:tabs>
        <w:rPr>
          <w:del w:id="827" w:author="Jan Kelemen" w:date="2016-01-17T21:56:00Z"/>
          <w:rFonts w:asciiTheme="minorHAnsi" w:eastAsiaTheme="minorEastAsia" w:hAnsiTheme="minorHAnsi" w:cstheme="minorBidi"/>
          <w:noProof/>
          <w:color w:val="auto"/>
          <w:sz w:val="22"/>
          <w:szCs w:val="22"/>
        </w:rPr>
      </w:pPr>
      <w:del w:id="828" w:author="Jan Kelemen" w:date="2016-01-17T21:56:00Z">
        <w:r w:rsidRPr="00182782" w:rsidDel="00182782">
          <w:rPr>
            <w:rPrChange w:id="829" w:author="Jan Kelemen" w:date="2016-01-17T21:56:00Z">
              <w:rPr>
                <w:rStyle w:val="Hyperlink"/>
                <w:noProof/>
              </w:rPr>
            </w:rPrChange>
          </w:rPr>
          <w:delText>Slika 4.3.30 Sekvencijski dijagram za UC32 – SnimanjeNarudžbe</w:delText>
        </w:r>
        <w:r w:rsidDel="00182782">
          <w:rPr>
            <w:noProof/>
            <w:webHidden/>
          </w:rPr>
          <w:tab/>
          <w:delText>45</w:delText>
        </w:r>
      </w:del>
    </w:p>
    <w:p w14:paraId="1A847AD3" w14:textId="77777777" w:rsidR="00171F4F" w:rsidDel="00182782" w:rsidRDefault="00171F4F">
      <w:pPr>
        <w:pStyle w:val="TableofFigures"/>
        <w:tabs>
          <w:tab w:val="right" w:leader="dot" w:pos="9062"/>
        </w:tabs>
        <w:rPr>
          <w:del w:id="830" w:author="Jan Kelemen" w:date="2016-01-17T21:56:00Z"/>
          <w:rFonts w:asciiTheme="minorHAnsi" w:eastAsiaTheme="minorEastAsia" w:hAnsiTheme="minorHAnsi" w:cstheme="minorBidi"/>
          <w:noProof/>
          <w:color w:val="auto"/>
          <w:sz w:val="22"/>
          <w:szCs w:val="22"/>
        </w:rPr>
      </w:pPr>
      <w:del w:id="831" w:author="Jan Kelemen" w:date="2016-01-17T21:56:00Z">
        <w:r w:rsidRPr="00182782" w:rsidDel="00182782">
          <w:rPr>
            <w:rPrChange w:id="832" w:author="Jan Kelemen" w:date="2016-01-17T21:56:00Z">
              <w:rPr>
                <w:rStyle w:val="Hyperlink"/>
                <w:noProof/>
              </w:rPr>
            </w:rPrChange>
          </w:rPr>
          <w:delText>Slika 6.1.1 Arhitektura sustava</w:delText>
        </w:r>
        <w:r w:rsidDel="00182782">
          <w:rPr>
            <w:noProof/>
            <w:webHidden/>
          </w:rPr>
          <w:tab/>
          <w:delText>47</w:delText>
        </w:r>
      </w:del>
    </w:p>
    <w:p w14:paraId="6768AE77" w14:textId="77777777" w:rsidR="00171F4F" w:rsidDel="00182782" w:rsidRDefault="00171F4F">
      <w:pPr>
        <w:pStyle w:val="TableofFigures"/>
        <w:tabs>
          <w:tab w:val="right" w:leader="dot" w:pos="9062"/>
        </w:tabs>
        <w:rPr>
          <w:del w:id="833" w:author="Jan Kelemen" w:date="2016-01-17T21:56:00Z"/>
          <w:rFonts w:asciiTheme="minorHAnsi" w:eastAsiaTheme="minorEastAsia" w:hAnsiTheme="minorHAnsi" w:cstheme="minorBidi"/>
          <w:noProof/>
          <w:color w:val="auto"/>
          <w:sz w:val="22"/>
          <w:szCs w:val="22"/>
        </w:rPr>
      </w:pPr>
      <w:del w:id="834" w:author="Jan Kelemen" w:date="2016-01-17T21:56:00Z">
        <w:r w:rsidRPr="00182782" w:rsidDel="00182782">
          <w:rPr>
            <w:rPrChange w:id="835" w:author="Jan Kelemen" w:date="2016-01-17T21:56:00Z">
              <w:rPr>
                <w:rStyle w:val="Hyperlink"/>
                <w:noProof/>
              </w:rPr>
            </w:rPrChange>
          </w:rPr>
          <w:delText>Slika 6.1.2 MVC obrazac</w:delText>
        </w:r>
        <w:r w:rsidDel="00182782">
          <w:rPr>
            <w:noProof/>
            <w:webHidden/>
          </w:rPr>
          <w:tab/>
          <w:delText>48</w:delText>
        </w:r>
      </w:del>
    </w:p>
    <w:p w14:paraId="35FA05D0" w14:textId="77777777" w:rsidR="00171F4F" w:rsidDel="00182782" w:rsidRDefault="00171F4F">
      <w:pPr>
        <w:pStyle w:val="TableofFigures"/>
        <w:tabs>
          <w:tab w:val="right" w:leader="dot" w:pos="9062"/>
        </w:tabs>
        <w:rPr>
          <w:del w:id="836" w:author="Jan Kelemen" w:date="2016-01-17T21:56:00Z"/>
          <w:rFonts w:asciiTheme="minorHAnsi" w:eastAsiaTheme="minorEastAsia" w:hAnsiTheme="minorHAnsi" w:cstheme="minorBidi"/>
          <w:noProof/>
          <w:color w:val="auto"/>
          <w:sz w:val="22"/>
          <w:szCs w:val="22"/>
        </w:rPr>
      </w:pPr>
      <w:del w:id="837" w:author="Jan Kelemen" w:date="2016-01-17T21:56:00Z">
        <w:r w:rsidRPr="00182782" w:rsidDel="00182782">
          <w:rPr>
            <w:rPrChange w:id="838" w:author="Jan Kelemen" w:date="2016-01-17T21:56:00Z">
              <w:rPr>
                <w:rStyle w:val="Hyperlink"/>
                <w:noProof/>
              </w:rPr>
            </w:rPrChange>
          </w:rPr>
          <w:delText>Slika 6.1.3 ER model baze podataka</w:delText>
        </w:r>
        <w:r w:rsidDel="00182782">
          <w:rPr>
            <w:noProof/>
            <w:webHidden/>
          </w:rPr>
          <w:tab/>
          <w:delText>52</w:delText>
        </w:r>
      </w:del>
    </w:p>
    <w:p w14:paraId="53BDDCB2" w14:textId="77777777" w:rsidR="00171F4F" w:rsidDel="00182782" w:rsidRDefault="00171F4F">
      <w:pPr>
        <w:pStyle w:val="TableofFigures"/>
        <w:tabs>
          <w:tab w:val="right" w:leader="dot" w:pos="9062"/>
        </w:tabs>
        <w:rPr>
          <w:del w:id="839" w:author="Jan Kelemen" w:date="2016-01-17T21:56:00Z"/>
          <w:rFonts w:asciiTheme="minorHAnsi" w:eastAsiaTheme="minorEastAsia" w:hAnsiTheme="minorHAnsi" w:cstheme="minorBidi"/>
          <w:noProof/>
          <w:color w:val="auto"/>
          <w:sz w:val="22"/>
          <w:szCs w:val="22"/>
        </w:rPr>
      </w:pPr>
      <w:del w:id="840" w:author="Jan Kelemen" w:date="2016-01-17T21:56:00Z">
        <w:r w:rsidRPr="00182782" w:rsidDel="00182782">
          <w:rPr>
            <w:rPrChange w:id="841" w:author="Jan Kelemen" w:date="2016-01-17T21:56:00Z">
              <w:rPr>
                <w:rStyle w:val="Hyperlink"/>
                <w:noProof/>
              </w:rPr>
            </w:rPrChange>
          </w:rPr>
          <w:delText>Slika 6.2.1 Dijagram razreda</w:delText>
        </w:r>
        <w:r w:rsidDel="00182782">
          <w:rPr>
            <w:noProof/>
            <w:webHidden/>
          </w:rPr>
          <w:tab/>
          <w:delText>54</w:delText>
        </w:r>
      </w:del>
    </w:p>
    <w:p w14:paraId="35C8743A" w14:textId="77777777" w:rsidR="00171F4F" w:rsidDel="00182782" w:rsidRDefault="00171F4F">
      <w:pPr>
        <w:pStyle w:val="TableofFigures"/>
        <w:tabs>
          <w:tab w:val="right" w:leader="dot" w:pos="9062"/>
        </w:tabs>
        <w:rPr>
          <w:del w:id="842" w:author="Jan Kelemen" w:date="2016-01-17T21:56:00Z"/>
          <w:rFonts w:asciiTheme="minorHAnsi" w:eastAsiaTheme="minorEastAsia" w:hAnsiTheme="minorHAnsi" w:cstheme="minorBidi"/>
          <w:noProof/>
          <w:color w:val="auto"/>
          <w:sz w:val="22"/>
          <w:szCs w:val="22"/>
        </w:rPr>
      </w:pPr>
      <w:del w:id="843" w:author="Jan Kelemen" w:date="2016-01-17T21:56:00Z">
        <w:r w:rsidRPr="00182782" w:rsidDel="00182782">
          <w:rPr>
            <w:rPrChange w:id="844" w:author="Jan Kelemen" w:date="2016-01-17T21:56:00Z">
              <w:rPr>
                <w:rStyle w:val="Hyperlink"/>
                <w:noProof/>
              </w:rPr>
            </w:rPrChange>
          </w:rPr>
          <w:delText>Slika 6.3.1 Dijagram objekata</w:delText>
        </w:r>
        <w:r w:rsidDel="00182782">
          <w:rPr>
            <w:noProof/>
            <w:webHidden/>
          </w:rPr>
          <w:tab/>
          <w:delText>55</w:delText>
        </w:r>
      </w:del>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845" w:name="_Toc431806065"/>
      <w:bookmarkStart w:id="846" w:name="_Toc435793431"/>
      <w:r>
        <w:lastRenderedPageBreak/>
        <w:t>Dodatak B: Dnevnik sastajanja</w:t>
      </w:r>
      <w:bookmarkEnd w:id="845"/>
      <w:bookmarkEnd w:id="846"/>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847" w:name="_Toc431806066"/>
      <w:bookmarkStart w:id="848" w:name="_Toc435793432"/>
      <w:r>
        <w:lastRenderedPageBreak/>
        <w:t>Dodatak C: Prikaz aktivnosti grupe</w:t>
      </w:r>
      <w:bookmarkEnd w:id="847"/>
      <w:bookmarkEnd w:id="848"/>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6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849" w:name="_Toc431806067"/>
      <w:bookmarkStart w:id="850" w:name="_Toc435793433"/>
      <w:r>
        <w:lastRenderedPageBreak/>
        <w:t>Dodatak D: Plan rada / Pregled rada i stanje ostvarenja</w:t>
      </w:r>
      <w:bookmarkEnd w:id="849"/>
      <w:bookmarkEnd w:id="850"/>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9A8F8A" w14:textId="77777777" w:rsidR="00C40C52" w:rsidRDefault="00C40C52" w:rsidP="00EF161A">
      <w:pPr>
        <w:spacing w:after="0" w:line="240" w:lineRule="auto"/>
      </w:pPr>
      <w:r>
        <w:separator/>
      </w:r>
    </w:p>
  </w:endnote>
  <w:endnote w:type="continuationSeparator" w:id="0">
    <w:p w14:paraId="51092994" w14:textId="77777777" w:rsidR="00C40C52" w:rsidRDefault="00C40C52"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F6357E" w:rsidRDefault="00F6357E"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A95FAA">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A95FAA">
      <w:rPr>
        <w:noProof/>
      </w:rPr>
      <w:t>73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851" w:author="Ken" w:date="2016-01-19T12:37:00Z">
      <w:r w:rsidR="00A95FAA">
        <w:rPr>
          <w:rFonts w:ascii="Arial" w:eastAsia="Arial" w:hAnsi="Arial" w:cs="Arial"/>
          <w:noProof/>
          <w:sz w:val="20"/>
        </w:rPr>
        <w:t>19. siječnja 2016.</w:t>
      </w:r>
    </w:ins>
    <w:ins w:id="852" w:author="Tin Trčak" w:date="2016-01-18T11:04:00Z">
      <w:del w:id="853" w:author="Ken" w:date="2016-01-18T17:52:00Z">
        <w:r w:rsidDel="00283BA3">
          <w:rPr>
            <w:rFonts w:ascii="Arial" w:eastAsia="Arial" w:hAnsi="Arial" w:cs="Arial"/>
            <w:noProof/>
            <w:sz w:val="20"/>
          </w:rPr>
          <w:delText>18. siječnja 2016.</w:delText>
        </w:r>
      </w:del>
    </w:ins>
    <w:del w:id="854" w:author="Ken" w:date="2016-01-18T17:52:00Z">
      <w:r w:rsidDel="00283BA3">
        <w:rPr>
          <w:rFonts w:ascii="Arial" w:eastAsia="Arial" w:hAnsi="Arial" w:cs="Arial"/>
          <w:noProof/>
          <w:sz w:val="20"/>
        </w:rPr>
        <w:delText>17.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F6357E" w:rsidRDefault="00F635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7FC4A9" w14:textId="77777777" w:rsidR="00C40C52" w:rsidRDefault="00C40C52" w:rsidP="00EF161A">
      <w:pPr>
        <w:spacing w:after="0" w:line="240" w:lineRule="auto"/>
      </w:pPr>
      <w:r>
        <w:separator/>
      </w:r>
    </w:p>
  </w:footnote>
  <w:footnote w:type="continuationSeparator" w:id="0">
    <w:p w14:paraId="30876DE4" w14:textId="77777777" w:rsidR="00C40C52" w:rsidRDefault="00C40C52"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F6357E" w:rsidRDefault="00F6357E"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F6357E" w:rsidRDefault="00F635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5"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8"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2"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3"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5"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8"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7"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9"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3"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4"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9"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6"/>
  </w:num>
  <w:num w:numId="2">
    <w:abstractNumId w:val="3"/>
  </w:num>
  <w:num w:numId="3">
    <w:abstractNumId w:val="50"/>
  </w:num>
  <w:num w:numId="4">
    <w:abstractNumId w:val="64"/>
  </w:num>
  <w:num w:numId="5">
    <w:abstractNumId w:val="30"/>
  </w:num>
  <w:num w:numId="6">
    <w:abstractNumId w:val="55"/>
  </w:num>
  <w:num w:numId="7">
    <w:abstractNumId w:val="22"/>
  </w:num>
  <w:num w:numId="8">
    <w:abstractNumId w:val="27"/>
  </w:num>
  <w:num w:numId="9">
    <w:abstractNumId w:val="14"/>
  </w:num>
  <w:num w:numId="10">
    <w:abstractNumId w:val="37"/>
  </w:num>
  <w:num w:numId="11">
    <w:abstractNumId w:val="53"/>
  </w:num>
  <w:num w:numId="12">
    <w:abstractNumId w:val="48"/>
  </w:num>
  <w:num w:numId="13">
    <w:abstractNumId w:val="21"/>
  </w:num>
  <w:num w:numId="14">
    <w:abstractNumId w:val="58"/>
  </w:num>
  <w:num w:numId="15">
    <w:abstractNumId w:val="9"/>
  </w:num>
  <w:num w:numId="16">
    <w:abstractNumId w:val="62"/>
  </w:num>
  <w:num w:numId="17">
    <w:abstractNumId w:val="19"/>
  </w:num>
  <w:num w:numId="18">
    <w:abstractNumId w:val="5"/>
  </w:num>
  <w:num w:numId="19">
    <w:abstractNumId w:val="63"/>
  </w:num>
  <w:num w:numId="20">
    <w:abstractNumId w:val="25"/>
  </w:num>
  <w:num w:numId="21">
    <w:abstractNumId w:val="35"/>
  </w:num>
  <w:num w:numId="22">
    <w:abstractNumId w:val="7"/>
  </w:num>
  <w:num w:numId="23">
    <w:abstractNumId w:val="59"/>
  </w:num>
  <w:num w:numId="24">
    <w:abstractNumId w:val="42"/>
  </w:num>
  <w:num w:numId="25">
    <w:abstractNumId w:val="40"/>
  </w:num>
  <w:num w:numId="26">
    <w:abstractNumId w:val="24"/>
  </w:num>
  <w:num w:numId="27">
    <w:abstractNumId w:val="8"/>
  </w:num>
  <w:num w:numId="28">
    <w:abstractNumId w:val="49"/>
  </w:num>
  <w:num w:numId="29">
    <w:abstractNumId w:val="43"/>
  </w:num>
  <w:num w:numId="30">
    <w:abstractNumId w:val="13"/>
  </w:num>
  <w:num w:numId="31">
    <w:abstractNumId w:val="16"/>
  </w:num>
  <w:num w:numId="32">
    <w:abstractNumId w:val="60"/>
  </w:num>
  <w:num w:numId="33">
    <w:abstractNumId w:val="44"/>
  </w:num>
  <w:num w:numId="34">
    <w:abstractNumId w:val="61"/>
  </w:num>
  <w:num w:numId="35">
    <w:abstractNumId w:val="45"/>
  </w:num>
  <w:num w:numId="36">
    <w:abstractNumId w:val="47"/>
  </w:num>
  <w:num w:numId="37">
    <w:abstractNumId w:val="57"/>
  </w:num>
  <w:num w:numId="38">
    <w:abstractNumId w:val="28"/>
  </w:num>
  <w:num w:numId="39">
    <w:abstractNumId w:val="2"/>
  </w:num>
  <w:num w:numId="40">
    <w:abstractNumId w:val="23"/>
  </w:num>
  <w:num w:numId="41">
    <w:abstractNumId w:val="11"/>
  </w:num>
  <w:num w:numId="42">
    <w:abstractNumId w:val="0"/>
  </w:num>
  <w:num w:numId="43">
    <w:abstractNumId w:val="51"/>
  </w:num>
  <w:num w:numId="44">
    <w:abstractNumId w:val="18"/>
  </w:num>
  <w:num w:numId="45">
    <w:abstractNumId w:val="34"/>
  </w:num>
  <w:num w:numId="46">
    <w:abstractNumId w:val="36"/>
  </w:num>
  <w:num w:numId="47">
    <w:abstractNumId w:val="32"/>
  </w:num>
  <w:num w:numId="48">
    <w:abstractNumId w:val="52"/>
  </w:num>
  <w:num w:numId="49">
    <w:abstractNumId w:val="33"/>
  </w:num>
  <w:num w:numId="50">
    <w:abstractNumId w:val="12"/>
  </w:num>
  <w:num w:numId="51">
    <w:abstractNumId w:val="10"/>
  </w:num>
  <w:num w:numId="52">
    <w:abstractNumId w:val="54"/>
  </w:num>
  <w:num w:numId="53">
    <w:abstractNumId w:val="20"/>
  </w:num>
  <w:num w:numId="54">
    <w:abstractNumId w:val="26"/>
  </w:num>
  <w:num w:numId="55">
    <w:abstractNumId w:val="15"/>
  </w:num>
  <w:num w:numId="56">
    <w:abstractNumId w:val="29"/>
  </w:num>
  <w:num w:numId="57">
    <w:abstractNumId w:val="46"/>
  </w:num>
  <w:num w:numId="58">
    <w:abstractNumId w:val="38"/>
  </w:num>
  <w:num w:numId="59">
    <w:abstractNumId w:val="39"/>
  </w:num>
  <w:num w:numId="60">
    <w:abstractNumId w:val="6"/>
  </w:num>
  <w:num w:numId="61">
    <w:abstractNumId w:val="1"/>
  </w:num>
  <w:num w:numId="62">
    <w:abstractNumId w:val="31"/>
  </w:num>
  <w:num w:numId="63">
    <w:abstractNumId w:val="4"/>
  </w:num>
  <w:num w:numId="64">
    <w:abstractNumId w:val="17"/>
  </w:num>
  <w:num w:numId="65">
    <w:abstractNumId w:val="41"/>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n">
    <w15:presenceInfo w15:providerId="None" w15:userId="Ken"/>
  </w15:person>
  <w15:person w15:author="Tin Trčak">
    <w15:presenceInfo w15:providerId="None" w15:userId="Tin Trčak"/>
  </w15:person>
  <w15:person w15:author="Jan Kelemen">
    <w15:presenceInfo w15:providerId="Windows Live" w15:userId="0e761d12e7acae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30E8"/>
    <w:rsid w:val="00025FCC"/>
    <w:rsid w:val="00025FF7"/>
    <w:rsid w:val="000416A5"/>
    <w:rsid w:val="00044234"/>
    <w:rsid w:val="0004754E"/>
    <w:rsid w:val="00072F42"/>
    <w:rsid w:val="00084DC6"/>
    <w:rsid w:val="000A0B5F"/>
    <w:rsid w:val="000E53F1"/>
    <w:rsid w:val="00106BB1"/>
    <w:rsid w:val="00112C54"/>
    <w:rsid w:val="00134C81"/>
    <w:rsid w:val="00135DB7"/>
    <w:rsid w:val="00151805"/>
    <w:rsid w:val="0015569F"/>
    <w:rsid w:val="00171F4F"/>
    <w:rsid w:val="00182782"/>
    <w:rsid w:val="001911A1"/>
    <w:rsid w:val="001A0EE3"/>
    <w:rsid w:val="001A5EAF"/>
    <w:rsid w:val="001C235F"/>
    <w:rsid w:val="001C26C4"/>
    <w:rsid w:val="001C782B"/>
    <w:rsid w:val="001E3F76"/>
    <w:rsid w:val="001E5B16"/>
    <w:rsid w:val="001F404D"/>
    <w:rsid w:val="00223EEB"/>
    <w:rsid w:val="00230D33"/>
    <w:rsid w:val="002349F4"/>
    <w:rsid w:val="0027165B"/>
    <w:rsid w:val="00271CE2"/>
    <w:rsid w:val="00272801"/>
    <w:rsid w:val="00280571"/>
    <w:rsid w:val="00283BA3"/>
    <w:rsid w:val="002C06DD"/>
    <w:rsid w:val="002E0231"/>
    <w:rsid w:val="002E33A3"/>
    <w:rsid w:val="002F15E8"/>
    <w:rsid w:val="002F4B4C"/>
    <w:rsid w:val="00302F59"/>
    <w:rsid w:val="00323742"/>
    <w:rsid w:val="00352BCF"/>
    <w:rsid w:val="0035493B"/>
    <w:rsid w:val="00356D77"/>
    <w:rsid w:val="003771F5"/>
    <w:rsid w:val="003814FB"/>
    <w:rsid w:val="00385540"/>
    <w:rsid w:val="0039462F"/>
    <w:rsid w:val="003B2C71"/>
    <w:rsid w:val="003B650B"/>
    <w:rsid w:val="00440E76"/>
    <w:rsid w:val="00460BB4"/>
    <w:rsid w:val="00465A1C"/>
    <w:rsid w:val="004756A2"/>
    <w:rsid w:val="00487921"/>
    <w:rsid w:val="0049246C"/>
    <w:rsid w:val="004937B7"/>
    <w:rsid w:val="004A0E36"/>
    <w:rsid w:val="004A157F"/>
    <w:rsid w:val="004A724C"/>
    <w:rsid w:val="004D7BA5"/>
    <w:rsid w:val="004E30C0"/>
    <w:rsid w:val="004F0B5B"/>
    <w:rsid w:val="00516425"/>
    <w:rsid w:val="005209EE"/>
    <w:rsid w:val="0052243C"/>
    <w:rsid w:val="00524C80"/>
    <w:rsid w:val="00530DDF"/>
    <w:rsid w:val="00533A94"/>
    <w:rsid w:val="00554442"/>
    <w:rsid w:val="0056442F"/>
    <w:rsid w:val="00591538"/>
    <w:rsid w:val="005A3F8E"/>
    <w:rsid w:val="005C40E2"/>
    <w:rsid w:val="005D60C0"/>
    <w:rsid w:val="005D6128"/>
    <w:rsid w:val="005E1685"/>
    <w:rsid w:val="005E4C33"/>
    <w:rsid w:val="00604B53"/>
    <w:rsid w:val="00610D82"/>
    <w:rsid w:val="00612A5C"/>
    <w:rsid w:val="00647055"/>
    <w:rsid w:val="006A5672"/>
    <w:rsid w:val="006A680D"/>
    <w:rsid w:val="006C332A"/>
    <w:rsid w:val="006D6634"/>
    <w:rsid w:val="006D733D"/>
    <w:rsid w:val="006F02EA"/>
    <w:rsid w:val="006F6C23"/>
    <w:rsid w:val="00701C17"/>
    <w:rsid w:val="00706BA0"/>
    <w:rsid w:val="007364D4"/>
    <w:rsid w:val="00775A91"/>
    <w:rsid w:val="0079511F"/>
    <w:rsid w:val="007A0BB0"/>
    <w:rsid w:val="007B0D7C"/>
    <w:rsid w:val="007B0E2B"/>
    <w:rsid w:val="007B2935"/>
    <w:rsid w:val="007C0A28"/>
    <w:rsid w:val="007C6915"/>
    <w:rsid w:val="007E0D3E"/>
    <w:rsid w:val="007E42C3"/>
    <w:rsid w:val="0080233F"/>
    <w:rsid w:val="008056C9"/>
    <w:rsid w:val="00824032"/>
    <w:rsid w:val="0082440D"/>
    <w:rsid w:val="008341DC"/>
    <w:rsid w:val="008512B3"/>
    <w:rsid w:val="008E4372"/>
    <w:rsid w:val="008F2C10"/>
    <w:rsid w:val="008F3719"/>
    <w:rsid w:val="00913DF5"/>
    <w:rsid w:val="00922458"/>
    <w:rsid w:val="00937DF5"/>
    <w:rsid w:val="0095002B"/>
    <w:rsid w:val="009558AA"/>
    <w:rsid w:val="009619D5"/>
    <w:rsid w:val="00984B87"/>
    <w:rsid w:val="0099229B"/>
    <w:rsid w:val="009E2F05"/>
    <w:rsid w:val="009E444A"/>
    <w:rsid w:val="00A360BF"/>
    <w:rsid w:val="00A368CA"/>
    <w:rsid w:val="00A4247E"/>
    <w:rsid w:val="00A563F4"/>
    <w:rsid w:val="00A95FAA"/>
    <w:rsid w:val="00AA6155"/>
    <w:rsid w:val="00AE410F"/>
    <w:rsid w:val="00AE7D9C"/>
    <w:rsid w:val="00AF68CF"/>
    <w:rsid w:val="00B00F49"/>
    <w:rsid w:val="00B03425"/>
    <w:rsid w:val="00B301DF"/>
    <w:rsid w:val="00B350D7"/>
    <w:rsid w:val="00B422A4"/>
    <w:rsid w:val="00B57B00"/>
    <w:rsid w:val="00B646CE"/>
    <w:rsid w:val="00B77847"/>
    <w:rsid w:val="00BA61C9"/>
    <w:rsid w:val="00BB12AB"/>
    <w:rsid w:val="00BC7593"/>
    <w:rsid w:val="00BD0F46"/>
    <w:rsid w:val="00BD4E4F"/>
    <w:rsid w:val="00BE0434"/>
    <w:rsid w:val="00BF4887"/>
    <w:rsid w:val="00C04BD0"/>
    <w:rsid w:val="00C35FE1"/>
    <w:rsid w:val="00C40C52"/>
    <w:rsid w:val="00C50C68"/>
    <w:rsid w:val="00C55AC7"/>
    <w:rsid w:val="00C84CCF"/>
    <w:rsid w:val="00C97DB1"/>
    <w:rsid w:val="00CA4155"/>
    <w:rsid w:val="00CA4D0E"/>
    <w:rsid w:val="00CA5BE5"/>
    <w:rsid w:val="00CE6E9A"/>
    <w:rsid w:val="00CF1609"/>
    <w:rsid w:val="00D014E3"/>
    <w:rsid w:val="00D51902"/>
    <w:rsid w:val="00D551A5"/>
    <w:rsid w:val="00D602B0"/>
    <w:rsid w:val="00D64E08"/>
    <w:rsid w:val="00D751EA"/>
    <w:rsid w:val="00DB6268"/>
    <w:rsid w:val="00DD773E"/>
    <w:rsid w:val="00DD7EAE"/>
    <w:rsid w:val="00E05AB8"/>
    <w:rsid w:val="00E05F58"/>
    <w:rsid w:val="00E10FB0"/>
    <w:rsid w:val="00E12151"/>
    <w:rsid w:val="00E2434C"/>
    <w:rsid w:val="00E41FF2"/>
    <w:rsid w:val="00E60BA2"/>
    <w:rsid w:val="00E7653F"/>
    <w:rsid w:val="00E87214"/>
    <w:rsid w:val="00E90115"/>
    <w:rsid w:val="00E957F2"/>
    <w:rsid w:val="00ED01FE"/>
    <w:rsid w:val="00ED5A9F"/>
    <w:rsid w:val="00EF161A"/>
    <w:rsid w:val="00F06DFC"/>
    <w:rsid w:val="00F106C9"/>
    <w:rsid w:val="00F40D12"/>
    <w:rsid w:val="00F55C46"/>
    <w:rsid w:val="00F576AA"/>
    <w:rsid w:val="00F6357E"/>
    <w:rsid w:val="00FC50EE"/>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astah.net/" TargetMode="External"/><Relationship Id="rId68" Type="http://schemas.openxmlformats.org/officeDocument/2006/relationships/header" Target="header1.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www.tracemodeler.com/articles/a_quick_introduction_to_uml_sequence_diagrams/" TargetMode="External"/><Relationship Id="rId5" Type="http://schemas.openxmlformats.org/officeDocument/2006/relationships/webSettings" Target="webSettings.xml"/><Relationship Id="rId61" Type="http://schemas.openxmlformats.org/officeDocument/2006/relationships/hyperlink" Target="https://moodle.fer.h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asp.net/mvc"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fer.unizg.hr/predmet/opp"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www.fer.unizg.hr/predmet/opp" TargetMode="External"/><Relationship Id="rId65" Type="http://schemas.openxmlformats.org/officeDocument/2006/relationships/hyperlink" Target="http://www.ibm.com/developerworks/rational/library/3101.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0F3F5-B25D-46F3-B920-9F1EF1A8C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73</Pages>
  <Words>11285</Words>
  <Characters>64328</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Ken</cp:lastModifiedBy>
  <cp:revision>9</cp:revision>
  <cp:lastPrinted>2015-11-20T18:30:00Z</cp:lastPrinted>
  <dcterms:created xsi:type="dcterms:W3CDTF">2016-01-17T21:00:00Z</dcterms:created>
  <dcterms:modified xsi:type="dcterms:W3CDTF">2016-01-19T11:42:00Z</dcterms:modified>
</cp:coreProperties>
</file>