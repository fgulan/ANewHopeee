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5027CA56" w:rsidR="00EF161A" w:rsidRPr="0020295F" w:rsidRDefault="00EF161A" w:rsidP="00EF161A">
      <w:pPr>
        <w:jc w:val="center"/>
      </w:pPr>
      <w:r w:rsidRPr="0020295F">
        <w:rPr>
          <w:rFonts w:eastAsia="Arial"/>
          <w:sz w:val="32"/>
        </w:rPr>
        <w:t xml:space="preserve">Dokumentacija, Rev. </w:t>
      </w:r>
      <w:del w:id="0" w:author="Fredi" w:date="2016-01-21T18:44:00Z">
        <w:r w:rsidR="008056C9" w:rsidRPr="0020295F" w:rsidDel="00C94D2F">
          <w:rPr>
            <w:rFonts w:eastAsia="Arial"/>
            <w:i/>
            <w:sz w:val="32"/>
          </w:rPr>
          <w:delText>1.</w:delText>
        </w:r>
        <w:r w:rsidR="006513DE" w:rsidDel="00C94D2F">
          <w:rPr>
            <w:rFonts w:eastAsia="Arial"/>
            <w:i/>
            <w:sz w:val="32"/>
          </w:rPr>
          <w:delText>9</w:delText>
        </w:r>
        <w:r w:rsidR="00F951A1" w:rsidDel="00C94D2F">
          <w:rPr>
            <w:rFonts w:eastAsia="Arial"/>
            <w:i/>
            <w:sz w:val="32"/>
          </w:rPr>
          <w:delText>6</w:delText>
        </w:r>
      </w:del>
      <w:ins w:id="1" w:author="Fredi" w:date="2016-01-21T18:44:00Z">
        <w:r w:rsidR="00C94D2F">
          <w:rPr>
            <w:rFonts w:eastAsia="Arial"/>
            <w:i/>
            <w:sz w:val="32"/>
          </w:rPr>
          <w:t>2.0</w:t>
        </w:r>
      </w:ins>
      <w:bookmarkStart w:id="2" w:name="_GoBack"/>
      <w:bookmarkEnd w:id="2"/>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r w:rsidR="00182222">
        <w:t>, implementacija</w:t>
      </w:r>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r w:rsidR="00182222">
        <w:t>, implementacija</w:t>
      </w:r>
    </w:p>
    <w:p w14:paraId="2C501467" w14:textId="364FA2E9"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w:t>
      </w:r>
      <w:r w:rsidR="00F951A1">
        <w:t>e</w:t>
      </w:r>
      <w:r w:rsidR="00C84CCF" w:rsidRPr="0020295F">
        <w:t>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r w:rsidR="00182222">
        <w:t>, implementacija</w:t>
      </w:r>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r w:rsidR="00182222">
        <w:t>, implementacija</w:t>
      </w:r>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r w:rsidR="00182222">
        <w:t xml:space="preserve">pojmovnik, </w:t>
      </w:r>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r w:rsidR="002B515C">
        <w:t xml:space="preserve">, </w:t>
      </w:r>
      <w:r w:rsidR="002B515C">
        <w:rPr>
          <w:rStyle w:val="messagebody"/>
        </w:rPr>
        <w:t>dijagram stanja</w:t>
      </w:r>
      <w:r w:rsidR="007F474F">
        <w:rPr>
          <w:rStyle w:val="messagebody"/>
        </w:rPr>
        <w:t>, pojmovnik</w:t>
      </w:r>
      <w:r w:rsidR="00182222">
        <w:rPr>
          <w:rStyle w:val="messagebody"/>
        </w:rPr>
        <w:t xml:space="preserve">, </w:t>
      </w:r>
      <w:r w:rsidR="00182222">
        <w:t>implementacija</w:t>
      </w:r>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6F3630BF" w14:textId="5DB3F28D" w:rsidR="00F951A1" w:rsidRDefault="005209EE">
          <w:pPr>
            <w:pStyle w:val="TOC1"/>
            <w:rPr>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hyperlink w:anchor="_Toc441160644" w:history="1">
            <w:r w:rsidR="00F951A1" w:rsidRPr="00BD6E8C">
              <w:rPr>
                <w:rStyle w:val="Hyperlink"/>
                <w:rFonts w:eastAsia="Arial"/>
                <w:noProof/>
              </w:rPr>
              <w:t>1.</w:t>
            </w:r>
            <w:r w:rsidR="00F951A1">
              <w:rPr>
                <w:rFonts w:eastAsiaTheme="minorEastAsia"/>
                <w:b w:val="0"/>
                <w:noProof/>
                <w:sz w:val="22"/>
                <w:szCs w:val="22"/>
                <w:lang w:eastAsia="hr-HR"/>
              </w:rPr>
              <w:tab/>
            </w:r>
            <w:r w:rsidR="00F951A1" w:rsidRPr="00BD6E8C">
              <w:rPr>
                <w:rStyle w:val="Hyperlink"/>
                <w:rFonts w:eastAsia="Arial"/>
                <w:noProof/>
              </w:rPr>
              <w:t>Dnevnik promjena dokumentacije</w:t>
            </w:r>
            <w:r w:rsidR="00F951A1">
              <w:rPr>
                <w:noProof/>
                <w:webHidden/>
              </w:rPr>
              <w:tab/>
            </w:r>
            <w:r w:rsidR="00F951A1">
              <w:rPr>
                <w:noProof/>
                <w:webHidden/>
              </w:rPr>
              <w:fldChar w:fldCharType="begin"/>
            </w:r>
            <w:r w:rsidR="00F951A1">
              <w:rPr>
                <w:noProof/>
                <w:webHidden/>
              </w:rPr>
              <w:instrText xml:space="preserve"> PAGEREF _Toc441160644 \h </w:instrText>
            </w:r>
            <w:r w:rsidR="00F951A1">
              <w:rPr>
                <w:noProof/>
                <w:webHidden/>
              </w:rPr>
            </w:r>
            <w:r w:rsidR="00F951A1">
              <w:rPr>
                <w:noProof/>
                <w:webHidden/>
              </w:rPr>
              <w:fldChar w:fldCharType="separate"/>
            </w:r>
            <w:r w:rsidR="00EC28D7">
              <w:rPr>
                <w:noProof/>
                <w:webHidden/>
              </w:rPr>
              <w:t>4</w:t>
            </w:r>
            <w:r w:rsidR="00F951A1">
              <w:rPr>
                <w:noProof/>
                <w:webHidden/>
              </w:rPr>
              <w:fldChar w:fldCharType="end"/>
            </w:r>
          </w:hyperlink>
        </w:p>
        <w:p w14:paraId="0CF9081A" w14:textId="5AC3625B" w:rsidR="00F951A1" w:rsidRDefault="00AA4EA2">
          <w:pPr>
            <w:pStyle w:val="TOC1"/>
            <w:rPr>
              <w:rFonts w:eastAsiaTheme="minorEastAsia"/>
              <w:b w:val="0"/>
              <w:noProof/>
              <w:sz w:val="22"/>
              <w:szCs w:val="22"/>
              <w:lang w:eastAsia="hr-HR"/>
            </w:rPr>
          </w:pPr>
          <w:hyperlink w:anchor="_Toc441160645" w:history="1">
            <w:r w:rsidR="00F951A1" w:rsidRPr="00BD6E8C">
              <w:rPr>
                <w:rStyle w:val="Hyperlink"/>
                <w:noProof/>
              </w:rPr>
              <w:t>2.</w:t>
            </w:r>
            <w:r w:rsidR="00F951A1">
              <w:rPr>
                <w:rFonts w:eastAsiaTheme="minorEastAsia"/>
                <w:b w:val="0"/>
                <w:noProof/>
                <w:sz w:val="22"/>
                <w:szCs w:val="22"/>
                <w:lang w:eastAsia="hr-HR"/>
              </w:rPr>
              <w:tab/>
            </w:r>
            <w:r w:rsidR="00F951A1" w:rsidRPr="00BD6E8C">
              <w:rPr>
                <w:rStyle w:val="Hyperlink"/>
                <w:noProof/>
              </w:rPr>
              <w:t>Opis projektnog zadatka</w:t>
            </w:r>
            <w:r w:rsidR="00F951A1">
              <w:rPr>
                <w:noProof/>
                <w:webHidden/>
              </w:rPr>
              <w:tab/>
            </w:r>
            <w:r w:rsidR="00F951A1">
              <w:rPr>
                <w:noProof/>
                <w:webHidden/>
              </w:rPr>
              <w:fldChar w:fldCharType="begin"/>
            </w:r>
            <w:r w:rsidR="00F951A1">
              <w:rPr>
                <w:noProof/>
                <w:webHidden/>
              </w:rPr>
              <w:instrText xml:space="preserve"> PAGEREF _Toc441160645 \h </w:instrText>
            </w:r>
            <w:r w:rsidR="00F951A1">
              <w:rPr>
                <w:noProof/>
                <w:webHidden/>
              </w:rPr>
            </w:r>
            <w:r w:rsidR="00F951A1">
              <w:rPr>
                <w:noProof/>
                <w:webHidden/>
              </w:rPr>
              <w:fldChar w:fldCharType="separate"/>
            </w:r>
            <w:r w:rsidR="00EC28D7">
              <w:rPr>
                <w:noProof/>
                <w:webHidden/>
              </w:rPr>
              <w:t>7</w:t>
            </w:r>
            <w:r w:rsidR="00F951A1">
              <w:rPr>
                <w:noProof/>
                <w:webHidden/>
              </w:rPr>
              <w:fldChar w:fldCharType="end"/>
            </w:r>
          </w:hyperlink>
        </w:p>
        <w:p w14:paraId="48B87289" w14:textId="05B2C7CE" w:rsidR="00F951A1" w:rsidRDefault="00AA4EA2">
          <w:pPr>
            <w:pStyle w:val="TOC1"/>
            <w:rPr>
              <w:rFonts w:eastAsiaTheme="minorEastAsia"/>
              <w:b w:val="0"/>
              <w:noProof/>
              <w:sz w:val="22"/>
              <w:szCs w:val="22"/>
              <w:lang w:eastAsia="hr-HR"/>
            </w:rPr>
          </w:pPr>
          <w:hyperlink w:anchor="_Toc441160646" w:history="1">
            <w:r w:rsidR="00F951A1" w:rsidRPr="00BD6E8C">
              <w:rPr>
                <w:rStyle w:val="Hyperlink"/>
                <w:noProof/>
              </w:rPr>
              <w:t>3.</w:t>
            </w:r>
            <w:r w:rsidR="00F951A1">
              <w:rPr>
                <w:rFonts w:eastAsiaTheme="minorEastAsia"/>
                <w:b w:val="0"/>
                <w:noProof/>
                <w:sz w:val="22"/>
                <w:szCs w:val="22"/>
                <w:lang w:eastAsia="hr-HR"/>
              </w:rPr>
              <w:tab/>
            </w:r>
            <w:r w:rsidR="00F951A1" w:rsidRPr="00BD6E8C">
              <w:rPr>
                <w:rStyle w:val="Hyperlink"/>
                <w:noProof/>
              </w:rPr>
              <w:t>Pojmovnik</w:t>
            </w:r>
            <w:r w:rsidR="00F951A1">
              <w:rPr>
                <w:noProof/>
                <w:webHidden/>
              </w:rPr>
              <w:tab/>
            </w:r>
            <w:r w:rsidR="00F951A1">
              <w:rPr>
                <w:noProof/>
                <w:webHidden/>
              </w:rPr>
              <w:fldChar w:fldCharType="begin"/>
            </w:r>
            <w:r w:rsidR="00F951A1">
              <w:rPr>
                <w:noProof/>
                <w:webHidden/>
              </w:rPr>
              <w:instrText xml:space="preserve"> PAGEREF _Toc441160646 \h </w:instrText>
            </w:r>
            <w:r w:rsidR="00F951A1">
              <w:rPr>
                <w:noProof/>
                <w:webHidden/>
              </w:rPr>
            </w:r>
            <w:r w:rsidR="00F951A1">
              <w:rPr>
                <w:noProof/>
                <w:webHidden/>
              </w:rPr>
              <w:fldChar w:fldCharType="separate"/>
            </w:r>
            <w:r w:rsidR="00EC28D7">
              <w:rPr>
                <w:noProof/>
                <w:webHidden/>
              </w:rPr>
              <w:t>10</w:t>
            </w:r>
            <w:r w:rsidR="00F951A1">
              <w:rPr>
                <w:noProof/>
                <w:webHidden/>
              </w:rPr>
              <w:fldChar w:fldCharType="end"/>
            </w:r>
          </w:hyperlink>
        </w:p>
        <w:p w14:paraId="670EC83C" w14:textId="60387F5D" w:rsidR="00F951A1" w:rsidRDefault="00AA4EA2">
          <w:pPr>
            <w:pStyle w:val="TOC1"/>
            <w:rPr>
              <w:rFonts w:eastAsiaTheme="minorEastAsia"/>
              <w:b w:val="0"/>
              <w:noProof/>
              <w:sz w:val="22"/>
              <w:szCs w:val="22"/>
              <w:lang w:eastAsia="hr-HR"/>
            </w:rPr>
          </w:pPr>
          <w:hyperlink w:anchor="_Toc441160647" w:history="1">
            <w:r w:rsidR="00F951A1" w:rsidRPr="00BD6E8C">
              <w:rPr>
                <w:rStyle w:val="Hyperlink"/>
                <w:noProof/>
              </w:rPr>
              <w:t>4.</w:t>
            </w:r>
            <w:r w:rsidR="00F951A1">
              <w:rPr>
                <w:rFonts w:eastAsiaTheme="minorEastAsia"/>
                <w:b w:val="0"/>
                <w:noProof/>
                <w:sz w:val="22"/>
                <w:szCs w:val="22"/>
                <w:lang w:eastAsia="hr-HR"/>
              </w:rPr>
              <w:tab/>
            </w:r>
            <w:r w:rsidR="00F951A1" w:rsidRPr="00BD6E8C">
              <w:rPr>
                <w:rStyle w:val="Hyperlink"/>
                <w:noProof/>
              </w:rPr>
              <w:t>Funkcionalni zahtjevi</w:t>
            </w:r>
            <w:r w:rsidR="00F951A1">
              <w:rPr>
                <w:noProof/>
                <w:webHidden/>
              </w:rPr>
              <w:tab/>
            </w:r>
            <w:r w:rsidR="00F951A1">
              <w:rPr>
                <w:noProof/>
                <w:webHidden/>
              </w:rPr>
              <w:fldChar w:fldCharType="begin"/>
            </w:r>
            <w:r w:rsidR="00F951A1">
              <w:rPr>
                <w:noProof/>
                <w:webHidden/>
              </w:rPr>
              <w:instrText xml:space="preserve"> PAGEREF _Toc441160647 \h </w:instrText>
            </w:r>
            <w:r w:rsidR="00F951A1">
              <w:rPr>
                <w:noProof/>
                <w:webHidden/>
              </w:rPr>
            </w:r>
            <w:r w:rsidR="00F951A1">
              <w:rPr>
                <w:noProof/>
                <w:webHidden/>
              </w:rPr>
              <w:fldChar w:fldCharType="separate"/>
            </w:r>
            <w:r w:rsidR="00EC28D7">
              <w:rPr>
                <w:noProof/>
                <w:webHidden/>
              </w:rPr>
              <w:t>11</w:t>
            </w:r>
            <w:r w:rsidR="00F951A1">
              <w:rPr>
                <w:noProof/>
                <w:webHidden/>
              </w:rPr>
              <w:fldChar w:fldCharType="end"/>
            </w:r>
          </w:hyperlink>
        </w:p>
        <w:p w14:paraId="3D24972A" w14:textId="72B49232" w:rsidR="00F951A1" w:rsidRDefault="00AA4EA2">
          <w:pPr>
            <w:pStyle w:val="TOC2"/>
            <w:tabs>
              <w:tab w:val="left" w:pos="960"/>
              <w:tab w:val="right" w:leader="dot" w:pos="9062"/>
            </w:tabs>
            <w:rPr>
              <w:rFonts w:eastAsiaTheme="minorEastAsia"/>
              <w:b w:val="0"/>
              <w:noProof/>
              <w:lang w:eastAsia="hr-HR"/>
            </w:rPr>
          </w:pPr>
          <w:hyperlink w:anchor="_Toc441160648" w:history="1">
            <w:r w:rsidR="00F951A1" w:rsidRPr="00BD6E8C">
              <w:rPr>
                <w:rStyle w:val="Hyperlink"/>
                <w:noProof/>
              </w:rPr>
              <w:t>4.1</w:t>
            </w:r>
            <w:r w:rsidR="00F951A1">
              <w:rPr>
                <w:rFonts w:eastAsiaTheme="minorEastAsia"/>
                <w:b w:val="0"/>
                <w:noProof/>
                <w:lang w:eastAsia="hr-HR"/>
              </w:rPr>
              <w:tab/>
            </w:r>
            <w:r w:rsidR="00F951A1" w:rsidRPr="00BD6E8C">
              <w:rPr>
                <w:rStyle w:val="Hyperlink"/>
                <w:noProof/>
              </w:rPr>
              <w:t>Opis obrazaca uporabe:</w:t>
            </w:r>
            <w:r w:rsidR="00F951A1">
              <w:rPr>
                <w:noProof/>
                <w:webHidden/>
              </w:rPr>
              <w:tab/>
            </w:r>
            <w:r w:rsidR="00F951A1">
              <w:rPr>
                <w:noProof/>
                <w:webHidden/>
              </w:rPr>
              <w:fldChar w:fldCharType="begin"/>
            </w:r>
            <w:r w:rsidR="00F951A1">
              <w:rPr>
                <w:noProof/>
                <w:webHidden/>
              </w:rPr>
              <w:instrText xml:space="preserve"> PAGEREF _Toc441160648 \h </w:instrText>
            </w:r>
            <w:r w:rsidR="00F951A1">
              <w:rPr>
                <w:noProof/>
                <w:webHidden/>
              </w:rPr>
            </w:r>
            <w:r w:rsidR="00F951A1">
              <w:rPr>
                <w:noProof/>
                <w:webHidden/>
              </w:rPr>
              <w:fldChar w:fldCharType="separate"/>
            </w:r>
            <w:r w:rsidR="00EC28D7">
              <w:rPr>
                <w:noProof/>
                <w:webHidden/>
              </w:rPr>
              <w:t>13</w:t>
            </w:r>
            <w:r w:rsidR="00F951A1">
              <w:rPr>
                <w:noProof/>
                <w:webHidden/>
              </w:rPr>
              <w:fldChar w:fldCharType="end"/>
            </w:r>
          </w:hyperlink>
        </w:p>
        <w:p w14:paraId="3FC7F947" w14:textId="4A1C0C88" w:rsidR="00F951A1" w:rsidRDefault="00AA4EA2">
          <w:pPr>
            <w:pStyle w:val="TOC2"/>
            <w:tabs>
              <w:tab w:val="left" w:pos="960"/>
              <w:tab w:val="right" w:leader="dot" w:pos="9062"/>
            </w:tabs>
            <w:rPr>
              <w:rFonts w:eastAsiaTheme="minorEastAsia"/>
              <w:b w:val="0"/>
              <w:noProof/>
              <w:lang w:eastAsia="hr-HR"/>
            </w:rPr>
          </w:pPr>
          <w:hyperlink w:anchor="_Toc441160649" w:history="1">
            <w:r w:rsidR="00F951A1" w:rsidRPr="00BD6E8C">
              <w:rPr>
                <w:rStyle w:val="Hyperlink"/>
                <w:noProof/>
              </w:rPr>
              <w:t>4.2</w:t>
            </w:r>
            <w:r w:rsidR="00F951A1">
              <w:rPr>
                <w:rFonts w:eastAsiaTheme="minorEastAsia"/>
                <w:b w:val="0"/>
                <w:noProof/>
                <w:lang w:eastAsia="hr-HR"/>
              </w:rPr>
              <w:tab/>
            </w:r>
            <w:r w:rsidR="00F951A1" w:rsidRPr="00BD6E8C">
              <w:rPr>
                <w:rStyle w:val="Hyperlink"/>
                <w:noProof/>
              </w:rPr>
              <w:t>Dijagrami obrazaca</w:t>
            </w:r>
            <w:r w:rsidR="00F951A1">
              <w:rPr>
                <w:noProof/>
                <w:webHidden/>
              </w:rPr>
              <w:tab/>
            </w:r>
            <w:r w:rsidR="00F951A1">
              <w:rPr>
                <w:noProof/>
                <w:webHidden/>
              </w:rPr>
              <w:fldChar w:fldCharType="begin"/>
            </w:r>
            <w:r w:rsidR="00F951A1">
              <w:rPr>
                <w:noProof/>
                <w:webHidden/>
              </w:rPr>
              <w:instrText xml:space="preserve"> PAGEREF _Toc441160649 \h </w:instrText>
            </w:r>
            <w:r w:rsidR="00F951A1">
              <w:rPr>
                <w:noProof/>
                <w:webHidden/>
              </w:rPr>
            </w:r>
            <w:r w:rsidR="00F951A1">
              <w:rPr>
                <w:noProof/>
                <w:webHidden/>
              </w:rPr>
              <w:fldChar w:fldCharType="separate"/>
            </w:r>
            <w:r w:rsidR="00EC28D7">
              <w:rPr>
                <w:noProof/>
                <w:webHidden/>
              </w:rPr>
              <w:t>28</w:t>
            </w:r>
            <w:r w:rsidR="00F951A1">
              <w:rPr>
                <w:noProof/>
                <w:webHidden/>
              </w:rPr>
              <w:fldChar w:fldCharType="end"/>
            </w:r>
          </w:hyperlink>
        </w:p>
        <w:p w14:paraId="75B2FC85" w14:textId="3FF6E499" w:rsidR="00F951A1" w:rsidRDefault="00AA4EA2">
          <w:pPr>
            <w:pStyle w:val="TOC2"/>
            <w:tabs>
              <w:tab w:val="left" w:pos="960"/>
              <w:tab w:val="right" w:leader="dot" w:pos="9062"/>
            </w:tabs>
            <w:rPr>
              <w:rFonts w:eastAsiaTheme="minorEastAsia"/>
              <w:b w:val="0"/>
              <w:noProof/>
              <w:lang w:eastAsia="hr-HR"/>
            </w:rPr>
          </w:pPr>
          <w:hyperlink w:anchor="_Toc441160650" w:history="1">
            <w:r w:rsidR="00F951A1" w:rsidRPr="00BD6E8C">
              <w:rPr>
                <w:rStyle w:val="Hyperlink"/>
                <w:noProof/>
              </w:rPr>
              <w:t>4.3</w:t>
            </w:r>
            <w:r w:rsidR="00F951A1">
              <w:rPr>
                <w:rFonts w:eastAsiaTheme="minorEastAsia"/>
                <w:b w:val="0"/>
                <w:noProof/>
                <w:lang w:eastAsia="hr-HR"/>
              </w:rPr>
              <w:tab/>
            </w:r>
            <w:r w:rsidR="00F951A1" w:rsidRPr="00BD6E8C">
              <w:rPr>
                <w:rStyle w:val="Hyperlink"/>
                <w:noProof/>
              </w:rPr>
              <w:t>Sekvencijski dijagrami</w:t>
            </w:r>
            <w:r w:rsidR="00F951A1">
              <w:rPr>
                <w:noProof/>
                <w:webHidden/>
              </w:rPr>
              <w:tab/>
            </w:r>
            <w:r w:rsidR="00F951A1">
              <w:rPr>
                <w:noProof/>
                <w:webHidden/>
              </w:rPr>
              <w:fldChar w:fldCharType="begin"/>
            </w:r>
            <w:r w:rsidR="00F951A1">
              <w:rPr>
                <w:noProof/>
                <w:webHidden/>
              </w:rPr>
              <w:instrText xml:space="preserve"> PAGEREF _Toc441160650 \h </w:instrText>
            </w:r>
            <w:r w:rsidR="00F951A1">
              <w:rPr>
                <w:noProof/>
                <w:webHidden/>
              </w:rPr>
            </w:r>
            <w:r w:rsidR="00F951A1">
              <w:rPr>
                <w:noProof/>
                <w:webHidden/>
              </w:rPr>
              <w:fldChar w:fldCharType="separate"/>
            </w:r>
            <w:r w:rsidR="00EC28D7">
              <w:rPr>
                <w:noProof/>
                <w:webHidden/>
              </w:rPr>
              <w:t>32</w:t>
            </w:r>
            <w:r w:rsidR="00F951A1">
              <w:rPr>
                <w:noProof/>
                <w:webHidden/>
              </w:rPr>
              <w:fldChar w:fldCharType="end"/>
            </w:r>
          </w:hyperlink>
        </w:p>
        <w:p w14:paraId="6E8E7173" w14:textId="634BDEF6" w:rsidR="00F951A1" w:rsidRDefault="00AA4EA2">
          <w:pPr>
            <w:pStyle w:val="TOC1"/>
            <w:rPr>
              <w:rFonts w:eastAsiaTheme="minorEastAsia"/>
              <w:b w:val="0"/>
              <w:noProof/>
              <w:sz w:val="22"/>
              <w:szCs w:val="22"/>
              <w:lang w:eastAsia="hr-HR"/>
            </w:rPr>
          </w:pPr>
          <w:hyperlink w:anchor="_Toc441160651" w:history="1">
            <w:r w:rsidR="00F951A1" w:rsidRPr="00BD6E8C">
              <w:rPr>
                <w:rStyle w:val="Hyperlink"/>
                <w:noProof/>
                <w:lang w:eastAsia="hr-HR"/>
              </w:rPr>
              <w:t>5.</w:t>
            </w:r>
            <w:r w:rsidR="00F951A1">
              <w:rPr>
                <w:rFonts w:eastAsiaTheme="minorEastAsia"/>
                <w:b w:val="0"/>
                <w:noProof/>
                <w:sz w:val="22"/>
                <w:szCs w:val="22"/>
                <w:lang w:eastAsia="hr-HR"/>
              </w:rPr>
              <w:tab/>
            </w:r>
            <w:r w:rsidR="00F951A1" w:rsidRPr="00BD6E8C">
              <w:rPr>
                <w:rStyle w:val="Hyperlink"/>
                <w:noProof/>
                <w:lang w:eastAsia="hr-HR"/>
              </w:rPr>
              <w:t>Ostali zahtjevi</w:t>
            </w:r>
            <w:r w:rsidR="00F951A1">
              <w:rPr>
                <w:noProof/>
                <w:webHidden/>
              </w:rPr>
              <w:tab/>
            </w:r>
            <w:r w:rsidR="00F951A1">
              <w:rPr>
                <w:noProof/>
                <w:webHidden/>
              </w:rPr>
              <w:fldChar w:fldCharType="begin"/>
            </w:r>
            <w:r w:rsidR="00F951A1">
              <w:rPr>
                <w:noProof/>
                <w:webHidden/>
              </w:rPr>
              <w:instrText xml:space="preserve"> PAGEREF _Toc441160651 \h </w:instrText>
            </w:r>
            <w:r w:rsidR="00F951A1">
              <w:rPr>
                <w:noProof/>
                <w:webHidden/>
              </w:rPr>
            </w:r>
            <w:r w:rsidR="00F951A1">
              <w:rPr>
                <w:noProof/>
                <w:webHidden/>
              </w:rPr>
              <w:fldChar w:fldCharType="separate"/>
            </w:r>
            <w:r w:rsidR="00EC28D7">
              <w:rPr>
                <w:noProof/>
                <w:webHidden/>
              </w:rPr>
              <w:t>48</w:t>
            </w:r>
            <w:r w:rsidR="00F951A1">
              <w:rPr>
                <w:noProof/>
                <w:webHidden/>
              </w:rPr>
              <w:fldChar w:fldCharType="end"/>
            </w:r>
          </w:hyperlink>
        </w:p>
        <w:p w14:paraId="69A341C9" w14:textId="7E0C8F24" w:rsidR="00F951A1" w:rsidRDefault="00AA4EA2">
          <w:pPr>
            <w:pStyle w:val="TOC1"/>
            <w:rPr>
              <w:rFonts w:eastAsiaTheme="minorEastAsia"/>
              <w:b w:val="0"/>
              <w:noProof/>
              <w:sz w:val="22"/>
              <w:szCs w:val="22"/>
              <w:lang w:eastAsia="hr-HR"/>
            </w:rPr>
          </w:pPr>
          <w:hyperlink w:anchor="_Toc441160652" w:history="1">
            <w:r w:rsidR="00F951A1" w:rsidRPr="00BD6E8C">
              <w:rPr>
                <w:rStyle w:val="Hyperlink"/>
                <w:noProof/>
                <w:lang w:eastAsia="hr-HR"/>
              </w:rPr>
              <w:t>6.</w:t>
            </w:r>
            <w:r w:rsidR="00F951A1">
              <w:rPr>
                <w:rFonts w:eastAsiaTheme="minorEastAsia"/>
                <w:b w:val="0"/>
                <w:noProof/>
                <w:sz w:val="22"/>
                <w:szCs w:val="22"/>
                <w:lang w:eastAsia="hr-HR"/>
              </w:rPr>
              <w:tab/>
            </w:r>
            <w:r w:rsidR="00F951A1" w:rsidRPr="00BD6E8C">
              <w:rPr>
                <w:rStyle w:val="Hyperlink"/>
                <w:noProof/>
                <w:lang w:eastAsia="hr-HR"/>
              </w:rPr>
              <w:t>Arhitektura i dizajn sustava</w:t>
            </w:r>
            <w:r w:rsidR="00F951A1">
              <w:rPr>
                <w:noProof/>
                <w:webHidden/>
              </w:rPr>
              <w:tab/>
            </w:r>
            <w:r w:rsidR="00F951A1">
              <w:rPr>
                <w:noProof/>
                <w:webHidden/>
              </w:rPr>
              <w:fldChar w:fldCharType="begin"/>
            </w:r>
            <w:r w:rsidR="00F951A1">
              <w:rPr>
                <w:noProof/>
                <w:webHidden/>
              </w:rPr>
              <w:instrText xml:space="preserve"> PAGEREF _Toc441160652 \h </w:instrText>
            </w:r>
            <w:r w:rsidR="00F951A1">
              <w:rPr>
                <w:noProof/>
                <w:webHidden/>
              </w:rPr>
            </w:r>
            <w:r w:rsidR="00F951A1">
              <w:rPr>
                <w:noProof/>
                <w:webHidden/>
              </w:rPr>
              <w:fldChar w:fldCharType="separate"/>
            </w:r>
            <w:r w:rsidR="00EC28D7">
              <w:rPr>
                <w:noProof/>
                <w:webHidden/>
              </w:rPr>
              <w:t>49</w:t>
            </w:r>
            <w:r w:rsidR="00F951A1">
              <w:rPr>
                <w:noProof/>
                <w:webHidden/>
              </w:rPr>
              <w:fldChar w:fldCharType="end"/>
            </w:r>
          </w:hyperlink>
        </w:p>
        <w:p w14:paraId="371FA359" w14:textId="1753B503" w:rsidR="00F951A1" w:rsidRDefault="00AA4EA2">
          <w:pPr>
            <w:pStyle w:val="TOC2"/>
            <w:tabs>
              <w:tab w:val="left" w:pos="960"/>
              <w:tab w:val="right" w:leader="dot" w:pos="9062"/>
            </w:tabs>
            <w:rPr>
              <w:rFonts w:eastAsiaTheme="minorEastAsia"/>
              <w:b w:val="0"/>
              <w:noProof/>
              <w:lang w:eastAsia="hr-HR"/>
            </w:rPr>
          </w:pPr>
          <w:hyperlink w:anchor="_Toc441160653" w:history="1">
            <w:r w:rsidR="00F951A1" w:rsidRPr="00BD6E8C">
              <w:rPr>
                <w:rStyle w:val="Hyperlink"/>
                <w:noProof/>
              </w:rPr>
              <w:t>6.1</w:t>
            </w:r>
            <w:r w:rsidR="00F951A1">
              <w:rPr>
                <w:rFonts w:eastAsiaTheme="minorEastAsia"/>
                <w:b w:val="0"/>
                <w:noProof/>
                <w:lang w:eastAsia="hr-HR"/>
              </w:rPr>
              <w:tab/>
            </w:r>
            <w:r w:rsidR="00F951A1" w:rsidRPr="00BD6E8C">
              <w:rPr>
                <w:rStyle w:val="Hyperlink"/>
                <w:noProof/>
              </w:rPr>
              <w:t>Svrha, opći prioriteti i skica sustava</w:t>
            </w:r>
            <w:r w:rsidR="00F951A1">
              <w:rPr>
                <w:noProof/>
                <w:webHidden/>
              </w:rPr>
              <w:tab/>
            </w:r>
            <w:r w:rsidR="00F951A1">
              <w:rPr>
                <w:noProof/>
                <w:webHidden/>
              </w:rPr>
              <w:fldChar w:fldCharType="begin"/>
            </w:r>
            <w:r w:rsidR="00F951A1">
              <w:rPr>
                <w:noProof/>
                <w:webHidden/>
              </w:rPr>
              <w:instrText xml:space="preserve"> PAGEREF _Toc441160653 \h </w:instrText>
            </w:r>
            <w:r w:rsidR="00F951A1">
              <w:rPr>
                <w:noProof/>
                <w:webHidden/>
              </w:rPr>
            </w:r>
            <w:r w:rsidR="00F951A1">
              <w:rPr>
                <w:noProof/>
                <w:webHidden/>
              </w:rPr>
              <w:fldChar w:fldCharType="separate"/>
            </w:r>
            <w:r w:rsidR="00EC28D7">
              <w:rPr>
                <w:noProof/>
                <w:webHidden/>
              </w:rPr>
              <w:t>49</w:t>
            </w:r>
            <w:r w:rsidR="00F951A1">
              <w:rPr>
                <w:noProof/>
                <w:webHidden/>
              </w:rPr>
              <w:fldChar w:fldCharType="end"/>
            </w:r>
          </w:hyperlink>
        </w:p>
        <w:p w14:paraId="53CA5350" w14:textId="0EC16AFE" w:rsidR="00F951A1" w:rsidRDefault="00AA4EA2">
          <w:pPr>
            <w:pStyle w:val="TOC2"/>
            <w:tabs>
              <w:tab w:val="left" w:pos="960"/>
              <w:tab w:val="right" w:leader="dot" w:pos="9062"/>
            </w:tabs>
            <w:rPr>
              <w:rFonts w:eastAsiaTheme="minorEastAsia"/>
              <w:b w:val="0"/>
              <w:noProof/>
              <w:lang w:eastAsia="hr-HR"/>
            </w:rPr>
          </w:pPr>
          <w:hyperlink w:anchor="_Toc441160654" w:history="1">
            <w:r w:rsidR="00F951A1" w:rsidRPr="00BD6E8C">
              <w:rPr>
                <w:rStyle w:val="Hyperlink"/>
                <w:noProof/>
              </w:rPr>
              <w:t>6.2</w:t>
            </w:r>
            <w:r w:rsidR="00F951A1">
              <w:rPr>
                <w:rFonts w:eastAsiaTheme="minorEastAsia"/>
                <w:b w:val="0"/>
                <w:noProof/>
                <w:lang w:eastAsia="hr-HR"/>
              </w:rPr>
              <w:tab/>
            </w:r>
            <w:r w:rsidR="00F951A1" w:rsidRPr="00BD6E8C">
              <w:rPr>
                <w:rStyle w:val="Hyperlink"/>
                <w:noProof/>
              </w:rPr>
              <w:t>Dijagram razreda s opisom</w:t>
            </w:r>
            <w:r w:rsidR="00F951A1">
              <w:rPr>
                <w:noProof/>
                <w:webHidden/>
              </w:rPr>
              <w:tab/>
            </w:r>
            <w:r w:rsidR="00F951A1">
              <w:rPr>
                <w:noProof/>
                <w:webHidden/>
              </w:rPr>
              <w:fldChar w:fldCharType="begin"/>
            </w:r>
            <w:r w:rsidR="00F951A1">
              <w:rPr>
                <w:noProof/>
                <w:webHidden/>
              </w:rPr>
              <w:instrText xml:space="preserve"> PAGEREF _Toc441160654 \h </w:instrText>
            </w:r>
            <w:r w:rsidR="00F951A1">
              <w:rPr>
                <w:noProof/>
                <w:webHidden/>
              </w:rPr>
            </w:r>
            <w:r w:rsidR="00F951A1">
              <w:rPr>
                <w:noProof/>
                <w:webHidden/>
              </w:rPr>
              <w:fldChar w:fldCharType="separate"/>
            </w:r>
            <w:r w:rsidR="00EC28D7">
              <w:rPr>
                <w:noProof/>
                <w:webHidden/>
              </w:rPr>
              <w:t>55</w:t>
            </w:r>
            <w:r w:rsidR="00F951A1">
              <w:rPr>
                <w:noProof/>
                <w:webHidden/>
              </w:rPr>
              <w:fldChar w:fldCharType="end"/>
            </w:r>
          </w:hyperlink>
        </w:p>
        <w:p w14:paraId="13EB16EE" w14:textId="7D7C8A7B" w:rsidR="00F951A1" w:rsidRDefault="00AA4EA2">
          <w:pPr>
            <w:pStyle w:val="TOC2"/>
            <w:tabs>
              <w:tab w:val="left" w:pos="960"/>
              <w:tab w:val="right" w:leader="dot" w:pos="9062"/>
            </w:tabs>
            <w:rPr>
              <w:rFonts w:eastAsiaTheme="minorEastAsia"/>
              <w:b w:val="0"/>
              <w:noProof/>
              <w:lang w:eastAsia="hr-HR"/>
            </w:rPr>
          </w:pPr>
          <w:hyperlink w:anchor="_Toc441160655" w:history="1">
            <w:r w:rsidR="00F951A1" w:rsidRPr="00BD6E8C">
              <w:rPr>
                <w:rStyle w:val="Hyperlink"/>
                <w:noProof/>
              </w:rPr>
              <w:t>6.3</w:t>
            </w:r>
            <w:r w:rsidR="00F951A1">
              <w:rPr>
                <w:rFonts w:eastAsiaTheme="minorEastAsia"/>
                <w:b w:val="0"/>
                <w:noProof/>
                <w:lang w:eastAsia="hr-HR"/>
              </w:rPr>
              <w:tab/>
            </w:r>
            <w:r w:rsidR="00F951A1" w:rsidRPr="00BD6E8C">
              <w:rPr>
                <w:rStyle w:val="Hyperlink"/>
                <w:noProof/>
              </w:rPr>
              <w:t>Dijagram objekata</w:t>
            </w:r>
            <w:r w:rsidR="00F951A1">
              <w:rPr>
                <w:noProof/>
                <w:webHidden/>
              </w:rPr>
              <w:tab/>
            </w:r>
            <w:r w:rsidR="00F951A1">
              <w:rPr>
                <w:noProof/>
                <w:webHidden/>
              </w:rPr>
              <w:fldChar w:fldCharType="begin"/>
            </w:r>
            <w:r w:rsidR="00F951A1">
              <w:rPr>
                <w:noProof/>
                <w:webHidden/>
              </w:rPr>
              <w:instrText xml:space="preserve"> PAGEREF _Toc441160655 \h </w:instrText>
            </w:r>
            <w:r w:rsidR="00F951A1">
              <w:rPr>
                <w:noProof/>
                <w:webHidden/>
              </w:rPr>
            </w:r>
            <w:r w:rsidR="00F951A1">
              <w:rPr>
                <w:noProof/>
                <w:webHidden/>
              </w:rPr>
              <w:fldChar w:fldCharType="separate"/>
            </w:r>
            <w:r w:rsidR="00EC28D7">
              <w:rPr>
                <w:noProof/>
                <w:webHidden/>
              </w:rPr>
              <w:t>57</w:t>
            </w:r>
            <w:r w:rsidR="00F951A1">
              <w:rPr>
                <w:noProof/>
                <w:webHidden/>
              </w:rPr>
              <w:fldChar w:fldCharType="end"/>
            </w:r>
          </w:hyperlink>
        </w:p>
        <w:p w14:paraId="3CDB6D65" w14:textId="0BE1F569" w:rsidR="00F951A1" w:rsidRDefault="00AA4EA2">
          <w:pPr>
            <w:pStyle w:val="TOC2"/>
            <w:tabs>
              <w:tab w:val="left" w:pos="960"/>
              <w:tab w:val="right" w:leader="dot" w:pos="9062"/>
            </w:tabs>
            <w:rPr>
              <w:rFonts w:eastAsiaTheme="minorEastAsia"/>
              <w:b w:val="0"/>
              <w:noProof/>
              <w:lang w:eastAsia="hr-HR"/>
            </w:rPr>
          </w:pPr>
          <w:hyperlink w:anchor="_Toc441160656" w:history="1">
            <w:r w:rsidR="00F951A1" w:rsidRPr="00BD6E8C">
              <w:rPr>
                <w:rStyle w:val="Hyperlink"/>
                <w:noProof/>
              </w:rPr>
              <w:t>6.4</w:t>
            </w:r>
            <w:r w:rsidR="00F951A1">
              <w:rPr>
                <w:rFonts w:eastAsiaTheme="minorEastAsia"/>
                <w:b w:val="0"/>
                <w:noProof/>
                <w:lang w:eastAsia="hr-HR"/>
              </w:rPr>
              <w:tab/>
            </w:r>
            <w:r w:rsidR="00F951A1" w:rsidRPr="00BD6E8C">
              <w:rPr>
                <w:rStyle w:val="Hyperlink"/>
                <w:noProof/>
              </w:rPr>
              <w:t>Ostali UML dijagrami</w:t>
            </w:r>
            <w:r w:rsidR="00F951A1">
              <w:rPr>
                <w:noProof/>
                <w:webHidden/>
              </w:rPr>
              <w:tab/>
            </w:r>
            <w:r w:rsidR="00F951A1">
              <w:rPr>
                <w:noProof/>
                <w:webHidden/>
              </w:rPr>
              <w:fldChar w:fldCharType="begin"/>
            </w:r>
            <w:r w:rsidR="00F951A1">
              <w:rPr>
                <w:noProof/>
                <w:webHidden/>
              </w:rPr>
              <w:instrText xml:space="preserve"> PAGEREF _Toc441160656 \h </w:instrText>
            </w:r>
            <w:r w:rsidR="00F951A1">
              <w:rPr>
                <w:noProof/>
                <w:webHidden/>
              </w:rPr>
            </w:r>
            <w:r w:rsidR="00F951A1">
              <w:rPr>
                <w:noProof/>
                <w:webHidden/>
              </w:rPr>
              <w:fldChar w:fldCharType="separate"/>
            </w:r>
            <w:r w:rsidR="00EC28D7">
              <w:rPr>
                <w:noProof/>
                <w:webHidden/>
              </w:rPr>
              <w:t>58</w:t>
            </w:r>
            <w:r w:rsidR="00F951A1">
              <w:rPr>
                <w:noProof/>
                <w:webHidden/>
              </w:rPr>
              <w:fldChar w:fldCharType="end"/>
            </w:r>
          </w:hyperlink>
        </w:p>
        <w:p w14:paraId="490099BA" w14:textId="1E5CF403" w:rsidR="00F951A1" w:rsidRDefault="00AA4EA2">
          <w:pPr>
            <w:pStyle w:val="TOC3"/>
            <w:tabs>
              <w:tab w:val="left" w:pos="1200"/>
              <w:tab w:val="right" w:leader="dot" w:pos="9062"/>
            </w:tabs>
            <w:rPr>
              <w:rFonts w:eastAsiaTheme="minorEastAsia"/>
              <w:noProof/>
              <w:lang w:eastAsia="hr-HR"/>
            </w:rPr>
          </w:pPr>
          <w:hyperlink w:anchor="_Toc441160657" w:history="1">
            <w:r w:rsidR="00F951A1" w:rsidRPr="00BD6E8C">
              <w:rPr>
                <w:rStyle w:val="Hyperlink"/>
                <w:noProof/>
              </w:rPr>
              <w:t>6.4.1</w:t>
            </w:r>
            <w:r w:rsidR="00F951A1">
              <w:rPr>
                <w:rFonts w:eastAsiaTheme="minorEastAsia"/>
                <w:noProof/>
                <w:lang w:eastAsia="hr-HR"/>
              </w:rPr>
              <w:tab/>
            </w:r>
            <w:r w:rsidR="00F951A1" w:rsidRPr="00BD6E8C">
              <w:rPr>
                <w:rStyle w:val="Hyperlink"/>
                <w:noProof/>
              </w:rPr>
              <w:t>Komunikacijski dijagram</w:t>
            </w:r>
            <w:r w:rsidR="00F951A1">
              <w:rPr>
                <w:noProof/>
                <w:webHidden/>
              </w:rPr>
              <w:tab/>
            </w:r>
            <w:r w:rsidR="00F951A1">
              <w:rPr>
                <w:noProof/>
                <w:webHidden/>
              </w:rPr>
              <w:fldChar w:fldCharType="begin"/>
            </w:r>
            <w:r w:rsidR="00F951A1">
              <w:rPr>
                <w:noProof/>
                <w:webHidden/>
              </w:rPr>
              <w:instrText xml:space="preserve"> PAGEREF _Toc441160657 \h </w:instrText>
            </w:r>
            <w:r w:rsidR="00F951A1">
              <w:rPr>
                <w:noProof/>
                <w:webHidden/>
              </w:rPr>
            </w:r>
            <w:r w:rsidR="00F951A1">
              <w:rPr>
                <w:noProof/>
                <w:webHidden/>
              </w:rPr>
              <w:fldChar w:fldCharType="separate"/>
            </w:r>
            <w:r w:rsidR="00EC28D7">
              <w:rPr>
                <w:noProof/>
                <w:webHidden/>
              </w:rPr>
              <w:t>58</w:t>
            </w:r>
            <w:r w:rsidR="00F951A1">
              <w:rPr>
                <w:noProof/>
                <w:webHidden/>
              </w:rPr>
              <w:fldChar w:fldCharType="end"/>
            </w:r>
          </w:hyperlink>
        </w:p>
        <w:p w14:paraId="37164CD6" w14:textId="6A52F8CE" w:rsidR="00F951A1" w:rsidRDefault="00AA4EA2">
          <w:pPr>
            <w:pStyle w:val="TOC3"/>
            <w:tabs>
              <w:tab w:val="left" w:pos="1200"/>
              <w:tab w:val="right" w:leader="dot" w:pos="9062"/>
            </w:tabs>
            <w:rPr>
              <w:rFonts w:eastAsiaTheme="minorEastAsia"/>
              <w:noProof/>
              <w:lang w:eastAsia="hr-HR"/>
            </w:rPr>
          </w:pPr>
          <w:hyperlink w:anchor="_Toc441160658" w:history="1">
            <w:r w:rsidR="00F951A1" w:rsidRPr="00BD6E8C">
              <w:rPr>
                <w:rStyle w:val="Hyperlink"/>
                <w:noProof/>
              </w:rPr>
              <w:t>6.4.2</w:t>
            </w:r>
            <w:r w:rsidR="00F951A1">
              <w:rPr>
                <w:rFonts w:eastAsiaTheme="minorEastAsia"/>
                <w:noProof/>
                <w:lang w:eastAsia="hr-HR"/>
              </w:rPr>
              <w:tab/>
            </w:r>
            <w:r w:rsidR="00F951A1" w:rsidRPr="00BD6E8C">
              <w:rPr>
                <w:rStyle w:val="Hyperlink"/>
                <w:noProof/>
              </w:rPr>
              <w:t>Dijagram stanja</w:t>
            </w:r>
            <w:r w:rsidR="00F951A1">
              <w:rPr>
                <w:noProof/>
                <w:webHidden/>
              </w:rPr>
              <w:tab/>
            </w:r>
            <w:r w:rsidR="00F951A1">
              <w:rPr>
                <w:noProof/>
                <w:webHidden/>
              </w:rPr>
              <w:fldChar w:fldCharType="begin"/>
            </w:r>
            <w:r w:rsidR="00F951A1">
              <w:rPr>
                <w:noProof/>
                <w:webHidden/>
              </w:rPr>
              <w:instrText xml:space="preserve"> PAGEREF _Toc441160658 \h </w:instrText>
            </w:r>
            <w:r w:rsidR="00F951A1">
              <w:rPr>
                <w:noProof/>
                <w:webHidden/>
              </w:rPr>
            </w:r>
            <w:r w:rsidR="00F951A1">
              <w:rPr>
                <w:noProof/>
                <w:webHidden/>
              </w:rPr>
              <w:fldChar w:fldCharType="separate"/>
            </w:r>
            <w:r w:rsidR="00EC28D7">
              <w:rPr>
                <w:noProof/>
                <w:webHidden/>
              </w:rPr>
              <w:t>60</w:t>
            </w:r>
            <w:r w:rsidR="00F951A1">
              <w:rPr>
                <w:noProof/>
                <w:webHidden/>
              </w:rPr>
              <w:fldChar w:fldCharType="end"/>
            </w:r>
          </w:hyperlink>
        </w:p>
        <w:p w14:paraId="6D8E8688" w14:textId="3E8C2C61" w:rsidR="00F951A1" w:rsidRDefault="00AA4EA2">
          <w:pPr>
            <w:pStyle w:val="TOC3"/>
            <w:tabs>
              <w:tab w:val="left" w:pos="1200"/>
              <w:tab w:val="right" w:leader="dot" w:pos="9062"/>
            </w:tabs>
            <w:rPr>
              <w:rFonts w:eastAsiaTheme="minorEastAsia"/>
              <w:noProof/>
              <w:lang w:eastAsia="hr-HR"/>
            </w:rPr>
          </w:pPr>
          <w:hyperlink w:anchor="_Toc441160659" w:history="1">
            <w:r w:rsidR="00F951A1" w:rsidRPr="00BD6E8C">
              <w:rPr>
                <w:rStyle w:val="Hyperlink"/>
                <w:noProof/>
              </w:rPr>
              <w:t>6.4.3</w:t>
            </w:r>
            <w:r w:rsidR="00F951A1">
              <w:rPr>
                <w:rFonts w:eastAsiaTheme="minorEastAsia"/>
                <w:noProof/>
                <w:lang w:eastAsia="hr-HR"/>
              </w:rPr>
              <w:tab/>
            </w:r>
            <w:r w:rsidR="00F951A1" w:rsidRPr="00BD6E8C">
              <w:rPr>
                <w:rStyle w:val="Hyperlink"/>
                <w:noProof/>
              </w:rPr>
              <w:t>Dijagram aktivnosti</w:t>
            </w:r>
            <w:r w:rsidR="00F951A1">
              <w:rPr>
                <w:noProof/>
                <w:webHidden/>
              </w:rPr>
              <w:tab/>
            </w:r>
            <w:r w:rsidR="00F951A1">
              <w:rPr>
                <w:noProof/>
                <w:webHidden/>
              </w:rPr>
              <w:fldChar w:fldCharType="begin"/>
            </w:r>
            <w:r w:rsidR="00F951A1">
              <w:rPr>
                <w:noProof/>
                <w:webHidden/>
              </w:rPr>
              <w:instrText xml:space="preserve"> PAGEREF _Toc441160659 \h </w:instrText>
            </w:r>
            <w:r w:rsidR="00F951A1">
              <w:rPr>
                <w:noProof/>
                <w:webHidden/>
              </w:rPr>
            </w:r>
            <w:r w:rsidR="00F951A1">
              <w:rPr>
                <w:noProof/>
                <w:webHidden/>
              </w:rPr>
              <w:fldChar w:fldCharType="separate"/>
            </w:r>
            <w:r w:rsidR="00EC28D7">
              <w:rPr>
                <w:noProof/>
                <w:webHidden/>
              </w:rPr>
              <w:t>62</w:t>
            </w:r>
            <w:r w:rsidR="00F951A1">
              <w:rPr>
                <w:noProof/>
                <w:webHidden/>
              </w:rPr>
              <w:fldChar w:fldCharType="end"/>
            </w:r>
          </w:hyperlink>
        </w:p>
        <w:p w14:paraId="0FCBF29D" w14:textId="6F1D2C82" w:rsidR="00F951A1" w:rsidRDefault="00AA4EA2">
          <w:pPr>
            <w:pStyle w:val="TOC3"/>
            <w:tabs>
              <w:tab w:val="left" w:pos="1200"/>
              <w:tab w:val="right" w:leader="dot" w:pos="9062"/>
            </w:tabs>
            <w:rPr>
              <w:rFonts w:eastAsiaTheme="minorEastAsia"/>
              <w:noProof/>
              <w:lang w:eastAsia="hr-HR"/>
            </w:rPr>
          </w:pPr>
          <w:hyperlink w:anchor="_Toc441160660" w:history="1">
            <w:r w:rsidR="00F951A1" w:rsidRPr="00BD6E8C">
              <w:rPr>
                <w:rStyle w:val="Hyperlink"/>
                <w:noProof/>
              </w:rPr>
              <w:t>6.4.4</w:t>
            </w:r>
            <w:r w:rsidR="00F951A1">
              <w:rPr>
                <w:rFonts w:eastAsiaTheme="minorEastAsia"/>
                <w:noProof/>
                <w:lang w:eastAsia="hr-HR"/>
              </w:rPr>
              <w:tab/>
            </w:r>
            <w:r w:rsidR="00F951A1" w:rsidRPr="00BD6E8C">
              <w:rPr>
                <w:rStyle w:val="Hyperlink"/>
                <w:noProof/>
              </w:rPr>
              <w:t>Dijagrami komponenata</w:t>
            </w:r>
            <w:r w:rsidR="00F951A1">
              <w:rPr>
                <w:noProof/>
                <w:webHidden/>
              </w:rPr>
              <w:tab/>
            </w:r>
            <w:r w:rsidR="00F951A1">
              <w:rPr>
                <w:noProof/>
                <w:webHidden/>
              </w:rPr>
              <w:fldChar w:fldCharType="begin"/>
            </w:r>
            <w:r w:rsidR="00F951A1">
              <w:rPr>
                <w:noProof/>
                <w:webHidden/>
              </w:rPr>
              <w:instrText xml:space="preserve"> PAGEREF _Toc441160660 \h </w:instrText>
            </w:r>
            <w:r w:rsidR="00F951A1">
              <w:rPr>
                <w:noProof/>
                <w:webHidden/>
              </w:rPr>
            </w:r>
            <w:r w:rsidR="00F951A1">
              <w:rPr>
                <w:noProof/>
                <w:webHidden/>
              </w:rPr>
              <w:fldChar w:fldCharType="separate"/>
            </w:r>
            <w:r w:rsidR="00EC28D7">
              <w:rPr>
                <w:noProof/>
                <w:webHidden/>
              </w:rPr>
              <w:t>63</w:t>
            </w:r>
            <w:r w:rsidR="00F951A1">
              <w:rPr>
                <w:noProof/>
                <w:webHidden/>
              </w:rPr>
              <w:fldChar w:fldCharType="end"/>
            </w:r>
          </w:hyperlink>
        </w:p>
        <w:p w14:paraId="1E273765" w14:textId="601A308A" w:rsidR="00F951A1" w:rsidRDefault="00AA4EA2">
          <w:pPr>
            <w:pStyle w:val="TOC1"/>
            <w:rPr>
              <w:rFonts w:eastAsiaTheme="minorEastAsia"/>
              <w:b w:val="0"/>
              <w:noProof/>
              <w:sz w:val="22"/>
              <w:szCs w:val="22"/>
              <w:lang w:eastAsia="hr-HR"/>
            </w:rPr>
          </w:pPr>
          <w:hyperlink w:anchor="_Toc441160661" w:history="1">
            <w:r w:rsidR="00F951A1" w:rsidRPr="00BD6E8C">
              <w:rPr>
                <w:rStyle w:val="Hyperlink"/>
                <w:noProof/>
              </w:rPr>
              <w:t>7.</w:t>
            </w:r>
            <w:r w:rsidR="00F951A1">
              <w:rPr>
                <w:rFonts w:eastAsiaTheme="minorEastAsia"/>
                <w:b w:val="0"/>
                <w:noProof/>
                <w:sz w:val="22"/>
                <w:szCs w:val="22"/>
                <w:lang w:eastAsia="hr-HR"/>
              </w:rPr>
              <w:tab/>
            </w:r>
            <w:r w:rsidR="00F951A1" w:rsidRPr="00BD6E8C">
              <w:rPr>
                <w:rStyle w:val="Hyperlink"/>
                <w:noProof/>
              </w:rPr>
              <w:t>Implementacija i korisničko sučelje</w:t>
            </w:r>
            <w:r w:rsidR="00F951A1">
              <w:rPr>
                <w:noProof/>
                <w:webHidden/>
              </w:rPr>
              <w:tab/>
            </w:r>
            <w:r w:rsidR="00F951A1">
              <w:rPr>
                <w:noProof/>
                <w:webHidden/>
              </w:rPr>
              <w:fldChar w:fldCharType="begin"/>
            </w:r>
            <w:r w:rsidR="00F951A1">
              <w:rPr>
                <w:noProof/>
                <w:webHidden/>
              </w:rPr>
              <w:instrText xml:space="preserve"> PAGEREF _Toc441160661 \h </w:instrText>
            </w:r>
            <w:r w:rsidR="00F951A1">
              <w:rPr>
                <w:noProof/>
                <w:webHidden/>
              </w:rPr>
            </w:r>
            <w:r w:rsidR="00F951A1">
              <w:rPr>
                <w:noProof/>
                <w:webHidden/>
              </w:rPr>
              <w:fldChar w:fldCharType="separate"/>
            </w:r>
            <w:r w:rsidR="00EC28D7">
              <w:rPr>
                <w:noProof/>
                <w:webHidden/>
              </w:rPr>
              <w:t>66</w:t>
            </w:r>
            <w:r w:rsidR="00F951A1">
              <w:rPr>
                <w:noProof/>
                <w:webHidden/>
              </w:rPr>
              <w:fldChar w:fldCharType="end"/>
            </w:r>
          </w:hyperlink>
        </w:p>
        <w:p w14:paraId="6184E6AB" w14:textId="0BE26C31" w:rsidR="00F951A1" w:rsidRDefault="00AA4EA2">
          <w:pPr>
            <w:pStyle w:val="TOC2"/>
            <w:tabs>
              <w:tab w:val="left" w:pos="960"/>
              <w:tab w:val="right" w:leader="dot" w:pos="9062"/>
            </w:tabs>
            <w:rPr>
              <w:rFonts w:eastAsiaTheme="minorEastAsia"/>
              <w:b w:val="0"/>
              <w:noProof/>
              <w:lang w:eastAsia="hr-HR"/>
            </w:rPr>
          </w:pPr>
          <w:hyperlink w:anchor="_Toc441160662" w:history="1">
            <w:r w:rsidR="00F951A1" w:rsidRPr="00BD6E8C">
              <w:rPr>
                <w:rStyle w:val="Hyperlink"/>
                <w:noProof/>
              </w:rPr>
              <w:t>7.1</w:t>
            </w:r>
            <w:r w:rsidR="00F951A1">
              <w:rPr>
                <w:rFonts w:eastAsiaTheme="minorEastAsia"/>
                <w:b w:val="0"/>
                <w:noProof/>
                <w:lang w:eastAsia="hr-HR"/>
              </w:rPr>
              <w:tab/>
            </w:r>
            <w:r w:rsidR="00F951A1" w:rsidRPr="00BD6E8C">
              <w:rPr>
                <w:rStyle w:val="Hyperlink"/>
                <w:noProof/>
              </w:rPr>
              <w:t>Dijagram razmještaja</w:t>
            </w:r>
            <w:r w:rsidR="00F951A1">
              <w:rPr>
                <w:noProof/>
                <w:webHidden/>
              </w:rPr>
              <w:tab/>
            </w:r>
            <w:r w:rsidR="00F951A1">
              <w:rPr>
                <w:noProof/>
                <w:webHidden/>
              </w:rPr>
              <w:fldChar w:fldCharType="begin"/>
            </w:r>
            <w:r w:rsidR="00F951A1">
              <w:rPr>
                <w:noProof/>
                <w:webHidden/>
              </w:rPr>
              <w:instrText xml:space="preserve"> PAGEREF _Toc441160662 \h </w:instrText>
            </w:r>
            <w:r w:rsidR="00F951A1">
              <w:rPr>
                <w:noProof/>
                <w:webHidden/>
              </w:rPr>
            </w:r>
            <w:r w:rsidR="00F951A1">
              <w:rPr>
                <w:noProof/>
                <w:webHidden/>
              </w:rPr>
              <w:fldChar w:fldCharType="separate"/>
            </w:r>
            <w:r w:rsidR="00EC28D7">
              <w:rPr>
                <w:noProof/>
                <w:webHidden/>
              </w:rPr>
              <w:t>66</w:t>
            </w:r>
            <w:r w:rsidR="00F951A1">
              <w:rPr>
                <w:noProof/>
                <w:webHidden/>
              </w:rPr>
              <w:fldChar w:fldCharType="end"/>
            </w:r>
          </w:hyperlink>
        </w:p>
        <w:p w14:paraId="42922B2D" w14:textId="7D08A606" w:rsidR="00F951A1" w:rsidRDefault="00AA4EA2">
          <w:pPr>
            <w:pStyle w:val="TOC2"/>
            <w:tabs>
              <w:tab w:val="left" w:pos="960"/>
              <w:tab w:val="right" w:leader="dot" w:pos="9062"/>
            </w:tabs>
            <w:rPr>
              <w:rFonts w:eastAsiaTheme="minorEastAsia"/>
              <w:b w:val="0"/>
              <w:noProof/>
              <w:lang w:eastAsia="hr-HR"/>
            </w:rPr>
          </w:pPr>
          <w:hyperlink w:anchor="_Toc441160663" w:history="1">
            <w:r w:rsidR="00F951A1" w:rsidRPr="00BD6E8C">
              <w:rPr>
                <w:rStyle w:val="Hyperlink"/>
                <w:noProof/>
              </w:rPr>
              <w:t>7.2</w:t>
            </w:r>
            <w:r w:rsidR="00F951A1">
              <w:rPr>
                <w:rFonts w:eastAsiaTheme="minorEastAsia"/>
                <w:b w:val="0"/>
                <w:noProof/>
                <w:lang w:eastAsia="hr-HR"/>
              </w:rPr>
              <w:tab/>
            </w:r>
            <w:r w:rsidR="00F951A1" w:rsidRPr="00BD6E8C">
              <w:rPr>
                <w:rStyle w:val="Hyperlink"/>
                <w:noProof/>
              </w:rPr>
              <w:t>Korištene tehnologije i alati</w:t>
            </w:r>
            <w:r w:rsidR="00F951A1">
              <w:rPr>
                <w:noProof/>
                <w:webHidden/>
              </w:rPr>
              <w:tab/>
            </w:r>
            <w:r w:rsidR="00F951A1">
              <w:rPr>
                <w:noProof/>
                <w:webHidden/>
              </w:rPr>
              <w:fldChar w:fldCharType="begin"/>
            </w:r>
            <w:r w:rsidR="00F951A1">
              <w:rPr>
                <w:noProof/>
                <w:webHidden/>
              </w:rPr>
              <w:instrText xml:space="preserve"> PAGEREF _Toc441160663 \h </w:instrText>
            </w:r>
            <w:r w:rsidR="00F951A1">
              <w:rPr>
                <w:noProof/>
                <w:webHidden/>
              </w:rPr>
            </w:r>
            <w:r w:rsidR="00F951A1">
              <w:rPr>
                <w:noProof/>
                <w:webHidden/>
              </w:rPr>
              <w:fldChar w:fldCharType="separate"/>
            </w:r>
            <w:r w:rsidR="00EC28D7">
              <w:rPr>
                <w:noProof/>
                <w:webHidden/>
              </w:rPr>
              <w:t>67</w:t>
            </w:r>
            <w:r w:rsidR="00F951A1">
              <w:rPr>
                <w:noProof/>
                <w:webHidden/>
              </w:rPr>
              <w:fldChar w:fldCharType="end"/>
            </w:r>
          </w:hyperlink>
        </w:p>
        <w:p w14:paraId="7C8F3D41" w14:textId="65629F6A" w:rsidR="00F951A1" w:rsidRDefault="00AA4EA2">
          <w:pPr>
            <w:pStyle w:val="TOC2"/>
            <w:tabs>
              <w:tab w:val="left" w:pos="960"/>
              <w:tab w:val="right" w:leader="dot" w:pos="9062"/>
            </w:tabs>
            <w:rPr>
              <w:rFonts w:eastAsiaTheme="minorEastAsia"/>
              <w:b w:val="0"/>
              <w:noProof/>
              <w:lang w:eastAsia="hr-HR"/>
            </w:rPr>
          </w:pPr>
          <w:hyperlink w:anchor="_Toc441160664" w:history="1">
            <w:r w:rsidR="00F951A1" w:rsidRPr="00BD6E8C">
              <w:rPr>
                <w:rStyle w:val="Hyperlink"/>
                <w:noProof/>
              </w:rPr>
              <w:t>7.3</w:t>
            </w:r>
            <w:r w:rsidR="00F951A1">
              <w:rPr>
                <w:rFonts w:eastAsiaTheme="minorEastAsia"/>
                <w:b w:val="0"/>
                <w:noProof/>
                <w:lang w:eastAsia="hr-HR"/>
              </w:rPr>
              <w:tab/>
            </w:r>
            <w:r w:rsidR="00F951A1" w:rsidRPr="00BD6E8C">
              <w:rPr>
                <w:rStyle w:val="Hyperlink"/>
                <w:noProof/>
              </w:rPr>
              <w:t>Isječak programskog koda vezan za temeljnu funkcionalnost sustava</w:t>
            </w:r>
            <w:r w:rsidR="00F951A1">
              <w:rPr>
                <w:noProof/>
                <w:webHidden/>
              </w:rPr>
              <w:tab/>
            </w:r>
            <w:r w:rsidR="00F951A1">
              <w:rPr>
                <w:noProof/>
                <w:webHidden/>
              </w:rPr>
              <w:fldChar w:fldCharType="begin"/>
            </w:r>
            <w:r w:rsidR="00F951A1">
              <w:rPr>
                <w:noProof/>
                <w:webHidden/>
              </w:rPr>
              <w:instrText xml:space="preserve"> PAGEREF _Toc441160664 \h </w:instrText>
            </w:r>
            <w:r w:rsidR="00F951A1">
              <w:rPr>
                <w:noProof/>
                <w:webHidden/>
              </w:rPr>
            </w:r>
            <w:r w:rsidR="00F951A1">
              <w:rPr>
                <w:noProof/>
                <w:webHidden/>
              </w:rPr>
              <w:fldChar w:fldCharType="separate"/>
            </w:r>
            <w:r w:rsidR="00EC28D7">
              <w:rPr>
                <w:noProof/>
                <w:webHidden/>
              </w:rPr>
              <w:t>69</w:t>
            </w:r>
            <w:r w:rsidR="00F951A1">
              <w:rPr>
                <w:noProof/>
                <w:webHidden/>
              </w:rPr>
              <w:fldChar w:fldCharType="end"/>
            </w:r>
          </w:hyperlink>
        </w:p>
        <w:p w14:paraId="1E2DD3A3" w14:textId="48B0AC8A" w:rsidR="00F951A1" w:rsidRDefault="00AA4EA2">
          <w:pPr>
            <w:pStyle w:val="TOC2"/>
            <w:tabs>
              <w:tab w:val="left" w:pos="960"/>
              <w:tab w:val="right" w:leader="dot" w:pos="9062"/>
            </w:tabs>
            <w:rPr>
              <w:rFonts w:eastAsiaTheme="minorEastAsia"/>
              <w:b w:val="0"/>
              <w:noProof/>
              <w:lang w:eastAsia="hr-HR"/>
            </w:rPr>
          </w:pPr>
          <w:hyperlink w:anchor="_Toc441160665" w:history="1">
            <w:r w:rsidR="00F951A1" w:rsidRPr="00BD6E8C">
              <w:rPr>
                <w:rStyle w:val="Hyperlink"/>
                <w:noProof/>
              </w:rPr>
              <w:t>7.4</w:t>
            </w:r>
            <w:r w:rsidR="00F951A1">
              <w:rPr>
                <w:rFonts w:eastAsiaTheme="minorEastAsia"/>
                <w:b w:val="0"/>
                <w:noProof/>
                <w:lang w:eastAsia="hr-HR"/>
              </w:rPr>
              <w:tab/>
            </w:r>
            <w:r w:rsidR="00F951A1" w:rsidRPr="00BD6E8C">
              <w:rPr>
                <w:rStyle w:val="Hyperlink"/>
                <w:noProof/>
              </w:rPr>
              <w:t>Ispitivanje programskog rješenja</w:t>
            </w:r>
            <w:r w:rsidR="00F951A1">
              <w:rPr>
                <w:noProof/>
                <w:webHidden/>
              </w:rPr>
              <w:tab/>
            </w:r>
            <w:r w:rsidR="00F951A1">
              <w:rPr>
                <w:noProof/>
                <w:webHidden/>
              </w:rPr>
              <w:fldChar w:fldCharType="begin"/>
            </w:r>
            <w:r w:rsidR="00F951A1">
              <w:rPr>
                <w:noProof/>
                <w:webHidden/>
              </w:rPr>
              <w:instrText xml:space="preserve"> PAGEREF _Toc441160665 \h </w:instrText>
            </w:r>
            <w:r w:rsidR="00F951A1">
              <w:rPr>
                <w:noProof/>
                <w:webHidden/>
              </w:rPr>
            </w:r>
            <w:r w:rsidR="00F951A1">
              <w:rPr>
                <w:noProof/>
                <w:webHidden/>
              </w:rPr>
              <w:fldChar w:fldCharType="separate"/>
            </w:r>
            <w:r w:rsidR="00EC28D7">
              <w:rPr>
                <w:noProof/>
                <w:webHidden/>
              </w:rPr>
              <w:t>72</w:t>
            </w:r>
            <w:r w:rsidR="00F951A1">
              <w:rPr>
                <w:noProof/>
                <w:webHidden/>
              </w:rPr>
              <w:fldChar w:fldCharType="end"/>
            </w:r>
          </w:hyperlink>
        </w:p>
        <w:p w14:paraId="5F1CD2C7" w14:textId="46B59246" w:rsidR="00F951A1" w:rsidRDefault="00AA4EA2">
          <w:pPr>
            <w:pStyle w:val="TOC2"/>
            <w:tabs>
              <w:tab w:val="left" w:pos="960"/>
              <w:tab w:val="right" w:leader="dot" w:pos="9062"/>
            </w:tabs>
            <w:rPr>
              <w:rFonts w:eastAsiaTheme="minorEastAsia"/>
              <w:b w:val="0"/>
              <w:noProof/>
              <w:lang w:eastAsia="hr-HR"/>
            </w:rPr>
          </w:pPr>
          <w:hyperlink w:anchor="_Toc441160666" w:history="1">
            <w:r w:rsidR="00F951A1" w:rsidRPr="00BD6E8C">
              <w:rPr>
                <w:rStyle w:val="Hyperlink"/>
                <w:noProof/>
              </w:rPr>
              <w:t>7.5</w:t>
            </w:r>
            <w:r w:rsidR="00F951A1">
              <w:rPr>
                <w:rFonts w:eastAsiaTheme="minorEastAsia"/>
                <w:b w:val="0"/>
                <w:noProof/>
                <w:lang w:eastAsia="hr-HR"/>
              </w:rPr>
              <w:tab/>
            </w:r>
            <w:r w:rsidR="00F951A1" w:rsidRPr="00BD6E8C">
              <w:rPr>
                <w:rStyle w:val="Hyperlink"/>
                <w:noProof/>
              </w:rPr>
              <w:t>Upute za instalaciju</w:t>
            </w:r>
            <w:r w:rsidR="00F951A1">
              <w:rPr>
                <w:noProof/>
                <w:webHidden/>
              </w:rPr>
              <w:tab/>
            </w:r>
            <w:r w:rsidR="00F951A1">
              <w:rPr>
                <w:noProof/>
                <w:webHidden/>
              </w:rPr>
              <w:fldChar w:fldCharType="begin"/>
            </w:r>
            <w:r w:rsidR="00F951A1">
              <w:rPr>
                <w:noProof/>
                <w:webHidden/>
              </w:rPr>
              <w:instrText xml:space="preserve"> PAGEREF _Toc441160666 \h </w:instrText>
            </w:r>
            <w:r w:rsidR="00F951A1">
              <w:rPr>
                <w:noProof/>
                <w:webHidden/>
              </w:rPr>
            </w:r>
            <w:r w:rsidR="00F951A1">
              <w:rPr>
                <w:noProof/>
                <w:webHidden/>
              </w:rPr>
              <w:fldChar w:fldCharType="separate"/>
            </w:r>
            <w:r w:rsidR="00EC28D7">
              <w:rPr>
                <w:noProof/>
                <w:webHidden/>
              </w:rPr>
              <w:t>79</w:t>
            </w:r>
            <w:r w:rsidR="00F951A1">
              <w:rPr>
                <w:noProof/>
                <w:webHidden/>
              </w:rPr>
              <w:fldChar w:fldCharType="end"/>
            </w:r>
          </w:hyperlink>
        </w:p>
        <w:p w14:paraId="6FCF0FD4" w14:textId="6A877235" w:rsidR="00F951A1" w:rsidRDefault="00AA4EA2">
          <w:pPr>
            <w:pStyle w:val="TOC2"/>
            <w:tabs>
              <w:tab w:val="left" w:pos="960"/>
              <w:tab w:val="right" w:leader="dot" w:pos="9062"/>
            </w:tabs>
            <w:rPr>
              <w:rFonts w:eastAsiaTheme="minorEastAsia"/>
              <w:b w:val="0"/>
              <w:noProof/>
              <w:lang w:eastAsia="hr-HR"/>
            </w:rPr>
          </w:pPr>
          <w:hyperlink w:anchor="_Toc441160667" w:history="1">
            <w:r w:rsidR="00F951A1" w:rsidRPr="00BD6E8C">
              <w:rPr>
                <w:rStyle w:val="Hyperlink"/>
                <w:noProof/>
              </w:rPr>
              <w:t>7.6</w:t>
            </w:r>
            <w:r w:rsidR="00F951A1">
              <w:rPr>
                <w:rFonts w:eastAsiaTheme="minorEastAsia"/>
                <w:b w:val="0"/>
                <w:noProof/>
                <w:lang w:eastAsia="hr-HR"/>
              </w:rPr>
              <w:tab/>
            </w:r>
            <w:r w:rsidR="00F951A1" w:rsidRPr="00BD6E8C">
              <w:rPr>
                <w:rStyle w:val="Hyperlink"/>
                <w:noProof/>
              </w:rPr>
              <w:t>Korisničke upute</w:t>
            </w:r>
            <w:r w:rsidR="00F951A1">
              <w:rPr>
                <w:noProof/>
                <w:webHidden/>
              </w:rPr>
              <w:tab/>
            </w:r>
            <w:r w:rsidR="00F951A1">
              <w:rPr>
                <w:noProof/>
                <w:webHidden/>
              </w:rPr>
              <w:fldChar w:fldCharType="begin"/>
            </w:r>
            <w:r w:rsidR="00F951A1">
              <w:rPr>
                <w:noProof/>
                <w:webHidden/>
              </w:rPr>
              <w:instrText xml:space="preserve"> PAGEREF _Toc441160667 \h </w:instrText>
            </w:r>
            <w:r w:rsidR="00F951A1">
              <w:rPr>
                <w:noProof/>
                <w:webHidden/>
              </w:rPr>
            </w:r>
            <w:r w:rsidR="00F951A1">
              <w:rPr>
                <w:noProof/>
                <w:webHidden/>
              </w:rPr>
              <w:fldChar w:fldCharType="separate"/>
            </w:r>
            <w:r w:rsidR="00EC28D7">
              <w:rPr>
                <w:noProof/>
                <w:webHidden/>
              </w:rPr>
              <w:t>86</w:t>
            </w:r>
            <w:r w:rsidR="00F951A1">
              <w:rPr>
                <w:noProof/>
                <w:webHidden/>
              </w:rPr>
              <w:fldChar w:fldCharType="end"/>
            </w:r>
          </w:hyperlink>
        </w:p>
        <w:p w14:paraId="759F3BA9" w14:textId="3DAC5891" w:rsidR="00F951A1" w:rsidRDefault="00AA4EA2">
          <w:pPr>
            <w:pStyle w:val="TOC1"/>
            <w:rPr>
              <w:rFonts w:eastAsiaTheme="minorEastAsia"/>
              <w:b w:val="0"/>
              <w:noProof/>
              <w:sz w:val="22"/>
              <w:szCs w:val="22"/>
              <w:lang w:eastAsia="hr-HR"/>
            </w:rPr>
          </w:pPr>
          <w:hyperlink w:anchor="_Toc441160668" w:history="1">
            <w:r w:rsidR="00F951A1" w:rsidRPr="00BD6E8C">
              <w:rPr>
                <w:rStyle w:val="Hyperlink"/>
                <w:noProof/>
              </w:rPr>
              <w:t>8.</w:t>
            </w:r>
            <w:r w:rsidR="00F951A1">
              <w:rPr>
                <w:rFonts w:eastAsiaTheme="minorEastAsia"/>
                <w:b w:val="0"/>
                <w:noProof/>
                <w:sz w:val="22"/>
                <w:szCs w:val="22"/>
                <w:lang w:eastAsia="hr-HR"/>
              </w:rPr>
              <w:tab/>
            </w:r>
            <w:r w:rsidR="00F951A1" w:rsidRPr="00BD6E8C">
              <w:rPr>
                <w:rStyle w:val="Hyperlink"/>
                <w:noProof/>
              </w:rPr>
              <w:t>Zaključak i budući rad</w:t>
            </w:r>
            <w:r w:rsidR="00F951A1">
              <w:rPr>
                <w:noProof/>
                <w:webHidden/>
              </w:rPr>
              <w:tab/>
            </w:r>
            <w:r w:rsidR="00F951A1">
              <w:rPr>
                <w:noProof/>
                <w:webHidden/>
              </w:rPr>
              <w:fldChar w:fldCharType="begin"/>
            </w:r>
            <w:r w:rsidR="00F951A1">
              <w:rPr>
                <w:noProof/>
                <w:webHidden/>
              </w:rPr>
              <w:instrText xml:space="preserve"> PAGEREF _Toc441160668 \h </w:instrText>
            </w:r>
            <w:r w:rsidR="00F951A1">
              <w:rPr>
                <w:noProof/>
                <w:webHidden/>
              </w:rPr>
            </w:r>
            <w:r w:rsidR="00F951A1">
              <w:rPr>
                <w:noProof/>
                <w:webHidden/>
              </w:rPr>
              <w:fldChar w:fldCharType="separate"/>
            </w:r>
            <w:r w:rsidR="00EC28D7">
              <w:rPr>
                <w:noProof/>
                <w:webHidden/>
              </w:rPr>
              <w:t>91</w:t>
            </w:r>
            <w:r w:rsidR="00F951A1">
              <w:rPr>
                <w:noProof/>
                <w:webHidden/>
              </w:rPr>
              <w:fldChar w:fldCharType="end"/>
            </w:r>
          </w:hyperlink>
        </w:p>
        <w:p w14:paraId="78C0C823" w14:textId="68A124C1" w:rsidR="00F951A1" w:rsidRDefault="00AA4EA2">
          <w:pPr>
            <w:pStyle w:val="TOC1"/>
            <w:rPr>
              <w:rFonts w:eastAsiaTheme="minorEastAsia"/>
              <w:b w:val="0"/>
              <w:noProof/>
              <w:sz w:val="22"/>
              <w:szCs w:val="22"/>
              <w:lang w:eastAsia="hr-HR"/>
            </w:rPr>
          </w:pPr>
          <w:hyperlink w:anchor="_Toc441160669" w:history="1">
            <w:r w:rsidR="00F951A1" w:rsidRPr="00BD6E8C">
              <w:rPr>
                <w:rStyle w:val="Hyperlink"/>
                <w:noProof/>
              </w:rPr>
              <w:t>9.</w:t>
            </w:r>
            <w:r w:rsidR="00F951A1">
              <w:rPr>
                <w:rFonts w:eastAsiaTheme="minorEastAsia"/>
                <w:b w:val="0"/>
                <w:noProof/>
                <w:sz w:val="22"/>
                <w:szCs w:val="22"/>
                <w:lang w:eastAsia="hr-HR"/>
              </w:rPr>
              <w:tab/>
            </w:r>
            <w:r w:rsidR="00F951A1" w:rsidRPr="00BD6E8C">
              <w:rPr>
                <w:rStyle w:val="Hyperlink"/>
                <w:noProof/>
              </w:rPr>
              <w:t>Popis literature</w:t>
            </w:r>
            <w:r w:rsidR="00F951A1">
              <w:rPr>
                <w:noProof/>
                <w:webHidden/>
              </w:rPr>
              <w:tab/>
            </w:r>
            <w:r w:rsidR="00F951A1">
              <w:rPr>
                <w:noProof/>
                <w:webHidden/>
              </w:rPr>
              <w:fldChar w:fldCharType="begin"/>
            </w:r>
            <w:r w:rsidR="00F951A1">
              <w:rPr>
                <w:noProof/>
                <w:webHidden/>
              </w:rPr>
              <w:instrText xml:space="preserve"> PAGEREF _Toc441160669 \h </w:instrText>
            </w:r>
            <w:r w:rsidR="00F951A1">
              <w:rPr>
                <w:noProof/>
                <w:webHidden/>
              </w:rPr>
            </w:r>
            <w:r w:rsidR="00F951A1">
              <w:rPr>
                <w:noProof/>
                <w:webHidden/>
              </w:rPr>
              <w:fldChar w:fldCharType="separate"/>
            </w:r>
            <w:r w:rsidR="00EC28D7">
              <w:rPr>
                <w:noProof/>
                <w:webHidden/>
              </w:rPr>
              <w:t>92</w:t>
            </w:r>
            <w:r w:rsidR="00F951A1">
              <w:rPr>
                <w:noProof/>
                <w:webHidden/>
              </w:rPr>
              <w:fldChar w:fldCharType="end"/>
            </w:r>
          </w:hyperlink>
        </w:p>
        <w:p w14:paraId="16CAEFC3" w14:textId="29E87275" w:rsidR="00F951A1" w:rsidRDefault="00AA4EA2">
          <w:pPr>
            <w:pStyle w:val="TOC1"/>
            <w:rPr>
              <w:rFonts w:eastAsiaTheme="minorEastAsia"/>
              <w:b w:val="0"/>
              <w:noProof/>
              <w:sz w:val="22"/>
              <w:szCs w:val="22"/>
              <w:lang w:eastAsia="hr-HR"/>
            </w:rPr>
          </w:pPr>
          <w:hyperlink w:anchor="_Toc441160670" w:history="1">
            <w:r w:rsidR="00F951A1" w:rsidRPr="00BD6E8C">
              <w:rPr>
                <w:rStyle w:val="Hyperlink"/>
                <w:noProof/>
              </w:rPr>
              <w:t>Dodatak A: Indeks (slika, dijagrama, tablica, ispisa kôda)</w:t>
            </w:r>
            <w:r w:rsidR="00F951A1">
              <w:rPr>
                <w:noProof/>
                <w:webHidden/>
              </w:rPr>
              <w:tab/>
            </w:r>
            <w:r w:rsidR="00F951A1">
              <w:rPr>
                <w:noProof/>
                <w:webHidden/>
              </w:rPr>
              <w:fldChar w:fldCharType="begin"/>
            </w:r>
            <w:r w:rsidR="00F951A1">
              <w:rPr>
                <w:noProof/>
                <w:webHidden/>
              </w:rPr>
              <w:instrText xml:space="preserve"> PAGEREF _Toc441160670 \h </w:instrText>
            </w:r>
            <w:r w:rsidR="00F951A1">
              <w:rPr>
                <w:noProof/>
                <w:webHidden/>
              </w:rPr>
            </w:r>
            <w:r w:rsidR="00F951A1">
              <w:rPr>
                <w:noProof/>
                <w:webHidden/>
              </w:rPr>
              <w:fldChar w:fldCharType="separate"/>
            </w:r>
            <w:r w:rsidR="00EC28D7">
              <w:rPr>
                <w:noProof/>
                <w:webHidden/>
              </w:rPr>
              <w:t>93</w:t>
            </w:r>
            <w:r w:rsidR="00F951A1">
              <w:rPr>
                <w:noProof/>
                <w:webHidden/>
              </w:rPr>
              <w:fldChar w:fldCharType="end"/>
            </w:r>
          </w:hyperlink>
        </w:p>
        <w:p w14:paraId="025CC7DD" w14:textId="05C06728" w:rsidR="00F951A1" w:rsidRDefault="00AA4EA2">
          <w:pPr>
            <w:pStyle w:val="TOC1"/>
            <w:rPr>
              <w:rFonts w:eastAsiaTheme="minorEastAsia"/>
              <w:b w:val="0"/>
              <w:noProof/>
              <w:sz w:val="22"/>
              <w:szCs w:val="22"/>
              <w:lang w:eastAsia="hr-HR"/>
            </w:rPr>
          </w:pPr>
          <w:hyperlink w:anchor="_Toc441160671" w:history="1">
            <w:r w:rsidR="00F951A1" w:rsidRPr="00BD6E8C">
              <w:rPr>
                <w:rStyle w:val="Hyperlink"/>
                <w:noProof/>
              </w:rPr>
              <w:t>Dodatak B: Dnevnik sastajanja</w:t>
            </w:r>
            <w:r w:rsidR="00F951A1">
              <w:rPr>
                <w:noProof/>
                <w:webHidden/>
              </w:rPr>
              <w:tab/>
            </w:r>
            <w:r w:rsidR="00F951A1">
              <w:rPr>
                <w:noProof/>
                <w:webHidden/>
              </w:rPr>
              <w:fldChar w:fldCharType="begin"/>
            </w:r>
            <w:r w:rsidR="00F951A1">
              <w:rPr>
                <w:noProof/>
                <w:webHidden/>
              </w:rPr>
              <w:instrText xml:space="preserve"> PAGEREF _Toc441160671 \h </w:instrText>
            </w:r>
            <w:r w:rsidR="00F951A1">
              <w:rPr>
                <w:noProof/>
                <w:webHidden/>
              </w:rPr>
            </w:r>
            <w:r w:rsidR="00F951A1">
              <w:rPr>
                <w:noProof/>
                <w:webHidden/>
              </w:rPr>
              <w:fldChar w:fldCharType="separate"/>
            </w:r>
            <w:r w:rsidR="00EC28D7">
              <w:rPr>
                <w:noProof/>
                <w:webHidden/>
              </w:rPr>
              <w:t>95</w:t>
            </w:r>
            <w:r w:rsidR="00F951A1">
              <w:rPr>
                <w:noProof/>
                <w:webHidden/>
              </w:rPr>
              <w:fldChar w:fldCharType="end"/>
            </w:r>
          </w:hyperlink>
        </w:p>
        <w:p w14:paraId="3C6C095B" w14:textId="2314683C" w:rsidR="00F951A1" w:rsidRDefault="00AA4EA2">
          <w:pPr>
            <w:pStyle w:val="TOC1"/>
            <w:rPr>
              <w:rFonts w:eastAsiaTheme="minorEastAsia"/>
              <w:b w:val="0"/>
              <w:noProof/>
              <w:sz w:val="22"/>
              <w:szCs w:val="22"/>
              <w:lang w:eastAsia="hr-HR"/>
            </w:rPr>
          </w:pPr>
          <w:hyperlink w:anchor="_Toc441160672" w:history="1">
            <w:r w:rsidR="00F951A1" w:rsidRPr="00BD6E8C">
              <w:rPr>
                <w:rStyle w:val="Hyperlink"/>
                <w:noProof/>
              </w:rPr>
              <w:t>Dodatak C: Prikaz aktivnosti grupe</w:t>
            </w:r>
            <w:r w:rsidR="00F951A1">
              <w:rPr>
                <w:noProof/>
                <w:webHidden/>
              </w:rPr>
              <w:tab/>
            </w:r>
            <w:r w:rsidR="00F951A1">
              <w:rPr>
                <w:noProof/>
                <w:webHidden/>
              </w:rPr>
              <w:fldChar w:fldCharType="begin"/>
            </w:r>
            <w:r w:rsidR="00F951A1">
              <w:rPr>
                <w:noProof/>
                <w:webHidden/>
              </w:rPr>
              <w:instrText xml:space="preserve"> PAGEREF _Toc441160672 \h </w:instrText>
            </w:r>
            <w:r w:rsidR="00F951A1">
              <w:rPr>
                <w:noProof/>
                <w:webHidden/>
              </w:rPr>
            </w:r>
            <w:r w:rsidR="00F951A1">
              <w:rPr>
                <w:noProof/>
                <w:webHidden/>
              </w:rPr>
              <w:fldChar w:fldCharType="separate"/>
            </w:r>
            <w:r w:rsidR="00EC28D7">
              <w:rPr>
                <w:noProof/>
                <w:webHidden/>
              </w:rPr>
              <w:t>96</w:t>
            </w:r>
            <w:r w:rsidR="00F951A1">
              <w:rPr>
                <w:noProof/>
                <w:webHidden/>
              </w:rPr>
              <w:fldChar w:fldCharType="end"/>
            </w:r>
          </w:hyperlink>
        </w:p>
        <w:p w14:paraId="17AFB803" w14:textId="5E9EDD81" w:rsidR="00F951A1" w:rsidRDefault="00AA4EA2">
          <w:pPr>
            <w:pStyle w:val="TOC1"/>
            <w:rPr>
              <w:rFonts w:eastAsiaTheme="minorEastAsia"/>
              <w:b w:val="0"/>
              <w:noProof/>
              <w:sz w:val="22"/>
              <w:szCs w:val="22"/>
              <w:lang w:eastAsia="hr-HR"/>
            </w:rPr>
          </w:pPr>
          <w:hyperlink w:anchor="_Toc441160673" w:history="1">
            <w:r w:rsidR="00F951A1" w:rsidRPr="00BD6E8C">
              <w:rPr>
                <w:rStyle w:val="Hyperlink"/>
                <w:noProof/>
              </w:rPr>
              <w:t>Dodatak D: Plan rada / Pregled rada i stanje ostvarenja</w:t>
            </w:r>
            <w:r w:rsidR="00F951A1">
              <w:rPr>
                <w:noProof/>
                <w:webHidden/>
              </w:rPr>
              <w:tab/>
            </w:r>
            <w:r w:rsidR="00F951A1">
              <w:rPr>
                <w:noProof/>
                <w:webHidden/>
              </w:rPr>
              <w:fldChar w:fldCharType="begin"/>
            </w:r>
            <w:r w:rsidR="00F951A1">
              <w:rPr>
                <w:noProof/>
                <w:webHidden/>
              </w:rPr>
              <w:instrText xml:space="preserve"> PAGEREF _Toc441160673 \h </w:instrText>
            </w:r>
            <w:r w:rsidR="00F951A1">
              <w:rPr>
                <w:noProof/>
                <w:webHidden/>
              </w:rPr>
            </w:r>
            <w:r w:rsidR="00F951A1">
              <w:rPr>
                <w:noProof/>
                <w:webHidden/>
              </w:rPr>
              <w:fldChar w:fldCharType="separate"/>
            </w:r>
            <w:r w:rsidR="00EC28D7">
              <w:rPr>
                <w:noProof/>
                <w:webHidden/>
              </w:rPr>
              <w:t>99</w:t>
            </w:r>
            <w:r w:rsidR="00F951A1">
              <w:rPr>
                <w:noProof/>
                <w:webHidden/>
              </w:rPr>
              <w:fldChar w:fldCharType="end"/>
            </w:r>
          </w:hyperlink>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3" w:name="_Toc441160644"/>
      <w:r w:rsidR="00824032" w:rsidRPr="00E86FC2">
        <w:rPr>
          <w:rFonts w:eastAsia="Arial"/>
        </w:rPr>
        <w:lastRenderedPageBreak/>
        <w:t>Dnevnik promjena dokumentacije</w:t>
      </w:r>
      <w:bookmarkEnd w:id="3"/>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4A2A3066" w:rsidR="002B515C" w:rsidRPr="0020295F" w:rsidRDefault="002B515C">
            <w:pPr>
              <w:spacing w:beforeLines="60" w:before="144" w:afterLines="60" w:after="144" w:line="240" w:lineRule="auto"/>
            </w:pPr>
            <w:r>
              <w:t>Kelemen</w:t>
            </w:r>
            <w:r w:rsidRPr="0020295F">
              <w:t>,   Latečki</w:t>
            </w:r>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BD88D46" w:rsidR="002B515C" w:rsidRPr="0020295F" w:rsidRDefault="00445371" w:rsidP="00445371">
            <w:pPr>
              <w:spacing w:beforeLines="60" w:before="144" w:afterLines="60" w:after="144" w:line="240" w:lineRule="auto"/>
            </w:pPr>
            <w:r w:rsidRPr="0020295F">
              <w:t>Trčak, Kostrešević</w:t>
            </w:r>
            <w:r w:rsidR="00AA12CA">
              <w:t>,  Janjić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r>
              <w:t>1.</w:t>
            </w:r>
            <w:r w:rsidR="00974A3B">
              <w:t>6</w:t>
            </w:r>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r>
              <w:t xml:space="preserve">Dodani nazivi slika, </w:t>
            </w:r>
            <w:r w:rsidR="00353E1E">
              <w:t xml:space="preserve">ažurirana </w:t>
            </w:r>
            <w:r>
              <w:t>tablic</w:t>
            </w:r>
            <w:r w:rsidR="00353E1E">
              <w:t xml:space="preserve">a slika i </w:t>
            </w:r>
            <w:r>
              <w:t>sadrža</w:t>
            </w:r>
            <w:r w:rsidR="00353E1E">
              <w:t>j, ažuriran dnevnik sastajanja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r w:rsidRPr="0020295F">
              <w:t>Trčak, Kostrešević</w:t>
            </w:r>
            <w:r>
              <w:t>,    Latečki</w:t>
            </w:r>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r>
              <w:t>21.01.2016.</w:t>
            </w:r>
          </w:p>
        </w:tc>
      </w:tr>
      <w:tr w:rsidR="00182222" w:rsidRPr="0020295F" w14:paraId="10E8B6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pPr>
            <w:r>
              <w:t>1.7</w:t>
            </w:r>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pPr>
              <w:spacing w:beforeLines="60" w:before="144" w:afterLines="60" w:after="144" w:line="240" w:lineRule="auto"/>
            </w:pPr>
            <w:r>
              <w:t>Revizija</w:t>
            </w:r>
            <w:r w:rsidR="00997128">
              <w:t xml:space="preserve"> poglavlj</w:t>
            </w:r>
            <w:r>
              <w:t>a</w:t>
            </w:r>
            <w:r w:rsidR="00997128">
              <w:t xml:space="preserve"> „Ostali UML dijagrami“</w:t>
            </w:r>
            <w:r>
              <w:t>, revizija</w:t>
            </w:r>
            <w:r w:rsidR="004A01A9">
              <w:t xml:space="preserve"> neki</w:t>
            </w:r>
            <w:r>
              <w:t>h opisa</w:t>
            </w:r>
            <w:r w:rsidR="004A01A9">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pPr>
            <w:r>
              <w:t>21.01.2016.</w:t>
            </w:r>
          </w:p>
        </w:tc>
      </w:tr>
      <w:tr w:rsidR="000B494C" w:rsidRPr="0020295F" w14:paraId="43CA498E"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pPr>
            <w:r>
              <w:t>1.71</w:t>
            </w:r>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pPr>
            <w:r>
              <w:t>Kratka revizija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pPr>
            <w:r>
              <w:t>21.01.2016.</w:t>
            </w:r>
          </w:p>
        </w:tc>
      </w:tr>
      <w:tr w:rsidR="00720780" w:rsidRPr="0020295F" w14:paraId="765B228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pPr>
            <w:r>
              <w:t>1.8</w:t>
            </w:r>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pPr>
            <w:r>
              <w:t>Kratka revizija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pPr>
            <w:r>
              <w:t>21.01.2016.</w:t>
            </w:r>
          </w:p>
        </w:tc>
      </w:tr>
      <w:tr w:rsidR="006513DE" w:rsidRPr="0020295F" w14:paraId="02159BC4"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025FEE1E" w14:textId="12056DF8" w:rsidR="006513DE" w:rsidRDefault="006513DE" w:rsidP="006513DE">
            <w:pPr>
              <w:spacing w:beforeLines="60" w:before="144" w:afterLines="60" w:after="144" w:line="240" w:lineRule="auto"/>
            </w:pPr>
            <w:r>
              <w:t>1.9</w:t>
            </w:r>
          </w:p>
        </w:tc>
        <w:tc>
          <w:tcPr>
            <w:tcW w:w="5487" w:type="dxa"/>
            <w:tcBorders>
              <w:top w:val="single" w:sz="6" w:space="0" w:color="000000"/>
              <w:left w:val="nil"/>
              <w:bottom w:val="single" w:sz="6" w:space="0" w:color="000000"/>
              <w:right w:val="single" w:sz="6" w:space="0" w:color="000000"/>
            </w:tcBorders>
            <w:vAlign w:val="center"/>
          </w:tcPr>
          <w:p w14:paraId="353EAD8C" w14:textId="5C52851F" w:rsidR="006513DE" w:rsidRDefault="006513DE" w:rsidP="006513DE">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409493A0" w14:textId="0304024A" w:rsidR="00AA12CA" w:rsidRPr="0020295F" w:rsidRDefault="006513DE" w:rsidP="006513DE">
            <w:pPr>
              <w:spacing w:beforeLines="60" w:before="144" w:afterLines="60" w:after="144" w:line="240" w:lineRule="auto"/>
            </w:pPr>
            <w:r w:rsidRPr="0020295F">
              <w:t>Trčak, Kostrešević</w:t>
            </w:r>
            <w:r w:rsidR="00AA12CA">
              <w:t>,    Janjić</w:t>
            </w:r>
          </w:p>
        </w:tc>
        <w:tc>
          <w:tcPr>
            <w:tcW w:w="1484" w:type="dxa"/>
            <w:tcBorders>
              <w:top w:val="single" w:sz="6" w:space="0" w:color="000000"/>
              <w:left w:val="single" w:sz="6" w:space="0" w:color="000000"/>
              <w:bottom w:val="single" w:sz="6" w:space="0" w:color="000000"/>
              <w:right w:val="nil"/>
            </w:tcBorders>
            <w:vAlign w:val="center"/>
          </w:tcPr>
          <w:p w14:paraId="1EF041B6" w14:textId="0722C7AA" w:rsidR="006513DE" w:rsidRDefault="006513DE" w:rsidP="006513DE">
            <w:pPr>
              <w:spacing w:beforeLines="60" w:before="144" w:afterLines="60" w:after="144" w:line="240" w:lineRule="auto"/>
            </w:pPr>
            <w:r>
              <w:t>21.01.2016.</w:t>
            </w:r>
          </w:p>
        </w:tc>
      </w:tr>
      <w:tr w:rsidR="00944611" w:rsidRPr="0020295F" w14:paraId="45C5E31D"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07C5CF16" w14:textId="375D4977" w:rsidR="00944611" w:rsidRDefault="00944611" w:rsidP="006513DE">
            <w:pPr>
              <w:spacing w:beforeLines="60" w:before="144" w:afterLines="60" w:after="144" w:line="240" w:lineRule="auto"/>
            </w:pPr>
            <w:r>
              <w:t>1.91</w:t>
            </w:r>
          </w:p>
        </w:tc>
        <w:tc>
          <w:tcPr>
            <w:tcW w:w="5487" w:type="dxa"/>
            <w:tcBorders>
              <w:top w:val="single" w:sz="6" w:space="0" w:color="000000"/>
              <w:left w:val="nil"/>
              <w:bottom w:val="single" w:sz="6" w:space="0" w:color="000000"/>
              <w:right w:val="single" w:sz="6" w:space="0" w:color="000000"/>
            </w:tcBorders>
            <w:vAlign w:val="center"/>
          </w:tcPr>
          <w:p w14:paraId="4AA627CA" w14:textId="4F21E16E" w:rsidR="00944611" w:rsidRDefault="00944611" w:rsidP="006513DE">
            <w:pPr>
              <w:spacing w:beforeLines="60" w:before="144" w:afterLines="60" w:after="144" w:line="240" w:lineRule="auto"/>
            </w:pPr>
            <w:r>
              <w:t>Popravljeni dijagrami obrazaca</w:t>
            </w:r>
          </w:p>
        </w:tc>
        <w:tc>
          <w:tcPr>
            <w:tcW w:w="1593" w:type="dxa"/>
            <w:tcBorders>
              <w:top w:val="single" w:sz="6" w:space="0" w:color="000000"/>
              <w:left w:val="single" w:sz="6" w:space="0" w:color="000000"/>
              <w:bottom w:val="single" w:sz="6" w:space="0" w:color="000000"/>
              <w:right w:val="single" w:sz="6" w:space="0" w:color="000000"/>
            </w:tcBorders>
            <w:vAlign w:val="center"/>
          </w:tcPr>
          <w:p w14:paraId="635159B1" w14:textId="61D21053" w:rsidR="00944611" w:rsidRPr="0020295F" w:rsidRDefault="00944611" w:rsidP="006513DE">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2EAD3A3" w14:textId="4F8FA207" w:rsidR="00944611" w:rsidRDefault="00944611" w:rsidP="006513DE">
            <w:pPr>
              <w:spacing w:beforeLines="60" w:before="144" w:afterLines="60" w:after="144" w:line="240" w:lineRule="auto"/>
            </w:pPr>
            <w:r>
              <w:t>21.0</w:t>
            </w:r>
            <w:r w:rsidR="00FC1A1F">
              <w:t>1</w:t>
            </w:r>
            <w:r>
              <w:t>.2016.</w:t>
            </w:r>
          </w:p>
        </w:tc>
      </w:tr>
      <w:tr w:rsidR="00FC1A1F" w:rsidRPr="0020295F" w14:paraId="27D0BBF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ECB6B4" w14:textId="0DC7C7C7" w:rsidR="00FC1A1F" w:rsidRDefault="00FC1A1F" w:rsidP="006513DE">
            <w:pPr>
              <w:spacing w:beforeLines="60" w:before="144" w:afterLines="60" w:after="144" w:line="240" w:lineRule="auto"/>
            </w:pPr>
            <w:r>
              <w:t>1.95</w:t>
            </w:r>
          </w:p>
        </w:tc>
        <w:tc>
          <w:tcPr>
            <w:tcW w:w="5487" w:type="dxa"/>
            <w:tcBorders>
              <w:top w:val="single" w:sz="6" w:space="0" w:color="000000"/>
              <w:left w:val="nil"/>
              <w:bottom w:val="single" w:sz="6" w:space="0" w:color="000000"/>
              <w:right w:val="single" w:sz="6" w:space="0" w:color="000000"/>
            </w:tcBorders>
            <w:vAlign w:val="center"/>
          </w:tcPr>
          <w:p w14:paraId="1129EC23" w14:textId="5B286F42" w:rsidR="00FC1A1F" w:rsidRDefault="00FC1A1F">
            <w:pPr>
              <w:spacing w:beforeLines="60" w:before="144" w:afterLines="60" w:after="144" w:line="240" w:lineRule="auto"/>
            </w:pPr>
            <w:r>
              <w:t>Ažurirane slike u poglavljima „</w:t>
            </w:r>
            <w:r w:rsidRPr="00FC1A1F">
              <w:t>Ispitivanje programskog rješenja</w:t>
            </w:r>
            <w:r>
              <w:t>“ i „</w:t>
            </w:r>
            <w:r w:rsidRPr="00FC1A1F">
              <w:t>Korisničke upute</w:t>
            </w:r>
            <w:r>
              <w:t>“</w:t>
            </w:r>
          </w:p>
        </w:tc>
        <w:tc>
          <w:tcPr>
            <w:tcW w:w="1593" w:type="dxa"/>
            <w:tcBorders>
              <w:top w:val="single" w:sz="6" w:space="0" w:color="000000"/>
              <w:left w:val="single" w:sz="6" w:space="0" w:color="000000"/>
              <w:bottom w:val="single" w:sz="6" w:space="0" w:color="000000"/>
              <w:right w:val="single" w:sz="6" w:space="0" w:color="000000"/>
            </w:tcBorders>
            <w:vAlign w:val="center"/>
          </w:tcPr>
          <w:p w14:paraId="1054BEE7" w14:textId="39410B7F" w:rsidR="00FC1A1F" w:rsidRDefault="00FC1A1F" w:rsidP="006513DE">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1E2C62A3" w14:textId="0F62DCC8" w:rsidR="00FC1A1F" w:rsidRDefault="00FC1A1F" w:rsidP="006513DE">
            <w:pPr>
              <w:spacing w:beforeLines="60" w:before="144" w:afterLines="60" w:after="144" w:line="240" w:lineRule="auto"/>
            </w:pPr>
            <w:r>
              <w:t>21.01.2016</w:t>
            </w:r>
          </w:p>
        </w:tc>
      </w:tr>
      <w:tr w:rsidR="009929B9" w:rsidRPr="0020295F" w14:paraId="1392138F"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B0B7C5A" w14:textId="5D84D29C" w:rsidR="009929B9" w:rsidRDefault="00F951A1" w:rsidP="006513DE">
            <w:pPr>
              <w:spacing w:beforeLines="60" w:before="144" w:afterLines="60" w:after="144" w:line="240" w:lineRule="auto"/>
            </w:pPr>
            <w:r>
              <w:t>1.96</w:t>
            </w:r>
          </w:p>
        </w:tc>
        <w:tc>
          <w:tcPr>
            <w:tcW w:w="5487" w:type="dxa"/>
            <w:tcBorders>
              <w:top w:val="single" w:sz="6" w:space="0" w:color="000000"/>
              <w:left w:val="nil"/>
              <w:bottom w:val="single" w:sz="6" w:space="0" w:color="000000"/>
              <w:right w:val="single" w:sz="6" w:space="0" w:color="000000"/>
            </w:tcBorders>
            <w:vAlign w:val="center"/>
          </w:tcPr>
          <w:p w14:paraId="72AE405D" w14:textId="4B909213" w:rsidR="009929B9" w:rsidRDefault="00F951A1" w:rsidP="00FC1A1F">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1E82E6B" w14:textId="0440AFDC" w:rsidR="009929B9" w:rsidRDefault="00F951A1" w:rsidP="006513DE">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63497172" w14:textId="40A72CF1" w:rsidR="009929B9" w:rsidRDefault="00F951A1" w:rsidP="006513DE">
            <w:pPr>
              <w:spacing w:beforeLines="60" w:before="144" w:afterLines="60" w:after="144" w:line="240" w:lineRule="auto"/>
            </w:pPr>
            <w:r>
              <w:t>21.01.2016.</w:t>
            </w:r>
          </w:p>
        </w:tc>
      </w:tr>
      <w:tr w:rsidR="002D36A5" w:rsidRPr="0020295F" w14:paraId="796E9913" w14:textId="77777777" w:rsidTr="00604865">
        <w:trPr>
          <w:trHeight w:val="692"/>
          <w:ins w:id="4" w:author="Fredi" w:date="2016-01-21T18:40:00Z"/>
        </w:trPr>
        <w:tc>
          <w:tcPr>
            <w:tcW w:w="723" w:type="dxa"/>
            <w:tcBorders>
              <w:top w:val="single" w:sz="6" w:space="0" w:color="000000"/>
              <w:left w:val="nil"/>
              <w:bottom w:val="single" w:sz="6" w:space="0" w:color="000000"/>
              <w:right w:val="single" w:sz="6" w:space="0" w:color="000000"/>
            </w:tcBorders>
            <w:vAlign w:val="center"/>
          </w:tcPr>
          <w:p w14:paraId="5DA1B1DB" w14:textId="44C88FF5" w:rsidR="002D36A5" w:rsidRDefault="002D36A5" w:rsidP="006513DE">
            <w:pPr>
              <w:spacing w:beforeLines="60" w:before="144" w:afterLines="60" w:after="144" w:line="240" w:lineRule="auto"/>
              <w:rPr>
                <w:ins w:id="5" w:author="Fredi" w:date="2016-01-21T18:40:00Z"/>
              </w:rPr>
            </w:pPr>
            <w:ins w:id="6" w:author="Fredi" w:date="2016-01-21T18:40:00Z">
              <w:r>
                <w:t>2.0</w:t>
              </w:r>
            </w:ins>
          </w:p>
        </w:tc>
        <w:tc>
          <w:tcPr>
            <w:tcW w:w="5487" w:type="dxa"/>
            <w:tcBorders>
              <w:top w:val="single" w:sz="6" w:space="0" w:color="000000"/>
              <w:left w:val="nil"/>
              <w:bottom w:val="single" w:sz="6" w:space="0" w:color="000000"/>
              <w:right w:val="single" w:sz="6" w:space="0" w:color="000000"/>
            </w:tcBorders>
            <w:vAlign w:val="center"/>
          </w:tcPr>
          <w:p w14:paraId="1F310583" w14:textId="06FDCE97" w:rsidR="002D36A5" w:rsidRDefault="002D36A5" w:rsidP="00FC1A1F">
            <w:pPr>
              <w:spacing w:beforeLines="60" w:before="144" w:afterLines="60" w:after="144" w:line="240" w:lineRule="auto"/>
              <w:rPr>
                <w:ins w:id="7" w:author="Fredi" w:date="2016-01-21T18:40:00Z"/>
              </w:rPr>
            </w:pPr>
            <w:ins w:id="8" w:author="Fredi" w:date="2016-01-21T18:40:00Z">
              <w:r>
                <w:t>Konačna verzija dokumentacij</w:t>
              </w:r>
            </w:ins>
            <w:ins w:id="9" w:author="Fredi" w:date="2016-01-21T18:41:00Z">
              <w:r>
                <w:t>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36AD3C18" w14:textId="2637D4D1" w:rsidR="002D36A5" w:rsidRDefault="002D36A5" w:rsidP="006513DE">
            <w:pPr>
              <w:spacing w:beforeLines="60" w:before="144" w:afterLines="60" w:after="144" w:line="240" w:lineRule="auto"/>
              <w:rPr>
                <w:ins w:id="10" w:author="Fredi" w:date="2016-01-21T18:40:00Z"/>
              </w:rPr>
            </w:pPr>
            <w:ins w:id="11" w:author="Fredi" w:date="2016-01-21T18:42:00Z">
              <w:r w:rsidRPr="0020295F">
                <w:t>Šarić,      Trčak</w:t>
              </w:r>
            </w:ins>
          </w:p>
        </w:tc>
        <w:tc>
          <w:tcPr>
            <w:tcW w:w="1484" w:type="dxa"/>
            <w:tcBorders>
              <w:top w:val="single" w:sz="6" w:space="0" w:color="000000"/>
              <w:left w:val="single" w:sz="6" w:space="0" w:color="000000"/>
              <w:bottom w:val="single" w:sz="6" w:space="0" w:color="000000"/>
              <w:right w:val="nil"/>
            </w:tcBorders>
            <w:vAlign w:val="center"/>
          </w:tcPr>
          <w:p w14:paraId="2EE745D4" w14:textId="2C005718" w:rsidR="002D36A5" w:rsidRDefault="002D36A5" w:rsidP="006513DE">
            <w:pPr>
              <w:spacing w:beforeLines="60" w:before="144" w:afterLines="60" w:after="144" w:line="240" w:lineRule="auto"/>
              <w:rPr>
                <w:ins w:id="12" w:author="Fredi" w:date="2016-01-21T18:40:00Z"/>
              </w:rPr>
            </w:pPr>
            <w:ins w:id="13" w:author="Fredi" w:date="2016-01-21T18:41:00Z">
              <w:r>
                <w:t>21.01.2016</w:t>
              </w:r>
            </w:ins>
          </w:p>
        </w:tc>
      </w:tr>
    </w:tbl>
    <w:p w14:paraId="33BA7A22" w14:textId="41E2B32E" w:rsidR="00B00F49" w:rsidRPr="0020295F" w:rsidRDefault="00B00F49" w:rsidP="00824032">
      <w:pPr>
        <w:pStyle w:val="Normal1"/>
      </w:pPr>
      <w:bookmarkStart w:id="14" w:name="h.30j0zll" w:colFirst="0" w:colLast="0"/>
      <w:bookmarkEnd w:id="14"/>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15" w:name="_Toc441160645"/>
      <w:r w:rsidRPr="00E86FC2">
        <w:lastRenderedPageBreak/>
        <w:t>Opis projektnog zadatka</w:t>
      </w:r>
      <w:bookmarkEnd w:id="15"/>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16" w:name="h.1fob9te" w:colFirst="0" w:colLast="0"/>
      <w:bookmarkEnd w:id="16"/>
      <w:r w:rsidRPr="0020295F">
        <w:br w:type="page"/>
      </w:r>
    </w:p>
    <w:p w14:paraId="34D559FD" w14:textId="77777777" w:rsidR="00824032" w:rsidRPr="00E86FC2" w:rsidRDefault="00824032" w:rsidP="00824032">
      <w:pPr>
        <w:pStyle w:val="Heading1"/>
      </w:pPr>
      <w:bookmarkStart w:id="17" w:name="_Toc441160646"/>
      <w:r w:rsidRPr="00E86FC2">
        <w:lastRenderedPageBreak/>
        <w:t>Pojmovnik</w:t>
      </w:r>
      <w:bookmarkEnd w:id="17"/>
    </w:p>
    <w:p w14:paraId="4501A527"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 xml:space="preserve">Ajax: </w:t>
      </w:r>
      <w:r w:rsidRPr="0020295F">
        <w:rPr>
          <w:rFonts w:eastAsia="Times New Roman" w:cs="Times New Roman"/>
          <w:szCs w:val="24"/>
          <w:lang w:eastAsia="ar-SA"/>
        </w:rPr>
        <w:t>(Asynchronous Javascript and XML) je skup tehnologija korištenih prilikom razvoja asinkronih web aplikacija.</w:t>
      </w:r>
    </w:p>
    <w:p w14:paraId="6B299B23"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je Microsoftova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363182FB"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247A950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p>
    <w:p w14:paraId="0DB2F539"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576457B"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455434E2" w14:textId="77777777" w:rsidR="00271FC2" w:rsidRPr="0020295F" w:rsidRDefault="00271FC2"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jQuery:</w:t>
      </w:r>
      <w:r w:rsidRPr="0020295F">
        <w:rPr>
          <w:rFonts w:cs="Times New Roman"/>
          <w:szCs w:val="24"/>
          <w:lang w:eastAsia="ar-SA"/>
        </w:rPr>
        <w:t xml:space="preserve"> JavaScript biblioteka za upravljanje DOM (Document Object Model) elementima.</w:t>
      </w:r>
    </w:p>
    <w:p w14:paraId="4A7D9A97"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FA0808D"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5B70781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04BAEBA9"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11EF70D0" w14:textId="77777777" w:rsidR="00271FC2" w:rsidRPr="0020295F" w:rsidRDefault="00271FC2"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29C79ACE"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98A900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 je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18" w:name="_Toc441160647"/>
      <w:r w:rsidRPr="00E86FC2">
        <w:rPr>
          <w:b w:val="0"/>
        </w:rPr>
        <w:lastRenderedPageBreak/>
        <w:t>Funkcionalni zahtjevi</w:t>
      </w:r>
      <w:bookmarkEnd w:id="18"/>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19" w:name="_Toc441160648"/>
      <w:r w:rsidRPr="0020295F">
        <w:lastRenderedPageBreak/>
        <w:t>Opis obrazaca uporabe:</w:t>
      </w:r>
      <w:bookmarkEnd w:id="19"/>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097850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w:t>
      </w:r>
      <w:r w:rsidR="008754AF">
        <w:rPr>
          <w:rFonts w:cs="Times New Roman"/>
          <w:szCs w:val="24"/>
        </w:rPr>
        <w:t>s</w:t>
      </w:r>
      <w:r w:rsidRPr="0020295F">
        <w:rPr>
          <w:rFonts w:cs="Times New Roman"/>
          <w:szCs w:val="24"/>
        </w:rPr>
        <w:t>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4B8A0C5E" w14:textId="77777777" w:rsidR="00483607" w:rsidRPr="0020295F" w:rsidRDefault="00483607" w:rsidP="00F951A1">
      <w:pPr>
        <w:shd w:val="clear" w:color="auto" w:fill="FFFFFF"/>
        <w:spacing w:after="0"/>
        <w:ind w:left="2880"/>
        <w:textAlignment w:val="baseline"/>
        <w:rPr>
          <w:rFonts w:cs="Times New Roman"/>
          <w:szCs w:val="24"/>
        </w:rPr>
      </w:pPr>
    </w:p>
    <w:p w14:paraId="4F7658D8" w14:textId="77777777" w:rsidR="00483607" w:rsidRPr="00E86FC2" w:rsidRDefault="00483607" w:rsidP="00483607">
      <w:pPr>
        <w:numPr>
          <w:ilvl w:val="0"/>
          <w:numId w:val="13"/>
        </w:numPr>
        <w:shd w:val="clear" w:color="auto" w:fill="FFFFFF"/>
        <w:spacing w:after="0"/>
        <w:textAlignment w:val="baseline"/>
        <w:rPr>
          <w:rFonts w:cs="Times New Roman"/>
          <w:b/>
          <w:szCs w:val="24"/>
        </w:rPr>
      </w:pPr>
      <w:r w:rsidRPr="00E86FC2">
        <w:rPr>
          <w:rFonts w:cs="Times New Roman"/>
          <w:b/>
          <w:szCs w:val="24"/>
        </w:rPr>
        <w:t>UC31 – Snimanje</w:t>
      </w:r>
      <w:r>
        <w:rPr>
          <w:rFonts w:cs="Times New Roman"/>
          <w:b/>
          <w:szCs w:val="24"/>
        </w:rPr>
        <w:t>Statistike</w:t>
      </w:r>
    </w:p>
    <w:p w14:paraId="0A3B45D1"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EF21342"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w:t>
      </w:r>
      <w:r>
        <w:rPr>
          <w:rFonts w:cs="Times New Roman"/>
          <w:szCs w:val="24"/>
        </w:rPr>
        <w:t>statistike</w:t>
      </w:r>
      <w:r w:rsidRPr="0020295F">
        <w:rPr>
          <w:rFonts w:cs="Times New Roman"/>
          <w:szCs w:val="24"/>
        </w:rPr>
        <w:t xml:space="preserve"> u izlaznu tekstualnu datoteku.</w:t>
      </w:r>
    </w:p>
    <w:p w14:paraId="47D98485" w14:textId="77777777" w:rsidR="00483607" w:rsidRPr="00E86FC2" w:rsidRDefault="00483607" w:rsidP="00483607">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7EBDCF55"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vlasnik se nalazi na administrativnoj stranici statistike.</w:t>
      </w:r>
    </w:p>
    <w:p w14:paraId="52C7FB18"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w:t>
      </w:r>
      <w:r>
        <w:rPr>
          <w:rFonts w:cs="Times New Roman"/>
          <w:szCs w:val="24"/>
        </w:rPr>
        <w:t>statistike</w:t>
      </w:r>
      <w:r w:rsidRPr="0020295F">
        <w:rPr>
          <w:rFonts w:cs="Times New Roman"/>
          <w:szCs w:val="24"/>
        </w:rPr>
        <w:t xml:space="preserve"> u izlaznu datoteku.</w:t>
      </w:r>
    </w:p>
    <w:p w14:paraId="5CF8B470" w14:textId="77777777" w:rsidR="00483607" w:rsidRPr="0020295F" w:rsidRDefault="00483607" w:rsidP="00483607">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C2F1C08" w14:textId="77777777" w:rsidR="00483607" w:rsidRPr="0020295F" w:rsidRDefault="00483607" w:rsidP="00483607">
      <w:pPr>
        <w:numPr>
          <w:ilvl w:val="0"/>
          <w:numId w:val="46"/>
        </w:numPr>
        <w:shd w:val="clear" w:color="auto" w:fill="FFFFFF"/>
        <w:spacing w:after="0"/>
        <w:textAlignment w:val="baseline"/>
        <w:rPr>
          <w:rFonts w:cs="Times New Roman"/>
          <w:szCs w:val="24"/>
        </w:rPr>
      </w:pPr>
      <w:r w:rsidRPr="0020295F">
        <w:rPr>
          <w:rFonts w:cs="Times New Roman"/>
          <w:szCs w:val="24"/>
        </w:rPr>
        <w:t>Vlasnik klikne na gumb „Spremi statistiku“.</w:t>
      </w:r>
    </w:p>
    <w:p w14:paraId="46533599" w14:textId="77777777" w:rsidR="00483607" w:rsidRPr="0020295F" w:rsidRDefault="00483607" w:rsidP="00483607">
      <w:pPr>
        <w:numPr>
          <w:ilvl w:val="0"/>
          <w:numId w:val="46"/>
        </w:numPr>
        <w:shd w:val="clear" w:color="auto" w:fill="FFFFFF"/>
        <w:spacing w:after="0"/>
        <w:textAlignment w:val="baseline"/>
        <w:rPr>
          <w:rFonts w:cs="Times New Roman"/>
          <w:szCs w:val="24"/>
        </w:rPr>
      </w:pPr>
      <w:r>
        <w:rPr>
          <w:rFonts w:cs="Times New Roman"/>
          <w:szCs w:val="24"/>
        </w:rPr>
        <w:t>Statistika</w:t>
      </w:r>
      <w:r w:rsidRPr="0020295F">
        <w:rPr>
          <w:rFonts w:cs="Times New Roman"/>
          <w:szCs w:val="24"/>
        </w:rPr>
        <w:t xml:space="preserve"> se</w:t>
      </w:r>
      <w:r>
        <w:rPr>
          <w:rFonts w:cs="Times New Roman"/>
          <w:szCs w:val="24"/>
        </w:rPr>
        <w:t xml:space="preserve"> sprema</w:t>
      </w:r>
      <w:r w:rsidRPr="0020295F">
        <w:rPr>
          <w:rFonts w:cs="Times New Roman"/>
          <w:szCs w:val="24"/>
        </w:rPr>
        <w:t xml:space="preserve"> u izlaznu datoteku na vlasnikovo računalo.</w:t>
      </w:r>
    </w:p>
    <w:p w14:paraId="013C0E7F" w14:textId="77777777" w:rsidR="00483607" w:rsidRDefault="00483607" w:rsidP="00483607">
      <w:pPr>
        <w:shd w:val="clear" w:color="auto" w:fill="FFFFFF"/>
        <w:spacing w:after="0"/>
        <w:ind w:left="2880"/>
        <w:textAlignment w:val="baseline"/>
        <w:rPr>
          <w:rFonts w:cs="Times New Roman"/>
          <w:szCs w:val="24"/>
        </w:rPr>
      </w:pPr>
    </w:p>
    <w:p w14:paraId="7804BE6D" w14:textId="77777777" w:rsidR="00483607" w:rsidRPr="005E4C33" w:rsidRDefault="00483607" w:rsidP="00483607">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690A66D0"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Pr="0020295F">
        <w:rPr>
          <w:rFonts w:cs="Times New Roman"/>
          <w:szCs w:val="24"/>
        </w:rPr>
        <w:t>Vlasnik ili djelatnik</w:t>
      </w:r>
      <w:r>
        <w:rPr>
          <w:rFonts w:cs="Times New Roman"/>
          <w:szCs w:val="24"/>
        </w:rPr>
        <w:t>.</w:t>
      </w:r>
    </w:p>
    <w:p w14:paraId="4F1731AC"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47D973D8" w14:textId="77777777" w:rsidR="00483607" w:rsidRPr="005E4C33" w:rsidRDefault="00483607" w:rsidP="00483607">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7C3DEF92"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w:t>
      </w:r>
      <w:r>
        <w:rPr>
          <w:rFonts w:cs="Times New Roman"/>
          <w:szCs w:val="24"/>
        </w:rPr>
        <w:t xml:space="preserve"> ili vlasnik</w:t>
      </w:r>
      <w:r w:rsidRPr="005E4C33">
        <w:rPr>
          <w:rFonts w:cs="Times New Roman"/>
          <w:szCs w:val="24"/>
        </w:rPr>
        <w:t xml:space="preserve"> je prijavljen u sustav, djelatnik</w:t>
      </w:r>
      <w:r>
        <w:rPr>
          <w:rFonts w:cs="Times New Roman"/>
          <w:szCs w:val="24"/>
        </w:rPr>
        <w:t xml:space="preserve"> ili vlasnik</w:t>
      </w:r>
      <w:r w:rsidRPr="005E4C33">
        <w:rPr>
          <w:rFonts w:cs="Times New Roman"/>
          <w:szCs w:val="24"/>
        </w:rPr>
        <w:t xml:space="preserve"> se nalazi na administrativnoj stranici.</w:t>
      </w:r>
    </w:p>
    <w:p w14:paraId="6F1CA687"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392D77DD" w14:textId="77777777" w:rsidR="00483607" w:rsidRDefault="00483607" w:rsidP="00483607">
      <w:pPr>
        <w:shd w:val="clear" w:color="auto" w:fill="FFFFFF"/>
        <w:spacing w:after="0"/>
        <w:ind w:left="1843"/>
        <w:textAlignment w:val="baseline"/>
        <w:rPr>
          <w:rFonts w:cs="Times New Roman"/>
          <w:szCs w:val="24"/>
        </w:rPr>
      </w:pPr>
    </w:p>
    <w:p w14:paraId="4B886B52" w14:textId="77777777" w:rsidR="00483607" w:rsidRDefault="00483607" w:rsidP="00483607">
      <w:pPr>
        <w:shd w:val="clear" w:color="auto" w:fill="FFFFFF"/>
        <w:spacing w:after="0"/>
        <w:ind w:left="1843"/>
        <w:textAlignment w:val="baseline"/>
        <w:rPr>
          <w:rFonts w:cs="Times New Roman"/>
          <w:szCs w:val="24"/>
        </w:rPr>
      </w:pPr>
    </w:p>
    <w:p w14:paraId="205C25A4" w14:textId="77777777" w:rsidR="00483607" w:rsidRPr="00D93C88" w:rsidRDefault="00483607" w:rsidP="00483607">
      <w:pPr>
        <w:shd w:val="clear" w:color="auto" w:fill="FFFFFF"/>
        <w:spacing w:after="0"/>
        <w:ind w:left="1843"/>
        <w:textAlignment w:val="baseline"/>
        <w:rPr>
          <w:rFonts w:cs="Times New Roman"/>
          <w:szCs w:val="24"/>
        </w:rPr>
      </w:pPr>
    </w:p>
    <w:p w14:paraId="0A1CBB94" w14:textId="77777777" w:rsidR="00483607" w:rsidRPr="00D93C88" w:rsidRDefault="00483607" w:rsidP="00483607">
      <w:pPr>
        <w:shd w:val="clear" w:color="auto" w:fill="FFFFFF"/>
        <w:spacing w:after="0"/>
        <w:ind w:left="1843"/>
        <w:textAlignment w:val="baseline"/>
        <w:rPr>
          <w:rFonts w:cs="Times New Roman"/>
          <w:szCs w:val="24"/>
        </w:rPr>
      </w:pPr>
    </w:p>
    <w:p w14:paraId="0B54DCAF" w14:textId="77777777" w:rsidR="00483607" w:rsidRPr="005E4C33" w:rsidRDefault="00483607" w:rsidP="00483607">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1A2D6BA" w14:textId="77777777" w:rsidR="00483607" w:rsidRPr="005E4C33" w:rsidRDefault="00483607" w:rsidP="00483607">
      <w:pPr>
        <w:numPr>
          <w:ilvl w:val="0"/>
          <w:numId w:val="68"/>
        </w:numPr>
        <w:shd w:val="clear" w:color="auto" w:fill="FFFFFF"/>
        <w:spacing w:after="0"/>
        <w:textAlignment w:val="baseline"/>
        <w:rPr>
          <w:rFonts w:cs="Times New Roman"/>
          <w:szCs w:val="24"/>
        </w:rPr>
      </w:pPr>
      <w:r w:rsidRPr="0020295F">
        <w:rPr>
          <w:rFonts w:cs="Times New Roman"/>
          <w:szCs w:val="24"/>
        </w:rPr>
        <w:t>Vlasnik ili djelatnik</w:t>
      </w:r>
      <w:r w:rsidRPr="005E4C33">
        <w:rPr>
          <w:rFonts w:cs="Times New Roman"/>
          <w:szCs w:val="24"/>
        </w:rPr>
        <w:t xml:space="preserve"> odabere narudžbu koju želi snimiti.</w:t>
      </w:r>
    </w:p>
    <w:p w14:paraId="6F147D67" w14:textId="25E56D6F" w:rsidR="00483607" w:rsidRPr="005E4C33" w:rsidRDefault="00483607" w:rsidP="00483607">
      <w:pPr>
        <w:numPr>
          <w:ilvl w:val="0"/>
          <w:numId w:val="68"/>
        </w:numPr>
        <w:shd w:val="clear" w:color="auto" w:fill="FFFFFF"/>
        <w:spacing w:after="0"/>
        <w:textAlignment w:val="baseline"/>
        <w:rPr>
          <w:rFonts w:cs="Times New Roman"/>
          <w:szCs w:val="24"/>
        </w:rPr>
      </w:pPr>
      <w:r w:rsidRPr="0020295F">
        <w:rPr>
          <w:rFonts w:cs="Times New Roman"/>
          <w:szCs w:val="24"/>
        </w:rPr>
        <w:t>Vlasnik ili djelatnik</w:t>
      </w:r>
      <w:r w:rsidRPr="005E4C33">
        <w:rPr>
          <w:rFonts w:cs="Times New Roman"/>
          <w:szCs w:val="24"/>
        </w:rPr>
        <w:t xml:space="preserve"> pritišće na gumb „S</w:t>
      </w:r>
      <w:r>
        <w:rPr>
          <w:rFonts w:cs="Times New Roman"/>
          <w:szCs w:val="24"/>
        </w:rPr>
        <w:t>premi</w:t>
      </w:r>
      <w:r w:rsidRPr="005E4C33">
        <w:rPr>
          <w:rFonts w:cs="Times New Roman"/>
          <w:szCs w:val="24"/>
        </w:rPr>
        <w:t>“.</w:t>
      </w:r>
    </w:p>
    <w:p w14:paraId="001BBE79" w14:textId="77777777" w:rsidR="00483607" w:rsidRDefault="00483607" w:rsidP="00483607">
      <w:pPr>
        <w:numPr>
          <w:ilvl w:val="0"/>
          <w:numId w:val="68"/>
        </w:numPr>
        <w:shd w:val="clear" w:color="auto" w:fill="FFFFFF"/>
        <w:spacing w:after="0"/>
        <w:textAlignment w:val="baseline"/>
        <w:rPr>
          <w:rFonts w:cs="Times New Roman"/>
          <w:szCs w:val="24"/>
        </w:rPr>
      </w:pPr>
      <w:r w:rsidRPr="005E4C33">
        <w:rPr>
          <w:rFonts w:cs="Times New Roman"/>
          <w:szCs w:val="24"/>
        </w:rPr>
        <w:t>Podaci odabrane narudžbe spremaju se u izlaznu datoteku na</w:t>
      </w:r>
      <w:r>
        <w:rPr>
          <w:rFonts w:cs="Times New Roman"/>
          <w:szCs w:val="24"/>
        </w:rPr>
        <w:t xml:space="preserve"> vlasnikovo ili</w:t>
      </w:r>
      <w:r w:rsidRPr="005E4C33">
        <w:rPr>
          <w:rFonts w:cs="Times New Roman"/>
          <w:szCs w:val="24"/>
        </w:rPr>
        <w:t xml:space="preserve"> djelatnikovo računalo.</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20" w:name="_Toc441160649"/>
      <w:r w:rsidRPr="0020295F">
        <w:lastRenderedPageBreak/>
        <w:t>Dijagrami obrazaca</w:t>
      </w:r>
      <w:bookmarkEnd w:id="20"/>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0910AB9B" w:rsidR="007C6915" w:rsidRPr="00E86FC2" w:rsidRDefault="00A368CA" w:rsidP="00A368CA">
      <w:pPr>
        <w:pStyle w:val="Caption"/>
        <w:jc w:val="center"/>
      </w:pPr>
      <w:bookmarkStart w:id="21" w:name="_Toc441160572"/>
      <w:r w:rsidRPr="00E86FC2">
        <w:t xml:space="preserve">Slika </w:t>
      </w:r>
      <w:r w:rsidR="00AA4EA2">
        <w:fldChar w:fldCharType="begin"/>
      </w:r>
      <w:r w:rsidR="00AA4EA2">
        <w:instrText xml:space="preserve"> STYLEREF 2 \s </w:instrText>
      </w:r>
      <w:r w:rsidR="00AA4EA2">
        <w:fldChar w:fldCharType="separate"/>
      </w:r>
      <w:r w:rsidR="00EC28D7">
        <w:rPr>
          <w:noProof/>
        </w:rPr>
        <w:t>4.2</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w:t>
      </w:r>
      <w:r w:rsidR="00AA4EA2">
        <w:rPr>
          <w:noProof/>
        </w:rPr>
        <w:fldChar w:fldCharType="end"/>
      </w:r>
      <w:r w:rsidRPr="00E86FC2">
        <w:t xml:space="preserve"> Dijagram obrazaca uporabe sustava</w:t>
      </w:r>
      <w:bookmarkEnd w:id="21"/>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1F3DF0D" w:rsidR="00135DB7" w:rsidRPr="00E86FC2" w:rsidRDefault="00135DB7" w:rsidP="00F06DFC">
      <w:pPr>
        <w:pStyle w:val="Caption"/>
        <w:jc w:val="center"/>
      </w:pPr>
      <w:bookmarkStart w:id="22" w:name="_Toc441160573"/>
      <w:r w:rsidRPr="00E86FC2">
        <w:t xml:space="preserve">Slika </w:t>
      </w:r>
      <w:r w:rsidR="00AA4EA2">
        <w:fldChar w:fldCharType="begin"/>
      </w:r>
      <w:r w:rsidR="00AA4EA2">
        <w:instrText xml:space="preserve"> STYLEREF 2 \s </w:instrText>
      </w:r>
      <w:r w:rsidR="00AA4EA2">
        <w:fldChar w:fldCharType="separate"/>
      </w:r>
      <w:r w:rsidR="00EC28D7">
        <w:rPr>
          <w:noProof/>
        </w:rPr>
        <w:t>4.2</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w:t>
      </w:r>
      <w:r w:rsidR="00AA4EA2">
        <w:rPr>
          <w:noProof/>
        </w:rPr>
        <w:fldChar w:fldCharType="end"/>
      </w:r>
      <w:r w:rsidRPr="00E86FC2">
        <w:t xml:space="preserve"> Dijagram obrazaca uporabe za narudžbu jela</w:t>
      </w:r>
      <w:bookmarkEnd w:id="22"/>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F6EAA5" w:rsidR="00F576AA" w:rsidRPr="00E86FC2" w:rsidRDefault="00135DB7" w:rsidP="00135DB7">
      <w:pPr>
        <w:pStyle w:val="Caption"/>
        <w:jc w:val="center"/>
      </w:pPr>
      <w:bookmarkStart w:id="23" w:name="_Toc441160574"/>
      <w:r w:rsidRPr="00E86FC2">
        <w:t xml:space="preserve">Slika </w:t>
      </w:r>
      <w:r w:rsidR="00AA4EA2">
        <w:fldChar w:fldCharType="begin"/>
      </w:r>
      <w:r w:rsidR="00AA4EA2">
        <w:instrText xml:space="preserve"> STYLEREF 2 \s </w:instrText>
      </w:r>
      <w:r w:rsidR="00AA4EA2">
        <w:fldChar w:fldCharType="separate"/>
      </w:r>
      <w:r w:rsidR="00EC28D7">
        <w:rPr>
          <w:noProof/>
        </w:rPr>
        <w:t>4.2</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3</w:t>
      </w:r>
      <w:r w:rsidR="00AA4EA2">
        <w:rPr>
          <w:noProof/>
        </w:rPr>
        <w:fldChar w:fldCharType="end"/>
      </w:r>
      <w:r w:rsidRPr="00E86FC2">
        <w:t xml:space="preserve"> Dijagram obrazaca uporabe aktivnosti u košarici</w:t>
      </w:r>
      <w:bookmarkEnd w:id="23"/>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2A91C27" w:rsidR="00F576AA" w:rsidRPr="00E86FC2" w:rsidRDefault="0035493B" w:rsidP="0035493B">
      <w:pPr>
        <w:pStyle w:val="Caption"/>
        <w:jc w:val="center"/>
      </w:pPr>
      <w:bookmarkStart w:id="24" w:name="_Toc441160575"/>
      <w:r w:rsidRPr="00E86FC2">
        <w:t xml:space="preserve">Slika </w:t>
      </w:r>
      <w:r w:rsidR="00AA4EA2">
        <w:fldChar w:fldCharType="begin"/>
      </w:r>
      <w:r w:rsidR="00AA4EA2">
        <w:instrText xml:space="preserve"> STYLEREF 2 \s </w:instrText>
      </w:r>
      <w:r w:rsidR="00AA4EA2">
        <w:fldChar w:fldCharType="separate"/>
      </w:r>
      <w:r w:rsidR="00EC28D7">
        <w:rPr>
          <w:noProof/>
        </w:rPr>
        <w:t>4.2</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4</w:t>
      </w:r>
      <w:r w:rsidR="00AA4EA2">
        <w:rPr>
          <w:noProof/>
        </w:rPr>
        <w:fldChar w:fldCharType="end"/>
      </w:r>
      <w:r w:rsidRPr="00E86FC2">
        <w:t xml:space="preserve"> Dijagram obrazaca uporabe za komentiranje</w:t>
      </w:r>
      <w:bookmarkEnd w:id="24"/>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590DBB67" w:rsidR="00F576AA" w:rsidRPr="00E86FC2" w:rsidRDefault="0035493B" w:rsidP="0035493B">
      <w:pPr>
        <w:pStyle w:val="Caption"/>
        <w:jc w:val="center"/>
      </w:pPr>
      <w:bookmarkStart w:id="25" w:name="_Toc441160576"/>
      <w:r w:rsidRPr="00E86FC2">
        <w:t xml:space="preserve">Slika </w:t>
      </w:r>
      <w:r w:rsidR="00AA4EA2">
        <w:fldChar w:fldCharType="begin"/>
      </w:r>
      <w:r w:rsidR="00AA4EA2">
        <w:instrText xml:space="preserve"> STYLEREF 2 \s </w:instrText>
      </w:r>
      <w:r w:rsidR="00AA4EA2">
        <w:fldChar w:fldCharType="separate"/>
      </w:r>
      <w:r w:rsidR="00EC28D7">
        <w:rPr>
          <w:noProof/>
        </w:rPr>
        <w:t>4.2</w:t>
      </w:r>
      <w:r w:rsidR="00AA4EA2">
        <w:rPr>
          <w:noProof/>
        </w:rPr>
        <w:fldChar w:fldCharType="end"/>
      </w:r>
      <w:r w:rsidR="00476BBA">
        <w:t>.</w:t>
      </w:r>
      <w:r w:rsidR="00AA4EA2">
        <w:fldChar w:fldCharType="begin"/>
      </w:r>
      <w:r w:rsidR="00AA4EA2">
        <w:instrText xml:space="preserve"> SEQ Slika \* ARABIC </w:instrText>
      </w:r>
      <w:r w:rsidR="00AA4EA2">
        <w:instrText xml:space="preserve">\s 2 </w:instrText>
      </w:r>
      <w:r w:rsidR="00AA4EA2">
        <w:fldChar w:fldCharType="separate"/>
      </w:r>
      <w:r w:rsidR="00EC28D7">
        <w:rPr>
          <w:noProof/>
        </w:rPr>
        <w:t>5</w:t>
      </w:r>
      <w:r w:rsidR="00AA4EA2">
        <w:rPr>
          <w:noProof/>
        </w:rPr>
        <w:fldChar w:fldCharType="end"/>
      </w:r>
      <w:r w:rsidRPr="00E86FC2">
        <w:t xml:space="preserve"> Dijagram obrazaca uporabe za </w:t>
      </w:r>
      <w:r w:rsidR="001C235F" w:rsidRPr="00E86FC2">
        <w:t>prijavu</w:t>
      </w:r>
      <w:r w:rsidRPr="00E86FC2">
        <w:t xml:space="preserve"> na sustav</w:t>
      </w:r>
      <w:bookmarkEnd w:id="25"/>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1FCA5FE3">
            <wp:extent cx="5759527" cy="388502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3885020"/>
                    </a:xfrm>
                    <a:prstGeom prst="rect">
                      <a:avLst/>
                    </a:prstGeom>
                  </pic:spPr>
                </pic:pic>
              </a:graphicData>
            </a:graphic>
          </wp:inline>
        </w:drawing>
      </w:r>
    </w:p>
    <w:p w14:paraId="786B998D" w14:textId="3AA8969A" w:rsidR="00F576AA" w:rsidRPr="00E86FC2" w:rsidRDefault="0035493B" w:rsidP="0035493B">
      <w:pPr>
        <w:pStyle w:val="Caption"/>
        <w:jc w:val="center"/>
      </w:pPr>
      <w:bookmarkStart w:id="26" w:name="_Toc441160577"/>
      <w:r w:rsidRPr="00E86FC2">
        <w:t xml:space="preserve">Slika </w:t>
      </w:r>
      <w:r w:rsidR="00AA4EA2">
        <w:fldChar w:fldCharType="begin"/>
      </w:r>
      <w:r w:rsidR="00AA4EA2">
        <w:instrText xml:space="preserve"> STYLEREF 2 \s </w:instrText>
      </w:r>
      <w:r w:rsidR="00AA4EA2">
        <w:fldChar w:fldCharType="separate"/>
      </w:r>
      <w:r w:rsidR="00EC28D7">
        <w:rPr>
          <w:noProof/>
        </w:rPr>
        <w:t>4.2</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6</w:t>
      </w:r>
      <w:r w:rsidR="00AA4EA2">
        <w:rPr>
          <w:noProof/>
        </w:rPr>
        <w:fldChar w:fldCharType="end"/>
      </w:r>
      <w:r w:rsidRPr="00E86FC2">
        <w:t xml:space="preserve"> Dijagram obrazaca uporabe za </w:t>
      </w:r>
      <w:r w:rsidR="00D51902" w:rsidRPr="00E86FC2">
        <w:t>djelatnika</w:t>
      </w:r>
      <w:bookmarkEnd w:id="26"/>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2B71A92B">
            <wp:extent cx="5760083"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3" cy="3632241"/>
                    </a:xfrm>
                    <a:prstGeom prst="rect">
                      <a:avLst/>
                    </a:prstGeom>
                  </pic:spPr>
                </pic:pic>
              </a:graphicData>
            </a:graphic>
          </wp:inline>
        </w:drawing>
      </w:r>
    </w:p>
    <w:p w14:paraId="78A86290" w14:textId="40F98C79" w:rsidR="00F576AA" w:rsidRPr="00E86FC2" w:rsidRDefault="0035493B" w:rsidP="0035493B">
      <w:pPr>
        <w:pStyle w:val="Caption"/>
        <w:jc w:val="center"/>
      </w:pPr>
      <w:bookmarkStart w:id="27" w:name="_Toc441160578"/>
      <w:r w:rsidRPr="00E86FC2">
        <w:t xml:space="preserve">Slika </w:t>
      </w:r>
      <w:r w:rsidR="00AA4EA2">
        <w:fldChar w:fldCharType="begin"/>
      </w:r>
      <w:r w:rsidR="00AA4EA2">
        <w:instrText xml:space="preserve"> STYLEREF 2 \s </w:instrText>
      </w:r>
      <w:r w:rsidR="00AA4EA2">
        <w:fldChar w:fldCharType="separate"/>
      </w:r>
      <w:r w:rsidR="00EC28D7">
        <w:rPr>
          <w:noProof/>
        </w:rPr>
        <w:t>4.2</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7</w:t>
      </w:r>
      <w:r w:rsidR="00AA4EA2">
        <w:rPr>
          <w:noProof/>
        </w:rPr>
        <w:fldChar w:fldCharType="end"/>
      </w:r>
      <w:r w:rsidRPr="00E86FC2">
        <w:t xml:space="preserve"> Dijagram obrazaca uporabe za vlasnika restorana</w:t>
      </w:r>
      <w:bookmarkEnd w:id="27"/>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28" w:name="_Toc441160650"/>
      <w:r w:rsidRPr="0020295F">
        <w:lastRenderedPageBreak/>
        <w:t>Sekvencijski dijagrami</w:t>
      </w:r>
      <w:bookmarkEnd w:id="28"/>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2B6D9DBB" w:rsidR="00984B87" w:rsidRPr="00E86FC2" w:rsidRDefault="00FE3968" w:rsidP="00FE3968">
      <w:pPr>
        <w:pStyle w:val="Caption"/>
        <w:jc w:val="center"/>
      </w:pPr>
      <w:bookmarkStart w:id="29" w:name="_Toc441160579"/>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w:t>
      </w:r>
      <w:r w:rsidR="00AA4EA2">
        <w:rPr>
          <w:noProof/>
        </w:rPr>
        <w:fldChar w:fldCharType="end"/>
      </w:r>
      <w:r w:rsidRPr="00E86FC2">
        <w:t xml:space="preserve"> Sekvencijski dijagram za UC01 – RegistracijaDjelatnika</w:t>
      </w:r>
      <w:bookmarkEnd w:id="29"/>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5B2ED627"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r w:rsidR="00EF3E02">
        <w:t xml:space="preserve">premještaju </w:t>
      </w:r>
      <w:r w:rsidRPr="0020295F">
        <w:t xml:space="preserve">iz </w:t>
      </w:r>
      <w:r w:rsidR="00EF3E02">
        <w:t xml:space="preserve">„Popisa djelatnika“ u „Bivši djelatnici“ unutar </w:t>
      </w:r>
      <w:r w:rsidRPr="0020295F">
        <w:t>baze podataka</w:t>
      </w:r>
      <w:r w:rsidR="00EF3E02">
        <w:t>.</w:t>
      </w:r>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41732D9E" w:rsidR="00B03425" w:rsidRPr="00E86FC2" w:rsidRDefault="00FE3968" w:rsidP="00FE3968">
      <w:pPr>
        <w:pStyle w:val="Caption"/>
        <w:jc w:val="center"/>
      </w:pPr>
      <w:bookmarkStart w:id="30" w:name="_Toc441160580"/>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w:t>
      </w:r>
      <w:r w:rsidR="00AA4EA2">
        <w:rPr>
          <w:noProof/>
        </w:rPr>
        <w:fldChar w:fldCharType="end"/>
      </w:r>
      <w:r w:rsidRPr="00E86FC2">
        <w:t xml:space="preserve"> Sekvencijski dijagram za UC02 – UklanjanjeDjelatnika</w:t>
      </w:r>
      <w:bookmarkEnd w:id="30"/>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5681FA3B" w:rsidR="003B2C71" w:rsidRPr="00E86FC2" w:rsidRDefault="00FE3968" w:rsidP="003B2C71">
      <w:pPr>
        <w:pStyle w:val="Caption"/>
        <w:jc w:val="center"/>
      </w:pPr>
      <w:bookmarkStart w:id="31" w:name="_Toc441160581"/>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3</w:t>
      </w:r>
      <w:r w:rsidR="00AA4EA2">
        <w:rPr>
          <w:noProof/>
        </w:rPr>
        <w:fldChar w:fldCharType="end"/>
      </w:r>
      <w:r w:rsidRPr="00E86FC2">
        <w:t xml:space="preserve"> Sekvencijski dijagram za UC03 – PromjenaPodatakaZaDjelatnika</w:t>
      </w:r>
      <w:bookmarkEnd w:id="31"/>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71D4008A" w:rsidR="00B03425" w:rsidRPr="00E86FC2" w:rsidRDefault="00FE3968" w:rsidP="00FE3968">
      <w:pPr>
        <w:pStyle w:val="Caption"/>
        <w:jc w:val="center"/>
      </w:pPr>
      <w:bookmarkStart w:id="32" w:name="_Toc441160582"/>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4</w:t>
      </w:r>
      <w:r w:rsidR="00AA4EA2">
        <w:rPr>
          <w:noProof/>
        </w:rPr>
        <w:fldChar w:fldCharType="end"/>
      </w:r>
      <w:r w:rsidRPr="00E86FC2">
        <w:t xml:space="preserve"> Sekvencijski dijagram za UC04 – PrijavaKorisnika</w:t>
      </w:r>
      <w:bookmarkEnd w:id="32"/>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5A7293D8" w:rsidR="001C26C4" w:rsidRPr="00E86FC2" w:rsidRDefault="00FE3968" w:rsidP="00FE3968">
      <w:pPr>
        <w:pStyle w:val="Caption"/>
        <w:jc w:val="center"/>
      </w:pPr>
      <w:bookmarkStart w:id="33" w:name="_Toc441160583"/>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5</w:t>
      </w:r>
      <w:r w:rsidR="00AA4EA2">
        <w:rPr>
          <w:noProof/>
        </w:rPr>
        <w:fldChar w:fldCharType="end"/>
      </w:r>
      <w:r w:rsidRPr="00E86FC2">
        <w:t xml:space="preserve"> Sekvencijski dijagram za UC05 – OdjavaKorisnika</w:t>
      </w:r>
      <w:bookmarkEnd w:id="33"/>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7F201458" w:rsidR="001C26C4" w:rsidRPr="00E86FC2" w:rsidRDefault="00FE3968" w:rsidP="00FE3968">
      <w:pPr>
        <w:pStyle w:val="Caption"/>
        <w:jc w:val="center"/>
      </w:pPr>
      <w:bookmarkStart w:id="34" w:name="_Toc441160584"/>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6</w:t>
      </w:r>
      <w:r w:rsidR="00AA4EA2">
        <w:rPr>
          <w:noProof/>
        </w:rPr>
        <w:fldChar w:fldCharType="end"/>
      </w:r>
      <w:r w:rsidRPr="00E86FC2">
        <w:t xml:space="preserve"> Sekvencijski dijagram za UC06 – PregledPonude</w:t>
      </w:r>
      <w:bookmarkEnd w:id="34"/>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71909D49" w:rsidR="001C26C4" w:rsidRPr="00E86FC2" w:rsidRDefault="00FE3968" w:rsidP="00FE3968">
      <w:pPr>
        <w:pStyle w:val="Caption"/>
        <w:jc w:val="center"/>
      </w:pPr>
      <w:bookmarkStart w:id="35" w:name="_Toc441160585"/>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w:instrText>
      </w:r>
      <w:r w:rsidR="00AA4EA2">
        <w:instrText xml:space="preserve">ARABIC \s 2 </w:instrText>
      </w:r>
      <w:r w:rsidR="00AA4EA2">
        <w:fldChar w:fldCharType="separate"/>
      </w:r>
      <w:r w:rsidR="00EC28D7">
        <w:rPr>
          <w:noProof/>
        </w:rPr>
        <w:t>7</w:t>
      </w:r>
      <w:r w:rsidR="00AA4EA2">
        <w:rPr>
          <w:noProof/>
        </w:rPr>
        <w:fldChar w:fldCharType="end"/>
      </w:r>
      <w:r w:rsidRPr="00E86FC2">
        <w:t xml:space="preserve"> Sekvencijski dijagram za UC07 – OdabirKategorijeJela</w:t>
      </w:r>
      <w:bookmarkEnd w:id="35"/>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5F8644CC" w:rsidR="001C26C4" w:rsidRPr="00E86FC2" w:rsidRDefault="00DD773E" w:rsidP="00DD773E">
      <w:pPr>
        <w:pStyle w:val="Caption"/>
        <w:jc w:val="center"/>
      </w:pPr>
      <w:bookmarkStart w:id="36" w:name="_Toc441160586"/>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8</w:t>
      </w:r>
      <w:r w:rsidR="00AA4EA2">
        <w:rPr>
          <w:noProof/>
        </w:rPr>
        <w:fldChar w:fldCharType="end"/>
      </w:r>
      <w:r w:rsidRPr="00E86FC2">
        <w:t xml:space="preserve"> Sekvencijski dijagram za UC08 – Odabir jela</w:t>
      </w:r>
      <w:bookmarkEnd w:id="36"/>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395F2425" w:rsidR="00F576AA" w:rsidRPr="0020295F" w:rsidRDefault="00F576AA" w:rsidP="007364D4">
      <w:pPr>
        <w:ind w:firstLine="708"/>
      </w:pPr>
      <w:r w:rsidRPr="0020295F">
        <w:t>Koris</w:t>
      </w:r>
      <w:r w:rsidR="003B2C71" w:rsidRPr="0020295F">
        <w:t xml:space="preserve">nik se pritiskom na </w:t>
      </w:r>
      <w:r w:rsidR="00806FAF">
        <w:t>oznaku</w:t>
      </w:r>
      <w:r w:rsidR="00806FAF" w:rsidRPr="0020295F">
        <w:t xml:space="preserve"> </w:t>
      </w:r>
      <w:r w:rsidR="003B2C71" w:rsidRPr="0020295F">
        <w:t>košari</w:t>
      </w:r>
      <w:r w:rsidRPr="0020295F">
        <w:t>c</w:t>
      </w:r>
      <w:r w:rsidR="00806FAF">
        <w:t>e</w:t>
      </w:r>
      <w:r w:rsidRPr="0020295F">
        <w:t xml:space="preserve"> preusmjerava na </w:t>
      </w:r>
      <w:r w:rsidR="00806FAF">
        <w:t>svoju</w:t>
      </w:r>
      <w:r w:rsidR="00806FAF" w:rsidRPr="0020295F">
        <w:t xml:space="preserve"> </w:t>
      </w:r>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FEAF34C" w:rsidR="00F576AA" w:rsidRPr="0020295F" w:rsidRDefault="00DD773E" w:rsidP="00F06DFC">
      <w:pPr>
        <w:pStyle w:val="Caption"/>
        <w:jc w:val="center"/>
        <w:rPr>
          <w:b w:val="0"/>
        </w:rPr>
      </w:pPr>
      <w:bookmarkStart w:id="37" w:name="_Toc441160587"/>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9</w:t>
      </w:r>
      <w:r w:rsidR="00AA4EA2">
        <w:rPr>
          <w:noProof/>
        </w:rPr>
        <w:fldChar w:fldCharType="end"/>
      </w:r>
      <w:r w:rsidRPr="00E86FC2">
        <w:t xml:space="preserve"> Sekvencijski dijagram za UC09 – PregledKošarice</w:t>
      </w:r>
      <w:bookmarkEnd w:id="37"/>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F462429" w:rsidR="007E0D3E" w:rsidRPr="00E86FC2" w:rsidRDefault="00DD773E" w:rsidP="00DD773E">
      <w:pPr>
        <w:pStyle w:val="Caption"/>
        <w:jc w:val="center"/>
      </w:pPr>
      <w:bookmarkStart w:id="38" w:name="_Toc441160588"/>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10</w:t>
      </w:r>
      <w:r w:rsidR="00AA4EA2">
        <w:rPr>
          <w:noProof/>
        </w:rPr>
        <w:fldChar w:fldCharType="end"/>
      </w:r>
      <w:r w:rsidRPr="00E86FC2">
        <w:t xml:space="preserve"> Sekvencijski dijagram za UC10 i UC11 – DodajUKošaricu</w:t>
      </w:r>
      <w:bookmarkEnd w:id="38"/>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2C5708A3" w:rsidR="00984B87" w:rsidRPr="00E86FC2" w:rsidRDefault="00DD773E" w:rsidP="00984B87">
      <w:pPr>
        <w:pStyle w:val="Caption"/>
        <w:jc w:val="center"/>
      </w:pPr>
      <w:bookmarkStart w:id="39" w:name="_Toc441160589"/>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11</w:t>
      </w:r>
      <w:r w:rsidR="00AA4EA2">
        <w:rPr>
          <w:noProof/>
        </w:rPr>
        <w:fldChar w:fldCharType="end"/>
      </w:r>
      <w:r w:rsidRPr="00E86FC2">
        <w:t xml:space="preserve"> Sekvencijski dijagram za </w:t>
      </w:r>
      <w:r w:rsidR="004756A2" w:rsidRPr="00E86FC2">
        <w:t>UC12</w:t>
      </w:r>
      <w:r w:rsidRPr="00E86FC2">
        <w:t xml:space="preserve"> – </w:t>
      </w:r>
      <w:r w:rsidR="004756A2" w:rsidRPr="00E86FC2">
        <w:t>DodavanjeDodatkaSaStraniceJela</w:t>
      </w:r>
      <w:bookmarkEnd w:id="39"/>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71507BB3" w:rsidR="003B2C71" w:rsidRPr="00E86FC2" w:rsidRDefault="00DD773E" w:rsidP="003B2C71">
      <w:pPr>
        <w:pStyle w:val="Caption"/>
        <w:jc w:val="center"/>
      </w:pPr>
      <w:bookmarkStart w:id="40" w:name="_Toc441160590"/>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12</w:t>
      </w:r>
      <w:r w:rsidR="00AA4EA2">
        <w:rPr>
          <w:noProof/>
        </w:rPr>
        <w:fldChar w:fldCharType="end"/>
      </w:r>
      <w:r w:rsidRPr="00E86FC2">
        <w:t xml:space="preserve"> Sekvencijski dijagram za UC1</w:t>
      </w:r>
      <w:r w:rsidR="00BE0434" w:rsidRPr="00E86FC2">
        <w:t>3</w:t>
      </w:r>
      <w:r w:rsidRPr="00E86FC2">
        <w:t xml:space="preserve"> – PromjenaKoličineIzKošarice</w:t>
      </w:r>
      <w:bookmarkEnd w:id="40"/>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56BC8369" w:rsidR="007E0D3E" w:rsidRPr="00E86FC2" w:rsidRDefault="00DD773E" w:rsidP="00DD773E">
      <w:pPr>
        <w:pStyle w:val="Caption"/>
        <w:jc w:val="center"/>
      </w:pPr>
      <w:bookmarkStart w:id="41" w:name="_Toc441160591"/>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13</w:t>
      </w:r>
      <w:r w:rsidR="00AA4EA2">
        <w:rPr>
          <w:noProof/>
        </w:rPr>
        <w:fldChar w:fldCharType="end"/>
      </w:r>
      <w:r w:rsidRPr="00E86FC2">
        <w:t xml:space="preserve"> Sekvencijski dijagram za UC1</w:t>
      </w:r>
      <w:r w:rsidR="00BE0434" w:rsidRPr="00E86FC2">
        <w:t>4</w:t>
      </w:r>
      <w:r w:rsidRPr="00E86FC2">
        <w:t xml:space="preserve"> – PromijenaKoličineSaStraniceJela</w:t>
      </w:r>
      <w:bookmarkEnd w:id="41"/>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6C399BB6" w:rsidR="007E0D3E" w:rsidRPr="00E86FC2" w:rsidRDefault="00DD773E" w:rsidP="00DD773E">
      <w:pPr>
        <w:pStyle w:val="Caption"/>
        <w:jc w:val="center"/>
      </w:pPr>
      <w:bookmarkStart w:id="42" w:name="_Toc441160592"/>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w:instrText>
      </w:r>
      <w:r w:rsidR="00AA4EA2">
        <w:instrText xml:space="preserve"> Slika \* ARABIC \s 2 </w:instrText>
      </w:r>
      <w:r w:rsidR="00AA4EA2">
        <w:fldChar w:fldCharType="separate"/>
      </w:r>
      <w:r w:rsidR="00EC28D7">
        <w:rPr>
          <w:noProof/>
        </w:rPr>
        <w:t>14</w:t>
      </w:r>
      <w:r w:rsidR="00AA4EA2">
        <w:rPr>
          <w:noProof/>
        </w:rPr>
        <w:fldChar w:fldCharType="end"/>
      </w:r>
      <w:r w:rsidRPr="00E86FC2">
        <w:t xml:space="preserve"> Sekvencijski dijagram za UC1</w:t>
      </w:r>
      <w:r w:rsidR="00BE0434" w:rsidRPr="00E86FC2">
        <w:t>5</w:t>
      </w:r>
      <w:r w:rsidRPr="00E86FC2">
        <w:t xml:space="preserve"> – BrisanjeJelaIzKošarice</w:t>
      </w:r>
      <w:bookmarkEnd w:id="42"/>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592316C5" w:rsidR="00F576AA" w:rsidRPr="0020295F" w:rsidRDefault="00F576AA" w:rsidP="007364D4">
      <w:pPr>
        <w:ind w:firstLine="708"/>
      </w:pPr>
      <w:r w:rsidRPr="0020295F">
        <w:t xml:space="preserve">Korisnik pritiskom na </w:t>
      </w:r>
      <w:r w:rsidR="00806FAF">
        <w:t>gumb</w:t>
      </w:r>
      <w:r w:rsidRPr="0020295F">
        <w:t xml:space="preserve"> „Potvrd</w:t>
      </w:r>
      <w:r w:rsidR="00806FAF">
        <w:t>i</w:t>
      </w:r>
      <w:r w:rsidRPr="0020295F">
        <w:t xml:space="preserve"> narudžb</w:t>
      </w:r>
      <w:r w:rsidR="00806FAF">
        <w:t>u</w:t>
      </w:r>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21AB4A14" w:rsidR="00B301DF" w:rsidRPr="00E86FC2" w:rsidRDefault="00DD773E" w:rsidP="00DD773E">
      <w:pPr>
        <w:pStyle w:val="Caption"/>
        <w:jc w:val="center"/>
      </w:pPr>
      <w:bookmarkStart w:id="43" w:name="_Toc441160593"/>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w:instrText>
      </w:r>
      <w:r w:rsidR="00AA4EA2">
        <w:instrText xml:space="preserve">EQ Slika \* ARABIC \s 2 </w:instrText>
      </w:r>
      <w:r w:rsidR="00AA4EA2">
        <w:fldChar w:fldCharType="separate"/>
      </w:r>
      <w:r w:rsidR="00EC28D7">
        <w:rPr>
          <w:noProof/>
        </w:rPr>
        <w:t>15</w:t>
      </w:r>
      <w:r w:rsidR="00AA4EA2">
        <w:rPr>
          <w:noProof/>
        </w:rPr>
        <w:fldChar w:fldCharType="end"/>
      </w:r>
      <w:r w:rsidRPr="00E86FC2">
        <w:t xml:space="preserve"> Sekvencijski dijagram za UC1</w:t>
      </w:r>
      <w:r w:rsidR="00BE0434" w:rsidRPr="00E86FC2">
        <w:t>6</w:t>
      </w:r>
      <w:r w:rsidRPr="00E86FC2">
        <w:t xml:space="preserve"> – PotvrđivanjeNarudžbe</w:t>
      </w:r>
      <w:bookmarkEnd w:id="43"/>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30230B72" w:rsidR="00F576AA" w:rsidRPr="0020295F" w:rsidRDefault="00F576AA" w:rsidP="007364D4">
      <w:pPr>
        <w:ind w:firstLine="708"/>
      </w:pPr>
      <w:r w:rsidRPr="0020295F">
        <w:t>Korisnik ispunjava formular komentara. Pritiskom na tipku „Komentiraj</w:t>
      </w:r>
      <w:r w:rsidR="00806FAF">
        <w:t>...</w:t>
      </w:r>
      <w:r w:rsidRPr="0020295F">
        <w:t>“ prvo</w:t>
      </w:r>
      <w:r w:rsidR="00806FAF">
        <w:t xml:space="preserve"> se</w:t>
      </w:r>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r w:rsidR="00806FAF">
        <w:t>i prikazuje ga na stranici</w:t>
      </w:r>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CD08CB" w:rsidR="003B2C71" w:rsidRPr="00E86FC2" w:rsidRDefault="00DD773E" w:rsidP="003B2C71">
      <w:pPr>
        <w:pStyle w:val="Caption"/>
        <w:jc w:val="center"/>
      </w:pPr>
      <w:bookmarkStart w:id="44" w:name="_Toc441160594"/>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16</w:t>
      </w:r>
      <w:r w:rsidR="00AA4EA2">
        <w:rPr>
          <w:noProof/>
        </w:rPr>
        <w:fldChar w:fldCharType="end"/>
      </w:r>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44"/>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20CFB486" w:rsidR="007E0D3E" w:rsidRPr="00E86FC2" w:rsidRDefault="00DD773E" w:rsidP="00DD773E">
      <w:pPr>
        <w:pStyle w:val="Caption"/>
        <w:jc w:val="center"/>
      </w:pPr>
      <w:bookmarkStart w:id="45" w:name="_Toc441160595"/>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17</w:t>
      </w:r>
      <w:r w:rsidR="00AA4EA2">
        <w:rPr>
          <w:noProof/>
        </w:rPr>
        <w:fldChar w:fldCharType="end"/>
      </w:r>
      <w:r w:rsidRPr="00E86FC2">
        <w:t xml:space="preserve"> Sekvencijski dijagram za UC</w:t>
      </w:r>
      <w:r w:rsidR="00BE0434" w:rsidRPr="00E86FC2">
        <w:t>19</w:t>
      </w:r>
      <w:r w:rsidRPr="00E86FC2">
        <w:t xml:space="preserve"> – PregledKontakata</w:t>
      </w:r>
      <w:bookmarkEnd w:id="45"/>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E5284DA" w:rsidR="00F576AA" w:rsidRPr="0020295F" w:rsidRDefault="003B2C71" w:rsidP="007364D4">
      <w:pPr>
        <w:ind w:firstLine="708"/>
      </w:pPr>
      <w:r w:rsidRPr="0020295F">
        <w:t>Ako su vlasnik ili d</w:t>
      </w:r>
      <w:r w:rsidR="00F576AA" w:rsidRPr="0020295F">
        <w:t>jelatnik re</w:t>
      </w:r>
      <w:r w:rsidRPr="0020295F">
        <w:t xml:space="preserve">gistrirani oni </w:t>
      </w:r>
      <w:r w:rsidR="00806FAF">
        <w:t>dolaze</w:t>
      </w:r>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0ECA8299" w:rsidR="003B2C71" w:rsidRPr="00E86FC2" w:rsidRDefault="00DD773E" w:rsidP="003B2C71">
      <w:pPr>
        <w:pStyle w:val="Caption"/>
        <w:jc w:val="center"/>
      </w:pPr>
      <w:bookmarkStart w:id="46" w:name="_Toc441160596"/>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18</w:t>
      </w:r>
      <w:r w:rsidR="00AA4EA2">
        <w:rPr>
          <w:noProof/>
        </w:rPr>
        <w:fldChar w:fldCharType="end"/>
      </w:r>
      <w:r w:rsidRPr="00E86FC2">
        <w:t xml:space="preserve"> Sekvencijski dijagram za UC2</w:t>
      </w:r>
      <w:r w:rsidR="00BE0434" w:rsidRPr="00E86FC2">
        <w:t>0</w:t>
      </w:r>
      <w:r w:rsidRPr="00E86FC2">
        <w:t xml:space="preserve"> – PregledAdminStranice</w:t>
      </w:r>
      <w:bookmarkEnd w:id="46"/>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600C2DB1" w:rsidR="007E0D3E" w:rsidRPr="00E86FC2" w:rsidRDefault="00DD773E" w:rsidP="00DD773E">
      <w:pPr>
        <w:pStyle w:val="Caption"/>
        <w:jc w:val="center"/>
      </w:pPr>
      <w:bookmarkStart w:id="47" w:name="_Toc441160597"/>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19</w:t>
      </w:r>
      <w:r w:rsidR="00AA4EA2">
        <w:rPr>
          <w:noProof/>
        </w:rPr>
        <w:fldChar w:fldCharType="end"/>
      </w:r>
      <w:r w:rsidRPr="00E86FC2">
        <w:t xml:space="preserve"> Sekvencijski dijagram za UC2</w:t>
      </w:r>
      <w:r w:rsidR="00BE0434" w:rsidRPr="00E86FC2">
        <w:t>1</w:t>
      </w:r>
      <w:r w:rsidRPr="00E86FC2">
        <w:t xml:space="preserve"> – PregledNarudžbi</w:t>
      </w:r>
      <w:bookmarkEnd w:id="47"/>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2E59835" w:rsidR="003B2C71" w:rsidRPr="00E86FC2" w:rsidRDefault="00DD773E" w:rsidP="003B2C71">
      <w:pPr>
        <w:pStyle w:val="Caption"/>
        <w:jc w:val="center"/>
      </w:pPr>
      <w:bookmarkStart w:id="48" w:name="_Toc441160598"/>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20</w:t>
      </w:r>
      <w:r w:rsidR="00AA4EA2">
        <w:rPr>
          <w:noProof/>
        </w:rPr>
        <w:fldChar w:fldCharType="end"/>
      </w:r>
      <w:r w:rsidRPr="00E86FC2">
        <w:t xml:space="preserve"> Sekvencijski dijagram za UC2</w:t>
      </w:r>
      <w:r w:rsidR="00BE0434" w:rsidRPr="00E86FC2">
        <w:t>2</w:t>
      </w:r>
      <w:r w:rsidRPr="00E86FC2">
        <w:t xml:space="preserve"> – PotvrdaZaprimljeneNarudžbe</w:t>
      </w:r>
      <w:bookmarkEnd w:id="48"/>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019049A7" w:rsidR="007E0D3E" w:rsidRPr="00E86FC2" w:rsidRDefault="00DD773E" w:rsidP="00DD773E">
      <w:pPr>
        <w:pStyle w:val="Caption"/>
        <w:jc w:val="center"/>
      </w:pPr>
      <w:bookmarkStart w:id="49" w:name="_Toc441160599"/>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21</w:t>
      </w:r>
      <w:r w:rsidR="00AA4EA2">
        <w:rPr>
          <w:noProof/>
        </w:rPr>
        <w:fldChar w:fldCharType="end"/>
      </w:r>
      <w:r w:rsidRPr="00E86FC2">
        <w:t xml:space="preserve"> Sekvencijski dijagram za UC2</w:t>
      </w:r>
      <w:r w:rsidR="00BE0434" w:rsidRPr="00E86FC2">
        <w:t>3</w:t>
      </w:r>
      <w:r w:rsidRPr="00E86FC2">
        <w:t xml:space="preserve"> – OdbijanjeNarudžbe</w:t>
      </w:r>
      <w:bookmarkEnd w:id="49"/>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5C111FF2" w:rsidR="00DD773E" w:rsidRPr="0020295F" w:rsidRDefault="00DD773E" w:rsidP="00DD773E">
      <w:pPr>
        <w:pStyle w:val="Caption"/>
        <w:jc w:val="center"/>
        <w:rPr>
          <w:b w:val="0"/>
          <w:bCs w:val="0"/>
        </w:rPr>
      </w:pPr>
      <w:bookmarkStart w:id="50" w:name="_Toc441160600"/>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22</w:t>
      </w:r>
      <w:r w:rsidR="00AA4EA2">
        <w:rPr>
          <w:noProof/>
        </w:rPr>
        <w:fldChar w:fldCharType="end"/>
      </w:r>
      <w:r w:rsidRPr="00E86FC2">
        <w:t xml:space="preserve"> Sekvencijski dijagram za UC2</w:t>
      </w:r>
      <w:r w:rsidR="00BE0434" w:rsidRPr="00E86FC2">
        <w:t>4</w:t>
      </w:r>
      <w:r w:rsidRPr="00E86FC2">
        <w:t xml:space="preserve"> – DodajJelo</w:t>
      </w:r>
      <w:bookmarkEnd w:id="50"/>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53054273" w:rsidR="007E0D3E" w:rsidRPr="00E86FC2" w:rsidRDefault="00DD773E" w:rsidP="00DD773E">
      <w:pPr>
        <w:pStyle w:val="Caption"/>
        <w:jc w:val="center"/>
      </w:pPr>
      <w:bookmarkStart w:id="51" w:name="_Toc441160601"/>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23</w:t>
      </w:r>
      <w:r w:rsidR="00AA4EA2">
        <w:rPr>
          <w:noProof/>
        </w:rPr>
        <w:fldChar w:fldCharType="end"/>
      </w:r>
      <w:r w:rsidRPr="00E86FC2">
        <w:t xml:space="preserve"> Sekvencijski dijagram za UC2</w:t>
      </w:r>
      <w:r w:rsidR="00BE0434" w:rsidRPr="00E86FC2">
        <w:t>5</w:t>
      </w:r>
      <w:r w:rsidRPr="00E86FC2">
        <w:t xml:space="preserve"> – UrediJelo</w:t>
      </w:r>
      <w:bookmarkEnd w:id="51"/>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75122083" w:rsidR="003B2C71" w:rsidRPr="00E86FC2" w:rsidRDefault="00DD773E" w:rsidP="003B2C71">
      <w:pPr>
        <w:pStyle w:val="Caption"/>
        <w:jc w:val="center"/>
      </w:pPr>
      <w:bookmarkStart w:id="52" w:name="_Toc441160602"/>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24</w:t>
      </w:r>
      <w:r w:rsidR="00AA4EA2">
        <w:rPr>
          <w:noProof/>
        </w:rPr>
        <w:fldChar w:fldCharType="end"/>
      </w:r>
      <w:r w:rsidRPr="00E86FC2">
        <w:t xml:space="preserve"> Sekvencijski dijagram za UC2</w:t>
      </w:r>
      <w:r w:rsidR="00BE0434" w:rsidRPr="00E86FC2">
        <w:t>6</w:t>
      </w:r>
      <w:r w:rsidRPr="00E86FC2">
        <w:t xml:space="preserve"> – ObrišiJelo</w:t>
      </w:r>
      <w:bookmarkEnd w:id="52"/>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6C885B5F" w:rsidR="007E0D3E" w:rsidRPr="00E86FC2" w:rsidRDefault="00DD773E" w:rsidP="00DD773E">
      <w:pPr>
        <w:pStyle w:val="Caption"/>
        <w:jc w:val="center"/>
      </w:pPr>
      <w:bookmarkStart w:id="53" w:name="_Toc441160603"/>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25</w:t>
      </w:r>
      <w:r w:rsidR="00AA4EA2">
        <w:rPr>
          <w:noProof/>
        </w:rPr>
        <w:fldChar w:fldCharType="end"/>
      </w:r>
      <w:r w:rsidRPr="00E86FC2">
        <w:t xml:space="preserve"> Sekvencijski dijagram za UC2</w:t>
      </w:r>
      <w:r w:rsidR="00BE0434" w:rsidRPr="00E86FC2">
        <w:t>7</w:t>
      </w:r>
      <w:r w:rsidRPr="00E86FC2">
        <w:t xml:space="preserve"> – DodajKategoriju</w:t>
      </w:r>
      <w:bookmarkEnd w:id="53"/>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130FCC80" w:rsidR="00F576AA" w:rsidRPr="0020295F" w:rsidRDefault="00F576AA" w:rsidP="007364D4">
      <w:pPr>
        <w:ind w:firstLine="708"/>
      </w:pPr>
      <w:r w:rsidRPr="0020295F">
        <w:t>Vlasnik ili djelatnik odabere kategoriju koju želi obrisati, te pritisne gumb</w:t>
      </w:r>
      <w:r w:rsidR="00EC1247">
        <w:t>.</w:t>
      </w:r>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574D1AB0" w:rsidR="006F6C23" w:rsidRPr="0020295F" w:rsidRDefault="00DD773E" w:rsidP="006F6C23">
      <w:pPr>
        <w:pStyle w:val="Caption"/>
        <w:jc w:val="center"/>
        <w:rPr>
          <w:b w:val="0"/>
          <w:bCs w:val="0"/>
        </w:rPr>
      </w:pPr>
      <w:bookmarkStart w:id="54" w:name="_Toc441160604"/>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26</w:t>
      </w:r>
      <w:r w:rsidR="00AA4EA2">
        <w:rPr>
          <w:noProof/>
        </w:rPr>
        <w:fldChar w:fldCharType="end"/>
      </w:r>
      <w:r w:rsidRPr="00E86FC2">
        <w:t xml:space="preserve"> Sekvencijski dijagram za UC2</w:t>
      </w:r>
      <w:r w:rsidR="00BE0434" w:rsidRPr="00E86FC2">
        <w:t>8</w:t>
      </w:r>
      <w:r w:rsidRPr="00E86FC2">
        <w:t xml:space="preserve"> – ObrišiKategoriju</w:t>
      </w:r>
      <w:bookmarkEnd w:id="54"/>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937976A" w:rsidR="007E0D3E" w:rsidRPr="00E86FC2" w:rsidRDefault="00DD773E" w:rsidP="00DD773E">
      <w:pPr>
        <w:pStyle w:val="Caption"/>
        <w:jc w:val="center"/>
      </w:pPr>
      <w:bookmarkStart w:id="55" w:name="_Toc441160605"/>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27</w:t>
      </w:r>
      <w:r w:rsidR="00AA4EA2">
        <w:rPr>
          <w:noProof/>
        </w:rPr>
        <w:fldChar w:fldCharType="end"/>
      </w:r>
      <w:r w:rsidRPr="00E86FC2">
        <w:t xml:space="preserve"> Sekvencijski dijagram za UC</w:t>
      </w:r>
      <w:r w:rsidR="00BE0434" w:rsidRPr="00E86FC2">
        <w:t>29</w:t>
      </w:r>
      <w:r w:rsidRPr="00E86FC2">
        <w:t xml:space="preserve"> – AnalizaNarudžbi</w:t>
      </w:r>
      <w:bookmarkEnd w:id="55"/>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46B461ED" w:rsidR="00CA5BE5" w:rsidRPr="00E86FC2" w:rsidRDefault="00DD773E">
      <w:pPr>
        <w:pStyle w:val="Caption"/>
        <w:jc w:val="center"/>
      </w:pPr>
      <w:bookmarkStart w:id="56" w:name="_Toc441160606"/>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28</w:t>
      </w:r>
      <w:r w:rsidR="00AA4EA2">
        <w:rPr>
          <w:noProof/>
        </w:rPr>
        <w:fldChar w:fldCharType="end"/>
      </w:r>
      <w:r w:rsidRPr="00E86FC2">
        <w:t xml:space="preserve"> Sekvencijski dijagram za UC</w:t>
      </w:r>
      <w:r w:rsidR="00352BCF" w:rsidRPr="00E86FC2">
        <w:t>30</w:t>
      </w:r>
      <w:r w:rsidRPr="00E86FC2">
        <w:t xml:space="preserve"> – PromjenaPodatakaZaRestoran</w:t>
      </w:r>
      <w:bookmarkEnd w:id="56"/>
    </w:p>
    <w:p w14:paraId="7413942F" w14:textId="0E05CA1A" w:rsidR="00CA5BE5" w:rsidRPr="00E86FC2" w:rsidRDefault="00CA5BE5" w:rsidP="00CA5BE5">
      <w:pPr>
        <w:rPr>
          <w:b/>
        </w:rPr>
      </w:pPr>
      <w:r w:rsidRPr="00E86FC2">
        <w:rPr>
          <w:b/>
        </w:rPr>
        <w:lastRenderedPageBreak/>
        <w:t xml:space="preserve">Obrazac uporabe UC31 – </w:t>
      </w:r>
      <w:r w:rsidR="002D286A" w:rsidRPr="00E86FC2">
        <w:rPr>
          <w:b/>
        </w:rPr>
        <w:t>Snimanje</w:t>
      </w:r>
      <w:r w:rsidR="002D286A">
        <w:rPr>
          <w:b/>
        </w:rPr>
        <w:t>Statistike</w:t>
      </w:r>
    </w:p>
    <w:p w14:paraId="2E28BB1F" w14:textId="26A08E28" w:rsidR="00CA5BE5" w:rsidRPr="0020295F" w:rsidRDefault="002D286A" w:rsidP="00CA5BE5">
      <w:pPr>
        <w:ind w:firstLine="708"/>
      </w:pPr>
      <w:r>
        <w:t>Vlasnik</w:t>
      </w:r>
      <w:r w:rsidR="00CA5BE5" w:rsidRPr="0020295F">
        <w:t xml:space="preserve"> </w:t>
      </w:r>
      <w:r>
        <w:t>na stranici statistike</w:t>
      </w:r>
      <w:r w:rsidR="00CA5BE5" w:rsidRPr="0020295F">
        <w:t xml:space="preserve"> pritisne gumb „S</w:t>
      </w:r>
      <w:r w:rsidR="00EC1247">
        <w:t>premi</w:t>
      </w:r>
      <w:r>
        <w:t xml:space="preserve"> </w:t>
      </w:r>
      <w:r w:rsidR="001215CB">
        <w:t>s</w:t>
      </w:r>
      <w:r>
        <w:t>tatistiku</w:t>
      </w:r>
      <w:r w:rsidR="00CA5BE5" w:rsidRPr="0020295F">
        <w:t xml:space="preserve">“. </w:t>
      </w:r>
      <w:r>
        <w:t>Podaci</w:t>
      </w:r>
      <w:r w:rsidR="00CA5BE5" w:rsidRPr="0020295F">
        <w:t xml:space="preserve"> se spremanju u izlaznu datoteku na </w:t>
      </w:r>
      <w:r>
        <w:t>vlasnikov</w:t>
      </w:r>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771D1467" w:rsidR="00CA5BE5" w:rsidRPr="00E86FC2" w:rsidRDefault="00CA5BE5" w:rsidP="00CA5BE5">
      <w:pPr>
        <w:pStyle w:val="Caption"/>
        <w:jc w:val="center"/>
      </w:pPr>
      <w:bookmarkStart w:id="57" w:name="_Toc435804006"/>
      <w:bookmarkStart w:id="58" w:name="_Toc441160607"/>
      <w:r w:rsidRPr="00E86FC2">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29</w:t>
      </w:r>
      <w:r w:rsidR="00AA4EA2">
        <w:rPr>
          <w:noProof/>
        </w:rPr>
        <w:fldChar w:fldCharType="end"/>
      </w:r>
      <w:r w:rsidRPr="00E86FC2">
        <w:t xml:space="preserve"> Sekvencijski dijagram za UC31 – </w:t>
      </w:r>
      <w:bookmarkEnd w:id="57"/>
      <w:r w:rsidR="00E96B40" w:rsidRPr="00E86FC2">
        <w:t>Snimanje</w:t>
      </w:r>
      <w:r w:rsidR="00E96B40">
        <w:t>Statistike</w:t>
      </w:r>
      <w:bookmarkEnd w:id="58"/>
    </w:p>
    <w:p w14:paraId="5E747FB1" w14:textId="6DC7432B" w:rsidR="00F576AA" w:rsidRPr="00E86FC2" w:rsidRDefault="00F576AA">
      <w:pPr>
        <w:pStyle w:val="Caption"/>
        <w:jc w:val="center"/>
      </w:pPr>
    </w:p>
    <w:p w14:paraId="068EA639" w14:textId="77777777" w:rsidR="008754AF" w:rsidRPr="001C26C4" w:rsidRDefault="008754AF" w:rsidP="008754AF">
      <w:pPr>
        <w:rPr>
          <w:b/>
        </w:rPr>
      </w:pPr>
      <w:r w:rsidRPr="001C26C4">
        <w:rPr>
          <w:b/>
        </w:rPr>
        <w:t>Obrazac uporabe UC32 – SnimanjeNarudžbe</w:t>
      </w:r>
    </w:p>
    <w:p w14:paraId="298B9447" w14:textId="7BDC4153" w:rsidR="008754AF" w:rsidRPr="00643920" w:rsidRDefault="00AC14AC" w:rsidP="008754AF">
      <w:pPr>
        <w:ind w:firstLine="708"/>
      </w:pPr>
      <w:r>
        <w:t>V</w:t>
      </w:r>
      <w:r w:rsidR="008754AF">
        <w:t>lasnik</w:t>
      </w:r>
      <w:r>
        <w:t xml:space="preserve"> ili djelatnik</w:t>
      </w:r>
      <w:r w:rsidR="008754AF" w:rsidRPr="00643920">
        <w:t xml:space="preserve"> odabere narudžbu koju želi snimiti, te</w:t>
      </w:r>
      <w:r w:rsidR="008754AF">
        <w:t xml:space="preserve"> pritisne gumb „Spremi</w:t>
      </w:r>
      <w:r w:rsidR="008754AF" w:rsidRPr="00643920">
        <w:t xml:space="preserve">“. Podaci odabrane narudžbe se spremanju u </w:t>
      </w:r>
      <w:r w:rsidR="00C524C7">
        <w:t>izlaznu datoteku na vlasnikovo ili djelatnikovo</w:t>
      </w:r>
      <w:r w:rsidR="008754AF" w:rsidRPr="00643920">
        <w:t xml:space="preserve"> računalo.</w:t>
      </w:r>
    </w:p>
    <w:p w14:paraId="6AC42AC7" w14:textId="77777777" w:rsidR="008754AF" w:rsidRDefault="008754AF" w:rsidP="008754AF">
      <w:pPr>
        <w:keepNext/>
        <w:jc w:val="center"/>
      </w:pPr>
      <w:r>
        <w:rPr>
          <w:noProof/>
          <w:lang w:eastAsia="hr-HR"/>
        </w:rPr>
        <w:drawing>
          <wp:inline distT="0" distB="0" distL="0" distR="0" wp14:anchorId="4E5A867E" wp14:editId="5DA75642">
            <wp:extent cx="3843939" cy="2734614"/>
            <wp:effectExtent l="0" t="0" r="444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2734614"/>
                    </a:xfrm>
                    <a:prstGeom prst="rect">
                      <a:avLst/>
                    </a:prstGeom>
                  </pic:spPr>
                </pic:pic>
              </a:graphicData>
            </a:graphic>
          </wp:inline>
        </w:drawing>
      </w:r>
    </w:p>
    <w:p w14:paraId="02A9FCF9" w14:textId="095C7454" w:rsidR="008754AF" w:rsidRDefault="008754AF" w:rsidP="008754AF">
      <w:pPr>
        <w:pStyle w:val="Caption"/>
        <w:jc w:val="center"/>
      </w:pPr>
      <w:bookmarkStart w:id="59" w:name="_Toc437538080"/>
      <w:bookmarkStart w:id="60" w:name="_Toc441160608"/>
      <w:r>
        <w:t xml:space="preserve">Slika </w:t>
      </w:r>
      <w:r w:rsidR="00AA4EA2">
        <w:fldChar w:fldCharType="begin"/>
      </w:r>
      <w:r w:rsidR="00AA4EA2">
        <w:instrText xml:space="preserve"> STYLEREF 2 \s </w:instrText>
      </w:r>
      <w:r w:rsidR="00AA4EA2">
        <w:fldChar w:fldCharType="separate"/>
      </w:r>
      <w:r w:rsidR="00EC28D7">
        <w:rPr>
          <w:noProof/>
        </w:rPr>
        <w:t>4.3</w:t>
      </w:r>
      <w:r w:rsidR="00AA4EA2">
        <w:rPr>
          <w:noProof/>
        </w:rPr>
        <w:fldChar w:fldCharType="end"/>
      </w:r>
      <w:r>
        <w:t>.</w:t>
      </w:r>
      <w:r w:rsidR="00AA4EA2">
        <w:fldChar w:fldCharType="begin"/>
      </w:r>
      <w:r w:rsidR="00AA4EA2">
        <w:instrText xml:space="preserve"> SEQ Slika \* ARABIC \s 2 </w:instrText>
      </w:r>
      <w:r w:rsidR="00AA4EA2">
        <w:fldChar w:fldCharType="separate"/>
      </w:r>
      <w:r w:rsidR="00EC28D7">
        <w:rPr>
          <w:noProof/>
        </w:rPr>
        <w:t>30</w:t>
      </w:r>
      <w:r w:rsidR="00AA4EA2">
        <w:rPr>
          <w:noProof/>
        </w:rPr>
        <w:fldChar w:fldCharType="end"/>
      </w:r>
      <w:r>
        <w:t xml:space="preserve"> </w:t>
      </w:r>
      <w:r w:rsidRPr="00E810BF">
        <w:t>Sekvencijski dijagram za UC32 – SnimanjeNarudžbe</w:t>
      </w:r>
      <w:bookmarkEnd w:id="59"/>
      <w:bookmarkEnd w:id="60"/>
    </w:p>
    <w:p w14:paraId="53769067" w14:textId="77777777" w:rsidR="008754AF" w:rsidRDefault="008754AF">
      <w:pPr>
        <w:spacing w:after="160" w:line="259" w:lineRule="auto"/>
        <w:jc w:val="left"/>
        <w:rPr>
          <w:lang w:eastAsia="hr-HR"/>
        </w:rP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61" w:name="_Toc441160651"/>
      <w:r w:rsidRPr="00E86FC2">
        <w:rPr>
          <w:lang w:eastAsia="hr-HR"/>
        </w:rPr>
        <w:lastRenderedPageBreak/>
        <w:t>Ostali zahtjevi</w:t>
      </w:r>
      <w:bookmarkEnd w:id="61"/>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62" w:name="_Toc441160652"/>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62"/>
    </w:p>
    <w:p w14:paraId="200CC569" w14:textId="57ABF386" w:rsidR="00E05AB8" w:rsidRPr="0020295F" w:rsidRDefault="00F40D12" w:rsidP="009E444A">
      <w:pPr>
        <w:pStyle w:val="Heading2"/>
      </w:pPr>
      <w:bookmarkStart w:id="63" w:name="_Toc441160653"/>
      <w:r w:rsidRPr="0020295F">
        <w:t>Svrha, opći prioriteti i skica sustava</w:t>
      </w:r>
      <w:bookmarkEnd w:id="63"/>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23F962D5" w:rsidR="00F40D12" w:rsidRPr="00E86FC2" w:rsidRDefault="009E444A" w:rsidP="009E444A">
      <w:pPr>
        <w:pStyle w:val="Caption"/>
        <w:jc w:val="center"/>
      </w:pPr>
      <w:bookmarkStart w:id="64" w:name="_Toc441160609"/>
      <w:r w:rsidRPr="00E86FC2">
        <w:t xml:space="preserve">Slika </w:t>
      </w:r>
      <w:r w:rsidR="00AA4EA2">
        <w:fldChar w:fldCharType="begin"/>
      </w:r>
      <w:r w:rsidR="00AA4EA2">
        <w:instrText xml:space="preserve"> STYLEREF 2 \s </w:instrText>
      </w:r>
      <w:r w:rsidR="00AA4EA2">
        <w:fldChar w:fldCharType="separate"/>
      </w:r>
      <w:r w:rsidR="00EC28D7">
        <w:rPr>
          <w:noProof/>
        </w:rPr>
        <w:t>6.1</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w:t>
      </w:r>
      <w:r w:rsidR="00AA4EA2">
        <w:rPr>
          <w:noProof/>
        </w:rPr>
        <w:fldChar w:fldCharType="end"/>
      </w:r>
      <w:r w:rsidRPr="00E86FC2">
        <w:t xml:space="preserve"> Arhitektura sustava</w:t>
      </w:r>
      <w:bookmarkEnd w:id="64"/>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089C5C0E" w:rsidR="00F40D12" w:rsidRPr="00E86FC2" w:rsidRDefault="00F40D12" w:rsidP="00F40D12">
      <w:pPr>
        <w:pStyle w:val="Caption"/>
        <w:jc w:val="center"/>
      </w:pPr>
      <w:bookmarkStart w:id="65" w:name="_Toc441160610"/>
      <w:r w:rsidRPr="00E86FC2">
        <w:t xml:space="preserve">Slika </w:t>
      </w:r>
      <w:r w:rsidR="00AA4EA2">
        <w:fldChar w:fldCharType="begin"/>
      </w:r>
      <w:r w:rsidR="00AA4EA2">
        <w:instrText xml:space="preserve"> STYLEREF 2 \s </w:instrText>
      </w:r>
      <w:r w:rsidR="00AA4EA2">
        <w:fldChar w:fldCharType="separate"/>
      </w:r>
      <w:r w:rsidR="00EC28D7">
        <w:rPr>
          <w:noProof/>
        </w:rPr>
        <w:t>6.1</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w:t>
      </w:r>
      <w:r w:rsidR="00AA4EA2">
        <w:rPr>
          <w:noProof/>
        </w:rPr>
        <w:fldChar w:fldCharType="end"/>
      </w:r>
      <w:r w:rsidRPr="00E86FC2">
        <w:t xml:space="preserve"> MVC obrazac</w:t>
      </w:r>
      <w:bookmarkEnd w:id="65"/>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376EA405" w:rsidR="00F40D12" w:rsidRPr="00E86FC2" w:rsidRDefault="00151805" w:rsidP="00CF1609">
      <w:pPr>
        <w:pStyle w:val="Caption"/>
        <w:jc w:val="center"/>
      </w:pPr>
      <w:bookmarkStart w:id="66" w:name="_Toc441160611"/>
      <w:r w:rsidRPr="00E86FC2">
        <w:t xml:space="preserve">Slika </w:t>
      </w:r>
      <w:r w:rsidR="00AA4EA2">
        <w:fldChar w:fldCharType="begin"/>
      </w:r>
      <w:r w:rsidR="00AA4EA2">
        <w:instrText xml:space="preserve"> STYLEREF 2 \s </w:instrText>
      </w:r>
      <w:r w:rsidR="00AA4EA2">
        <w:fldChar w:fldCharType="separate"/>
      </w:r>
      <w:r w:rsidR="00EC28D7">
        <w:rPr>
          <w:noProof/>
        </w:rPr>
        <w:t>6.1</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3</w:t>
      </w:r>
      <w:r w:rsidR="00AA4EA2">
        <w:rPr>
          <w:noProof/>
        </w:rPr>
        <w:fldChar w:fldCharType="end"/>
      </w:r>
      <w:r w:rsidRPr="00E86FC2">
        <w:t xml:space="preserve"> ER model baze podataka</w:t>
      </w:r>
      <w:bookmarkEnd w:id="66"/>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67" w:name="_Toc431806052"/>
      <w:bookmarkStart w:id="68" w:name="_Toc441160654"/>
      <w:r w:rsidRPr="0020295F">
        <w:lastRenderedPageBreak/>
        <w:t>Dijagram razreda s opisom</w:t>
      </w:r>
      <w:bookmarkEnd w:id="67"/>
      <w:bookmarkEnd w:id="68"/>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3AFEE746" w:rsidR="00F40D12" w:rsidRPr="00E86FC2" w:rsidRDefault="002E0231" w:rsidP="002E0231">
      <w:pPr>
        <w:pStyle w:val="Caption"/>
        <w:jc w:val="center"/>
      </w:pPr>
      <w:bookmarkStart w:id="69" w:name="_Toc441160612"/>
      <w:r w:rsidRPr="00E86FC2">
        <w:t xml:space="preserve">Slika </w:t>
      </w:r>
      <w:r w:rsidR="00AA4EA2">
        <w:fldChar w:fldCharType="begin"/>
      </w:r>
      <w:r w:rsidR="00AA4EA2">
        <w:instrText xml:space="preserve"> STYLEREF 2 \s </w:instrText>
      </w:r>
      <w:r w:rsidR="00AA4EA2">
        <w:fldChar w:fldCharType="separate"/>
      </w:r>
      <w:r w:rsidR="00EC28D7">
        <w:rPr>
          <w:noProof/>
        </w:rPr>
        <w:t>6.2</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w:t>
      </w:r>
      <w:r w:rsidR="00AA4EA2">
        <w:rPr>
          <w:noProof/>
        </w:rPr>
        <w:fldChar w:fldCharType="end"/>
      </w:r>
      <w:r w:rsidRPr="00E86FC2">
        <w:t xml:space="preserve"> Dijagram razreda</w:t>
      </w:r>
      <w:bookmarkEnd w:id="69"/>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70" w:name="h.4d34og8" w:colFirst="0" w:colLast="0"/>
      <w:bookmarkEnd w:id="70"/>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71" w:name="_Toc431806053"/>
      <w:bookmarkStart w:id="72" w:name="_Toc441160655"/>
      <w:r w:rsidRPr="0020295F">
        <w:lastRenderedPageBreak/>
        <w:t>Dijagram objekata</w:t>
      </w:r>
      <w:bookmarkEnd w:id="71"/>
      <w:bookmarkEnd w:id="72"/>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0F7A4B6" w:rsidR="00F40D12" w:rsidRPr="00E86FC2" w:rsidRDefault="009E444A" w:rsidP="009E444A">
      <w:pPr>
        <w:pStyle w:val="Caption"/>
        <w:jc w:val="center"/>
      </w:pPr>
      <w:bookmarkStart w:id="73" w:name="_Toc441160613"/>
      <w:r w:rsidRPr="00E86FC2">
        <w:t xml:space="preserve">Slika </w:t>
      </w:r>
      <w:r w:rsidR="00AA4EA2">
        <w:fldChar w:fldCharType="begin"/>
      </w:r>
      <w:r w:rsidR="00AA4EA2">
        <w:instrText xml:space="preserve"> STYLEREF 2 \s </w:instrText>
      </w:r>
      <w:r w:rsidR="00AA4EA2">
        <w:fldChar w:fldCharType="separate"/>
      </w:r>
      <w:r w:rsidR="00EC28D7">
        <w:rPr>
          <w:noProof/>
        </w:rPr>
        <w:t>6.3</w:t>
      </w:r>
      <w:r w:rsidR="00AA4EA2">
        <w:rPr>
          <w:noProof/>
        </w:rPr>
        <w:fldChar w:fldCharType="end"/>
      </w:r>
      <w:r w:rsidR="00476BBA">
        <w:t>.</w:t>
      </w:r>
      <w:r w:rsidR="00AA4EA2">
        <w:fldChar w:fldCharType="begin"/>
      </w:r>
      <w:r w:rsidR="00AA4EA2">
        <w:instrText xml:space="preserve"> SEQ Sli</w:instrText>
      </w:r>
      <w:r w:rsidR="00AA4EA2">
        <w:instrText xml:space="preserve">ka \* ARABIC \s 2 </w:instrText>
      </w:r>
      <w:r w:rsidR="00AA4EA2">
        <w:fldChar w:fldCharType="separate"/>
      </w:r>
      <w:r w:rsidR="00EC28D7">
        <w:rPr>
          <w:noProof/>
        </w:rPr>
        <w:t>1</w:t>
      </w:r>
      <w:r w:rsidR="00AA4EA2">
        <w:rPr>
          <w:noProof/>
        </w:rPr>
        <w:fldChar w:fldCharType="end"/>
      </w:r>
      <w:r w:rsidRPr="00E86FC2">
        <w:t xml:space="preserve"> Dijagram objekata</w:t>
      </w:r>
      <w:bookmarkEnd w:id="73"/>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74" w:name="_Toc431806054"/>
      <w:bookmarkStart w:id="75" w:name="_Toc441160656"/>
      <w:r w:rsidR="0004754E" w:rsidRPr="0020295F">
        <w:lastRenderedPageBreak/>
        <w:t>Ostali UML dijagrami</w:t>
      </w:r>
      <w:bookmarkEnd w:id="74"/>
      <w:bookmarkEnd w:id="75"/>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76" w:name="_Toc441055706"/>
      <w:bookmarkStart w:id="77" w:name="_Toc441055707"/>
      <w:bookmarkStart w:id="78" w:name="_Toc441160657"/>
      <w:bookmarkEnd w:id="76"/>
      <w:bookmarkEnd w:id="77"/>
      <w:r w:rsidRPr="0020295F">
        <w:t>Komunikacijski dijagram</w:t>
      </w:r>
      <w:bookmarkEnd w:id="78"/>
    </w:p>
    <w:p w14:paraId="4B931FDD" w14:textId="4E80AC5C" w:rsidR="00182222" w:rsidRDefault="00182222" w:rsidP="00D9128D">
      <w:pPr>
        <w:ind w:firstLine="708"/>
      </w:pPr>
      <w:r w:rsidRPr="00182222">
        <w:t>Komunikacijski dijagram</w:t>
      </w:r>
      <w:r w:rsidR="006256AC">
        <w:t>i spadaju</w:t>
      </w:r>
      <w:r w:rsidRPr="00182222">
        <w:t xml:space="preserve"> u širu skupinu UML dijagrama međudjelovanja. Komunikacijski dijagrami specificiraju tijek komunikacije između instanci tijekom suradnje. </w:t>
      </w:r>
      <w:moveFromRangeStart w:id="79" w:author="Fredi" w:date="2016-01-21T18:30:00Z" w:name="move441164347"/>
      <w:moveFrom w:id="80" w:author="Fredi" w:date="2016-01-21T18:30:00Z">
        <w:r w:rsidRPr="00182222" w:rsidDel="00854E00">
          <w:t xml:space="preserve">Redoslijed slanja poruka između sudionika označava se brojkama. </w:t>
        </w:r>
      </w:moveFrom>
      <w:moveFromRangeEnd w:id="79"/>
    </w:p>
    <w:p w14:paraId="377652FD" w14:textId="4A135421" w:rsidR="00DB560D" w:rsidRPr="0020295F" w:rsidRDefault="006256AC" w:rsidP="00D9128D">
      <w:pPr>
        <w:ind w:firstLine="708"/>
      </w:pPr>
      <w:r>
        <w:t>Na prvome komunikacijskom dijagramu (</w:t>
      </w:r>
      <w:r w:rsidR="00DB560D" w:rsidRPr="0020295F">
        <w:t xml:space="preserve">Slika </w:t>
      </w:r>
      <w:r w:rsidR="008142BA" w:rsidRPr="0020295F">
        <w:t>6.4</w:t>
      </w:r>
      <w:r>
        <w:t>.</w:t>
      </w:r>
      <w:r w:rsidR="008142BA" w:rsidRPr="0020295F">
        <w:t>1</w:t>
      </w:r>
      <w:r>
        <w:t>)</w:t>
      </w:r>
      <w:r w:rsidR="00DB560D" w:rsidRPr="0020295F">
        <w:t xml:space="preserve"> prikazuje</w:t>
      </w:r>
      <w:r w:rsidR="00C524C7">
        <w:t xml:space="preserve"> se</w:t>
      </w:r>
      <w:r w:rsidR="00DB560D" w:rsidRPr="0020295F">
        <w:t xml:space="preserv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50">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6E77F6C3" w:rsidR="008142BA" w:rsidRDefault="009A7A9B" w:rsidP="00CF1A1C">
      <w:pPr>
        <w:pStyle w:val="Caption"/>
        <w:jc w:val="center"/>
      </w:pPr>
      <w:bookmarkStart w:id="81" w:name="_Toc441160614"/>
      <w:r>
        <w:t xml:space="preserve">Slika </w:t>
      </w:r>
      <w:r w:rsidR="00AA4EA2">
        <w:fldChar w:fldCharType="begin"/>
      </w:r>
      <w:r w:rsidR="00AA4EA2">
        <w:instrText xml:space="preserve"> STYLEREF 2 \s </w:instrText>
      </w:r>
      <w:r w:rsidR="00AA4EA2">
        <w:fldChar w:fldCharType="separate"/>
      </w:r>
      <w:r w:rsidR="00EC28D7">
        <w:rPr>
          <w:noProof/>
        </w:rPr>
        <w:t>6.4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w:t>
      </w:r>
      <w:r w:rsidR="00AA4EA2">
        <w:rPr>
          <w:noProof/>
        </w:rPr>
        <w:fldChar w:fldCharType="end"/>
      </w:r>
      <w:r>
        <w:t xml:space="preserve"> Komunikacijski dijagram dodavanja jela u košaricu</w:t>
      </w:r>
      <w:bookmarkEnd w:id="81"/>
    </w:p>
    <w:p w14:paraId="66085D5E" w14:textId="77777777" w:rsidR="009A7A9B" w:rsidRPr="00CF1A1C" w:rsidRDefault="009A7A9B" w:rsidP="00CF1A1C">
      <w:pPr>
        <w:rPr>
          <w:lang w:eastAsia="hr-HR"/>
        </w:rPr>
      </w:pPr>
    </w:p>
    <w:p w14:paraId="0E967310" w14:textId="3CC8D3B3" w:rsidR="00854E00" w:rsidDel="00854E00" w:rsidRDefault="006256AC" w:rsidP="00854E00">
      <w:pPr>
        <w:ind w:firstLine="708"/>
        <w:rPr>
          <w:del w:id="82" w:author="Fredi" w:date="2016-01-21T18:30:00Z"/>
          <w:moveTo w:id="83" w:author="Fredi" w:date="2016-01-21T18:30:00Z"/>
        </w:rPr>
      </w:pPr>
      <w:r>
        <w:t>Na drugome komunikacijskom dijagramu (</w:t>
      </w:r>
      <w:r w:rsidR="00DB560D" w:rsidRPr="0020295F">
        <w:t xml:space="preserve">Slika </w:t>
      </w:r>
      <w:r w:rsidR="009A7A9B">
        <w:t>6.4</w:t>
      </w:r>
      <w:r>
        <w:t>.</w:t>
      </w:r>
      <w:r w:rsidR="009A7A9B">
        <w:t>2</w:t>
      </w:r>
      <w:r>
        <w:t>)</w:t>
      </w:r>
      <w:r w:rsidR="00DB560D" w:rsidRPr="0020295F">
        <w:t xml:space="preserve"> prikazuje </w:t>
      </w:r>
      <w:r w:rsidR="00C524C7">
        <w:t xml:space="preserve">se </w:t>
      </w:r>
      <w:r w:rsidR="00DB560D" w:rsidRPr="0020295F">
        <w:t xml:space="preserve">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djelatnika. Kada djelatnik odlu</w:t>
      </w:r>
      <w:r w:rsidR="00595ECF" w:rsidRPr="0020295F">
        <w:t>č</w:t>
      </w:r>
      <w:r w:rsidR="00DB560D" w:rsidRPr="0020295F">
        <w:t xml:space="preserve">i prihvatiti ili odbiti narudžbu, obavijest o tome se šalje klijentu </w:t>
      </w:r>
      <w:r w:rsidR="00DB560D" w:rsidRPr="0020295F">
        <w:lastRenderedPageBreak/>
        <w:t xml:space="preserve">na email koji je naveo uz narudžbu, a </w:t>
      </w:r>
      <w:r w:rsidR="0016535B" w:rsidRPr="0020295F">
        <w:t>ako</w:t>
      </w:r>
      <w:r w:rsidR="00DB560D" w:rsidRPr="0020295F">
        <w:t xml:space="preserve"> je narudžba bila prihvaćena ona se sprema u bazu podataka.</w:t>
      </w:r>
      <w:ins w:id="84" w:author="Fredi" w:date="2016-01-21T18:30:00Z">
        <w:r w:rsidR="00854E00" w:rsidRPr="00854E00">
          <w:t xml:space="preserve"> </w:t>
        </w:r>
      </w:ins>
      <w:moveToRangeStart w:id="85" w:author="Fredi" w:date="2016-01-21T18:30:00Z" w:name="move441164347"/>
      <w:moveTo w:id="86" w:author="Fredi" w:date="2016-01-21T18:30:00Z">
        <w:r w:rsidR="00854E00" w:rsidRPr="00182222">
          <w:t xml:space="preserve">Redoslijed slanja poruka između sudionika označava se brojkama. </w:t>
        </w:r>
      </w:moveTo>
    </w:p>
    <w:moveToRangeEnd w:id="85"/>
    <w:p w14:paraId="515A9577" w14:textId="0B4A860C" w:rsidR="00DB560D" w:rsidRPr="0020295F" w:rsidRDefault="00DB560D">
      <w:pPr>
        <w:ind w:firstLine="708"/>
      </w:pP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42F3594E" w:rsidR="00F50187" w:rsidRPr="00E86FC2" w:rsidRDefault="008142BA" w:rsidP="00E86FC2">
      <w:pPr>
        <w:pStyle w:val="Caption"/>
        <w:jc w:val="center"/>
      </w:pPr>
      <w:bookmarkStart w:id="87" w:name="_Toc441160615"/>
      <w:r w:rsidRPr="00E86FC2">
        <w:t xml:space="preserve">Slika </w:t>
      </w:r>
      <w:r w:rsidR="00AA4EA2">
        <w:fldChar w:fldCharType="begin"/>
      </w:r>
      <w:r w:rsidR="00AA4EA2">
        <w:instrText xml:space="preserve"> STYLEREF 2 \s </w:instrText>
      </w:r>
      <w:r w:rsidR="00AA4EA2">
        <w:fldChar w:fldCharType="separate"/>
      </w:r>
      <w:r w:rsidR="00EC28D7">
        <w:rPr>
          <w:noProof/>
        </w:rPr>
        <w:t>6.4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w:t>
      </w:r>
      <w:r w:rsidR="00AA4EA2">
        <w:rPr>
          <w:noProof/>
        </w:rPr>
        <w:fldChar w:fldCharType="end"/>
      </w:r>
      <w:r w:rsidRPr="00E86FC2">
        <w:t xml:space="preserve"> Komunikacijski dijagram naručivanja i potvrde jela</w:t>
      </w:r>
      <w:bookmarkEnd w:id="87"/>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88" w:name="_Toc441055709"/>
      <w:bookmarkStart w:id="89" w:name="_Toc441160658"/>
      <w:bookmarkEnd w:id="88"/>
      <w:r w:rsidRPr="0020295F">
        <w:lastRenderedPageBreak/>
        <w:t>Dijagram stanja</w:t>
      </w:r>
      <w:bookmarkEnd w:id="89"/>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1DAC301A" w:rsidR="009413E5" w:rsidRPr="0020295F" w:rsidRDefault="006256AC" w:rsidP="00D9128D">
      <w:pPr>
        <w:ind w:firstLine="708"/>
      </w:pPr>
      <w:r>
        <w:t>Dijagram stanja (</w:t>
      </w:r>
      <w:r w:rsidR="009413E5" w:rsidRPr="0020295F">
        <w:t xml:space="preserve">Slika </w:t>
      </w:r>
      <w:r w:rsidR="008142BA" w:rsidRPr="0020295F">
        <w:t>6.4</w:t>
      </w:r>
      <w:r>
        <w:t xml:space="preserve">.3) </w:t>
      </w:r>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2"/>
          <w:footerReference w:type="default" r:id="rId53"/>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6B6A7BD"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90" w:name="_Toc441160616"/>
      <w:r w:rsidRPr="00E86FC2">
        <w:t xml:space="preserve">Slika </w:t>
      </w:r>
      <w:r w:rsidR="00AA4EA2">
        <w:fldChar w:fldCharType="begin"/>
      </w:r>
      <w:r w:rsidR="00AA4EA2">
        <w:instrText xml:space="preserve"> STYLEREF 2 \s </w:instrText>
      </w:r>
      <w:r w:rsidR="00AA4EA2">
        <w:fldChar w:fldCharType="separate"/>
      </w:r>
      <w:r w:rsidR="00EC28D7">
        <w:rPr>
          <w:noProof/>
        </w:rPr>
        <w:t>6.4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3</w:t>
      </w:r>
      <w:r w:rsidR="00AA4EA2">
        <w:rPr>
          <w:noProof/>
        </w:rPr>
        <w:fldChar w:fldCharType="end"/>
      </w:r>
      <w:r w:rsidRPr="00E86FC2">
        <w:t xml:space="preserve"> Dijagram stanja</w:t>
      </w:r>
      <w:bookmarkEnd w:id="90"/>
    </w:p>
    <w:p w14:paraId="0BED1B3F" w14:textId="2E66C1F8" w:rsidR="0065103C" w:rsidRPr="0020295F" w:rsidRDefault="00A10B83">
      <w:pPr>
        <w:pStyle w:val="Heading3"/>
      </w:pPr>
      <w:bookmarkStart w:id="91" w:name="_Toc441055711"/>
      <w:bookmarkStart w:id="92" w:name="_Toc441160659"/>
      <w:bookmarkEnd w:id="91"/>
      <w:r w:rsidRPr="0020295F">
        <w:lastRenderedPageBreak/>
        <w:t>Dijagram aktivnosti</w:t>
      </w:r>
      <w:bookmarkEnd w:id="92"/>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18907145" w:rsidR="00A10B83" w:rsidRPr="0020295F" w:rsidRDefault="006256AC" w:rsidP="00D9128D">
      <w:pPr>
        <w:ind w:firstLine="708"/>
      </w:pPr>
      <w:r>
        <w:t>Na dijagramu aktivnosti (</w:t>
      </w:r>
      <w:r w:rsidR="00484BF8" w:rsidRPr="0020295F">
        <w:t xml:space="preserve">Slika </w:t>
      </w:r>
      <w:r w:rsidR="008142BA" w:rsidRPr="0020295F">
        <w:t>6.4</w:t>
      </w:r>
      <w:r>
        <w:t>.</w:t>
      </w:r>
      <w:r w:rsidR="009A7A9B">
        <w:t>4</w:t>
      </w:r>
      <w:r>
        <w:t>)</w:t>
      </w:r>
      <w:r w:rsidR="008142BA" w:rsidRPr="0020295F">
        <w:t xml:space="preserve"> </w:t>
      </w:r>
      <w:r>
        <w:t>prikazane su</w:t>
      </w:r>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5">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36CFD7F5"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93" w:name="_Toc441160617"/>
      <w:r w:rsidRPr="00D55856">
        <w:t xml:space="preserve">Slika </w:t>
      </w:r>
      <w:r w:rsidR="00AA4EA2">
        <w:fldChar w:fldCharType="begin"/>
      </w:r>
      <w:r w:rsidR="00AA4EA2">
        <w:instrText xml:space="preserve"> STYLEREF 2 \s </w:instrText>
      </w:r>
      <w:r w:rsidR="00AA4EA2">
        <w:fldChar w:fldCharType="separate"/>
      </w:r>
      <w:r w:rsidR="00EC28D7">
        <w:rPr>
          <w:noProof/>
        </w:rPr>
        <w:t>6.4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4</w:t>
      </w:r>
      <w:r w:rsidR="00AA4EA2">
        <w:rPr>
          <w:noProof/>
        </w:rPr>
        <w:fldChar w:fldCharType="end"/>
      </w:r>
      <w:r w:rsidRPr="00D55856">
        <w:t xml:space="preserve"> Dijagram aktivnosti prihvaćanja postojeće narudžbe</w:t>
      </w:r>
      <w:bookmarkEnd w:id="93"/>
    </w:p>
    <w:p w14:paraId="242B2612" w14:textId="024C707E" w:rsidR="004130A4" w:rsidRPr="0020295F" w:rsidRDefault="004130A4" w:rsidP="00632682">
      <w:pPr>
        <w:pStyle w:val="Heading3"/>
      </w:pPr>
      <w:bookmarkStart w:id="94" w:name="_Toc441160660"/>
      <w:r w:rsidRPr="0020295F">
        <w:lastRenderedPageBreak/>
        <w:t>Dijagrami komponenata</w:t>
      </w:r>
      <w:bookmarkEnd w:id="94"/>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7AFB7E30" w:rsidR="00115E20" w:rsidRPr="0020295F" w:rsidRDefault="005D69DF" w:rsidP="00D9128D">
      <w:pPr>
        <w:ind w:firstLine="708"/>
      </w:pPr>
      <w:r>
        <w:t>Na prvom d</w:t>
      </w:r>
      <w:r w:rsidR="006256AC">
        <w:t>ijagram</w:t>
      </w:r>
      <w:r>
        <w:t>u</w:t>
      </w:r>
      <w:r w:rsidR="006256AC">
        <w:t xml:space="preserve"> komponenata (</w:t>
      </w:r>
      <w:r w:rsidR="00115E20" w:rsidRPr="0020295F">
        <w:t xml:space="preserve">Slika </w:t>
      </w:r>
      <w:r w:rsidR="008142BA" w:rsidRPr="0020295F">
        <w:t>6.4</w:t>
      </w:r>
      <w:r w:rsidR="006256AC">
        <w:t>.</w:t>
      </w:r>
      <w:r w:rsidR="009A7A9B">
        <w:t>5</w:t>
      </w:r>
      <w:r w:rsidR="006256AC">
        <w:t>)</w:t>
      </w:r>
      <w:r w:rsidR="008142BA" w:rsidRPr="0020295F">
        <w:t xml:space="preserve"> </w:t>
      </w:r>
      <w:r w:rsidR="00115E20" w:rsidRPr="0020295F">
        <w:t>prikaz</w:t>
      </w:r>
      <w:r>
        <w:t>ane su</w:t>
      </w:r>
      <w:r w:rsidR="00115E20" w:rsidRPr="0020295F">
        <w:t xml:space="preserve"> komponen</w:t>
      </w:r>
      <w:r w:rsidR="006256AC">
        <w:t>te</w:t>
      </w:r>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6">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7CB88A"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95" w:name="_Toc441160618"/>
      <w:r w:rsidRPr="00D55856">
        <w:t xml:space="preserve">Slika </w:t>
      </w:r>
      <w:r w:rsidR="00AA4EA2">
        <w:fldChar w:fldCharType="begin"/>
      </w:r>
      <w:r w:rsidR="00AA4EA2">
        <w:instrText xml:space="preserve"> STYLEREF 2 \s </w:instrText>
      </w:r>
      <w:r w:rsidR="00AA4EA2">
        <w:fldChar w:fldCharType="separate"/>
      </w:r>
      <w:r w:rsidR="00EC28D7">
        <w:rPr>
          <w:noProof/>
        </w:rPr>
        <w:t>6.4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5</w:t>
      </w:r>
      <w:r w:rsidR="00AA4EA2">
        <w:rPr>
          <w:noProof/>
        </w:rPr>
        <w:fldChar w:fldCharType="end"/>
      </w:r>
      <w:r w:rsidRPr="00D55856">
        <w:t xml:space="preserve"> Dijagram komponenata kontrolera i pomoćnih klasa</w:t>
      </w:r>
      <w:bookmarkEnd w:id="95"/>
    </w:p>
    <w:p w14:paraId="1C0F0CBD" w14:textId="4118F304" w:rsidR="008142BA" w:rsidRPr="0020295F" w:rsidRDefault="006256AC">
      <w:pPr>
        <w:ind w:firstLine="708"/>
      </w:pPr>
      <w:r>
        <w:lastRenderedPageBreak/>
        <w:t xml:space="preserve">Na </w:t>
      </w:r>
      <w:r w:rsidR="005D69DF">
        <w:t>drugom dijagramu komponenata</w:t>
      </w:r>
      <w:r>
        <w:t xml:space="preserve"> (Slika 6</w:t>
      </w:r>
      <w:r w:rsidR="005D69DF">
        <w:t>.4.6</w:t>
      </w:r>
      <w:r>
        <w:t>)</w:t>
      </w:r>
      <w:r w:rsidR="008142BA" w:rsidRPr="0020295F">
        <w:t xml:space="preserve"> </w:t>
      </w:r>
      <w:r w:rsidR="00115E20" w:rsidRPr="0020295F">
        <w:t>prikaz</w:t>
      </w:r>
      <w:r w:rsidR="005D69DF">
        <w:t>ani su</w:t>
      </w:r>
      <w:r w:rsidR="00115E20" w:rsidRPr="0020295F">
        <w:t xml:space="preserve"> kontroler</w:t>
      </w:r>
      <w:r w:rsidR="005D69DF">
        <w:t>i</w:t>
      </w:r>
      <w:r w:rsidR="00115E20" w:rsidRPr="0020295F">
        <w:t xml:space="preserve"> za </w:t>
      </w:r>
      <w:r w:rsidR="0020295F" w:rsidRPr="0020295F">
        <w:t xml:space="preserve">djelatničku/vlasničku </w:t>
      </w:r>
      <w:r w:rsidR="00115E20" w:rsidRPr="0020295F">
        <w:t>stranicu te komponen</w:t>
      </w:r>
      <w:r w:rsidR="005D69DF">
        <w:t>te</w:t>
      </w:r>
      <w:r w:rsidR="00115E20" w:rsidRPr="0020295F">
        <w:t xml:space="preserve"> </w:t>
      </w:r>
      <w:r w:rsidR="004037DD" w:rsidRPr="0020295F">
        <w:t xml:space="preserve">za pregled </w:t>
      </w:r>
      <w:r w:rsidR="0020295F" w:rsidRPr="0020295F">
        <w:t xml:space="preserve">djelatničke/vlasničke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4EBA4D85" w:rsidR="004037DD" w:rsidRPr="00E86FC2" w:rsidRDefault="008142BA" w:rsidP="00D55856">
      <w:pPr>
        <w:pStyle w:val="Caption"/>
        <w:jc w:val="center"/>
      </w:pPr>
      <w:bookmarkStart w:id="96" w:name="_Toc441160619"/>
      <w:r w:rsidRPr="00D55856">
        <w:t xml:space="preserve">Slika </w:t>
      </w:r>
      <w:r w:rsidR="00AA4EA2">
        <w:fldChar w:fldCharType="begin"/>
      </w:r>
      <w:r w:rsidR="00AA4EA2">
        <w:instrText xml:space="preserve"> STYLEREF 2 \s </w:instrText>
      </w:r>
      <w:r w:rsidR="00AA4EA2">
        <w:fldChar w:fldCharType="separate"/>
      </w:r>
      <w:r w:rsidR="00EC28D7">
        <w:rPr>
          <w:noProof/>
        </w:rPr>
        <w:t>6.4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6</w:t>
      </w:r>
      <w:r w:rsidR="00AA4EA2">
        <w:rPr>
          <w:noProof/>
        </w:rPr>
        <w:fldChar w:fldCharType="end"/>
      </w:r>
      <w:r w:rsidRPr="00D55856">
        <w:t xml:space="preserve"> Dijagram komponenata djelatničke / vlasničke stranice</w:t>
      </w:r>
      <w:bookmarkEnd w:id="96"/>
    </w:p>
    <w:p w14:paraId="33BF81F2" w14:textId="77777777" w:rsidR="004037DD" w:rsidRPr="0020295F" w:rsidRDefault="004037DD">
      <w:pPr>
        <w:spacing w:after="160" w:line="259" w:lineRule="auto"/>
        <w:jc w:val="left"/>
      </w:pPr>
      <w:r w:rsidRPr="0020295F">
        <w:br w:type="page"/>
      </w:r>
    </w:p>
    <w:p w14:paraId="53EF4B6E" w14:textId="798D1DE4" w:rsidR="004037DD" w:rsidRPr="0020295F" w:rsidRDefault="005D69DF" w:rsidP="00D9128D">
      <w:pPr>
        <w:ind w:firstLine="708"/>
      </w:pPr>
      <w:r>
        <w:lastRenderedPageBreak/>
        <w:t>Na trećem dijagramu komponenata (Slika 6.4.7)</w:t>
      </w:r>
      <w:r w:rsidR="0020295F" w:rsidRPr="0020295F">
        <w:t xml:space="preserve"> </w:t>
      </w:r>
      <w:r w:rsidR="004037DD" w:rsidRPr="0020295F">
        <w:t>prikaz</w:t>
      </w:r>
      <w:r w:rsidR="00C524C7">
        <w:t>ani</w:t>
      </w:r>
      <w:r w:rsidR="004037DD" w:rsidRPr="0020295F">
        <w:t xml:space="preserve"> </w:t>
      </w:r>
      <w:r>
        <w:t>s</w:t>
      </w:r>
      <w:r w:rsidR="00C524C7">
        <w:t>u</w:t>
      </w:r>
      <w:r w:rsidR="004037DD" w:rsidRPr="0020295F">
        <w:t xml:space="preserve"> ostali kontroler</w:t>
      </w:r>
      <w:r>
        <w:t>i</w:t>
      </w:r>
      <w:r w:rsidR="004037DD" w:rsidRPr="0020295F">
        <w:t xml:space="preserve"> te komponent</w:t>
      </w:r>
      <w:r>
        <w:t>e</w:t>
      </w:r>
      <w:r w:rsidR="004037DD" w:rsidRPr="0020295F">
        <w:t xml:space="preserve">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8">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7D6241FE" w:rsidR="004037DD" w:rsidRPr="00E86FC2" w:rsidRDefault="0020295F" w:rsidP="00D55856">
      <w:pPr>
        <w:pStyle w:val="Caption"/>
        <w:jc w:val="center"/>
      </w:pPr>
      <w:bookmarkStart w:id="97" w:name="_Toc441160620"/>
      <w:r w:rsidRPr="00D55856">
        <w:t xml:space="preserve">Slika </w:t>
      </w:r>
      <w:r w:rsidR="00AA4EA2">
        <w:fldChar w:fldCharType="begin"/>
      </w:r>
      <w:r w:rsidR="00AA4EA2">
        <w:instrText xml:space="preserve"> STYLEREF 2 \s </w:instrText>
      </w:r>
      <w:r w:rsidR="00AA4EA2">
        <w:fldChar w:fldCharType="separate"/>
      </w:r>
      <w:r w:rsidR="00EC28D7">
        <w:rPr>
          <w:noProof/>
        </w:rPr>
        <w:t>6.4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7</w:t>
      </w:r>
      <w:r w:rsidR="00AA4EA2">
        <w:rPr>
          <w:noProof/>
        </w:rPr>
        <w:fldChar w:fldCharType="end"/>
      </w:r>
      <w:r w:rsidRPr="00D55856">
        <w:t xml:space="preserve"> Dijagram komponenata ostalih stranica</w:t>
      </w:r>
      <w:bookmarkEnd w:id="97"/>
    </w:p>
    <w:p w14:paraId="6064EDB7" w14:textId="3319A3D9" w:rsidR="0004754E" w:rsidRPr="0020295F" w:rsidRDefault="0004754E" w:rsidP="0004754E">
      <w:pPr>
        <w:pStyle w:val="Normal5"/>
        <w:spacing w:line="360" w:lineRule="auto"/>
      </w:pPr>
      <w:bookmarkStart w:id="98" w:name="h.17dp8vu" w:colFirst="0" w:colLast="0"/>
      <w:bookmarkEnd w:id="98"/>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99" w:name="_Toc431806055"/>
    </w:p>
    <w:p w14:paraId="42AD79E2" w14:textId="78AF9B75" w:rsidR="0004754E" w:rsidRPr="00332449" w:rsidRDefault="0004754E" w:rsidP="0004754E">
      <w:pPr>
        <w:pStyle w:val="Heading1"/>
        <w:jc w:val="both"/>
        <w:rPr>
          <w:b w:val="0"/>
        </w:rPr>
      </w:pPr>
      <w:bookmarkStart w:id="100" w:name="_Toc441160661"/>
      <w:r w:rsidRPr="00332449">
        <w:rPr>
          <w:b w:val="0"/>
        </w:rPr>
        <w:lastRenderedPageBreak/>
        <w:t>Implementacija i korisničko sučelje</w:t>
      </w:r>
      <w:bookmarkEnd w:id="99"/>
      <w:bookmarkEnd w:id="100"/>
    </w:p>
    <w:p w14:paraId="02E7D96F" w14:textId="77777777" w:rsidR="0004754E" w:rsidRPr="0020295F" w:rsidRDefault="0004754E" w:rsidP="0004754E">
      <w:pPr>
        <w:pStyle w:val="Heading2"/>
      </w:pPr>
      <w:bookmarkStart w:id="101" w:name="h.3rdcrjn" w:colFirst="0" w:colLast="0"/>
      <w:bookmarkStart w:id="102" w:name="_Toc431806056"/>
      <w:bookmarkStart w:id="103" w:name="_Toc441160662"/>
      <w:bookmarkEnd w:id="101"/>
      <w:r w:rsidRPr="0020295F">
        <w:t>Dijagram razmještaja</w:t>
      </w:r>
      <w:bookmarkEnd w:id="102"/>
      <w:bookmarkEnd w:id="103"/>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78604718" w:rsidR="0020295F" w:rsidRPr="00D55856" w:rsidRDefault="00C524C7" w:rsidP="00D55856">
      <w:pPr>
        <w:ind w:firstLine="576"/>
      </w:pPr>
      <w:r>
        <w:rPr>
          <w:lang w:eastAsia="hr-HR"/>
        </w:rPr>
        <w:t>D</w:t>
      </w:r>
      <w:r w:rsidR="0020295F" w:rsidRPr="00D55856">
        <w:rPr>
          <w:lang w:eastAsia="hr-HR"/>
        </w:rPr>
        <w:t>ijagram razmještaja</w:t>
      </w:r>
      <w:r w:rsidR="005D69DF">
        <w:rPr>
          <w:lang w:eastAsia="hr-HR"/>
        </w:rPr>
        <w:t xml:space="preserve"> prikazuje</w:t>
      </w:r>
      <w:r w:rsidR="0020295F" w:rsidRPr="00D55856">
        <w:rPr>
          <w:lang w:eastAsia="hr-HR"/>
        </w:rPr>
        <w:t xml:space="preserve"> razvijene aplikacije</w:t>
      </w:r>
      <w:r w:rsidR="005D69DF">
        <w:rPr>
          <w:lang w:eastAsia="hr-HR"/>
        </w:rPr>
        <w:t xml:space="preserve"> (Slika 7.1.1)</w:t>
      </w:r>
      <w:r w:rsidR="0020295F"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674BFF9D" w:rsidR="0020295F" w:rsidRPr="0020295F" w:rsidRDefault="009A7A9B" w:rsidP="00CF1A1C">
      <w:pPr>
        <w:pStyle w:val="Caption"/>
        <w:jc w:val="center"/>
      </w:pPr>
      <w:bookmarkStart w:id="104" w:name="_Toc441160621"/>
      <w:r>
        <w:t xml:space="preserve">Slika </w:t>
      </w:r>
      <w:r w:rsidR="00AA4EA2">
        <w:fldChar w:fldCharType="begin"/>
      </w:r>
      <w:r w:rsidR="00AA4EA2">
        <w:instrText xml:space="preserve"> STYLEREF 2 \s </w:instrText>
      </w:r>
      <w:r w:rsidR="00AA4EA2">
        <w:fldChar w:fldCharType="separate"/>
      </w:r>
      <w:r w:rsidR="00EC28D7">
        <w:rPr>
          <w:noProof/>
        </w:rPr>
        <w:t>7.1</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w:t>
      </w:r>
      <w:r w:rsidR="00AA4EA2">
        <w:rPr>
          <w:noProof/>
        </w:rPr>
        <w:fldChar w:fldCharType="end"/>
      </w:r>
      <w:r>
        <w:t xml:space="preserve"> Dijagram </w:t>
      </w:r>
      <w:r w:rsidR="005D69DF">
        <w:t>razmještaja</w:t>
      </w:r>
      <w:bookmarkEnd w:id="104"/>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05" w:name="h.26in1rg" w:colFirst="0" w:colLast="0"/>
      <w:bookmarkStart w:id="106" w:name="_Toc441055716"/>
      <w:bookmarkStart w:id="107" w:name="_Toc431806057"/>
      <w:bookmarkStart w:id="108" w:name="_Toc441160663"/>
      <w:bookmarkEnd w:id="105"/>
      <w:bookmarkEnd w:id="106"/>
      <w:r w:rsidRPr="0020295F">
        <w:lastRenderedPageBreak/>
        <w:t>Korištene tehnologije i alati</w:t>
      </w:r>
      <w:bookmarkEnd w:id="107"/>
      <w:bookmarkEnd w:id="108"/>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rsidP="00F951A1">
      <w:pPr>
        <w:pStyle w:val="Normal5"/>
        <w:keepNext/>
        <w:spacing w:line="360" w:lineRule="auto"/>
        <w:ind w:firstLine="576"/>
        <w:jc w:val="center"/>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60">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57DB4F26" w:rsidR="007A5183" w:rsidRPr="00D55856" w:rsidRDefault="0037529D" w:rsidP="00D9128D">
      <w:pPr>
        <w:pStyle w:val="Caption"/>
        <w:jc w:val="center"/>
      </w:pPr>
      <w:r w:rsidRPr="00D55856">
        <w:t xml:space="preserve">Slika 7.2 </w:t>
      </w:r>
      <w:r w:rsidR="00AA4EA2">
        <w:fldChar w:fldCharType="begin"/>
      </w:r>
      <w:r w:rsidR="00AA4EA2">
        <w:instrText xml:space="preserve"> SEQ Slika_7.2 \* ARABIC </w:instrText>
      </w:r>
      <w:r w:rsidR="00AA4EA2">
        <w:fldChar w:fldCharType="separate"/>
      </w:r>
      <w:r w:rsidR="00EC28D7">
        <w:rPr>
          <w:noProof/>
        </w:rPr>
        <w:t>1</w:t>
      </w:r>
      <w:r w:rsidR="00AA4EA2">
        <w:rPr>
          <w:noProof/>
        </w:rPr>
        <w:fldChar w:fldCharType="end"/>
      </w:r>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pPr>
      <w:r>
        <w:br w:type="page"/>
      </w:r>
    </w:p>
    <w:p w14:paraId="6538AB04" w14:textId="08FB8D87" w:rsidR="0004754E" w:rsidRDefault="00B93800" w:rsidP="00F951A1">
      <w:pPr>
        <w:pStyle w:val="Heading2"/>
      </w:pPr>
      <w:bookmarkStart w:id="109" w:name="_Toc441154056"/>
      <w:bookmarkStart w:id="110" w:name="_Toc441154609"/>
      <w:bookmarkStart w:id="111" w:name="_Toc441156046"/>
      <w:bookmarkStart w:id="112" w:name="_Toc441158837"/>
      <w:bookmarkStart w:id="113" w:name="_Toc441159934"/>
      <w:bookmarkStart w:id="114" w:name="_Toc441055718"/>
      <w:bookmarkStart w:id="115" w:name="h.lnxbz9" w:colFirst="0" w:colLast="0"/>
      <w:bookmarkStart w:id="116" w:name="_Toc441160664"/>
      <w:bookmarkEnd w:id="109"/>
      <w:bookmarkEnd w:id="110"/>
      <w:bookmarkEnd w:id="111"/>
      <w:bookmarkEnd w:id="112"/>
      <w:bookmarkEnd w:id="113"/>
      <w:bookmarkEnd w:id="114"/>
      <w:bookmarkEnd w:id="115"/>
      <w:r w:rsidRPr="0020295F">
        <w:lastRenderedPageBreak/>
        <w:t>Isječak programskog koda vezan za temeljnu funkcionalnost sustava</w:t>
      </w:r>
      <w:bookmarkEnd w:id="116"/>
    </w:p>
    <w:p w14:paraId="357123A0" w14:textId="77777777" w:rsidR="00B93800" w:rsidRPr="000B494C" w:rsidRDefault="00B93800" w:rsidP="00F951A1"/>
    <w:p w14:paraId="5A459082" w14:textId="70268DA5" w:rsidR="00B93800" w:rsidRDefault="009E7358" w:rsidP="00F951A1">
      <w:pPr>
        <w:ind w:firstLine="708"/>
      </w:pPr>
      <w:r w:rsidRPr="00F951A1">
        <w:t>N</w:t>
      </w:r>
      <w:r>
        <w:t xml:space="preserve">aša web stranica podržava višekorisničko korištenje sustava. To smo ostvarili </w:t>
      </w:r>
      <w:r w:rsidR="002716DD">
        <w:t xml:space="preserve">uz pomoć „SignalR“ api-a. </w:t>
      </w:r>
      <w:r>
        <w:t xml:space="preserve">Svaki put kad bi se korisnik prijavio on bi se dodao u </w:t>
      </w:r>
      <w:r w:rsidR="002716DD">
        <w:t>grupu aktivnih djelatnika</w:t>
      </w:r>
      <w:r>
        <w:t xml:space="preserve">, a kad bi se odjavio on bi se iz te </w:t>
      </w:r>
      <w:r w:rsidR="00B93800">
        <w:t>grupe uklonio.</w:t>
      </w:r>
    </w:p>
    <w:bookmarkStart w:id="117" w:name="_MON_1514839246"/>
    <w:bookmarkEnd w:id="117"/>
    <w:p w14:paraId="29837F20" w14:textId="77777777" w:rsidR="00476BBA" w:rsidRDefault="002716DD" w:rsidP="00F951A1">
      <w:pPr>
        <w:keepNext/>
        <w:ind w:firstLine="708"/>
      </w:pPr>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pt;height:180pt" o:ole="">
            <v:imagedata r:id="rId61" o:title=""/>
          </v:shape>
          <o:OLEObject Type="Embed" ProgID="Word.OpenDocumentText.12" ShapeID="_x0000_i1025" DrawAspect="Content" ObjectID="_1514909041" r:id="rId62"/>
        </w:object>
      </w:r>
    </w:p>
    <w:p w14:paraId="34B0B150" w14:textId="1920596C" w:rsidR="00476BBA" w:rsidRDefault="00476BBA" w:rsidP="00F951A1">
      <w:pPr>
        <w:pStyle w:val="Caption"/>
        <w:jc w:val="center"/>
      </w:pPr>
      <w:bookmarkStart w:id="118" w:name="_Toc441160622"/>
      <w:r>
        <w:t xml:space="preserve">Slika </w:t>
      </w:r>
      <w:r w:rsidR="00AA4EA2">
        <w:fldChar w:fldCharType="begin"/>
      </w:r>
      <w:r w:rsidR="00AA4EA2">
        <w:instrText xml:space="preserve"> STYLEREF 2 \s </w:instrText>
      </w:r>
      <w:r w:rsidR="00AA4EA2">
        <w:fldChar w:fldCharType="separate"/>
      </w:r>
      <w:r w:rsidR="00EC28D7">
        <w:rPr>
          <w:noProof/>
        </w:rPr>
        <w:t>7.3</w:t>
      </w:r>
      <w:r w:rsidR="00AA4EA2">
        <w:rPr>
          <w:noProof/>
        </w:rPr>
        <w:fldChar w:fldCharType="end"/>
      </w:r>
      <w:r>
        <w:t>.</w:t>
      </w:r>
      <w:r w:rsidR="00AA4EA2">
        <w:fldChar w:fldCharType="begin"/>
      </w:r>
      <w:r w:rsidR="00AA4EA2">
        <w:instrText xml:space="preserve"> SEQ Slika \* ARABIC \s 2 </w:instrText>
      </w:r>
      <w:r w:rsidR="00AA4EA2">
        <w:fldChar w:fldCharType="separate"/>
      </w:r>
      <w:r w:rsidR="00EC28D7">
        <w:rPr>
          <w:noProof/>
        </w:rPr>
        <w:t>1</w:t>
      </w:r>
      <w:r w:rsidR="00AA4EA2">
        <w:rPr>
          <w:noProof/>
        </w:rPr>
        <w:fldChar w:fldCharType="end"/>
      </w:r>
      <w:r>
        <w:t xml:space="preserve"> </w:t>
      </w:r>
      <w:r w:rsidRPr="002C6F86">
        <w:t>Prijava i odjava korisnika u grupu aktvnih korisnika</w:t>
      </w:r>
      <w:bookmarkEnd w:id="118"/>
    </w:p>
    <w:p w14:paraId="5629F5EC" w14:textId="77777777" w:rsidR="00476BBA" w:rsidRDefault="00476BBA" w:rsidP="00F951A1">
      <w:pPr>
        <w:ind w:firstLine="708"/>
      </w:pPr>
    </w:p>
    <w:p w14:paraId="43FCBBFE" w14:textId="51723492" w:rsidR="00B9032E" w:rsidRDefault="00476BBA" w:rsidP="00F951A1">
      <w:pPr>
        <w:ind w:firstLine="708"/>
      </w:pPr>
      <w:r w:rsidDel="00476BBA">
        <w:t xml:space="preserve"> </w:t>
      </w:r>
      <w:r w:rsidR="009143E6">
        <w:t>Kad se korisnik prijavi onda se njemu mora poslat lista svih trenutnih narudžbi. Ta lista se sprema na poslužitelju i globalno je dostupna (Singleton oblikovni obrazac).</w:t>
      </w:r>
      <w:r w:rsidR="009622DC">
        <w:t xml:space="preserve"> Te</w:t>
      </w:r>
      <w:r w:rsidR="009143E6">
        <w:t xml:space="preserve"> </w:t>
      </w:r>
      <w:r w:rsidR="009622DC">
        <w:t>s</w:t>
      </w:r>
      <w:r w:rsidR="009143E6">
        <w:t>vaki put kad dođe</w:t>
      </w:r>
      <w:r w:rsidR="009622DC">
        <w:t xml:space="preserve"> nova narudžba, </w:t>
      </w:r>
      <w:r w:rsidR="009143E6">
        <w:t xml:space="preserve">u tu </w:t>
      </w:r>
      <w:r w:rsidR="009622DC">
        <w:t xml:space="preserve">se </w:t>
      </w:r>
      <w:r w:rsidR="009143E6">
        <w:t>listu mora spremiti t</w:t>
      </w:r>
      <w:r w:rsidR="009622DC">
        <w:t>a narudžba</w:t>
      </w:r>
      <w:r w:rsidR="009143E6">
        <w:t xml:space="preserve"> i moraju se obav</w:t>
      </w:r>
      <w:r>
        <w:t>i</w:t>
      </w:r>
      <w:r w:rsidR="009143E6">
        <w:t>jestiti svi aktivni korisnici da je došla narudžba</w:t>
      </w:r>
      <w:r w:rsidR="009622DC">
        <w:t xml:space="preserve"> kako bi mogli osvježiti prikaz svih aktivnih narudžbi korisniku.</w:t>
      </w:r>
    </w:p>
    <w:bookmarkStart w:id="119" w:name="_MON_1514839480"/>
    <w:bookmarkEnd w:id="119"/>
    <w:p w14:paraId="57367649" w14:textId="47135F79" w:rsidR="009622DC" w:rsidRDefault="00B93800">
      <w:pPr>
        <w:ind w:firstLine="708"/>
      </w:pPr>
      <w:r>
        <w:object w:dxaOrig="9072" w:dyaOrig="1897" w14:anchorId="126D9425">
          <v:shape id="_x0000_i1026" type="#_x0000_t75" style="width:454.4pt;height:94.4pt" o:ole="">
            <v:imagedata r:id="rId63" o:title=""/>
          </v:shape>
          <o:OLEObject Type="Embed" ProgID="Word.OpenDocumentText.12" ShapeID="_x0000_i1026" DrawAspect="Content" ObjectID="_1514909042" r:id="rId64"/>
        </w:object>
      </w:r>
    </w:p>
    <w:p w14:paraId="68533C9B" w14:textId="65495DC3" w:rsidR="00B9032E" w:rsidRDefault="009622DC" w:rsidP="00F951A1">
      <w:pPr>
        <w:pStyle w:val="Caption"/>
        <w:jc w:val="center"/>
      </w:pPr>
      <w:bookmarkStart w:id="120" w:name="_Toc441160623"/>
      <w:r>
        <w:t xml:space="preserve">Slika </w:t>
      </w:r>
      <w:r w:rsidR="00AA4EA2">
        <w:fldChar w:fldCharType="begin"/>
      </w:r>
      <w:r w:rsidR="00AA4EA2">
        <w:instrText xml:space="preserve"> STYLEREF 2 \s </w:instrText>
      </w:r>
      <w:r w:rsidR="00AA4EA2">
        <w:fldChar w:fldCharType="separate"/>
      </w:r>
      <w:r w:rsidR="00EC28D7">
        <w:rPr>
          <w:noProof/>
        </w:rPr>
        <w:t>7.3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w:t>
      </w:r>
      <w:r w:rsidR="00AA4EA2">
        <w:rPr>
          <w:noProof/>
        </w:rPr>
        <w:fldChar w:fldCharType="end"/>
      </w:r>
      <w:r>
        <w:t xml:space="preserve"> Prihvat nove narudžbe</w:t>
      </w:r>
      <w:bookmarkEnd w:id="120"/>
    </w:p>
    <w:p w14:paraId="78853B56" w14:textId="0B1B7FDF" w:rsidR="00476BBA" w:rsidRDefault="00476BBA">
      <w:pPr>
        <w:spacing w:after="160" w:line="259" w:lineRule="auto"/>
        <w:jc w:val="left"/>
      </w:pPr>
      <w:r>
        <w:br w:type="page"/>
      </w:r>
    </w:p>
    <w:p w14:paraId="23B41C05" w14:textId="0AC42748" w:rsidR="00B9032E" w:rsidRDefault="00B9032E" w:rsidP="00F951A1">
      <w:pPr>
        <w:ind w:firstLine="708"/>
      </w:pPr>
      <w:r>
        <w:lastRenderedPageBreak/>
        <w:t>Svaki put kad bi se narudžba potvrdila ili odbila moraju se obav</w:t>
      </w:r>
      <w:r w:rsidR="00476BBA">
        <w:t>i</w:t>
      </w:r>
      <w:r>
        <w:t xml:space="preserve">jestiti svi ostali aktivni djelatnici kako bi mogli osvježiti prikaz </w:t>
      </w:r>
      <w:r w:rsidR="006E62A9">
        <w:t>narudžbi korisniku.</w:t>
      </w:r>
    </w:p>
    <w:bookmarkStart w:id="121" w:name="_MON_1514839699"/>
    <w:bookmarkEnd w:id="121"/>
    <w:p w14:paraId="221E525A" w14:textId="77777777" w:rsidR="009622DC" w:rsidRDefault="006E62A9" w:rsidP="00F951A1">
      <w:pPr>
        <w:keepNext/>
        <w:ind w:firstLine="708"/>
      </w:pPr>
      <w:r>
        <w:object w:dxaOrig="9072" w:dyaOrig="2740" w14:anchorId="4CDCAD92">
          <v:shape id="_x0000_i1027" type="#_x0000_t75" style="width:454.4pt;height:137.2pt" o:ole="">
            <v:imagedata r:id="rId65" o:title=""/>
          </v:shape>
          <o:OLEObject Type="Embed" ProgID="Word.OpenDocumentText.12" ShapeID="_x0000_i1027" DrawAspect="Content" ObjectID="_1514909043" r:id="rId66"/>
        </w:object>
      </w:r>
    </w:p>
    <w:p w14:paraId="360FF8E4" w14:textId="5C7D76A1" w:rsidR="009622DC" w:rsidRDefault="009622DC" w:rsidP="00F951A1">
      <w:pPr>
        <w:pStyle w:val="Caption"/>
        <w:jc w:val="center"/>
      </w:pPr>
      <w:bookmarkStart w:id="122" w:name="_Toc441160624"/>
      <w:r>
        <w:t xml:space="preserve">Slika </w:t>
      </w:r>
      <w:r w:rsidR="00AA4EA2">
        <w:fldChar w:fldCharType="begin"/>
      </w:r>
      <w:r w:rsidR="00AA4EA2">
        <w:instrText xml:space="preserve"> STYLEREF 2 \s </w:instrText>
      </w:r>
      <w:r w:rsidR="00AA4EA2">
        <w:fldChar w:fldCharType="separate"/>
      </w:r>
      <w:r w:rsidR="00EC28D7">
        <w:rPr>
          <w:noProof/>
        </w:rPr>
        <w:t>7.3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3</w:t>
      </w:r>
      <w:r w:rsidR="00AA4EA2">
        <w:rPr>
          <w:noProof/>
        </w:rPr>
        <w:fldChar w:fldCharType="end"/>
      </w:r>
      <w:r>
        <w:t xml:space="preserve"> Obrada narudžbe i obavještavanje ostalih dijelatnika</w:t>
      </w:r>
      <w:bookmarkEnd w:id="122"/>
    </w:p>
    <w:p w14:paraId="4551A4C6" w14:textId="77777777" w:rsidR="00B93800" w:rsidRPr="000B494C" w:rsidRDefault="00B93800" w:rsidP="00F951A1"/>
    <w:p w14:paraId="5EB48CBF" w14:textId="78EDA06A" w:rsidR="005264FF" w:rsidRDefault="00476BBA" w:rsidP="00F951A1">
      <w:pPr>
        <w:ind w:firstLine="708"/>
      </w:pPr>
      <w:r>
        <w:rPr>
          <w:lang w:eastAsia="hr-HR"/>
        </w:rPr>
        <w:t>Zato</w:t>
      </w:r>
      <w:r w:rsidR="00A663B0">
        <w:rPr>
          <w:lang w:eastAsia="hr-HR"/>
        </w:rPr>
        <w:t xml:space="preserve"> što imamo aplikaciju koja se izvršava na web poslužitelju (browser-u) svu logiku koja mijenja sadržaj web stranice smo morali napisati u javascript-u, pa se i ove metode koje se navode u gore nave</w:t>
      </w:r>
      <w:r w:rsidR="00085759">
        <w:rPr>
          <w:lang w:eastAsia="hr-HR"/>
        </w:rPr>
        <w:t>denim primjerima nalaze u javasc</w:t>
      </w:r>
      <w:r w:rsidR="00A663B0">
        <w:rPr>
          <w:lang w:eastAsia="hr-HR"/>
        </w:rPr>
        <w:t>ript datoteci koja se izvršava na korisničkom računalu</w:t>
      </w:r>
      <w:r w:rsidR="000636DA">
        <w:rPr>
          <w:lang w:eastAsia="hr-HR"/>
        </w:rPr>
        <w:t>.</w:t>
      </w:r>
    </w:p>
    <w:p w14:paraId="5BD04FF0" w14:textId="5A53FC10" w:rsidR="005264FF" w:rsidRDefault="005264FF" w:rsidP="00F951A1">
      <w:pPr>
        <w:ind w:firstLine="708"/>
      </w:pPr>
      <w:r>
        <w:rPr>
          <w:lang w:eastAsia="hr-HR"/>
        </w:rPr>
        <w:t xml:space="preserve">A kako bi ta komunikacija između kontrolera, koji se izvršava na poslužitelju, i klijentskog računala ispravno funkcionirala morali samo dodati SignalR skriptu u web popis skripti za web stranicu. Ali ta skripta ne postoji nek se ona izgenerira automatski prilikom pokretanja aplikacije. </w:t>
      </w:r>
    </w:p>
    <w:bookmarkStart w:id="123" w:name="_MON_1514840775"/>
    <w:bookmarkEnd w:id="123"/>
    <w:p w14:paraId="51D56AC1" w14:textId="77777777" w:rsidR="005264FF" w:rsidRDefault="005264FF" w:rsidP="00F951A1">
      <w:pPr>
        <w:keepNext/>
        <w:ind w:firstLine="708"/>
        <w:jc w:val="center"/>
      </w:pPr>
      <w:r>
        <w:rPr>
          <w:lang w:eastAsia="hr-HR"/>
        </w:rPr>
        <w:object w:dxaOrig="9072" w:dyaOrig="211" w14:anchorId="7FE9B945">
          <v:shape id="_x0000_i1028" type="#_x0000_t75" style="width:454.4pt;height:10.2pt" o:ole="">
            <v:imagedata r:id="rId67" o:title=""/>
          </v:shape>
          <o:OLEObject Type="Embed" ProgID="Word.OpenDocumentText.12" ShapeID="_x0000_i1028" DrawAspect="Content" ObjectID="_1514909044" r:id="rId68"/>
        </w:object>
      </w:r>
    </w:p>
    <w:p w14:paraId="458E8EE5" w14:textId="083CB2B2" w:rsidR="005264FF" w:rsidRDefault="005264FF" w:rsidP="00F951A1">
      <w:pPr>
        <w:pStyle w:val="Caption"/>
        <w:jc w:val="center"/>
      </w:pPr>
      <w:bookmarkStart w:id="124" w:name="_Toc441160625"/>
      <w:r>
        <w:t xml:space="preserve">Slika </w:t>
      </w:r>
      <w:r w:rsidR="00AA4EA2">
        <w:fldChar w:fldCharType="begin"/>
      </w:r>
      <w:r w:rsidR="00AA4EA2">
        <w:instrText xml:space="preserve"> STYLEREF 2 \s </w:instrText>
      </w:r>
      <w:r w:rsidR="00AA4EA2">
        <w:fldChar w:fldCharType="separate"/>
      </w:r>
      <w:r w:rsidR="00EC28D7">
        <w:rPr>
          <w:noProof/>
        </w:rPr>
        <w:t>7.3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4</w:t>
      </w:r>
      <w:r w:rsidR="00AA4EA2">
        <w:rPr>
          <w:noProof/>
        </w:rPr>
        <w:fldChar w:fldCharType="end"/>
      </w:r>
      <w:r>
        <w:t xml:space="preserve"> Dodavanje SignalR skripte u web stranicu</w:t>
      </w:r>
      <w:bookmarkEnd w:id="124"/>
    </w:p>
    <w:p w14:paraId="74476FF3" w14:textId="311ED047" w:rsidR="00476BBA" w:rsidRDefault="00476BBA">
      <w:pPr>
        <w:spacing w:after="160" w:line="259" w:lineRule="auto"/>
        <w:jc w:val="left"/>
      </w:pPr>
      <w:r>
        <w:br w:type="page"/>
      </w:r>
    </w:p>
    <w:p w14:paraId="794CEE3D" w14:textId="1D99885E" w:rsidR="005264FF" w:rsidRDefault="00476BBA" w:rsidP="00F951A1">
      <w:pPr>
        <w:ind w:firstLine="708"/>
      </w:pPr>
      <w:r>
        <w:lastRenderedPageBreak/>
        <w:t>Također</w:t>
      </w:r>
      <w:r>
        <w:rPr>
          <w:lang w:eastAsia="hr-HR"/>
        </w:rPr>
        <w:t>, i</w:t>
      </w:r>
      <w:r w:rsidR="005264FF">
        <w:rPr>
          <w:lang w:eastAsia="hr-HR"/>
        </w:rPr>
        <w:t xml:space="preserve"> tu kako bi uspostavili konekciju sa serverom moramo inicijalizirati SignalR servis.</w:t>
      </w:r>
    </w:p>
    <w:bookmarkStart w:id="125" w:name="_MON_1514840855"/>
    <w:bookmarkEnd w:id="125"/>
    <w:p w14:paraId="7954B60B" w14:textId="77777777" w:rsidR="00B93800" w:rsidRDefault="005264FF" w:rsidP="00F951A1">
      <w:pPr>
        <w:keepNext/>
        <w:ind w:firstLine="708"/>
      </w:pPr>
      <w:r>
        <w:rPr>
          <w:lang w:eastAsia="hr-HR"/>
        </w:rPr>
        <w:object w:dxaOrig="9072" w:dyaOrig="2740" w14:anchorId="343C8890">
          <v:shape id="_x0000_i1029" type="#_x0000_t75" style="width:454.4pt;height:137.2pt" o:ole="">
            <v:imagedata r:id="rId69" o:title=""/>
          </v:shape>
          <o:OLEObject Type="Embed" ProgID="Word.OpenDocumentText.12" ShapeID="_x0000_i1029" DrawAspect="Content" ObjectID="_1514909045" r:id="rId70"/>
        </w:object>
      </w:r>
    </w:p>
    <w:p w14:paraId="04C2F74B" w14:textId="05F33F84" w:rsidR="005264FF" w:rsidRDefault="00B93800" w:rsidP="00F951A1">
      <w:pPr>
        <w:pStyle w:val="Caption"/>
        <w:jc w:val="center"/>
      </w:pPr>
      <w:bookmarkStart w:id="126" w:name="_Toc441160626"/>
      <w:r>
        <w:t xml:space="preserve">Slika </w:t>
      </w:r>
      <w:r w:rsidR="00AA4EA2">
        <w:fldChar w:fldCharType="begin"/>
      </w:r>
      <w:r w:rsidR="00AA4EA2">
        <w:instrText xml:space="preserve"> STYLEREF 2 \s </w:instrText>
      </w:r>
      <w:r w:rsidR="00AA4EA2">
        <w:fldChar w:fldCharType="separate"/>
      </w:r>
      <w:r w:rsidR="00EC28D7">
        <w:rPr>
          <w:noProof/>
        </w:rPr>
        <w:t>7.3</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5</w:t>
      </w:r>
      <w:r w:rsidR="00AA4EA2">
        <w:rPr>
          <w:noProof/>
        </w:rPr>
        <w:fldChar w:fldCharType="end"/>
      </w:r>
      <w:r>
        <w:t xml:space="preserve"> Inicijalizacija SignalR hub-a na klijentskoj strani</w:t>
      </w:r>
      <w:bookmarkEnd w:id="126"/>
    </w:p>
    <w:p w14:paraId="13F5AFEE" w14:textId="0733F439" w:rsidR="007F474F" w:rsidRDefault="007F474F">
      <w:pPr>
        <w:spacing w:after="160" w:line="259" w:lineRule="auto"/>
        <w:jc w:val="left"/>
      </w:pPr>
      <w:r>
        <w:br w:type="page"/>
      </w:r>
    </w:p>
    <w:p w14:paraId="30294D22" w14:textId="6A87EB48" w:rsidR="0004754E" w:rsidRPr="0020295F" w:rsidRDefault="0004754E" w:rsidP="0004754E">
      <w:pPr>
        <w:pStyle w:val="Heading2"/>
      </w:pPr>
      <w:bookmarkStart w:id="127" w:name="_Toc441154059"/>
      <w:bookmarkStart w:id="128" w:name="_Toc441154612"/>
      <w:bookmarkStart w:id="129" w:name="_Toc441156049"/>
      <w:bookmarkStart w:id="130" w:name="_Toc441158840"/>
      <w:bookmarkStart w:id="131" w:name="_Toc441159937"/>
      <w:bookmarkStart w:id="132" w:name="_Toc441100873"/>
      <w:bookmarkStart w:id="133" w:name="_Toc441154060"/>
      <w:bookmarkStart w:id="134" w:name="_Toc441154613"/>
      <w:bookmarkStart w:id="135" w:name="_Toc441156050"/>
      <w:bookmarkStart w:id="136" w:name="_Toc441158841"/>
      <w:bookmarkStart w:id="137" w:name="_Toc441159938"/>
      <w:bookmarkStart w:id="138" w:name="_Toc441055720"/>
      <w:bookmarkStart w:id="139" w:name="h.35nkun2" w:colFirst="0" w:colLast="0"/>
      <w:bookmarkStart w:id="140" w:name="_Toc431806059"/>
      <w:bookmarkStart w:id="141" w:name="_Toc441160665"/>
      <w:bookmarkEnd w:id="127"/>
      <w:bookmarkEnd w:id="128"/>
      <w:bookmarkEnd w:id="129"/>
      <w:bookmarkEnd w:id="130"/>
      <w:bookmarkEnd w:id="131"/>
      <w:bookmarkEnd w:id="132"/>
      <w:bookmarkEnd w:id="133"/>
      <w:bookmarkEnd w:id="134"/>
      <w:bookmarkEnd w:id="135"/>
      <w:bookmarkEnd w:id="136"/>
      <w:bookmarkEnd w:id="137"/>
      <w:bookmarkEnd w:id="138"/>
      <w:bookmarkEnd w:id="139"/>
      <w:r w:rsidRPr="0020295F">
        <w:lastRenderedPageBreak/>
        <w:t>Ispitivanje programskog rješenja</w:t>
      </w:r>
      <w:bookmarkEnd w:id="140"/>
      <w:bookmarkEnd w:id="141"/>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F951A1" w:rsidRDefault="00283BA3" w:rsidP="00F951A1">
      <w:pPr>
        <w:ind w:firstLine="708"/>
        <w:rPr>
          <w:lang w:eastAsia="hr-HR"/>
        </w:rPr>
      </w:pPr>
      <w:r w:rsidRPr="00F951A1">
        <w:rPr>
          <w:lang w:eastAsia="hr-HR"/>
        </w:rPr>
        <w:t>Neprij</w:t>
      </w:r>
      <w:r w:rsidR="00972C9B" w:rsidRPr="00F951A1">
        <w:rPr>
          <w:lang w:eastAsia="hr-HR"/>
        </w:rPr>
        <w:t xml:space="preserve">avljeni korisnik na dnu </w:t>
      </w:r>
      <w:r w:rsidRPr="00F951A1">
        <w:rPr>
          <w:lang w:eastAsia="hr-HR"/>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rsidP="00F951A1">
      <w:pPr>
        <w:pStyle w:val="Normal5"/>
        <w:spacing w:line="360" w:lineRule="auto"/>
        <w:ind w:left="708"/>
        <w:jc w:val="both"/>
        <w:rPr>
          <w:rFonts w:eastAsia="Arial"/>
          <w:color w:val="auto"/>
          <w:szCs w:val="24"/>
          <w:lang w:eastAsia="en-US"/>
        </w:rPr>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rsidP="00F951A1">
      <w:pPr>
        <w:pStyle w:val="Normal5"/>
        <w:spacing w:line="360" w:lineRule="auto"/>
        <w:ind w:left="708"/>
        <w:jc w:val="both"/>
        <w:rPr>
          <w:rFonts w:eastAsia="Arial"/>
          <w:color w:val="auto"/>
          <w:szCs w:val="24"/>
          <w:lang w:eastAsia="en-US"/>
        </w:rPr>
      </w:pPr>
      <w:r w:rsidRPr="0020295F">
        <w:rPr>
          <w:rFonts w:eastAsia="Arial"/>
          <w:color w:val="auto"/>
          <w:szCs w:val="24"/>
          <w:lang w:eastAsia="en-US"/>
        </w:rPr>
        <w:t>2. Unos korisničkih podataka</w:t>
      </w:r>
    </w:p>
    <w:p w14:paraId="402BDCAE" w14:textId="61D5C0FC" w:rsidR="00913DF5" w:rsidRPr="0020295F" w:rsidRDefault="00913DF5" w:rsidP="00F951A1">
      <w:pPr>
        <w:pStyle w:val="Normal5"/>
        <w:spacing w:line="360" w:lineRule="auto"/>
        <w:ind w:left="708"/>
        <w:jc w:val="both"/>
        <w:rPr>
          <w:rFonts w:eastAsia="Arial"/>
          <w:color w:val="auto"/>
          <w:szCs w:val="24"/>
          <w:lang w:eastAsia="en-US"/>
        </w:rPr>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5B3E3C64">
            <wp:extent cx="5288280" cy="81589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t="80560"/>
                    <a:stretch/>
                  </pic:blipFill>
                  <pic:spPr bwMode="auto">
                    <a:xfrm>
                      <a:off x="0" y="0"/>
                      <a:ext cx="5299695" cy="817656"/>
                    </a:xfrm>
                    <a:prstGeom prst="rect">
                      <a:avLst/>
                    </a:prstGeom>
                    <a:noFill/>
                    <a:ln>
                      <a:noFill/>
                    </a:ln>
                    <a:extLst>
                      <a:ext uri="{53640926-AAD7-44D8-BBD7-CCE9431645EC}">
                        <a14:shadowObscured xmlns:a14="http://schemas.microsoft.com/office/drawing/2010/main"/>
                      </a:ext>
                    </a:extLst>
                  </pic:spPr>
                </pic:pic>
              </a:graphicData>
            </a:graphic>
          </wp:inline>
        </w:drawing>
      </w:r>
    </w:p>
    <w:p w14:paraId="46D42F98" w14:textId="679C1EAD" w:rsidR="009A7A9B" w:rsidRPr="00CF1A1C" w:rsidRDefault="009A7A9B" w:rsidP="00CF1A1C">
      <w:pPr>
        <w:pStyle w:val="Caption"/>
        <w:jc w:val="center"/>
      </w:pPr>
      <w:bookmarkStart w:id="142" w:name="_Toc441160627"/>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w:instrText>
      </w:r>
      <w:r w:rsidR="00AA4EA2">
        <w:instrText xml:space="preserve">Slika \* ARABIC \s 2 </w:instrText>
      </w:r>
      <w:r w:rsidR="00AA4EA2">
        <w:fldChar w:fldCharType="separate"/>
      </w:r>
      <w:r w:rsidR="00EC28D7">
        <w:rPr>
          <w:noProof/>
        </w:rPr>
        <w:t>1</w:t>
      </w:r>
      <w:r w:rsidR="00AA4EA2">
        <w:rPr>
          <w:noProof/>
        </w:rPr>
        <w:fldChar w:fldCharType="end"/>
      </w:r>
      <w:r>
        <w:t xml:space="preserve"> Prijava osoblja</w:t>
      </w:r>
      <w:bookmarkEnd w:id="142"/>
    </w:p>
    <w:p w14:paraId="76060F5D" w14:textId="77777777" w:rsidR="007F474F" w:rsidRDefault="007F474F" w:rsidP="00D9128D">
      <w:pPr>
        <w:pStyle w:val="Normal5"/>
        <w:spacing w:line="360" w:lineRule="auto"/>
        <w:rPr>
          <w:rFonts w:eastAsia="Arial"/>
          <w:color w:val="auto"/>
          <w:szCs w:val="24"/>
          <w:lang w:eastAsia="en-US"/>
        </w:rPr>
      </w:pPr>
    </w:p>
    <w:p w14:paraId="40F6328C" w14:textId="2440D4B6" w:rsidR="00913DF5" w:rsidRDefault="00913DF5" w:rsidP="00F951A1">
      <w:pPr>
        <w:ind w:firstLine="708"/>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F951A1">
      <w:pPr>
        <w:pStyle w:val="Normal5"/>
        <w:keepNext/>
        <w:spacing w:line="360" w:lineRule="auto"/>
        <w:jc w:val="center"/>
      </w:pPr>
      <w:r w:rsidRPr="00E86FC2">
        <w:rPr>
          <w:rFonts w:eastAsia="Arial"/>
          <w:noProof/>
          <w:color w:val="auto"/>
          <w:szCs w:val="24"/>
        </w:rPr>
        <w:drawing>
          <wp:inline distT="0" distB="0" distL="0" distR="0" wp14:anchorId="12551602" wp14:editId="32FD9E68">
            <wp:extent cx="4711065" cy="2084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18112" t="21282"/>
                    <a:stretch/>
                  </pic:blipFill>
                  <pic:spPr bwMode="auto">
                    <a:xfrm>
                      <a:off x="0" y="0"/>
                      <a:ext cx="4711109" cy="2084418"/>
                    </a:xfrm>
                    <a:prstGeom prst="rect">
                      <a:avLst/>
                    </a:prstGeom>
                    <a:noFill/>
                    <a:ln>
                      <a:noFill/>
                    </a:ln>
                    <a:extLst>
                      <a:ext uri="{53640926-AAD7-44D8-BBD7-CCE9431645EC}">
                        <a14:shadowObscured xmlns:a14="http://schemas.microsoft.com/office/drawing/2010/main"/>
                      </a:ext>
                    </a:extLst>
                  </pic:spPr>
                </pic:pic>
              </a:graphicData>
            </a:graphic>
          </wp:inline>
        </w:drawing>
      </w:r>
    </w:p>
    <w:p w14:paraId="0F7F9AED" w14:textId="2650CA82" w:rsidR="00913DF5" w:rsidRPr="0020295F" w:rsidRDefault="009A7A9B" w:rsidP="00CF1A1C">
      <w:pPr>
        <w:pStyle w:val="Caption"/>
        <w:jc w:val="center"/>
        <w:rPr>
          <w:rFonts w:eastAsia="Arial"/>
          <w:color w:val="auto"/>
          <w:szCs w:val="24"/>
          <w:lang w:eastAsia="en-US"/>
        </w:rPr>
      </w:pPr>
      <w:bookmarkStart w:id="143" w:name="_Toc441160628"/>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w:t>
      </w:r>
      <w:r w:rsidR="00AA4EA2">
        <w:rPr>
          <w:noProof/>
        </w:rPr>
        <w:fldChar w:fldCharType="end"/>
      </w:r>
      <w:r>
        <w:t xml:space="preserve"> Pogrešno upisani korisnički podaci</w:t>
      </w:r>
      <w:bookmarkEnd w:id="143"/>
    </w:p>
    <w:p w14:paraId="4C7745F0" w14:textId="46B2C0B7" w:rsidR="00B70517" w:rsidRDefault="00B70517">
      <w:pPr>
        <w:spacing w:after="160" w:line="259" w:lineRule="auto"/>
        <w:jc w:val="left"/>
        <w:rPr>
          <w:rFonts w:eastAsia="Arial" w:cs="Times New Roman"/>
          <w:b/>
          <w:szCs w:val="24"/>
        </w:rPr>
      </w:pPr>
      <w:r>
        <w:rPr>
          <w:rFonts w:eastAsia="Arial"/>
          <w:b/>
          <w:szCs w:val="24"/>
        </w:rPr>
        <w:br w:type="page"/>
      </w: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lastRenderedPageBreak/>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F951A1" w:rsidRDefault="00230D33" w:rsidP="00F951A1">
      <w:pPr>
        <w:ind w:firstLine="708"/>
        <w:rPr>
          <w:lang w:eastAsia="hr-HR"/>
        </w:rPr>
      </w:pPr>
      <w:r w:rsidRPr="00F951A1">
        <w:rPr>
          <w:lang w:eastAsia="hr-HR"/>
        </w:rPr>
        <w:t>Dodavanje</w:t>
      </w:r>
      <w:r w:rsidR="00524C80" w:rsidRPr="00F951A1">
        <w:rPr>
          <w:lang w:eastAsia="hr-HR"/>
        </w:rPr>
        <w:t xml:space="preserve"> jela može odabrati bilo koji korisnik stranice. Korisnik na vrhu početne stranice odabire </w:t>
      </w:r>
      <w:r w:rsidR="00610D82" w:rsidRPr="00F951A1">
        <w:rPr>
          <w:lang w:eastAsia="hr-HR"/>
        </w:rPr>
        <w:t>karticu</w:t>
      </w:r>
      <w:r w:rsidR="00524C80" w:rsidRPr="00F951A1">
        <w:rPr>
          <w:lang w:eastAsia="hr-HR"/>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F951A1">
        <w:rPr>
          <w:lang w:eastAsia="hr-HR"/>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rsidP="00F951A1">
      <w:pPr>
        <w:pStyle w:val="Normal5"/>
        <w:spacing w:line="360" w:lineRule="auto"/>
        <w:ind w:left="708"/>
        <w:rPr>
          <w:rFonts w:eastAsia="Arial"/>
          <w:noProof/>
          <w:color w:val="auto"/>
          <w:szCs w:val="24"/>
        </w:rPr>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rsidP="00F951A1">
      <w:pPr>
        <w:pStyle w:val="Normal5"/>
        <w:spacing w:line="360" w:lineRule="auto"/>
        <w:ind w:left="708"/>
        <w:rPr>
          <w:rFonts w:eastAsia="Arial"/>
          <w:noProof/>
          <w:color w:val="auto"/>
          <w:szCs w:val="24"/>
        </w:rPr>
      </w:pPr>
      <w:r w:rsidRPr="0020295F">
        <w:rPr>
          <w:rFonts w:eastAsia="Arial"/>
          <w:noProof/>
          <w:color w:val="auto"/>
          <w:szCs w:val="24"/>
        </w:rPr>
        <w:t>2. Izbor kategorije i sortiranja jela</w:t>
      </w:r>
    </w:p>
    <w:p w14:paraId="471D2CE2" w14:textId="21189C1F" w:rsidR="00356D77" w:rsidRPr="0020295F" w:rsidRDefault="00356D77" w:rsidP="00F951A1">
      <w:pPr>
        <w:pStyle w:val="Normal5"/>
        <w:spacing w:line="360" w:lineRule="auto"/>
        <w:ind w:left="708"/>
        <w:rPr>
          <w:rFonts w:eastAsia="Arial"/>
          <w:noProof/>
          <w:color w:val="auto"/>
          <w:szCs w:val="24"/>
        </w:rPr>
      </w:pPr>
      <w:r w:rsidRPr="0020295F">
        <w:rPr>
          <w:rFonts w:eastAsia="Arial"/>
          <w:noProof/>
          <w:color w:val="auto"/>
          <w:szCs w:val="24"/>
        </w:rPr>
        <w:t>3. Izbor pojedinog jela i njegovih dodataka, veličine i količine</w:t>
      </w:r>
    </w:p>
    <w:p w14:paraId="482A0962" w14:textId="198B6C10" w:rsidR="00356D77" w:rsidRPr="0020295F" w:rsidRDefault="00356D77" w:rsidP="00F951A1">
      <w:pPr>
        <w:pStyle w:val="Normal5"/>
        <w:spacing w:line="360" w:lineRule="auto"/>
        <w:ind w:left="708"/>
        <w:rPr>
          <w:rFonts w:eastAsia="Arial"/>
          <w:noProof/>
          <w:color w:val="auto"/>
          <w:szCs w:val="24"/>
        </w:rPr>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drawing>
          <wp:inline distT="0" distB="0" distL="0" distR="0" wp14:anchorId="0F71DDD8" wp14:editId="6CD8A9C0">
            <wp:extent cx="5753100" cy="240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753100" cy="2407325"/>
                    </a:xfrm>
                    <a:prstGeom prst="rect">
                      <a:avLst/>
                    </a:prstGeom>
                    <a:noFill/>
                    <a:ln>
                      <a:noFill/>
                    </a:ln>
                  </pic:spPr>
                </pic:pic>
              </a:graphicData>
            </a:graphic>
          </wp:inline>
        </w:drawing>
      </w:r>
    </w:p>
    <w:p w14:paraId="42B1E80B" w14:textId="05B19EE7" w:rsidR="00356D77" w:rsidRPr="0020295F" w:rsidRDefault="009A7A9B" w:rsidP="00CF1A1C">
      <w:pPr>
        <w:pStyle w:val="Caption"/>
        <w:jc w:val="center"/>
        <w:rPr>
          <w:rFonts w:eastAsia="Arial"/>
          <w:color w:val="auto"/>
          <w:szCs w:val="24"/>
          <w:lang w:eastAsia="en-US"/>
        </w:rPr>
      </w:pPr>
      <w:bookmarkStart w:id="144" w:name="_Toc441160629"/>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3</w:t>
      </w:r>
      <w:r w:rsidR="00AA4EA2">
        <w:rPr>
          <w:noProof/>
        </w:rPr>
        <w:fldChar w:fldCharType="end"/>
      </w:r>
      <w:r>
        <w:t xml:space="preserve"> Dodavanje jela u košaricu</w:t>
      </w:r>
      <w:bookmarkEnd w:id="144"/>
    </w:p>
    <w:p w14:paraId="57D83D45" w14:textId="77777777" w:rsidR="00550C02" w:rsidRDefault="00550C02" w:rsidP="00D9128D">
      <w:pPr>
        <w:pStyle w:val="Normal5"/>
        <w:spacing w:line="360" w:lineRule="auto"/>
        <w:rPr>
          <w:rFonts w:eastAsia="Arial"/>
          <w:color w:val="auto"/>
          <w:szCs w:val="24"/>
          <w:lang w:eastAsia="en-US"/>
        </w:rPr>
      </w:pPr>
    </w:p>
    <w:p w14:paraId="14BD658D" w14:textId="18CE4543" w:rsidR="00356D77" w:rsidRPr="00F951A1" w:rsidRDefault="00356D77" w:rsidP="00F951A1">
      <w:pPr>
        <w:ind w:firstLine="708"/>
        <w:rPr>
          <w:lang w:eastAsia="hr-HR"/>
        </w:rPr>
      </w:pPr>
      <w:r w:rsidRPr="00F951A1">
        <w:rPr>
          <w:lang w:eastAsia="hr-HR"/>
        </w:rPr>
        <w:t>Ispit je uspješno proveden i narudžba je uspješno dodana u košaricu.</w:t>
      </w:r>
    </w:p>
    <w:p w14:paraId="43E8C163" w14:textId="4EF52EC6" w:rsidR="00B70517" w:rsidRDefault="00B70517">
      <w:pPr>
        <w:spacing w:after="160" w:line="259" w:lineRule="auto"/>
        <w:jc w:val="left"/>
        <w:rPr>
          <w:rFonts w:eastAsia="Arial" w:cs="Times New Roman"/>
          <w:szCs w:val="24"/>
        </w:rPr>
      </w:pPr>
      <w:r>
        <w:rPr>
          <w:rFonts w:eastAsia="Arial"/>
          <w:szCs w:val="24"/>
        </w:rPr>
        <w:br w:type="page"/>
      </w: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lastRenderedPageBreak/>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F951A1" w:rsidRDefault="007B0E2B" w:rsidP="00F951A1">
      <w:pPr>
        <w:ind w:firstLine="708"/>
        <w:rPr>
          <w:lang w:eastAsia="hr-HR"/>
        </w:rPr>
      </w:pPr>
      <w:r w:rsidRPr="00F951A1">
        <w:rPr>
          <w:lang w:eastAsia="hr-HR"/>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F951A1">
        <w:rPr>
          <w:lang w:eastAsia="hr-HR"/>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1. Odabir košarice</w:t>
      </w:r>
    </w:p>
    <w:p w14:paraId="4DE82771"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2. Unos podataka za narudžbu</w:t>
      </w:r>
    </w:p>
    <w:p w14:paraId="5E3DF11E"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5F8AB8E7" wp14:editId="53D9A315">
            <wp:extent cx="5045723" cy="424970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045723" cy="4249706"/>
                    </a:xfrm>
                    <a:prstGeom prst="rect">
                      <a:avLst/>
                    </a:prstGeom>
                    <a:noFill/>
                    <a:ln>
                      <a:noFill/>
                    </a:ln>
                  </pic:spPr>
                </pic:pic>
              </a:graphicData>
            </a:graphic>
          </wp:inline>
        </w:drawing>
      </w:r>
    </w:p>
    <w:p w14:paraId="2B31749D" w14:textId="1FC11432" w:rsidR="00E7653F" w:rsidRPr="0020295F" w:rsidRDefault="009A7A9B" w:rsidP="00CF1A1C">
      <w:pPr>
        <w:pStyle w:val="Caption"/>
        <w:jc w:val="center"/>
        <w:rPr>
          <w:rFonts w:eastAsia="Arial"/>
          <w:noProof/>
          <w:color w:val="auto"/>
          <w:szCs w:val="24"/>
        </w:rPr>
      </w:pPr>
      <w:bookmarkStart w:id="145" w:name="_Toc441160630"/>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4</w:t>
      </w:r>
      <w:r w:rsidR="00AA4EA2">
        <w:rPr>
          <w:noProof/>
        </w:rPr>
        <w:fldChar w:fldCharType="end"/>
      </w:r>
      <w:r>
        <w:t xml:space="preserve"> Potvrđivanje narudžbe od strane korisnika</w:t>
      </w:r>
      <w:bookmarkEnd w:id="145"/>
    </w:p>
    <w:p w14:paraId="47042C65" w14:textId="7BAB94BB" w:rsidR="00E7653F" w:rsidRPr="00F951A1" w:rsidRDefault="00E7653F" w:rsidP="00F951A1">
      <w:pPr>
        <w:ind w:firstLine="708"/>
      </w:pPr>
      <w:r w:rsidRPr="00F951A1">
        <w:rPr>
          <w:lang w:eastAsia="hr-HR"/>
        </w:rPr>
        <w:lastRenderedPageBreak/>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279C4D50" w:rsidR="00E7653F" w:rsidRPr="0020295F" w:rsidRDefault="009A7A9B" w:rsidP="00CF1A1C">
      <w:pPr>
        <w:pStyle w:val="Caption"/>
        <w:jc w:val="center"/>
        <w:rPr>
          <w:rFonts w:eastAsia="Arial"/>
          <w:color w:val="auto"/>
          <w:szCs w:val="24"/>
          <w:lang w:eastAsia="en-US"/>
        </w:rPr>
      </w:pPr>
      <w:bookmarkStart w:id="146" w:name="_Toc441160631"/>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5</w:t>
      </w:r>
      <w:r w:rsidR="00AA4EA2">
        <w:rPr>
          <w:noProof/>
        </w:rPr>
        <w:fldChar w:fldCharType="end"/>
      </w:r>
      <w:r>
        <w:t xml:space="preserve"> Poruka zahvale</w:t>
      </w:r>
      <w:bookmarkEnd w:id="146"/>
    </w:p>
    <w:p w14:paraId="68FB64A3" w14:textId="77777777" w:rsidR="00461119" w:rsidRDefault="00461119" w:rsidP="00F951A1">
      <w:pPr>
        <w:ind w:firstLine="708"/>
      </w:pPr>
    </w:p>
    <w:p w14:paraId="71856A55" w14:textId="729B606F" w:rsidR="00E7653F" w:rsidRPr="00F951A1" w:rsidRDefault="00E7653F" w:rsidP="00F951A1">
      <w:pPr>
        <w:ind w:firstLine="708"/>
        <w:rPr>
          <w:lang w:eastAsia="hr-HR"/>
        </w:rPr>
      </w:pPr>
      <w:r w:rsidRPr="00F951A1">
        <w:rPr>
          <w:lang w:eastAsia="hr-HR"/>
        </w:rPr>
        <w:t xml:space="preserve">U slučaju neispunjenog </w:t>
      </w:r>
      <w:r w:rsidR="00F6357E" w:rsidRPr="00F951A1">
        <w:rPr>
          <w:lang w:eastAsia="hr-HR"/>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F951A1">
      <w:pPr>
        <w:pStyle w:val="Normal5"/>
        <w:keepNext/>
        <w:spacing w:line="360" w:lineRule="auto"/>
        <w:jc w:val="center"/>
      </w:pPr>
      <w:r w:rsidRPr="00E86FC2">
        <w:rPr>
          <w:rFonts w:eastAsia="Arial"/>
          <w:noProof/>
          <w:color w:val="auto"/>
          <w:szCs w:val="24"/>
        </w:rPr>
        <w:drawing>
          <wp:inline distT="0" distB="0" distL="0" distR="0" wp14:anchorId="542F0DF6" wp14:editId="1E3043E8">
            <wp:extent cx="5191125" cy="3267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9918" t="10444"/>
                    <a:stretch/>
                  </pic:blipFill>
                  <pic:spPr bwMode="auto">
                    <a:xfrm>
                      <a:off x="0" y="0"/>
                      <a:ext cx="519112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22DE15D9" w14:textId="3DAEC232" w:rsidR="003B650B" w:rsidRPr="0020295F" w:rsidRDefault="009A7A9B" w:rsidP="00CF1A1C">
      <w:pPr>
        <w:pStyle w:val="Caption"/>
        <w:jc w:val="center"/>
        <w:rPr>
          <w:rFonts w:eastAsia="Arial"/>
          <w:color w:val="auto"/>
          <w:szCs w:val="24"/>
          <w:lang w:eastAsia="en-US"/>
        </w:rPr>
      </w:pPr>
      <w:bookmarkStart w:id="147" w:name="_Toc441160632"/>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6</w:t>
      </w:r>
      <w:r w:rsidR="00AA4EA2">
        <w:rPr>
          <w:noProof/>
        </w:rPr>
        <w:fldChar w:fldCharType="end"/>
      </w:r>
      <w:r>
        <w:t xml:space="preserve"> Neispravno une</w:t>
      </w:r>
      <w:r w:rsidR="00B70517">
        <w:t>s</w:t>
      </w:r>
      <w:r>
        <w:t>eni podaci</w:t>
      </w:r>
      <w:bookmarkEnd w:id="147"/>
    </w:p>
    <w:p w14:paraId="4DCF70B1" w14:textId="77777777" w:rsidR="00F6357E"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F951A1" w:rsidRDefault="00230D33" w:rsidP="00F951A1">
      <w:pPr>
        <w:ind w:firstLine="708"/>
        <w:rPr>
          <w:lang w:eastAsia="hr-HR"/>
        </w:rPr>
      </w:pPr>
      <w:r w:rsidRPr="00F951A1">
        <w:rPr>
          <w:lang w:eastAsia="hr-HR"/>
        </w:rPr>
        <w:t xml:space="preserve">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w:t>
      </w:r>
      <w:r w:rsidRPr="00F951A1">
        <w:rPr>
          <w:lang w:eastAsia="hr-HR"/>
        </w:rPr>
        <w:lastRenderedPageBreak/>
        <w:t>Zatim se komentar i ocjena prikazuj</w:t>
      </w:r>
      <w:r w:rsidR="001A5EAF" w:rsidRPr="00F951A1">
        <w:rPr>
          <w:lang w:eastAsia="hr-HR"/>
        </w:rPr>
        <w:t>u u desnom dijelu stranice jela s datumom i vremenom objave te imenom korisnika.</w:t>
      </w: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1. Odabir slike određenog jela</w:t>
      </w:r>
    </w:p>
    <w:p w14:paraId="20211C7D"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2. Odabir oblačića „Komentiraj...“</w:t>
      </w:r>
    </w:p>
    <w:p w14:paraId="314EB2CA"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3. Unos podataka za komentiranje</w:t>
      </w:r>
    </w:p>
    <w:p w14:paraId="332DBEE2" w14:textId="77777777" w:rsidR="003B650B" w:rsidRPr="0020295F"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4. Odabir ocjene</w:t>
      </w:r>
    </w:p>
    <w:p w14:paraId="7D00B339" w14:textId="77777777" w:rsidR="003B650B" w:rsidRDefault="003B650B" w:rsidP="00F951A1">
      <w:pPr>
        <w:pStyle w:val="Normal5"/>
        <w:spacing w:line="360" w:lineRule="auto"/>
        <w:ind w:left="708"/>
        <w:rPr>
          <w:rFonts w:eastAsia="Arial"/>
          <w:color w:val="auto"/>
          <w:szCs w:val="24"/>
          <w:lang w:eastAsia="en-US"/>
        </w:rPr>
      </w:pPr>
      <w:r w:rsidRPr="0020295F">
        <w:rPr>
          <w:rFonts w:eastAsia="Arial"/>
          <w:color w:val="auto"/>
          <w:szCs w:val="24"/>
          <w:lang w:eastAsia="en-US"/>
        </w:rPr>
        <w:t>5. Odabir gumba „Pošalji komentar“</w:t>
      </w:r>
    </w:p>
    <w:p w14:paraId="75B26AD0" w14:textId="77777777" w:rsidR="002D47D3" w:rsidRDefault="002D47D3" w:rsidP="00F951A1">
      <w:pPr>
        <w:ind w:firstLine="708"/>
      </w:pPr>
    </w:p>
    <w:p w14:paraId="28753D5B" w14:textId="5D87A33D" w:rsidR="003B650B" w:rsidRPr="00F951A1" w:rsidRDefault="00610D82" w:rsidP="00F951A1">
      <w:pPr>
        <w:ind w:firstLine="708"/>
        <w:rPr>
          <w:lang w:eastAsia="hr-HR"/>
        </w:rPr>
      </w:pPr>
      <w:r w:rsidRPr="00F951A1">
        <w:rPr>
          <w:lang w:eastAsia="hr-HR"/>
        </w:rPr>
        <w:t>Ispit je uspješno prov</w:t>
      </w:r>
      <w:r w:rsidR="00D54181" w:rsidRPr="00F951A1">
        <w:rPr>
          <w:lang w:eastAsia="hr-HR"/>
        </w:rPr>
        <w:t>e</w:t>
      </w:r>
      <w:r w:rsidRPr="00F951A1">
        <w:rPr>
          <w:lang w:eastAsia="hr-HR"/>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drawing>
          <wp:inline distT="0" distB="0" distL="0" distR="0" wp14:anchorId="7866E1DB" wp14:editId="77C97844">
            <wp:extent cx="2562225" cy="392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l="1796" t="947" r="1581" b="1515"/>
                    <a:stretch/>
                  </pic:blipFill>
                  <pic:spPr bwMode="auto">
                    <a:xfrm>
                      <a:off x="0" y="0"/>
                      <a:ext cx="256222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6F3D03BA" w14:textId="618268D5" w:rsidR="003B650B" w:rsidRPr="0020295F" w:rsidRDefault="009A7A9B" w:rsidP="00CF1A1C">
      <w:pPr>
        <w:pStyle w:val="Caption"/>
        <w:jc w:val="center"/>
        <w:rPr>
          <w:rFonts w:eastAsia="Arial"/>
          <w:color w:val="auto"/>
          <w:szCs w:val="24"/>
          <w:lang w:eastAsia="en-US"/>
        </w:rPr>
      </w:pPr>
      <w:bookmarkStart w:id="148" w:name="_Toc441160633"/>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7</w:t>
      </w:r>
      <w:r w:rsidR="00AA4EA2">
        <w:rPr>
          <w:noProof/>
        </w:rPr>
        <w:fldChar w:fldCharType="end"/>
      </w:r>
      <w:r>
        <w:t xml:space="preserve"> Obrazac za komentiranje</w:t>
      </w:r>
      <w:bookmarkEnd w:id="148"/>
    </w:p>
    <w:p w14:paraId="3AACE2B1" w14:textId="77777777" w:rsidR="00550C02" w:rsidRDefault="00550C02" w:rsidP="00D9128D">
      <w:pPr>
        <w:pStyle w:val="Normal5"/>
        <w:spacing w:line="360" w:lineRule="auto"/>
        <w:rPr>
          <w:rFonts w:eastAsia="Arial"/>
          <w:color w:val="auto"/>
          <w:szCs w:val="24"/>
          <w:lang w:eastAsia="en-US"/>
        </w:rPr>
      </w:pPr>
    </w:p>
    <w:p w14:paraId="11B238D2" w14:textId="3520E8A7" w:rsidR="001A5EAF" w:rsidRPr="00F951A1" w:rsidRDefault="003B650B" w:rsidP="00F951A1">
      <w:pPr>
        <w:ind w:firstLine="708"/>
        <w:rPr>
          <w:lang w:eastAsia="hr-HR"/>
        </w:rPr>
      </w:pPr>
      <w:r w:rsidRPr="00F951A1">
        <w:rPr>
          <w:lang w:eastAsia="hr-HR"/>
        </w:rPr>
        <w:t>U slučaju neispunjenog obaveznog polja i pokušaja potvrde narudžbe korisniku se javlja upozorenje „Ovo polje je obavezno“, a narudžba se ne može potvrditi.</w:t>
      </w:r>
    </w:p>
    <w:p w14:paraId="1E631594" w14:textId="0717CA68" w:rsidR="00B70517" w:rsidRDefault="00B70517">
      <w:pPr>
        <w:spacing w:after="160" w:line="259" w:lineRule="auto"/>
        <w:jc w:val="left"/>
        <w:rPr>
          <w:rFonts w:eastAsia="Arial" w:cs="Times New Roman"/>
          <w:szCs w:val="24"/>
        </w:rPr>
      </w:pPr>
      <w:r>
        <w:rPr>
          <w:rFonts w:eastAsia="Arial"/>
          <w:szCs w:val="24"/>
        </w:rPr>
        <w:br w:type="page"/>
      </w: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lastRenderedPageBreak/>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F951A1" w:rsidRDefault="00610D82" w:rsidP="00F951A1">
      <w:pPr>
        <w:ind w:firstLine="708"/>
        <w:rPr>
          <w:lang w:eastAsia="hr-HR"/>
        </w:rPr>
      </w:pPr>
      <w:r w:rsidRPr="00F951A1">
        <w:rPr>
          <w:lang w:eastAsia="hr-HR"/>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rsidP="00F951A1">
      <w:pPr>
        <w:pStyle w:val="Normal5"/>
        <w:spacing w:line="360" w:lineRule="auto"/>
        <w:ind w:left="708"/>
        <w:rPr>
          <w:rFonts w:eastAsia="Arial"/>
          <w:color w:val="auto"/>
          <w:szCs w:val="24"/>
          <w:lang w:eastAsia="en-US"/>
        </w:rPr>
      </w:pPr>
      <w:r w:rsidRPr="0020295F">
        <w:rPr>
          <w:rFonts w:eastAsia="Arial"/>
          <w:color w:val="auto"/>
          <w:szCs w:val="24"/>
          <w:lang w:eastAsia="en-US"/>
        </w:rPr>
        <w:t>1. Odabir kartice „Komentari“</w:t>
      </w:r>
    </w:p>
    <w:p w14:paraId="15353C82" w14:textId="77777777" w:rsidR="004937B7" w:rsidRPr="0020295F" w:rsidRDefault="004937B7" w:rsidP="00F951A1">
      <w:pPr>
        <w:pStyle w:val="Normal5"/>
        <w:spacing w:line="360" w:lineRule="auto"/>
        <w:ind w:left="708"/>
        <w:rPr>
          <w:rFonts w:eastAsia="Arial"/>
          <w:color w:val="auto"/>
          <w:szCs w:val="24"/>
          <w:lang w:eastAsia="en-US"/>
        </w:rPr>
      </w:pPr>
      <w:r w:rsidRPr="0020295F">
        <w:rPr>
          <w:rFonts w:eastAsia="Arial"/>
          <w:color w:val="auto"/>
          <w:szCs w:val="24"/>
          <w:lang w:eastAsia="en-US"/>
        </w:rPr>
        <w:t>2. Odabir oblačića „Komentiraj...“</w:t>
      </w:r>
    </w:p>
    <w:p w14:paraId="40F5665F" w14:textId="77777777" w:rsidR="004937B7" w:rsidRPr="0020295F" w:rsidRDefault="004937B7" w:rsidP="00F951A1">
      <w:pPr>
        <w:pStyle w:val="Normal5"/>
        <w:spacing w:line="360" w:lineRule="auto"/>
        <w:ind w:left="708"/>
        <w:rPr>
          <w:rFonts w:eastAsia="Arial"/>
          <w:color w:val="auto"/>
          <w:szCs w:val="24"/>
          <w:lang w:eastAsia="en-US"/>
        </w:rPr>
      </w:pPr>
      <w:r w:rsidRPr="0020295F">
        <w:rPr>
          <w:rFonts w:eastAsia="Arial"/>
          <w:color w:val="auto"/>
          <w:szCs w:val="24"/>
          <w:lang w:eastAsia="en-US"/>
        </w:rPr>
        <w:t>3. Unos podataka za komentiranje</w:t>
      </w:r>
    </w:p>
    <w:p w14:paraId="7015C165" w14:textId="77777777" w:rsidR="004937B7" w:rsidRPr="0020295F" w:rsidRDefault="004937B7" w:rsidP="00F951A1">
      <w:pPr>
        <w:pStyle w:val="Normal5"/>
        <w:spacing w:line="360" w:lineRule="auto"/>
        <w:ind w:left="708"/>
        <w:rPr>
          <w:rFonts w:eastAsia="Arial"/>
          <w:color w:val="auto"/>
          <w:szCs w:val="24"/>
          <w:lang w:eastAsia="en-US"/>
        </w:rPr>
      </w:pPr>
      <w:r w:rsidRPr="0020295F">
        <w:rPr>
          <w:rFonts w:eastAsia="Arial"/>
          <w:color w:val="auto"/>
          <w:szCs w:val="24"/>
          <w:lang w:eastAsia="en-US"/>
        </w:rPr>
        <w:t>4. Odabir ocjene</w:t>
      </w:r>
    </w:p>
    <w:p w14:paraId="0DA94418" w14:textId="77777777" w:rsidR="004937B7" w:rsidRPr="0020295F" w:rsidRDefault="004937B7" w:rsidP="00F951A1">
      <w:pPr>
        <w:pStyle w:val="Normal5"/>
        <w:spacing w:line="360" w:lineRule="auto"/>
        <w:ind w:left="708"/>
        <w:rPr>
          <w:rFonts w:eastAsia="Arial"/>
          <w:color w:val="auto"/>
          <w:szCs w:val="24"/>
          <w:lang w:eastAsia="en-US"/>
        </w:rPr>
      </w:pPr>
      <w:r w:rsidRPr="0020295F">
        <w:rPr>
          <w:rFonts w:eastAsia="Arial"/>
          <w:color w:val="auto"/>
          <w:szCs w:val="24"/>
          <w:lang w:eastAsia="en-US"/>
        </w:rPr>
        <w:t>5. Odabir gumba „Pošalji komentar“</w:t>
      </w:r>
    </w:p>
    <w:p w14:paraId="7853C470" w14:textId="40A3E80F" w:rsidR="004937B7" w:rsidRPr="00F951A1" w:rsidRDefault="004937B7" w:rsidP="00F951A1">
      <w:pPr>
        <w:ind w:firstLine="708"/>
        <w:rPr>
          <w:lang w:eastAsia="hr-HR"/>
        </w:rPr>
      </w:pPr>
      <w:r w:rsidRPr="00F951A1">
        <w:rPr>
          <w:lang w:eastAsia="hr-HR"/>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10E6574A" w:rsidR="00CF1A1C" w:rsidRPr="00CF1A1C" w:rsidRDefault="00CF1A1C" w:rsidP="00CF1A1C">
      <w:pPr>
        <w:pStyle w:val="Caption"/>
        <w:jc w:val="center"/>
      </w:pPr>
      <w:bookmarkStart w:id="149" w:name="_Toc441160634"/>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8</w:t>
      </w:r>
      <w:r w:rsidR="00AA4EA2">
        <w:rPr>
          <w:noProof/>
        </w:rPr>
        <w:fldChar w:fldCharType="end"/>
      </w:r>
      <w:r>
        <w:t xml:space="preserve"> Početna prosječna ocjena restorana</w:t>
      </w:r>
      <w:bookmarkEnd w:id="149"/>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lastRenderedPageBreak/>
        <w:drawing>
          <wp:inline distT="0" distB="0" distL="0" distR="0" wp14:anchorId="5EDFF44A" wp14:editId="105D004B">
            <wp:extent cx="5762625" cy="200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009775"/>
                    </a:xfrm>
                    <a:prstGeom prst="rect">
                      <a:avLst/>
                    </a:prstGeom>
                    <a:noFill/>
                    <a:ln>
                      <a:noFill/>
                    </a:ln>
                  </pic:spPr>
                </pic:pic>
              </a:graphicData>
            </a:graphic>
          </wp:inline>
        </w:drawing>
      </w:r>
    </w:p>
    <w:p w14:paraId="1372C05E" w14:textId="09FDE5F2" w:rsidR="004937B7" w:rsidRPr="0020295F" w:rsidRDefault="00CF1A1C" w:rsidP="00CF1A1C">
      <w:pPr>
        <w:pStyle w:val="Caption"/>
        <w:jc w:val="center"/>
        <w:rPr>
          <w:rFonts w:eastAsia="Arial"/>
          <w:color w:val="auto"/>
          <w:szCs w:val="24"/>
          <w:lang w:eastAsia="en-US"/>
        </w:rPr>
      </w:pPr>
      <w:bookmarkStart w:id="150" w:name="_Toc441160635"/>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9</w:t>
      </w:r>
      <w:r w:rsidR="00AA4EA2">
        <w:rPr>
          <w:noProof/>
        </w:rPr>
        <w:fldChar w:fldCharType="end"/>
      </w:r>
      <w:r>
        <w:t xml:space="preserve"> Prikaz une</w:t>
      </w:r>
      <w:r w:rsidR="00B70517">
        <w:t>s</w:t>
      </w:r>
      <w:r>
        <w:t>enih komentara</w:t>
      </w:r>
      <w:bookmarkEnd w:id="150"/>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63514CF3" w14:textId="2DAE2BFD" w:rsidR="00283BA3" w:rsidRPr="00F951A1" w:rsidRDefault="00CF1A1C" w:rsidP="00F951A1">
      <w:pPr>
        <w:pStyle w:val="Caption"/>
        <w:jc w:val="center"/>
        <w:rPr>
          <w:rFonts w:eastAsiaTheme="minorHAnsi" w:cstheme="minorBidi"/>
          <w:sz w:val="24"/>
        </w:rPr>
      </w:pPr>
      <w:bookmarkStart w:id="151" w:name="_Toc441160636"/>
      <w:r>
        <w:t xml:space="preserve">Slika </w:t>
      </w:r>
      <w:r w:rsidR="00AA4EA2">
        <w:fldChar w:fldCharType="begin"/>
      </w:r>
      <w:r w:rsidR="00AA4EA2">
        <w:instrText xml:space="preserve"> STYLEREF 2 \s </w:instrText>
      </w:r>
      <w:r w:rsidR="00AA4EA2">
        <w:fldChar w:fldCharType="separate"/>
      </w:r>
      <w:r w:rsidR="00EC28D7">
        <w:rPr>
          <w:noProof/>
        </w:rPr>
        <w:t>7.4</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10</w:t>
      </w:r>
      <w:r w:rsidR="00AA4EA2">
        <w:rPr>
          <w:noProof/>
        </w:rPr>
        <w:fldChar w:fldCharType="end"/>
      </w:r>
      <w:r>
        <w:t xml:space="preserve"> Prom</w:t>
      </w:r>
      <w:r w:rsidR="00B70517">
        <w:t>i</w:t>
      </w:r>
      <w:r>
        <w:t>jenjena prosječna ocjena restorana nakon ocjenjivanja</w:t>
      </w:r>
      <w:bookmarkEnd w:id="151"/>
      <w:r w:rsidR="00283BA3" w:rsidRPr="00F951A1">
        <w:rPr>
          <w:rFonts w:eastAsiaTheme="minorHAnsi" w:cstheme="minorBidi"/>
          <w:sz w:val="24"/>
        </w:rPr>
        <w:br w:type="page"/>
      </w:r>
    </w:p>
    <w:p w14:paraId="065D6458" w14:textId="77777777" w:rsidR="0004754E" w:rsidRPr="0020295F" w:rsidRDefault="0004754E" w:rsidP="0004754E">
      <w:pPr>
        <w:pStyle w:val="Heading2"/>
      </w:pPr>
      <w:bookmarkStart w:id="152" w:name="_Toc441055722"/>
      <w:bookmarkStart w:id="153" w:name="h.1ksv4uv" w:colFirst="0" w:colLast="0"/>
      <w:bookmarkStart w:id="154" w:name="_Toc431806060"/>
      <w:bookmarkStart w:id="155" w:name="_Toc441160666"/>
      <w:bookmarkEnd w:id="152"/>
      <w:bookmarkEnd w:id="153"/>
      <w:r w:rsidRPr="0020295F">
        <w:lastRenderedPageBreak/>
        <w:t>Upute za instalaciju</w:t>
      </w:r>
      <w:bookmarkEnd w:id="154"/>
      <w:bookmarkEnd w:id="155"/>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1" w:history="1">
        <w:r w:rsidRPr="0020295F">
          <w:rPr>
            <w:rStyle w:val="Hyperlink"/>
          </w:rPr>
          <w:t>https://www.visualstudio.com/</w:t>
        </w:r>
      </w:hyperlink>
      <w:r w:rsidRPr="0020295F">
        <w:t xml:space="preserve">, dok Microsoft Azure račun možemo otvoriti na stranici </w:t>
      </w:r>
      <w:hyperlink r:id="rId82"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3">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7C77BF0B" w:rsidR="00B132E1" w:rsidRPr="00D55856" w:rsidRDefault="00B132E1" w:rsidP="00D9128D">
      <w:pPr>
        <w:pStyle w:val="Caption"/>
        <w:jc w:val="center"/>
      </w:pPr>
      <w:r w:rsidRPr="00D55856">
        <w:t xml:space="preserve">Slika 7.5 </w:t>
      </w:r>
      <w:r w:rsidR="00AA4EA2">
        <w:fldChar w:fldCharType="begin"/>
      </w:r>
      <w:r w:rsidR="00AA4EA2">
        <w:instrText xml:space="preserve"> SEQ Slika_7.5 \* ARABIC </w:instrText>
      </w:r>
      <w:r w:rsidR="00AA4EA2">
        <w:fldChar w:fldCharType="separate"/>
      </w:r>
      <w:r w:rsidR="00EC28D7">
        <w:rPr>
          <w:noProof/>
        </w:rPr>
        <w:t>1</w:t>
      </w:r>
      <w:r w:rsidR="00AA4EA2">
        <w:rPr>
          <w:noProof/>
        </w:rPr>
        <w:fldChar w:fldCharType="end"/>
      </w:r>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4">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60766B8D" w:rsidR="008106A3" w:rsidRPr="00D55856" w:rsidRDefault="00B132E1" w:rsidP="00D9128D">
      <w:pPr>
        <w:pStyle w:val="Caption"/>
        <w:jc w:val="center"/>
      </w:pPr>
      <w:r w:rsidRPr="00D55856">
        <w:t xml:space="preserve">Slika 7.5 </w:t>
      </w:r>
      <w:r w:rsidR="00AA4EA2">
        <w:fldChar w:fldCharType="begin"/>
      </w:r>
      <w:r w:rsidR="00AA4EA2">
        <w:instrText xml:space="preserve"> SEQ Slika_7.5 \* ARABIC </w:instrText>
      </w:r>
      <w:r w:rsidR="00AA4EA2">
        <w:fldChar w:fldCharType="separate"/>
      </w:r>
      <w:r w:rsidR="00EC28D7">
        <w:rPr>
          <w:noProof/>
        </w:rPr>
        <w:t>2</w:t>
      </w:r>
      <w:r w:rsidR="00AA4EA2">
        <w:rPr>
          <w:noProof/>
        </w:rPr>
        <w:fldChar w:fldCharType="end"/>
      </w:r>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5">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3586CAE9" w:rsidR="008106A3" w:rsidRPr="00D55856" w:rsidRDefault="00B132E1" w:rsidP="00D9128D">
      <w:pPr>
        <w:pStyle w:val="Caption"/>
        <w:jc w:val="center"/>
      </w:pPr>
      <w:r w:rsidRPr="00D55856">
        <w:t xml:space="preserve">Slika 7.5 </w:t>
      </w:r>
      <w:r w:rsidR="00AA4EA2">
        <w:fldChar w:fldCharType="begin"/>
      </w:r>
      <w:r w:rsidR="00AA4EA2">
        <w:instrText xml:space="preserve"> SEQ Slika_7.5 \* ARABIC </w:instrText>
      </w:r>
      <w:r w:rsidR="00AA4EA2">
        <w:fldChar w:fldCharType="separate"/>
      </w:r>
      <w:r w:rsidR="00EC28D7">
        <w:rPr>
          <w:noProof/>
        </w:rPr>
        <w:t>3</w:t>
      </w:r>
      <w:r w:rsidR="00AA4EA2">
        <w:rPr>
          <w:noProof/>
        </w:rPr>
        <w:fldChar w:fldCharType="end"/>
      </w:r>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6">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5876D53C" w:rsidR="00353EC3" w:rsidRPr="00D55856" w:rsidRDefault="00A34459" w:rsidP="00D9128D">
      <w:pPr>
        <w:pStyle w:val="Caption"/>
        <w:jc w:val="center"/>
      </w:pPr>
      <w:r w:rsidRPr="00D55856">
        <w:t xml:space="preserve">Slika 7.5 </w:t>
      </w:r>
      <w:r w:rsidR="00AA4EA2">
        <w:fldChar w:fldCharType="begin"/>
      </w:r>
      <w:r w:rsidR="00AA4EA2">
        <w:instrText xml:space="preserve"> SEQ Slika_7.5 \* ARABIC </w:instrText>
      </w:r>
      <w:r w:rsidR="00AA4EA2">
        <w:fldChar w:fldCharType="separate"/>
      </w:r>
      <w:r w:rsidR="00EC28D7">
        <w:rPr>
          <w:noProof/>
        </w:rPr>
        <w:t>4</w:t>
      </w:r>
      <w:r w:rsidR="00AA4EA2">
        <w:rPr>
          <w:noProof/>
        </w:rPr>
        <w:fldChar w:fldCharType="end"/>
      </w:r>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7">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787755C0" w:rsidR="00A34459" w:rsidRPr="00D55856" w:rsidRDefault="00A34459" w:rsidP="00D9128D">
      <w:pPr>
        <w:pStyle w:val="Caption"/>
        <w:jc w:val="center"/>
      </w:pPr>
      <w:r w:rsidRPr="00D55856">
        <w:t xml:space="preserve">Slika 7.5 </w:t>
      </w:r>
      <w:r w:rsidR="00AA4EA2">
        <w:fldChar w:fldCharType="begin"/>
      </w:r>
      <w:r w:rsidR="00AA4EA2">
        <w:instrText xml:space="preserve"> SEQ Slika_7.5 \* ARABIC </w:instrText>
      </w:r>
      <w:r w:rsidR="00AA4EA2">
        <w:fldChar w:fldCharType="separate"/>
      </w:r>
      <w:r w:rsidR="00EC28D7">
        <w:rPr>
          <w:noProof/>
        </w:rPr>
        <w:t>5</w:t>
      </w:r>
      <w:r w:rsidR="00AA4EA2">
        <w:rPr>
          <w:noProof/>
        </w:rPr>
        <w:fldChar w:fldCharType="end"/>
      </w:r>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8">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3DEEF4C1" w:rsidR="00793F8A" w:rsidRPr="00D55856" w:rsidRDefault="00A34459" w:rsidP="00D9128D">
      <w:pPr>
        <w:pStyle w:val="Caption"/>
        <w:jc w:val="center"/>
      </w:pPr>
      <w:r w:rsidRPr="00D55856">
        <w:t xml:space="preserve">Slika 7.5 </w:t>
      </w:r>
      <w:r w:rsidR="00AA4EA2">
        <w:fldChar w:fldCharType="begin"/>
      </w:r>
      <w:r w:rsidR="00AA4EA2">
        <w:instrText xml:space="preserve"> SEQ Slika_</w:instrText>
      </w:r>
      <w:r w:rsidR="00AA4EA2">
        <w:instrText xml:space="preserve">7.5 \* ARABIC </w:instrText>
      </w:r>
      <w:r w:rsidR="00AA4EA2">
        <w:fldChar w:fldCharType="separate"/>
      </w:r>
      <w:r w:rsidR="00EC28D7">
        <w:rPr>
          <w:noProof/>
        </w:rPr>
        <w:t>6</w:t>
      </w:r>
      <w:r w:rsidR="00AA4EA2">
        <w:rPr>
          <w:noProof/>
        </w:rPr>
        <w:fldChar w:fldCharType="end"/>
      </w:r>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9">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07BF591D" w:rsidR="00EA6F10" w:rsidRPr="00D55856" w:rsidRDefault="00A45D3E" w:rsidP="00D9128D">
      <w:pPr>
        <w:pStyle w:val="Caption"/>
        <w:jc w:val="center"/>
      </w:pPr>
      <w:r w:rsidRPr="00D55856">
        <w:t xml:space="preserve">Slika 7.5 </w:t>
      </w:r>
      <w:r w:rsidR="00AA4EA2">
        <w:fldChar w:fldCharType="begin"/>
      </w:r>
      <w:r w:rsidR="00AA4EA2">
        <w:instrText xml:space="preserve"> SEQ Slika_7.5 \* ARABIC </w:instrText>
      </w:r>
      <w:r w:rsidR="00AA4EA2">
        <w:fldChar w:fldCharType="separate"/>
      </w:r>
      <w:r w:rsidR="00EC28D7">
        <w:rPr>
          <w:noProof/>
        </w:rPr>
        <w:t>7</w:t>
      </w:r>
      <w:r w:rsidR="00AA4EA2">
        <w:rPr>
          <w:noProof/>
        </w:rPr>
        <w:fldChar w:fldCharType="end"/>
      </w:r>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90">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4351FB09" w:rsidR="0057027A" w:rsidRPr="00D55856" w:rsidRDefault="00A45D3E" w:rsidP="00D9128D">
      <w:pPr>
        <w:pStyle w:val="Caption"/>
        <w:jc w:val="center"/>
      </w:pPr>
      <w:r w:rsidRPr="00D55856">
        <w:t xml:space="preserve">Slika 7.5 </w:t>
      </w:r>
      <w:r w:rsidR="00AA4EA2">
        <w:fldChar w:fldCharType="begin"/>
      </w:r>
      <w:r w:rsidR="00AA4EA2">
        <w:instrText xml:space="preserve"> SEQ Slika_7.5 \* ARABIC </w:instrText>
      </w:r>
      <w:r w:rsidR="00AA4EA2">
        <w:fldChar w:fldCharType="separate"/>
      </w:r>
      <w:r w:rsidR="00EC28D7">
        <w:rPr>
          <w:noProof/>
        </w:rPr>
        <w:t>8</w:t>
      </w:r>
      <w:r w:rsidR="00AA4EA2">
        <w:rPr>
          <w:noProof/>
        </w:rPr>
        <w:fldChar w:fldCharType="end"/>
      </w:r>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1">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1C3313F5" w:rsidR="0057027A" w:rsidRPr="00D55856" w:rsidRDefault="00A45D3E" w:rsidP="00D9128D">
      <w:pPr>
        <w:pStyle w:val="Caption"/>
        <w:jc w:val="center"/>
      </w:pPr>
      <w:r w:rsidRPr="00D55856">
        <w:t xml:space="preserve">Slika 7.5 </w:t>
      </w:r>
      <w:r w:rsidR="00AA4EA2">
        <w:fldChar w:fldCharType="begin"/>
      </w:r>
      <w:r w:rsidR="00AA4EA2">
        <w:instrText xml:space="preserve"> SEQ Slika_7.5 \* ARABIC </w:instrText>
      </w:r>
      <w:r w:rsidR="00AA4EA2">
        <w:fldChar w:fldCharType="separate"/>
      </w:r>
      <w:r w:rsidR="00EC28D7">
        <w:rPr>
          <w:noProof/>
        </w:rPr>
        <w:t>9</w:t>
      </w:r>
      <w:r w:rsidR="00AA4EA2">
        <w:rPr>
          <w:noProof/>
        </w:rPr>
        <w:fldChar w:fldCharType="end"/>
      </w:r>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2">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5D3A0945" w:rsidR="00E51CCF" w:rsidRPr="00D55856" w:rsidRDefault="00A45D3E" w:rsidP="00D9128D">
      <w:pPr>
        <w:pStyle w:val="Caption"/>
        <w:jc w:val="center"/>
        <w:rPr>
          <w:lang w:val="en-US"/>
        </w:rPr>
      </w:pPr>
      <w:r w:rsidRPr="00D55856">
        <w:t xml:space="preserve">Slika 7.5 </w:t>
      </w:r>
      <w:r w:rsidR="00AA4EA2">
        <w:fldChar w:fldCharType="begin"/>
      </w:r>
      <w:r w:rsidR="00AA4EA2">
        <w:instrText xml:space="preserve"> SEQ Slika_7.5 \* ARABIC </w:instrText>
      </w:r>
      <w:r w:rsidR="00AA4EA2">
        <w:fldChar w:fldCharType="separate"/>
      </w:r>
      <w:r w:rsidR="00EC28D7">
        <w:rPr>
          <w:noProof/>
        </w:rPr>
        <w:t>10</w:t>
      </w:r>
      <w:r w:rsidR="00AA4EA2">
        <w:rPr>
          <w:noProof/>
        </w:rPr>
        <w:fldChar w:fldCharType="end"/>
      </w:r>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56" w:name="_Toc441055724"/>
      <w:bookmarkStart w:id="157" w:name="h.44sinio" w:colFirst="0" w:colLast="0"/>
      <w:bookmarkStart w:id="158" w:name="_Toc431806061"/>
      <w:bookmarkStart w:id="159" w:name="_Toc441160667"/>
      <w:bookmarkEnd w:id="156"/>
      <w:bookmarkEnd w:id="157"/>
      <w:r w:rsidRPr="0020295F">
        <w:lastRenderedPageBreak/>
        <w:t>Korisničke upute</w:t>
      </w:r>
      <w:bookmarkEnd w:id="158"/>
      <w:bookmarkEnd w:id="159"/>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rsidP="00F951A1">
      <w:pPr>
        <w:keepNext/>
        <w:ind w:firstLine="432"/>
        <w:jc w:val="center"/>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3002886A" w:rsidR="00AA79E3" w:rsidRPr="0020295F" w:rsidRDefault="00C255BA" w:rsidP="00F951A1">
      <w:pPr>
        <w:pStyle w:val="Caption"/>
        <w:jc w:val="center"/>
      </w:pPr>
      <w:bookmarkStart w:id="160" w:name="_Toc441160637"/>
      <w:r>
        <w:t xml:space="preserve">Slika </w:t>
      </w:r>
      <w:r w:rsidR="00AA4EA2">
        <w:fldChar w:fldCharType="begin"/>
      </w:r>
      <w:r w:rsidR="00AA4EA2">
        <w:instrText xml:space="preserve"> STYLEREF 2 \s </w:instrText>
      </w:r>
      <w:r w:rsidR="00AA4EA2">
        <w:fldChar w:fldCharType="separate"/>
      </w:r>
      <w:r w:rsidR="00EC28D7">
        <w:rPr>
          <w:noProof/>
        </w:rPr>
        <w:t>7.6</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1</w:t>
      </w:r>
      <w:r w:rsidR="00AA4EA2">
        <w:rPr>
          <w:noProof/>
        </w:rPr>
        <w:fldChar w:fldCharType="end"/>
      </w:r>
      <w:r>
        <w:t xml:space="preserve"> Odabir kartice Jelovnik</w:t>
      </w:r>
      <w:bookmarkEnd w:id="160"/>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rsidP="00F951A1">
      <w:pPr>
        <w:keepNext/>
        <w:ind w:firstLine="432"/>
        <w:jc w:val="center"/>
      </w:pPr>
      <w:r w:rsidRPr="00E86FC2">
        <w:rPr>
          <w:noProof/>
          <w:lang w:eastAsia="hr-HR"/>
        </w:rPr>
        <w:drawing>
          <wp:inline distT="0" distB="0" distL="0" distR="0" wp14:anchorId="6B688B82" wp14:editId="6F0096C6">
            <wp:extent cx="5628348"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628348" cy="1276350"/>
                    </a:xfrm>
                    <a:prstGeom prst="rect">
                      <a:avLst/>
                    </a:prstGeom>
                    <a:noFill/>
                    <a:ln>
                      <a:noFill/>
                    </a:ln>
                  </pic:spPr>
                </pic:pic>
              </a:graphicData>
            </a:graphic>
          </wp:inline>
        </w:drawing>
      </w:r>
    </w:p>
    <w:p w14:paraId="6A302760" w14:textId="0C3A1E65" w:rsidR="007B46EE" w:rsidRPr="0020295F" w:rsidRDefault="00C255BA" w:rsidP="00F951A1">
      <w:pPr>
        <w:pStyle w:val="Caption"/>
        <w:jc w:val="center"/>
      </w:pPr>
      <w:bookmarkStart w:id="161" w:name="_Toc441160638"/>
      <w:r>
        <w:t xml:space="preserve">Slika </w:t>
      </w:r>
      <w:r w:rsidR="00AA4EA2">
        <w:fldChar w:fldCharType="begin"/>
      </w:r>
      <w:r w:rsidR="00AA4EA2">
        <w:instrText xml:space="preserve"> STYLEREF 2 \s </w:instrText>
      </w:r>
      <w:r w:rsidR="00AA4EA2">
        <w:fldChar w:fldCharType="separate"/>
      </w:r>
      <w:r w:rsidR="00EC28D7">
        <w:rPr>
          <w:noProof/>
        </w:rPr>
        <w:t>7.6</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2</w:t>
      </w:r>
      <w:r w:rsidR="00AA4EA2">
        <w:rPr>
          <w:noProof/>
        </w:rPr>
        <w:fldChar w:fldCharType="end"/>
      </w:r>
      <w:r>
        <w:t xml:space="preserve"> Odabir kartice Narudžbe</w:t>
      </w:r>
      <w:bookmarkEnd w:id="161"/>
    </w:p>
    <w:p w14:paraId="4AF3245F" w14:textId="77777777" w:rsidR="00D947B8" w:rsidRDefault="00D947B8" w:rsidP="007B46EE">
      <w:pPr>
        <w:ind w:firstLine="432"/>
      </w:pPr>
    </w:p>
    <w:p w14:paraId="3B2E2B89" w14:textId="7DBA2BD3" w:rsidR="007B46EE" w:rsidRDefault="007B46EE" w:rsidP="007B46EE">
      <w:pPr>
        <w:ind w:firstLine="432"/>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rsidP="00F951A1">
      <w:pPr>
        <w:keepNext/>
        <w:ind w:firstLine="432"/>
        <w:jc w:val="center"/>
      </w:pPr>
      <w:r w:rsidRPr="00E86FC2">
        <w:rPr>
          <w:noProof/>
          <w:lang w:eastAsia="hr-HR"/>
        </w:rPr>
        <w:drawing>
          <wp:inline distT="0" distB="0" distL="0" distR="0" wp14:anchorId="1C0FFD35" wp14:editId="410FCAF0">
            <wp:extent cx="5470860" cy="2390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470860" cy="2390775"/>
                    </a:xfrm>
                    <a:prstGeom prst="rect">
                      <a:avLst/>
                    </a:prstGeom>
                    <a:noFill/>
                    <a:ln>
                      <a:noFill/>
                    </a:ln>
                  </pic:spPr>
                </pic:pic>
              </a:graphicData>
            </a:graphic>
          </wp:inline>
        </w:drawing>
      </w:r>
    </w:p>
    <w:p w14:paraId="29845C5B" w14:textId="5605EFBF" w:rsidR="004C40D4" w:rsidRPr="0020295F" w:rsidRDefault="00C255BA" w:rsidP="00F951A1">
      <w:pPr>
        <w:pStyle w:val="Caption"/>
        <w:jc w:val="center"/>
      </w:pPr>
      <w:bookmarkStart w:id="162" w:name="_Toc441160639"/>
      <w:r>
        <w:t xml:space="preserve">Slika </w:t>
      </w:r>
      <w:r w:rsidR="00AA4EA2">
        <w:fldChar w:fldCharType="begin"/>
      </w:r>
      <w:r w:rsidR="00AA4EA2">
        <w:instrText xml:space="preserve"> STYLEREF 2 \s </w:instrText>
      </w:r>
      <w:r w:rsidR="00AA4EA2">
        <w:fldChar w:fldCharType="separate"/>
      </w:r>
      <w:r w:rsidR="00EC28D7">
        <w:rPr>
          <w:noProof/>
        </w:rPr>
        <w:t>7.6</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3</w:t>
      </w:r>
      <w:r w:rsidR="00AA4EA2">
        <w:rPr>
          <w:noProof/>
        </w:rPr>
        <w:fldChar w:fldCharType="end"/>
      </w:r>
      <w:r>
        <w:t xml:space="preserve"> Odabir kartice Jela</w:t>
      </w:r>
      <w:bookmarkEnd w:id="162"/>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rsidP="00F951A1">
      <w:pPr>
        <w:keepNext/>
        <w:ind w:firstLine="432"/>
        <w:jc w:val="center"/>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50219227" w:rsidR="00A00727" w:rsidRPr="0020295F" w:rsidRDefault="00C255BA" w:rsidP="00F951A1">
      <w:pPr>
        <w:pStyle w:val="Caption"/>
        <w:jc w:val="center"/>
      </w:pPr>
      <w:bookmarkStart w:id="163" w:name="_Toc441160640"/>
      <w:r>
        <w:t xml:space="preserve">Slika </w:t>
      </w:r>
      <w:r w:rsidR="00AA4EA2">
        <w:fldChar w:fldCharType="begin"/>
      </w:r>
      <w:r w:rsidR="00AA4EA2">
        <w:instrText xml:space="preserve"> STYLEREF 2 \s </w:instrText>
      </w:r>
      <w:r w:rsidR="00AA4EA2">
        <w:fldChar w:fldCharType="separate"/>
      </w:r>
      <w:r w:rsidR="00EC28D7">
        <w:rPr>
          <w:noProof/>
        </w:rPr>
        <w:t>7.6</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4</w:t>
      </w:r>
      <w:r w:rsidR="00AA4EA2">
        <w:rPr>
          <w:noProof/>
        </w:rPr>
        <w:fldChar w:fldCharType="end"/>
      </w:r>
      <w:r>
        <w:t xml:space="preserve"> Sučelje administrativne stranice vlasnika</w:t>
      </w:r>
      <w:bookmarkEnd w:id="163"/>
    </w:p>
    <w:p w14:paraId="31909AC5" w14:textId="77777777" w:rsidR="00D947B8" w:rsidRDefault="00D947B8" w:rsidP="00D9128D">
      <w:pPr>
        <w:ind w:firstLine="432"/>
      </w:pPr>
    </w:p>
    <w:p w14:paraId="1B5DE12A" w14:textId="13498C1E"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w:t>
      </w:r>
      <w:r w:rsidR="00093669">
        <w:t>s</w:t>
      </w:r>
      <w:r w:rsidR="00912B4D" w:rsidRPr="0020295F">
        <w:t>tatistiku“.</w:t>
      </w:r>
    </w:p>
    <w:p w14:paraId="385C7F2A" w14:textId="77777777" w:rsidR="00C255BA" w:rsidRDefault="00912B4D" w:rsidP="00F951A1">
      <w:pPr>
        <w:keepNext/>
        <w:ind w:firstLine="432"/>
        <w:jc w:val="center"/>
      </w:pPr>
      <w:r w:rsidRPr="00E86FC2">
        <w:rPr>
          <w:noProof/>
          <w:lang w:eastAsia="hr-HR"/>
        </w:rPr>
        <w:lastRenderedPageBreak/>
        <w:drawing>
          <wp:inline distT="0" distB="0" distL="0" distR="0" wp14:anchorId="0AD5A090" wp14:editId="466ED7FC">
            <wp:extent cx="5540348" cy="29337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5540348" cy="2933700"/>
                    </a:xfrm>
                    <a:prstGeom prst="rect">
                      <a:avLst/>
                    </a:prstGeom>
                    <a:noFill/>
                    <a:ln>
                      <a:noFill/>
                    </a:ln>
                  </pic:spPr>
                </pic:pic>
              </a:graphicData>
            </a:graphic>
          </wp:inline>
        </w:drawing>
      </w:r>
    </w:p>
    <w:p w14:paraId="7E794219" w14:textId="559A0A8B" w:rsidR="00A00727" w:rsidRPr="0020295F" w:rsidRDefault="00C255BA" w:rsidP="00F951A1">
      <w:pPr>
        <w:pStyle w:val="Caption"/>
        <w:jc w:val="center"/>
      </w:pPr>
      <w:bookmarkStart w:id="164" w:name="_Toc441160641"/>
      <w:r>
        <w:t xml:space="preserve">Slika </w:t>
      </w:r>
      <w:r w:rsidR="00AA4EA2">
        <w:fldChar w:fldCharType="begin"/>
      </w:r>
      <w:r w:rsidR="00AA4EA2">
        <w:instrText xml:space="preserve"> STYLEREF 2 \s </w:instrText>
      </w:r>
      <w:r w:rsidR="00AA4EA2">
        <w:fldChar w:fldCharType="separate"/>
      </w:r>
      <w:r w:rsidR="00EC28D7">
        <w:rPr>
          <w:noProof/>
        </w:rPr>
        <w:t>7.6</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5</w:t>
      </w:r>
      <w:r w:rsidR="00AA4EA2">
        <w:rPr>
          <w:noProof/>
        </w:rPr>
        <w:fldChar w:fldCharType="end"/>
      </w:r>
      <w:r>
        <w:t xml:space="preserve"> Odabir kartice Statistika</w:t>
      </w:r>
      <w:bookmarkEnd w:id="164"/>
    </w:p>
    <w:p w14:paraId="138E535B" w14:textId="77777777" w:rsidR="00D947B8" w:rsidRDefault="00D947B8" w:rsidP="00D9128D">
      <w:pPr>
        <w:ind w:firstLine="432"/>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rsidP="00F951A1">
      <w:pPr>
        <w:keepNext/>
        <w:ind w:firstLine="432"/>
        <w:jc w:val="center"/>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4492EB6D" w:rsidR="00912B4D" w:rsidRPr="0020295F" w:rsidRDefault="00C255BA" w:rsidP="00F951A1">
      <w:pPr>
        <w:pStyle w:val="Caption"/>
        <w:jc w:val="center"/>
      </w:pPr>
      <w:bookmarkStart w:id="165" w:name="_Toc441160642"/>
      <w:r>
        <w:t xml:space="preserve">Slika </w:t>
      </w:r>
      <w:r w:rsidR="00AA4EA2">
        <w:fldChar w:fldCharType="begin"/>
      </w:r>
      <w:r w:rsidR="00AA4EA2">
        <w:instrText xml:space="preserve"> STYLEREF 2 \s </w:instrText>
      </w:r>
      <w:r w:rsidR="00AA4EA2">
        <w:fldChar w:fldCharType="separate"/>
      </w:r>
      <w:r w:rsidR="00EC28D7">
        <w:rPr>
          <w:noProof/>
        </w:rPr>
        <w:t>7.6</w:t>
      </w:r>
      <w:r w:rsidR="00AA4EA2">
        <w:rPr>
          <w:noProof/>
        </w:rPr>
        <w:fldChar w:fldCharType="end"/>
      </w:r>
      <w:r w:rsidR="00476BBA">
        <w:t>.</w:t>
      </w:r>
      <w:r w:rsidR="00AA4EA2">
        <w:fldChar w:fldCharType="begin"/>
      </w:r>
      <w:r w:rsidR="00AA4EA2">
        <w:instrText xml:space="preserve"> SEQ Slika \* ARABIC \s 2 </w:instrText>
      </w:r>
      <w:r w:rsidR="00AA4EA2">
        <w:fldChar w:fldCharType="separate"/>
      </w:r>
      <w:r w:rsidR="00EC28D7">
        <w:rPr>
          <w:noProof/>
        </w:rPr>
        <w:t>6</w:t>
      </w:r>
      <w:r w:rsidR="00AA4EA2">
        <w:rPr>
          <w:noProof/>
        </w:rPr>
        <w:fldChar w:fldCharType="end"/>
      </w:r>
      <w:r w:rsidR="00AB686A">
        <w:t xml:space="preserve"> Odabir kartice Djelatnici</w:t>
      </w:r>
      <w:bookmarkEnd w:id="165"/>
    </w:p>
    <w:p w14:paraId="1FAD127C" w14:textId="2075849A" w:rsidR="00195161" w:rsidRDefault="00195161" w:rsidP="00D9128D">
      <w:pPr>
        <w:ind w:firstLine="432"/>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rsidP="00F951A1">
      <w:pPr>
        <w:keepNext/>
        <w:ind w:firstLine="432"/>
        <w:jc w:val="center"/>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4A85E3F0" w:rsidR="007B46EE" w:rsidRPr="0020295F" w:rsidRDefault="00C255BA" w:rsidP="00F951A1">
      <w:pPr>
        <w:pStyle w:val="Caption"/>
        <w:jc w:val="center"/>
      </w:pPr>
      <w:bookmarkStart w:id="166" w:name="_Toc441160643"/>
      <w:r>
        <w:t xml:space="preserve">Slika </w:t>
      </w:r>
      <w:r w:rsidR="00AA4EA2">
        <w:fldChar w:fldCharType="begin"/>
      </w:r>
      <w:r w:rsidR="00AA4EA2">
        <w:instrText xml:space="preserve"> STYLEREF 2 \s </w:instrText>
      </w:r>
      <w:r w:rsidR="00AA4EA2">
        <w:fldChar w:fldCharType="separate"/>
      </w:r>
      <w:r w:rsidR="00EC28D7">
        <w:rPr>
          <w:noProof/>
        </w:rPr>
        <w:t>7.6</w:t>
      </w:r>
      <w:r w:rsidR="00AA4EA2">
        <w:rPr>
          <w:noProof/>
        </w:rPr>
        <w:fldChar w:fldCharType="end"/>
      </w:r>
      <w:r w:rsidR="00476BBA">
        <w:t>.</w:t>
      </w:r>
      <w:r w:rsidR="00AA4EA2">
        <w:fldChar w:fldCharType="begin"/>
      </w:r>
      <w:r w:rsidR="00AA4EA2">
        <w:instrText xml:space="preserve"> SEQ S</w:instrText>
      </w:r>
      <w:r w:rsidR="00AA4EA2">
        <w:instrText xml:space="preserve">lika \* ARABIC \s 2 </w:instrText>
      </w:r>
      <w:r w:rsidR="00AA4EA2">
        <w:fldChar w:fldCharType="separate"/>
      </w:r>
      <w:r w:rsidR="00EC28D7">
        <w:rPr>
          <w:noProof/>
        </w:rPr>
        <w:t>7</w:t>
      </w:r>
      <w:r w:rsidR="00AA4EA2">
        <w:rPr>
          <w:noProof/>
        </w:rPr>
        <w:fldChar w:fldCharType="end"/>
      </w:r>
      <w:r w:rsidR="00AB686A">
        <w:t xml:space="preserve"> Odabir kartice Wild8 info</w:t>
      </w:r>
      <w:bookmarkEnd w:id="166"/>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67" w:name="_Toc441160668"/>
      <w:r w:rsidRPr="00D55856">
        <w:lastRenderedPageBreak/>
        <w:t>Zaključak i budući rad</w:t>
      </w:r>
      <w:bookmarkEnd w:id="167"/>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5B083941"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mplementacija projekta pokazala se kao zahtjevan zadatak. Cilj projekta je ostvaren, implementirana je osnovna funkcionalnost stranice prema korisničkim zahtjevima te je uz nju priložena i detaljno opisana dokumentacija. Svi članovi tima bili</w:t>
      </w:r>
      <w:r w:rsidR="00571EED">
        <w:t xml:space="preserve"> su</w:t>
      </w:r>
      <w:r w:rsidRPr="0020295F">
        <w:t xml:space="preserve"> o svemu obaviješteni pravovremeno i svi su sudjelovali u izradi projekta. Komunikacija između članova tima </w:t>
      </w:r>
      <w:r w:rsidR="00571EED">
        <w:t>tekla je</w:t>
      </w:r>
      <w:r w:rsidRPr="0020295F">
        <w:t xml:space="preserve"> dobr</w:t>
      </w:r>
      <w:r w:rsidR="00571EED">
        <w:t>o</w:t>
      </w:r>
      <w:r w:rsidRPr="0020295F">
        <w:t xml:space="preserve"> zahvaljujući komunikacijsk</w:t>
      </w:r>
      <w:ins w:id="168" w:author="Fredi" w:date="2016-01-21T18:35:00Z">
        <w:r w:rsidR="00854E00">
          <w:t>o</w:t>
        </w:r>
      </w:ins>
      <w:del w:id="169" w:author="Fredi" w:date="2016-01-21T18:35:00Z">
        <w:r w:rsidRPr="0020295F" w:rsidDel="00854E00">
          <w:delText>i</w:delText>
        </w:r>
      </w:del>
      <w:r w:rsidRPr="0020295F">
        <w:t>m alat</w:t>
      </w:r>
      <w:ins w:id="170" w:author="Fredi" w:date="2016-01-21T18:36:00Z">
        <w:r w:rsidR="00854E00">
          <w:t>u</w:t>
        </w:r>
      </w:ins>
      <w:del w:id="171" w:author="Fredi" w:date="2016-01-21T18:36:00Z">
        <w:r w:rsidRPr="0020295F" w:rsidDel="00854E00">
          <w:delText>o</w:delText>
        </w:r>
      </w:del>
      <w:del w:id="172" w:author="Fredi" w:date="2016-01-21T18:35:00Z">
        <w:r w:rsidRPr="0020295F" w:rsidDel="00854E00">
          <w:delText>m</w:delText>
        </w:r>
      </w:del>
      <w:r w:rsidRPr="0020295F">
        <w:t xml:space="preserve"> Slack. Prilikom samog rada na projektu, koristili smo sustav Git. Zahvaljujući Git</w:t>
      </w:r>
      <w:ins w:id="173" w:author="Fredi" w:date="2016-01-21T18:36:00Z">
        <w:r w:rsidR="00854E00">
          <w:t>-</w:t>
        </w:r>
      </w:ins>
      <w:r w:rsidRPr="0020295F">
        <w: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74" w:name="_Toc431806063"/>
      <w:bookmarkStart w:id="175" w:name="_Toc441160669"/>
      <w:r w:rsidRPr="00D55856">
        <w:lastRenderedPageBreak/>
        <w:t>Popis literature</w:t>
      </w:r>
      <w:bookmarkEnd w:id="174"/>
      <w:bookmarkEnd w:id="175"/>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100"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1"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2"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3"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4"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5"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Sequence Diagrams: A Quick Introduction, </w:t>
      </w:r>
      <w:hyperlink r:id="rId106"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rsidP="00F951A1">
      <w:pPr>
        <w:pStyle w:val="Normal4"/>
        <w:numPr>
          <w:ilvl w:val="0"/>
          <w:numId w:val="61"/>
        </w:numPr>
        <w:tabs>
          <w:tab w:val="left" w:pos="360"/>
        </w:tabs>
        <w:spacing w:line="360" w:lineRule="auto"/>
        <w:ind w:hanging="360"/>
        <w:rPr>
          <w:szCs w:val="24"/>
        </w:rPr>
      </w:pPr>
      <w:r w:rsidRPr="00667908">
        <w:rPr>
          <w:szCs w:val="24"/>
        </w:rPr>
        <w:t>jQuery: The Write Less, Do More, JavaScript Library,</w:t>
      </w:r>
      <w:r>
        <w:rPr>
          <w:szCs w:val="24"/>
        </w:rPr>
        <w:t xml:space="preserve"> </w:t>
      </w:r>
      <w:hyperlink r:id="rId107" w:history="1">
        <w:r w:rsidRPr="00F951A1">
          <w:rPr>
            <w:rStyle w:val="Hyperlink"/>
          </w:rPr>
          <w:t>http://api.jquery.com/</w:t>
        </w:r>
      </w:hyperlink>
      <w:r>
        <w:rPr>
          <w:szCs w:val="24"/>
        </w:rPr>
        <w:t xml:space="preserve"> </w:t>
      </w:r>
    </w:p>
    <w:p w14:paraId="7173217C" w14:textId="67518B05" w:rsidR="00667908" w:rsidRPr="00667908" w:rsidRDefault="00667908" w:rsidP="00F951A1">
      <w:pPr>
        <w:pStyle w:val="Normal4"/>
        <w:numPr>
          <w:ilvl w:val="0"/>
          <w:numId w:val="61"/>
        </w:numPr>
        <w:tabs>
          <w:tab w:val="left" w:pos="360"/>
        </w:tabs>
        <w:spacing w:line="360" w:lineRule="auto"/>
        <w:ind w:hanging="360"/>
        <w:rPr>
          <w:szCs w:val="24"/>
        </w:rPr>
      </w:pPr>
      <w:r w:rsidRPr="00667908">
        <w:rPr>
          <w:szCs w:val="24"/>
        </w:rPr>
        <w:t>Bootstrap, a sleek, intuitive, and powerful mobile first front-end framework for fa</w:t>
      </w:r>
      <w:r>
        <w:rPr>
          <w:szCs w:val="24"/>
        </w:rPr>
        <w:t xml:space="preserve">ster and easier web development, </w:t>
      </w:r>
      <w:hyperlink r:id="rId108" w:history="1">
        <w:r w:rsidRPr="00667908">
          <w:rPr>
            <w:rStyle w:val="Hyperlink"/>
            <w:szCs w:val="24"/>
          </w:rPr>
          <w:t>http://getbootstrap.com/components/</w:t>
        </w:r>
      </w:hyperlink>
      <w:r>
        <w:rPr>
          <w:szCs w:val="24"/>
        </w:rPr>
        <w:t xml:space="preserve"> </w:t>
      </w:r>
    </w:p>
    <w:p w14:paraId="3FD986FA" w14:textId="77777777" w:rsidR="00350C97" w:rsidRPr="0020295F" w:rsidRDefault="00350C97" w:rsidP="00F951A1">
      <w:pPr>
        <w:pStyle w:val="Normal4"/>
        <w:tabs>
          <w:tab w:val="left" w:pos="360"/>
        </w:tabs>
        <w:spacing w:line="360" w:lineRule="auto"/>
        <w:rPr>
          <w:szCs w:val="24"/>
        </w:rPr>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76" w:name="_Toc431806064"/>
      <w:bookmarkStart w:id="177" w:name="_Toc441160670"/>
      <w:r w:rsidRPr="00D55856">
        <w:lastRenderedPageBreak/>
        <w:t>Dodatak A: Indeks (slika, dijagrama, tablica, ispisa kôda)</w:t>
      </w:r>
      <w:bookmarkEnd w:id="176"/>
      <w:bookmarkEnd w:id="177"/>
    </w:p>
    <w:p w14:paraId="5AC88C58" w14:textId="6C941E6E" w:rsidR="00F951A1" w:rsidRDefault="00323742">
      <w:pPr>
        <w:pStyle w:val="TableofFigures"/>
        <w:tabs>
          <w:tab w:val="right" w:leader="dot" w:pos="9062"/>
        </w:tabs>
        <w:rPr>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hyperlink w:anchor="_Toc441160572" w:history="1">
        <w:r w:rsidR="00F951A1" w:rsidRPr="00CA2256">
          <w:rPr>
            <w:rStyle w:val="Hyperlink"/>
            <w:noProof/>
          </w:rPr>
          <w:t>Slika 4.2.1 Dijagram obrazaca uporabe sustava</w:t>
        </w:r>
        <w:r w:rsidR="00F951A1">
          <w:rPr>
            <w:noProof/>
            <w:webHidden/>
          </w:rPr>
          <w:tab/>
        </w:r>
        <w:r w:rsidR="00F951A1">
          <w:rPr>
            <w:noProof/>
            <w:webHidden/>
          </w:rPr>
          <w:fldChar w:fldCharType="begin"/>
        </w:r>
        <w:r w:rsidR="00F951A1">
          <w:rPr>
            <w:noProof/>
            <w:webHidden/>
          </w:rPr>
          <w:instrText xml:space="preserve"> PAGEREF _Toc441160572 \h </w:instrText>
        </w:r>
        <w:r w:rsidR="00F951A1">
          <w:rPr>
            <w:noProof/>
            <w:webHidden/>
          </w:rPr>
        </w:r>
        <w:r w:rsidR="00F951A1">
          <w:rPr>
            <w:noProof/>
            <w:webHidden/>
          </w:rPr>
          <w:fldChar w:fldCharType="separate"/>
        </w:r>
        <w:r w:rsidR="00EC28D7">
          <w:rPr>
            <w:noProof/>
            <w:webHidden/>
          </w:rPr>
          <w:t>28</w:t>
        </w:r>
        <w:r w:rsidR="00F951A1">
          <w:rPr>
            <w:noProof/>
            <w:webHidden/>
          </w:rPr>
          <w:fldChar w:fldCharType="end"/>
        </w:r>
      </w:hyperlink>
    </w:p>
    <w:p w14:paraId="5ABD0234" w14:textId="4D026C49"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73" w:history="1">
        <w:r w:rsidR="00F951A1" w:rsidRPr="00CA2256">
          <w:rPr>
            <w:rStyle w:val="Hyperlink"/>
            <w:noProof/>
          </w:rPr>
          <w:t>Slika 4.2.2 Dijagram obrazaca uporabe za narudžbu jela</w:t>
        </w:r>
        <w:r w:rsidR="00F951A1">
          <w:rPr>
            <w:noProof/>
            <w:webHidden/>
          </w:rPr>
          <w:tab/>
        </w:r>
        <w:r w:rsidR="00F951A1">
          <w:rPr>
            <w:noProof/>
            <w:webHidden/>
          </w:rPr>
          <w:fldChar w:fldCharType="begin"/>
        </w:r>
        <w:r w:rsidR="00F951A1">
          <w:rPr>
            <w:noProof/>
            <w:webHidden/>
          </w:rPr>
          <w:instrText xml:space="preserve"> PAGEREF _Toc441160573 \h </w:instrText>
        </w:r>
        <w:r w:rsidR="00F951A1">
          <w:rPr>
            <w:noProof/>
            <w:webHidden/>
          </w:rPr>
        </w:r>
        <w:r w:rsidR="00F951A1">
          <w:rPr>
            <w:noProof/>
            <w:webHidden/>
          </w:rPr>
          <w:fldChar w:fldCharType="separate"/>
        </w:r>
        <w:r w:rsidR="00EC28D7">
          <w:rPr>
            <w:noProof/>
            <w:webHidden/>
          </w:rPr>
          <w:t>28</w:t>
        </w:r>
        <w:r w:rsidR="00F951A1">
          <w:rPr>
            <w:noProof/>
            <w:webHidden/>
          </w:rPr>
          <w:fldChar w:fldCharType="end"/>
        </w:r>
      </w:hyperlink>
    </w:p>
    <w:p w14:paraId="200A76DC" w14:textId="51D34CC5"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74" w:history="1">
        <w:r w:rsidR="00F951A1" w:rsidRPr="00CA2256">
          <w:rPr>
            <w:rStyle w:val="Hyperlink"/>
            <w:noProof/>
          </w:rPr>
          <w:t>Slika 4.2.3 Dijagram obrazaca uporabe aktivnosti u košarici</w:t>
        </w:r>
        <w:r w:rsidR="00F951A1">
          <w:rPr>
            <w:noProof/>
            <w:webHidden/>
          </w:rPr>
          <w:tab/>
        </w:r>
        <w:r w:rsidR="00F951A1">
          <w:rPr>
            <w:noProof/>
            <w:webHidden/>
          </w:rPr>
          <w:fldChar w:fldCharType="begin"/>
        </w:r>
        <w:r w:rsidR="00F951A1">
          <w:rPr>
            <w:noProof/>
            <w:webHidden/>
          </w:rPr>
          <w:instrText xml:space="preserve"> PAGEREF _Toc441160574 \h </w:instrText>
        </w:r>
        <w:r w:rsidR="00F951A1">
          <w:rPr>
            <w:noProof/>
            <w:webHidden/>
          </w:rPr>
        </w:r>
        <w:r w:rsidR="00F951A1">
          <w:rPr>
            <w:noProof/>
            <w:webHidden/>
          </w:rPr>
          <w:fldChar w:fldCharType="separate"/>
        </w:r>
        <w:r w:rsidR="00EC28D7">
          <w:rPr>
            <w:noProof/>
            <w:webHidden/>
          </w:rPr>
          <w:t>29</w:t>
        </w:r>
        <w:r w:rsidR="00F951A1">
          <w:rPr>
            <w:noProof/>
            <w:webHidden/>
          </w:rPr>
          <w:fldChar w:fldCharType="end"/>
        </w:r>
      </w:hyperlink>
    </w:p>
    <w:p w14:paraId="4C7E93F6" w14:textId="3849B7AD"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75" w:history="1">
        <w:r w:rsidR="00F951A1" w:rsidRPr="00CA2256">
          <w:rPr>
            <w:rStyle w:val="Hyperlink"/>
            <w:noProof/>
          </w:rPr>
          <w:t>Slika 4.2.4 Dijagram obrazaca uporabe za komentiranje</w:t>
        </w:r>
        <w:r w:rsidR="00F951A1">
          <w:rPr>
            <w:noProof/>
            <w:webHidden/>
          </w:rPr>
          <w:tab/>
        </w:r>
        <w:r w:rsidR="00F951A1">
          <w:rPr>
            <w:noProof/>
            <w:webHidden/>
          </w:rPr>
          <w:fldChar w:fldCharType="begin"/>
        </w:r>
        <w:r w:rsidR="00F951A1">
          <w:rPr>
            <w:noProof/>
            <w:webHidden/>
          </w:rPr>
          <w:instrText xml:space="preserve"> PAGEREF _Toc441160575 \h </w:instrText>
        </w:r>
        <w:r w:rsidR="00F951A1">
          <w:rPr>
            <w:noProof/>
            <w:webHidden/>
          </w:rPr>
        </w:r>
        <w:r w:rsidR="00F951A1">
          <w:rPr>
            <w:noProof/>
            <w:webHidden/>
          </w:rPr>
          <w:fldChar w:fldCharType="separate"/>
        </w:r>
        <w:r w:rsidR="00EC28D7">
          <w:rPr>
            <w:noProof/>
            <w:webHidden/>
          </w:rPr>
          <w:t>29</w:t>
        </w:r>
        <w:r w:rsidR="00F951A1">
          <w:rPr>
            <w:noProof/>
            <w:webHidden/>
          </w:rPr>
          <w:fldChar w:fldCharType="end"/>
        </w:r>
      </w:hyperlink>
    </w:p>
    <w:p w14:paraId="2EFF2D7E" w14:textId="5D49F4E3"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76" w:history="1">
        <w:r w:rsidR="00F951A1" w:rsidRPr="00CA2256">
          <w:rPr>
            <w:rStyle w:val="Hyperlink"/>
            <w:noProof/>
          </w:rPr>
          <w:t>Slika 4.2.5 Dijagram obrazaca uporabe za prijavu na sustav</w:t>
        </w:r>
        <w:r w:rsidR="00F951A1">
          <w:rPr>
            <w:noProof/>
            <w:webHidden/>
          </w:rPr>
          <w:tab/>
        </w:r>
        <w:r w:rsidR="00F951A1">
          <w:rPr>
            <w:noProof/>
            <w:webHidden/>
          </w:rPr>
          <w:fldChar w:fldCharType="begin"/>
        </w:r>
        <w:r w:rsidR="00F951A1">
          <w:rPr>
            <w:noProof/>
            <w:webHidden/>
          </w:rPr>
          <w:instrText xml:space="preserve"> PAGEREF _Toc441160576 \h </w:instrText>
        </w:r>
        <w:r w:rsidR="00F951A1">
          <w:rPr>
            <w:noProof/>
            <w:webHidden/>
          </w:rPr>
        </w:r>
        <w:r w:rsidR="00F951A1">
          <w:rPr>
            <w:noProof/>
            <w:webHidden/>
          </w:rPr>
          <w:fldChar w:fldCharType="separate"/>
        </w:r>
        <w:r w:rsidR="00EC28D7">
          <w:rPr>
            <w:noProof/>
            <w:webHidden/>
          </w:rPr>
          <w:t>30</w:t>
        </w:r>
        <w:r w:rsidR="00F951A1">
          <w:rPr>
            <w:noProof/>
            <w:webHidden/>
          </w:rPr>
          <w:fldChar w:fldCharType="end"/>
        </w:r>
      </w:hyperlink>
    </w:p>
    <w:p w14:paraId="0E810E8C" w14:textId="58D107C2"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77" w:history="1">
        <w:r w:rsidR="00F951A1" w:rsidRPr="00CA2256">
          <w:rPr>
            <w:rStyle w:val="Hyperlink"/>
            <w:noProof/>
          </w:rPr>
          <w:t>Slika 4.2.6 Dijagram obrazaca uporabe za djelatnika</w:t>
        </w:r>
        <w:r w:rsidR="00F951A1">
          <w:rPr>
            <w:noProof/>
            <w:webHidden/>
          </w:rPr>
          <w:tab/>
        </w:r>
        <w:r w:rsidR="00F951A1">
          <w:rPr>
            <w:noProof/>
            <w:webHidden/>
          </w:rPr>
          <w:fldChar w:fldCharType="begin"/>
        </w:r>
        <w:r w:rsidR="00F951A1">
          <w:rPr>
            <w:noProof/>
            <w:webHidden/>
          </w:rPr>
          <w:instrText xml:space="preserve"> PAGEREF _Toc441160577 \h </w:instrText>
        </w:r>
        <w:r w:rsidR="00F951A1">
          <w:rPr>
            <w:noProof/>
            <w:webHidden/>
          </w:rPr>
        </w:r>
        <w:r w:rsidR="00F951A1">
          <w:rPr>
            <w:noProof/>
            <w:webHidden/>
          </w:rPr>
          <w:fldChar w:fldCharType="separate"/>
        </w:r>
        <w:r w:rsidR="00EC28D7">
          <w:rPr>
            <w:noProof/>
            <w:webHidden/>
          </w:rPr>
          <w:t>30</w:t>
        </w:r>
        <w:r w:rsidR="00F951A1">
          <w:rPr>
            <w:noProof/>
            <w:webHidden/>
          </w:rPr>
          <w:fldChar w:fldCharType="end"/>
        </w:r>
      </w:hyperlink>
    </w:p>
    <w:p w14:paraId="0817C730" w14:textId="7D0F08C7"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78" w:history="1">
        <w:r w:rsidR="00F951A1" w:rsidRPr="00CA2256">
          <w:rPr>
            <w:rStyle w:val="Hyperlink"/>
            <w:noProof/>
          </w:rPr>
          <w:t>Slika 4.2.7 Dijagram obrazaca uporabe za vlasnika restorana</w:t>
        </w:r>
        <w:r w:rsidR="00F951A1">
          <w:rPr>
            <w:noProof/>
            <w:webHidden/>
          </w:rPr>
          <w:tab/>
        </w:r>
        <w:r w:rsidR="00F951A1">
          <w:rPr>
            <w:noProof/>
            <w:webHidden/>
          </w:rPr>
          <w:fldChar w:fldCharType="begin"/>
        </w:r>
        <w:r w:rsidR="00F951A1">
          <w:rPr>
            <w:noProof/>
            <w:webHidden/>
          </w:rPr>
          <w:instrText xml:space="preserve"> PAGEREF _Toc441160578 \h </w:instrText>
        </w:r>
        <w:r w:rsidR="00F951A1">
          <w:rPr>
            <w:noProof/>
            <w:webHidden/>
          </w:rPr>
        </w:r>
        <w:r w:rsidR="00F951A1">
          <w:rPr>
            <w:noProof/>
            <w:webHidden/>
          </w:rPr>
          <w:fldChar w:fldCharType="separate"/>
        </w:r>
        <w:r w:rsidR="00EC28D7">
          <w:rPr>
            <w:noProof/>
            <w:webHidden/>
          </w:rPr>
          <w:t>31</w:t>
        </w:r>
        <w:r w:rsidR="00F951A1">
          <w:rPr>
            <w:noProof/>
            <w:webHidden/>
          </w:rPr>
          <w:fldChar w:fldCharType="end"/>
        </w:r>
      </w:hyperlink>
    </w:p>
    <w:p w14:paraId="13412401" w14:textId="187815E7"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79" w:history="1">
        <w:r w:rsidR="00F951A1" w:rsidRPr="00CA2256">
          <w:rPr>
            <w:rStyle w:val="Hyperlink"/>
            <w:noProof/>
          </w:rPr>
          <w:t>Slika 4.3.1 Sekvencijski dijagram za UC01 – RegistracijaDjelatnika</w:t>
        </w:r>
        <w:r w:rsidR="00F951A1">
          <w:rPr>
            <w:noProof/>
            <w:webHidden/>
          </w:rPr>
          <w:tab/>
        </w:r>
        <w:r w:rsidR="00F951A1">
          <w:rPr>
            <w:noProof/>
            <w:webHidden/>
          </w:rPr>
          <w:fldChar w:fldCharType="begin"/>
        </w:r>
        <w:r w:rsidR="00F951A1">
          <w:rPr>
            <w:noProof/>
            <w:webHidden/>
          </w:rPr>
          <w:instrText xml:space="preserve"> PAGEREF _Toc441160579 \h </w:instrText>
        </w:r>
        <w:r w:rsidR="00F951A1">
          <w:rPr>
            <w:noProof/>
            <w:webHidden/>
          </w:rPr>
        </w:r>
        <w:r w:rsidR="00F951A1">
          <w:rPr>
            <w:noProof/>
            <w:webHidden/>
          </w:rPr>
          <w:fldChar w:fldCharType="separate"/>
        </w:r>
        <w:r w:rsidR="00EC28D7">
          <w:rPr>
            <w:noProof/>
            <w:webHidden/>
          </w:rPr>
          <w:t>32</w:t>
        </w:r>
        <w:r w:rsidR="00F951A1">
          <w:rPr>
            <w:noProof/>
            <w:webHidden/>
          </w:rPr>
          <w:fldChar w:fldCharType="end"/>
        </w:r>
      </w:hyperlink>
    </w:p>
    <w:p w14:paraId="450EEA3E" w14:textId="0994C472"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0" w:history="1">
        <w:r w:rsidR="00F951A1" w:rsidRPr="00CA2256">
          <w:rPr>
            <w:rStyle w:val="Hyperlink"/>
            <w:noProof/>
          </w:rPr>
          <w:t>Slika 4.3.2 Sekvencijski dijagram za UC02 – UklanjanjeDjelatnika</w:t>
        </w:r>
        <w:r w:rsidR="00F951A1">
          <w:rPr>
            <w:noProof/>
            <w:webHidden/>
          </w:rPr>
          <w:tab/>
        </w:r>
        <w:r w:rsidR="00F951A1">
          <w:rPr>
            <w:noProof/>
            <w:webHidden/>
          </w:rPr>
          <w:fldChar w:fldCharType="begin"/>
        </w:r>
        <w:r w:rsidR="00F951A1">
          <w:rPr>
            <w:noProof/>
            <w:webHidden/>
          </w:rPr>
          <w:instrText xml:space="preserve"> PAGEREF _Toc441160580 \h </w:instrText>
        </w:r>
        <w:r w:rsidR="00F951A1">
          <w:rPr>
            <w:noProof/>
            <w:webHidden/>
          </w:rPr>
        </w:r>
        <w:r w:rsidR="00F951A1">
          <w:rPr>
            <w:noProof/>
            <w:webHidden/>
          </w:rPr>
          <w:fldChar w:fldCharType="separate"/>
        </w:r>
        <w:r w:rsidR="00EC28D7">
          <w:rPr>
            <w:noProof/>
            <w:webHidden/>
          </w:rPr>
          <w:t>33</w:t>
        </w:r>
        <w:r w:rsidR="00F951A1">
          <w:rPr>
            <w:noProof/>
            <w:webHidden/>
          </w:rPr>
          <w:fldChar w:fldCharType="end"/>
        </w:r>
      </w:hyperlink>
    </w:p>
    <w:p w14:paraId="683D28FC" w14:textId="7769260A"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1" w:history="1">
        <w:r w:rsidR="00F951A1" w:rsidRPr="00CA2256">
          <w:rPr>
            <w:rStyle w:val="Hyperlink"/>
            <w:noProof/>
          </w:rPr>
          <w:t>Slika 4.3.3 Sekvencijski dijagram za UC03 – PromjenaPodatakaZaDjelatnika</w:t>
        </w:r>
        <w:r w:rsidR="00F951A1">
          <w:rPr>
            <w:noProof/>
            <w:webHidden/>
          </w:rPr>
          <w:tab/>
        </w:r>
        <w:r w:rsidR="00F951A1">
          <w:rPr>
            <w:noProof/>
            <w:webHidden/>
          </w:rPr>
          <w:fldChar w:fldCharType="begin"/>
        </w:r>
        <w:r w:rsidR="00F951A1">
          <w:rPr>
            <w:noProof/>
            <w:webHidden/>
          </w:rPr>
          <w:instrText xml:space="preserve"> PAGEREF _Toc441160581 \h </w:instrText>
        </w:r>
        <w:r w:rsidR="00F951A1">
          <w:rPr>
            <w:noProof/>
            <w:webHidden/>
          </w:rPr>
        </w:r>
        <w:r w:rsidR="00F951A1">
          <w:rPr>
            <w:noProof/>
            <w:webHidden/>
          </w:rPr>
          <w:fldChar w:fldCharType="separate"/>
        </w:r>
        <w:r w:rsidR="00EC28D7">
          <w:rPr>
            <w:noProof/>
            <w:webHidden/>
          </w:rPr>
          <w:t>33</w:t>
        </w:r>
        <w:r w:rsidR="00F951A1">
          <w:rPr>
            <w:noProof/>
            <w:webHidden/>
          </w:rPr>
          <w:fldChar w:fldCharType="end"/>
        </w:r>
      </w:hyperlink>
    </w:p>
    <w:p w14:paraId="0D5A2AEF" w14:textId="529A3FE8"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2" w:history="1">
        <w:r w:rsidR="00F951A1" w:rsidRPr="00CA2256">
          <w:rPr>
            <w:rStyle w:val="Hyperlink"/>
            <w:noProof/>
          </w:rPr>
          <w:t>Slika 4.3.4 Sekvencijski dijagram za UC04 – PrijavaKorisnika</w:t>
        </w:r>
        <w:r w:rsidR="00F951A1">
          <w:rPr>
            <w:noProof/>
            <w:webHidden/>
          </w:rPr>
          <w:tab/>
        </w:r>
        <w:r w:rsidR="00F951A1">
          <w:rPr>
            <w:noProof/>
            <w:webHidden/>
          </w:rPr>
          <w:fldChar w:fldCharType="begin"/>
        </w:r>
        <w:r w:rsidR="00F951A1">
          <w:rPr>
            <w:noProof/>
            <w:webHidden/>
          </w:rPr>
          <w:instrText xml:space="preserve"> PAGEREF _Toc441160582 \h </w:instrText>
        </w:r>
        <w:r w:rsidR="00F951A1">
          <w:rPr>
            <w:noProof/>
            <w:webHidden/>
          </w:rPr>
        </w:r>
        <w:r w:rsidR="00F951A1">
          <w:rPr>
            <w:noProof/>
            <w:webHidden/>
          </w:rPr>
          <w:fldChar w:fldCharType="separate"/>
        </w:r>
        <w:r w:rsidR="00EC28D7">
          <w:rPr>
            <w:noProof/>
            <w:webHidden/>
          </w:rPr>
          <w:t>34</w:t>
        </w:r>
        <w:r w:rsidR="00F951A1">
          <w:rPr>
            <w:noProof/>
            <w:webHidden/>
          </w:rPr>
          <w:fldChar w:fldCharType="end"/>
        </w:r>
      </w:hyperlink>
    </w:p>
    <w:p w14:paraId="572DCF11" w14:textId="48CC7B4E"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3" w:history="1">
        <w:r w:rsidR="00F951A1" w:rsidRPr="00CA2256">
          <w:rPr>
            <w:rStyle w:val="Hyperlink"/>
            <w:noProof/>
          </w:rPr>
          <w:t>Slika 4.3.5 Sekvencijski dijagram za UC05 – OdjavaKorisnika</w:t>
        </w:r>
        <w:r w:rsidR="00F951A1">
          <w:rPr>
            <w:noProof/>
            <w:webHidden/>
          </w:rPr>
          <w:tab/>
        </w:r>
        <w:r w:rsidR="00F951A1">
          <w:rPr>
            <w:noProof/>
            <w:webHidden/>
          </w:rPr>
          <w:fldChar w:fldCharType="begin"/>
        </w:r>
        <w:r w:rsidR="00F951A1">
          <w:rPr>
            <w:noProof/>
            <w:webHidden/>
          </w:rPr>
          <w:instrText xml:space="preserve"> PAGEREF _Toc441160583 \h </w:instrText>
        </w:r>
        <w:r w:rsidR="00F951A1">
          <w:rPr>
            <w:noProof/>
            <w:webHidden/>
          </w:rPr>
        </w:r>
        <w:r w:rsidR="00F951A1">
          <w:rPr>
            <w:noProof/>
            <w:webHidden/>
          </w:rPr>
          <w:fldChar w:fldCharType="separate"/>
        </w:r>
        <w:r w:rsidR="00EC28D7">
          <w:rPr>
            <w:noProof/>
            <w:webHidden/>
          </w:rPr>
          <w:t>34</w:t>
        </w:r>
        <w:r w:rsidR="00F951A1">
          <w:rPr>
            <w:noProof/>
            <w:webHidden/>
          </w:rPr>
          <w:fldChar w:fldCharType="end"/>
        </w:r>
      </w:hyperlink>
    </w:p>
    <w:p w14:paraId="136D9A84" w14:textId="7C7934A6"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4" w:history="1">
        <w:r w:rsidR="00F951A1" w:rsidRPr="00CA2256">
          <w:rPr>
            <w:rStyle w:val="Hyperlink"/>
            <w:noProof/>
          </w:rPr>
          <w:t>Slika 4.3.6 Sekvencijski dijagram za UC06 – PregledPonude</w:t>
        </w:r>
        <w:r w:rsidR="00F951A1">
          <w:rPr>
            <w:noProof/>
            <w:webHidden/>
          </w:rPr>
          <w:tab/>
        </w:r>
        <w:r w:rsidR="00F951A1">
          <w:rPr>
            <w:noProof/>
            <w:webHidden/>
          </w:rPr>
          <w:fldChar w:fldCharType="begin"/>
        </w:r>
        <w:r w:rsidR="00F951A1">
          <w:rPr>
            <w:noProof/>
            <w:webHidden/>
          </w:rPr>
          <w:instrText xml:space="preserve"> PAGEREF _Toc441160584 \h </w:instrText>
        </w:r>
        <w:r w:rsidR="00F951A1">
          <w:rPr>
            <w:noProof/>
            <w:webHidden/>
          </w:rPr>
        </w:r>
        <w:r w:rsidR="00F951A1">
          <w:rPr>
            <w:noProof/>
            <w:webHidden/>
          </w:rPr>
          <w:fldChar w:fldCharType="separate"/>
        </w:r>
        <w:r w:rsidR="00EC28D7">
          <w:rPr>
            <w:noProof/>
            <w:webHidden/>
          </w:rPr>
          <w:t>35</w:t>
        </w:r>
        <w:r w:rsidR="00F951A1">
          <w:rPr>
            <w:noProof/>
            <w:webHidden/>
          </w:rPr>
          <w:fldChar w:fldCharType="end"/>
        </w:r>
      </w:hyperlink>
    </w:p>
    <w:p w14:paraId="6ECD7D89" w14:textId="178E598C"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5" w:history="1">
        <w:r w:rsidR="00F951A1" w:rsidRPr="00CA2256">
          <w:rPr>
            <w:rStyle w:val="Hyperlink"/>
            <w:noProof/>
          </w:rPr>
          <w:t>Slika 4.3.7 Sekvencijski dijagram za UC07 – OdabirKategorijeJela</w:t>
        </w:r>
        <w:r w:rsidR="00F951A1">
          <w:rPr>
            <w:noProof/>
            <w:webHidden/>
          </w:rPr>
          <w:tab/>
        </w:r>
        <w:r w:rsidR="00F951A1">
          <w:rPr>
            <w:noProof/>
            <w:webHidden/>
          </w:rPr>
          <w:fldChar w:fldCharType="begin"/>
        </w:r>
        <w:r w:rsidR="00F951A1">
          <w:rPr>
            <w:noProof/>
            <w:webHidden/>
          </w:rPr>
          <w:instrText xml:space="preserve"> PAGEREF _Toc441160585 \h </w:instrText>
        </w:r>
        <w:r w:rsidR="00F951A1">
          <w:rPr>
            <w:noProof/>
            <w:webHidden/>
          </w:rPr>
        </w:r>
        <w:r w:rsidR="00F951A1">
          <w:rPr>
            <w:noProof/>
            <w:webHidden/>
          </w:rPr>
          <w:fldChar w:fldCharType="separate"/>
        </w:r>
        <w:r w:rsidR="00EC28D7">
          <w:rPr>
            <w:noProof/>
            <w:webHidden/>
          </w:rPr>
          <w:t>35</w:t>
        </w:r>
        <w:r w:rsidR="00F951A1">
          <w:rPr>
            <w:noProof/>
            <w:webHidden/>
          </w:rPr>
          <w:fldChar w:fldCharType="end"/>
        </w:r>
      </w:hyperlink>
    </w:p>
    <w:p w14:paraId="5C55EAD4" w14:textId="76F88580"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6" w:history="1">
        <w:r w:rsidR="00F951A1" w:rsidRPr="00CA2256">
          <w:rPr>
            <w:rStyle w:val="Hyperlink"/>
            <w:noProof/>
          </w:rPr>
          <w:t>Slika 4.3.8 Sekvencijski dijagram za UC08 – Odabir jela</w:t>
        </w:r>
        <w:r w:rsidR="00F951A1">
          <w:rPr>
            <w:noProof/>
            <w:webHidden/>
          </w:rPr>
          <w:tab/>
        </w:r>
        <w:r w:rsidR="00F951A1">
          <w:rPr>
            <w:noProof/>
            <w:webHidden/>
          </w:rPr>
          <w:fldChar w:fldCharType="begin"/>
        </w:r>
        <w:r w:rsidR="00F951A1">
          <w:rPr>
            <w:noProof/>
            <w:webHidden/>
          </w:rPr>
          <w:instrText xml:space="preserve"> PAGEREF _Toc441160586 \h </w:instrText>
        </w:r>
        <w:r w:rsidR="00F951A1">
          <w:rPr>
            <w:noProof/>
            <w:webHidden/>
          </w:rPr>
        </w:r>
        <w:r w:rsidR="00F951A1">
          <w:rPr>
            <w:noProof/>
            <w:webHidden/>
          </w:rPr>
          <w:fldChar w:fldCharType="separate"/>
        </w:r>
        <w:r w:rsidR="00EC28D7">
          <w:rPr>
            <w:noProof/>
            <w:webHidden/>
          </w:rPr>
          <w:t>36</w:t>
        </w:r>
        <w:r w:rsidR="00F951A1">
          <w:rPr>
            <w:noProof/>
            <w:webHidden/>
          </w:rPr>
          <w:fldChar w:fldCharType="end"/>
        </w:r>
      </w:hyperlink>
    </w:p>
    <w:p w14:paraId="671E9CCE" w14:textId="5B7988A6"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7" w:history="1">
        <w:r w:rsidR="00F951A1" w:rsidRPr="00CA2256">
          <w:rPr>
            <w:rStyle w:val="Hyperlink"/>
            <w:noProof/>
          </w:rPr>
          <w:t>Slika 4.3.9 Sekvencijski dijagram za UC09 – PregledKošarice</w:t>
        </w:r>
        <w:r w:rsidR="00F951A1">
          <w:rPr>
            <w:noProof/>
            <w:webHidden/>
          </w:rPr>
          <w:tab/>
        </w:r>
        <w:r w:rsidR="00F951A1">
          <w:rPr>
            <w:noProof/>
            <w:webHidden/>
          </w:rPr>
          <w:fldChar w:fldCharType="begin"/>
        </w:r>
        <w:r w:rsidR="00F951A1">
          <w:rPr>
            <w:noProof/>
            <w:webHidden/>
          </w:rPr>
          <w:instrText xml:space="preserve"> PAGEREF _Toc441160587 \h </w:instrText>
        </w:r>
        <w:r w:rsidR="00F951A1">
          <w:rPr>
            <w:noProof/>
            <w:webHidden/>
          </w:rPr>
        </w:r>
        <w:r w:rsidR="00F951A1">
          <w:rPr>
            <w:noProof/>
            <w:webHidden/>
          </w:rPr>
          <w:fldChar w:fldCharType="separate"/>
        </w:r>
        <w:r w:rsidR="00EC28D7">
          <w:rPr>
            <w:noProof/>
            <w:webHidden/>
          </w:rPr>
          <w:t>36</w:t>
        </w:r>
        <w:r w:rsidR="00F951A1">
          <w:rPr>
            <w:noProof/>
            <w:webHidden/>
          </w:rPr>
          <w:fldChar w:fldCharType="end"/>
        </w:r>
      </w:hyperlink>
    </w:p>
    <w:p w14:paraId="1C728A37" w14:textId="196CA69E"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8" w:history="1">
        <w:r w:rsidR="00F951A1" w:rsidRPr="00CA2256">
          <w:rPr>
            <w:rStyle w:val="Hyperlink"/>
            <w:noProof/>
          </w:rPr>
          <w:t>Slika 4.3.10 Sekvencijski dijagram za UC10 i UC11 – DodajUKošaricu</w:t>
        </w:r>
        <w:r w:rsidR="00F951A1">
          <w:rPr>
            <w:noProof/>
            <w:webHidden/>
          </w:rPr>
          <w:tab/>
        </w:r>
        <w:r w:rsidR="00F951A1">
          <w:rPr>
            <w:noProof/>
            <w:webHidden/>
          </w:rPr>
          <w:fldChar w:fldCharType="begin"/>
        </w:r>
        <w:r w:rsidR="00F951A1">
          <w:rPr>
            <w:noProof/>
            <w:webHidden/>
          </w:rPr>
          <w:instrText xml:space="preserve"> PAGEREF _Toc441160588 \h </w:instrText>
        </w:r>
        <w:r w:rsidR="00F951A1">
          <w:rPr>
            <w:noProof/>
            <w:webHidden/>
          </w:rPr>
        </w:r>
        <w:r w:rsidR="00F951A1">
          <w:rPr>
            <w:noProof/>
            <w:webHidden/>
          </w:rPr>
          <w:fldChar w:fldCharType="separate"/>
        </w:r>
        <w:r w:rsidR="00EC28D7">
          <w:rPr>
            <w:noProof/>
            <w:webHidden/>
          </w:rPr>
          <w:t>37</w:t>
        </w:r>
        <w:r w:rsidR="00F951A1">
          <w:rPr>
            <w:noProof/>
            <w:webHidden/>
          </w:rPr>
          <w:fldChar w:fldCharType="end"/>
        </w:r>
      </w:hyperlink>
    </w:p>
    <w:p w14:paraId="712D31B9" w14:textId="688F4A5C"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89" w:history="1">
        <w:r w:rsidR="00F951A1" w:rsidRPr="00CA2256">
          <w:rPr>
            <w:rStyle w:val="Hyperlink"/>
            <w:noProof/>
          </w:rPr>
          <w:t>Slika 4.3.11 Sekvencijski dijagram za UC12 – DodavanjeDodatkaSaStraniceJela</w:t>
        </w:r>
        <w:r w:rsidR="00F951A1">
          <w:rPr>
            <w:noProof/>
            <w:webHidden/>
          </w:rPr>
          <w:tab/>
        </w:r>
        <w:r w:rsidR="00F951A1">
          <w:rPr>
            <w:noProof/>
            <w:webHidden/>
          </w:rPr>
          <w:fldChar w:fldCharType="begin"/>
        </w:r>
        <w:r w:rsidR="00F951A1">
          <w:rPr>
            <w:noProof/>
            <w:webHidden/>
          </w:rPr>
          <w:instrText xml:space="preserve"> PAGEREF _Toc441160589 \h </w:instrText>
        </w:r>
        <w:r w:rsidR="00F951A1">
          <w:rPr>
            <w:noProof/>
            <w:webHidden/>
          </w:rPr>
        </w:r>
        <w:r w:rsidR="00F951A1">
          <w:rPr>
            <w:noProof/>
            <w:webHidden/>
          </w:rPr>
          <w:fldChar w:fldCharType="separate"/>
        </w:r>
        <w:r w:rsidR="00EC28D7">
          <w:rPr>
            <w:noProof/>
            <w:webHidden/>
          </w:rPr>
          <w:t>37</w:t>
        </w:r>
        <w:r w:rsidR="00F951A1">
          <w:rPr>
            <w:noProof/>
            <w:webHidden/>
          </w:rPr>
          <w:fldChar w:fldCharType="end"/>
        </w:r>
      </w:hyperlink>
    </w:p>
    <w:p w14:paraId="6DD98CED" w14:textId="014F9F0C"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0" w:history="1">
        <w:r w:rsidR="00F951A1" w:rsidRPr="00CA2256">
          <w:rPr>
            <w:rStyle w:val="Hyperlink"/>
            <w:noProof/>
          </w:rPr>
          <w:t>Slika 4.3.12 Sekvencijski dijagram za UC13 – PromjenaKoličineIzKošarice</w:t>
        </w:r>
        <w:r w:rsidR="00F951A1">
          <w:rPr>
            <w:noProof/>
            <w:webHidden/>
          </w:rPr>
          <w:tab/>
        </w:r>
        <w:r w:rsidR="00F951A1">
          <w:rPr>
            <w:noProof/>
            <w:webHidden/>
          </w:rPr>
          <w:fldChar w:fldCharType="begin"/>
        </w:r>
        <w:r w:rsidR="00F951A1">
          <w:rPr>
            <w:noProof/>
            <w:webHidden/>
          </w:rPr>
          <w:instrText xml:space="preserve"> PAGEREF _Toc441160590 \h </w:instrText>
        </w:r>
        <w:r w:rsidR="00F951A1">
          <w:rPr>
            <w:noProof/>
            <w:webHidden/>
          </w:rPr>
        </w:r>
        <w:r w:rsidR="00F951A1">
          <w:rPr>
            <w:noProof/>
            <w:webHidden/>
          </w:rPr>
          <w:fldChar w:fldCharType="separate"/>
        </w:r>
        <w:r w:rsidR="00EC28D7">
          <w:rPr>
            <w:noProof/>
            <w:webHidden/>
          </w:rPr>
          <w:t>38</w:t>
        </w:r>
        <w:r w:rsidR="00F951A1">
          <w:rPr>
            <w:noProof/>
            <w:webHidden/>
          </w:rPr>
          <w:fldChar w:fldCharType="end"/>
        </w:r>
      </w:hyperlink>
    </w:p>
    <w:p w14:paraId="4E0050B7" w14:textId="096B03D0"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1" w:history="1">
        <w:r w:rsidR="00F951A1" w:rsidRPr="00CA2256">
          <w:rPr>
            <w:rStyle w:val="Hyperlink"/>
            <w:noProof/>
          </w:rPr>
          <w:t>Slika 4.3.13 Sekvencijski dijagram za UC14 – PromijenaKoličineSaStraniceJela</w:t>
        </w:r>
        <w:r w:rsidR="00F951A1">
          <w:rPr>
            <w:noProof/>
            <w:webHidden/>
          </w:rPr>
          <w:tab/>
        </w:r>
        <w:r w:rsidR="00F951A1">
          <w:rPr>
            <w:noProof/>
            <w:webHidden/>
          </w:rPr>
          <w:fldChar w:fldCharType="begin"/>
        </w:r>
        <w:r w:rsidR="00F951A1">
          <w:rPr>
            <w:noProof/>
            <w:webHidden/>
          </w:rPr>
          <w:instrText xml:space="preserve"> PAGEREF _Toc441160591 \h </w:instrText>
        </w:r>
        <w:r w:rsidR="00F951A1">
          <w:rPr>
            <w:noProof/>
            <w:webHidden/>
          </w:rPr>
        </w:r>
        <w:r w:rsidR="00F951A1">
          <w:rPr>
            <w:noProof/>
            <w:webHidden/>
          </w:rPr>
          <w:fldChar w:fldCharType="separate"/>
        </w:r>
        <w:r w:rsidR="00EC28D7">
          <w:rPr>
            <w:noProof/>
            <w:webHidden/>
          </w:rPr>
          <w:t>39</w:t>
        </w:r>
        <w:r w:rsidR="00F951A1">
          <w:rPr>
            <w:noProof/>
            <w:webHidden/>
          </w:rPr>
          <w:fldChar w:fldCharType="end"/>
        </w:r>
      </w:hyperlink>
    </w:p>
    <w:p w14:paraId="7D25569E" w14:textId="206E8E25"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2" w:history="1">
        <w:r w:rsidR="00F951A1" w:rsidRPr="00CA2256">
          <w:rPr>
            <w:rStyle w:val="Hyperlink"/>
            <w:noProof/>
          </w:rPr>
          <w:t>Slika 4.3.14 Sekvencijski dijagram za UC15 – BrisanjeJelaIzKošarice</w:t>
        </w:r>
        <w:r w:rsidR="00F951A1">
          <w:rPr>
            <w:noProof/>
            <w:webHidden/>
          </w:rPr>
          <w:tab/>
        </w:r>
        <w:r w:rsidR="00F951A1">
          <w:rPr>
            <w:noProof/>
            <w:webHidden/>
          </w:rPr>
          <w:fldChar w:fldCharType="begin"/>
        </w:r>
        <w:r w:rsidR="00F951A1">
          <w:rPr>
            <w:noProof/>
            <w:webHidden/>
          </w:rPr>
          <w:instrText xml:space="preserve"> PAGEREF _Toc441160592 \h </w:instrText>
        </w:r>
        <w:r w:rsidR="00F951A1">
          <w:rPr>
            <w:noProof/>
            <w:webHidden/>
          </w:rPr>
        </w:r>
        <w:r w:rsidR="00F951A1">
          <w:rPr>
            <w:noProof/>
            <w:webHidden/>
          </w:rPr>
          <w:fldChar w:fldCharType="separate"/>
        </w:r>
        <w:r w:rsidR="00EC28D7">
          <w:rPr>
            <w:noProof/>
            <w:webHidden/>
          </w:rPr>
          <w:t>39</w:t>
        </w:r>
        <w:r w:rsidR="00F951A1">
          <w:rPr>
            <w:noProof/>
            <w:webHidden/>
          </w:rPr>
          <w:fldChar w:fldCharType="end"/>
        </w:r>
      </w:hyperlink>
    </w:p>
    <w:p w14:paraId="1C78D8F2" w14:textId="2DC7AB9F"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3" w:history="1">
        <w:r w:rsidR="00F951A1" w:rsidRPr="00CA2256">
          <w:rPr>
            <w:rStyle w:val="Hyperlink"/>
            <w:noProof/>
          </w:rPr>
          <w:t>Slika 4.3.15 Sekvencijski dijagram za UC16 – PotvrđivanjeNarudžbe</w:t>
        </w:r>
        <w:r w:rsidR="00F951A1">
          <w:rPr>
            <w:noProof/>
            <w:webHidden/>
          </w:rPr>
          <w:tab/>
        </w:r>
        <w:r w:rsidR="00F951A1">
          <w:rPr>
            <w:noProof/>
            <w:webHidden/>
          </w:rPr>
          <w:fldChar w:fldCharType="begin"/>
        </w:r>
        <w:r w:rsidR="00F951A1">
          <w:rPr>
            <w:noProof/>
            <w:webHidden/>
          </w:rPr>
          <w:instrText xml:space="preserve"> PAGEREF _Toc441160593 \h </w:instrText>
        </w:r>
        <w:r w:rsidR="00F951A1">
          <w:rPr>
            <w:noProof/>
            <w:webHidden/>
          </w:rPr>
        </w:r>
        <w:r w:rsidR="00F951A1">
          <w:rPr>
            <w:noProof/>
            <w:webHidden/>
          </w:rPr>
          <w:fldChar w:fldCharType="separate"/>
        </w:r>
        <w:r w:rsidR="00EC28D7">
          <w:rPr>
            <w:noProof/>
            <w:webHidden/>
          </w:rPr>
          <w:t>40</w:t>
        </w:r>
        <w:r w:rsidR="00F951A1">
          <w:rPr>
            <w:noProof/>
            <w:webHidden/>
          </w:rPr>
          <w:fldChar w:fldCharType="end"/>
        </w:r>
      </w:hyperlink>
    </w:p>
    <w:p w14:paraId="632784F8" w14:textId="580C6E6B"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4" w:history="1">
        <w:r w:rsidR="00F951A1" w:rsidRPr="00CA2256">
          <w:rPr>
            <w:rStyle w:val="Hyperlink"/>
            <w:noProof/>
          </w:rPr>
          <w:t>Slika 4.3.16 Sekvencijski dijagram za UC17 i UC18 – UnosKomentara</w:t>
        </w:r>
        <w:r w:rsidR="00F951A1">
          <w:rPr>
            <w:noProof/>
            <w:webHidden/>
          </w:rPr>
          <w:tab/>
        </w:r>
        <w:r w:rsidR="00F951A1">
          <w:rPr>
            <w:noProof/>
            <w:webHidden/>
          </w:rPr>
          <w:fldChar w:fldCharType="begin"/>
        </w:r>
        <w:r w:rsidR="00F951A1">
          <w:rPr>
            <w:noProof/>
            <w:webHidden/>
          </w:rPr>
          <w:instrText xml:space="preserve"> PAGEREF _Toc441160594 \h </w:instrText>
        </w:r>
        <w:r w:rsidR="00F951A1">
          <w:rPr>
            <w:noProof/>
            <w:webHidden/>
          </w:rPr>
        </w:r>
        <w:r w:rsidR="00F951A1">
          <w:rPr>
            <w:noProof/>
            <w:webHidden/>
          </w:rPr>
          <w:fldChar w:fldCharType="separate"/>
        </w:r>
        <w:r w:rsidR="00EC28D7">
          <w:rPr>
            <w:noProof/>
            <w:webHidden/>
          </w:rPr>
          <w:t>40</w:t>
        </w:r>
        <w:r w:rsidR="00F951A1">
          <w:rPr>
            <w:noProof/>
            <w:webHidden/>
          </w:rPr>
          <w:fldChar w:fldCharType="end"/>
        </w:r>
      </w:hyperlink>
    </w:p>
    <w:p w14:paraId="7E24FBC0" w14:textId="22BF8689"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5" w:history="1">
        <w:r w:rsidR="00F951A1" w:rsidRPr="00CA2256">
          <w:rPr>
            <w:rStyle w:val="Hyperlink"/>
            <w:noProof/>
          </w:rPr>
          <w:t>Slika 4.3.17 Sekvencijski dijagram za UC19 – PregledKontakata</w:t>
        </w:r>
        <w:r w:rsidR="00F951A1">
          <w:rPr>
            <w:noProof/>
            <w:webHidden/>
          </w:rPr>
          <w:tab/>
        </w:r>
        <w:r w:rsidR="00F951A1">
          <w:rPr>
            <w:noProof/>
            <w:webHidden/>
          </w:rPr>
          <w:fldChar w:fldCharType="begin"/>
        </w:r>
        <w:r w:rsidR="00F951A1">
          <w:rPr>
            <w:noProof/>
            <w:webHidden/>
          </w:rPr>
          <w:instrText xml:space="preserve"> PAGEREF _Toc441160595 \h </w:instrText>
        </w:r>
        <w:r w:rsidR="00F951A1">
          <w:rPr>
            <w:noProof/>
            <w:webHidden/>
          </w:rPr>
        </w:r>
        <w:r w:rsidR="00F951A1">
          <w:rPr>
            <w:noProof/>
            <w:webHidden/>
          </w:rPr>
          <w:fldChar w:fldCharType="separate"/>
        </w:r>
        <w:r w:rsidR="00EC28D7">
          <w:rPr>
            <w:noProof/>
            <w:webHidden/>
          </w:rPr>
          <w:t>41</w:t>
        </w:r>
        <w:r w:rsidR="00F951A1">
          <w:rPr>
            <w:noProof/>
            <w:webHidden/>
          </w:rPr>
          <w:fldChar w:fldCharType="end"/>
        </w:r>
      </w:hyperlink>
    </w:p>
    <w:p w14:paraId="6BDAF6E6" w14:textId="116077B6"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6" w:history="1">
        <w:r w:rsidR="00F951A1" w:rsidRPr="00CA2256">
          <w:rPr>
            <w:rStyle w:val="Hyperlink"/>
            <w:noProof/>
          </w:rPr>
          <w:t>Slika 4.3.18 Sekvencijski dijagram za UC20 – PregledAdminStranice</w:t>
        </w:r>
        <w:r w:rsidR="00F951A1">
          <w:rPr>
            <w:noProof/>
            <w:webHidden/>
          </w:rPr>
          <w:tab/>
        </w:r>
        <w:r w:rsidR="00F951A1">
          <w:rPr>
            <w:noProof/>
            <w:webHidden/>
          </w:rPr>
          <w:fldChar w:fldCharType="begin"/>
        </w:r>
        <w:r w:rsidR="00F951A1">
          <w:rPr>
            <w:noProof/>
            <w:webHidden/>
          </w:rPr>
          <w:instrText xml:space="preserve"> PAGEREF _Toc441160596 \h </w:instrText>
        </w:r>
        <w:r w:rsidR="00F951A1">
          <w:rPr>
            <w:noProof/>
            <w:webHidden/>
          </w:rPr>
        </w:r>
        <w:r w:rsidR="00F951A1">
          <w:rPr>
            <w:noProof/>
            <w:webHidden/>
          </w:rPr>
          <w:fldChar w:fldCharType="separate"/>
        </w:r>
        <w:r w:rsidR="00EC28D7">
          <w:rPr>
            <w:noProof/>
            <w:webHidden/>
          </w:rPr>
          <w:t>41</w:t>
        </w:r>
        <w:r w:rsidR="00F951A1">
          <w:rPr>
            <w:noProof/>
            <w:webHidden/>
          </w:rPr>
          <w:fldChar w:fldCharType="end"/>
        </w:r>
      </w:hyperlink>
    </w:p>
    <w:p w14:paraId="4A3EC306" w14:textId="0E9BECDC"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7" w:history="1">
        <w:r w:rsidR="00F951A1" w:rsidRPr="00CA2256">
          <w:rPr>
            <w:rStyle w:val="Hyperlink"/>
            <w:noProof/>
          </w:rPr>
          <w:t>Slika 4.3.19 Sekvencijski dijagram za UC21 – PregledNarudžbi</w:t>
        </w:r>
        <w:r w:rsidR="00F951A1">
          <w:rPr>
            <w:noProof/>
            <w:webHidden/>
          </w:rPr>
          <w:tab/>
        </w:r>
        <w:r w:rsidR="00F951A1">
          <w:rPr>
            <w:noProof/>
            <w:webHidden/>
          </w:rPr>
          <w:fldChar w:fldCharType="begin"/>
        </w:r>
        <w:r w:rsidR="00F951A1">
          <w:rPr>
            <w:noProof/>
            <w:webHidden/>
          </w:rPr>
          <w:instrText xml:space="preserve"> PAGEREF _Toc441160597 \h </w:instrText>
        </w:r>
        <w:r w:rsidR="00F951A1">
          <w:rPr>
            <w:noProof/>
            <w:webHidden/>
          </w:rPr>
        </w:r>
        <w:r w:rsidR="00F951A1">
          <w:rPr>
            <w:noProof/>
            <w:webHidden/>
          </w:rPr>
          <w:fldChar w:fldCharType="separate"/>
        </w:r>
        <w:r w:rsidR="00EC28D7">
          <w:rPr>
            <w:noProof/>
            <w:webHidden/>
          </w:rPr>
          <w:t>42</w:t>
        </w:r>
        <w:r w:rsidR="00F951A1">
          <w:rPr>
            <w:noProof/>
            <w:webHidden/>
          </w:rPr>
          <w:fldChar w:fldCharType="end"/>
        </w:r>
      </w:hyperlink>
    </w:p>
    <w:p w14:paraId="64CCA58E" w14:textId="69D4DBB6"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8" w:history="1">
        <w:r w:rsidR="00F951A1" w:rsidRPr="00CA2256">
          <w:rPr>
            <w:rStyle w:val="Hyperlink"/>
            <w:noProof/>
          </w:rPr>
          <w:t>Slika 4.3.20 Sekvencijski dijagram za UC22 – PotvrdaZaprimljeneNarudžbe</w:t>
        </w:r>
        <w:r w:rsidR="00F951A1">
          <w:rPr>
            <w:noProof/>
            <w:webHidden/>
          </w:rPr>
          <w:tab/>
        </w:r>
        <w:r w:rsidR="00F951A1">
          <w:rPr>
            <w:noProof/>
            <w:webHidden/>
          </w:rPr>
          <w:fldChar w:fldCharType="begin"/>
        </w:r>
        <w:r w:rsidR="00F951A1">
          <w:rPr>
            <w:noProof/>
            <w:webHidden/>
          </w:rPr>
          <w:instrText xml:space="preserve"> PAGEREF _Toc441160598 \h </w:instrText>
        </w:r>
        <w:r w:rsidR="00F951A1">
          <w:rPr>
            <w:noProof/>
            <w:webHidden/>
          </w:rPr>
        </w:r>
        <w:r w:rsidR="00F951A1">
          <w:rPr>
            <w:noProof/>
            <w:webHidden/>
          </w:rPr>
          <w:fldChar w:fldCharType="separate"/>
        </w:r>
        <w:r w:rsidR="00EC28D7">
          <w:rPr>
            <w:noProof/>
            <w:webHidden/>
          </w:rPr>
          <w:t>42</w:t>
        </w:r>
        <w:r w:rsidR="00F951A1">
          <w:rPr>
            <w:noProof/>
            <w:webHidden/>
          </w:rPr>
          <w:fldChar w:fldCharType="end"/>
        </w:r>
      </w:hyperlink>
    </w:p>
    <w:p w14:paraId="19F81367" w14:textId="119DAE20"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599" w:history="1">
        <w:r w:rsidR="00F951A1" w:rsidRPr="00CA2256">
          <w:rPr>
            <w:rStyle w:val="Hyperlink"/>
            <w:noProof/>
          </w:rPr>
          <w:t>Slika 4.3.21 Sekvencijski dijagram za UC23 – OdbijanjeNarudžbe</w:t>
        </w:r>
        <w:r w:rsidR="00F951A1">
          <w:rPr>
            <w:noProof/>
            <w:webHidden/>
          </w:rPr>
          <w:tab/>
        </w:r>
        <w:r w:rsidR="00F951A1">
          <w:rPr>
            <w:noProof/>
            <w:webHidden/>
          </w:rPr>
          <w:fldChar w:fldCharType="begin"/>
        </w:r>
        <w:r w:rsidR="00F951A1">
          <w:rPr>
            <w:noProof/>
            <w:webHidden/>
          </w:rPr>
          <w:instrText xml:space="preserve"> PAGEREF _Toc441160599 \h </w:instrText>
        </w:r>
        <w:r w:rsidR="00F951A1">
          <w:rPr>
            <w:noProof/>
            <w:webHidden/>
          </w:rPr>
        </w:r>
        <w:r w:rsidR="00F951A1">
          <w:rPr>
            <w:noProof/>
            <w:webHidden/>
          </w:rPr>
          <w:fldChar w:fldCharType="separate"/>
        </w:r>
        <w:r w:rsidR="00EC28D7">
          <w:rPr>
            <w:noProof/>
            <w:webHidden/>
          </w:rPr>
          <w:t>43</w:t>
        </w:r>
        <w:r w:rsidR="00F951A1">
          <w:rPr>
            <w:noProof/>
            <w:webHidden/>
          </w:rPr>
          <w:fldChar w:fldCharType="end"/>
        </w:r>
      </w:hyperlink>
    </w:p>
    <w:p w14:paraId="5D0D0F96" w14:textId="1AE82858"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0" w:history="1">
        <w:r w:rsidR="00F951A1" w:rsidRPr="00CA2256">
          <w:rPr>
            <w:rStyle w:val="Hyperlink"/>
            <w:noProof/>
          </w:rPr>
          <w:t>Slika 4.3.22 Sekvencijski dijagram za UC24 – DodajJelo</w:t>
        </w:r>
        <w:r w:rsidR="00F951A1">
          <w:rPr>
            <w:noProof/>
            <w:webHidden/>
          </w:rPr>
          <w:tab/>
        </w:r>
        <w:r w:rsidR="00F951A1">
          <w:rPr>
            <w:noProof/>
            <w:webHidden/>
          </w:rPr>
          <w:fldChar w:fldCharType="begin"/>
        </w:r>
        <w:r w:rsidR="00F951A1">
          <w:rPr>
            <w:noProof/>
            <w:webHidden/>
          </w:rPr>
          <w:instrText xml:space="preserve"> PAGEREF _Toc441160600 \h </w:instrText>
        </w:r>
        <w:r w:rsidR="00F951A1">
          <w:rPr>
            <w:noProof/>
            <w:webHidden/>
          </w:rPr>
        </w:r>
        <w:r w:rsidR="00F951A1">
          <w:rPr>
            <w:noProof/>
            <w:webHidden/>
          </w:rPr>
          <w:fldChar w:fldCharType="separate"/>
        </w:r>
        <w:r w:rsidR="00EC28D7">
          <w:rPr>
            <w:noProof/>
            <w:webHidden/>
          </w:rPr>
          <w:t>43</w:t>
        </w:r>
        <w:r w:rsidR="00F951A1">
          <w:rPr>
            <w:noProof/>
            <w:webHidden/>
          </w:rPr>
          <w:fldChar w:fldCharType="end"/>
        </w:r>
      </w:hyperlink>
    </w:p>
    <w:p w14:paraId="591BDE09" w14:textId="285A4DD9"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1" w:history="1">
        <w:r w:rsidR="00F951A1" w:rsidRPr="00CA2256">
          <w:rPr>
            <w:rStyle w:val="Hyperlink"/>
            <w:noProof/>
          </w:rPr>
          <w:t>Slika 4.3.23 Sekvencijski dijagram za UC25 – UrediJelo</w:t>
        </w:r>
        <w:r w:rsidR="00F951A1">
          <w:rPr>
            <w:noProof/>
            <w:webHidden/>
          </w:rPr>
          <w:tab/>
        </w:r>
        <w:r w:rsidR="00F951A1">
          <w:rPr>
            <w:noProof/>
            <w:webHidden/>
          </w:rPr>
          <w:fldChar w:fldCharType="begin"/>
        </w:r>
        <w:r w:rsidR="00F951A1">
          <w:rPr>
            <w:noProof/>
            <w:webHidden/>
          </w:rPr>
          <w:instrText xml:space="preserve"> PAGEREF _Toc441160601 \h </w:instrText>
        </w:r>
        <w:r w:rsidR="00F951A1">
          <w:rPr>
            <w:noProof/>
            <w:webHidden/>
          </w:rPr>
        </w:r>
        <w:r w:rsidR="00F951A1">
          <w:rPr>
            <w:noProof/>
            <w:webHidden/>
          </w:rPr>
          <w:fldChar w:fldCharType="separate"/>
        </w:r>
        <w:r w:rsidR="00EC28D7">
          <w:rPr>
            <w:noProof/>
            <w:webHidden/>
          </w:rPr>
          <w:t>44</w:t>
        </w:r>
        <w:r w:rsidR="00F951A1">
          <w:rPr>
            <w:noProof/>
            <w:webHidden/>
          </w:rPr>
          <w:fldChar w:fldCharType="end"/>
        </w:r>
      </w:hyperlink>
    </w:p>
    <w:p w14:paraId="1D21D25E" w14:textId="001398AA"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2" w:history="1">
        <w:r w:rsidR="00F951A1" w:rsidRPr="00CA2256">
          <w:rPr>
            <w:rStyle w:val="Hyperlink"/>
            <w:noProof/>
          </w:rPr>
          <w:t>Slika 4.3.24 Sekvencijski dijagram za UC26 – ObrišiJelo</w:t>
        </w:r>
        <w:r w:rsidR="00F951A1">
          <w:rPr>
            <w:noProof/>
            <w:webHidden/>
          </w:rPr>
          <w:tab/>
        </w:r>
        <w:r w:rsidR="00F951A1">
          <w:rPr>
            <w:noProof/>
            <w:webHidden/>
          </w:rPr>
          <w:fldChar w:fldCharType="begin"/>
        </w:r>
        <w:r w:rsidR="00F951A1">
          <w:rPr>
            <w:noProof/>
            <w:webHidden/>
          </w:rPr>
          <w:instrText xml:space="preserve"> PAGEREF _Toc441160602 \h </w:instrText>
        </w:r>
        <w:r w:rsidR="00F951A1">
          <w:rPr>
            <w:noProof/>
            <w:webHidden/>
          </w:rPr>
        </w:r>
        <w:r w:rsidR="00F951A1">
          <w:rPr>
            <w:noProof/>
            <w:webHidden/>
          </w:rPr>
          <w:fldChar w:fldCharType="separate"/>
        </w:r>
        <w:r w:rsidR="00EC28D7">
          <w:rPr>
            <w:noProof/>
            <w:webHidden/>
          </w:rPr>
          <w:t>44</w:t>
        </w:r>
        <w:r w:rsidR="00F951A1">
          <w:rPr>
            <w:noProof/>
            <w:webHidden/>
          </w:rPr>
          <w:fldChar w:fldCharType="end"/>
        </w:r>
      </w:hyperlink>
    </w:p>
    <w:p w14:paraId="3590247C" w14:textId="120B7729"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3" w:history="1">
        <w:r w:rsidR="00F951A1" w:rsidRPr="00CA2256">
          <w:rPr>
            <w:rStyle w:val="Hyperlink"/>
            <w:noProof/>
          </w:rPr>
          <w:t>Slika 4.3.25 Sekvencijski dijagram za UC27 – DodajKategoriju</w:t>
        </w:r>
        <w:r w:rsidR="00F951A1">
          <w:rPr>
            <w:noProof/>
            <w:webHidden/>
          </w:rPr>
          <w:tab/>
        </w:r>
        <w:r w:rsidR="00F951A1">
          <w:rPr>
            <w:noProof/>
            <w:webHidden/>
          </w:rPr>
          <w:fldChar w:fldCharType="begin"/>
        </w:r>
        <w:r w:rsidR="00F951A1">
          <w:rPr>
            <w:noProof/>
            <w:webHidden/>
          </w:rPr>
          <w:instrText xml:space="preserve"> PAGEREF _Toc441160603 \h </w:instrText>
        </w:r>
        <w:r w:rsidR="00F951A1">
          <w:rPr>
            <w:noProof/>
            <w:webHidden/>
          </w:rPr>
        </w:r>
        <w:r w:rsidR="00F951A1">
          <w:rPr>
            <w:noProof/>
            <w:webHidden/>
          </w:rPr>
          <w:fldChar w:fldCharType="separate"/>
        </w:r>
        <w:r w:rsidR="00EC28D7">
          <w:rPr>
            <w:noProof/>
            <w:webHidden/>
          </w:rPr>
          <w:t>45</w:t>
        </w:r>
        <w:r w:rsidR="00F951A1">
          <w:rPr>
            <w:noProof/>
            <w:webHidden/>
          </w:rPr>
          <w:fldChar w:fldCharType="end"/>
        </w:r>
      </w:hyperlink>
    </w:p>
    <w:p w14:paraId="75D475B2" w14:textId="2B6084CE"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4" w:history="1">
        <w:r w:rsidR="00F951A1" w:rsidRPr="00CA2256">
          <w:rPr>
            <w:rStyle w:val="Hyperlink"/>
            <w:noProof/>
          </w:rPr>
          <w:t>Slika 4.3.26 Sekvencijski dijagram za UC28 – ObrišiKategoriju</w:t>
        </w:r>
        <w:r w:rsidR="00F951A1">
          <w:rPr>
            <w:noProof/>
            <w:webHidden/>
          </w:rPr>
          <w:tab/>
        </w:r>
        <w:r w:rsidR="00F951A1">
          <w:rPr>
            <w:noProof/>
            <w:webHidden/>
          </w:rPr>
          <w:fldChar w:fldCharType="begin"/>
        </w:r>
        <w:r w:rsidR="00F951A1">
          <w:rPr>
            <w:noProof/>
            <w:webHidden/>
          </w:rPr>
          <w:instrText xml:space="preserve"> PAGEREF _Toc441160604 \h </w:instrText>
        </w:r>
        <w:r w:rsidR="00F951A1">
          <w:rPr>
            <w:noProof/>
            <w:webHidden/>
          </w:rPr>
        </w:r>
        <w:r w:rsidR="00F951A1">
          <w:rPr>
            <w:noProof/>
            <w:webHidden/>
          </w:rPr>
          <w:fldChar w:fldCharType="separate"/>
        </w:r>
        <w:r w:rsidR="00EC28D7">
          <w:rPr>
            <w:noProof/>
            <w:webHidden/>
          </w:rPr>
          <w:t>45</w:t>
        </w:r>
        <w:r w:rsidR="00F951A1">
          <w:rPr>
            <w:noProof/>
            <w:webHidden/>
          </w:rPr>
          <w:fldChar w:fldCharType="end"/>
        </w:r>
      </w:hyperlink>
    </w:p>
    <w:p w14:paraId="72B426E5" w14:textId="3EF3EFCD"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5" w:history="1">
        <w:r w:rsidR="00F951A1" w:rsidRPr="00CA2256">
          <w:rPr>
            <w:rStyle w:val="Hyperlink"/>
            <w:noProof/>
          </w:rPr>
          <w:t>Slika 4.3.27 Sekvencijski dijagram za UC29 – AnalizaNarudžbi</w:t>
        </w:r>
        <w:r w:rsidR="00F951A1">
          <w:rPr>
            <w:noProof/>
            <w:webHidden/>
          </w:rPr>
          <w:tab/>
        </w:r>
        <w:r w:rsidR="00F951A1">
          <w:rPr>
            <w:noProof/>
            <w:webHidden/>
          </w:rPr>
          <w:fldChar w:fldCharType="begin"/>
        </w:r>
        <w:r w:rsidR="00F951A1">
          <w:rPr>
            <w:noProof/>
            <w:webHidden/>
          </w:rPr>
          <w:instrText xml:space="preserve"> PAGEREF _Toc441160605 \h </w:instrText>
        </w:r>
        <w:r w:rsidR="00F951A1">
          <w:rPr>
            <w:noProof/>
            <w:webHidden/>
          </w:rPr>
        </w:r>
        <w:r w:rsidR="00F951A1">
          <w:rPr>
            <w:noProof/>
            <w:webHidden/>
          </w:rPr>
          <w:fldChar w:fldCharType="separate"/>
        </w:r>
        <w:r w:rsidR="00EC28D7">
          <w:rPr>
            <w:noProof/>
            <w:webHidden/>
          </w:rPr>
          <w:t>46</w:t>
        </w:r>
        <w:r w:rsidR="00F951A1">
          <w:rPr>
            <w:noProof/>
            <w:webHidden/>
          </w:rPr>
          <w:fldChar w:fldCharType="end"/>
        </w:r>
      </w:hyperlink>
    </w:p>
    <w:p w14:paraId="04451B80" w14:textId="48FCAF70"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6" w:history="1">
        <w:r w:rsidR="00F951A1" w:rsidRPr="00CA2256">
          <w:rPr>
            <w:rStyle w:val="Hyperlink"/>
            <w:noProof/>
          </w:rPr>
          <w:t>Slika 4.3.28 Sekvencijski dijagram za UC30 – PromjenaPodatakaZaRestoran</w:t>
        </w:r>
        <w:r w:rsidR="00F951A1">
          <w:rPr>
            <w:noProof/>
            <w:webHidden/>
          </w:rPr>
          <w:tab/>
        </w:r>
        <w:r w:rsidR="00F951A1">
          <w:rPr>
            <w:noProof/>
            <w:webHidden/>
          </w:rPr>
          <w:fldChar w:fldCharType="begin"/>
        </w:r>
        <w:r w:rsidR="00F951A1">
          <w:rPr>
            <w:noProof/>
            <w:webHidden/>
          </w:rPr>
          <w:instrText xml:space="preserve"> PAGEREF _Toc441160606 \h </w:instrText>
        </w:r>
        <w:r w:rsidR="00F951A1">
          <w:rPr>
            <w:noProof/>
            <w:webHidden/>
          </w:rPr>
        </w:r>
        <w:r w:rsidR="00F951A1">
          <w:rPr>
            <w:noProof/>
            <w:webHidden/>
          </w:rPr>
          <w:fldChar w:fldCharType="separate"/>
        </w:r>
        <w:r w:rsidR="00EC28D7">
          <w:rPr>
            <w:noProof/>
            <w:webHidden/>
          </w:rPr>
          <w:t>46</w:t>
        </w:r>
        <w:r w:rsidR="00F951A1">
          <w:rPr>
            <w:noProof/>
            <w:webHidden/>
          </w:rPr>
          <w:fldChar w:fldCharType="end"/>
        </w:r>
      </w:hyperlink>
    </w:p>
    <w:p w14:paraId="6A3CBE29" w14:textId="4A242FB6"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7" w:history="1">
        <w:r w:rsidR="00F951A1" w:rsidRPr="00CA2256">
          <w:rPr>
            <w:rStyle w:val="Hyperlink"/>
            <w:noProof/>
          </w:rPr>
          <w:t>Slika 4.3.29 Sekvencijski dijagram za UC31 – SnimanjeStatistike</w:t>
        </w:r>
        <w:r w:rsidR="00F951A1">
          <w:rPr>
            <w:noProof/>
            <w:webHidden/>
          </w:rPr>
          <w:tab/>
        </w:r>
        <w:r w:rsidR="00F951A1">
          <w:rPr>
            <w:noProof/>
            <w:webHidden/>
          </w:rPr>
          <w:fldChar w:fldCharType="begin"/>
        </w:r>
        <w:r w:rsidR="00F951A1">
          <w:rPr>
            <w:noProof/>
            <w:webHidden/>
          </w:rPr>
          <w:instrText xml:space="preserve"> PAGEREF _Toc441160607 \h </w:instrText>
        </w:r>
        <w:r w:rsidR="00F951A1">
          <w:rPr>
            <w:noProof/>
            <w:webHidden/>
          </w:rPr>
        </w:r>
        <w:r w:rsidR="00F951A1">
          <w:rPr>
            <w:noProof/>
            <w:webHidden/>
          </w:rPr>
          <w:fldChar w:fldCharType="separate"/>
        </w:r>
        <w:r w:rsidR="00EC28D7">
          <w:rPr>
            <w:noProof/>
            <w:webHidden/>
          </w:rPr>
          <w:t>47</w:t>
        </w:r>
        <w:r w:rsidR="00F951A1">
          <w:rPr>
            <w:noProof/>
            <w:webHidden/>
          </w:rPr>
          <w:fldChar w:fldCharType="end"/>
        </w:r>
      </w:hyperlink>
    </w:p>
    <w:p w14:paraId="375821BB" w14:textId="6BDC6E47"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8" w:history="1">
        <w:r w:rsidR="00F951A1" w:rsidRPr="00CA2256">
          <w:rPr>
            <w:rStyle w:val="Hyperlink"/>
            <w:noProof/>
          </w:rPr>
          <w:t>Slika 4.3.30 Sekvencijski dijagram za UC32 – SnimanjeNarudžbe</w:t>
        </w:r>
        <w:r w:rsidR="00F951A1">
          <w:rPr>
            <w:noProof/>
            <w:webHidden/>
          </w:rPr>
          <w:tab/>
        </w:r>
        <w:r w:rsidR="00F951A1">
          <w:rPr>
            <w:noProof/>
            <w:webHidden/>
          </w:rPr>
          <w:fldChar w:fldCharType="begin"/>
        </w:r>
        <w:r w:rsidR="00F951A1">
          <w:rPr>
            <w:noProof/>
            <w:webHidden/>
          </w:rPr>
          <w:instrText xml:space="preserve"> PAGEREF _Toc441160608 \h </w:instrText>
        </w:r>
        <w:r w:rsidR="00F951A1">
          <w:rPr>
            <w:noProof/>
            <w:webHidden/>
          </w:rPr>
        </w:r>
        <w:r w:rsidR="00F951A1">
          <w:rPr>
            <w:noProof/>
            <w:webHidden/>
          </w:rPr>
          <w:fldChar w:fldCharType="separate"/>
        </w:r>
        <w:r w:rsidR="00EC28D7">
          <w:rPr>
            <w:noProof/>
            <w:webHidden/>
          </w:rPr>
          <w:t>47</w:t>
        </w:r>
        <w:r w:rsidR="00F951A1">
          <w:rPr>
            <w:noProof/>
            <w:webHidden/>
          </w:rPr>
          <w:fldChar w:fldCharType="end"/>
        </w:r>
      </w:hyperlink>
    </w:p>
    <w:p w14:paraId="4B12DFEB" w14:textId="7072495A"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09" w:history="1">
        <w:r w:rsidR="00F951A1" w:rsidRPr="00CA2256">
          <w:rPr>
            <w:rStyle w:val="Hyperlink"/>
            <w:noProof/>
          </w:rPr>
          <w:t>Slika 6.1.1 Arhitektura sustava</w:t>
        </w:r>
        <w:r w:rsidR="00F951A1">
          <w:rPr>
            <w:noProof/>
            <w:webHidden/>
          </w:rPr>
          <w:tab/>
        </w:r>
        <w:r w:rsidR="00F951A1">
          <w:rPr>
            <w:noProof/>
            <w:webHidden/>
          </w:rPr>
          <w:fldChar w:fldCharType="begin"/>
        </w:r>
        <w:r w:rsidR="00F951A1">
          <w:rPr>
            <w:noProof/>
            <w:webHidden/>
          </w:rPr>
          <w:instrText xml:space="preserve"> PAGEREF _Toc441160609 \h </w:instrText>
        </w:r>
        <w:r w:rsidR="00F951A1">
          <w:rPr>
            <w:noProof/>
            <w:webHidden/>
          </w:rPr>
        </w:r>
        <w:r w:rsidR="00F951A1">
          <w:rPr>
            <w:noProof/>
            <w:webHidden/>
          </w:rPr>
          <w:fldChar w:fldCharType="separate"/>
        </w:r>
        <w:r w:rsidR="00EC28D7">
          <w:rPr>
            <w:noProof/>
            <w:webHidden/>
          </w:rPr>
          <w:t>49</w:t>
        </w:r>
        <w:r w:rsidR="00F951A1">
          <w:rPr>
            <w:noProof/>
            <w:webHidden/>
          </w:rPr>
          <w:fldChar w:fldCharType="end"/>
        </w:r>
      </w:hyperlink>
    </w:p>
    <w:p w14:paraId="2E25242C" w14:textId="0113719D"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0" w:history="1">
        <w:r w:rsidR="00F951A1" w:rsidRPr="00CA2256">
          <w:rPr>
            <w:rStyle w:val="Hyperlink"/>
            <w:noProof/>
          </w:rPr>
          <w:t>Slika 6.1.2 MVC obrazac</w:t>
        </w:r>
        <w:r w:rsidR="00F951A1">
          <w:rPr>
            <w:noProof/>
            <w:webHidden/>
          </w:rPr>
          <w:tab/>
        </w:r>
        <w:r w:rsidR="00F951A1">
          <w:rPr>
            <w:noProof/>
            <w:webHidden/>
          </w:rPr>
          <w:fldChar w:fldCharType="begin"/>
        </w:r>
        <w:r w:rsidR="00F951A1">
          <w:rPr>
            <w:noProof/>
            <w:webHidden/>
          </w:rPr>
          <w:instrText xml:space="preserve"> PAGEREF _Toc441160610 \h </w:instrText>
        </w:r>
        <w:r w:rsidR="00F951A1">
          <w:rPr>
            <w:noProof/>
            <w:webHidden/>
          </w:rPr>
        </w:r>
        <w:r w:rsidR="00F951A1">
          <w:rPr>
            <w:noProof/>
            <w:webHidden/>
          </w:rPr>
          <w:fldChar w:fldCharType="separate"/>
        </w:r>
        <w:r w:rsidR="00EC28D7">
          <w:rPr>
            <w:noProof/>
            <w:webHidden/>
          </w:rPr>
          <w:t>50</w:t>
        </w:r>
        <w:r w:rsidR="00F951A1">
          <w:rPr>
            <w:noProof/>
            <w:webHidden/>
          </w:rPr>
          <w:fldChar w:fldCharType="end"/>
        </w:r>
      </w:hyperlink>
    </w:p>
    <w:p w14:paraId="61E971BE" w14:textId="58710B74"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1" w:history="1">
        <w:r w:rsidR="00F951A1" w:rsidRPr="00CA2256">
          <w:rPr>
            <w:rStyle w:val="Hyperlink"/>
            <w:noProof/>
          </w:rPr>
          <w:t>Slika 6.1.3 ER model baze podataka</w:t>
        </w:r>
        <w:r w:rsidR="00F951A1">
          <w:rPr>
            <w:noProof/>
            <w:webHidden/>
          </w:rPr>
          <w:tab/>
        </w:r>
        <w:r w:rsidR="00F951A1">
          <w:rPr>
            <w:noProof/>
            <w:webHidden/>
          </w:rPr>
          <w:fldChar w:fldCharType="begin"/>
        </w:r>
        <w:r w:rsidR="00F951A1">
          <w:rPr>
            <w:noProof/>
            <w:webHidden/>
          </w:rPr>
          <w:instrText xml:space="preserve"> PAGEREF _Toc441160611 \h </w:instrText>
        </w:r>
        <w:r w:rsidR="00F951A1">
          <w:rPr>
            <w:noProof/>
            <w:webHidden/>
          </w:rPr>
        </w:r>
        <w:r w:rsidR="00F951A1">
          <w:rPr>
            <w:noProof/>
            <w:webHidden/>
          </w:rPr>
          <w:fldChar w:fldCharType="separate"/>
        </w:r>
        <w:r w:rsidR="00EC28D7">
          <w:rPr>
            <w:noProof/>
            <w:webHidden/>
          </w:rPr>
          <w:t>54</w:t>
        </w:r>
        <w:r w:rsidR="00F951A1">
          <w:rPr>
            <w:noProof/>
            <w:webHidden/>
          </w:rPr>
          <w:fldChar w:fldCharType="end"/>
        </w:r>
      </w:hyperlink>
    </w:p>
    <w:p w14:paraId="53BD63FC" w14:textId="0E37D0B1"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2" w:history="1">
        <w:r w:rsidR="00F951A1" w:rsidRPr="00CA2256">
          <w:rPr>
            <w:rStyle w:val="Hyperlink"/>
            <w:noProof/>
          </w:rPr>
          <w:t>Slika 6.2.1 Dijagram razreda</w:t>
        </w:r>
        <w:r w:rsidR="00F951A1">
          <w:rPr>
            <w:noProof/>
            <w:webHidden/>
          </w:rPr>
          <w:tab/>
        </w:r>
        <w:r w:rsidR="00F951A1">
          <w:rPr>
            <w:noProof/>
            <w:webHidden/>
          </w:rPr>
          <w:fldChar w:fldCharType="begin"/>
        </w:r>
        <w:r w:rsidR="00F951A1">
          <w:rPr>
            <w:noProof/>
            <w:webHidden/>
          </w:rPr>
          <w:instrText xml:space="preserve"> PAGEREF _Toc441160612 \h </w:instrText>
        </w:r>
        <w:r w:rsidR="00F951A1">
          <w:rPr>
            <w:noProof/>
            <w:webHidden/>
          </w:rPr>
        </w:r>
        <w:r w:rsidR="00F951A1">
          <w:rPr>
            <w:noProof/>
            <w:webHidden/>
          </w:rPr>
          <w:fldChar w:fldCharType="separate"/>
        </w:r>
        <w:r w:rsidR="00EC28D7">
          <w:rPr>
            <w:noProof/>
            <w:webHidden/>
          </w:rPr>
          <w:t>56</w:t>
        </w:r>
        <w:r w:rsidR="00F951A1">
          <w:rPr>
            <w:noProof/>
            <w:webHidden/>
          </w:rPr>
          <w:fldChar w:fldCharType="end"/>
        </w:r>
      </w:hyperlink>
    </w:p>
    <w:p w14:paraId="23B18BD9" w14:textId="5C7BA3D9"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3" w:history="1">
        <w:r w:rsidR="00F951A1" w:rsidRPr="00CA2256">
          <w:rPr>
            <w:rStyle w:val="Hyperlink"/>
            <w:noProof/>
          </w:rPr>
          <w:t>Slika 6.3.1 Dijagram objekata</w:t>
        </w:r>
        <w:r w:rsidR="00F951A1">
          <w:rPr>
            <w:noProof/>
            <w:webHidden/>
          </w:rPr>
          <w:tab/>
        </w:r>
        <w:r w:rsidR="00F951A1">
          <w:rPr>
            <w:noProof/>
            <w:webHidden/>
          </w:rPr>
          <w:fldChar w:fldCharType="begin"/>
        </w:r>
        <w:r w:rsidR="00F951A1">
          <w:rPr>
            <w:noProof/>
            <w:webHidden/>
          </w:rPr>
          <w:instrText xml:space="preserve"> PAGEREF _Toc441160613 \h </w:instrText>
        </w:r>
        <w:r w:rsidR="00F951A1">
          <w:rPr>
            <w:noProof/>
            <w:webHidden/>
          </w:rPr>
        </w:r>
        <w:r w:rsidR="00F951A1">
          <w:rPr>
            <w:noProof/>
            <w:webHidden/>
          </w:rPr>
          <w:fldChar w:fldCharType="separate"/>
        </w:r>
        <w:r w:rsidR="00EC28D7">
          <w:rPr>
            <w:noProof/>
            <w:webHidden/>
          </w:rPr>
          <w:t>57</w:t>
        </w:r>
        <w:r w:rsidR="00F951A1">
          <w:rPr>
            <w:noProof/>
            <w:webHidden/>
          </w:rPr>
          <w:fldChar w:fldCharType="end"/>
        </w:r>
      </w:hyperlink>
    </w:p>
    <w:p w14:paraId="6D4EBA61" w14:textId="38E88EAE"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4" w:history="1">
        <w:r w:rsidR="00F951A1" w:rsidRPr="00CA2256">
          <w:rPr>
            <w:rStyle w:val="Hyperlink"/>
            <w:noProof/>
          </w:rPr>
          <w:t>Slika 6.4.1 Komunikacijski dijagram dodavanja jela u košaricu</w:t>
        </w:r>
        <w:r w:rsidR="00F951A1">
          <w:rPr>
            <w:noProof/>
            <w:webHidden/>
          </w:rPr>
          <w:tab/>
        </w:r>
        <w:r w:rsidR="00F951A1">
          <w:rPr>
            <w:noProof/>
            <w:webHidden/>
          </w:rPr>
          <w:fldChar w:fldCharType="begin"/>
        </w:r>
        <w:r w:rsidR="00F951A1">
          <w:rPr>
            <w:noProof/>
            <w:webHidden/>
          </w:rPr>
          <w:instrText xml:space="preserve"> PAGEREF _Toc441160614 \h </w:instrText>
        </w:r>
        <w:r w:rsidR="00F951A1">
          <w:rPr>
            <w:noProof/>
            <w:webHidden/>
          </w:rPr>
        </w:r>
        <w:r w:rsidR="00F951A1">
          <w:rPr>
            <w:noProof/>
            <w:webHidden/>
          </w:rPr>
          <w:fldChar w:fldCharType="separate"/>
        </w:r>
        <w:r w:rsidR="00EC28D7">
          <w:rPr>
            <w:noProof/>
            <w:webHidden/>
          </w:rPr>
          <w:t>58</w:t>
        </w:r>
        <w:r w:rsidR="00F951A1">
          <w:rPr>
            <w:noProof/>
            <w:webHidden/>
          </w:rPr>
          <w:fldChar w:fldCharType="end"/>
        </w:r>
      </w:hyperlink>
    </w:p>
    <w:p w14:paraId="0050FE13" w14:textId="1274E863"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5" w:history="1">
        <w:r w:rsidR="00F951A1" w:rsidRPr="00CA2256">
          <w:rPr>
            <w:rStyle w:val="Hyperlink"/>
            <w:noProof/>
          </w:rPr>
          <w:t>Slika 6.4.2 Komunikacijski dijagram naručivanja i potvrde jela</w:t>
        </w:r>
        <w:r w:rsidR="00F951A1">
          <w:rPr>
            <w:noProof/>
            <w:webHidden/>
          </w:rPr>
          <w:tab/>
        </w:r>
        <w:r w:rsidR="00F951A1">
          <w:rPr>
            <w:noProof/>
            <w:webHidden/>
          </w:rPr>
          <w:fldChar w:fldCharType="begin"/>
        </w:r>
        <w:r w:rsidR="00F951A1">
          <w:rPr>
            <w:noProof/>
            <w:webHidden/>
          </w:rPr>
          <w:instrText xml:space="preserve"> PAGEREF _Toc441160615 \h </w:instrText>
        </w:r>
        <w:r w:rsidR="00F951A1">
          <w:rPr>
            <w:noProof/>
            <w:webHidden/>
          </w:rPr>
        </w:r>
        <w:r w:rsidR="00F951A1">
          <w:rPr>
            <w:noProof/>
            <w:webHidden/>
          </w:rPr>
          <w:fldChar w:fldCharType="separate"/>
        </w:r>
        <w:r w:rsidR="00EC28D7">
          <w:rPr>
            <w:noProof/>
            <w:webHidden/>
          </w:rPr>
          <w:t>59</w:t>
        </w:r>
        <w:r w:rsidR="00F951A1">
          <w:rPr>
            <w:noProof/>
            <w:webHidden/>
          </w:rPr>
          <w:fldChar w:fldCharType="end"/>
        </w:r>
      </w:hyperlink>
    </w:p>
    <w:p w14:paraId="3E2FC27E" w14:textId="70A900A8"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6" w:history="1">
        <w:r w:rsidR="00F951A1" w:rsidRPr="00CA2256">
          <w:rPr>
            <w:rStyle w:val="Hyperlink"/>
            <w:noProof/>
          </w:rPr>
          <w:t>Slika 6.4.3 Dijagram stanja</w:t>
        </w:r>
        <w:r w:rsidR="00F951A1">
          <w:rPr>
            <w:noProof/>
            <w:webHidden/>
          </w:rPr>
          <w:tab/>
        </w:r>
        <w:r w:rsidR="00F951A1">
          <w:rPr>
            <w:noProof/>
            <w:webHidden/>
          </w:rPr>
          <w:fldChar w:fldCharType="begin"/>
        </w:r>
        <w:r w:rsidR="00F951A1">
          <w:rPr>
            <w:noProof/>
            <w:webHidden/>
          </w:rPr>
          <w:instrText xml:space="preserve"> PAGEREF _Toc441160616 \h </w:instrText>
        </w:r>
        <w:r w:rsidR="00F951A1">
          <w:rPr>
            <w:noProof/>
            <w:webHidden/>
          </w:rPr>
        </w:r>
        <w:r w:rsidR="00F951A1">
          <w:rPr>
            <w:noProof/>
            <w:webHidden/>
          </w:rPr>
          <w:fldChar w:fldCharType="separate"/>
        </w:r>
        <w:r w:rsidR="00EC28D7">
          <w:rPr>
            <w:noProof/>
            <w:webHidden/>
          </w:rPr>
          <w:t>61</w:t>
        </w:r>
        <w:r w:rsidR="00F951A1">
          <w:rPr>
            <w:noProof/>
            <w:webHidden/>
          </w:rPr>
          <w:fldChar w:fldCharType="end"/>
        </w:r>
      </w:hyperlink>
    </w:p>
    <w:p w14:paraId="49454054" w14:textId="5D1F3F6F"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7" w:history="1">
        <w:r w:rsidR="00F951A1" w:rsidRPr="00CA2256">
          <w:rPr>
            <w:rStyle w:val="Hyperlink"/>
            <w:noProof/>
          </w:rPr>
          <w:t>Slika 6.4.4 Dijagram aktivnosti prihvaćanja postojeće narudžbe</w:t>
        </w:r>
        <w:r w:rsidR="00F951A1">
          <w:rPr>
            <w:noProof/>
            <w:webHidden/>
          </w:rPr>
          <w:tab/>
        </w:r>
        <w:r w:rsidR="00F951A1">
          <w:rPr>
            <w:noProof/>
            <w:webHidden/>
          </w:rPr>
          <w:fldChar w:fldCharType="begin"/>
        </w:r>
        <w:r w:rsidR="00F951A1">
          <w:rPr>
            <w:noProof/>
            <w:webHidden/>
          </w:rPr>
          <w:instrText xml:space="preserve"> PAGEREF _Toc441160617 \h </w:instrText>
        </w:r>
        <w:r w:rsidR="00F951A1">
          <w:rPr>
            <w:noProof/>
            <w:webHidden/>
          </w:rPr>
        </w:r>
        <w:r w:rsidR="00F951A1">
          <w:rPr>
            <w:noProof/>
            <w:webHidden/>
          </w:rPr>
          <w:fldChar w:fldCharType="separate"/>
        </w:r>
        <w:r w:rsidR="00EC28D7">
          <w:rPr>
            <w:noProof/>
            <w:webHidden/>
          </w:rPr>
          <w:t>62</w:t>
        </w:r>
        <w:r w:rsidR="00F951A1">
          <w:rPr>
            <w:noProof/>
            <w:webHidden/>
          </w:rPr>
          <w:fldChar w:fldCharType="end"/>
        </w:r>
      </w:hyperlink>
    </w:p>
    <w:p w14:paraId="00C1B59B" w14:textId="09670FF4"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8" w:history="1">
        <w:r w:rsidR="00F951A1" w:rsidRPr="00CA2256">
          <w:rPr>
            <w:rStyle w:val="Hyperlink"/>
            <w:noProof/>
          </w:rPr>
          <w:t>Slika 6.4.5 Dijagram komponenata kontrolera i pomoćnih klasa</w:t>
        </w:r>
        <w:r w:rsidR="00F951A1">
          <w:rPr>
            <w:noProof/>
            <w:webHidden/>
          </w:rPr>
          <w:tab/>
        </w:r>
        <w:r w:rsidR="00F951A1">
          <w:rPr>
            <w:noProof/>
            <w:webHidden/>
          </w:rPr>
          <w:fldChar w:fldCharType="begin"/>
        </w:r>
        <w:r w:rsidR="00F951A1">
          <w:rPr>
            <w:noProof/>
            <w:webHidden/>
          </w:rPr>
          <w:instrText xml:space="preserve"> PAGEREF _Toc441160618 \h </w:instrText>
        </w:r>
        <w:r w:rsidR="00F951A1">
          <w:rPr>
            <w:noProof/>
            <w:webHidden/>
          </w:rPr>
        </w:r>
        <w:r w:rsidR="00F951A1">
          <w:rPr>
            <w:noProof/>
            <w:webHidden/>
          </w:rPr>
          <w:fldChar w:fldCharType="separate"/>
        </w:r>
        <w:r w:rsidR="00EC28D7">
          <w:rPr>
            <w:noProof/>
            <w:webHidden/>
          </w:rPr>
          <w:t>63</w:t>
        </w:r>
        <w:r w:rsidR="00F951A1">
          <w:rPr>
            <w:noProof/>
            <w:webHidden/>
          </w:rPr>
          <w:fldChar w:fldCharType="end"/>
        </w:r>
      </w:hyperlink>
    </w:p>
    <w:p w14:paraId="22609BAE" w14:textId="75D322A5"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19" w:history="1">
        <w:r w:rsidR="00F951A1" w:rsidRPr="00CA2256">
          <w:rPr>
            <w:rStyle w:val="Hyperlink"/>
            <w:noProof/>
          </w:rPr>
          <w:t>Slika 6.4.6 Dijagram komponenata djelatničke / vlasničke stranice</w:t>
        </w:r>
        <w:r w:rsidR="00F951A1">
          <w:rPr>
            <w:noProof/>
            <w:webHidden/>
          </w:rPr>
          <w:tab/>
        </w:r>
        <w:r w:rsidR="00F951A1">
          <w:rPr>
            <w:noProof/>
            <w:webHidden/>
          </w:rPr>
          <w:fldChar w:fldCharType="begin"/>
        </w:r>
        <w:r w:rsidR="00F951A1">
          <w:rPr>
            <w:noProof/>
            <w:webHidden/>
          </w:rPr>
          <w:instrText xml:space="preserve"> PAGEREF _Toc441160619 \h </w:instrText>
        </w:r>
        <w:r w:rsidR="00F951A1">
          <w:rPr>
            <w:noProof/>
            <w:webHidden/>
          </w:rPr>
        </w:r>
        <w:r w:rsidR="00F951A1">
          <w:rPr>
            <w:noProof/>
            <w:webHidden/>
          </w:rPr>
          <w:fldChar w:fldCharType="separate"/>
        </w:r>
        <w:r w:rsidR="00EC28D7">
          <w:rPr>
            <w:noProof/>
            <w:webHidden/>
          </w:rPr>
          <w:t>64</w:t>
        </w:r>
        <w:r w:rsidR="00F951A1">
          <w:rPr>
            <w:noProof/>
            <w:webHidden/>
          </w:rPr>
          <w:fldChar w:fldCharType="end"/>
        </w:r>
      </w:hyperlink>
    </w:p>
    <w:p w14:paraId="6F4127AB" w14:textId="4FD2DD54"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0" w:history="1">
        <w:r w:rsidR="00F951A1" w:rsidRPr="00CA2256">
          <w:rPr>
            <w:rStyle w:val="Hyperlink"/>
            <w:noProof/>
          </w:rPr>
          <w:t>Slika 6.4.7 Dijagram komponenata ostalih stranica</w:t>
        </w:r>
        <w:r w:rsidR="00F951A1">
          <w:rPr>
            <w:noProof/>
            <w:webHidden/>
          </w:rPr>
          <w:tab/>
        </w:r>
        <w:r w:rsidR="00F951A1">
          <w:rPr>
            <w:noProof/>
            <w:webHidden/>
          </w:rPr>
          <w:fldChar w:fldCharType="begin"/>
        </w:r>
        <w:r w:rsidR="00F951A1">
          <w:rPr>
            <w:noProof/>
            <w:webHidden/>
          </w:rPr>
          <w:instrText xml:space="preserve"> PAGEREF _Toc441160620 \h </w:instrText>
        </w:r>
        <w:r w:rsidR="00F951A1">
          <w:rPr>
            <w:noProof/>
            <w:webHidden/>
          </w:rPr>
        </w:r>
        <w:r w:rsidR="00F951A1">
          <w:rPr>
            <w:noProof/>
            <w:webHidden/>
          </w:rPr>
          <w:fldChar w:fldCharType="separate"/>
        </w:r>
        <w:r w:rsidR="00EC28D7">
          <w:rPr>
            <w:noProof/>
            <w:webHidden/>
          </w:rPr>
          <w:t>65</w:t>
        </w:r>
        <w:r w:rsidR="00F951A1">
          <w:rPr>
            <w:noProof/>
            <w:webHidden/>
          </w:rPr>
          <w:fldChar w:fldCharType="end"/>
        </w:r>
      </w:hyperlink>
    </w:p>
    <w:p w14:paraId="319BBF13" w14:textId="74BF601A"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1" w:history="1">
        <w:r w:rsidR="00F951A1" w:rsidRPr="00CA2256">
          <w:rPr>
            <w:rStyle w:val="Hyperlink"/>
            <w:noProof/>
          </w:rPr>
          <w:t>Slika 7.1.1 Dijagram razmještaja</w:t>
        </w:r>
        <w:r w:rsidR="00F951A1">
          <w:rPr>
            <w:noProof/>
            <w:webHidden/>
          </w:rPr>
          <w:tab/>
        </w:r>
        <w:r w:rsidR="00F951A1">
          <w:rPr>
            <w:noProof/>
            <w:webHidden/>
          </w:rPr>
          <w:fldChar w:fldCharType="begin"/>
        </w:r>
        <w:r w:rsidR="00F951A1">
          <w:rPr>
            <w:noProof/>
            <w:webHidden/>
          </w:rPr>
          <w:instrText xml:space="preserve"> PAGEREF _Toc441160621 \h </w:instrText>
        </w:r>
        <w:r w:rsidR="00F951A1">
          <w:rPr>
            <w:noProof/>
            <w:webHidden/>
          </w:rPr>
        </w:r>
        <w:r w:rsidR="00F951A1">
          <w:rPr>
            <w:noProof/>
            <w:webHidden/>
          </w:rPr>
          <w:fldChar w:fldCharType="separate"/>
        </w:r>
        <w:r w:rsidR="00EC28D7">
          <w:rPr>
            <w:noProof/>
            <w:webHidden/>
          </w:rPr>
          <w:t>66</w:t>
        </w:r>
        <w:r w:rsidR="00F951A1">
          <w:rPr>
            <w:noProof/>
            <w:webHidden/>
          </w:rPr>
          <w:fldChar w:fldCharType="end"/>
        </w:r>
      </w:hyperlink>
    </w:p>
    <w:p w14:paraId="3EFE0602" w14:textId="03F3BF4E"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2" w:history="1">
        <w:r w:rsidR="00F951A1" w:rsidRPr="00CA2256">
          <w:rPr>
            <w:rStyle w:val="Hyperlink"/>
            <w:noProof/>
          </w:rPr>
          <w:t>Slika 7.3.1 Prijava i odjava korisnika u grupu aktvnih korisnika</w:t>
        </w:r>
        <w:r w:rsidR="00F951A1">
          <w:rPr>
            <w:noProof/>
            <w:webHidden/>
          </w:rPr>
          <w:tab/>
        </w:r>
        <w:r w:rsidR="00F951A1">
          <w:rPr>
            <w:noProof/>
            <w:webHidden/>
          </w:rPr>
          <w:fldChar w:fldCharType="begin"/>
        </w:r>
        <w:r w:rsidR="00F951A1">
          <w:rPr>
            <w:noProof/>
            <w:webHidden/>
          </w:rPr>
          <w:instrText xml:space="preserve"> PAGEREF _Toc441160622 \h </w:instrText>
        </w:r>
        <w:r w:rsidR="00F951A1">
          <w:rPr>
            <w:noProof/>
            <w:webHidden/>
          </w:rPr>
        </w:r>
        <w:r w:rsidR="00F951A1">
          <w:rPr>
            <w:noProof/>
            <w:webHidden/>
          </w:rPr>
          <w:fldChar w:fldCharType="separate"/>
        </w:r>
        <w:r w:rsidR="00EC28D7">
          <w:rPr>
            <w:noProof/>
            <w:webHidden/>
          </w:rPr>
          <w:t>69</w:t>
        </w:r>
        <w:r w:rsidR="00F951A1">
          <w:rPr>
            <w:noProof/>
            <w:webHidden/>
          </w:rPr>
          <w:fldChar w:fldCharType="end"/>
        </w:r>
      </w:hyperlink>
    </w:p>
    <w:p w14:paraId="323946DB" w14:textId="1E550B4F"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3" w:history="1">
        <w:r w:rsidR="00F951A1" w:rsidRPr="00CA2256">
          <w:rPr>
            <w:rStyle w:val="Hyperlink"/>
            <w:noProof/>
          </w:rPr>
          <w:t>Slika 7.3.2 Prihvat nove narudžbe</w:t>
        </w:r>
        <w:r w:rsidR="00F951A1">
          <w:rPr>
            <w:noProof/>
            <w:webHidden/>
          </w:rPr>
          <w:tab/>
        </w:r>
        <w:r w:rsidR="00F951A1">
          <w:rPr>
            <w:noProof/>
            <w:webHidden/>
          </w:rPr>
          <w:fldChar w:fldCharType="begin"/>
        </w:r>
        <w:r w:rsidR="00F951A1">
          <w:rPr>
            <w:noProof/>
            <w:webHidden/>
          </w:rPr>
          <w:instrText xml:space="preserve"> PAGEREF _Toc441160623 \h </w:instrText>
        </w:r>
        <w:r w:rsidR="00F951A1">
          <w:rPr>
            <w:noProof/>
            <w:webHidden/>
          </w:rPr>
        </w:r>
        <w:r w:rsidR="00F951A1">
          <w:rPr>
            <w:noProof/>
            <w:webHidden/>
          </w:rPr>
          <w:fldChar w:fldCharType="separate"/>
        </w:r>
        <w:r w:rsidR="00EC28D7">
          <w:rPr>
            <w:noProof/>
            <w:webHidden/>
          </w:rPr>
          <w:t>69</w:t>
        </w:r>
        <w:r w:rsidR="00F951A1">
          <w:rPr>
            <w:noProof/>
            <w:webHidden/>
          </w:rPr>
          <w:fldChar w:fldCharType="end"/>
        </w:r>
      </w:hyperlink>
    </w:p>
    <w:p w14:paraId="5A600803" w14:textId="69FBEB60"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4" w:history="1">
        <w:r w:rsidR="00F951A1" w:rsidRPr="00CA2256">
          <w:rPr>
            <w:rStyle w:val="Hyperlink"/>
            <w:noProof/>
          </w:rPr>
          <w:t>Slika 7.3.3 Obrada narudžbe i obavještavanje ostalih dijelatnika</w:t>
        </w:r>
        <w:r w:rsidR="00F951A1">
          <w:rPr>
            <w:noProof/>
            <w:webHidden/>
          </w:rPr>
          <w:tab/>
        </w:r>
        <w:r w:rsidR="00F951A1">
          <w:rPr>
            <w:noProof/>
            <w:webHidden/>
          </w:rPr>
          <w:fldChar w:fldCharType="begin"/>
        </w:r>
        <w:r w:rsidR="00F951A1">
          <w:rPr>
            <w:noProof/>
            <w:webHidden/>
          </w:rPr>
          <w:instrText xml:space="preserve"> PAGEREF _Toc441160624 \h </w:instrText>
        </w:r>
        <w:r w:rsidR="00F951A1">
          <w:rPr>
            <w:noProof/>
            <w:webHidden/>
          </w:rPr>
        </w:r>
        <w:r w:rsidR="00F951A1">
          <w:rPr>
            <w:noProof/>
            <w:webHidden/>
          </w:rPr>
          <w:fldChar w:fldCharType="separate"/>
        </w:r>
        <w:r w:rsidR="00EC28D7">
          <w:rPr>
            <w:noProof/>
            <w:webHidden/>
          </w:rPr>
          <w:t>70</w:t>
        </w:r>
        <w:r w:rsidR="00F951A1">
          <w:rPr>
            <w:noProof/>
            <w:webHidden/>
          </w:rPr>
          <w:fldChar w:fldCharType="end"/>
        </w:r>
      </w:hyperlink>
    </w:p>
    <w:p w14:paraId="31204DBB" w14:textId="0989F2C6"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5" w:history="1">
        <w:r w:rsidR="00F951A1" w:rsidRPr="00CA2256">
          <w:rPr>
            <w:rStyle w:val="Hyperlink"/>
            <w:noProof/>
          </w:rPr>
          <w:t>Slika 7.3.4 Dodavanje SignalR skripte u web stranicu</w:t>
        </w:r>
        <w:r w:rsidR="00F951A1">
          <w:rPr>
            <w:noProof/>
            <w:webHidden/>
          </w:rPr>
          <w:tab/>
        </w:r>
        <w:r w:rsidR="00F951A1">
          <w:rPr>
            <w:noProof/>
            <w:webHidden/>
          </w:rPr>
          <w:fldChar w:fldCharType="begin"/>
        </w:r>
        <w:r w:rsidR="00F951A1">
          <w:rPr>
            <w:noProof/>
            <w:webHidden/>
          </w:rPr>
          <w:instrText xml:space="preserve"> PAGEREF _Toc441160625 \h </w:instrText>
        </w:r>
        <w:r w:rsidR="00F951A1">
          <w:rPr>
            <w:noProof/>
            <w:webHidden/>
          </w:rPr>
        </w:r>
        <w:r w:rsidR="00F951A1">
          <w:rPr>
            <w:noProof/>
            <w:webHidden/>
          </w:rPr>
          <w:fldChar w:fldCharType="separate"/>
        </w:r>
        <w:r w:rsidR="00EC28D7">
          <w:rPr>
            <w:noProof/>
            <w:webHidden/>
          </w:rPr>
          <w:t>70</w:t>
        </w:r>
        <w:r w:rsidR="00F951A1">
          <w:rPr>
            <w:noProof/>
            <w:webHidden/>
          </w:rPr>
          <w:fldChar w:fldCharType="end"/>
        </w:r>
      </w:hyperlink>
    </w:p>
    <w:p w14:paraId="3F52D554" w14:textId="2701330B"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6" w:history="1">
        <w:r w:rsidR="00F951A1" w:rsidRPr="00CA2256">
          <w:rPr>
            <w:rStyle w:val="Hyperlink"/>
            <w:noProof/>
          </w:rPr>
          <w:t>Slika 7.3.5 Inicijalizacija SignalR hub-a na klijentskoj strani</w:t>
        </w:r>
        <w:r w:rsidR="00F951A1">
          <w:rPr>
            <w:noProof/>
            <w:webHidden/>
          </w:rPr>
          <w:tab/>
        </w:r>
        <w:r w:rsidR="00F951A1">
          <w:rPr>
            <w:noProof/>
            <w:webHidden/>
          </w:rPr>
          <w:fldChar w:fldCharType="begin"/>
        </w:r>
        <w:r w:rsidR="00F951A1">
          <w:rPr>
            <w:noProof/>
            <w:webHidden/>
          </w:rPr>
          <w:instrText xml:space="preserve"> PAGEREF _Toc441160626 \h </w:instrText>
        </w:r>
        <w:r w:rsidR="00F951A1">
          <w:rPr>
            <w:noProof/>
            <w:webHidden/>
          </w:rPr>
        </w:r>
        <w:r w:rsidR="00F951A1">
          <w:rPr>
            <w:noProof/>
            <w:webHidden/>
          </w:rPr>
          <w:fldChar w:fldCharType="separate"/>
        </w:r>
        <w:r w:rsidR="00EC28D7">
          <w:rPr>
            <w:noProof/>
            <w:webHidden/>
          </w:rPr>
          <w:t>71</w:t>
        </w:r>
        <w:r w:rsidR="00F951A1">
          <w:rPr>
            <w:noProof/>
            <w:webHidden/>
          </w:rPr>
          <w:fldChar w:fldCharType="end"/>
        </w:r>
      </w:hyperlink>
    </w:p>
    <w:p w14:paraId="67CEBB8C" w14:textId="21CB508E"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7" w:history="1">
        <w:r w:rsidR="00F951A1" w:rsidRPr="00CA2256">
          <w:rPr>
            <w:rStyle w:val="Hyperlink"/>
            <w:noProof/>
          </w:rPr>
          <w:t>Slika 7.4.1 Prijava osoblja</w:t>
        </w:r>
        <w:r w:rsidR="00F951A1">
          <w:rPr>
            <w:noProof/>
            <w:webHidden/>
          </w:rPr>
          <w:tab/>
        </w:r>
        <w:r w:rsidR="00F951A1">
          <w:rPr>
            <w:noProof/>
            <w:webHidden/>
          </w:rPr>
          <w:fldChar w:fldCharType="begin"/>
        </w:r>
        <w:r w:rsidR="00F951A1">
          <w:rPr>
            <w:noProof/>
            <w:webHidden/>
          </w:rPr>
          <w:instrText xml:space="preserve"> PAGEREF _Toc441160627 \h </w:instrText>
        </w:r>
        <w:r w:rsidR="00F951A1">
          <w:rPr>
            <w:noProof/>
            <w:webHidden/>
          </w:rPr>
        </w:r>
        <w:r w:rsidR="00F951A1">
          <w:rPr>
            <w:noProof/>
            <w:webHidden/>
          </w:rPr>
          <w:fldChar w:fldCharType="separate"/>
        </w:r>
        <w:r w:rsidR="00EC28D7">
          <w:rPr>
            <w:noProof/>
            <w:webHidden/>
          </w:rPr>
          <w:t>72</w:t>
        </w:r>
        <w:r w:rsidR="00F951A1">
          <w:rPr>
            <w:noProof/>
            <w:webHidden/>
          </w:rPr>
          <w:fldChar w:fldCharType="end"/>
        </w:r>
      </w:hyperlink>
    </w:p>
    <w:p w14:paraId="00FDE75E" w14:textId="580FCBCE"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8" w:history="1">
        <w:r w:rsidR="00F951A1" w:rsidRPr="00CA2256">
          <w:rPr>
            <w:rStyle w:val="Hyperlink"/>
            <w:noProof/>
          </w:rPr>
          <w:t>Slika 7.4.2 Pogrešno upisani korisnički podaci</w:t>
        </w:r>
        <w:r w:rsidR="00F951A1">
          <w:rPr>
            <w:noProof/>
            <w:webHidden/>
          </w:rPr>
          <w:tab/>
        </w:r>
        <w:r w:rsidR="00F951A1">
          <w:rPr>
            <w:noProof/>
            <w:webHidden/>
          </w:rPr>
          <w:fldChar w:fldCharType="begin"/>
        </w:r>
        <w:r w:rsidR="00F951A1">
          <w:rPr>
            <w:noProof/>
            <w:webHidden/>
          </w:rPr>
          <w:instrText xml:space="preserve"> PAGEREF _Toc441160628 \h </w:instrText>
        </w:r>
        <w:r w:rsidR="00F951A1">
          <w:rPr>
            <w:noProof/>
            <w:webHidden/>
          </w:rPr>
        </w:r>
        <w:r w:rsidR="00F951A1">
          <w:rPr>
            <w:noProof/>
            <w:webHidden/>
          </w:rPr>
          <w:fldChar w:fldCharType="separate"/>
        </w:r>
        <w:r w:rsidR="00EC28D7">
          <w:rPr>
            <w:noProof/>
            <w:webHidden/>
          </w:rPr>
          <w:t>72</w:t>
        </w:r>
        <w:r w:rsidR="00F951A1">
          <w:rPr>
            <w:noProof/>
            <w:webHidden/>
          </w:rPr>
          <w:fldChar w:fldCharType="end"/>
        </w:r>
      </w:hyperlink>
    </w:p>
    <w:p w14:paraId="27A1BE24" w14:textId="3CB755D3"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29" w:history="1">
        <w:r w:rsidR="00F951A1" w:rsidRPr="00CA2256">
          <w:rPr>
            <w:rStyle w:val="Hyperlink"/>
            <w:noProof/>
          </w:rPr>
          <w:t>Slika 7.4.3 Dodavanje jela u košaricu</w:t>
        </w:r>
        <w:r w:rsidR="00F951A1">
          <w:rPr>
            <w:noProof/>
            <w:webHidden/>
          </w:rPr>
          <w:tab/>
        </w:r>
        <w:r w:rsidR="00F951A1">
          <w:rPr>
            <w:noProof/>
            <w:webHidden/>
          </w:rPr>
          <w:fldChar w:fldCharType="begin"/>
        </w:r>
        <w:r w:rsidR="00F951A1">
          <w:rPr>
            <w:noProof/>
            <w:webHidden/>
          </w:rPr>
          <w:instrText xml:space="preserve"> PAGEREF _Toc441160629 \h </w:instrText>
        </w:r>
        <w:r w:rsidR="00F951A1">
          <w:rPr>
            <w:noProof/>
            <w:webHidden/>
          </w:rPr>
        </w:r>
        <w:r w:rsidR="00F951A1">
          <w:rPr>
            <w:noProof/>
            <w:webHidden/>
          </w:rPr>
          <w:fldChar w:fldCharType="separate"/>
        </w:r>
        <w:r w:rsidR="00EC28D7">
          <w:rPr>
            <w:noProof/>
            <w:webHidden/>
          </w:rPr>
          <w:t>73</w:t>
        </w:r>
        <w:r w:rsidR="00F951A1">
          <w:rPr>
            <w:noProof/>
            <w:webHidden/>
          </w:rPr>
          <w:fldChar w:fldCharType="end"/>
        </w:r>
      </w:hyperlink>
    </w:p>
    <w:p w14:paraId="03083F61" w14:textId="06C3F1B0"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0" w:history="1">
        <w:r w:rsidR="00F951A1" w:rsidRPr="00CA2256">
          <w:rPr>
            <w:rStyle w:val="Hyperlink"/>
            <w:noProof/>
          </w:rPr>
          <w:t>Slika 7.4.4 Potvrđivanje narudžbe od strane korisnika</w:t>
        </w:r>
        <w:r w:rsidR="00F951A1">
          <w:rPr>
            <w:noProof/>
            <w:webHidden/>
          </w:rPr>
          <w:tab/>
        </w:r>
        <w:r w:rsidR="00F951A1">
          <w:rPr>
            <w:noProof/>
            <w:webHidden/>
          </w:rPr>
          <w:fldChar w:fldCharType="begin"/>
        </w:r>
        <w:r w:rsidR="00F951A1">
          <w:rPr>
            <w:noProof/>
            <w:webHidden/>
          </w:rPr>
          <w:instrText xml:space="preserve"> PAGEREF _Toc441160630 \h </w:instrText>
        </w:r>
        <w:r w:rsidR="00F951A1">
          <w:rPr>
            <w:noProof/>
            <w:webHidden/>
          </w:rPr>
        </w:r>
        <w:r w:rsidR="00F951A1">
          <w:rPr>
            <w:noProof/>
            <w:webHidden/>
          </w:rPr>
          <w:fldChar w:fldCharType="separate"/>
        </w:r>
        <w:r w:rsidR="00EC28D7">
          <w:rPr>
            <w:noProof/>
            <w:webHidden/>
          </w:rPr>
          <w:t>74</w:t>
        </w:r>
        <w:r w:rsidR="00F951A1">
          <w:rPr>
            <w:noProof/>
            <w:webHidden/>
          </w:rPr>
          <w:fldChar w:fldCharType="end"/>
        </w:r>
      </w:hyperlink>
    </w:p>
    <w:p w14:paraId="6E74121D" w14:textId="0D5E8EC0"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1" w:history="1">
        <w:r w:rsidR="00F951A1" w:rsidRPr="00CA2256">
          <w:rPr>
            <w:rStyle w:val="Hyperlink"/>
            <w:noProof/>
          </w:rPr>
          <w:t>Slika 7.4.5 Poruka zahvale</w:t>
        </w:r>
        <w:r w:rsidR="00F951A1">
          <w:rPr>
            <w:noProof/>
            <w:webHidden/>
          </w:rPr>
          <w:tab/>
        </w:r>
        <w:r w:rsidR="00F951A1">
          <w:rPr>
            <w:noProof/>
            <w:webHidden/>
          </w:rPr>
          <w:fldChar w:fldCharType="begin"/>
        </w:r>
        <w:r w:rsidR="00F951A1">
          <w:rPr>
            <w:noProof/>
            <w:webHidden/>
          </w:rPr>
          <w:instrText xml:space="preserve"> PAGEREF _Toc441160631 \h </w:instrText>
        </w:r>
        <w:r w:rsidR="00F951A1">
          <w:rPr>
            <w:noProof/>
            <w:webHidden/>
          </w:rPr>
        </w:r>
        <w:r w:rsidR="00F951A1">
          <w:rPr>
            <w:noProof/>
            <w:webHidden/>
          </w:rPr>
          <w:fldChar w:fldCharType="separate"/>
        </w:r>
        <w:r w:rsidR="00EC28D7">
          <w:rPr>
            <w:noProof/>
            <w:webHidden/>
          </w:rPr>
          <w:t>75</w:t>
        </w:r>
        <w:r w:rsidR="00F951A1">
          <w:rPr>
            <w:noProof/>
            <w:webHidden/>
          </w:rPr>
          <w:fldChar w:fldCharType="end"/>
        </w:r>
      </w:hyperlink>
    </w:p>
    <w:p w14:paraId="75E7C8A0" w14:textId="63ED562F"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2" w:history="1">
        <w:r w:rsidR="00F951A1" w:rsidRPr="00CA2256">
          <w:rPr>
            <w:rStyle w:val="Hyperlink"/>
            <w:noProof/>
          </w:rPr>
          <w:t>Slika 7.4.6 Neispravno uneseni podaci</w:t>
        </w:r>
        <w:r w:rsidR="00F951A1">
          <w:rPr>
            <w:noProof/>
            <w:webHidden/>
          </w:rPr>
          <w:tab/>
        </w:r>
        <w:r w:rsidR="00F951A1">
          <w:rPr>
            <w:noProof/>
            <w:webHidden/>
          </w:rPr>
          <w:fldChar w:fldCharType="begin"/>
        </w:r>
        <w:r w:rsidR="00F951A1">
          <w:rPr>
            <w:noProof/>
            <w:webHidden/>
          </w:rPr>
          <w:instrText xml:space="preserve"> PAGEREF _Toc441160632 \h </w:instrText>
        </w:r>
        <w:r w:rsidR="00F951A1">
          <w:rPr>
            <w:noProof/>
            <w:webHidden/>
          </w:rPr>
        </w:r>
        <w:r w:rsidR="00F951A1">
          <w:rPr>
            <w:noProof/>
            <w:webHidden/>
          </w:rPr>
          <w:fldChar w:fldCharType="separate"/>
        </w:r>
        <w:r w:rsidR="00EC28D7">
          <w:rPr>
            <w:noProof/>
            <w:webHidden/>
          </w:rPr>
          <w:t>75</w:t>
        </w:r>
        <w:r w:rsidR="00F951A1">
          <w:rPr>
            <w:noProof/>
            <w:webHidden/>
          </w:rPr>
          <w:fldChar w:fldCharType="end"/>
        </w:r>
      </w:hyperlink>
    </w:p>
    <w:p w14:paraId="58089271" w14:textId="419608F3"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3" w:history="1">
        <w:r w:rsidR="00F951A1" w:rsidRPr="00CA2256">
          <w:rPr>
            <w:rStyle w:val="Hyperlink"/>
            <w:noProof/>
          </w:rPr>
          <w:t>Slika 7.4.7 Obrazac za komentiranje</w:t>
        </w:r>
        <w:r w:rsidR="00F951A1">
          <w:rPr>
            <w:noProof/>
            <w:webHidden/>
          </w:rPr>
          <w:tab/>
        </w:r>
        <w:r w:rsidR="00F951A1">
          <w:rPr>
            <w:noProof/>
            <w:webHidden/>
          </w:rPr>
          <w:fldChar w:fldCharType="begin"/>
        </w:r>
        <w:r w:rsidR="00F951A1">
          <w:rPr>
            <w:noProof/>
            <w:webHidden/>
          </w:rPr>
          <w:instrText xml:space="preserve"> PAGEREF _Toc441160633 \h </w:instrText>
        </w:r>
        <w:r w:rsidR="00F951A1">
          <w:rPr>
            <w:noProof/>
            <w:webHidden/>
          </w:rPr>
        </w:r>
        <w:r w:rsidR="00F951A1">
          <w:rPr>
            <w:noProof/>
            <w:webHidden/>
          </w:rPr>
          <w:fldChar w:fldCharType="separate"/>
        </w:r>
        <w:r w:rsidR="00EC28D7">
          <w:rPr>
            <w:noProof/>
            <w:webHidden/>
          </w:rPr>
          <w:t>76</w:t>
        </w:r>
        <w:r w:rsidR="00F951A1">
          <w:rPr>
            <w:noProof/>
            <w:webHidden/>
          </w:rPr>
          <w:fldChar w:fldCharType="end"/>
        </w:r>
      </w:hyperlink>
    </w:p>
    <w:p w14:paraId="5BE6DDAE" w14:textId="06E00B48"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4" w:history="1">
        <w:r w:rsidR="00F951A1" w:rsidRPr="00CA2256">
          <w:rPr>
            <w:rStyle w:val="Hyperlink"/>
            <w:noProof/>
          </w:rPr>
          <w:t>Slika 7.4.8 Početna prosječna ocjena restorana</w:t>
        </w:r>
        <w:r w:rsidR="00F951A1">
          <w:rPr>
            <w:noProof/>
            <w:webHidden/>
          </w:rPr>
          <w:tab/>
        </w:r>
        <w:r w:rsidR="00F951A1">
          <w:rPr>
            <w:noProof/>
            <w:webHidden/>
          </w:rPr>
          <w:fldChar w:fldCharType="begin"/>
        </w:r>
        <w:r w:rsidR="00F951A1">
          <w:rPr>
            <w:noProof/>
            <w:webHidden/>
          </w:rPr>
          <w:instrText xml:space="preserve"> PAGEREF _Toc441160634 \h </w:instrText>
        </w:r>
        <w:r w:rsidR="00F951A1">
          <w:rPr>
            <w:noProof/>
            <w:webHidden/>
          </w:rPr>
        </w:r>
        <w:r w:rsidR="00F951A1">
          <w:rPr>
            <w:noProof/>
            <w:webHidden/>
          </w:rPr>
          <w:fldChar w:fldCharType="separate"/>
        </w:r>
        <w:r w:rsidR="00EC28D7">
          <w:rPr>
            <w:noProof/>
            <w:webHidden/>
          </w:rPr>
          <w:t>77</w:t>
        </w:r>
        <w:r w:rsidR="00F951A1">
          <w:rPr>
            <w:noProof/>
            <w:webHidden/>
          </w:rPr>
          <w:fldChar w:fldCharType="end"/>
        </w:r>
      </w:hyperlink>
    </w:p>
    <w:p w14:paraId="42D333E1" w14:textId="71C4AA36"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5" w:history="1">
        <w:r w:rsidR="00F951A1" w:rsidRPr="00CA2256">
          <w:rPr>
            <w:rStyle w:val="Hyperlink"/>
            <w:noProof/>
          </w:rPr>
          <w:t>Slika 7.4.9 Prikaz unesenih komentara</w:t>
        </w:r>
        <w:r w:rsidR="00F951A1">
          <w:rPr>
            <w:noProof/>
            <w:webHidden/>
          </w:rPr>
          <w:tab/>
        </w:r>
        <w:r w:rsidR="00F951A1">
          <w:rPr>
            <w:noProof/>
            <w:webHidden/>
          </w:rPr>
          <w:fldChar w:fldCharType="begin"/>
        </w:r>
        <w:r w:rsidR="00F951A1">
          <w:rPr>
            <w:noProof/>
            <w:webHidden/>
          </w:rPr>
          <w:instrText xml:space="preserve"> PAGEREF _Toc441160635 \h </w:instrText>
        </w:r>
        <w:r w:rsidR="00F951A1">
          <w:rPr>
            <w:noProof/>
            <w:webHidden/>
          </w:rPr>
        </w:r>
        <w:r w:rsidR="00F951A1">
          <w:rPr>
            <w:noProof/>
            <w:webHidden/>
          </w:rPr>
          <w:fldChar w:fldCharType="separate"/>
        </w:r>
        <w:r w:rsidR="00EC28D7">
          <w:rPr>
            <w:noProof/>
            <w:webHidden/>
          </w:rPr>
          <w:t>78</w:t>
        </w:r>
        <w:r w:rsidR="00F951A1">
          <w:rPr>
            <w:noProof/>
            <w:webHidden/>
          </w:rPr>
          <w:fldChar w:fldCharType="end"/>
        </w:r>
      </w:hyperlink>
    </w:p>
    <w:p w14:paraId="3B7A0625" w14:textId="6C8771EA"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6" w:history="1">
        <w:r w:rsidR="00F951A1" w:rsidRPr="00CA2256">
          <w:rPr>
            <w:rStyle w:val="Hyperlink"/>
            <w:noProof/>
          </w:rPr>
          <w:t>Slika 7.4.10 Promijenjena prosječna ocjena restorana nakon ocjenjivanja</w:t>
        </w:r>
        <w:r w:rsidR="00F951A1">
          <w:rPr>
            <w:noProof/>
            <w:webHidden/>
          </w:rPr>
          <w:tab/>
        </w:r>
        <w:r w:rsidR="00F951A1">
          <w:rPr>
            <w:noProof/>
            <w:webHidden/>
          </w:rPr>
          <w:fldChar w:fldCharType="begin"/>
        </w:r>
        <w:r w:rsidR="00F951A1">
          <w:rPr>
            <w:noProof/>
            <w:webHidden/>
          </w:rPr>
          <w:instrText xml:space="preserve"> PAGEREF _Toc441160636 \h </w:instrText>
        </w:r>
        <w:r w:rsidR="00F951A1">
          <w:rPr>
            <w:noProof/>
            <w:webHidden/>
          </w:rPr>
        </w:r>
        <w:r w:rsidR="00F951A1">
          <w:rPr>
            <w:noProof/>
            <w:webHidden/>
          </w:rPr>
          <w:fldChar w:fldCharType="separate"/>
        </w:r>
        <w:r w:rsidR="00EC28D7">
          <w:rPr>
            <w:noProof/>
            <w:webHidden/>
          </w:rPr>
          <w:t>78</w:t>
        </w:r>
        <w:r w:rsidR="00F951A1">
          <w:rPr>
            <w:noProof/>
            <w:webHidden/>
          </w:rPr>
          <w:fldChar w:fldCharType="end"/>
        </w:r>
      </w:hyperlink>
    </w:p>
    <w:p w14:paraId="534A9740" w14:textId="20FE38FE"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7" w:history="1">
        <w:r w:rsidR="00F951A1" w:rsidRPr="00CA2256">
          <w:rPr>
            <w:rStyle w:val="Hyperlink"/>
            <w:noProof/>
          </w:rPr>
          <w:t>Slika 7.6.1 Odabir kartice Jelovnik</w:t>
        </w:r>
        <w:r w:rsidR="00F951A1">
          <w:rPr>
            <w:noProof/>
            <w:webHidden/>
          </w:rPr>
          <w:tab/>
        </w:r>
        <w:r w:rsidR="00F951A1">
          <w:rPr>
            <w:noProof/>
            <w:webHidden/>
          </w:rPr>
          <w:fldChar w:fldCharType="begin"/>
        </w:r>
        <w:r w:rsidR="00F951A1">
          <w:rPr>
            <w:noProof/>
            <w:webHidden/>
          </w:rPr>
          <w:instrText xml:space="preserve"> PAGEREF _Toc441160637 \h </w:instrText>
        </w:r>
        <w:r w:rsidR="00F951A1">
          <w:rPr>
            <w:noProof/>
            <w:webHidden/>
          </w:rPr>
        </w:r>
        <w:r w:rsidR="00F951A1">
          <w:rPr>
            <w:noProof/>
            <w:webHidden/>
          </w:rPr>
          <w:fldChar w:fldCharType="separate"/>
        </w:r>
        <w:r w:rsidR="00EC28D7">
          <w:rPr>
            <w:noProof/>
            <w:webHidden/>
          </w:rPr>
          <w:t>86</w:t>
        </w:r>
        <w:r w:rsidR="00F951A1">
          <w:rPr>
            <w:noProof/>
            <w:webHidden/>
          </w:rPr>
          <w:fldChar w:fldCharType="end"/>
        </w:r>
      </w:hyperlink>
    </w:p>
    <w:p w14:paraId="6F995BF9" w14:textId="64C08372"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8" w:history="1">
        <w:r w:rsidR="00F951A1" w:rsidRPr="00CA2256">
          <w:rPr>
            <w:rStyle w:val="Hyperlink"/>
            <w:noProof/>
          </w:rPr>
          <w:t>Slika 7.6.2 Odabir kartice Narudžbe</w:t>
        </w:r>
        <w:r w:rsidR="00F951A1">
          <w:rPr>
            <w:noProof/>
            <w:webHidden/>
          </w:rPr>
          <w:tab/>
        </w:r>
        <w:r w:rsidR="00F951A1">
          <w:rPr>
            <w:noProof/>
            <w:webHidden/>
          </w:rPr>
          <w:fldChar w:fldCharType="begin"/>
        </w:r>
        <w:r w:rsidR="00F951A1">
          <w:rPr>
            <w:noProof/>
            <w:webHidden/>
          </w:rPr>
          <w:instrText xml:space="preserve"> PAGEREF _Toc441160638 \h </w:instrText>
        </w:r>
        <w:r w:rsidR="00F951A1">
          <w:rPr>
            <w:noProof/>
            <w:webHidden/>
          </w:rPr>
        </w:r>
        <w:r w:rsidR="00F951A1">
          <w:rPr>
            <w:noProof/>
            <w:webHidden/>
          </w:rPr>
          <w:fldChar w:fldCharType="separate"/>
        </w:r>
        <w:r w:rsidR="00EC28D7">
          <w:rPr>
            <w:noProof/>
            <w:webHidden/>
          </w:rPr>
          <w:t>87</w:t>
        </w:r>
        <w:r w:rsidR="00F951A1">
          <w:rPr>
            <w:noProof/>
            <w:webHidden/>
          </w:rPr>
          <w:fldChar w:fldCharType="end"/>
        </w:r>
      </w:hyperlink>
    </w:p>
    <w:p w14:paraId="696A449C" w14:textId="6247FB03"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39" w:history="1">
        <w:r w:rsidR="00F951A1" w:rsidRPr="00CA2256">
          <w:rPr>
            <w:rStyle w:val="Hyperlink"/>
            <w:noProof/>
          </w:rPr>
          <w:t>Slika 7.6.3 Odabir kartice Jela</w:t>
        </w:r>
        <w:r w:rsidR="00F951A1">
          <w:rPr>
            <w:noProof/>
            <w:webHidden/>
          </w:rPr>
          <w:tab/>
        </w:r>
        <w:r w:rsidR="00F951A1">
          <w:rPr>
            <w:noProof/>
            <w:webHidden/>
          </w:rPr>
          <w:fldChar w:fldCharType="begin"/>
        </w:r>
        <w:r w:rsidR="00F951A1">
          <w:rPr>
            <w:noProof/>
            <w:webHidden/>
          </w:rPr>
          <w:instrText xml:space="preserve"> PAGEREF _Toc441160639 \h </w:instrText>
        </w:r>
        <w:r w:rsidR="00F951A1">
          <w:rPr>
            <w:noProof/>
            <w:webHidden/>
          </w:rPr>
        </w:r>
        <w:r w:rsidR="00F951A1">
          <w:rPr>
            <w:noProof/>
            <w:webHidden/>
          </w:rPr>
          <w:fldChar w:fldCharType="separate"/>
        </w:r>
        <w:r w:rsidR="00EC28D7">
          <w:rPr>
            <w:noProof/>
            <w:webHidden/>
          </w:rPr>
          <w:t>87</w:t>
        </w:r>
        <w:r w:rsidR="00F951A1">
          <w:rPr>
            <w:noProof/>
            <w:webHidden/>
          </w:rPr>
          <w:fldChar w:fldCharType="end"/>
        </w:r>
      </w:hyperlink>
    </w:p>
    <w:p w14:paraId="2CD6F6E8" w14:textId="7F1FA899"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40" w:history="1">
        <w:r w:rsidR="00F951A1" w:rsidRPr="00CA2256">
          <w:rPr>
            <w:rStyle w:val="Hyperlink"/>
            <w:noProof/>
          </w:rPr>
          <w:t>Slika 7.6.4 Sučelje administrativne stranice vlasnika</w:t>
        </w:r>
        <w:r w:rsidR="00F951A1">
          <w:rPr>
            <w:noProof/>
            <w:webHidden/>
          </w:rPr>
          <w:tab/>
        </w:r>
        <w:r w:rsidR="00F951A1">
          <w:rPr>
            <w:noProof/>
            <w:webHidden/>
          </w:rPr>
          <w:fldChar w:fldCharType="begin"/>
        </w:r>
        <w:r w:rsidR="00F951A1">
          <w:rPr>
            <w:noProof/>
            <w:webHidden/>
          </w:rPr>
          <w:instrText xml:space="preserve"> PAGEREF _Toc441160640 \h </w:instrText>
        </w:r>
        <w:r w:rsidR="00F951A1">
          <w:rPr>
            <w:noProof/>
            <w:webHidden/>
          </w:rPr>
        </w:r>
        <w:r w:rsidR="00F951A1">
          <w:rPr>
            <w:noProof/>
            <w:webHidden/>
          </w:rPr>
          <w:fldChar w:fldCharType="separate"/>
        </w:r>
        <w:r w:rsidR="00EC28D7">
          <w:rPr>
            <w:noProof/>
            <w:webHidden/>
          </w:rPr>
          <w:t>88</w:t>
        </w:r>
        <w:r w:rsidR="00F951A1">
          <w:rPr>
            <w:noProof/>
            <w:webHidden/>
          </w:rPr>
          <w:fldChar w:fldCharType="end"/>
        </w:r>
      </w:hyperlink>
    </w:p>
    <w:p w14:paraId="4DCADAC7" w14:textId="550F1D55"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41" w:history="1">
        <w:r w:rsidR="00F951A1" w:rsidRPr="00CA2256">
          <w:rPr>
            <w:rStyle w:val="Hyperlink"/>
            <w:noProof/>
          </w:rPr>
          <w:t>Slika 7.6.5 Odabir kartice Statistika</w:t>
        </w:r>
        <w:r w:rsidR="00F951A1">
          <w:rPr>
            <w:noProof/>
            <w:webHidden/>
          </w:rPr>
          <w:tab/>
        </w:r>
        <w:r w:rsidR="00F951A1">
          <w:rPr>
            <w:noProof/>
            <w:webHidden/>
          </w:rPr>
          <w:fldChar w:fldCharType="begin"/>
        </w:r>
        <w:r w:rsidR="00F951A1">
          <w:rPr>
            <w:noProof/>
            <w:webHidden/>
          </w:rPr>
          <w:instrText xml:space="preserve"> PAGEREF _Toc441160641 \h </w:instrText>
        </w:r>
        <w:r w:rsidR="00F951A1">
          <w:rPr>
            <w:noProof/>
            <w:webHidden/>
          </w:rPr>
        </w:r>
        <w:r w:rsidR="00F951A1">
          <w:rPr>
            <w:noProof/>
            <w:webHidden/>
          </w:rPr>
          <w:fldChar w:fldCharType="separate"/>
        </w:r>
        <w:r w:rsidR="00EC28D7">
          <w:rPr>
            <w:noProof/>
            <w:webHidden/>
          </w:rPr>
          <w:t>89</w:t>
        </w:r>
        <w:r w:rsidR="00F951A1">
          <w:rPr>
            <w:noProof/>
            <w:webHidden/>
          </w:rPr>
          <w:fldChar w:fldCharType="end"/>
        </w:r>
      </w:hyperlink>
    </w:p>
    <w:p w14:paraId="7A37DC7B" w14:textId="5523DA53"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42" w:history="1">
        <w:r w:rsidR="00F951A1" w:rsidRPr="00CA2256">
          <w:rPr>
            <w:rStyle w:val="Hyperlink"/>
            <w:noProof/>
          </w:rPr>
          <w:t>Slika 7.6.6 Odabir kartice Djelatnici</w:t>
        </w:r>
        <w:r w:rsidR="00F951A1">
          <w:rPr>
            <w:noProof/>
            <w:webHidden/>
          </w:rPr>
          <w:tab/>
        </w:r>
        <w:r w:rsidR="00F951A1">
          <w:rPr>
            <w:noProof/>
            <w:webHidden/>
          </w:rPr>
          <w:fldChar w:fldCharType="begin"/>
        </w:r>
        <w:r w:rsidR="00F951A1">
          <w:rPr>
            <w:noProof/>
            <w:webHidden/>
          </w:rPr>
          <w:instrText xml:space="preserve"> PAGEREF _Toc441160642 \h </w:instrText>
        </w:r>
        <w:r w:rsidR="00F951A1">
          <w:rPr>
            <w:noProof/>
            <w:webHidden/>
          </w:rPr>
        </w:r>
        <w:r w:rsidR="00F951A1">
          <w:rPr>
            <w:noProof/>
            <w:webHidden/>
          </w:rPr>
          <w:fldChar w:fldCharType="separate"/>
        </w:r>
        <w:r w:rsidR="00EC28D7">
          <w:rPr>
            <w:noProof/>
            <w:webHidden/>
          </w:rPr>
          <w:t>89</w:t>
        </w:r>
        <w:r w:rsidR="00F951A1">
          <w:rPr>
            <w:noProof/>
            <w:webHidden/>
          </w:rPr>
          <w:fldChar w:fldCharType="end"/>
        </w:r>
      </w:hyperlink>
    </w:p>
    <w:p w14:paraId="4C1252DE" w14:textId="2B7E8EE1" w:rsidR="00F951A1" w:rsidRDefault="00AA4EA2">
      <w:pPr>
        <w:pStyle w:val="TableofFigures"/>
        <w:tabs>
          <w:tab w:val="right" w:leader="dot" w:pos="9062"/>
        </w:tabs>
        <w:rPr>
          <w:rFonts w:asciiTheme="minorHAnsi" w:eastAsiaTheme="minorEastAsia" w:hAnsiTheme="minorHAnsi" w:cstheme="minorBidi"/>
          <w:noProof/>
          <w:color w:val="auto"/>
          <w:sz w:val="22"/>
          <w:szCs w:val="22"/>
        </w:rPr>
      </w:pPr>
      <w:hyperlink w:anchor="_Toc441160643" w:history="1">
        <w:r w:rsidR="00F951A1" w:rsidRPr="00CA2256">
          <w:rPr>
            <w:rStyle w:val="Hyperlink"/>
            <w:noProof/>
          </w:rPr>
          <w:t>Slika 7.6.7 Odabir kartice Wild8 info</w:t>
        </w:r>
        <w:r w:rsidR="00F951A1">
          <w:rPr>
            <w:noProof/>
            <w:webHidden/>
          </w:rPr>
          <w:tab/>
        </w:r>
        <w:r w:rsidR="00F951A1">
          <w:rPr>
            <w:noProof/>
            <w:webHidden/>
          </w:rPr>
          <w:fldChar w:fldCharType="begin"/>
        </w:r>
        <w:r w:rsidR="00F951A1">
          <w:rPr>
            <w:noProof/>
            <w:webHidden/>
          </w:rPr>
          <w:instrText xml:space="preserve"> PAGEREF _Toc441160643 \h </w:instrText>
        </w:r>
        <w:r w:rsidR="00F951A1">
          <w:rPr>
            <w:noProof/>
            <w:webHidden/>
          </w:rPr>
        </w:r>
        <w:r w:rsidR="00F951A1">
          <w:rPr>
            <w:noProof/>
            <w:webHidden/>
          </w:rPr>
          <w:fldChar w:fldCharType="separate"/>
        </w:r>
        <w:r w:rsidR="00EC28D7">
          <w:rPr>
            <w:noProof/>
            <w:webHidden/>
          </w:rPr>
          <w:t>90</w:t>
        </w:r>
        <w:r w:rsidR="00F951A1">
          <w:rPr>
            <w:noProof/>
            <w:webHidden/>
          </w:rPr>
          <w:fldChar w:fldCharType="end"/>
        </w:r>
      </w:hyperlink>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178" w:name="_Toc431806065"/>
      <w:bookmarkStart w:id="179" w:name="_Toc441160671"/>
      <w:r w:rsidRPr="00D55856">
        <w:lastRenderedPageBreak/>
        <w:t>Dodatak B: Dnevnik sastajanja</w:t>
      </w:r>
      <w:bookmarkEnd w:id="178"/>
      <w:bookmarkEnd w:id="179"/>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b/>
          <w:u w:val="single"/>
        </w:rPr>
      </w:pPr>
      <w:r>
        <w:rPr>
          <w:b/>
          <w:u w:val="single"/>
        </w:rPr>
        <w:t>Sastanak br. 5</w:t>
      </w:r>
      <w:r w:rsidRPr="00D55856">
        <w:rPr>
          <w:b/>
          <w:u w:val="single"/>
        </w:rPr>
        <w:t xml:space="preserve">: </w:t>
      </w:r>
      <w:r>
        <w:rPr>
          <w:b/>
          <w:u w:val="single"/>
        </w:rPr>
        <w:t>15.12</w:t>
      </w:r>
      <w:r w:rsidRPr="00D55856">
        <w:rPr>
          <w:b/>
          <w:u w:val="single"/>
        </w:rPr>
        <w:t>.2015.</w:t>
      </w:r>
    </w:p>
    <w:p w14:paraId="618B8788" w14:textId="77777777" w:rsidR="00353E1E" w:rsidRPr="0020295F" w:rsidRDefault="00353E1E" w:rsidP="00353E1E">
      <w:r w:rsidRPr="00D55856">
        <w:rPr>
          <w:b/>
        </w:rPr>
        <w:t xml:space="preserve">Prisutni: </w:t>
      </w:r>
      <w:r w:rsidRPr="0020295F">
        <w:t>Šarić Fredi, Gulan Filip, Janjić Matej, Kelemen Jan, Kostrešević Kenneth, Latečki Domagoj, Trčak Tin.</w:t>
      </w:r>
    </w:p>
    <w:p w14:paraId="40DB4EA3" w14:textId="33E70614" w:rsidR="00353E1E" w:rsidRPr="0020295F" w:rsidRDefault="00353E1E" w:rsidP="00353E1E">
      <w:r w:rsidRPr="00D55856">
        <w:rPr>
          <w:b/>
        </w:rPr>
        <w:t>Sadržaj sastanka:</w:t>
      </w:r>
      <w:r w:rsidRPr="0020295F">
        <w:t xml:space="preserve"> </w:t>
      </w:r>
      <w:r>
        <w:rPr>
          <w:szCs w:val="24"/>
        </w:rPr>
        <w:t>d</w:t>
      </w:r>
      <w:r w:rsidRPr="00257E82">
        <w:rPr>
          <w:szCs w:val="24"/>
        </w:rPr>
        <w:t>ogovor oko poglavlja 6.4. do 7.6. dokumentacije</w:t>
      </w:r>
      <w:r>
        <w:rPr>
          <w:szCs w:val="24"/>
        </w:rPr>
        <w:t>.</w:t>
      </w:r>
    </w:p>
    <w:p w14:paraId="34A6E98B" w14:textId="65DB0810" w:rsidR="00353E1E" w:rsidRPr="00D55856" w:rsidRDefault="00353E1E" w:rsidP="00353E1E">
      <w:pPr>
        <w:rPr>
          <w:b/>
          <w:u w:val="single"/>
        </w:rPr>
      </w:pPr>
      <w:r w:rsidRPr="00D55856">
        <w:rPr>
          <w:b/>
          <w:u w:val="single"/>
        </w:rPr>
        <w:t xml:space="preserve">Sastanak br. </w:t>
      </w:r>
      <w:r>
        <w:rPr>
          <w:b/>
          <w:u w:val="single"/>
        </w:rPr>
        <w:t>6: 08.01.2016</w:t>
      </w:r>
      <w:r w:rsidRPr="00D55856">
        <w:rPr>
          <w:b/>
          <w:u w:val="single"/>
        </w:rPr>
        <w:t>.</w:t>
      </w:r>
    </w:p>
    <w:p w14:paraId="025A3A77" w14:textId="77777777" w:rsidR="00353E1E" w:rsidRPr="0020295F" w:rsidRDefault="00353E1E" w:rsidP="00353E1E">
      <w:r w:rsidRPr="00D55856">
        <w:rPr>
          <w:b/>
        </w:rPr>
        <w:t xml:space="preserve">Prisutni: </w:t>
      </w:r>
      <w:r w:rsidRPr="0020295F">
        <w:t>Šarić Fredi, Gulan Filip, Janjić Matej, Kelemen Jan, Kostrešević Kenneth, Latečki Domagoj, Trčak Tin.</w:t>
      </w:r>
    </w:p>
    <w:p w14:paraId="0DF6CB4A" w14:textId="2F489C4C" w:rsidR="00937DF5" w:rsidRPr="0020295F" w:rsidRDefault="00353E1E" w:rsidP="00937DF5">
      <w:pPr>
        <w:rPr>
          <w:rFonts w:ascii="Arial" w:hAnsi="Arial" w:cs="Arial"/>
        </w:rPr>
      </w:pPr>
      <w:r w:rsidRPr="00D55856">
        <w:rPr>
          <w:b/>
        </w:rPr>
        <w:t>Sadržaj sastanka:</w:t>
      </w:r>
      <w:r w:rsidRPr="0020295F">
        <w:t xml:space="preserve"> </w:t>
      </w:r>
      <w:r w:rsidRPr="00353E1E">
        <w:t>završni dogovori</w:t>
      </w:r>
      <w:r>
        <w:t xml:space="preserve"> i izmjene.</w:t>
      </w: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180" w:name="_Toc431806066"/>
      <w:bookmarkStart w:id="181" w:name="_Toc441160672"/>
      <w:r w:rsidRPr="00D55856">
        <w:lastRenderedPageBreak/>
        <w:t>Dodatak C: Prikaz aktivnosti grupe</w:t>
      </w:r>
      <w:bookmarkEnd w:id="180"/>
      <w:bookmarkEnd w:id="181"/>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0FA0E4F5" w:rsidR="00937DF5" w:rsidRPr="0020295F" w:rsidRDefault="00E01CB6" w:rsidP="003771F5">
            <w:pPr>
              <w:spacing w:before="60" w:after="60"/>
              <w:jc w:val="center"/>
              <w:rPr>
                <w:rFonts w:cs="Times New Roman"/>
                <w:sz w:val="20"/>
                <w:lang w:val="en-US"/>
              </w:rPr>
            </w:pPr>
            <w:r>
              <w:rPr>
                <w:rFonts w:cs="Times New Roman"/>
                <w:sz w:val="20"/>
                <w:lang w:val="en-US"/>
              </w:rPr>
              <w:t>75</w:t>
            </w:r>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2A7C3A36" w:rsidR="00937DF5" w:rsidRPr="0020295F" w:rsidRDefault="00E01CB6" w:rsidP="003771F5">
            <w:pPr>
              <w:spacing w:before="60" w:after="60"/>
              <w:jc w:val="center"/>
              <w:rPr>
                <w:rFonts w:cs="Times New Roman"/>
                <w:sz w:val="20"/>
                <w:lang w:val="en-US"/>
              </w:rPr>
            </w:pPr>
            <w:r>
              <w:rPr>
                <w:rFonts w:cs="Times New Roman"/>
                <w:sz w:val="20"/>
                <w:lang w:val="en-US"/>
              </w:rPr>
              <w:t>5</w:t>
            </w:r>
            <w:r w:rsidR="0083115D"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7AD1EDB9" w:rsidR="00530DDF" w:rsidRPr="0020295F" w:rsidRDefault="00C05B37" w:rsidP="003771F5">
            <w:pPr>
              <w:spacing w:before="60" w:after="60"/>
              <w:jc w:val="center"/>
              <w:rPr>
                <w:rFonts w:cs="Times New Roman"/>
                <w:sz w:val="20"/>
                <w:lang w:val="en-US"/>
              </w:rPr>
            </w:pPr>
            <w:r>
              <w:rPr>
                <w:rFonts w:cs="Times New Roman"/>
                <w:sz w:val="20"/>
                <w:lang w:val="en-US"/>
              </w:rPr>
              <w:t>5</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299D6AE" w:rsidR="00530DDF" w:rsidRPr="0020295F" w:rsidRDefault="00C05B37" w:rsidP="003771F5">
            <w:pPr>
              <w:spacing w:before="60" w:after="60"/>
              <w:jc w:val="center"/>
              <w:rPr>
                <w:rFonts w:cs="Times New Roman"/>
                <w:sz w:val="20"/>
                <w:lang w:val="en-US"/>
              </w:rPr>
            </w:pPr>
            <w:r>
              <w:rPr>
                <w:rFonts w:cs="Times New Roman"/>
                <w:sz w:val="20"/>
                <w:lang w:val="en-US"/>
              </w:rPr>
              <w:t>65</w:t>
            </w:r>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377E6514">
            <wp:extent cx="6855220" cy="6753661"/>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9">
                      <a:extLst>
                        <a:ext uri="{28A0092B-C50C-407E-A947-70E740481C1C}">
                          <a14:useLocalDpi xmlns:a14="http://schemas.microsoft.com/office/drawing/2010/main" val="0"/>
                        </a:ext>
                      </a:extLst>
                    </a:blip>
                    <a:stretch>
                      <a:fillRect/>
                    </a:stretch>
                  </pic:blipFill>
                  <pic:spPr>
                    <a:xfrm>
                      <a:off x="0" y="0"/>
                      <a:ext cx="6855220" cy="6753661"/>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182" w:name="_Toc431806067"/>
      <w:bookmarkStart w:id="183" w:name="_Toc441160673"/>
      <w:r w:rsidRPr="00D55856">
        <w:lastRenderedPageBreak/>
        <w:t>Dodatak D: Plan rada / Pregled rada i stanje ostvarenja</w:t>
      </w:r>
      <w:bookmarkEnd w:id="182"/>
      <w:bookmarkEnd w:id="183"/>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80B0A" w14:textId="77777777" w:rsidR="00AA4EA2" w:rsidRDefault="00AA4EA2" w:rsidP="00EF161A">
      <w:pPr>
        <w:spacing w:after="0" w:line="240" w:lineRule="auto"/>
      </w:pPr>
      <w:r>
        <w:separator/>
      </w:r>
    </w:p>
  </w:endnote>
  <w:endnote w:type="continuationSeparator" w:id="0">
    <w:p w14:paraId="4AA81629" w14:textId="77777777" w:rsidR="00AA4EA2" w:rsidRDefault="00AA4EA2"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0210A" w14:textId="0599FB5E" w:rsidR="00854E00" w:rsidRDefault="00854E00"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EC28D7">
      <w:rPr>
        <w:noProof/>
      </w:rPr>
      <w:t>16</w:t>
    </w:r>
    <w:r>
      <w:fldChar w:fldCharType="end"/>
    </w:r>
    <w:r>
      <w:rPr>
        <w:rFonts w:ascii="Arial" w:eastAsia="Arial" w:hAnsi="Arial" w:cs="Arial"/>
        <w:sz w:val="20"/>
      </w:rPr>
      <w:t xml:space="preserve"> od </w:t>
    </w:r>
    <w:r>
      <w:fldChar w:fldCharType="begin"/>
    </w:r>
    <w:r>
      <w:instrText>NUMPAGES</w:instrText>
    </w:r>
    <w:r>
      <w:fldChar w:fldCharType="separate"/>
    </w:r>
    <w:r w:rsidR="00EC28D7">
      <w:rPr>
        <w:noProof/>
      </w:rPr>
      <w:t>99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EC28D7">
      <w:rPr>
        <w:rFonts w:ascii="Arial" w:eastAsia="Arial" w:hAnsi="Arial" w:cs="Arial"/>
        <w:noProof/>
        <w:sz w:val="20"/>
      </w:rPr>
      <w:t>21.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54E00" w:rsidRDefault="00854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DEA7B" w14:textId="77777777" w:rsidR="00AA4EA2" w:rsidRDefault="00AA4EA2" w:rsidP="00EF161A">
      <w:pPr>
        <w:spacing w:after="0" w:line="240" w:lineRule="auto"/>
      </w:pPr>
      <w:r>
        <w:separator/>
      </w:r>
    </w:p>
  </w:footnote>
  <w:footnote w:type="continuationSeparator" w:id="0">
    <w:p w14:paraId="398DBB1C" w14:textId="77777777" w:rsidR="00AA4EA2" w:rsidRDefault="00AA4EA2" w:rsidP="00EF1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F7359" w14:textId="77777777" w:rsidR="00854E00" w:rsidRDefault="00854E00"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54E00" w:rsidRDefault="00854E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4F7CD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7"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8"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1"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2"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8"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1"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5"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6"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7"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2"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7"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9"/>
  </w:num>
  <w:num w:numId="2">
    <w:abstractNumId w:val="3"/>
  </w:num>
  <w:num w:numId="3">
    <w:abstractNumId w:val="53"/>
  </w:num>
  <w:num w:numId="4">
    <w:abstractNumId w:val="67"/>
  </w:num>
  <w:num w:numId="5">
    <w:abstractNumId w:val="33"/>
  </w:num>
  <w:num w:numId="6">
    <w:abstractNumId w:val="58"/>
  </w:num>
  <w:num w:numId="7">
    <w:abstractNumId w:val="25"/>
  </w:num>
  <w:num w:numId="8">
    <w:abstractNumId w:val="30"/>
  </w:num>
  <w:num w:numId="9">
    <w:abstractNumId w:val="16"/>
  </w:num>
  <w:num w:numId="10">
    <w:abstractNumId w:val="40"/>
  </w:num>
  <w:num w:numId="11">
    <w:abstractNumId w:val="56"/>
  </w:num>
  <w:num w:numId="12">
    <w:abstractNumId w:val="51"/>
  </w:num>
  <w:num w:numId="13">
    <w:abstractNumId w:val="24"/>
  </w:num>
  <w:num w:numId="14">
    <w:abstractNumId w:val="61"/>
  </w:num>
  <w:num w:numId="15">
    <w:abstractNumId w:val="10"/>
  </w:num>
  <w:num w:numId="16">
    <w:abstractNumId w:val="65"/>
  </w:num>
  <w:num w:numId="17">
    <w:abstractNumId w:val="22"/>
  </w:num>
  <w:num w:numId="18">
    <w:abstractNumId w:val="5"/>
  </w:num>
  <w:num w:numId="19">
    <w:abstractNumId w:val="66"/>
  </w:num>
  <w:num w:numId="20">
    <w:abstractNumId w:val="28"/>
  </w:num>
  <w:num w:numId="21">
    <w:abstractNumId w:val="38"/>
  </w:num>
  <w:num w:numId="22">
    <w:abstractNumId w:val="8"/>
  </w:num>
  <w:num w:numId="23">
    <w:abstractNumId w:val="62"/>
  </w:num>
  <w:num w:numId="24">
    <w:abstractNumId w:val="45"/>
  </w:num>
  <w:num w:numId="25">
    <w:abstractNumId w:val="43"/>
  </w:num>
  <w:num w:numId="26">
    <w:abstractNumId w:val="27"/>
  </w:num>
  <w:num w:numId="27">
    <w:abstractNumId w:val="9"/>
  </w:num>
  <w:num w:numId="28">
    <w:abstractNumId w:val="52"/>
  </w:num>
  <w:num w:numId="29">
    <w:abstractNumId w:val="46"/>
  </w:num>
  <w:num w:numId="30">
    <w:abstractNumId w:val="14"/>
  </w:num>
  <w:num w:numId="31">
    <w:abstractNumId w:val="19"/>
  </w:num>
  <w:num w:numId="32">
    <w:abstractNumId w:val="63"/>
  </w:num>
  <w:num w:numId="33">
    <w:abstractNumId w:val="47"/>
  </w:num>
  <w:num w:numId="34">
    <w:abstractNumId w:val="64"/>
  </w:num>
  <w:num w:numId="35">
    <w:abstractNumId w:val="48"/>
  </w:num>
  <w:num w:numId="36">
    <w:abstractNumId w:val="50"/>
  </w:num>
  <w:num w:numId="37">
    <w:abstractNumId w:val="60"/>
  </w:num>
  <w:num w:numId="38">
    <w:abstractNumId w:val="31"/>
  </w:num>
  <w:num w:numId="39">
    <w:abstractNumId w:val="2"/>
  </w:num>
  <w:num w:numId="40">
    <w:abstractNumId w:val="26"/>
  </w:num>
  <w:num w:numId="41">
    <w:abstractNumId w:val="12"/>
  </w:num>
  <w:num w:numId="42">
    <w:abstractNumId w:val="0"/>
  </w:num>
  <w:num w:numId="43">
    <w:abstractNumId w:val="54"/>
  </w:num>
  <w:num w:numId="44">
    <w:abstractNumId w:val="21"/>
  </w:num>
  <w:num w:numId="45">
    <w:abstractNumId w:val="37"/>
  </w:num>
  <w:num w:numId="46">
    <w:abstractNumId w:val="39"/>
  </w:num>
  <w:num w:numId="47">
    <w:abstractNumId w:val="35"/>
  </w:num>
  <w:num w:numId="48">
    <w:abstractNumId w:val="55"/>
  </w:num>
  <w:num w:numId="49">
    <w:abstractNumId w:val="36"/>
  </w:num>
  <w:num w:numId="50">
    <w:abstractNumId w:val="13"/>
  </w:num>
  <w:num w:numId="51">
    <w:abstractNumId w:val="11"/>
  </w:num>
  <w:num w:numId="52">
    <w:abstractNumId w:val="57"/>
  </w:num>
  <w:num w:numId="53">
    <w:abstractNumId w:val="23"/>
  </w:num>
  <w:num w:numId="54">
    <w:abstractNumId w:val="29"/>
  </w:num>
  <w:num w:numId="55">
    <w:abstractNumId w:val="18"/>
  </w:num>
  <w:num w:numId="56">
    <w:abstractNumId w:val="32"/>
  </w:num>
  <w:num w:numId="57">
    <w:abstractNumId w:val="49"/>
  </w:num>
  <w:num w:numId="58">
    <w:abstractNumId w:val="41"/>
  </w:num>
  <w:num w:numId="59">
    <w:abstractNumId w:val="42"/>
  </w:num>
  <w:num w:numId="60">
    <w:abstractNumId w:val="7"/>
  </w:num>
  <w:num w:numId="61">
    <w:abstractNumId w:val="1"/>
  </w:num>
  <w:num w:numId="62">
    <w:abstractNumId w:val="34"/>
  </w:num>
  <w:num w:numId="63">
    <w:abstractNumId w:val="4"/>
  </w:num>
  <w:num w:numId="64">
    <w:abstractNumId w:val="20"/>
  </w:num>
  <w:num w:numId="65">
    <w:abstractNumId w:val="44"/>
  </w:num>
  <w:num w:numId="66">
    <w:abstractNumId w:val="15"/>
  </w:num>
  <w:num w:numId="67">
    <w:abstractNumId w:val="17"/>
  </w:num>
  <w:num w:numId="68">
    <w:abstractNumId w:val="6"/>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91B31"/>
    <w:rsid w:val="00093669"/>
    <w:rsid w:val="000A0B5F"/>
    <w:rsid w:val="000B494C"/>
    <w:rsid w:val="000E53F1"/>
    <w:rsid w:val="00106BB1"/>
    <w:rsid w:val="00112C54"/>
    <w:rsid w:val="0011363A"/>
    <w:rsid w:val="00115E20"/>
    <w:rsid w:val="001215CB"/>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2FAF"/>
    <w:rsid w:val="001A5EAF"/>
    <w:rsid w:val="001C235F"/>
    <w:rsid w:val="001C26C4"/>
    <w:rsid w:val="001C782B"/>
    <w:rsid w:val="001E3F76"/>
    <w:rsid w:val="001E5B16"/>
    <w:rsid w:val="001F404D"/>
    <w:rsid w:val="0020295F"/>
    <w:rsid w:val="00220F8B"/>
    <w:rsid w:val="00223EEB"/>
    <w:rsid w:val="00230D33"/>
    <w:rsid w:val="002349F4"/>
    <w:rsid w:val="00236F39"/>
    <w:rsid w:val="002442FF"/>
    <w:rsid w:val="00250517"/>
    <w:rsid w:val="002605E6"/>
    <w:rsid w:val="002614E4"/>
    <w:rsid w:val="002636DE"/>
    <w:rsid w:val="00265CEE"/>
    <w:rsid w:val="0027165B"/>
    <w:rsid w:val="002716DD"/>
    <w:rsid w:val="00271CE2"/>
    <w:rsid w:val="00271FC2"/>
    <w:rsid w:val="00272801"/>
    <w:rsid w:val="00280571"/>
    <w:rsid w:val="00283BA3"/>
    <w:rsid w:val="002B515C"/>
    <w:rsid w:val="002C06DD"/>
    <w:rsid w:val="002D286A"/>
    <w:rsid w:val="002D36A5"/>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2525"/>
    <w:rsid w:val="0039462F"/>
    <w:rsid w:val="003B2C71"/>
    <w:rsid w:val="003B650B"/>
    <w:rsid w:val="003B70CB"/>
    <w:rsid w:val="003C2989"/>
    <w:rsid w:val="003E4BF5"/>
    <w:rsid w:val="004037DD"/>
    <w:rsid w:val="00405337"/>
    <w:rsid w:val="0040643F"/>
    <w:rsid w:val="004130A4"/>
    <w:rsid w:val="00440E76"/>
    <w:rsid w:val="00445371"/>
    <w:rsid w:val="00460BB4"/>
    <w:rsid w:val="00461119"/>
    <w:rsid w:val="00465A1C"/>
    <w:rsid w:val="004722EF"/>
    <w:rsid w:val="004756A2"/>
    <w:rsid w:val="00476BBA"/>
    <w:rsid w:val="00483607"/>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757"/>
    <w:rsid w:val="00533A94"/>
    <w:rsid w:val="00550C02"/>
    <w:rsid w:val="00554442"/>
    <w:rsid w:val="0055754B"/>
    <w:rsid w:val="005606F1"/>
    <w:rsid w:val="0056442F"/>
    <w:rsid w:val="00570139"/>
    <w:rsid w:val="0057027A"/>
    <w:rsid w:val="00570677"/>
    <w:rsid w:val="00571EED"/>
    <w:rsid w:val="00591538"/>
    <w:rsid w:val="005933CF"/>
    <w:rsid w:val="00595ECF"/>
    <w:rsid w:val="005A3F8E"/>
    <w:rsid w:val="005B3BAD"/>
    <w:rsid w:val="005B405C"/>
    <w:rsid w:val="005C40E2"/>
    <w:rsid w:val="005D60C0"/>
    <w:rsid w:val="005D6128"/>
    <w:rsid w:val="005D69DF"/>
    <w:rsid w:val="005E1685"/>
    <w:rsid w:val="005E4C33"/>
    <w:rsid w:val="005E6084"/>
    <w:rsid w:val="00604865"/>
    <w:rsid w:val="00604B53"/>
    <w:rsid w:val="00610D82"/>
    <w:rsid w:val="00612A5C"/>
    <w:rsid w:val="006256AC"/>
    <w:rsid w:val="00632682"/>
    <w:rsid w:val="00647055"/>
    <w:rsid w:val="0065103C"/>
    <w:rsid w:val="006513DE"/>
    <w:rsid w:val="006631E0"/>
    <w:rsid w:val="00667908"/>
    <w:rsid w:val="00675EFB"/>
    <w:rsid w:val="00694EC6"/>
    <w:rsid w:val="006A5672"/>
    <w:rsid w:val="006A680D"/>
    <w:rsid w:val="006B5213"/>
    <w:rsid w:val="006B7637"/>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67EE2"/>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42F9"/>
    <w:rsid w:val="007D66C6"/>
    <w:rsid w:val="007E0D3E"/>
    <w:rsid w:val="007E42C3"/>
    <w:rsid w:val="007F2A8A"/>
    <w:rsid w:val="007F474F"/>
    <w:rsid w:val="0080233F"/>
    <w:rsid w:val="008056C9"/>
    <w:rsid w:val="00806FAF"/>
    <w:rsid w:val="008106A3"/>
    <w:rsid w:val="008142BA"/>
    <w:rsid w:val="00821A85"/>
    <w:rsid w:val="0082366C"/>
    <w:rsid w:val="00823F23"/>
    <w:rsid w:val="00824032"/>
    <w:rsid w:val="00824100"/>
    <w:rsid w:val="0082440D"/>
    <w:rsid w:val="00824B23"/>
    <w:rsid w:val="0083115D"/>
    <w:rsid w:val="008341DC"/>
    <w:rsid w:val="008512B3"/>
    <w:rsid w:val="00854E00"/>
    <w:rsid w:val="008754AF"/>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44611"/>
    <w:rsid w:val="0095002B"/>
    <w:rsid w:val="009558AA"/>
    <w:rsid w:val="009619D5"/>
    <w:rsid w:val="009622DC"/>
    <w:rsid w:val="00972C9B"/>
    <w:rsid w:val="00973CD8"/>
    <w:rsid w:val="00974A3B"/>
    <w:rsid w:val="0098019C"/>
    <w:rsid w:val="00984B87"/>
    <w:rsid w:val="0099229B"/>
    <w:rsid w:val="009929B9"/>
    <w:rsid w:val="00997128"/>
    <w:rsid w:val="009A7A9B"/>
    <w:rsid w:val="009C01CC"/>
    <w:rsid w:val="009C5C33"/>
    <w:rsid w:val="009E2F05"/>
    <w:rsid w:val="009E444A"/>
    <w:rsid w:val="009E7358"/>
    <w:rsid w:val="009E7F73"/>
    <w:rsid w:val="009F321C"/>
    <w:rsid w:val="009F3C84"/>
    <w:rsid w:val="009F57E8"/>
    <w:rsid w:val="00A00727"/>
    <w:rsid w:val="00A06303"/>
    <w:rsid w:val="00A10B83"/>
    <w:rsid w:val="00A113B2"/>
    <w:rsid w:val="00A34459"/>
    <w:rsid w:val="00A360BF"/>
    <w:rsid w:val="00A368CA"/>
    <w:rsid w:val="00A4247E"/>
    <w:rsid w:val="00A45D3E"/>
    <w:rsid w:val="00A563F4"/>
    <w:rsid w:val="00A663B0"/>
    <w:rsid w:val="00A711AB"/>
    <w:rsid w:val="00A82942"/>
    <w:rsid w:val="00A831D1"/>
    <w:rsid w:val="00A95FAA"/>
    <w:rsid w:val="00AA12CA"/>
    <w:rsid w:val="00AA2555"/>
    <w:rsid w:val="00AA4EA2"/>
    <w:rsid w:val="00AA5CC8"/>
    <w:rsid w:val="00AA6155"/>
    <w:rsid w:val="00AA79E3"/>
    <w:rsid w:val="00AB372B"/>
    <w:rsid w:val="00AB686A"/>
    <w:rsid w:val="00AB6D34"/>
    <w:rsid w:val="00AC14AC"/>
    <w:rsid w:val="00AC4851"/>
    <w:rsid w:val="00AC56FE"/>
    <w:rsid w:val="00AE0CCC"/>
    <w:rsid w:val="00AE2E7F"/>
    <w:rsid w:val="00AE410F"/>
    <w:rsid w:val="00AE7D9C"/>
    <w:rsid w:val="00AF3FF9"/>
    <w:rsid w:val="00AF68CF"/>
    <w:rsid w:val="00B00F49"/>
    <w:rsid w:val="00B03425"/>
    <w:rsid w:val="00B075C2"/>
    <w:rsid w:val="00B132E1"/>
    <w:rsid w:val="00B301DF"/>
    <w:rsid w:val="00B350D7"/>
    <w:rsid w:val="00B422A4"/>
    <w:rsid w:val="00B57B00"/>
    <w:rsid w:val="00B646CE"/>
    <w:rsid w:val="00B70517"/>
    <w:rsid w:val="00B77847"/>
    <w:rsid w:val="00B81C2A"/>
    <w:rsid w:val="00B9032E"/>
    <w:rsid w:val="00B924CC"/>
    <w:rsid w:val="00B93800"/>
    <w:rsid w:val="00BA61BD"/>
    <w:rsid w:val="00BA61C9"/>
    <w:rsid w:val="00BB12AB"/>
    <w:rsid w:val="00BB2AD7"/>
    <w:rsid w:val="00BC7593"/>
    <w:rsid w:val="00BD0F46"/>
    <w:rsid w:val="00BD4E4F"/>
    <w:rsid w:val="00BE0434"/>
    <w:rsid w:val="00BE16EB"/>
    <w:rsid w:val="00BF4887"/>
    <w:rsid w:val="00C02DE5"/>
    <w:rsid w:val="00C04BD0"/>
    <w:rsid w:val="00C05B37"/>
    <w:rsid w:val="00C10ACD"/>
    <w:rsid w:val="00C2557B"/>
    <w:rsid w:val="00C255BA"/>
    <w:rsid w:val="00C25BF1"/>
    <w:rsid w:val="00C35FE1"/>
    <w:rsid w:val="00C40C52"/>
    <w:rsid w:val="00C50C68"/>
    <w:rsid w:val="00C524C7"/>
    <w:rsid w:val="00C53C95"/>
    <w:rsid w:val="00C55AC7"/>
    <w:rsid w:val="00C67DA3"/>
    <w:rsid w:val="00C750F2"/>
    <w:rsid w:val="00C81882"/>
    <w:rsid w:val="00C84CCF"/>
    <w:rsid w:val="00C9308B"/>
    <w:rsid w:val="00C94D2F"/>
    <w:rsid w:val="00C96D94"/>
    <w:rsid w:val="00C97DB1"/>
    <w:rsid w:val="00CA4155"/>
    <w:rsid w:val="00CA4D0E"/>
    <w:rsid w:val="00CA5BE5"/>
    <w:rsid w:val="00CC30B3"/>
    <w:rsid w:val="00CC7887"/>
    <w:rsid w:val="00CD7D48"/>
    <w:rsid w:val="00CE4F14"/>
    <w:rsid w:val="00CE6E9A"/>
    <w:rsid w:val="00CF1348"/>
    <w:rsid w:val="00CF1609"/>
    <w:rsid w:val="00CF1A1C"/>
    <w:rsid w:val="00D00E07"/>
    <w:rsid w:val="00D014E3"/>
    <w:rsid w:val="00D16775"/>
    <w:rsid w:val="00D37D22"/>
    <w:rsid w:val="00D427F0"/>
    <w:rsid w:val="00D51902"/>
    <w:rsid w:val="00D51D8A"/>
    <w:rsid w:val="00D54181"/>
    <w:rsid w:val="00D551A5"/>
    <w:rsid w:val="00D55856"/>
    <w:rsid w:val="00D602B0"/>
    <w:rsid w:val="00D64E08"/>
    <w:rsid w:val="00D751EA"/>
    <w:rsid w:val="00D81429"/>
    <w:rsid w:val="00D81AAB"/>
    <w:rsid w:val="00D9128D"/>
    <w:rsid w:val="00D92C02"/>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102B"/>
    <w:rsid w:val="00E644C7"/>
    <w:rsid w:val="00E70A20"/>
    <w:rsid w:val="00E74437"/>
    <w:rsid w:val="00E7653F"/>
    <w:rsid w:val="00E86E03"/>
    <w:rsid w:val="00E86FC2"/>
    <w:rsid w:val="00E87214"/>
    <w:rsid w:val="00E90115"/>
    <w:rsid w:val="00E957F2"/>
    <w:rsid w:val="00E96B40"/>
    <w:rsid w:val="00EA6F10"/>
    <w:rsid w:val="00EB21A0"/>
    <w:rsid w:val="00EC1247"/>
    <w:rsid w:val="00EC28D7"/>
    <w:rsid w:val="00EC433B"/>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951A1"/>
    <w:rsid w:val="00FA17D0"/>
    <w:rsid w:val="00FA4E9C"/>
    <w:rsid w:val="00FC1A1F"/>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emf"/><Relationship Id="rId68" Type="http://schemas.openxmlformats.org/officeDocument/2006/relationships/oleObject" Target="embeddings/oleObject4.bin"/><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yperlink" Target="http://api.jquery.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oter" Target="footer1.xml"/><Relationship Id="rId58" Type="http://schemas.openxmlformats.org/officeDocument/2006/relationships/image" Target="media/image51.png"/><Relationship Id="rId66" Type="http://schemas.openxmlformats.org/officeDocument/2006/relationships/oleObject" Target="embeddings/oleObject3.bin"/><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www.fer.unizg.hr/predmet/opp"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hyperlink" Target="https://azure.microsoft.com" TargetMode="Externa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oleObject" Target="embeddings/oleObject2.bin"/><Relationship Id="rId69" Type="http://schemas.openxmlformats.org/officeDocument/2006/relationships/image" Target="media/image58.emf"/><Relationship Id="rId77" Type="http://schemas.openxmlformats.org/officeDocument/2006/relationships/image" Target="media/image65.png"/><Relationship Id="rId100" Type="http://schemas.openxmlformats.org/officeDocument/2006/relationships/hyperlink" Target="http://www.fer.unizg.hr/predmet/opp" TargetMode="External"/><Relationship Id="rId105"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7.emf"/><Relationship Id="rId103" Type="http://schemas.openxmlformats.org/officeDocument/2006/relationships/hyperlink" Target="http://astah.net/" TargetMode="External"/><Relationship Id="rId108" Type="http://schemas.openxmlformats.org/officeDocument/2006/relationships/hyperlink" Target="http://getbootstrap.com/component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oleObject" Target="embeddings/oleObject1.bin"/><Relationship Id="rId70" Type="http://schemas.openxmlformats.org/officeDocument/2006/relationships/oleObject" Target="embeddings/oleObject5.bin"/><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tracemodeler.com/articles/a_quick_introduction_to_uml_sequence_diagram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3.png"/><Relationship Id="rId65" Type="http://schemas.openxmlformats.org/officeDocument/2006/relationships/image" Target="media/image56.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www.visualstudio.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s://moodle.fer.h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6.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E2422-B0C6-407A-82A4-3F5384663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99</Pages>
  <Words>14348</Words>
  <Characters>81789</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Fredi</cp:lastModifiedBy>
  <cp:revision>4</cp:revision>
  <cp:lastPrinted>2016-01-21T18:17:00Z</cp:lastPrinted>
  <dcterms:created xsi:type="dcterms:W3CDTF">2016-01-21T17:44:00Z</dcterms:created>
  <dcterms:modified xsi:type="dcterms:W3CDTF">2016-01-21T18:18:00Z</dcterms:modified>
</cp:coreProperties>
</file>