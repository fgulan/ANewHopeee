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1"/>
        <w:spacing w:line="360" w:lineRule="auto"/>
        <w:jc w:val="center"/>
      </w:pPr>
    </w:p>
    <w:p w14:paraId="6886AEB6" w14:textId="77777777" w:rsidR="00BF7533" w:rsidRDefault="00BF7533">
      <w:pPr>
        <w:pStyle w:val="Normal1"/>
        <w:spacing w:line="360" w:lineRule="auto"/>
        <w:jc w:val="center"/>
      </w:pPr>
    </w:p>
    <w:p w14:paraId="11E97B0D" w14:textId="77777777" w:rsidR="00BF7533" w:rsidRDefault="00BF7533">
      <w:pPr>
        <w:pStyle w:val="Normal1"/>
        <w:spacing w:line="360" w:lineRule="auto"/>
        <w:jc w:val="center"/>
      </w:pPr>
    </w:p>
    <w:p w14:paraId="452249A9" w14:textId="77777777" w:rsidR="00BF7533" w:rsidRDefault="00BF7533">
      <w:pPr>
        <w:pStyle w:val="Normal1"/>
        <w:spacing w:line="360" w:lineRule="auto"/>
        <w:jc w:val="center"/>
      </w:pPr>
    </w:p>
    <w:p w14:paraId="4F70AB1D" w14:textId="77777777" w:rsidR="00BF7533" w:rsidRDefault="00BF7533">
      <w:pPr>
        <w:pStyle w:val="Normal1"/>
        <w:spacing w:line="360" w:lineRule="auto"/>
        <w:jc w:val="center"/>
      </w:pPr>
    </w:p>
    <w:p w14:paraId="306165C2" w14:textId="77777777" w:rsidR="00BF7533" w:rsidRDefault="00BF7533">
      <w:pPr>
        <w:pStyle w:val="Normal1"/>
        <w:spacing w:line="360" w:lineRule="auto"/>
        <w:jc w:val="center"/>
      </w:pPr>
    </w:p>
    <w:p w14:paraId="23897E5F" w14:textId="77777777" w:rsidR="00BF7533" w:rsidRDefault="00BF7533">
      <w:pPr>
        <w:pStyle w:val="Normal1"/>
        <w:spacing w:line="360" w:lineRule="auto"/>
        <w:jc w:val="center"/>
      </w:pPr>
    </w:p>
    <w:p w14:paraId="6CC1D382" w14:textId="77777777" w:rsidR="00BF7533" w:rsidRDefault="00454E07">
      <w:pPr>
        <w:pStyle w:val="Normal1"/>
        <w:spacing w:line="360" w:lineRule="auto"/>
        <w:jc w:val="center"/>
      </w:pPr>
      <w:r>
        <w:rPr>
          <w:rFonts w:ascii="Arial" w:eastAsia="Arial" w:hAnsi="Arial" w:cs="Arial"/>
          <w:sz w:val="36"/>
        </w:rPr>
        <w:t>Oblikovanje programske potpore</w:t>
      </w:r>
    </w:p>
    <w:p w14:paraId="62DC09A0" w14:textId="77777777" w:rsidR="00BF7533" w:rsidRDefault="00171A4F">
      <w:pPr>
        <w:pStyle w:val="Normal1"/>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1"/>
        <w:spacing w:line="360" w:lineRule="auto"/>
        <w:jc w:val="center"/>
      </w:pPr>
    </w:p>
    <w:p w14:paraId="3B1DE16F" w14:textId="77777777" w:rsidR="00BF7533" w:rsidRDefault="003F5168">
      <w:pPr>
        <w:pStyle w:val="Normal1"/>
        <w:spacing w:line="360" w:lineRule="auto"/>
        <w:jc w:val="center"/>
      </w:pPr>
      <w:r w:rsidRPr="003F5168">
        <w:rPr>
          <w:rFonts w:ascii="Arial" w:eastAsia="Arial" w:hAnsi="Arial" w:cs="Arial"/>
          <w:i/>
          <w:sz w:val="40"/>
        </w:rPr>
        <w:t>Narudžba jela s roštilja</w:t>
      </w:r>
    </w:p>
    <w:p w14:paraId="045E24A3" w14:textId="6286F7D6" w:rsidR="00BF7533" w:rsidRDefault="00454E07">
      <w:pPr>
        <w:pStyle w:val="Normal1"/>
        <w:spacing w:line="360" w:lineRule="auto"/>
        <w:jc w:val="center"/>
      </w:pPr>
      <w:r>
        <w:rPr>
          <w:rFonts w:ascii="Arial" w:eastAsia="Arial" w:hAnsi="Arial" w:cs="Arial"/>
          <w:sz w:val="32"/>
        </w:rPr>
        <w:t xml:space="preserve">Dokumentacija, Rev.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Domagoj" w:date="2015-11-17T17:52:00Z">
        <w:r w:rsidR="005C0EE0">
          <w:rPr>
            <w:rFonts w:ascii="Arial" w:eastAsia="Arial" w:hAnsi="Arial" w:cs="Arial"/>
            <w:i/>
            <w:sz w:val="32"/>
          </w:rPr>
          <w:t>8</w:t>
        </w:r>
      </w:ins>
      <w:bookmarkStart w:id="2" w:name="_GoBack"/>
      <w:bookmarkEnd w:id="2"/>
      <w:ins w:id="3" w:author="Filip Gulan" w:date="2015-11-17T09:52:00Z">
        <w:del w:id="4" w:author="Domagoj" w:date="2015-11-17T17:52:00Z">
          <w:r w:rsidR="005D041D" w:rsidDel="005C0EE0">
            <w:rPr>
              <w:rFonts w:ascii="Arial" w:eastAsia="Arial" w:hAnsi="Arial" w:cs="Arial"/>
              <w:i/>
              <w:sz w:val="32"/>
            </w:rPr>
            <w:delText>78</w:delText>
          </w:r>
        </w:del>
      </w:ins>
      <w:ins w:id="5" w:author="Tin Trčak" w:date="2015-11-11T23:22:00Z">
        <w:del w:id="6" w:author="Filip Gulan" w:date="2015-11-17T09:52:00Z">
          <w:r w:rsidR="004D55F4" w:rsidDel="005D041D">
            <w:rPr>
              <w:rFonts w:ascii="Arial" w:eastAsia="Arial" w:hAnsi="Arial" w:cs="Arial"/>
              <w:i/>
              <w:sz w:val="32"/>
            </w:rPr>
            <w:delText>6</w:delText>
          </w:r>
        </w:del>
      </w:ins>
      <w:ins w:id="7" w:author="Tin Trčak" w:date="2015-11-12T16:43:00Z">
        <w:del w:id="8" w:author="Filip Gulan" w:date="2015-11-17T09:52:00Z">
          <w:r w:rsidR="00562408" w:rsidDel="005D041D">
            <w:rPr>
              <w:rFonts w:ascii="Arial" w:eastAsia="Arial" w:hAnsi="Arial" w:cs="Arial"/>
              <w:i/>
              <w:sz w:val="32"/>
            </w:rPr>
            <w:delText>5</w:delText>
          </w:r>
        </w:del>
      </w:ins>
    </w:p>
    <w:p w14:paraId="2AB0355E" w14:textId="77777777" w:rsidR="00BF7533" w:rsidRDefault="00BF7533">
      <w:pPr>
        <w:pStyle w:val="Normal1"/>
        <w:spacing w:line="360" w:lineRule="auto"/>
        <w:jc w:val="center"/>
      </w:pPr>
    </w:p>
    <w:p w14:paraId="44FC1ACF" w14:textId="77777777" w:rsidR="00BF7533" w:rsidRDefault="00BF7533">
      <w:pPr>
        <w:pStyle w:val="Normal1"/>
        <w:spacing w:line="360" w:lineRule="auto"/>
        <w:jc w:val="center"/>
      </w:pPr>
    </w:p>
    <w:p w14:paraId="169D51DE" w14:textId="77777777" w:rsidR="00BF7533" w:rsidRDefault="00BF7533">
      <w:pPr>
        <w:pStyle w:val="Normal1"/>
        <w:spacing w:line="360" w:lineRule="auto"/>
        <w:jc w:val="center"/>
      </w:pPr>
    </w:p>
    <w:p w14:paraId="2C5A5CE2" w14:textId="77777777" w:rsidR="00BF7533" w:rsidRDefault="00BF7533">
      <w:pPr>
        <w:pStyle w:val="Normal1"/>
        <w:spacing w:line="360" w:lineRule="auto"/>
        <w:jc w:val="center"/>
      </w:pPr>
    </w:p>
    <w:p w14:paraId="21AA1C86" w14:textId="77777777" w:rsidR="00BF7533" w:rsidRDefault="00BF7533">
      <w:pPr>
        <w:pStyle w:val="Normal1"/>
        <w:spacing w:line="360" w:lineRule="auto"/>
        <w:jc w:val="center"/>
      </w:pPr>
    </w:p>
    <w:p w14:paraId="16151307" w14:textId="77777777" w:rsidR="00BF7533" w:rsidRDefault="00BF7533">
      <w:pPr>
        <w:pStyle w:val="Normal1"/>
        <w:spacing w:line="360" w:lineRule="auto"/>
        <w:jc w:val="center"/>
      </w:pPr>
    </w:p>
    <w:p w14:paraId="4187BEEC" w14:textId="77777777" w:rsidR="00BF7533" w:rsidRDefault="00454E07">
      <w:pPr>
        <w:pStyle w:val="Normal1"/>
        <w:spacing w:line="360" w:lineRule="auto"/>
        <w:jc w:val="center"/>
      </w:pPr>
      <w:r>
        <w:rPr>
          <w:rFonts w:ascii="Arial" w:eastAsia="Arial" w:hAnsi="Arial" w:cs="Arial"/>
        </w:rPr>
        <w:t xml:space="preserve">Grupa: </w:t>
      </w:r>
      <w:r w:rsidR="003F5168">
        <w:rPr>
          <w:rFonts w:ascii="Arial" w:eastAsia="Arial" w:hAnsi="Arial" w:cs="Arial"/>
          <w:i/>
        </w:rPr>
        <w:t>ANewHopeee</w:t>
      </w:r>
    </w:p>
    <w:p w14:paraId="0FB4333D" w14:textId="77777777" w:rsidR="00BF7533" w:rsidRDefault="00454E07">
      <w:pPr>
        <w:pStyle w:val="Normal1"/>
        <w:spacing w:line="360" w:lineRule="auto"/>
        <w:jc w:val="center"/>
      </w:pPr>
      <w:r>
        <w:rPr>
          <w:rFonts w:ascii="Arial" w:eastAsia="Arial" w:hAnsi="Arial" w:cs="Arial"/>
        </w:rPr>
        <w:t xml:space="preserve">Voditelj: </w:t>
      </w:r>
      <w:r w:rsidR="003F5168">
        <w:rPr>
          <w:rFonts w:ascii="Arial" w:eastAsia="Arial" w:hAnsi="Arial" w:cs="Arial"/>
          <w:i/>
        </w:rPr>
        <w:t>Fredi Šarić</w:t>
      </w:r>
    </w:p>
    <w:p w14:paraId="0F1E53ED" w14:textId="77777777" w:rsidR="00BF7533" w:rsidRDefault="00BF7533">
      <w:pPr>
        <w:pStyle w:val="Normal1"/>
        <w:spacing w:line="360" w:lineRule="auto"/>
        <w:jc w:val="center"/>
      </w:pPr>
    </w:p>
    <w:p w14:paraId="19865762" w14:textId="77777777" w:rsidR="00BF7533" w:rsidRDefault="00454E07">
      <w:pPr>
        <w:pStyle w:val="Normal1"/>
        <w:spacing w:line="360" w:lineRule="auto"/>
        <w:jc w:val="center"/>
      </w:pPr>
      <w:r>
        <w:rPr>
          <w:rFonts w:ascii="Arial" w:eastAsia="Arial" w:hAnsi="Arial" w:cs="Arial"/>
        </w:rPr>
        <w:t xml:space="preserve">Datum predaje: </w:t>
      </w:r>
      <w:r>
        <w:rPr>
          <w:rFonts w:ascii="Arial" w:eastAsia="Arial" w:hAnsi="Arial" w:cs="Arial"/>
          <w:i/>
        </w:rPr>
        <w:t>&lt;dan&gt;. &lt;mjeseca&gt; &lt;godine&gt;.</w:t>
      </w:r>
    </w:p>
    <w:p w14:paraId="51D30B7D" w14:textId="77777777" w:rsidR="00BF7533" w:rsidRDefault="00BF7533">
      <w:pPr>
        <w:pStyle w:val="Normal1"/>
        <w:spacing w:line="360" w:lineRule="auto"/>
        <w:jc w:val="center"/>
      </w:pPr>
    </w:p>
    <w:p w14:paraId="286C9FCA" w14:textId="77777777" w:rsidR="00451C50" w:rsidRDefault="00451C50">
      <w:pPr>
        <w:pStyle w:val="Normal1"/>
        <w:spacing w:line="360" w:lineRule="auto"/>
        <w:jc w:val="center"/>
      </w:pPr>
    </w:p>
    <w:p w14:paraId="6A3AD901" w14:textId="77777777" w:rsidR="00451C50" w:rsidRDefault="00451C50">
      <w:pPr>
        <w:pStyle w:val="Normal1"/>
        <w:spacing w:line="360" w:lineRule="auto"/>
        <w:jc w:val="center"/>
      </w:pPr>
    </w:p>
    <w:p w14:paraId="6EA3E649" w14:textId="77777777" w:rsidR="00314BE7" w:rsidRDefault="00314BE7">
      <w:pPr>
        <w:pStyle w:val="Normal1"/>
        <w:spacing w:line="360" w:lineRule="auto"/>
        <w:jc w:val="center"/>
      </w:pPr>
    </w:p>
    <w:p w14:paraId="20C66014" w14:textId="77777777" w:rsidR="00314BE7" w:rsidRDefault="00314BE7">
      <w:pPr>
        <w:pStyle w:val="Normal1"/>
        <w:spacing w:line="360" w:lineRule="auto"/>
        <w:jc w:val="center"/>
      </w:pPr>
    </w:p>
    <w:p w14:paraId="7560A5EC" w14:textId="77777777" w:rsidR="00BF7533" w:rsidRDefault="00454E07">
      <w:pPr>
        <w:pStyle w:val="Normal1"/>
        <w:spacing w:line="360" w:lineRule="auto"/>
        <w:jc w:val="center"/>
      </w:pPr>
      <w:r>
        <w:rPr>
          <w:rFonts w:ascii="Arial" w:eastAsia="Arial" w:hAnsi="Arial" w:cs="Arial"/>
        </w:rPr>
        <w:t xml:space="preserve">Nastavnik: </w:t>
      </w:r>
      <w:r w:rsidR="003F5168">
        <w:rPr>
          <w:rFonts w:ascii="Arial" w:eastAsia="Arial" w:hAnsi="Arial" w:cs="Arial"/>
          <w:i/>
        </w:rPr>
        <w:t>dr. sc. Alan Jović</w:t>
      </w:r>
    </w:p>
    <w:p w14:paraId="17CA3397" w14:textId="77777777" w:rsidR="00EF34F0" w:rsidRPr="00B33172" w:rsidRDefault="00454E07" w:rsidP="00EF34F0">
      <w:pPr>
        <w:pStyle w:val="Normal10"/>
        <w:keepNext/>
        <w:spacing w:before="240" w:after="120" w:line="360" w:lineRule="auto"/>
        <w:rPr>
          <w:rFonts w:ascii="Arial" w:hAnsi="Arial" w:cs="Arial"/>
        </w:rPr>
      </w:pPr>
      <w:r>
        <w:br w:type="page"/>
      </w:r>
      <w:r w:rsidR="00EF34F0">
        <w:lastRenderedPageBreak/>
        <w:t xml:space="preserve"> </w:t>
      </w:r>
      <w:r w:rsidR="00EF34F0" w:rsidRPr="00B33172">
        <w:rPr>
          <w:rFonts w:ascii="Arial" w:eastAsia="Arial" w:hAnsi="Arial" w:cs="Arial"/>
          <w:sz w:val="28"/>
          <w:u w:val="single"/>
        </w:rPr>
        <w:t>Popis članova grupe i zaduženja</w:t>
      </w:r>
    </w:p>
    <w:p w14:paraId="4329EE37" w14:textId="77777777" w:rsidR="007C7D0D" w:rsidRPr="00D96B8B" w:rsidRDefault="00EF34F0" w:rsidP="007C7D0D">
      <w:pPr>
        <w:pStyle w:val="Normal1"/>
        <w:spacing w:after="120" w:line="360" w:lineRule="auto"/>
        <w:ind w:left="1800" w:hanging="1800"/>
        <w:jc w:val="both"/>
        <w:rPr>
          <w:rFonts w:ascii="Arial" w:hAnsi="Arial" w:cs="Arial"/>
        </w:rPr>
      </w:pPr>
      <w:r w:rsidRPr="00D96B8B">
        <w:rPr>
          <w:rFonts w:ascii="Arial" w:eastAsia="Arial" w:hAnsi="Arial" w:cs="Arial"/>
          <w:i/>
        </w:rPr>
        <w:t>Šarić</w:t>
      </w:r>
      <w:r w:rsidR="00233823">
        <w:rPr>
          <w:rFonts w:ascii="Arial" w:eastAsia="Arial" w:hAnsi="Arial" w:cs="Arial"/>
          <w:i/>
        </w:rPr>
        <w:t xml:space="preserve"> Fredi</w:t>
      </w:r>
      <w:ins w:id="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0"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sidR="007C7D0D">
        <w:rPr>
          <w:rFonts w:ascii="Arial" w:eastAsia="Arial" w:hAnsi="Arial" w:cs="Arial"/>
        </w:rPr>
        <w:t xml:space="preserve"> </w:t>
      </w:r>
      <w:r w:rsidR="0078258E">
        <w:rPr>
          <w:rFonts w:ascii="Arial" w:eastAsia="Arial" w:hAnsi="Arial" w:cs="Arial"/>
        </w:rPr>
        <w:t xml:space="preserve">izrada </w:t>
      </w:r>
      <w:r w:rsidR="007C7D0D" w:rsidRPr="00D96B8B">
        <w:rPr>
          <w:rFonts w:ascii="Arial" w:eastAsia="Arial" w:hAnsi="Arial" w:cs="Arial"/>
        </w:rPr>
        <w:t>baze podataka</w:t>
      </w:r>
      <w:r w:rsidR="007C7D0D">
        <w:rPr>
          <w:rFonts w:ascii="Arial" w:eastAsia="Arial" w:hAnsi="Arial" w:cs="Arial"/>
        </w:rPr>
        <w:t xml:space="preserve">, </w:t>
      </w:r>
      <w:r w:rsidR="007C7D0D" w:rsidRPr="00D96B8B">
        <w:rPr>
          <w:rFonts w:ascii="Arial" w:eastAsia="Arial" w:hAnsi="Arial" w:cs="Arial"/>
        </w:rPr>
        <w:t>opis relacija iz baze podataka</w:t>
      </w:r>
      <w:r w:rsidR="0087619C">
        <w:rPr>
          <w:rFonts w:ascii="Arial" w:eastAsia="Arial" w:hAnsi="Arial" w:cs="Arial"/>
        </w:rPr>
        <w:t>, sekvencijski dijagrami</w:t>
      </w:r>
    </w:p>
    <w:p w14:paraId="3AA47CF6" w14:textId="77777777" w:rsidR="00EF34F0" w:rsidRPr="00D96B8B" w:rsidRDefault="00EF34F0" w:rsidP="00EF34F0">
      <w:pPr>
        <w:pStyle w:val="Normal1"/>
        <w:spacing w:after="120" w:line="360" w:lineRule="auto"/>
        <w:ind w:left="1800" w:hanging="1800"/>
        <w:jc w:val="both"/>
        <w:rPr>
          <w:rFonts w:ascii="Arial" w:hAnsi="Arial" w:cs="Arial"/>
        </w:rPr>
      </w:pPr>
      <w:r w:rsidRPr="00D96B8B">
        <w:rPr>
          <w:rFonts w:ascii="Arial" w:eastAsia="Arial" w:hAnsi="Arial" w:cs="Arial"/>
          <w:i/>
        </w:rPr>
        <w:t>Gulan Filip</w:t>
      </w:r>
      <w:ins w:id="11"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2" w:author="Tin Trčak" w:date="2015-11-11T23:23:00Z">
        <w:r w:rsidR="0078258E" w:rsidDel="002D597B">
          <w:rPr>
            <w:rFonts w:ascii="Arial" w:eastAsia="Arial" w:hAnsi="Arial" w:cs="Arial"/>
          </w:rPr>
          <w:delText xml:space="preserve"> - </w:delText>
        </w:r>
      </w:del>
      <w:r w:rsidR="0078258E">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87619C">
        <w:rPr>
          <w:rFonts w:ascii="Arial" w:eastAsia="Arial" w:hAnsi="Arial" w:cs="Arial"/>
        </w:rPr>
        <w:t>, arhitektura i dizanj sustava</w:t>
      </w:r>
    </w:p>
    <w:p w14:paraId="535AC00F"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Janjić Matej</w:t>
      </w:r>
      <w:ins w:id="13"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4"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izgled i osmišljenje web stranice</w:t>
      </w:r>
    </w:p>
    <w:p w14:paraId="5B86DF5B"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Kelemen Jan</w:t>
      </w:r>
      <w:ins w:id="15"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6"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AE259C">
        <w:rPr>
          <w:rFonts w:ascii="Arial" w:eastAsia="Arial" w:hAnsi="Arial" w:cs="Arial"/>
        </w:rPr>
        <w:t>opis obrazaca uporabe, dijagrami obrazaca uporabe</w:t>
      </w:r>
    </w:p>
    <w:p w14:paraId="60339314"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Kostrešević Kenneth</w:t>
      </w:r>
      <w:ins w:id="17"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8"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dijagrami</w:t>
      </w:r>
    </w:p>
    <w:p w14:paraId="359E4B1F" w14:textId="77777777" w:rsidR="00EF34F0" w:rsidRPr="00D96B8B" w:rsidRDefault="00EF34F0" w:rsidP="00EF34F0">
      <w:pPr>
        <w:pStyle w:val="Normal1"/>
        <w:spacing w:after="120" w:line="360" w:lineRule="auto"/>
        <w:ind w:left="1980" w:hanging="1980"/>
        <w:jc w:val="both"/>
        <w:rPr>
          <w:rFonts w:ascii="Arial" w:hAnsi="Arial" w:cs="Arial"/>
        </w:rPr>
      </w:pPr>
      <w:r w:rsidRPr="00D96B8B">
        <w:rPr>
          <w:rFonts w:ascii="Arial" w:eastAsia="Arial" w:hAnsi="Arial" w:cs="Arial"/>
          <w:i/>
        </w:rPr>
        <w:t>Latečki Domagoj</w:t>
      </w:r>
      <w:r>
        <w:rPr>
          <w:rFonts w:ascii="Arial" w:eastAsia="Arial" w:hAnsi="Arial" w:cs="Arial"/>
          <w:i/>
        </w:rPr>
        <w:t xml:space="preserve"> </w:t>
      </w:r>
      <w:r w:rsidR="0087619C">
        <w:rPr>
          <w:rFonts w:ascii="Arial" w:eastAsia="Arial" w:hAnsi="Arial" w:cs="Arial"/>
        </w:rPr>
        <w:t>–</w:t>
      </w:r>
      <w:r w:rsidRPr="00D96B8B">
        <w:rPr>
          <w:rFonts w:ascii="Arial" w:eastAsia="Arial" w:hAnsi="Arial" w:cs="Arial"/>
        </w:rPr>
        <w:t xml:space="preserve"> </w:t>
      </w:r>
      <w:r w:rsidR="0087619C">
        <w:rPr>
          <w:rFonts w:ascii="Arial" w:eastAsia="Arial" w:hAnsi="Arial" w:cs="Arial"/>
        </w:rPr>
        <w:t>sekvencijski diagrami</w:t>
      </w:r>
    </w:p>
    <w:p w14:paraId="14B4AA79" w14:textId="77777777" w:rsidR="00EF34F0" w:rsidRPr="00D96B8B" w:rsidRDefault="00EF34F0" w:rsidP="00EF34F0">
      <w:pPr>
        <w:pStyle w:val="Normal1"/>
        <w:spacing w:after="120" w:line="360" w:lineRule="auto"/>
        <w:ind w:left="1620" w:hanging="1620"/>
        <w:jc w:val="both"/>
        <w:rPr>
          <w:rFonts w:ascii="Arial" w:hAnsi="Arial" w:cs="Arial"/>
        </w:rPr>
      </w:pPr>
      <w:r w:rsidRPr="00D96B8B">
        <w:rPr>
          <w:rFonts w:ascii="Arial" w:eastAsia="Arial" w:hAnsi="Arial" w:cs="Arial"/>
          <w:i/>
        </w:rPr>
        <w:t>Trčak Tin</w:t>
      </w:r>
      <w:ins w:id="1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20"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w:t>
      </w:r>
      <w:ins w:id="21" w:author="Tin Trčak" w:date="2015-11-12T16:46:00Z">
        <w:r w:rsidR="00F542BA">
          <w:rPr>
            <w:rFonts w:ascii="Arial" w:eastAsia="Arial" w:hAnsi="Arial" w:cs="Arial"/>
          </w:rPr>
          <w:t>i</w:t>
        </w:r>
      </w:ins>
      <w:ins w:id="22" w:author="Tin Trčak" w:date="2015-11-12T16:43:00Z">
        <w:r w:rsidR="00562408">
          <w:rPr>
            <w:rFonts w:ascii="Arial" w:eastAsia="Arial" w:hAnsi="Arial" w:cs="Arial"/>
          </w:rPr>
          <w:t>, ostali zahtjevi</w:t>
        </w:r>
      </w:ins>
      <w:r w:rsidR="009D055D">
        <w:rPr>
          <w:rFonts w:ascii="Arial" w:eastAsia="Arial" w:hAnsi="Arial" w:cs="Arial"/>
        </w:rPr>
        <w:t>i</w:t>
      </w:r>
    </w:p>
    <w:p w14:paraId="71FC9EFF" w14:textId="77777777" w:rsidR="00EF34F0" w:rsidRDefault="00EF34F0" w:rsidP="00EF34F0">
      <w:pPr>
        <w:pStyle w:val="Normal1"/>
        <w:spacing w:line="360" w:lineRule="auto"/>
      </w:pPr>
    </w:p>
    <w:p w14:paraId="036CA1F0" w14:textId="77777777" w:rsidR="00EF34F0" w:rsidRDefault="00EF34F0" w:rsidP="00EF34F0">
      <w:pPr>
        <w:pStyle w:val="Normal1"/>
      </w:pPr>
    </w:p>
    <w:p w14:paraId="798D2D0E" w14:textId="77777777" w:rsidR="00BF7533" w:rsidRDefault="00EF34F0" w:rsidP="00B82C14">
      <w:pPr>
        <w:pStyle w:val="Normal1"/>
      </w:pPr>
      <w:r>
        <w:br w:type="page"/>
      </w:r>
    </w:p>
    <w:p w14:paraId="38066D1E"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CF543C"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6</w:t>
        </w:r>
        <w:r w:rsidR="00334ED2" w:rsidRPr="00334ED2">
          <w:rPr>
            <w:rFonts w:ascii="Arial" w:hAnsi="Arial" w:cs="Arial"/>
            <w:noProof/>
            <w:webHidden/>
          </w:rPr>
          <w:fldChar w:fldCharType="end"/>
        </w:r>
      </w:hyperlink>
    </w:p>
    <w:p w14:paraId="1111F70F" w14:textId="77777777" w:rsidR="00334ED2" w:rsidRPr="00AC1C08" w:rsidRDefault="00CF543C"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10</w:t>
        </w:r>
        <w:r w:rsidR="00334ED2" w:rsidRPr="00334ED2">
          <w:rPr>
            <w:rFonts w:ascii="Arial" w:hAnsi="Arial" w:cs="Arial"/>
            <w:noProof/>
            <w:webHidden/>
          </w:rPr>
          <w:fldChar w:fldCharType="end"/>
        </w:r>
      </w:hyperlink>
    </w:p>
    <w:p w14:paraId="793FC1B4" w14:textId="77777777" w:rsidR="00334ED2" w:rsidRPr="00AC1C08" w:rsidRDefault="00CF543C"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11</w:t>
        </w:r>
        <w:r w:rsidR="00334ED2" w:rsidRPr="00334ED2">
          <w:rPr>
            <w:rFonts w:ascii="Arial" w:hAnsi="Arial" w:cs="Arial"/>
            <w:noProof/>
            <w:webHidden/>
          </w:rPr>
          <w:fldChar w:fldCharType="end"/>
        </w:r>
      </w:hyperlink>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23" w:author="Tin Trčak" w:date="2015-11-11T23:23:00Z">
        <w:r w:rsidR="003C22E8">
          <w:rPr>
            <w:rFonts w:ascii="Arial" w:hAnsi="Arial" w:cs="Arial"/>
            <w:noProof/>
            <w:webHidden/>
          </w:rPr>
          <w:t>37</w:t>
        </w:r>
      </w:ins>
      <w:del w:id="24"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25" w:author="Tin Trčak" w:date="2015-11-11T23:23:00Z">
        <w:r w:rsidR="003C22E8">
          <w:rPr>
            <w:rFonts w:ascii="Arial" w:hAnsi="Arial" w:cs="Arial"/>
            <w:noProof/>
            <w:webHidden/>
          </w:rPr>
          <w:t>39</w:t>
        </w:r>
      </w:ins>
      <w:del w:id="26"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27" w:author="Tin Trčak" w:date="2015-11-11T23:23:00Z">
        <w:r w:rsidR="003C22E8">
          <w:rPr>
            <w:rFonts w:ascii="Arial" w:hAnsi="Arial" w:cs="Arial"/>
            <w:noProof/>
            <w:webHidden/>
          </w:rPr>
          <w:t>40</w:t>
        </w:r>
      </w:ins>
      <w:del w:id="28"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29" w:author="Tin Trčak" w:date="2015-11-11T23:23:00Z">
        <w:r w:rsidR="003C22E8">
          <w:rPr>
            <w:rFonts w:ascii="Arial" w:hAnsi="Arial" w:cs="Arial"/>
            <w:noProof/>
            <w:webHidden/>
          </w:rPr>
          <w:t>41</w:t>
        </w:r>
      </w:ins>
      <w:del w:id="30"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31" w:author="Tin Trčak" w:date="2015-11-11T23:23:00Z">
        <w:r w:rsidR="003C22E8">
          <w:rPr>
            <w:rFonts w:ascii="Arial" w:hAnsi="Arial" w:cs="Arial"/>
            <w:noProof/>
            <w:webHidden/>
          </w:rPr>
          <w:t>42</w:t>
        </w:r>
      </w:ins>
      <w:del w:id="32"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33" w:author="Tin Trčak" w:date="2015-11-11T23:23:00Z">
        <w:r w:rsidR="003C22E8">
          <w:rPr>
            <w:rFonts w:ascii="Arial" w:hAnsi="Arial" w:cs="Arial"/>
            <w:noProof/>
            <w:webHidden/>
          </w:rPr>
          <w:t>43</w:t>
        </w:r>
      </w:ins>
      <w:del w:id="34"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35" w:author="Tin Trčak" w:date="2015-11-11T23:23:00Z">
        <w:r w:rsidR="003C22E8">
          <w:rPr>
            <w:rFonts w:ascii="Arial" w:hAnsi="Arial" w:cs="Arial"/>
            <w:noProof/>
            <w:webHidden/>
          </w:rPr>
          <w:t>44</w:t>
        </w:r>
      </w:ins>
      <w:del w:id="36"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37" w:author="Tin Trčak" w:date="2015-11-11T23:23:00Z">
        <w:r w:rsidR="003C22E8">
          <w:rPr>
            <w:rFonts w:ascii="Arial" w:hAnsi="Arial" w:cs="Arial"/>
            <w:noProof/>
            <w:webHidden/>
          </w:rPr>
          <w:t>44</w:t>
        </w:r>
      </w:ins>
      <w:del w:id="38"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39" w:author="Tin Trčak" w:date="2015-11-11T23:23:00Z">
        <w:r w:rsidR="003C22E8">
          <w:rPr>
            <w:rFonts w:ascii="Arial" w:hAnsi="Arial" w:cs="Arial"/>
            <w:noProof/>
            <w:webHidden/>
          </w:rPr>
          <w:t>45</w:t>
        </w:r>
      </w:ins>
      <w:del w:id="40"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41" w:author="Tin Trčak" w:date="2015-11-11T23:23:00Z">
        <w:r w:rsidR="003C22E8">
          <w:rPr>
            <w:rFonts w:ascii="Arial" w:hAnsi="Arial" w:cs="Arial"/>
            <w:noProof/>
            <w:webHidden/>
          </w:rPr>
          <w:t>46</w:t>
        </w:r>
      </w:ins>
      <w:del w:id="42"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43" w:author="Tin Trčak" w:date="2015-11-11T23:23:00Z">
        <w:r w:rsidR="003C22E8">
          <w:rPr>
            <w:rFonts w:ascii="Arial" w:hAnsi="Arial" w:cs="Arial"/>
            <w:noProof/>
            <w:webHidden/>
          </w:rPr>
          <w:t>47</w:t>
        </w:r>
      </w:ins>
      <w:del w:id="44"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45" w:author="Tin Trčak" w:date="2015-11-11T23:23:00Z">
        <w:r w:rsidR="003C22E8">
          <w:rPr>
            <w:rFonts w:ascii="Arial" w:hAnsi="Arial" w:cs="Arial"/>
            <w:noProof/>
            <w:webHidden/>
          </w:rPr>
          <w:t>48</w:t>
        </w:r>
      </w:ins>
      <w:del w:id="46"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47" w:author="Tin Trčak" w:date="2015-11-11T23:23:00Z">
        <w:r w:rsidR="003C22E8">
          <w:rPr>
            <w:rFonts w:ascii="Arial" w:hAnsi="Arial" w:cs="Arial"/>
            <w:noProof/>
            <w:webHidden/>
          </w:rPr>
          <w:t>49</w:t>
        </w:r>
      </w:ins>
      <w:del w:id="48"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49" w:author="Tin Trčak" w:date="2015-11-11T23:23:00Z">
        <w:r w:rsidR="003C22E8">
          <w:rPr>
            <w:rFonts w:ascii="Arial" w:hAnsi="Arial" w:cs="Arial"/>
            <w:noProof/>
            <w:webHidden/>
          </w:rPr>
          <w:t>50</w:t>
        </w:r>
      </w:ins>
      <w:del w:id="50"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51" w:author="Tin Trčak" w:date="2015-11-11T23:23:00Z">
        <w:r w:rsidR="003C22E8">
          <w:rPr>
            <w:rFonts w:ascii="Arial" w:hAnsi="Arial" w:cs="Arial"/>
            <w:noProof/>
            <w:webHidden/>
          </w:rPr>
          <w:t>51</w:t>
        </w:r>
      </w:ins>
      <w:del w:id="52"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53" w:author="Tin Trčak" w:date="2015-11-11T23:23:00Z">
        <w:r w:rsidR="003C22E8">
          <w:rPr>
            <w:rFonts w:ascii="Arial" w:hAnsi="Arial" w:cs="Arial"/>
            <w:noProof/>
            <w:webHidden/>
          </w:rPr>
          <w:t>52</w:t>
        </w:r>
      </w:ins>
      <w:del w:id="54"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55" w:author="Tin Trčak" w:date="2015-11-11T23:23:00Z">
        <w:r w:rsidR="003C22E8">
          <w:rPr>
            <w:rFonts w:ascii="Arial" w:hAnsi="Arial" w:cs="Arial"/>
            <w:noProof/>
            <w:webHidden/>
          </w:rPr>
          <w:t>53</w:t>
        </w:r>
      </w:ins>
      <w:del w:id="56"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57" w:author="Tin Trčak" w:date="2015-11-11T23:23:00Z">
        <w:r w:rsidR="003C22E8">
          <w:rPr>
            <w:rFonts w:ascii="Arial" w:hAnsi="Arial" w:cs="Arial"/>
            <w:noProof/>
            <w:webHidden/>
          </w:rPr>
          <w:t>54</w:t>
        </w:r>
      </w:ins>
      <w:del w:id="58"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59" w:author="Tin Trčak" w:date="2015-11-11T23:23:00Z">
        <w:r w:rsidR="003C22E8">
          <w:rPr>
            <w:rFonts w:ascii="Arial" w:hAnsi="Arial" w:cs="Arial"/>
            <w:noProof/>
            <w:webHidden/>
          </w:rPr>
          <w:t>56</w:t>
        </w:r>
      </w:ins>
      <w:del w:id="60"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77777777" w:rsidR="00BF7533" w:rsidRDefault="00AD38CE" w:rsidP="00334ED2">
      <w:pPr>
        <w:spacing w:line="360" w:lineRule="auto"/>
      </w:pPr>
      <w:r w:rsidRPr="00334ED2">
        <w:rPr>
          <w:rFonts w:ascii="Arial" w:hAnsi="Arial" w:cs="Arial"/>
          <w:b/>
          <w:bCs/>
          <w:noProof/>
        </w:rPr>
        <w:fldChar w:fldCharType="end"/>
      </w:r>
      <w:hyperlink w:anchor="h.3j2qqm3"/>
    </w:p>
    <w:p w14:paraId="2FC0D66E" w14:textId="77777777" w:rsidR="00D96B8B" w:rsidRDefault="00454E07">
      <w:pPr>
        <w:pStyle w:val="Normal1"/>
        <w:spacing w:line="360" w:lineRule="auto"/>
        <w:rPr>
          <w:rFonts w:ascii="Arial" w:eastAsia="Arial" w:hAnsi="Arial" w:cs="Arial"/>
          <w:i/>
          <w:sz w:val="20"/>
        </w:rPr>
      </w:pPr>
      <w:r>
        <w:rPr>
          <w:rFonts w:ascii="Arial" w:eastAsia="Arial" w:hAnsi="Arial" w:cs="Arial"/>
          <w:i/>
          <w:sz w:val="20"/>
        </w:rPr>
        <w:t>Sadržaj bi se trebao automatski osvježavati prema tekstu (desni klik, „Update Field“) ako se bude držalo zadanih formata poglavlja.</w:t>
      </w:r>
    </w:p>
    <w:p w14:paraId="13EF1201" w14:textId="77777777" w:rsidR="00BF7533" w:rsidRDefault="00454E07" w:rsidP="00EF34F0">
      <w:pPr>
        <w:pStyle w:val="Normal10"/>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61" w:name="h.gjdgxs" w:colFirst="0" w:colLast="0"/>
      <w:bookmarkStart w:id="62" w:name="_Toc431806045"/>
      <w:bookmarkEnd w:id="61"/>
      <w:r>
        <w:lastRenderedPageBreak/>
        <w:t>Dnevnik promjena dokumentacije</w:t>
      </w:r>
      <w:bookmarkEnd w:id="62"/>
    </w:p>
    <w:p w14:paraId="6E82847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1"/>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7777777" w:rsidR="00BF7533" w:rsidRDefault="00454E07" w:rsidP="00CD45C9">
            <w:pPr>
              <w:pStyle w:val="Normal1"/>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r w:rsidR="00CD45C9">
              <w:rPr>
                <w:rFonts w:ascii="Arial" w:eastAsia="Arial" w:hAnsi="Arial" w:cs="Arial"/>
              </w:rPr>
              <w:t>Opis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rsidP="00F965D1">
            <w:pPr>
              <w:pStyle w:val="Normal1"/>
              <w:spacing w:line="360" w:lineRule="auto"/>
            </w:pPr>
            <w:r>
              <w:rPr>
                <w:rFonts w:ascii="Arial" w:eastAsia="Arial" w:hAnsi="Arial" w:cs="Arial"/>
              </w:rPr>
              <w:t>Trčak</w:t>
            </w:r>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1"/>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1"/>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77777777" w:rsidR="00BF7533" w:rsidRDefault="0038377A" w:rsidP="0038377A">
            <w:pPr>
              <w:pStyle w:val="Normal1"/>
              <w:spacing w:line="360" w:lineRule="auto"/>
            </w:pPr>
            <w:r>
              <w:rPr>
                <w:rFonts w:ascii="Arial" w:eastAsia="Arial" w:hAnsi="Arial" w:cs="Arial"/>
              </w:rPr>
              <w:t>Dodan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rsidP="00C555FE">
            <w:pPr>
              <w:pStyle w:val="Normal1"/>
              <w:spacing w:before="40" w:line="360" w:lineRule="auto"/>
            </w:pPr>
            <w:r>
              <w:rPr>
                <w:rFonts w:ascii="Arial" w:eastAsia="Arial" w:hAnsi="Arial" w:cs="Arial"/>
              </w:rP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1"/>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1"/>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77777777" w:rsidR="00BF7533" w:rsidRDefault="00FD56AF" w:rsidP="00F965D1">
            <w:pPr>
              <w:pStyle w:val="Normal1"/>
              <w:spacing w:line="360" w:lineRule="auto"/>
            </w:pPr>
            <w:r>
              <w:rPr>
                <w:rFonts w:ascii="Arial" w:eastAsia="Arial" w:hAnsi="Arial" w:cs="Arial"/>
              </w:rPr>
              <w:t>Dodan 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rsidP="00C555FE">
            <w:pPr>
              <w:pStyle w:val="Normal1"/>
              <w:spacing w:before="40" w:line="360" w:lineRule="auto"/>
              <w:rPr>
                <w:rFonts w:ascii="Arial" w:eastAsia="Arial" w:hAnsi="Arial" w:cs="Arial"/>
              </w:rPr>
            </w:pPr>
            <w:r>
              <w:rPr>
                <w:rFonts w:ascii="Arial" w:eastAsia="Arial" w:hAnsi="Arial" w:cs="Arial"/>
              </w:rPr>
              <w:t>Šarić,</w:t>
            </w:r>
          </w:p>
          <w:p w14:paraId="21C653B2" w14:textId="77777777" w:rsidR="00BF7533" w:rsidRDefault="00C84988" w:rsidP="00F965D1">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1"/>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1"/>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1"/>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rsidP="006F4FAC">
            <w:pPr>
              <w:pStyle w:val="Normal1"/>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1"/>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1"/>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1"/>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rsidP="006F4FAC">
            <w:pPr>
              <w:pStyle w:val="Normal1"/>
              <w:spacing w:line="360" w:lineRule="auto"/>
              <w:rPr>
                <w:rFonts w:ascii="Arial" w:eastAsia="Arial" w:hAnsi="Arial" w:cs="Arial"/>
              </w:rPr>
            </w:pPr>
            <w:r>
              <w:rPr>
                <w:rFonts w:ascii="Arial" w:eastAsia="Arial" w:hAnsi="Arial" w:cs="Arial"/>
              </w:rPr>
              <w:t>Trčak, Kelemen</w:t>
            </w:r>
            <w:r w:rsidR="00FE1B4B">
              <w:rPr>
                <w:rFonts w:ascii="Arial" w:eastAsia="Arial" w:hAnsi="Arial" w:cs="Arial"/>
              </w:rPr>
              <w:t>, Kostrešević</w:t>
            </w:r>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1"/>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1"/>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1"/>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rsidP="00D756C4">
            <w:pPr>
              <w:pStyle w:val="Normal1"/>
              <w:spacing w:line="360" w:lineRule="auto"/>
              <w:rPr>
                <w:rFonts w:ascii="Arial" w:eastAsia="Arial" w:hAnsi="Arial" w:cs="Arial"/>
              </w:rPr>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1"/>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1"/>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1"/>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rsidP="00D756C4">
            <w:pPr>
              <w:pStyle w:val="Normal1"/>
              <w:spacing w:line="360" w:lineRule="auto"/>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1"/>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1"/>
              <w:spacing w:line="360" w:lineRule="auto"/>
              <w:rPr>
                <w:rFonts w:ascii="Arial" w:eastAsia="Arial" w:hAnsi="Arial" w:cs="Arial"/>
                <w:rPrChange w:id="63"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1"/>
              <w:spacing w:line="360" w:lineRule="auto"/>
              <w:rPr>
                <w:rFonts w:ascii="Arial" w:eastAsia="Arial" w:hAnsi="Arial" w:cs="Arial"/>
                <w:rPrChange w:id="64"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rsidP="00D756C4">
            <w:pPr>
              <w:pStyle w:val="Normal1"/>
              <w:spacing w:line="360" w:lineRule="auto"/>
              <w:rPr>
                <w:rFonts w:ascii="Arial" w:eastAsia="Arial" w:hAnsi="Arial" w:cs="Arial"/>
                <w:rPrChange w:id="65" w:author="Tin Trčak" w:date="2015-11-11T21:29:00Z">
                  <w:rPr/>
                </w:rPrChange>
              </w:rPr>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1"/>
              <w:spacing w:line="360" w:lineRule="auto"/>
              <w:rPr>
                <w:rFonts w:ascii="Arial" w:eastAsia="Arial" w:hAnsi="Arial" w:cs="Arial"/>
                <w:rPrChange w:id="66"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1"/>
              <w:spacing w:line="360" w:lineRule="auto"/>
              <w:rPr>
                <w:rFonts w:ascii="Arial" w:eastAsia="Arial" w:hAnsi="Arial" w:cs="Arial"/>
                <w:rPrChange w:id="67" w:author="Tin Trčak" w:date="2015-11-11T21:30:00Z">
                  <w:rPr/>
                </w:rPrChange>
              </w:rPr>
            </w:pPr>
            <w:r w:rsidRPr="00F965D1">
              <w:rPr>
                <w:rFonts w:ascii="Arial" w:eastAsia="Arial" w:hAnsi="Arial" w:cs="Arial"/>
              </w:rPr>
              <w:t>0.</w:t>
            </w:r>
            <w:ins w:id="68" w:author="Tin Trčak" w:date="2015-11-11T21:29:00Z">
              <w:r w:rsidR="00890613">
                <w:rPr>
                  <w:rFonts w:ascii="Arial" w:eastAsia="Arial" w:hAnsi="Arial" w:cs="Arial"/>
                </w:rPr>
                <w:t>6</w:t>
              </w:r>
            </w:ins>
            <w:del w:id="69"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1"/>
              <w:spacing w:line="360" w:lineRule="auto"/>
              <w:rPr>
                <w:rFonts w:ascii="Arial" w:eastAsia="Arial" w:hAnsi="Arial" w:cs="Arial"/>
                <w:rPrChange w:id="70" w:author="Tin Trčak" w:date="2015-11-11T21:30:00Z">
                  <w:rPr/>
                </w:rPrChange>
              </w:rPr>
            </w:pPr>
            <w:ins w:id="71" w:author="Tin Trčak" w:date="2015-11-11T21:29:00Z">
              <w:r>
                <w:rPr>
                  <w:rFonts w:ascii="Arial" w:eastAsia="Arial" w:hAnsi="Arial" w:cs="Arial"/>
                </w:rPr>
                <w:t>Dodani ostali zahtjevi</w:t>
              </w:r>
            </w:ins>
            <w:ins w:id="72"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73" w:author="Tin Trčak" w:date="2015-11-12T16:45:00Z">
              <w:r w:rsidR="00562408">
                <w:rPr>
                  <w:rFonts w:ascii="Arial" w:eastAsia="Arial" w:hAnsi="Arial" w:cs="Arial"/>
                </w:rPr>
                <w:t>ca</w:t>
              </w:r>
            </w:ins>
            <w:ins w:id="74"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75"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rsidP="00D756C4">
            <w:pPr>
              <w:pStyle w:val="Normal1"/>
              <w:spacing w:line="360" w:lineRule="auto"/>
              <w:rPr>
                <w:rFonts w:ascii="Arial" w:eastAsia="Arial" w:hAnsi="Arial" w:cs="Arial"/>
                <w:rPrChange w:id="76" w:author="Tin Trčak" w:date="2015-11-11T21:30:00Z">
                  <w:rPr/>
                </w:rPrChange>
              </w:rPr>
            </w:pPr>
            <w:del w:id="77" w:author="Tin Trčak" w:date="2015-11-11T21:29:00Z">
              <w:r w:rsidRPr="00F965D1" w:rsidDel="00890613">
                <w:rPr>
                  <w:rFonts w:ascii="Arial" w:eastAsia="Arial" w:hAnsi="Arial" w:cs="Arial"/>
                </w:rPr>
                <w:delText>Žužak</w:delText>
              </w:r>
            </w:del>
            <w:ins w:id="78" w:author="Tin Trčak" w:date="2015-11-11T21:29:00Z">
              <w:r w:rsidR="00890613">
                <w:rPr>
                  <w:rFonts w:ascii="Arial" w:eastAsia="Arial" w:hAnsi="Arial" w:cs="Arial"/>
                </w:rPr>
                <w:t>Trčak</w:t>
              </w:r>
            </w:ins>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1"/>
              <w:spacing w:line="360" w:lineRule="auto"/>
              <w:rPr>
                <w:rFonts w:ascii="Arial" w:eastAsia="Arial" w:hAnsi="Arial" w:cs="Arial"/>
                <w:rPrChange w:id="79" w:author="Tin Trčak" w:date="2015-11-11T21:30:00Z">
                  <w:rPr/>
                </w:rPrChange>
              </w:rPr>
            </w:pPr>
            <w:del w:id="80" w:author="Tin Trčak" w:date="2015-11-11T21:29:00Z">
              <w:r w:rsidRPr="00F965D1" w:rsidDel="00890613">
                <w:rPr>
                  <w:rFonts w:ascii="Arial" w:eastAsia="Arial" w:hAnsi="Arial" w:cs="Arial"/>
                </w:rPr>
                <w:delText>09.09.2013.</w:delText>
              </w:r>
            </w:del>
            <w:ins w:id="81"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1"/>
              <w:spacing w:line="360" w:lineRule="auto"/>
            </w:pPr>
            <w:r w:rsidRPr="00F965D1">
              <w:rPr>
                <w:rFonts w:ascii="Arial" w:eastAsia="Arial" w:hAnsi="Arial" w:cs="Arial"/>
              </w:rPr>
              <w:t>0.</w:t>
            </w:r>
            <w:ins w:id="82" w:author="Tin Trčak" w:date="2015-11-12T16:44:00Z">
              <w:r>
                <w:rPr>
                  <w:rFonts w:ascii="Arial" w:eastAsia="Arial" w:hAnsi="Arial" w:cs="Arial"/>
                </w:rPr>
                <w:t>65</w:t>
              </w:r>
            </w:ins>
            <w:del w:id="83"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1"/>
              <w:spacing w:line="360" w:lineRule="auto"/>
            </w:pPr>
            <w:ins w:id="84" w:author="Tin Trčak" w:date="2015-11-12T16:45:00Z">
              <w:r>
                <w:rPr>
                  <w:rFonts w:ascii="Arial" w:eastAsia="Arial" w:hAnsi="Arial" w:cs="Arial"/>
                </w:rPr>
                <w:t>Izmjene opisa obraza uporabe i sekvencijskih dijagrama</w:t>
              </w:r>
            </w:ins>
            <w:del w:id="85"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rsidP="00562408">
            <w:pPr>
              <w:pStyle w:val="Normal1"/>
              <w:spacing w:line="360" w:lineRule="auto"/>
            </w:pPr>
            <w:ins w:id="86" w:author="Tin Trčak" w:date="2015-11-12T16:44:00Z">
              <w:r>
                <w:rPr>
                  <w:rFonts w:ascii="Arial" w:eastAsia="Arial" w:hAnsi="Arial" w:cs="Arial"/>
                </w:rPr>
                <w:t>Kostrešević, Trčak</w:t>
              </w:r>
            </w:ins>
            <w:del w:id="87"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1"/>
              <w:spacing w:line="360" w:lineRule="auto"/>
            </w:pPr>
            <w:r w:rsidRPr="00F965D1">
              <w:rPr>
                <w:rFonts w:ascii="Arial" w:eastAsia="Arial" w:hAnsi="Arial" w:cs="Arial"/>
              </w:rPr>
              <w:t>1</w:t>
            </w:r>
            <w:ins w:id="88" w:author="Tin Trčak" w:date="2015-11-12T16:44:00Z">
              <w:r>
                <w:rPr>
                  <w:rFonts w:ascii="Arial" w:eastAsia="Arial" w:hAnsi="Arial" w:cs="Arial"/>
                </w:rPr>
                <w:t>2</w:t>
              </w:r>
            </w:ins>
            <w:del w:id="89" w:author="Tin Trčak" w:date="2015-11-12T16:44:00Z">
              <w:r w:rsidRPr="00F965D1" w:rsidDel="00562408">
                <w:rPr>
                  <w:rFonts w:ascii="Arial" w:eastAsia="Arial" w:hAnsi="Arial" w:cs="Arial"/>
                </w:rPr>
                <w:delText>0</w:delText>
              </w:r>
            </w:del>
            <w:r w:rsidRPr="00F965D1">
              <w:rPr>
                <w:rFonts w:ascii="Arial" w:eastAsia="Arial" w:hAnsi="Arial" w:cs="Arial"/>
              </w:rPr>
              <w:t>.</w:t>
            </w:r>
            <w:ins w:id="90" w:author="Tin Trčak" w:date="2015-11-12T16:44:00Z">
              <w:r>
                <w:rPr>
                  <w:rFonts w:ascii="Arial" w:eastAsia="Arial" w:hAnsi="Arial" w:cs="Arial"/>
                </w:rPr>
                <w:t>11</w:t>
              </w:r>
            </w:ins>
            <w:del w:id="91" w:author="Tin Trčak" w:date="2015-11-12T16:44:00Z">
              <w:r w:rsidRPr="00F965D1" w:rsidDel="00562408">
                <w:rPr>
                  <w:rFonts w:ascii="Arial" w:eastAsia="Arial" w:hAnsi="Arial" w:cs="Arial"/>
                </w:rPr>
                <w:delText>09</w:delText>
              </w:r>
            </w:del>
            <w:r w:rsidRPr="00F965D1">
              <w:rPr>
                <w:rFonts w:ascii="Arial" w:eastAsia="Arial" w:hAnsi="Arial" w:cs="Arial"/>
              </w:rPr>
              <w:t>.201</w:t>
            </w:r>
            <w:ins w:id="92" w:author="Tin Trčak" w:date="2015-11-12T16:44:00Z">
              <w:r>
                <w:rPr>
                  <w:rFonts w:ascii="Arial" w:eastAsia="Arial" w:hAnsi="Arial" w:cs="Arial"/>
                </w:rPr>
                <w:t>5</w:t>
              </w:r>
            </w:ins>
            <w:del w:id="93"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77777777" w:rsidR="00D756C4" w:rsidRDefault="00D756C4" w:rsidP="00D756C4">
            <w:pPr>
              <w:pStyle w:val="Normal1"/>
              <w:spacing w:line="360" w:lineRule="auto"/>
            </w:pPr>
            <w:r w:rsidRPr="00F965D1">
              <w:rPr>
                <w:rFonts w:ascii="Arial" w:eastAsia="Arial" w:hAnsi="Arial" w:cs="Arial"/>
              </w:rPr>
              <w:t>0.92</w:t>
            </w:r>
          </w:p>
        </w:tc>
        <w:tc>
          <w:tcPr>
            <w:tcW w:w="5487" w:type="dxa"/>
            <w:tcBorders>
              <w:top w:val="single" w:sz="6" w:space="0" w:color="000000"/>
              <w:left w:val="nil"/>
              <w:bottom w:val="single" w:sz="6" w:space="0" w:color="000000"/>
              <w:right w:val="single" w:sz="6" w:space="0" w:color="000000"/>
            </w:tcBorders>
            <w:vAlign w:val="center"/>
          </w:tcPr>
          <w:p w14:paraId="0E0A5681" w14:textId="77777777" w:rsidR="00D756C4" w:rsidRDefault="00D756C4" w:rsidP="00D756C4">
            <w:pPr>
              <w:pStyle w:val="Normal1"/>
              <w:spacing w:line="360" w:lineRule="auto"/>
            </w:pPr>
            <w:r w:rsidRPr="00F965D1">
              <w:rPr>
                <w:rFonts w:ascii="Arial" w:eastAsia="Arial" w:hAnsi="Arial" w:cs="Arial"/>
              </w:rPr>
              <w:t>Nastavak dijagrama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3DA55028" w14:textId="77777777" w:rsidR="00D756C4" w:rsidRDefault="00D756C4" w:rsidP="00D756C4">
            <w:pPr>
              <w:pStyle w:val="Normal1"/>
              <w:spacing w:line="360" w:lineRule="auto"/>
            </w:pPr>
            <w:r w:rsidRPr="00F965D1">
              <w:rPr>
                <w:rFonts w:ascii="Arial" w:eastAsia="Arial" w:hAnsi="Arial" w:cs="Arial"/>
              </w:rPr>
              <w:t>Horvat</w:t>
            </w:r>
          </w:p>
        </w:tc>
        <w:tc>
          <w:tcPr>
            <w:tcW w:w="1484" w:type="dxa"/>
            <w:tcBorders>
              <w:top w:val="single" w:sz="6" w:space="0" w:color="000000"/>
              <w:left w:val="single" w:sz="6" w:space="0" w:color="000000"/>
              <w:bottom w:val="single" w:sz="6" w:space="0" w:color="000000"/>
              <w:right w:val="nil"/>
            </w:tcBorders>
            <w:vAlign w:val="center"/>
          </w:tcPr>
          <w:p w14:paraId="0A00D857" w14:textId="77777777" w:rsidR="00D756C4" w:rsidRDefault="00D756C4" w:rsidP="00D756C4">
            <w:pPr>
              <w:pStyle w:val="Normal1"/>
              <w:spacing w:line="360" w:lineRule="auto"/>
            </w:pPr>
            <w:r w:rsidRPr="00F965D1">
              <w:rPr>
                <w:rFonts w:ascii="Arial" w:eastAsia="Arial" w:hAnsi="Arial" w:cs="Arial"/>
              </w:rPr>
              <w:t>11.09.2013.</w:t>
            </w:r>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77777777" w:rsidR="00D756C4" w:rsidRDefault="00D756C4" w:rsidP="00D756C4">
            <w:pPr>
              <w:pStyle w:val="Normal1"/>
              <w:spacing w:line="360" w:lineRule="auto"/>
            </w:pPr>
            <w:r w:rsidRPr="00F965D1">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763DF210" w14:textId="77777777" w:rsidR="00D756C4" w:rsidRDefault="00D756C4" w:rsidP="00D756C4">
            <w:pPr>
              <w:pStyle w:val="Normal1"/>
              <w:spacing w:line="360" w:lineRule="auto"/>
            </w:pPr>
            <w:r w:rsidRPr="00F965D1">
              <w:rPr>
                <w:rFonts w:ascii="Arial" w:eastAsia="Arial" w:hAnsi="Arial" w:cs="Arial"/>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4EEEB0D" w14:textId="77777777" w:rsidR="00D756C4" w:rsidRDefault="00D756C4" w:rsidP="00D756C4">
            <w:pPr>
              <w:pStyle w:val="Normal1"/>
              <w:spacing w:line="360" w:lineRule="auto"/>
            </w:pPr>
            <w:r w:rsidRPr="00F965D1">
              <w:rPr>
                <w:rFonts w:ascii="Arial" w:eastAsia="Arial" w:hAnsi="Arial" w:cs="Arial"/>
              </w:rPr>
              <w:t>11.09.2013.</w:t>
            </w:r>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77777777" w:rsidR="00D756C4" w:rsidRDefault="00D756C4" w:rsidP="00D756C4">
            <w:pPr>
              <w:pStyle w:val="Normal1"/>
              <w:spacing w:line="360" w:lineRule="auto"/>
            </w:pPr>
            <w:r w:rsidRPr="00F965D1">
              <w:rPr>
                <w:rFonts w:ascii="Arial" w:eastAsia="Arial" w:hAnsi="Arial" w:cs="Arial"/>
              </w:rPr>
              <w:t>1.1</w:t>
            </w:r>
          </w:p>
        </w:tc>
        <w:tc>
          <w:tcPr>
            <w:tcW w:w="5487" w:type="dxa"/>
            <w:tcBorders>
              <w:top w:val="single" w:sz="6" w:space="0" w:color="000000"/>
              <w:left w:val="nil"/>
              <w:bottom w:val="single" w:sz="6" w:space="0" w:color="000000"/>
              <w:right w:val="single" w:sz="6" w:space="0" w:color="000000"/>
            </w:tcBorders>
            <w:vAlign w:val="center"/>
          </w:tcPr>
          <w:p w14:paraId="6C5847B6" w14:textId="77777777" w:rsidR="00D756C4" w:rsidRDefault="00D756C4" w:rsidP="00D756C4">
            <w:pPr>
              <w:pStyle w:val="Normal1"/>
              <w:spacing w:line="360" w:lineRule="auto"/>
            </w:pPr>
            <w:r w:rsidRPr="00F965D1">
              <w:rPr>
                <w:rFonts w:ascii="Arial" w:eastAsia="Arial" w:hAnsi="Arial" w:cs="Arial"/>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26BD0C70" w14:textId="77777777" w:rsidR="00D756C4" w:rsidRDefault="00D756C4" w:rsidP="00D756C4">
            <w:pPr>
              <w:pStyle w:val="Normal1"/>
              <w:spacing w:line="360" w:lineRule="auto"/>
            </w:pPr>
            <w:r w:rsidRPr="00F965D1">
              <w:rPr>
                <w:rFonts w:ascii="Arial" w:eastAsia="Arial" w:hAnsi="Arial" w:cs="Arial"/>
              </w:rPr>
              <w:t>14.09.2013.</w:t>
            </w:r>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77777777" w:rsidR="00D756C4" w:rsidRDefault="00D756C4" w:rsidP="00D756C4">
            <w:pPr>
              <w:pStyle w:val="Normal1"/>
              <w:spacing w:line="360" w:lineRule="auto"/>
            </w:pPr>
            <w:r w:rsidRPr="00F965D1">
              <w:rPr>
                <w:rFonts w:ascii="Arial" w:eastAsia="Arial" w:hAnsi="Arial" w:cs="Arial"/>
              </w:rPr>
              <w:t>1.11</w:t>
            </w:r>
          </w:p>
        </w:tc>
        <w:tc>
          <w:tcPr>
            <w:tcW w:w="5487" w:type="dxa"/>
            <w:tcBorders>
              <w:top w:val="single" w:sz="6" w:space="0" w:color="000000"/>
              <w:left w:val="nil"/>
              <w:bottom w:val="single" w:sz="6" w:space="0" w:color="000000"/>
              <w:right w:val="single" w:sz="6" w:space="0" w:color="000000"/>
            </w:tcBorders>
            <w:vAlign w:val="center"/>
          </w:tcPr>
          <w:p w14:paraId="622E07D6" w14:textId="77777777" w:rsidR="00D756C4" w:rsidRDefault="00D756C4" w:rsidP="00D756C4">
            <w:pPr>
              <w:pStyle w:val="Normal1"/>
              <w:spacing w:line="360" w:lineRule="auto"/>
            </w:pPr>
            <w:r w:rsidRPr="00F965D1">
              <w:rPr>
                <w:rFonts w:ascii="Arial" w:eastAsia="Arial" w:hAnsi="Arial" w:cs="Arial"/>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77777777" w:rsidR="00D756C4" w:rsidRDefault="00D756C4" w:rsidP="00D756C4">
            <w:pPr>
              <w:pStyle w:val="Normal1"/>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70FDF447" w14:textId="77777777" w:rsidR="00D756C4" w:rsidRDefault="00D756C4" w:rsidP="00D756C4">
            <w:pPr>
              <w:pStyle w:val="Normal1"/>
              <w:spacing w:line="360" w:lineRule="auto"/>
            </w:pPr>
            <w:r w:rsidRPr="00F965D1">
              <w:rPr>
                <w:rFonts w:ascii="Arial" w:eastAsia="Arial" w:hAnsi="Arial" w:cs="Arial"/>
              </w:rPr>
              <w:t>15.09.2013.</w:t>
            </w:r>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77777777" w:rsidR="00D756C4" w:rsidRDefault="00D756C4" w:rsidP="00D756C4">
            <w:pPr>
              <w:pStyle w:val="Normal1"/>
              <w:spacing w:line="360" w:lineRule="auto"/>
            </w:pPr>
            <w:r w:rsidRPr="00F965D1">
              <w:rPr>
                <w:rFonts w:ascii="Arial" w:eastAsia="Arial" w:hAnsi="Arial" w:cs="Arial"/>
              </w:rPr>
              <w:t>1.12</w:t>
            </w:r>
          </w:p>
        </w:tc>
        <w:tc>
          <w:tcPr>
            <w:tcW w:w="5487" w:type="dxa"/>
            <w:tcBorders>
              <w:top w:val="single" w:sz="6" w:space="0" w:color="000000"/>
              <w:left w:val="nil"/>
              <w:bottom w:val="single" w:sz="6" w:space="0" w:color="000000"/>
              <w:right w:val="single" w:sz="6" w:space="0" w:color="000000"/>
            </w:tcBorders>
            <w:vAlign w:val="center"/>
          </w:tcPr>
          <w:p w14:paraId="2711E57F" w14:textId="77777777" w:rsidR="00D756C4" w:rsidRDefault="00D756C4" w:rsidP="00D756C4">
            <w:pPr>
              <w:pStyle w:val="Normal1"/>
              <w:spacing w:line="360" w:lineRule="auto"/>
            </w:pPr>
            <w:r w:rsidRPr="00F965D1">
              <w:rPr>
                <w:rFonts w:ascii="Arial" w:eastAsia="Arial" w:hAnsi="Arial" w:cs="Arial"/>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69FE0F88" w14:textId="77777777" w:rsidR="00D756C4" w:rsidRDefault="00D756C4" w:rsidP="00D756C4">
            <w:pPr>
              <w:pStyle w:val="Normal1"/>
              <w:spacing w:line="360" w:lineRule="auto"/>
            </w:pPr>
            <w:r w:rsidRPr="00F965D1">
              <w:rPr>
                <w:rFonts w:ascii="Arial" w:eastAsia="Arial" w:hAnsi="Arial" w:cs="Arial"/>
              </w:rPr>
              <w:t>15.09.2013.</w:t>
            </w:r>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7777777" w:rsidR="00D756C4" w:rsidRDefault="00D756C4" w:rsidP="00D756C4">
            <w:pPr>
              <w:pStyle w:val="Normal1"/>
              <w:spacing w:line="360" w:lineRule="auto"/>
            </w:pPr>
            <w:r w:rsidRPr="00F965D1">
              <w:rPr>
                <w:rFonts w:ascii="Arial" w:eastAsia="Arial" w:hAnsi="Arial" w:cs="Arial"/>
              </w:rPr>
              <w:t>1.5</w:t>
            </w:r>
          </w:p>
        </w:tc>
        <w:tc>
          <w:tcPr>
            <w:tcW w:w="5487" w:type="dxa"/>
            <w:tcBorders>
              <w:top w:val="single" w:sz="6" w:space="0" w:color="000000"/>
              <w:left w:val="nil"/>
              <w:bottom w:val="single" w:sz="6" w:space="0" w:color="000000"/>
              <w:right w:val="single" w:sz="6" w:space="0" w:color="000000"/>
            </w:tcBorders>
            <w:vAlign w:val="center"/>
          </w:tcPr>
          <w:p w14:paraId="5F44206A" w14:textId="77777777" w:rsidR="00D756C4" w:rsidRDefault="00D756C4" w:rsidP="00D756C4">
            <w:pPr>
              <w:pStyle w:val="Normal1"/>
              <w:spacing w:line="360" w:lineRule="auto"/>
            </w:pPr>
            <w:r w:rsidRPr="00F965D1">
              <w:rPr>
                <w:rFonts w:ascii="Arial" w:eastAsia="Arial" w:hAnsi="Arial" w:cs="Arial"/>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vAlign w:val="center"/>
          </w:tcPr>
          <w:p w14:paraId="539C630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318F687F" w14:textId="77777777" w:rsidR="00D756C4" w:rsidRDefault="00D756C4" w:rsidP="00D756C4">
            <w:pPr>
              <w:pStyle w:val="Normal1"/>
              <w:spacing w:line="360" w:lineRule="auto"/>
            </w:pPr>
            <w:r w:rsidRPr="00F965D1">
              <w:rPr>
                <w:rFonts w:ascii="Arial" w:eastAsia="Arial" w:hAnsi="Arial" w:cs="Arial"/>
              </w:rPr>
              <w:t>19.09.2013.</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1"/>
              <w:spacing w:line="360" w:lineRule="auto"/>
            </w:pPr>
            <w:r w:rsidRPr="00F965D1">
              <w:rPr>
                <w:rFonts w:ascii="Arial" w:eastAsia="Arial" w:hAnsi="Arial" w:cs="Arial"/>
              </w:rPr>
              <w:lastRenderedPageBreak/>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1"/>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1"/>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1"/>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1"/>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1"/>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1"/>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1"/>
              <w:spacing w:line="360" w:lineRule="auto"/>
            </w:pPr>
            <w:r w:rsidRPr="00F965D1">
              <w:rPr>
                <w:rFonts w:ascii="Arial" w:eastAsia="Arial" w:hAnsi="Arial" w:cs="Arial"/>
              </w:rPr>
              <w:t>28.09.2013.</w:t>
            </w:r>
          </w:p>
        </w:tc>
      </w:tr>
    </w:tbl>
    <w:p w14:paraId="2D160086" w14:textId="77777777" w:rsidR="00BF7533" w:rsidRPr="00CE19A5" w:rsidRDefault="00BF7533">
      <w:pPr>
        <w:pStyle w:val="Normal1"/>
        <w:spacing w:line="360" w:lineRule="auto"/>
        <w:jc w:val="both"/>
        <w:rPr>
          <w:rFonts w:ascii="Arial" w:hAnsi="Arial" w:cs="Arial"/>
        </w:rPr>
      </w:pPr>
    </w:p>
    <w:p w14:paraId="401EF2B7" w14:textId="77777777" w:rsidR="00BF7533" w:rsidRDefault="00454E07">
      <w:pPr>
        <w:pStyle w:val="Normal1"/>
        <w:spacing w:line="360" w:lineRule="auto"/>
        <w:jc w:val="both"/>
      </w:pPr>
      <w:bookmarkStart w:id="94" w:name="h.30j0zll" w:colFirst="0" w:colLast="0"/>
      <w:bookmarkEnd w:id="94"/>
      <w:r>
        <w:rPr>
          <w:rFonts w:ascii="Arial" w:eastAsia="Arial" w:hAnsi="Arial" w:cs="Arial"/>
          <w:i/>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sz w:val="20"/>
        </w:rPr>
        <w:t>1.0</w:t>
      </w:r>
      <w:r>
        <w:rPr>
          <w:rFonts w:ascii="Arial" w:eastAsia="Arial" w:hAnsi="Arial" w:cs="Arial"/>
          <w:i/>
          <w:sz w:val="20"/>
        </w:rPr>
        <w:t xml:space="preserve"> i </w:t>
      </w:r>
      <w:r>
        <w:rPr>
          <w:rFonts w:ascii="Arial" w:eastAsia="Arial" w:hAnsi="Arial" w:cs="Arial"/>
          <w:b/>
          <w:i/>
          <w:sz w:val="20"/>
        </w:rPr>
        <w:t>2.0</w:t>
      </w:r>
      <w:r>
        <w:rPr>
          <w:rFonts w:ascii="Arial" w:eastAsia="Arial" w:hAnsi="Arial" w:cs="Arial"/>
          <w:i/>
          <w:sz w:val="20"/>
        </w:rPr>
        <w:t xml:space="preserve"> (Preporuka je da te revizije budu podebljane unutar liste). </w:t>
      </w:r>
    </w:p>
    <w:p w14:paraId="7E522EBE" w14:textId="77777777" w:rsidR="00BF7533" w:rsidRDefault="00454E07">
      <w:pPr>
        <w:pStyle w:val="Normal1"/>
      </w:pPr>
      <w:r>
        <w:br w:type="page"/>
      </w:r>
    </w:p>
    <w:p w14:paraId="31D82E2E" w14:textId="77777777" w:rsidR="00BF7533" w:rsidRDefault="00454E07">
      <w:pPr>
        <w:pStyle w:val="Heading1"/>
        <w:numPr>
          <w:ilvl w:val="0"/>
          <w:numId w:val="3"/>
        </w:numPr>
      </w:pPr>
      <w:bookmarkStart w:id="95" w:name="_Toc431806046"/>
      <w:r>
        <w:lastRenderedPageBreak/>
        <w:t>Opis projektnog zadatka</w:t>
      </w:r>
      <w:bookmarkEnd w:id="95"/>
    </w:p>
    <w:p w14:paraId="4D7057A1" w14:textId="77777777" w:rsidR="00BD7A70" w:rsidRDefault="002F2D77"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Cilj </w:t>
      </w:r>
      <w:r w:rsidR="00FD7F95" w:rsidRPr="002F2D77">
        <w:rPr>
          <w:rFonts w:ascii="Arial" w:hAnsi="Arial" w:cs="Arial"/>
          <w:szCs w:val="24"/>
        </w:rPr>
        <w:t xml:space="preserve">ovoga projekta je izraditi </w:t>
      </w:r>
      <w:r w:rsidR="00FC0801">
        <w:rPr>
          <w:rFonts w:ascii="Arial" w:hAnsi="Arial" w:cs="Arial"/>
          <w:szCs w:val="24"/>
        </w:rPr>
        <w:t xml:space="preserve">kvalitetnu </w:t>
      </w:r>
      <w:r w:rsidR="00FD7F95" w:rsidRPr="002F2D77">
        <w:rPr>
          <w:rFonts w:ascii="Arial" w:hAnsi="Arial" w:cs="Arial"/>
          <w:szCs w:val="24"/>
        </w:rPr>
        <w:t xml:space="preserve">internetsku stranicu </w:t>
      </w:r>
      <w:r w:rsidR="00777FA9">
        <w:rPr>
          <w:rFonts w:ascii="Arial" w:hAnsi="Arial" w:cs="Arial"/>
          <w:szCs w:val="24"/>
        </w:rPr>
        <w:t>za</w:t>
      </w:r>
      <w:r w:rsidR="008E2D1F">
        <w:rPr>
          <w:rFonts w:ascii="Arial" w:hAnsi="Arial" w:cs="Arial"/>
          <w:szCs w:val="24"/>
        </w:rPr>
        <w:t xml:space="preserve"> online</w:t>
      </w:r>
      <w:r w:rsidR="00FD7F95" w:rsidRPr="002F2D77">
        <w:rPr>
          <w:rFonts w:ascii="Arial" w:hAnsi="Arial" w:cs="Arial"/>
          <w:szCs w:val="24"/>
        </w:rPr>
        <w:t xml:space="preserve"> narudžbu jela</w:t>
      </w:r>
      <w:r w:rsidR="00777FA9">
        <w:rPr>
          <w:rFonts w:ascii="Arial" w:hAnsi="Arial" w:cs="Arial"/>
          <w:szCs w:val="24"/>
        </w:rPr>
        <w:t>.</w:t>
      </w:r>
      <w:r w:rsidR="008E2D1F">
        <w:rPr>
          <w:rFonts w:ascii="Arial" w:hAnsi="Arial" w:cs="Arial"/>
          <w:szCs w:val="24"/>
        </w:rPr>
        <w:t xml:space="preserve"> </w:t>
      </w:r>
      <w:r w:rsidR="00777FA9">
        <w:rPr>
          <w:rFonts w:ascii="Arial" w:hAnsi="Arial" w:cs="Arial"/>
          <w:szCs w:val="24"/>
        </w:rPr>
        <w:t>Stranica će omogućiti jednostavnu i brzu online narudžbu jela s roštilja za određeni restoran</w:t>
      </w:r>
      <w:r w:rsidR="00FD7F95" w:rsidRPr="002F2D77">
        <w:rPr>
          <w:rFonts w:ascii="Arial" w:hAnsi="Arial" w:cs="Arial"/>
          <w:szCs w:val="24"/>
        </w:rPr>
        <w:t>.</w:t>
      </w:r>
      <w:r w:rsidR="00E84251">
        <w:rPr>
          <w:rFonts w:ascii="Arial" w:hAnsi="Arial" w:cs="Arial"/>
          <w:szCs w:val="24"/>
        </w:rPr>
        <w:t xml:space="preserve"> </w:t>
      </w:r>
      <w:r w:rsidR="00D14191">
        <w:rPr>
          <w:rFonts w:ascii="Arial" w:hAnsi="Arial" w:cs="Arial"/>
          <w:szCs w:val="24"/>
        </w:rPr>
        <w:t xml:space="preserve">U Hrvatskoj već </w:t>
      </w:r>
      <w:r w:rsidR="00F63BA3">
        <w:rPr>
          <w:rFonts w:ascii="Arial" w:hAnsi="Arial" w:cs="Arial"/>
          <w:szCs w:val="24"/>
        </w:rPr>
        <w:t>postoje restorani koji su speci</w:t>
      </w:r>
      <w:r w:rsidR="00D14191">
        <w:rPr>
          <w:rFonts w:ascii="Arial" w:hAnsi="Arial" w:cs="Arial"/>
          <w:szCs w:val="24"/>
        </w:rPr>
        <w:t>j</w:t>
      </w:r>
      <w:r w:rsidR="00F63BA3">
        <w:rPr>
          <w:rFonts w:ascii="Arial" w:hAnsi="Arial" w:cs="Arial"/>
          <w:szCs w:val="24"/>
        </w:rPr>
        <w:t>aliz</w:t>
      </w:r>
      <w:r w:rsidR="00D14191">
        <w:rPr>
          <w:rFonts w:ascii="Arial" w:hAnsi="Arial" w:cs="Arial"/>
          <w:szCs w:val="24"/>
        </w:rPr>
        <w:t>irani za jela s roštilja i koji imaju svoje internetske stranice, ali sama narudžba jela se odvija p</w:t>
      </w:r>
      <w:r w:rsidR="00F63BA3">
        <w:rPr>
          <w:rFonts w:ascii="Arial" w:hAnsi="Arial" w:cs="Arial"/>
          <w:szCs w:val="24"/>
        </w:rPr>
        <w:t>r</w:t>
      </w:r>
      <w:r w:rsidR="006D5632">
        <w:rPr>
          <w:rFonts w:ascii="Arial" w:hAnsi="Arial" w:cs="Arial"/>
          <w:szCs w:val="24"/>
        </w:rPr>
        <w:t>eko telefo</w:t>
      </w:r>
      <w:r w:rsidR="00D14191">
        <w:rPr>
          <w:rFonts w:ascii="Arial" w:hAnsi="Arial" w:cs="Arial"/>
          <w:szCs w:val="24"/>
        </w:rPr>
        <w:t>n</w:t>
      </w:r>
      <w:r w:rsidR="006D5632">
        <w:rPr>
          <w:rFonts w:ascii="Arial" w:hAnsi="Arial" w:cs="Arial"/>
          <w:szCs w:val="24"/>
        </w:rPr>
        <w:t>s</w:t>
      </w:r>
      <w:r w:rsidR="00436281">
        <w:rPr>
          <w:rFonts w:ascii="Arial" w:hAnsi="Arial" w:cs="Arial"/>
          <w:szCs w:val="24"/>
        </w:rPr>
        <w:t>kog razgovora</w:t>
      </w:r>
      <w:r w:rsidR="00701D42">
        <w:rPr>
          <w:rFonts w:ascii="Arial" w:hAnsi="Arial" w:cs="Arial"/>
          <w:szCs w:val="24"/>
        </w:rPr>
        <w:t xml:space="preserve">. </w:t>
      </w:r>
      <w:r w:rsidR="00436281">
        <w:rPr>
          <w:rFonts w:ascii="Arial" w:hAnsi="Arial" w:cs="Arial"/>
          <w:szCs w:val="24"/>
        </w:rPr>
        <w:t>Naša stranica će omogućavati korisnicima narudžbu jela putem interneta, bez potrebe ikakvog poziva</w:t>
      </w:r>
      <w:r w:rsidR="00E84251">
        <w:rPr>
          <w:rFonts w:ascii="Arial" w:hAnsi="Arial" w:cs="Arial"/>
          <w:szCs w:val="24"/>
        </w:rPr>
        <w:t>.</w:t>
      </w:r>
      <w:r w:rsidR="00F63BA3">
        <w:rPr>
          <w:rFonts w:ascii="Arial" w:hAnsi="Arial" w:cs="Arial"/>
          <w:szCs w:val="24"/>
        </w:rPr>
        <w:t xml:space="preserve"> </w:t>
      </w:r>
    </w:p>
    <w:p w14:paraId="69DE88D0" w14:textId="77777777" w:rsidR="006D5632" w:rsidRDefault="00BD7A70" w:rsidP="006D563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Stranica programske podrške ima kartice:</w:t>
      </w:r>
    </w:p>
    <w:p w14:paraId="19337ECA" w14:textId="77777777" w:rsidR="00BD7A70" w:rsidRDefault="000555E1"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Naslovna stranica</w:t>
      </w:r>
    </w:p>
    <w:p w14:paraId="6793BC16"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Ponuda</w:t>
      </w:r>
    </w:p>
    <w:p w14:paraId="29A37461"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Kontakt</w:t>
      </w:r>
    </w:p>
    <w:p w14:paraId="7EB485A6" w14:textId="77777777" w:rsidR="0020130D" w:rsidRDefault="0020130D"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Komentari</w:t>
      </w:r>
    </w:p>
    <w:p w14:paraId="6E783E64" w14:textId="77777777" w:rsidR="00542CDB" w:rsidRDefault="00257416"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Također, </w:t>
      </w:r>
      <w:r w:rsidR="007C122B">
        <w:rPr>
          <w:rFonts w:ascii="Arial" w:hAnsi="Arial" w:cs="Arial"/>
          <w:szCs w:val="24"/>
        </w:rPr>
        <w:t xml:space="preserve">u desnom gornjem kutu </w:t>
      </w:r>
      <w:r>
        <w:rPr>
          <w:rFonts w:ascii="Arial" w:hAnsi="Arial" w:cs="Arial"/>
          <w:szCs w:val="24"/>
        </w:rPr>
        <w:t>pos</w:t>
      </w:r>
      <w:r w:rsidR="00C56532">
        <w:rPr>
          <w:rFonts w:ascii="Arial" w:hAnsi="Arial" w:cs="Arial"/>
          <w:szCs w:val="24"/>
        </w:rPr>
        <w:t xml:space="preserve">toje dva gumba: </w:t>
      </w:r>
      <w:r w:rsidR="00F722FD">
        <w:rPr>
          <w:rFonts w:ascii="Arial" w:hAnsi="Arial" w:cs="Arial"/>
          <w:szCs w:val="24"/>
        </w:rPr>
        <w:t>„K</w:t>
      </w:r>
      <w:r w:rsidR="00C56532">
        <w:rPr>
          <w:rFonts w:ascii="Arial" w:hAnsi="Arial" w:cs="Arial"/>
          <w:szCs w:val="24"/>
        </w:rPr>
        <w:t>ošarica</w:t>
      </w:r>
      <w:r w:rsidR="00F722FD">
        <w:rPr>
          <w:rFonts w:ascii="Arial" w:hAnsi="Arial" w:cs="Arial"/>
          <w:szCs w:val="24"/>
        </w:rPr>
        <w:t>“</w:t>
      </w:r>
      <w:r w:rsidR="00C56532">
        <w:rPr>
          <w:rFonts w:ascii="Arial" w:hAnsi="Arial" w:cs="Arial"/>
          <w:szCs w:val="24"/>
        </w:rPr>
        <w:t xml:space="preserve"> i </w:t>
      </w:r>
      <w:r w:rsidR="00F722FD">
        <w:rPr>
          <w:rFonts w:ascii="Arial" w:hAnsi="Arial" w:cs="Arial"/>
          <w:szCs w:val="24"/>
        </w:rPr>
        <w:t>„I</w:t>
      </w:r>
      <w:r w:rsidR="00C56532">
        <w:rPr>
          <w:rFonts w:ascii="Arial" w:hAnsi="Arial" w:cs="Arial"/>
          <w:szCs w:val="24"/>
        </w:rPr>
        <w:t>zbornik</w:t>
      </w:r>
      <w:r w:rsidR="00F722FD">
        <w:rPr>
          <w:rFonts w:ascii="Arial" w:hAnsi="Arial" w:cs="Arial"/>
          <w:szCs w:val="24"/>
        </w:rPr>
        <w:t>“</w:t>
      </w:r>
      <w:r>
        <w:rPr>
          <w:rFonts w:ascii="Arial" w:hAnsi="Arial" w:cs="Arial"/>
          <w:szCs w:val="24"/>
        </w:rPr>
        <w:t xml:space="preserve">. </w:t>
      </w:r>
    </w:p>
    <w:p w14:paraId="15FE83BB" w14:textId="77777777" w:rsidR="00917B4C" w:rsidDel="00A809C2" w:rsidRDefault="007C122B" w:rsidP="00917B4C">
      <w:pPr>
        <w:shd w:val="clear" w:color="auto" w:fill="FFFFFF"/>
        <w:spacing w:before="100" w:beforeAutospacing="1" w:after="100" w:afterAutospacing="1" w:line="360" w:lineRule="auto"/>
        <w:ind w:firstLine="709"/>
        <w:jc w:val="both"/>
        <w:textAlignment w:val="baseline"/>
        <w:rPr>
          <w:del w:id="96" w:author="Filip Gulan" w:date="2015-11-13T21:31:00Z"/>
          <w:rFonts w:ascii="Arial" w:hAnsi="Arial" w:cs="Arial"/>
          <w:szCs w:val="24"/>
        </w:rPr>
      </w:pPr>
      <w:r>
        <w:rPr>
          <w:rFonts w:ascii="Arial" w:hAnsi="Arial" w:cs="Arial"/>
          <w:szCs w:val="24"/>
        </w:rPr>
        <w:t>Na naslovnoj stranici prikazane su slike restorana, prosječna ocjena restorana i najčešće naručivana jela. N</w:t>
      </w:r>
      <w:r w:rsidR="00542CDB">
        <w:rPr>
          <w:rFonts w:ascii="Arial" w:hAnsi="Arial" w:cs="Arial"/>
          <w:szCs w:val="24"/>
        </w:rPr>
        <w:t xml:space="preserve">a </w:t>
      </w:r>
      <w:r w:rsidR="00026E4B">
        <w:rPr>
          <w:rFonts w:ascii="Arial" w:hAnsi="Arial" w:cs="Arial"/>
          <w:szCs w:val="24"/>
        </w:rPr>
        <w:t>dnu naslovne</w:t>
      </w:r>
      <w:r w:rsidR="009B7720">
        <w:rPr>
          <w:rFonts w:ascii="Arial" w:hAnsi="Arial" w:cs="Arial"/>
          <w:szCs w:val="24"/>
        </w:rPr>
        <w:t xml:space="preserve"> </w:t>
      </w:r>
      <w:r w:rsidR="00026E4B">
        <w:rPr>
          <w:rFonts w:ascii="Arial" w:hAnsi="Arial" w:cs="Arial"/>
          <w:szCs w:val="24"/>
        </w:rPr>
        <w:t>stranice</w:t>
      </w:r>
      <w:r w:rsidR="00542CDB">
        <w:rPr>
          <w:rFonts w:ascii="Arial" w:hAnsi="Arial" w:cs="Arial"/>
          <w:szCs w:val="24"/>
        </w:rPr>
        <w:t xml:space="preserve"> nalaze se</w:t>
      </w:r>
      <w:ins w:id="97" w:author="Tin Trčak" w:date="2015-11-11T21:33:00Z">
        <w:r w:rsidR="00AD1A05">
          <w:rPr>
            <w:rFonts w:ascii="Arial" w:hAnsi="Arial" w:cs="Arial"/>
            <w:szCs w:val="24"/>
          </w:rPr>
          <w:t xml:space="preserve"> osnovne informacije</w:t>
        </w:r>
      </w:ins>
      <w:r w:rsidR="00917B4C">
        <w:rPr>
          <w:rFonts w:ascii="Arial" w:hAnsi="Arial" w:cs="Arial"/>
          <w:szCs w:val="24"/>
        </w:rPr>
        <w:t>: naziv restorana, adresa restorana, slike restorana, ime i prezime vlasnika, prosječnu ocjenu klijenata, radno vrijeme, telefonski broj, iznos minimalne narudžbe, prosječno vrijeme dostave, načine plaćanja</w:t>
      </w:r>
      <w:r w:rsidR="00917B4C" w:rsidRPr="00917B4C">
        <w:rPr>
          <w:rFonts w:ascii="Arial" w:hAnsi="Arial" w:cs="Arial"/>
          <w:szCs w:val="24"/>
        </w:rPr>
        <w:t>.</w:t>
      </w:r>
      <w:r>
        <w:rPr>
          <w:rFonts w:ascii="Arial" w:hAnsi="Arial" w:cs="Arial"/>
          <w:szCs w:val="24"/>
        </w:rPr>
        <w:t xml:space="preserve"> </w:t>
      </w:r>
    </w:p>
    <w:p w14:paraId="60106B15" w14:textId="77777777" w:rsidR="00A809C2" w:rsidRDefault="00A809C2">
      <w:pPr>
        <w:shd w:val="clear" w:color="auto" w:fill="FFFFFF"/>
        <w:spacing w:before="100" w:beforeAutospacing="1" w:after="100" w:afterAutospacing="1" w:line="360" w:lineRule="auto"/>
        <w:jc w:val="both"/>
        <w:textAlignment w:val="baseline"/>
        <w:rPr>
          <w:ins w:id="98" w:author="Filip Gulan" w:date="2015-11-13T21:31:00Z"/>
          <w:rFonts w:ascii="Arial" w:hAnsi="Arial" w:cs="Arial"/>
          <w:szCs w:val="24"/>
        </w:rPr>
        <w:pPrChange w:id="99"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7777777" w:rsidR="00842AAC" w:rsidRDefault="009B7720"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Klikom na „Ponudu“ korisnik će otići na stranicu gdje će moći odabrati </w:t>
      </w:r>
      <w:r w:rsidR="00026E4B">
        <w:rPr>
          <w:rFonts w:ascii="Arial" w:hAnsi="Arial" w:cs="Arial"/>
          <w:szCs w:val="24"/>
        </w:rPr>
        <w:t xml:space="preserve">određenu </w:t>
      </w:r>
      <w:r>
        <w:rPr>
          <w:rFonts w:ascii="Arial" w:hAnsi="Arial" w:cs="Arial"/>
          <w:szCs w:val="24"/>
        </w:rPr>
        <w:t xml:space="preserve">kategoriju jela. Odabirom </w:t>
      </w:r>
      <w:r w:rsidR="00026E4B">
        <w:rPr>
          <w:rFonts w:ascii="Arial" w:hAnsi="Arial" w:cs="Arial"/>
          <w:szCs w:val="24"/>
        </w:rPr>
        <w:t>jedne kategorije</w:t>
      </w:r>
      <w:r>
        <w:rPr>
          <w:rFonts w:ascii="Arial" w:hAnsi="Arial" w:cs="Arial"/>
          <w:szCs w:val="24"/>
        </w:rPr>
        <w:t xml:space="preserve"> jela korisniku će se otvoriti sva jela unutar </w:t>
      </w:r>
      <w:r w:rsidR="00026E4B">
        <w:rPr>
          <w:rFonts w:ascii="Arial" w:hAnsi="Arial" w:cs="Arial"/>
          <w:szCs w:val="24"/>
        </w:rPr>
        <w:t xml:space="preserve">odabrane </w:t>
      </w:r>
      <w:r>
        <w:rPr>
          <w:rFonts w:ascii="Arial" w:hAnsi="Arial" w:cs="Arial"/>
          <w:szCs w:val="24"/>
        </w:rPr>
        <w:t xml:space="preserve">kategorije i mogućnost odabira ponuđenih jela. </w:t>
      </w:r>
      <w:r w:rsidR="00842AAC">
        <w:rPr>
          <w:rFonts w:ascii="Arial" w:hAnsi="Arial" w:cs="Arial"/>
          <w:szCs w:val="24"/>
        </w:rPr>
        <w:t>Svako jelo će imati svoju sliku, cijenu i mogućnost narudžbe, te klikom na jelo bilo gdje drugdje osim na gumb za narudžbu korisnik će biti preusmjeren na stranicu samog jela u kojoj će pisati opis i komentari tog jela.</w:t>
      </w:r>
    </w:p>
    <w:p w14:paraId="33437564" w14:textId="77777777" w:rsidR="00542CDB" w:rsidDel="009C7D56" w:rsidRDefault="009B7720" w:rsidP="00917B4C">
      <w:pPr>
        <w:shd w:val="clear" w:color="auto" w:fill="FFFFFF"/>
        <w:spacing w:before="100" w:beforeAutospacing="1" w:after="100" w:afterAutospacing="1" w:line="360" w:lineRule="auto"/>
        <w:ind w:firstLine="709"/>
        <w:jc w:val="both"/>
        <w:textAlignment w:val="baseline"/>
        <w:rPr>
          <w:del w:id="100" w:author="Tin Trčak" w:date="2015-11-11T21:42:00Z"/>
          <w:rFonts w:ascii="Arial" w:hAnsi="Arial" w:cs="Arial"/>
          <w:szCs w:val="24"/>
        </w:rPr>
      </w:pPr>
      <w:r>
        <w:rPr>
          <w:rFonts w:ascii="Arial" w:hAnsi="Arial" w:cs="Arial"/>
          <w:szCs w:val="24"/>
        </w:rPr>
        <w:t>Klikom na karticu „Kontakt“</w:t>
      </w:r>
      <w:r w:rsidR="00F722FD">
        <w:rPr>
          <w:rFonts w:ascii="Arial" w:hAnsi="Arial" w:cs="Arial"/>
          <w:szCs w:val="24"/>
        </w:rPr>
        <w:t xml:space="preserve"> korisniku se prikazuju </w:t>
      </w:r>
      <w:r w:rsidR="00026E4B">
        <w:rPr>
          <w:rFonts w:ascii="Arial" w:hAnsi="Arial" w:cs="Arial"/>
          <w:szCs w:val="24"/>
        </w:rPr>
        <w:t xml:space="preserve">na vrhu stranice opći </w:t>
      </w:r>
      <w:r w:rsidR="00F722FD">
        <w:rPr>
          <w:rFonts w:ascii="Arial" w:hAnsi="Arial" w:cs="Arial"/>
          <w:szCs w:val="24"/>
        </w:rPr>
        <w:t>podaci kao što su naziv restorana, adresa restorana, telefonski broj, radno vrijeme, ime i prezime vlasnika.</w:t>
      </w:r>
    </w:p>
    <w:p w14:paraId="3DFB5DE9" w14:textId="77777777" w:rsidR="00842AAC" w:rsidRDefault="009C7D56"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ins w:id="101" w:author="Tin Trčak" w:date="2015-11-11T21:42:00Z">
        <w:r>
          <w:rPr>
            <w:rFonts w:ascii="Arial" w:hAnsi="Arial" w:cs="Arial"/>
            <w:szCs w:val="24"/>
          </w:rPr>
          <w:t xml:space="preserve"> </w:t>
        </w:r>
      </w:ins>
      <w:r w:rsidR="00842AAC">
        <w:rPr>
          <w:rFonts w:ascii="Arial" w:hAnsi="Arial" w:cs="Arial"/>
          <w:szCs w:val="24"/>
        </w:rPr>
        <w:t xml:space="preserve">Klikom na karticu „Komentari“ korisnik će moći vidjeti sve komentare i ocjene restorana drugih korisnika te će moći i sam upisati vlastiti komentar i odabrati </w:t>
      </w:r>
      <w:ins w:id="102" w:author="Jan Kelemen" w:date="2015-11-11T18:55:00Z">
        <w:r w:rsidR="00006F05">
          <w:rPr>
            <w:rFonts w:ascii="Arial" w:hAnsi="Arial" w:cs="Arial"/>
            <w:szCs w:val="24"/>
          </w:rPr>
          <w:t xml:space="preserve">ocjenu </w:t>
        </w:r>
      </w:ins>
      <w:del w:id="103" w:author="Jan Kelemen" w:date="2015-11-11T18:55:00Z">
        <w:r w:rsidR="00842AAC" w:rsidDel="00006F05">
          <w:rPr>
            <w:rFonts w:ascii="Arial" w:hAnsi="Arial" w:cs="Arial"/>
            <w:szCs w:val="24"/>
          </w:rPr>
          <w:delText xml:space="preserve">cjelobrojni broj zvjezdice </w:delText>
        </w:r>
      </w:del>
      <w:r w:rsidR="00842AAC">
        <w:rPr>
          <w:rFonts w:ascii="Arial" w:hAnsi="Arial" w:cs="Arial"/>
          <w:szCs w:val="24"/>
        </w:rPr>
        <w:t>koj</w:t>
      </w:r>
      <w:del w:id="104" w:author="Jan Kelemen" w:date="2015-11-11T18:55:00Z">
        <w:r w:rsidR="00842AAC" w:rsidDel="00006F05">
          <w:rPr>
            <w:rFonts w:ascii="Arial" w:hAnsi="Arial" w:cs="Arial"/>
            <w:szCs w:val="24"/>
          </w:rPr>
          <w:delText>i</w:delText>
        </w:r>
      </w:del>
      <w:ins w:id="105" w:author="Jan Kelemen" w:date="2015-11-11T18:55:00Z">
        <w:r w:rsidR="00006F05">
          <w:rPr>
            <w:rFonts w:ascii="Arial" w:hAnsi="Arial" w:cs="Arial"/>
            <w:szCs w:val="24"/>
          </w:rPr>
          <w:t>u</w:t>
        </w:r>
      </w:ins>
      <w:r w:rsidR="00842AAC">
        <w:rPr>
          <w:rFonts w:ascii="Arial" w:hAnsi="Arial" w:cs="Arial"/>
          <w:szCs w:val="24"/>
        </w:rPr>
        <w:t xml:space="preserve"> će dodijeliti restoranu. </w:t>
      </w:r>
    </w:p>
    <w:p w14:paraId="6F4E92A7" w14:textId="77777777"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lastRenderedPageBreak/>
        <w:t xml:space="preserve">Glavni aktori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(klijente) su dijeltanici restorana i vlasnik restorana.</w:t>
      </w:r>
      <w:ins w:id="106"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107" w:author="Tin Trčak" w:date="2015-11-11T21:35:00Z">
          <w:r w:rsidR="00377ED6" w:rsidDel="00AD1A05">
            <w:rPr>
              <w:rFonts w:ascii="Arial" w:hAnsi="Arial" w:cs="Arial"/>
              <w:szCs w:val="24"/>
            </w:rPr>
            <w:delText>zadati</w:delText>
          </w:r>
        </w:del>
      </w:ins>
      <w:ins w:id="108" w:author="Tin Trčak" w:date="2015-11-11T21:35:00Z">
        <w:r w:rsidR="00AD1A05">
          <w:rPr>
            <w:rFonts w:ascii="Arial" w:hAnsi="Arial" w:cs="Arial"/>
            <w:szCs w:val="24"/>
          </w:rPr>
          <w:t>odabrati</w:t>
        </w:r>
      </w:ins>
      <w:ins w:id="109" w:author="Jan Kelemen" w:date="2015-11-11T18:38:00Z">
        <w:r w:rsidR="00377ED6">
          <w:rPr>
            <w:rFonts w:ascii="Arial" w:hAnsi="Arial" w:cs="Arial"/>
            <w:szCs w:val="24"/>
          </w:rPr>
          <w:t xml:space="preserve"> pojedinosti o samom jelu poput dodataka uz jelo i broj</w:t>
        </w:r>
        <w:del w:id="110"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111" w:author="Tin Trčak" w:date="2015-11-11T21:35:00Z">
        <w:r w:rsidR="00AD1A05">
          <w:rPr>
            <w:rFonts w:ascii="Arial" w:hAnsi="Arial" w:cs="Arial"/>
            <w:szCs w:val="24"/>
          </w:rPr>
          <w:t xml:space="preserve">određeno </w:t>
        </w:r>
      </w:ins>
      <w:ins w:id="112"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113"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114"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115" w:author="Jan Kelemen" w:date="2015-11-11T18:50:00Z">
        <w:r w:rsidDel="00377ED6">
          <w:rPr>
            <w:rFonts w:ascii="Arial" w:hAnsi="Arial" w:cs="Arial"/>
            <w:szCs w:val="24"/>
          </w:rPr>
          <w:delText xml:space="preserve">odabrati </w:delText>
        </w:r>
      </w:del>
      <w:ins w:id="116" w:author="Jan Kelemen" w:date="2015-11-11T18:50:00Z">
        <w:r w:rsidR="00377ED6">
          <w:rPr>
            <w:rFonts w:ascii="Arial" w:hAnsi="Arial" w:cs="Arial"/>
            <w:szCs w:val="24"/>
          </w:rPr>
          <w:t>upisati osobne podatke prema kojima se provodi narudžba. Osobni podaci koje korisnik treba upisati su ime, prezime i adresa</w:t>
        </w:r>
      </w:ins>
      <w:ins w:id="117" w:author="Tin Trčak" w:date="2015-11-11T21:38:00Z">
        <w:r w:rsidR="009C7D56">
          <w:rPr>
            <w:rFonts w:ascii="Arial" w:hAnsi="Arial" w:cs="Arial"/>
            <w:szCs w:val="24"/>
          </w:rPr>
          <w:t xml:space="preserve"> (i kat)</w:t>
        </w:r>
      </w:ins>
      <w:ins w:id="118" w:author="Jan Kelemen" w:date="2015-11-11T18:50:00Z">
        <w:r w:rsidR="00377ED6">
          <w:rPr>
            <w:rFonts w:ascii="Arial" w:hAnsi="Arial" w:cs="Arial"/>
            <w:szCs w:val="24"/>
          </w:rPr>
          <w:t xml:space="preserve"> </w:t>
        </w:r>
      </w:ins>
      <w:r>
        <w:rPr>
          <w:rFonts w:ascii="Arial" w:hAnsi="Arial" w:cs="Arial"/>
          <w:szCs w:val="24"/>
        </w:rPr>
        <w:t xml:space="preserve">na koju </w:t>
      </w:r>
      <w:del w:id="119"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120" w:author="Jan Kelemen" w:date="2015-11-11T18:50:00Z">
        <w:r w:rsidR="00377ED6">
          <w:rPr>
            <w:rFonts w:ascii="Arial" w:hAnsi="Arial" w:cs="Arial"/>
            <w:szCs w:val="24"/>
          </w:rPr>
          <w:t>, e</w:t>
        </w:r>
      </w:ins>
      <w:ins w:id="121" w:author="Jan Kelemen" w:date="2015-11-11T18:53:00Z">
        <w:r w:rsidR="00006F05">
          <w:rPr>
            <w:rFonts w:ascii="Arial" w:hAnsi="Arial" w:cs="Arial"/>
            <w:szCs w:val="24"/>
          </w:rPr>
          <w:t>-</w:t>
        </w:r>
      </w:ins>
      <w:ins w:id="122" w:author="Jan Kelemen" w:date="2015-11-11T18:50:00Z">
        <w:r w:rsidR="00377ED6">
          <w:rPr>
            <w:rFonts w:ascii="Arial" w:hAnsi="Arial" w:cs="Arial"/>
            <w:szCs w:val="24"/>
          </w:rPr>
          <w:t xml:space="preserve">mail adresu na koju stiže potvrda narudžbe i telefonski broj koji se koristi u slučaju da djelatnik </w:t>
        </w:r>
      </w:ins>
      <w:ins w:id="123" w:author="Jan Kelemen" w:date="2015-11-11T18:54:00Z">
        <w:r w:rsidR="00006F05">
          <w:rPr>
            <w:rFonts w:ascii="Arial" w:hAnsi="Arial" w:cs="Arial"/>
            <w:szCs w:val="24"/>
          </w:rPr>
          <w:t xml:space="preserve">restorana </w:t>
        </w:r>
      </w:ins>
      <w:ins w:id="124" w:author="Jan Kelemen" w:date="2015-11-11T18:50:00Z">
        <w:r w:rsidR="00377ED6">
          <w:rPr>
            <w:rFonts w:ascii="Arial" w:hAnsi="Arial" w:cs="Arial"/>
            <w:szCs w:val="24"/>
          </w:rPr>
          <w:t>treba kontaktirati korisnika u vezi narudžbe.</w:t>
        </w:r>
      </w:ins>
      <w:del w:id="125" w:author="Jan Kelemen" w:date="2015-11-11T18:50:00Z">
        <w:r w:rsidDel="00377ED6">
          <w:rPr>
            <w:rFonts w:ascii="Arial" w:hAnsi="Arial" w:cs="Arial"/>
            <w:szCs w:val="24"/>
          </w:rPr>
          <w:delText>.</w:delText>
        </w:r>
      </w:del>
      <w:del w:id="126" w:author="Jan Kelemen" w:date="2015-11-11T18:53:00Z">
        <w:r w:rsidR="00AD1A2C" w:rsidDel="00377ED6">
          <w:rPr>
            <w:rFonts w:ascii="Arial" w:hAnsi="Arial" w:cs="Arial"/>
            <w:szCs w:val="24"/>
          </w:rPr>
          <w:delText xml:space="preserve"> </w:delText>
        </w:r>
      </w:del>
      <w:ins w:id="127"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128" w:author="Jan Kelemen" w:date="2015-11-11T18:53:00Z">
        <w:r w:rsidR="00026E4B" w:rsidDel="00377ED6">
          <w:rPr>
            <w:rFonts w:ascii="Arial" w:hAnsi="Arial" w:cs="Arial"/>
            <w:szCs w:val="24"/>
          </w:rPr>
          <w:delText xml:space="preserve">korinsik </w:delText>
        </w:r>
      </w:del>
      <w:ins w:id="129"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130"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131" w:author="Tin Trčak" w:date="2015-11-11T21:39:00Z">
        <w:r w:rsidR="009C7D56">
          <w:rPr>
            <w:rFonts w:ascii="Arial" w:hAnsi="Arial" w:cs="Arial"/>
            <w:szCs w:val="24"/>
          </w:rPr>
          <w:t>u</w:t>
        </w:r>
      </w:ins>
      <w:del w:id="132"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133" w:author="Jan Kelemen" w:date="2015-11-11T18:46:00Z">
        <w:r w:rsidR="00377ED6">
          <w:rPr>
            <w:rFonts w:ascii="Arial" w:hAnsi="Arial" w:cs="Arial"/>
            <w:szCs w:val="24"/>
          </w:rPr>
          <w:t>, sukladno načinu plaćanja koji je korisnik odabrao prilikom narudžbe.</w:t>
        </w:r>
      </w:ins>
      <w:del w:id="134"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345CF6CC" w14:textId="77777777" w:rsidR="0020130D" w:rsidRDefault="0020130D"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135"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136" w:author="Tin Trčak" w:date="2015-11-11T21:43:00Z">
        <w:r w:rsidDel="009C7D56">
          <w:rPr>
            <w:rFonts w:ascii="Arial" w:hAnsi="Arial" w:cs="Arial"/>
            <w:szCs w:val="24"/>
          </w:rPr>
          <w:delText>jelo</w:delText>
        </w:r>
      </w:del>
      <w:ins w:id="137" w:author="Tin Trčak" w:date="2015-11-11T21:43:00Z">
        <w:r w:rsidR="009C7D56">
          <w:rPr>
            <w:rFonts w:ascii="Arial" w:hAnsi="Arial" w:cs="Arial"/>
            <w:szCs w:val="24"/>
          </w:rPr>
          <w:t>jelo i restoran</w:t>
        </w:r>
      </w:ins>
      <w:del w:id="138"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139" w:author="Jan Kelemen" w:date="2015-11-11T18:55:00Z">
        <w:r w:rsidDel="00006F05">
          <w:rPr>
            <w:rFonts w:ascii="Arial" w:hAnsi="Arial" w:cs="Arial"/>
            <w:szCs w:val="24"/>
          </w:rPr>
          <w:delText>r</w:delText>
        </w:r>
      </w:del>
      <w:r>
        <w:rPr>
          <w:rFonts w:ascii="Arial" w:hAnsi="Arial" w:cs="Arial"/>
          <w:szCs w:val="24"/>
        </w:rPr>
        <w:t xml:space="preserve">a će biti ograničena </w:t>
      </w:r>
      <w:ins w:id="140" w:author="Jan Kelemen" w:date="2015-11-11T18:55:00Z">
        <w:r w:rsidR="00006F05">
          <w:rPr>
            <w:rFonts w:ascii="Arial" w:hAnsi="Arial" w:cs="Arial"/>
            <w:szCs w:val="24"/>
          </w:rPr>
          <w:t>na</w:t>
        </w:r>
      </w:ins>
      <w:del w:id="141"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142" w:author="Jan Kelemen" w:date="2015-11-11T18:55:00Z">
        <w:r w:rsidDel="00006F05">
          <w:rPr>
            <w:rFonts w:ascii="Arial" w:hAnsi="Arial" w:cs="Arial"/>
            <w:szCs w:val="24"/>
          </w:rPr>
          <w:delText>brojem zvijezdica u cjelobrojnom</w:delText>
        </w:r>
      </w:del>
      <w:ins w:id="143" w:author="Jan Kelemen" w:date="2015-11-11T18:55:00Z">
        <w:r w:rsidR="00006F05">
          <w:rPr>
            <w:rFonts w:ascii="Arial" w:hAnsi="Arial" w:cs="Arial"/>
            <w:szCs w:val="24"/>
          </w:rPr>
          <w:t xml:space="preserve">ocjenom </w:t>
        </w:r>
      </w:ins>
      <w:ins w:id="144" w:author="Tin Trčak" w:date="2015-11-11T21:43:00Z">
        <w:r w:rsidR="009C7D56">
          <w:rPr>
            <w:rFonts w:ascii="Arial" w:hAnsi="Arial" w:cs="Arial"/>
            <w:szCs w:val="24"/>
          </w:rPr>
          <w:t xml:space="preserve">u </w:t>
        </w:r>
      </w:ins>
      <w:del w:id="145" w:author="Jan Kelemen" w:date="2015-11-11T18:55:00Z">
        <w:r w:rsidDel="00006F05">
          <w:rPr>
            <w:rFonts w:ascii="Arial" w:hAnsi="Arial" w:cs="Arial"/>
            <w:szCs w:val="24"/>
          </w:rPr>
          <w:delText xml:space="preserve"> </w:delText>
        </w:r>
      </w:del>
      <w:r>
        <w:rPr>
          <w:rFonts w:ascii="Arial" w:hAnsi="Arial" w:cs="Arial"/>
          <w:szCs w:val="24"/>
        </w:rPr>
        <w:t>intervalu od</w:t>
      </w:r>
      <w:del w:id="146" w:author="Jan Kelemen" w:date="2015-11-11T18:56:00Z">
        <w:r w:rsidDel="00006F05">
          <w:rPr>
            <w:rFonts w:ascii="Arial" w:hAnsi="Arial" w:cs="Arial"/>
            <w:szCs w:val="24"/>
          </w:rPr>
          <w:delText xml:space="preserve"> jedne zvijezdice do pet zvijezdica.</w:delText>
        </w:r>
      </w:del>
      <w:ins w:id="147" w:author="Jan Kelemen" w:date="2015-11-11T18:56:00Z">
        <w:r w:rsidR="00006F05">
          <w:rPr>
            <w:rFonts w:ascii="Arial" w:hAnsi="Arial" w:cs="Arial"/>
            <w:szCs w:val="24"/>
          </w:rPr>
          <w:t xml:space="preserve"> </w:t>
        </w:r>
      </w:ins>
      <w:ins w:id="148" w:author="Tin Trčak" w:date="2015-11-11T21:42:00Z">
        <w:r w:rsidR="009C7D56">
          <w:rPr>
            <w:rFonts w:ascii="Arial" w:hAnsi="Arial" w:cs="Arial"/>
            <w:szCs w:val="24"/>
          </w:rPr>
          <w:t>j</w:t>
        </w:r>
      </w:ins>
      <w:ins w:id="149" w:author="Jan Kelemen" w:date="2015-11-11T18:56:00Z">
        <w:del w:id="150"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151"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152" w:author="Jan Kelemen" w:date="2015-11-11T18:56:00Z">
        <w:del w:id="153" w:author="Tin Trčak" w:date="2015-11-11T21:40:00Z">
          <w:r w:rsidR="00006F05" w:rsidDel="009C7D56">
            <w:rPr>
              <w:rFonts w:ascii="Arial" w:hAnsi="Arial" w:cs="Arial"/>
              <w:szCs w:val="24"/>
            </w:rPr>
            <w:delText xml:space="preserve"> </w:delText>
          </w:r>
        </w:del>
      </w:ins>
      <w:ins w:id="154" w:author="Jan Kelemen" w:date="2015-11-11T18:57:00Z">
        <w:r w:rsidR="00006F05">
          <w:rPr>
            <w:rFonts w:ascii="Arial" w:hAnsi="Arial" w:cs="Arial"/>
            <w:szCs w:val="24"/>
          </w:rPr>
          <w:t>Prilikom komentiranja</w:t>
        </w:r>
      </w:ins>
      <w:ins w:id="155" w:author="Jan Kelemen" w:date="2015-11-11T18:56:00Z">
        <w:r w:rsidR="00006F05">
          <w:rPr>
            <w:rFonts w:ascii="Arial" w:hAnsi="Arial" w:cs="Arial"/>
            <w:szCs w:val="24"/>
          </w:rPr>
          <w:t xml:space="preserve"> obavezno se unosi i ime koje korisnik želi da se prikazuje uz komentar.</w:t>
        </w:r>
      </w:ins>
      <w:del w:id="156" w:author="Jan Kelemen" w:date="2015-11-11T18:57:00Z">
        <w:r w:rsidR="00ED18DD" w:rsidDel="00006F05">
          <w:rPr>
            <w:rFonts w:ascii="Arial" w:hAnsi="Arial" w:cs="Arial"/>
            <w:szCs w:val="24"/>
          </w:rPr>
          <w:delText xml:space="preserve"> </w:delText>
        </w:r>
      </w:del>
    </w:p>
    <w:p w14:paraId="6D74B9C3" w14:textId="77777777"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157" w:author="Jan Kelemen" w:date="2015-11-11T18:57:00Z">
        <w:r w:rsidR="00006F05">
          <w:rPr>
            <w:rFonts w:ascii="Arial" w:hAnsi="Arial" w:cs="Arial"/>
            <w:szCs w:val="24"/>
          </w:rPr>
          <w:t xml:space="preserve">i </w:t>
        </w:r>
      </w:ins>
      <w:del w:id="158"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159" w:author="Jan Kelemen" w:date="2015-11-11T18:58:00Z">
        <w:r w:rsidDel="00006F05">
          <w:rPr>
            <w:rFonts w:ascii="Arial" w:hAnsi="Arial" w:cs="Arial"/>
            <w:szCs w:val="24"/>
          </w:rPr>
          <w:delText xml:space="preserve">stare </w:delText>
        </w:r>
      </w:del>
      <w:ins w:id="160" w:author="Jan Kelemen" w:date="2015-11-11T18:58:00Z">
        <w:r w:rsidR="00006F05">
          <w:rPr>
            <w:rFonts w:ascii="Arial" w:hAnsi="Arial" w:cs="Arial"/>
            <w:szCs w:val="24"/>
          </w:rPr>
          <w:t xml:space="preserve">već postojeće </w:t>
        </w:r>
      </w:ins>
      <w:r>
        <w:rPr>
          <w:rFonts w:ascii="Arial" w:hAnsi="Arial" w:cs="Arial"/>
          <w:szCs w:val="24"/>
        </w:rPr>
        <w:t xml:space="preserve">kategorije jela, </w:t>
      </w:r>
    </w:p>
    <w:p w14:paraId="4626194A"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161" w:author="Jan Kelemen" w:date="2015-11-11T18:58:00Z">
        <w:r w:rsidDel="00006F05">
          <w:rPr>
            <w:rFonts w:ascii="Arial" w:hAnsi="Arial" w:cs="Arial"/>
            <w:szCs w:val="24"/>
          </w:rPr>
          <w:delText xml:space="preserve">stara </w:delText>
        </w:r>
      </w:del>
      <w:ins w:id="162"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mijenati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163" w:author="Jan Kelemen" w:date="2015-11-11T18:58:00Z"/>
          <w:rFonts w:ascii="Arial" w:hAnsi="Arial" w:cs="Arial"/>
          <w:szCs w:val="24"/>
        </w:rPr>
      </w:pPr>
      <w:del w:id="164"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165"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166"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167"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lastRenderedPageBreak/>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168" w:author="Tin Trčak" w:date="2015-11-11T21:44:00Z">
        <w:r w:rsidR="00720039">
          <w:rPr>
            <w:rFonts w:ascii="Arial" w:hAnsi="Arial" w:cs="Arial"/>
            <w:szCs w:val="24"/>
          </w:rPr>
          <w:t>e</w:t>
        </w:r>
      </w:ins>
      <w:del w:id="169"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170" w:author="Tin Trčak" w:date="2015-11-11T21:44:00Z">
        <w:r w:rsidR="00742D8F" w:rsidDel="00720039">
          <w:rPr>
            <w:rFonts w:ascii="Arial" w:hAnsi="Arial" w:cs="Arial"/>
            <w:szCs w:val="24"/>
          </w:rPr>
          <w:delText>a</w:delText>
        </w:r>
      </w:del>
      <w:r w:rsidR="00742D8F">
        <w:rPr>
          <w:rFonts w:ascii="Arial" w:hAnsi="Arial" w:cs="Arial"/>
          <w:szCs w:val="24"/>
        </w:rPr>
        <w:t>k</w:t>
      </w:r>
      <w:ins w:id="171"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pregeldavanje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7777777" w:rsidR="005A62FA" w:rsidRDefault="00056338" w:rsidP="00056338">
      <w:pPr>
        <w:shd w:val="clear" w:color="auto" w:fill="FFFFFF"/>
        <w:spacing w:before="100" w:beforeAutospacing="1" w:after="100" w:afterAutospacing="1" w:line="360" w:lineRule="auto"/>
        <w:ind w:left="720"/>
        <w:jc w:val="both"/>
        <w:textAlignment w:val="baseline"/>
        <w:rPr>
          <w:rFonts w:ascii="Arial" w:hAnsi="Arial" w:cs="Arial"/>
          <w:szCs w:val="24"/>
        </w:rPr>
      </w:pPr>
      <w:r>
        <w:rPr>
          <w:rFonts w:ascii="Arial" w:hAnsi="Arial" w:cs="Arial"/>
          <w:szCs w:val="24"/>
        </w:rPr>
        <w:t>Naša web stranica moći će se prilagoditi i za druge restorane.</w:t>
      </w:r>
    </w:p>
    <w:p w14:paraId="06AC7D24" w14:textId="77777777" w:rsidR="00FD7F95" w:rsidRDefault="00FD7F95">
      <w:pPr>
        <w:pStyle w:val="Normal1"/>
        <w:spacing w:line="360" w:lineRule="auto"/>
        <w:jc w:val="both"/>
        <w:rPr>
          <w:rFonts w:ascii="Arial" w:eastAsia="Arial" w:hAnsi="Arial" w:cs="Arial"/>
          <w:i/>
          <w:sz w:val="20"/>
        </w:rPr>
      </w:pPr>
    </w:p>
    <w:p w14:paraId="224978DD" w14:textId="77777777" w:rsidR="00BF7533" w:rsidRDefault="00454E07">
      <w:pPr>
        <w:pStyle w:val="Normal1"/>
        <w:spacing w:line="360" w:lineRule="auto"/>
        <w:jc w:val="both"/>
      </w:pPr>
      <w:r>
        <w:rPr>
          <w:rFonts w:ascii="Arial" w:eastAsia="Arial" w:hAnsi="Arial" w:cs="Arial"/>
          <w:i/>
          <w:sz w:val="20"/>
        </w:rPr>
        <w:t>Na osnovi projektnog zadatka opisati korisničke zahtjeve. Što jasnije opisati cilj projektnog zadatka, i opširnije opisati problematiku zadatka, razraditi točke postavljenog problema, dodati nove aspekte problema i potencijalnih rješenja (već prema želji).</w:t>
      </w:r>
    </w:p>
    <w:p w14:paraId="77AE8542" w14:textId="77777777" w:rsidR="00BF7533" w:rsidRDefault="00454E07">
      <w:pPr>
        <w:pStyle w:val="Normal1"/>
        <w:spacing w:line="360" w:lineRule="auto"/>
        <w:jc w:val="both"/>
      </w:pPr>
      <w:r>
        <w:rPr>
          <w:rFonts w:ascii="Arial" w:eastAsia="Arial" w:hAnsi="Arial" w:cs="Arial"/>
          <w:i/>
          <w:sz w:val="20"/>
        </w:rPr>
        <w:t>Za pomoć pogledati reference navedene u poglavlju „Reference“, ili sve što se nađe na Webu da nudi dobre smjernice u tom pogledu.</w:t>
      </w:r>
    </w:p>
    <w:p w14:paraId="7D3B200C" w14:textId="77777777" w:rsidR="00BF7533" w:rsidRDefault="00454E07">
      <w:pPr>
        <w:pStyle w:val="Normal1"/>
        <w:spacing w:line="360" w:lineRule="auto"/>
        <w:jc w:val="both"/>
      </w:pPr>
      <w:r>
        <w:rPr>
          <w:rFonts w:ascii="Arial" w:eastAsia="Arial" w:hAnsi="Arial" w:cs="Arial"/>
          <w:i/>
          <w:sz w:val="20"/>
        </w:rPr>
        <w:t>Npr., neke od mogućih točaka bile bi (ne nužno tim redoslijedom ni tekstom):</w:t>
      </w:r>
    </w:p>
    <w:p w14:paraId="60495BED" w14:textId="77777777" w:rsidR="00BF7533" w:rsidRDefault="00454E07">
      <w:pPr>
        <w:pStyle w:val="Normal1"/>
        <w:spacing w:line="360" w:lineRule="auto"/>
        <w:jc w:val="both"/>
      </w:pPr>
      <w:r>
        <w:rPr>
          <w:rFonts w:ascii="Arial" w:eastAsia="Arial" w:hAnsi="Arial" w:cs="Arial"/>
          <w:i/>
          <w:sz w:val="20"/>
        </w:rPr>
        <w:t>Cilj i potencijalna korist ovog projekta je …</w:t>
      </w:r>
    </w:p>
    <w:p w14:paraId="79587EC4" w14:textId="77777777" w:rsidR="00BF7533" w:rsidRDefault="00454E07">
      <w:pPr>
        <w:pStyle w:val="Normal1"/>
        <w:spacing w:line="360" w:lineRule="auto"/>
        <w:jc w:val="both"/>
      </w:pPr>
      <w:r>
        <w:rPr>
          <w:rFonts w:ascii="Arial" w:eastAsia="Arial" w:hAnsi="Arial" w:cs="Arial"/>
          <w:i/>
          <w:sz w:val="20"/>
        </w:rPr>
        <w:t>Ono što već postoji iz domene primjene …</w:t>
      </w:r>
    </w:p>
    <w:p w14:paraId="53042614" w14:textId="77777777" w:rsidR="00BF7533" w:rsidRDefault="00454E07">
      <w:pPr>
        <w:pStyle w:val="Normal1"/>
        <w:spacing w:line="360" w:lineRule="auto"/>
        <w:jc w:val="both"/>
      </w:pPr>
      <w:r>
        <w:rPr>
          <w:rFonts w:ascii="Arial" w:eastAsia="Arial" w:hAnsi="Arial" w:cs="Arial"/>
          <w:i/>
          <w:sz w:val="20"/>
        </w:rPr>
        <w:t>Problem koji treba riješiti …</w:t>
      </w:r>
    </w:p>
    <w:p w14:paraId="6135B74A" w14:textId="77777777" w:rsidR="00BF7533" w:rsidRDefault="00454E07">
      <w:pPr>
        <w:pStyle w:val="Normal1"/>
        <w:spacing w:line="360" w:lineRule="auto"/>
        <w:jc w:val="both"/>
      </w:pPr>
      <w:r>
        <w:rPr>
          <w:rFonts w:ascii="Arial" w:eastAsia="Arial" w:hAnsi="Arial" w:cs="Arial"/>
          <w:i/>
          <w:sz w:val="20"/>
        </w:rPr>
        <w:t>Potrebno je ostvariti ….</w:t>
      </w:r>
    </w:p>
    <w:p w14:paraId="64C56C8B" w14:textId="77777777" w:rsidR="00BF7533" w:rsidRDefault="00454E07">
      <w:pPr>
        <w:pStyle w:val="Normal1"/>
        <w:spacing w:line="360" w:lineRule="auto"/>
        <w:jc w:val="both"/>
      </w:pPr>
      <w:r>
        <w:rPr>
          <w:rFonts w:ascii="Arial" w:eastAsia="Arial" w:hAnsi="Arial" w:cs="Arial"/>
          <w:i/>
          <w:sz w:val="20"/>
        </w:rPr>
        <w:t>Mogućnosti za implementaciju rješenja su …</w:t>
      </w:r>
    </w:p>
    <w:p w14:paraId="04E20876" w14:textId="77777777" w:rsidR="00BF7533" w:rsidRDefault="00454E07">
      <w:pPr>
        <w:pStyle w:val="Normal1"/>
        <w:spacing w:line="360" w:lineRule="auto"/>
        <w:jc w:val="both"/>
      </w:pPr>
      <w:r>
        <w:rPr>
          <w:rFonts w:ascii="Arial" w:eastAsia="Arial" w:hAnsi="Arial" w:cs="Arial"/>
          <w:i/>
          <w:sz w:val="20"/>
        </w:rPr>
        <w:t>Predviđa se izrada…</w:t>
      </w:r>
    </w:p>
    <w:p w14:paraId="6E6B42EC" w14:textId="77777777" w:rsidR="00BF7533" w:rsidRDefault="00454E07">
      <w:pPr>
        <w:pStyle w:val="Normal1"/>
        <w:spacing w:line="360" w:lineRule="auto"/>
        <w:jc w:val="both"/>
      </w:pPr>
      <w:r>
        <w:rPr>
          <w:rFonts w:ascii="Arial" w:eastAsia="Arial" w:hAnsi="Arial" w:cs="Arial"/>
          <w:i/>
          <w:sz w:val="20"/>
        </w:rPr>
        <w:lastRenderedPageBreak/>
        <w:t>Ključne točke kod implementacije sustava su …</w:t>
      </w:r>
    </w:p>
    <w:p w14:paraId="23F35072" w14:textId="77777777" w:rsidR="00BF7533" w:rsidRDefault="00454E07">
      <w:pPr>
        <w:pStyle w:val="Normal1"/>
        <w:spacing w:line="360" w:lineRule="auto"/>
        <w:jc w:val="both"/>
      </w:pPr>
      <w:r>
        <w:rPr>
          <w:rFonts w:ascii="Arial" w:eastAsia="Arial" w:hAnsi="Arial" w:cs="Arial"/>
          <w:i/>
          <w:sz w:val="20"/>
        </w:rPr>
        <w:t>Rješenja koji projekt nudi odnosi se na domenu …</w:t>
      </w:r>
    </w:p>
    <w:p w14:paraId="4861F0DE" w14:textId="77777777" w:rsidR="00BF7533" w:rsidRDefault="00454E07">
      <w:pPr>
        <w:pStyle w:val="Normal1"/>
        <w:spacing w:line="360" w:lineRule="auto"/>
        <w:jc w:val="both"/>
      </w:pPr>
      <w:r>
        <w:rPr>
          <w:rFonts w:ascii="Arial" w:eastAsia="Arial" w:hAnsi="Arial" w:cs="Arial"/>
          <w:i/>
          <w:sz w:val="20"/>
        </w:rPr>
        <w:t>Skup korisnika koji bi mogli biti zainteresirani za razvijeni sustav su…</w:t>
      </w:r>
    </w:p>
    <w:p w14:paraId="70624B1D" w14:textId="77777777" w:rsidR="00BF7533" w:rsidRDefault="00454E07">
      <w:pPr>
        <w:pStyle w:val="Normal1"/>
        <w:spacing w:line="360" w:lineRule="auto"/>
        <w:jc w:val="both"/>
      </w:pPr>
      <w:r>
        <w:rPr>
          <w:rFonts w:ascii="Arial" w:eastAsia="Arial" w:hAnsi="Arial" w:cs="Arial"/>
          <w:i/>
          <w:sz w:val="20"/>
        </w:rPr>
        <w:t>Ono što predviđeno rješenje ne obuhvaća je …</w:t>
      </w:r>
    </w:p>
    <w:p w14:paraId="05E888E8" w14:textId="77777777" w:rsidR="00BF7533" w:rsidRDefault="00454E07">
      <w:pPr>
        <w:pStyle w:val="Normal1"/>
        <w:spacing w:line="360" w:lineRule="auto"/>
        <w:jc w:val="both"/>
      </w:pPr>
      <w:r>
        <w:rPr>
          <w:rFonts w:ascii="Arial" w:eastAsia="Arial" w:hAnsi="Arial" w:cs="Arial"/>
          <w:i/>
          <w:sz w:val="20"/>
        </w:rPr>
        <w:t>Nakon završetka projekta dobro bi bilo razmotriti mogućnosti za nadogradnje u pogledu …</w:t>
      </w:r>
    </w:p>
    <w:p w14:paraId="44D8D903" w14:textId="77777777" w:rsidR="00BF7533" w:rsidRDefault="00BF7533">
      <w:pPr>
        <w:pStyle w:val="Normal1"/>
        <w:spacing w:line="360" w:lineRule="auto"/>
        <w:jc w:val="both"/>
      </w:pPr>
    </w:p>
    <w:p w14:paraId="4E0A32CA" w14:textId="77777777" w:rsidR="00BF7533" w:rsidRDefault="00BF7533">
      <w:pPr>
        <w:pStyle w:val="Normal1"/>
        <w:spacing w:line="360" w:lineRule="auto"/>
        <w:jc w:val="both"/>
      </w:pPr>
      <w:bookmarkStart w:id="172" w:name="h.1fob9te" w:colFirst="0" w:colLast="0"/>
      <w:bookmarkEnd w:id="172"/>
    </w:p>
    <w:p w14:paraId="784B3C08" w14:textId="77777777" w:rsidR="00BF7533" w:rsidRDefault="00454E07">
      <w:pPr>
        <w:pStyle w:val="Normal1"/>
      </w:pPr>
      <w:r>
        <w:br w:type="page"/>
      </w:r>
    </w:p>
    <w:p w14:paraId="794AF823" w14:textId="77777777" w:rsidR="00BF7533" w:rsidRDefault="00454E07">
      <w:pPr>
        <w:pStyle w:val="Heading1"/>
        <w:numPr>
          <w:ilvl w:val="0"/>
          <w:numId w:val="3"/>
        </w:numPr>
        <w:tabs>
          <w:tab w:val="left" w:pos="360"/>
        </w:tabs>
        <w:spacing w:line="360" w:lineRule="auto"/>
      </w:pPr>
      <w:bookmarkStart w:id="173" w:name="_Toc431806047"/>
      <w:r>
        <w:lastRenderedPageBreak/>
        <w:t>Pojmovnik</w:t>
      </w:r>
      <w:bookmarkEnd w:id="173"/>
    </w:p>
    <w:p w14:paraId="4C1E5305" w14:textId="77777777" w:rsidR="00C326F3" w:rsidRDefault="00C326F3" w:rsidP="00C326F3">
      <w:pPr>
        <w:shd w:val="clear" w:color="auto" w:fill="FFFFFF"/>
        <w:spacing w:line="360" w:lineRule="auto"/>
        <w:ind w:firstLine="709"/>
        <w:jc w:val="both"/>
        <w:textAlignment w:val="baseline"/>
        <w:rPr>
          <w:rFonts w:ascii="Arial" w:hAnsi="Arial" w:cs="Arial"/>
          <w:szCs w:val="24"/>
        </w:rPr>
      </w:pPr>
      <w:r>
        <w:rPr>
          <w:rFonts w:ascii="Arial" w:hAnsi="Arial" w:cs="Arial"/>
          <w:szCs w:val="24"/>
        </w:rPr>
        <w:t>ASP.NET</w:t>
      </w:r>
    </w:p>
    <w:p w14:paraId="4263CDD8" w14:textId="77777777" w:rsidR="00D7157D" w:rsidRPr="00D7157D" w:rsidRDefault="00D7157D" w:rsidP="00C326F3">
      <w:pPr>
        <w:shd w:val="clear" w:color="auto" w:fill="FFFFFF"/>
        <w:spacing w:line="360" w:lineRule="auto"/>
        <w:ind w:firstLine="709"/>
        <w:jc w:val="both"/>
        <w:textAlignment w:val="baseline"/>
        <w:rPr>
          <w:rFonts w:ascii="Arial" w:hAnsi="Arial" w:cs="Arial"/>
          <w:szCs w:val="24"/>
        </w:rPr>
      </w:pPr>
      <w:r w:rsidRPr="00D7157D">
        <w:rPr>
          <w:rFonts w:ascii="Arial" w:hAnsi="Arial" w:cs="Arial"/>
          <w:szCs w:val="24"/>
        </w:rPr>
        <w:t>C# - objektno orijentirani programski jezik</w:t>
      </w:r>
    </w:p>
    <w:p w14:paraId="09DCA7F2" w14:textId="77777777" w:rsidR="00BF7533" w:rsidRDefault="00454E07">
      <w:pPr>
        <w:pStyle w:val="Normal1"/>
        <w:spacing w:line="360" w:lineRule="auto"/>
        <w:jc w:val="both"/>
      </w:pPr>
      <w:r>
        <w:rPr>
          <w:rFonts w:ascii="Arial" w:eastAsia="Arial" w:hAnsi="Arial" w:cs="Arial"/>
          <w:i/>
          <w:sz w:val="20"/>
        </w:rPr>
        <w:t>Lista pojmova (napisanih abecednim redom) potrebnih za razumijevanje teksta dokumentacije. Svaki pojam treba biti dosljedno opisan u jednoj ili dvije rečenice da se izbjegnu nejasnoće u specifikaciji sustava i opisu implementacije i rezultata.</w:t>
      </w:r>
    </w:p>
    <w:p w14:paraId="7123A589" w14:textId="77777777" w:rsidR="00BF7533" w:rsidRDefault="00BF7533">
      <w:pPr>
        <w:pStyle w:val="Normal1"/>
        <w:jc w:val="both"/>
      </w:pPr>
    </w:p>
    <w:p w14:paraId="7F926291" w14:textId="77777777" w:rsidR="00BF7533" w:rsidRDefault="00BF7533">
      <w:pPr>
        <w:pStyle w:val="Normal1"/>
      </w:pPr>
      <w:bookmarkStart w:id="174" w:name="h.3znysh7" w:colFirst="0" w:colLast="0"/>
      <w:bookmarkEnd w:id="174"/>
    </w:p>
    <w:p w14:paraId="2DDC40CC" w14:textId="77777777" w:rsidR="00BF7533" w:rsidRDefault="00454E07">
      <w:pPr>
        <w:pStyle w:val="Normal1"/>
      </w:pPr>
      <w:r>
        <w:br w:type="page"/>
      </w:r>
    </w:p>
    <w:p w14:paraId="75AEB024" w14:textId="77777777" w:rsidR="00BF7533" w:rsidRDefault="00454E07">
      <w:pPr>
        <w:pStyle w:val="Heading1"/>
        <w:numPr>
          <w:ilvl w:val="0"/>
          <w:numId w:val="3"/>
        </w:numPr>
        <w:tabs>
          <w:tab w:val="left" w:pos="360"/>
        </w:tabs>
        <w:spacing w:line="360" w:lineRule="auto"/>
      </w:pPr>
      <w:bookmarkStart w:id="175" w:name="_Toc431806048"/>
      <w:r>
        <w:lastRenderedPageBreak/>
        <w:t>Funkcionalni zahtjevi</w:t>
      </w:r>
      <w:bookmarkEnd w:id="175"/>
    </w:p>
    <w:p w14:paraId="49A853B5" w14:textId="77777777" w:rsidR="00761630" w:rsidRDefault="00761630" w:rsidP="00761630">
      <w:pPr>
        <w:pStyle w:val="Normal1"/>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176"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1"/>
        <w:spacing w:line="360" w:lineRule="auto"/>
        <w:rPr>
          <w:rFonts w:ascii="Arial" w:hAnsi="Arial" w:cs="Arial"/>
          <w:szCs w:val="24"/>
        </w:rPr>
      </w:pPr>
      <w:r w:rsidRPr="00761630">
        <w:rPr>
          <w:rFonts w:ascii="Arial" w:hAnsi="Arial" w:cs="Arial"/>
          <w:szCs w:val="24"/>
        </w:rPr>
        <w:t>Aktori su svi posjetitelji stranic</w:t>
      </w:r>
      <w:ins w:id="177" w:author="Tin Trčak" w:date="2015-11-11T21:46:00Z">
        <w:r w:rsidR="00720039">
          <w:rPr>
            <w:rFonts w:ascii="Arial" w:hAnsi="Arial" w:cs="Arial"/>
            <w:szCs w:val="24"/>
          </w:rPr>
          <w:t xml:space="preserve">e: vlasnik restorana, djelatnici i korisnici. </w:t>
        </w:r>
      </w:ins>
      <w:del w:id="178" w:author="Tin Trčak" w:date="2015-11-11T21:46:00Z">
        <w:r w:rsidRPr="00761630" w:rsidDel="00720039">
          <w:rPr>
            <w:rFonts w:ascii="Arial" w:hAnsi="Arial" w:cs="Arial"/>
            <w:szCs w:val="24"/>
          </w:rPr>
          <w:delText>e</w:delText>
        </w:r>
      </w:del>
      <w:del w:id="179" w:author="Tin Trčak" w:date="2015-11-11T21:45:00Z">
        <w:r w:rsidRPr="00761630" w:rsidDel="00720039">
          <w:rPr>
            <w:rFonts w:ascii="Arial" w:hAnsi="Arial" w:cs="Arial"/>
            <w:szCs w:val="24"/>
          </w:rPr>
          <w:delText>:</w:delText>
        </w:r>
      </w:del>
    </w:p>
    <w:p w14:paraId="375508BD"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180"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182" w:author="Tin Trčak" w:date="2015-11-11T21:50:00Z">
        <w:r w:rsidR="00077841">
          <w:rPr>
            <w:rFonts w:ascii="Arial" w:hAnsi="Arial" w:cs="Arial"/>
            <w:szCs w:val="24"/>
          </w:rPr>
          <w:t xml:space="preserve">i dodavati </w:t>
        </w:r>
      </w:ins>
      <w:r w:rsidR="002537E4">
        <w:rPr>
          <w:rFonts w:ascii="Arial" w:hAnsi="Arial" w:cs="Arial"/>
          <w:szCs w:val="24"/>
        </w:rPr>
        <w:t>djelatnike</w:t>
      </w:r>
      <w:ins w:id="183" w:author="Tin Trčak" w:date="2015-11-11T21:51:00Z">
        <w:r w:rsidR="00077841">
          <w:rPr>
            <w:rFonts w:ascii="Arial" w:hAnsi="Arial" w:cs="Arial"/>
            <w:szCs w:val="24"/>
          </w:rPr>
          <w:t>,</w:t>
        </w:r>
      </w:ins>
    </w:p>
    <w:p w14:paraId="44067E2B"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84" w:author="Tin Trčak" w:date="2015-11-11T21:50:00Z"/>
          <w:rFonts w:ascii="Arial" w:hAnsi="Arial" w:cs="Arial"/>
          <w:szCs w:val="24"/>
        </w:rPr>
        <w:pPrChange w:id="18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86"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188"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189" w:author="Jan Kelemen" w:date="2015-11-11T19:01:00Z">
        <w:r w:rsidR="00006F05">
          <w:rPr>
            <w:rFonts w:ascii="Arial" w:hAnsi="Arial" w:cs="Arial"/>
            <w:szCs w:val="24"/>
          </w:rPr>
          <w:t>cima</w:t>
        </w:r>
      </w:ins>
      <w:ins w:id="190" w:author="Tin Trčak" w:date="2015-11-11T21:51:00Z">
        <w:r w:rsidR="00077841">
          <w:rPr>
            <w:rFonts w:ascii="Arial" w:hAnsi="Arial" w:cs="Arial"/>
            <w:szCs w:val="24"/>
          </w:rPr>
          <w:t>,</w:t>
        </w:r>
      </w:ins>
      <w:del w:id="191" w:author="Jan Kelemen" w:date="2015-11-11T19:01:00Z">
        <w:r w:rsidR="008A2F90" w:rsidDel="00006F05">
          <w:rPr>
            <w:rFonts w:ascii="Arial" w:hAnsi="Arial" w:cs="Arial"/>
            <w:szCs w:val="24"/>
          </w:rPr>
          <w:delText>ke</w:delText>
        </w:r>
      </w:del>
    </w:p>
    <w:p w14:paraId="01F7A959" w14:textId="77777777" w:rsidR="002537E4" w:rsidRDefault="00CE5F1B">
      <w:pPr>
        <w:numPr>
          <w:ilvl w:val="0"/>
          <w:numId w:val="55"/>
        </w:numPr>
        <w:shd w:val="clear" w:color="auto" w:fill="FFFFFF"/>
        <w:spacing w:before="100" w:beforeAutospacing="1" w:after="100" w:afterAutospacing="1" w:line="360" w:lineRule="auto"/>
        <w:jc w:val="both"/>
        <w:textAlignment w:val="baseline"/>
        <w:rPr>
          <w:ins w:id="192" w:author="Tin Trčak" w:date="2015-11-11T21:51:00Z"/>
          <w:rFonts w:ascii="Arial" w:hAnsi="Arial" w:cs="Arial"/>
          <w:szCs w:val="24"/>
        </w:rPr>
        <w:pPrChange w:id="19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194" w:author="Tin Trčak" w:date="2015-11-11T21:50:00Z">
        <w:r w:rsidR="00077841">
          <w:rPr>
            <w:rFonts w:ascii="Arial" w:hAnsi="Arial" w:cs="Arial"/>
            <w:szCs w:val="24"/>
          </w:rPr>
          <w:t xml:space="preserve">i dodavati </w:t>
        </w:r>
      </w:ins>
      <w:r w:rsidR="008A2F90">
        <w:rPr>
          <w:rFonts w:ascii="Arial" w:hAnsi="Arial" w:cs="Arial"/>
          <w:szCs w:val="24"/>
        </w:rPr>
        <w:t>jela</w:t>
      </w:r>
      <w:ins w:id="195" w:author="Tin Trčak" w:date="2015-11-11T21:51:00Z">
        <w:r w:rsidR="00077841">
          <w:rPr>
            <w:rFonts w:ascii="Arial" w:hAnsi="Arial" w:cs="Arial"/>
            <w:szCs w:val="24"/>
          </w:rPr>
          <w:t>,</w:t>
        </w:r>
      </w:ins>
    </w:p>
    <w:p w14:paraId="15287208" w14:textId="77777777" w:rsidR="00077841" w:rsidRDefault="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197" w:author="Tin Trčak" w:date="2015-11-11T21:51:00Z">
        <w:r>
          <w:rPr>
            <w:rFonts w:ascii="Arial" w:hAnsi="Arial" w:cs="Arial"/>
            <w:szCs w:val="24"/>
          </w:rPr>
          <w:t>može brisati i dodavati kategorije jela,</w:t>
        </w:r>
      </w:ins>
    </w:p>
    <w:p w14:paraId="4BAB6750"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198" w:author="Tin Trčak" w:date="2015-11-11T21:50:00Z"/>
          <w:rFonts w:ascii="Arial" w:hAnsi="Arial" w:cs="Arial"/>
          <w:szCs w:val="24"/>
        </w:rPr>
        <w:pPrChange w:id="199"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0"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202" w:author="Tin Trčak" w:date="2015-11-11T21:51:00Z">
        <w:r w:rsidR="00077841">
          <w:rPr>
            <w:rFonts w:ascii="Arial" w:hAnsi="Arial" w:cs="Arial"/>
            <w:szCs w:val="24"/>
          </w:rPr>
          <w:t>,</w:t>
        </w:r>
      </w:ins>
    </w:p>
    <w:p w14:paraId="706A0EA8" w14:textId="77777777" w:rsidR="002537E4"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204" w:author="Tin Trčak" w:date="2015-11-11T21:50:00Z">
        <w:r w:rsidR="00077841">
          <w:rPr>
            <w:rFonts w:ascii="Arial" w:hAnsi="Arial" w:cs="Arial"/>
            <w:szCs w:val="24"/>
          </w:rPr>
          <w:t xml:space="preserve"> i ocjenivati</w:t>
        </w:r>
      </w:ins>
      <w:r w:rsidR="002537E4">
        <w:rPr>
          <w:rFonts w:ascii="Arial" w:hAnsi="Arial" w:cs="Arial"/>
          <w:szCs w:val="24"/>
        </w:rPr>
        <w:t xml:space="preserve"> jela</w:t>
      </w:r>
      <w:ins w:id="205" w:author="Tin Trčak" w:date="2015-11-11T21:55:00Z">
        <w:r w:rsidR="00F07B7A">
          <w:rPr>
            <w:rFonts w:ascii="Arial" w:hAnsi="Arial" w:cs="Arial"/>
            <w:szCs w:val="24"/>
          </w:rPr>
          <w:t xml:space="preserve"> i restoran</w:t>
        </w:r>
      </w:ins>
      <w:ins w:id="206" w:author="Tin Trčak" w:date="2015-11-11T21:51:00Z">
        <w:r w:rsidR="00077841">
          <w:rPr>
            <w:rFonts w:ascii="Arial" w:hAnsi="Arial" w:cs="Arial"/>
            <w:szCs w:val="24"/>
          </w:rPr>
          <w:t>,</w:t>
        </w:r>
      </w:ins>
    </w:p>
    <w:p w14:paraId="2FC137FF" w14:textId="77777777" w:rsidR="008A2F90"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208" w:author="Tin Trčak" w:date="2015-11-11T21:50:00Z">
        <w:r w:rsidR="00077841">
          <w:rPr>
            <w:rFonts w:ascii="Arial" w:hAnsi="Arial" w:cs="Arial"/>
            <w:szCs w:val="24"/>
          </w:rPr>
          <w:t xml:space="preserve">i odbijati </w:t>
        </w:r>
      </w:ins>
      <w:r w:rsidR="008A2F90">
        <w:rPr>
          <w:rFonts w:ascii="Arial" w:hAnsi="Arial" w:cs="Arial"/>
          <w:szCs w:val="24"/>
        </w:rPr>
        <w:t>narudžbe</w:t>
      </w:r>
      <w:ins w:id="209"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0" w:author="Tin Trčak" w:date="2015-11-11T21:50:00Z"/>
          <w:rFonts w:ascii="Arial" w:hAnsi="Arial" w:cs="Arial"/>
          <w:szCs w:val="24"/>
        </w:rPr>
        <w:pPrChange w:id="21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2"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pPr>
        <w:numPr>
          <w:ilvl w:val="0"/>
          <w:numId w:val="55"/>
        </w:numPr>
        <w:shd w:val="clear" w:color="auto" w:fill="FFFFFF"/>
        <w:spacing w:before="100" w:beforeAutospacing="1" w:after="100" w:afterAutospacing="1" w:line="360" w:lineRule="auto"/>
        <w:jc w:val="both"/>
        <w:textAlignment w:val="baseline"/>
        <w:rPr>
          <w:del w:id="213" w:author="Tin Trčak" w:date="2015-11-11T21:50:00Z"/>
          <w:rFonts w:ascii="Arial" w:hAnsi="Arial" w:cs="Arial"/>
          <w:szCs w:val="24"/>
        </w:rPr>
        <w:pPrChange w:id="214"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15"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16"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217" w:author="Tin Trčak" w:date="2015-11-11T21:50:00Z">
        <w:r w:rsidR="00077841">
          <w:rPr>
            <w:rFonts w:ascii="Arial" w:hAnsi="Arial" w:cs="Arial"/>
            <w:szCs w:val="24"/>
          </w:rPr>
          <w:t xml:space="preserve"> i izvještaj o prometu restorana</w:t>
        </w:r>
      </w:ins>
      <w:ins w:id="218" w:author="Tin Trčak" w:date="2015-11-11T21:51:00Z">
        <w:r w:rsidR="00077841">
          <w:rPr>
            <w:rFonts w:ascii="Arial" w:hAnsi="Arial" w:cs="Arial"/>
            <w:szCs w:val="24"/>
          </w:rPr>
          <w:t>.</w:t>
        </w:r>
      </w:ins>
    </w:p>
    <w:p w14:paraId="25B7758A"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19"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0" w:author="Tin Trčak" w:date="2015-11-11T21:51:00Z"/>
          <w:rFonts w:ascii="Arial" w:hAnsi="Arial" w:cs="Arial"/>
          <w:szCs w:val="24"/>
        </w:rPr>
      </w:pPr>
      <w:ins w:id="221"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2" w:author="Tin Trčak" w:date="2015-11-11T21:51:00Z"/>
          <w:rFonts w:ascii="Arial" w:hAnsi="Arial" w:cs="Arial"/>
          <w:szCs w:val="24"/>
        </w:rPr>
      </w:pPr>
      <w:ins w:id="223" w:author="Tin Trčak" w:date="2015-11-11T21:51:00Z">
        <w:r>
          <w:rPr>
            <w:rFonts w:ascii="Arial" w:hAnsi="Arial" w:cs="Arial"/>
            <w:szCs w:val="24"/>
          </w:rPr>
          <w:t>mogu brisati i dodavati kategorije jela,</w:t>
        </w:r>
      </w:ins>
    </w:p>
    <w:p w14:paraId="7EFC76CB"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24" w:author="Tin Trčak" w:date="2015-11-11T21:51:00Z"/>
          <w:rFonts w:ascii="Arial" w:hAnsi="Arial" w:cs="Arial"/>
          <w:szCs w:val="24"/>
        </w:rPr>
        <w:pPrChange w:id="225"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6"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27" w:author="Tin Trčak" w:date="2015-11-11T21:51:00Z"/>
          <w:rFonts w:ascii="Arial" w:hAnsi="Arial" w:cs="Arial"/>
          <w:szCs w:val="24"/>
        </w:rPr>
        <w:pPrChange w:id="228"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9" w:author="Tin Trčak" w:date="2015-11-11T21:51:00Z">
        <w:r w:rsidDel="00077841">
          <w:rPr>
            <w:rFonts w:ascii="Arial" w:hAnsi="Arial" w:cs="Arial"/>
            <w:szCs w:val="24"/>
          </w:rPr>
          <w:delText>mogu dodavati jela</w:delText>
        </w:r>
      </w:del>
    </w:p>
    <w:p w14:paraId="0ED08E33"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231" w:author="Tin Trčak" w:date="2015-11-11T21:52:00Z">
        <w:r w:rsidR="00077841">
          <w:rPr>
            <w:rFonts w:ascii="Arial" w:hAnsi="Arial" w:cs="Arial"/>
            <w:szCs w:val="24"/>
          </w:rPr>
          <w:t>,</w:t>
        </w:r>
      </w:ins>
      <w:r>
        <w:rPr>
          <w:rFonts w:ascii="Arial" w:hAnsi="Arial" w:cs="Arial"/>
          <w:szCs w:val="24"/>
        </w:rPr>
        <w:t xml:space="preserve"> </w:t>
      </w:r>
    </w:p>
    <w:p w14:paraId="71EBFDCF"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32" w:author="Tin Trčak" w:date="2015-11-11T21:51:00Z"/>
          <w:rFonts w:ascii="Arial" w:hAnsi="Arial" w:cs="Arial"/>
          <w:szCs w:val="24"/>
        </w:rPr>
      </w:pPr>
      <w:ins w:id="233" w:author="Tin Trčak" w:date="2015-11-11T21:51:00Z">
        <w:r>
          <w:rPr>
            <w:rFonts w:ascii="Arial" w:hAnsi="Arial" w:cs="Arial"/>
            <w:szCs w:val="24"/>
          </w:rPr>
          <w:t>mogu komentirati i ocjenivati jela</w:t>
        </w:r>
      </w:ins>
      <w:ins w:id="234" w:author="Tin Trčak" w:date="2015-11-11T21:55:00Z">
        <w:r w:rsidR="00F07B7A">
          <w:rPr>
            <w:rFonts w:ascii="Arial" w:hAnsi="Arial" w:cs="Arial"/>
            <w:szCs w:val="24"/>
          </w:rPr>
          <w:t xml:space="preserve"> i restoran</w:t>
        </w:r>
      </w:ins>
      <w:ins w:id="235" w:author="Tin Trčak" w:date="2015-11-11T21:51:00Z">
        <w:r>
          <w:rPr>
            <w:rFonts w:ascii="Arial" w:hAnsi="Arial" w:cs="Arial"/>
            <w:szCs w:val="24"/>
          </w:rPr>
          <w:t>,</w:t>
        </w:r>
      </w:ins>
    </w:p>
    <w:p w14:paraId="0574F2C0" w14:textId="77777777" w:rsidR="002537E4" w:rsidDel="00077841" w:rsidRDefault="00CE5F1B">
      <w:pPr>
        <w:numPr>
          <w:ilvl w:val="0"/>
          <w:numId w:val="56"/>
        </w:numPr>
        <w:shd w:val="clear" w:color="auto" w:fill="FFFFFF"/>
        <w:spacing w:before="100" w:beforeAutospacing="1" w:after="100" w:afterAutospacing="1" w:line="360" w:lineRule="auto"/>
        <w:jc w:val="both"/>
        <w:textAlignment w:val="baseline"/>
        <w:rPr>
          <w:del w:id="236" w:author="Tin Trčak" w:date="2015-11-11T21:51:00Z"/>
          <w:rFonts w:ascii="Arial" w:hAnsi="Arial" w:cs="Arial"/>
          <w:szCs w:val="24"/>
        </w:rPr>
        <w:pPrChange w:id="237"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8"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9"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240" w:author="Tin Trčak" w:date="2015-11-11T21:52:00Z">
        <w:r w:rsidR="00077841">
          <w:rPr>
            <w:rFonts w:ascii="Arial" w:hAnsi="Arial" w:cs="Arial"/>
            <w:szCs w:val="24"/>
          </w:rPr>
          <w:t xml:space="preserve">i odbijati </w:t>
        </w:r>
      </w:ins>
      <w:r>
        <w:rPr>
          <w:rFonts w:ascii="Arial" w:hAnsi="Arial" w:cs="Arial"/>
          <w:szCs w:val="24"/>
        </w:rPr>
        <w:t>narudžbe</w:t>
      </w:r>
      <w:ins w:id="241" w:author="Tin Trčak" w:date="2015-11-11T21:52:00Z">
        <w:r w:rsidR="00077841">
          <w:rPr>
            <w:rFonts w:ascii="Arial" w:hAnsi="Arial" w:cs="Arial"/>
            <w:szCs w:val="24"/>
          </w:rPr>
          <w:t>.</w:t>
        </w:r>
      </w:ins>
    </w:p>
    <w:p w14:paraId="5075A446"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2" w:author="Tin Trčak" w:date="2015-11-11T21:52:00Z"/>
          <w:rFonts w:ascii="Arial" w:hAnsi="Arial" w:cs="Arial"/>
          <w:szCs w:val="24"/>
        </w:rPr>
        <w:pPrChange w:id="243"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4" w:author="Tin Trčak" w:date="2015-11-11T21:52:00Z">
        <w:r w:rsidDel="00077841">
          <w:rPr>
            <w:rFonts w:ascii="Arial" w:hAnsi="Arial" w:cs="Arial"/>
            <w:szCs w:val="24"/>
          </w:rPr>
          <w:delText>mogu odbijati narudžbe</w:delText>
        </w:r>
      </w:del>
    </w:p>
    <w:p w14:paraId="4C2BF143" w14:textId="77777777" w:rsidR="00CE5F1B" w:rsidDel="00077841" w:rsidRDefault="00CE5F1B">
      <w:pPr>
        <w:numPr>
          <w:ilvl w:val="0"/>
          <w:numId w:val="56"/>
        </w:numPr>
        <w:shd w:val="clear" w:color="auto" w:fill="FFFFFF"/>
        <w:spacing w:before="100" w:beforeAutospacing="1" w:after="100" w:afterAutospacing="1" w:line="360" w:lineRule="auto"/>
        <w:jc w:val="both"/>
        <w:textAlignment w:val="baseline"/>
        <w:rPr>
          <w:del w:id="245" w:author="Tin Trčak" w:date="2015-11-11T21:52:00Z"/>
          <w:rFonts w:ascii="Arial" w:hAnsi="Arial" w:cs="Arial"/>
          <w:szCs w:val="24"/>
        </w:rPr>
        <w:pPrChange w:id="246"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7" w:author="Tin Trčak" w:date="2015-11-11T21:52:00Z">
        <w:r w:rsidDel="00077841">
          <w:rPr>
            <w:rFonts w:ascii="Arial" w:hAnsi="Arial" w:cs="Arial"/>
            <w:szCs w:val="24"/>
          </w:rPr>
          <w:delText>mogu ocjenjivati jela</w:delText>
        </w:r>
      </w:del>
    </w:p>
    <w:p w14:paraId="4CD37D64" w14:textId="77777777" w:rsidR="00225EFA" w:rsidRDefault="00225EFA">
      <w:pPr>
        <w:shd w:val="clear" w:color="auto" w:fill="FFFFFF"/>
        <w:spacing w:before="100" w:beforeAutospacing="1" w:after="100" w:afterAutospacing="1" w:line="360" w:lineRule="auto"/>
        <w:jc w:val="both"/>
        <w:textAlignment w:val="baseline"/>
        <w:rPr>
          <w:rFonts w:ascii="Arial" w:hAnsi="Arial" w:cs="Arial"/>
          <w:szCs w:val="24"/>
        </w:rPr>
        <w:pPrChange w:id="248"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9"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250" w:author="Tin Trčak" w:date="2015-11-11T21:55:00Z">
        <w:r w:rsidR="00F07B7A">
          <w:rPr>
            <w:rFonts w:ascii="Arial" w:hAnsi="Arial" w:cs="Arial"/>
            <w:szCs w:val="24"/>
          </w:rPr>
          <w:t>,</w:t>
        </w:r>
      </w:ins>
    </w:p>
    <w:p w14:paraId="508ECC2B" w14:textId="77777777" w:rsidR="002537E4" w:rsidRDefault="00CE5F1B">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51"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252"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253" w:author="Tin Trčak" w:date="2015-11-11T21:55:00Z">
        <w:r w:rsidR="00F07B7A">
          <w:rPr>
            <w:rFonts w:ascii="Arial" w:hAnsi="Arial" w:cs="Arial"/>
            <w:szCs w:val="24"/>
          </w:rPr>
          <w:t>,</w:t>
        </w:r>
      </w:ins>
    </w:p>
    <w:p w14:paraId="113B728D"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254" w:author="Tin Trčak" w:date="2015-11-11T21:52:00Z"/>
          <w:rFonts w:ascii="Arial" w:hAnsi="Arial" w:cs="Arial"/>
          <w:szCs w:val="24"/>
        </w:rPr>
      </w:pPr>
      <w:ins w:id="255" w:author="Tin Trčak" w:date="2015-11-11T21:52:00Z">
        <w:r>
          <w:rPr>
            <w:rFonts w:ascii="Arial" w:hAnsi="Arial" w:cs="Arial"/>
            <w:szCs w:val="24"/>
          </w:rPr>
          <w:t>mogu komentirati i ocjenjivati restoran.</w:t>
        </w:r>
      </w:ins>
    </w:p>
    <w:p w14:paraId="30A65866" w14:textId="77777777" w:rsidR="00CE5F1B" w:rsidDel="00077841" w:rsidRDefault="00CE5F1B">
      <w:pPr>
        <w:numPr>
          <w:ilvl w:val="0"/>
          <w:numId w:val="57"/>
        </w:numPr>
        <w:shd w:val="clear" w:color="auto" w:fill="FFFFFF"/>
        <w:spacing w:before="100" w:beforeAutospacing="1" w:after="100" w:afterAutospacing="1" w:line="360" w:lineRule="auto"/>
        <w:jc w:val="both"/>
        <w:textAlignment w:val="baseline"/>
        <w:rPr>
          <w:del w:id="256" w:author="Tin Trčak" w:date="2015-11-11T21:52:00Z"/>
          <w:rFonts w:ascii="Arial" w:hAnsi="Arial" w:cs="Arial"/>
          <w:szCs w:val="24"/>
        </w:rPr>
        <w:pPrChange w:id="257"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258" w:author="Tin Trčak" w:date="2015-11-11T21:52:00Z">
        <w:r w:rsidDel="00077841">
          <w:rPr>
            <w:rFonts w:ascii="Arial" w:hAnsi="Arial" w:cs="Arial"/>
            <w:szCs w:val="24"/>
          </w:rPr>
          <w:lastRenderedPageBreak/>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259" w:author="Tin Trčak" w:date="2015-11-11T21:54:00Z">
        <w:r w:rsidR="00F07B7A">
          <w:rPr>
            <w:rFonts w:ascii="Arial" w:hAnsi="Arial" w:cs="Arial"/>
            <w:szCs w:val="24"/>
          </w:rPr>
          <w:t>koji sudjeluju u sustavu su baza podataka i poslužitelj.</w:t>
        </w:r>
      </w:ins>
      <w:del w:id="260" w:author="Tin Trčak" w:date="2015-11-11T21:54:00Z">
        <w:r w:rsidDel="00F07B7A">
          <w:rPr>
            <w:rFonts w:ascii="Arial" w:hAnsi="Arial" w:cs="Arial"/>
            <w:szCs w:val="24"/>
          </w:rPr>
          <w:delText>s</w:delText>
        </w:r>
      </w:del>
      <w:del w:id="261" w:author="Tin Trčak" w:date="2015-11-11T21:53:00Z">
        <w:r w:rsidDel="00F07B7A">
          <w:rPr>
            <w:rFonts w:ascii="Arial" w:hAnsi="Arial" w:cs="Arial"/>
            <w:szCs w:val="24"/>
          </w:rPr>
          <w:delText xml:space="preserve">u: </w:delText>
        </w:r>
      </w:del>
    </w:p>
    <w:p w14:paraId="4B8ACEEA" w14:textId="77777777" w:rsidR="00CE5F1B" w:rsidRDefault="00075079">
      <w:pPr>
        <w:shd w:val="clear" w:color="auto" w:fill="FFFFFF"/>
        <w:spacing w:before="100" w:beforeAutospacing="1" w:after="100" w:afterAutospacing="1" w:line="360" w:lineRule="auto"/>
        <w:jc w:val="both"/>
        <w:textAlignment w:val="baseline"/>
        <w:rPr>
          <w:rFonts w:ascii="Arial" w:hAnsi="Arial" w:cs="Arial"/>
          <w:szCs w:val="24"/>
        </w:rPr>
        <w:pPrChange w:id="262"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63"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264"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265" w:author="Tin Trčak" w:date="2015-11-11T21:54:00Z">
        <w:r w:rsidR="00F07B7A">
          <w:rPr>
            <w:rFonts w:ascii="Arial" w:hAnsi="Arial" w:cs="Arial"/>
            <w:szCs w:val="24"/>
          </w:rPr>
          <w:t>ma i</w:t>
        </w:r>
      </w:ins>
      <w:del w:id="266" w:author="Tin Trčak" w:date="2015-11-11T21:54:00Z">
        <w:r w:rsidDel="00F07B7A">
          <w:rPr>
            <w:rFonts w:ascii="Arial" w:hAnsi="Arial" w:cs="Arial"/>
            <w:szCs w:val="24"/>
          </w:rPr>
          <w:delText>,</w:delText>
        </w:r>
      </w:del>
      <w:r>
        <w:rPr>
          <w:rFonts w:ascii="Arial" w:hAnsi="Arial" w:cs="Arial"/>
          <w:szCs w:val="24"/>
        </w:rPr>
        <w:t xml:space="preserve"> vlasnik</w:t>
      </w:r>
      <w:ins w:id="267" w:author="Tin Trčak" w:date="2015-11-11T21:54:00Z">
        <w:r w:rsidR="00F07B7A">
          <w:rPr>
            <w:rFonts w:ascii="Arial" w:hAnsi="Arial" w:cs="Arial"/>
            <w:szCs w:val="24"/>
          </w:rPr>
          <w:t>u</w:t>
        </w:r>
      </w:ins>
      <w:ins w:id="268" w:author="Tin Trčak" w:date="2015-11-11T21:55:00Z">
        <w:r w:rsidR="00F07B7A">
          <w:rPr>
            <w:rFonts w:ascii="Arial" w:hAnsi="Arial" w:cs="Arial"/>
            <w:szCs w:val="24"/>
          </w:rPr>
          <w:t>,</w:t>
        </w:r>
      </w:ins>
      <w:del w:id="269" w:author="Tin Trčak" w:date="2015-11-11T21:54:00Z">
        <w:r w:rsidDel="00F07B7A">
          <w:rPr>
            <w:rFonts w:ascii="Arial" w:hAnsi="Arial" w:cs="Arial"/>
            <w:szCs w:val="24"/>
          </w:rPr>
          <w:delText>)</w:delText>
        </w:r>
      </w:del>
    </w:p>
    <w:p w14:paraId="14A81367" w14:textId="77777777" w:rsidR="00075079" w:rsidRDefault="00075079">
      <w:pPr>
        <w:numPr>
          <w:ilvl w:val="0"/>
          <w:numId w:val="58"/>
        </w:numPr>
        <w:shd w:val="clear" w:color="auto" w:fill="FFFFFF"/>
        <w:spacing w:before="100" w:beforeAutospacing="1" w:after="100" w:afterAutospacing="1" w:line="360" w:lineRule="auto"/>
        <w:jc w:val="both"/>
        <w:textAlignment w:val="baseline"/>
        <w:rPr>
          <w:ins w:id="270" w:author="Tin Trčak" w:date="2015-11-11T21:55:00Z"/>
          <w:rFonts w:ascii="Arial" w:hAnsi="Arial" w:cs="Arial"/>
          <w:szCs w:val="24"/>
        </w:rPr>
        <w:pPrChange w:id="271"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272"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273" w:author="Tin Trčak" w:date="2015-11-11T21:55:00Z"/>
          <w:rFonts w:ascii="Arial" w:hAnsi="Arial" w:cs="Arial"/>
          <w:szCs w:val="24"/>
        </w:rPr>
      </w:pPr>
      <w:ins w:id="274" w:author="Tin Trčak" w:date="2015-11-11T21:55:00Z">
        <w:r>
          <w:rPr>
            <w:rFonts w:ascii="Arial" w:hAnsi="Arial" w:cs="Arial"/>
            <w:szCs w:val="24"/>
          </w:rPr>
          <w:t>sprema komentare i ocjene korisnika za restoran,</w:t>
        </w:r>
      </w:ins>
    </w:p>
    <w:p w14:paraId="1ECD0CB5" w14:textId="77777777" w:rsidR="00F07B7A" w:rsidDel="00F07B7A" w:rsidRDefault="00F07B7A">
      <w:pPr>
        <w:shd w:val="clear" w:color="auto" w:fill="FFFFFF"/>
        <w:spacing w:before="100" w:beforeAutospacing="1" w:after="100" w:afterAutospacing="1" w:line="360" w:lineRule="auto"/>
        <w:ind w:left="2160"/>
        <w:jc w:val="both"/>
        <w:textAlignment w:val="baseline"/>
        <w:rPr>
          <w:del w:id="275" w:author="Tin Trčak" w:date="2015-11-11T21:55:00Z"/>
          <w:rFonts w:ascii="Arial" w:hAnsi="Arial" w:cs="Arial"/>
          <w:szCs w:val="24"/>
        </w:rPr>
        <w:pPrChange w:id="276"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77"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278" w:author="Tin Trčak" w:date="2015-11-11T21:56:00Z">
        <w:r w:rsidR="00F07B7A">
          <w:rPr>
            <w:rFonts w:ascii="Arial" w:hAnsi="Arial" w:cs="Arial"/>
            <w:szCs w:val="24"/>
          </w:rPr>
          <w:t>i ukupan promet restorana.</w:t>
        </w:r>
      </w:ins>
    </w:p>
    <w:p w14:paraId="69321FA7" w14:textId="77777777" w:rsidR="00075079" w:rsidDel="00F07B7A" w:rsidRDefault="00075079">
      <w:pPr>
        <w:shd w:val="clear" w:color="auto" w:fill="FFFFFF"/>
        <w:spacing w:before="100" w:beforeAutospacing="1" w:after="100" w:afterAutospacing="1" w:line="360" w:lineRule="auto"/>
        <w:jc w:val="both"/>
        <w:textAlignment w:val="baseline"/>
        <w:rPr>
          <w:del w:id="279" w:author="Tin Trčak" w:date="2015-11-11T21:56:00Z"/>
          <w:rFonts w:ascii="Arial" w:hAnsi="Arial" w:cs="Arial"/>
          <w:szCs w:val="24"/>
        </w:rPr>
        <w:pPrChange w:id="280"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281" w:author="Tin Trčak" w:date="2015-11-11T21:56:00Z">
        <w:r w:rsidR="00F07B7A">
          <w:rPr>
            <w:rFonts w:ascii="Arial" w:hAnsi="Arial" w:cs="Arial"/>
            <w:szCs w:val="24"/>
          </w:rPr>
          <w:t xml:space="preserve"> </w:t>
        </w:r>
      </w:ins>
      <w:del w:id="282" w:author="Tin Trčak" w:date="2015-11-11T21:56:00Z">
        <w:r w:rsidDel="00F07B7A">
          <w:rPr>
            <w:rFonts w:ascii="Arial" w:hAnsi="Arial" w:cs="Arial"/>
            <w:szCs w:val="24"/>
          </w:rPr>
          <w:delText>:</w:delText>
        </w:r>
      </w:del>
    </w:p>
    <w:p w14:paraId="42F53125" w14:textId="77777777" w:rsidR="00075079" w:rsidRDefault="00075079">
      <w:pPr>
        <w:shd w:val="clear" w:color="auto" w:fill="FFFFFF"/>
        <w:spacing w:before="100" w:beforeAutospacing="1" w:after="100" w:afterAutospacing="1" w:line="360" w:lineRule="auto"/>
        <w:jc w:val="both"/>
        <w:textAlignment w:val="baseline"/>
        <w:rPr>
          <w:rFonts w:ascii="Arial" w:hAnsi="Arial" w:cs="Arial"/>
          <w:szCs w:val="24"/>
        </w:rPr>
        <w:pPrChange w:id="283"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obrađuje zahtjeve korisnika</w:t>
      </w:r>
      <w:ins w:id="284" w:author="Tin Trčak" w:date="2015-11-11T21:56:00Z">
        <w:r w:rsidR="00F07B7A">
          <w:rPr>
            <w:rFonts w:ascii="Arial" w:hAnsi="Arial" w:cs="Arial"/>
            <w:szCs w:val="24"/>
          </w:rPr>
          <w:t>.</w:t>
        </w:r>
      </w:ins>
    </w:p>
    <w:p w14:paraId="536B2C5C" w14:textId="77777777" w:rsidR="00040DF2" w:rsidRDefault="00040DF2" w:rsidP="00040DF2">
      <w:pPr>
        <w:pStyle w:val="Normal1"/>
        <w:rPr>
          <w:rFonts w:ascii="Arial" w:hAnsi="Arial" w:cs="Arial"/>
          <w:szCs w:val="24"/>
        </w:rPr>
      </w:pPr>
    </w:p>
    <w:p w14:paraId="5191B00B" w14:textId="77777777" w:rsidR="00040DF2" w:rsidDel="00D02C72" w:rsidRDefault="00040DF2" w:rsidP="00602C7F">
      <w:pPr>
        <w:pStyle w:val="Normal1"/>
        <w:ind w:firstLine="1560"/>
        <w:rPr>
          <w:del w:id="285"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1"/>
        <w:rPr>
          <w:del w:id="286" w:author="Jan Kelemen" w:date="2015-11-11T19:39:00Z"/>
          <w:rFonts w:ascii="Arial" w:hAnsi="Arial" w:cs="Arial"/>
          <w:b/>
          <w:sz w:val="28"/>
          <w:szCs w:val="24"/>
        </w:rPr>
      </w:pPr>
    </w:p>
    <w:p w14:paraId="0358B6FE" w14:textId="77777777" w:rsidR="00040DF2" w:rsidRPr="00F454DB" w:rsidDel="007D556A" w:rsidRDefault="00040DF2">
      <w:pPr>
        <w:shd w:val="clear" w:color="auto" w:fill="FFFFFF"/>
        <w:spacing w:before="100" w:beforeAutospacing="1" w:after="100" w:afterAutospacing="1" w:line="360" w:lineRule="auto"/>
        <w:jc w:val="both"/>
        <w:textAlignment w:val="baseline"/>
        <w:rPr>
          <w:del w:id="287" w:author="Jan Kelemen" w:date="2015-11-11T19:26:00Z"/>
          <w:rFonts w:ascii="Arial" w:hAnsi="Arial" w:cs="Arial"/>
          <w:b/>
          <w:szCs w:val="24"/>
        </w:rPr>
        <w:pPrChange w:id="288"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289"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pPr>
        <w:shd w:val="clear" w:color="auto" w:fill="FFFFFF"/>
        <w:spacing w:before="100" w:beforeAutospacing="1" w:after="100" w:afterAutospacing="1" w:line="360" w:lineRule="auto"/>
        <w:jc w:val="both"/>
        <w:textAlignment w:val="baseline"/>
        <w:rPr>
          <w:del w:id="290" w:author="Jan Kelemen" w:date="2015-11-11T19:26:00Z"/>
          <w:rFonts w:ascii="Arial" w:hAnsi="Arial" w:cs="Arial"/>
          <w:szCs w:val="24"/>
        </w:rPr>
        <w:pPrChange w:id="2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2"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3" w:author="Jan Kelemen" w:date="2015-11-11T19:26:00Z"/>
          <w:rFonts w:ascii="Arial" w:hAnsi="Arial" w:cs="Arial"/>
          <w:szCs w:val="24"/>
        </w:rPr>
        <w:pPrChange w:id="29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5"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pPr>
        <w:shd w:val="clear" w:color="auto" w:fill="FFFFFF"/>
        <w:spacing w:before="100" w:beforeAutospacing="1" w:after="100" w:afterAutospacing="1" w:line="360" w:lineRule="auto"/>
        <w:jc w:val="both"/>
        <w:textAlignment w:val="baseline"/>
        <w:rPr>
          <w:del w:id="296" w:author="Jan Kelemen" w:date="2015-11-11T19:26:00Z"/>
          <w:rFonts w:ascii="Arial" w:hAnsi="Arial" w:cs="Arial"/>
          <w:b/>
          <w:szCs w:val="24"/>
        </w:rPr>
        <w:pPrChange w:id="29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8"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pPr>
        <w:shd w:val="clear" w:color="auto" w:fill="FFFFFF"/>
        <w:spacing w:before="100" w:beforeAutospacing="1" w:after="100" w:afterAutospacing="1" w:line="360" w:lineRule="auto"/>
        <w:jc w:val="both"/>
        <w:textAlignment w:val="baseline"/>
        <w:rPr>
          <w:del w:id="299" w:author="Jan Kelemen" w:date="2015-11-11T19:26:00Z"/>
          <w:rFonts w:ascii="Arial" w:hAnsi="Arial" w:cs="Arial"/>
          <w:szCs w:val="24"/>
        </w:rPr>
        <w:pPrChange w:id="30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1"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pPr>
        <w:shd w:val="clear" w:color="auto" w:fill="FFFFFF"/>
        <w:spacing w:before="100" w:beforeAutospacing="1" w:after="100" w:afterAutospacing="1" w:line="360" w:lineRule="auto"/>
        <w:jc w:val="both"/>
        <w:textAlignment w:val="baseline"/>
        <w:rPr>
          <w:del w:id="302" w:author="Jan Kelemen" w:date="2015-11-11T19:26:00Z"/>
          <w:rFonts w:ascii="Arial" w:hAnsi="Arial" w:cs="Arial"/>
          <w:szCs w:val="24"/>
        </w:rPr>
        <w:pPrChange w:id="30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4"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pPr>
        <w:shd w:val="clear" w:color="auto" w:fill="FFFFFF"/>
        <w:spacing w:before="100" w:beforeAutospacing="1" w:after="100" w:afterAutospacing="1" w:line="360" w:lineRule="auto"/>
        <w:jc w:val="both"/>
        <w:textAlignment w:val="baseline"/>
        <w:rPr>
          <w:del w:id="305" w:author="Jan Kelemen" w:date="2015-11-11T19:26:00Z"/>
          <w:rFonts w:ascii="Arial" w:hAnsi="Arial" w:cs="Arial"/>
          <w:szCs w:val="24"/>
        </w:rPr>
        <w:pPrChange w:id="30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7"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pPr>
        <w:shd w:val="clear" w:color="auto" w:fill="FFFFFF"/>
        <w:spacing w:before="100" w:beforeAutospacing="1" w:after="100" w:afterAutospacing="1" w:line="360" w:lineRule="auto"/>
        <w:jc w:val="both"/>
        <w:textAlignment w:val="baseline"/>
        <w:rPr>
          <w:del w:id="308" w:author="Jan Kelemen" w:date="2015-11-11T19:26:00Z"/>
          <w:rFonts w:ascii="Arial" w:hAnsi="Arial" w:cs="Arial"/>
          <w:szCs w:val="24"/>
        </w:rPr>
        <w:pPrChange w:id="30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0"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pPr>
        <w:shd w:val="clear" w:color="auto" w:fill="FFFFFF"/>
        <w:spacing w:before="100" w:beforeAutospacing="1" w:after="100" w:afterAutospacing="1" w:line="360" w:lineRule="auto"/>
        <w:jc w:val="both"/>
        <w:textAlignment w:val="baseline"/>
        <w:rPr>
          <w:del w:id="311" w:author="Jan Kelemen" w:date="2015-11-11T19:26:00Z"/>
          <w:rFonts w:ascii="Arial" w:hAnsi="Arial" w:cs="Arial"/>
          <w:szCs w:val="24"/>
        </w:rPr>
        <w:pPrChange w:id="312"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3"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pPr>
        <w:shd w:val="clear" w:color="auto" w:fill="FFFFFF"/>
        <w:spacing w:before="100" w:beforeAutospacing="1" w:after="100" w:afterAutospacing="1" w:line="360" w:lineRule="auto"/>
        <w:jc w:val="both"/>
        <w:textAlignment w:val="baseline"/>
        <w:rPr>
          <w:del w:id="314" w:author="Jan Kelemen" w:date="2015-11-11T19:26:00Z"/>
          <w:rFonts w:ascii="Arial" w:hAnsi="Arial" w:cs="Arial"/>
          <w:szCs w:val="24"/>
        </w:rPr>
        <w:pPrChange w:id="315"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6"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pPr>
        <w:shd w:val="clear" w:color="auto" w:fill="FFFFFF"/>
        <w:spacing w:before="100" w:beforeAutospacing="1" w:after="100" w:afterAutospacing="1" w:line="360" w:lineRule="auto"/>
        <w:jc w:val="both"/>
        <w:textAlignment w:val="baseline"/>
        <w:rPr>
          <w:del w:id="317" w:author="Jan Kelemen" w:date="2015-11-11T19:26:00Z"/>
          <w:rFonts w:ascii="Arial" w:hAnsi="Arial" w:cs="Arial"/>
          <w:szCs w:val="24"/>
        </w:rPr>
        <w:pPrChange w:id="318"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9"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pPr>
        <w:shd w:val="clear" w:color="auto" w:fill="FFFFFF"/>
        <w:spacing w:before="100" w:beforeAutospacing="1" w:after="100" w:afterAutospacing="1" w:line="360" w:lineRule="auto"/>
        <w:jc w:val="both"/>
        <w:textAlignment w:val="baseline"/>
        <w:rPr>
          <w:del w:id="320" w:author="Jan Kelemen" w:date="2015-11-11T19:26:00Z"/>
          <w:rFonts w:ascii="Arial" w:hAnsi="Arial" w:cs="Arial"/>
          <w:b/>
          <w:szCs w:val="24"/>
        </w:rPr>
        <w:pPrChange w:id="32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2"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23" w:author="Jan Kelemen" w:date="2015-11-11T19:26:00Z"/>
          <w:rFonts w:ascii="Arial" w:hAnsi="Arial" w:cs="Arial"/>
          <w:b/>
          <w:szCs w:val="24"/>
        </w:rPr>
        <w:pPrChange w:id="324"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25"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6" w:author="Jan Kelemen" w:date="2015-11-11T19:26:00Z"/>
          <w:rFonts w:ascii="Arial" w:hAnsi="Arial" w:cs="Arial"/>
          <w:szCs w:val="24"/>
        </w:rPr>
        <w:pPrChange w:id="32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8"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29" w:author="Jan Kelemen" w:date="2015-11-11T19:26:00Z"/>
          <w:rFonts w:ascii="Arial" w:hAnsi="Arial" w:cs="Arial"/>
          <w:szCs w:val="24"/>
        </w:rPr>
        <w:pPrChange w:id="33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1"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32" w:author="Jan Kelemen" w:date="2015-11-11T19:26:00Z"/>
          <w:rFonts w:ascii="Arial" w:hAnsi="Arial" w:cs="Arial"/>
          <w:b/>
          <w:szCs w:val="24"/>
        </w:rPr>
        <w:pPrChange w:id="33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4"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35" w:author="Jan Kelemen" w:date="2015-11-11T19:26:00Z"/>
          <w:rFonts w:ascii="Arial" w:hAnsi="Arial" w:cs="Arial"/>
          <w:szCs w:val="24"/>
        </w:rPr>
        <w:pPrChange w:id="33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7"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38" w:author="Jan Kelemen" w:date="2015-11-11T19:26:00Z"/>
          <w:rFonts w:ascii="Arial" w:hAnsi="Arial" w:cs="Arial"/>
          <w:szCs w:val="24"/>
        </w:rPr>
        <w:pPrChange w:id="33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0"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pPr>
        <w:shd w:val="clear" w:color="auto" w:fill="FFFFFF"/>
        <w:spacing w:before="100" w:beforeAutospacing="1" w:after="100" w:afterAutospacing="1" w:line="360" w:lineRule="auto"/>
        <w:jc w:val="both"/>
        <w:textAlignment w:val="baseline"/>
        <w:rPr>
          <w:del w:id="341" w:author="Jan Kelemen" w:date="2015-11-11T19:26:00Z"/>
          <w:rFonts w:ascii="Arial" w:hAnsi="Arial" w:cs="Arial"/>
          <w:szCs w:val="24"/>
        </w:rPr>
        <w:pPrChange w:id="34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43"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pPr>
        <w:shd w:val="clear" w:color="auto" w:fill="FFFFFF"/>
        <w:spacing w:before="100" w:beforeAutospacing="1" w:after="100" w:afterAutospacing="1" w:line="360" w:lineRule="auto"/>
        <w:jc w:val="both"/>
        <w:textAlignment w:val="baseline"/>
        <w:rPr>
          <w:del w:id="344" w:author="Jan Kelemen" w:date="2015-11-11T19:26:00Z"/>
          <w:rFonts w:ascii="Arial" w:hAnsi="Arial" w:cs="Arial"/>
          <w:szCs w:val="24"/>
        </w:rPr>
        <w:pPrChange w:id="34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6"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pPr>
        <w:shd w:val="clear" w:color="auto" w:fill="FFFFFF"/>
        <w:spacing w:before="100" w:beforeAutospacing="1" w:after="100" w:afterAutospacing="1" w:line="360" w:lineRule="auto"/>
        <w:jc w:val="both"/>
        <w:textAlignment w:val="baseline"/>
        <w:rPr>
          <w:del w:id="347" w:author="Jan Kelemen" w:date="2015-11-11T19:26:00Z"/>
          <w:rFonts w:ascii="Arial" w:hAnsi="Arial" w:cs="Arial"/>
          <w:szCs w:val="24"/>
        </w:rPr>
        <w:pPrChange w:id="348"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9"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pPr>
        <w:shd w:val="clear" w:color="auto" w:fill="FFFFFF"/>
        <w:spacing w:before="100" w:beforeAutospacing="1" w:after="100" w:afterAutospacing="1" w:line="360" w:lineRule="auto"/>
        <w:jc w:val="both"/>
        <w:textAlignment w:val="baseline"/>
        <w:rPr>
          <w:del w:id="350" w:author="Jan Kelemen" w:date="2015-11-11T19:26:00Z"/>
          <w:rFonts w:ascii="Arial" w:hAnsi="Arial" w:cs="Arial"/>
          <w:szCs w:val="24"/>
        </w:rPr>
        <w:pPrChange w:id="351"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2"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53" w:author="Jan Kelemen" w:date="2015-11-11T19:26:00Z"/>
          <w:rFonts w:ascii="Arial" w:hAnsi="Arial" w:cs="Arial"/>
          <w:szCs w:val="24"/>
        </w:rPr>
        <w:pPrChange w:id="354"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55"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pPr>
        <w:shd w:val="clear" w:color="auto" w:fill="FFFFFF"/>
        <w:spacing w:before="100" w:beforeAutospacing="1" w:after="100" w:afterAutospacing="1" w:line="360" w:lineRule="auto"/>
        <w:jc w:val="both"/>
        <w:textAlignment w:val="baseline"/>
        <w:rPr>
          <w:del w:id="356" w:author="Jan Kelemen" w:date="2015-11-11T19:26:00Z"/>
          <w:rFonts w:ascii="Arial" w:hAnsi="Arial" w:cs="Arial"/>
          <w:b/>
          <w:szCs w:val="24"/>
        </w:rPr>
        <w:pPrChange w:id="35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8"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59" w:author="Jan Kelemen" w:date="2015-11-11T19:26:00Z"/>
          <w:rFonts w:ascii="Arial" w:hAnsi="Arial" w:cs="Arial"/>
          <w:b/>
          <w:szCs w:val="24"/>
        </w:rPr>
        <w:pPrChange w:id="360"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61"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2" w:author="Jan Kelemen" w:date="2015-11-11T19:26:00Z"/>
          <w:rFonts w:ascii="Arial" w:hAnsi="Arial" w:cs="Arial"/>
          <w:szCs w:val="24"/>
        </w:rPr>
        <w:pPrChange w:id="36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4"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65" w:author="Jan Kelemen" w:date="2015-11-11T19:26:00Z"/>
          <w:rFonts w:ascii="Arial" w:hAnsi="Arial" w:cs="Arial"/>
          <w:szCs w:val="24"/>
        </w:rPr>
        <w:pPrChange w:id="36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7"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pPr>
        <w:shd w:val="clear" w:color="auto" w:fill="FFFFFF"/>
        <w:spacing w:before="100" w:beforeAutospacing="1" w:after="100" w:afterAutospacing="1" w:line="360" w:lineRule="auto"/>
        <w:jc w:val="both"/>
        <w:textAlignment w:val="baseline"/>
        <w:rPr>
          <w:del w:id="368" w:author="Jan Kelemen" w:date="2015-11-11T19:26:00Z"/>
          <w:rFonts w:ascii="Arial" w:hAnsi="Arial" w:cs="Arial"/>
          <w:b/>
          <w:szCs w:val="24"/>
        </w:rPr>
        <w:pPrChange w:id="36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0"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pPr>
        <w:shd w:val="clear" w:color="auto" w:fill="FFFFFF"/>
        <w:spacing w:before="100" w:beforeAutospacing="1" w:after="100" w:afterAutospacing="1" w:line="360" w:lineRule="auto"/>
        <w:jc w:val="both"/>
        <w:textAlignment w:val="baseline"/>
        <w:rPr>
          <w:del w:id="371" w:author="Jan Kelemen" w:date="2015-11-11T19:26:00Z"/>
          <w:rFonts w:ascii="Arial" w:hAnsi="Arial" w:cs="Arial"/>
          <w:szCs w:val="24"/>
        </w:rPr>
        <w:pPrChange w:id="37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3"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pPr>
        <w:shd w:val="clear" w:color="auto" w:fill="FFFFFF"/>
        <w:spacing w:before="100" w:beforeAutospacing="1" w:after="100" w:afterAutospacing="1" w:line="360" w:lineRule="auto"/>
        <w:jc w:val="both"/>
        <w:textAlignment w:val="baseline"/>
        <w:rPr>
          <w:del w:id="374" w:author="Jan Kelemen" w:date="2015-11-11T19:26:00Z"/>
          <w:rFonts w:ascii="Arial" w:hAnsi="Arial" w:cs="Arial"/>
          <w:szCs w:val="24"/>
        </w:rPr>
        <w:pPrChange w:id="37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6"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pPr>
        <w:shd w:val="clear" w:color="auto" w:fill="FFFFFF"/>
        <w:spacing w:before="100" w:beforeAutospacing="1" w:after="100" w:afterAutospacing="1" w:line="360" w:lineRule="auto"/>
        <w:jc w:val="both"/>
        <w:textAlignment w:val="baseline"/>
        <w:rPr>
          <w:del w:id="377" w:author="Jan Kelemen" w:date="2015-11-11T19:26:00Z"/>
          <w:rFonts w:ascii="Arial" w:hAnsi="Arial" w:cs="Arial"/>
          <w:szCs w:val="24"/>
        </w:rPr>
        <w:pPrChange w:id="37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9"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pPr>
        <w:shd w:val="clear" w:color="auto" w:fill="FFFFFF"/>
        <w:spacing w:before="100" w:beforeAutospacing="1" w:after="100" w:afterAutospacing="1" w:line="360" w:lineRule="auto"/>
        <w:jc w:val="both"/>
        <w:textAlignment w:val="baseline"/>
        <w:rPr>
          <w:del w:id="380" w:author="Jan Kelemen" w:date="2015-11-11T19:26:00Z"/>
          <w:rFonts w:ascii="Arial" w:hAnsi="Arial" w:cs="Arial"/>
          <w:szCs w:val="24"/>
        </w:rPr>
        <w:pPrChange w:id="38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2"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pPr>
        <w:shd w:val="clear" w:color="auto" w:fill="FFFFFF"/>
        <w:spacing w:before="100" w:beforeAutospacing="1" w:after="100" w:afterAutospacing="1" w:line="360" w:lineRule="auto"/>
        <w:jc w:val="both"/>
        <w:textAlignment w:val="baseline"/>
        <w:rPr>
          <w:del w:id="383" w:author="Jan Kelemen" w:date="2015-11-11T19:26:00Z"/>
          <w:rFonts w:ascii="Arial" w:hAnsi="Arial" w:cs="Arial"/>
          <w:szCs w:val="24"/>
        </w:rPr>
        <w:pPrChange w:id="384"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5"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pPr>
        <w:shd w:val="clear" w:color="auto" w:fill="FFFFFF"/>
        <w:spacing w:before="100" w:beforeAutospacing="1" w:after="100" w:afterAutospacing="1" w:line="360" w:lineRule="auto"/>
        <w:jc w:val="both"/>
        <w:textAlignment w:val="baseline"/>
        <w:rPr>
          <w:del w:id="386" w:author="Jan Kelemen" w:date="2015-11-11T19:26:00Z"/>
          <w:rFonts w:ascii="Arial" w:hAnsi="Arial" w:cs="Arial"/>
          <w:szCs w:val="24"/>
        </w:rPr>
        <w:pPrChange w:id="387"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8"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pPr>
        <w:shd w:val="clear" w:color="auto" w:fill="FFFFFF"/>
        <w:spacing w:before="100" w:beforeAutospacing="1" w:after="100" w:afterAutospacing="1" w:line="360" w:lineRule="auto"/>
        <w:jc w:val="both"/>
        <w:textAlignment w:val="baseline"/>
        <w:rPr>
          <w:del w:id="389" w:author="Jan Kelemen" w:date="2015-11-11T19:26:00Z"/>
          <w:rFonts w:ascii="Arial" w:hAnsi="Arial" w:cs="Arial"/>
          <w:szCs w:val="24"/>
        </w:rPr>
        <w:pPrChange w:id="390"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91"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pPr>
        <w:shd w:val="clear" w:color="auto" w:fill="FFFFFF"/>
        <w:spacing w:before="100" w:beforeAutospacing="1" w:after="100" w:afterAutospacing="1" w:line="360" w:lineRule="auto"/>
        <w:jc w:val="both"/>
        <w:textAlignment w:val="baseline"/>
        <w:rPr>
          <w:del w:id="392" w:author="Jan Kelemen" w:date="2015-11-11T19:26:00Z"/>
          <w:rFonts w:ascii="Arial" w:hAnsi="Arial" w:cs="Arial"/>
          <w:b/>
          <w:szCs w:val="24"/>
        </w:rPr>
        <w:pPrChange w:id="39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4"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pPr>
        <w:shd w:val="clear" w:color="auto" w:fill="FFFFFF"/>
        <w:spacing w:before="100" w:beforeAutospacing="1" w:after="100" w:afterAutospacing="1" w:line="360" w:lineRule="auto"/>
        <w:jc w:val="both"/>
        <w:textAlignment w:val="baseline"/>
        <w:rPr>
          <w:del w:id="395" w:author="Jan Kelemen" w:date="2015-11-11T19:26:00Z"/>
          <w:rFonts w:ascii="Arial" w:hAnsi="Arial" w:cs="Arial"/>
          <w:b/>
          <w:szCs w:val="24"/>
        </w:rPr>
        <w:pPrChange w:id="396"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97"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pPr>
        <w:shd w:val="clear" w:color="auto" w:fill="FFFFFF"/>
        <w:spacing w:before="100" w:beforeAutospacing="1" w:after="100" w:afterAutospacing="1" w:line="360" w:lineRule="auto"/>
        <w:jc w:val="both"/>
        <w:textAlignment w:val="baseline"/>
        <w:rPr>
          <w:del w:id="398" w:author="Jan Kelemen" w:date="2015-11-11T19:26:00Z"/>
          <w:rFonts w:ascii="Arial" w:hAnsi="Arial" w:cs="Arial"/>
          <w:szCs w:val="24"/>
        </w:rPr>
        <w:pPrChange w:id="39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0"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1" w:author="Jan Kelemen" w:date="2015-11-11T19:26:00Z"/>
          <w:rFonts w:ascii="Arial" w:hAnsi="Arial" w:cs="Arial"/>
          <w:szCs w:val="24"/>
        </w:rPr>
        <w:pPrChange w:id="40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3"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pPr>
        <w:shd w:val="clear" w:color="auto" w:fill="FFFFFF"/>
        <w:spacing w:before="100" w:beforeAutospacing="1" w:after="100" w:afterAutospacing="1" w:line="360" w:lineRule="auto"/>
        <w:jc w:val="both"/>
        <w:textAlignment w:val="baseline"/>
        <w:rPr>
          <w:del w:id="404" w:author="Jan Kelemen" w:date="2015-11-11T19:26:00Z"/>
          <w:rFonts w:ascii="Arial" w:hAnsi="Arial" w:cs="Arial"/>
          <w:b/>
          <w:szCs w:val="24"/>
        </w:rPr>
        <w:pPrChange w:id="40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6"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pPr>
        <w:shd w:val="clear" w:color="auto" w:fill="FFFFFF"/>
        <w:spacing w:before="100" w:beforeAutospacing="1" w:after="100" w:afterAutospacing="1" w:line="360" w:lineRule="auto"/>
        <w:jc w:val="both"/>
        <w:textAlignment w:val="baseline"/>
        <w:rPr>
          <w:del w:id="407" w:author="Jan Kelemen" w:date="2015-11-11T19:26:00Z"/>
          <w:rFonts w:ascii="Arial" w:hAnsi="Arial" w:cs="Arial"/>
          <w:szCs w:val="24"/>
        </w:rPr>
        <w:pPrChange w:id="4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9"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pPr>
        <w:shd w:val="clear" w:color="auto" w:fill="FFFFFF"/>
        <w:spacing w:before="100" w:beforeAutospacing="1" w:after="100" w:afterAutospacing="1" w:line="360" w:lineRule="auto"/>
        <w:jc w:val="both"/>
        <w:textAlignment w:val="baseline"/>
        <w:rPr>
          <w:del w:id="410" w:author="Jan Kelemen" w:date="2015-11-11T19:26:00Z"/>
          <w:rFonts w:ascii="Arial" w:hAnsi="Arial" w:cs="Arial"/>
          <w:szCs w:val="24"/>
        </w:rPr>
        <w:pPrChange w:id="41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2"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pPr>
        <w:shd w:val="clear" w:color="auto" w:fill="FFFFFF"/>
        <w:spacing w:before="100" w:beforeAutospacing="1" w:after="100" w:afterAutospacing="1" w:line="360" w:lineRule="auto"/>
        <w:jc w:val="both"/>
        <w:textAlignment w:val="baseline"/>
        <w:rPr>
          <w:del w:id="413" w:author="Jan Kelemen" w:date="2015-11-11T19:26:00Z"/>
          <w:rFonts w:ascii="Arial" w:hAnsi="Arial" w:cs="Arial"/>
          <w:szCs w:val="24"/>
        </w:rPr>
        <w:pPrChange w:id="41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15"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pPr>
        <w:shd w:val="clear" w:color="auto" w:fill="FFFFFF"/>
        <w:spacing w:before="100" w:beforeAutospacing="1" w:after="100" w:afterAutospacing="1" w:line="360" w:lineRule="auto"/>
        <w:jc w:val="both"/>
        <w:textAlignment w:val="baseline"/>
        <w:rPr>
          <w:del w:id="416" w:author="Jan Kelemen" w:date="2015-11-11T19:26:00Z"/>
          <w:rFonts w:ascii="Arial" w:hAnsi="Arial" w:cs="Arial"/>
          <w:szCs w:val="24"/>
        </w:rPr>
        <w:pPrChange w:id="41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8"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pPr>
        <w:shd w:val="clear" w:color="auto" w:fill="FFFFFF"/>
        <w:spacing w:before="100" w:beforeAutospacing="1" w:after="100" w:afterAutospacing="1" w:line="360" w:lineRule="auto"/>
        <w:jc w:val="both"/>
        <w:textAlignment w:val="baseline"/>
        <w:rPr>
          <w:del w:id="419" w:author="Jan Kelemen" w:date="2015-11-11T19:26:00Z"/>
          <w:rFonts w:ascii="Arial" w:hAnsi="Arial" w:cs="Arial"/>
          <w:szCs w:val="24"/>
        </w:rPr>
        <w:pPrChange w:id="420"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1"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pPr>
        <w:shd w:val="clear" w:color="auto" w:fill="FFFFFF"/>
        <w:spacing w:before="100" w:beforeAutospacing="1" w:after="100" w:afterAutospacing="1" w:line="360" w:lineRule="auto"/>
        <w:jc w:val="both"/>
        <w:textAlignment w:val="baseline"/>
        <w:rPr>
          <w:del w:id="422" w:author="Jan Kelemen" w:date="2015-11-11T19:26:00Z"/>
          <w:rFonts w:ascii="Arial" w:hAnsi="Arial" w:cs="Arial"/>
          <w:szCs w:val="24"/>
        </w:rPr>
        <w:pPrChange w:id="423"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4"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pPr>
        <w:shd w:val="clear" w:color="auto" w:fill="FFFFFF"/>
        <w:spacing w:before="100" w:beforeAutospacing="1" w:after="100" w:afterAutospacing="1" w:line="360" w:lineRule="auto"/>
        <w:jc w:val="both"/>
        <w:textAlignment w:val="baseline"/>
        <w:rPr>
          <w:del w:id="425" w:author="Jan Kelemen" w:date="2015-11-11T19:26:00Z"/>
          <w:rFonts w:ascii="Arial" w:hAnsi="Arial" w:cs="Arial"/>
          <w:szCs w:val="24"/>
        </w:rPr>
        <w:pPrChange w:id="426"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7"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pPr>
        <w:shd w:val="clear" w:color="auto" w:fill="FFFFFF"/>
        <w:spacing w:before="100" w:beforeAutospacing="1" w:after="100" w:afterAutospacing="1" w:line="360" w:lineRule="auto"/>
        <w:jc w:val="both"/>
        <w:textAlignment w:val="baseline"/>
        <w:rPr>
          <w:del w:id="428" w:author="Jan Kelemen" w:date="2015-11-11T19:26:00Z"/>
          <w:rFonts w:ascii="Arial" w:hAnsi="Arial" w:cs="Arial"/>
          <w:b/>
          <w:szCs w:val="24"/>
        </w:rPr>
        <w:pPrChange w:id="42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0"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31" w:author="Jan Kelemen" w:date="2015-11-11T19:26:00Z"/>
          <w:rFonts w:ascii="Arial" w:hAnsi="Arial" w:cs="Arial"/>
          <w:b/>
          <w:szCs w:val="24"/>
        </w:rPr>
        <w:pPrChange w:id="432"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433"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4" w:author="Jan Kelemen" w:date="2015-11-11T19:26:00Z"/>
          <w:rFonts w:ascii="Arial" w:hAnsi="Arial" w:cs="Arial"/>
          <w:szCs w:val="24"/>
        </w:rPr>
        <w:pPrChange w:id="4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6"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37" w:author="Jan Kelemen" w:date="2015-11-11T19:26:00Z"/>
          <w:rFonts w:ascii="Arial" w:hAnsi="Arial" w:cs="Arial"/>
          <w:szCs w:val="24"/>
        </w:rPr>
        <w:pPrChange w:id="4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9"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pPr>
        <w:shd w:val="clear" w:color="auto" w:fill="FFFFFF"/>
        <w:spacing w:before="100" w:beforeAutospacing="1" w:after="100" w:afterAutospacing="1" w:line="360" w:lineRule="auto"/>
        <w:jc w:val="both"/>
        <w:textAlignment w:val="baseline"/>
        <w:rPr>
          <w:del w:id="440" w:author="Jan Kelemen" w:date="2015-11-11T19:26:00Z"/>
          <w:rFonts w:ascii="Arial" w:hAnsi="Arial" w:cs="Arial"/>
          <w:b/>
          <w:szCs w:val="24"/>
        </w:rPr>
        <w:pPrChange w:id="4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2"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pPr>
        <w:shd w:val="clear" w:color="auto" w:fill="FFFFFF"/>
        <w:spacing w:before="100" w:beforeAutospacing="1" w:after="100" w:afterAutospacing="1" w:line="360" w:lineRule="auto"/>
        <w:jc w:val="both"/>
        <w:textAlignment w:val="baseline"/>
        <w:rPr>
          <w:del w:id="443" w:author="Jan Kelemen" w:date="2015-11-11T19:26:00Z"/>
          <w:rFonts w:ascii="Arial" w:hAnsi="Arial" w:cs="Arial"/>
          <w:szCs w:val="24"/>
        </w:rPr>
        <w:pPrChange w:id="4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5"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pPr>
        <w:shd w:val="clear" w:color="auto" w:fill="FFFFFF"/>
        <w:spacing w:before="100" w:beforeAutospacing="1" w:after="100" w:afterAutospacing="1" w:line="360" w:lineRule="auto"/>
        <w:jc w:val="both"/>
        <w:textAlignment w:val="baseline"/>
        <w:rPr>
          <w:del w:id="446" w:author="Jan Kelemen" w:date="2015-11-11T19:26:00Z"/>
          <w:rFonts w:ascii="Arial" w:hAnsi="Arial" w:cs="Arial"/>
          <w:szCs w:val="24"/>
        </w:rPr>
        <w:pPrChange w:id="44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8"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pPr>
        <w:shd w:val="clear" w:color="auto" w:fill="FFFFFF"/>
        <w:spacing w:before="100" w:beforeAutospacing="1" w:after="100" w:afterAutospacing="1" w:line="360" w:lineRule="auto"/>
        <w:jc w:val="both"/>
        <w:textAlignment w:val="baseline"/>
        <w:rPr>
          <w:del w:id="449" w:author="Jan Kelemen" w:date="2015-11-11T19:26:00Z"/>
          <w:rFonts w:ascii="Arial" w:hAnsi="Arial" w:cs="Arial"/>
          <w:szCs w:val="24"/>
        </w:rPr>
        <w:pPrChange w:id="45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51"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pPr>
        <w:shd w:val="clear" w:color="auto" w:fill="FFFFFF"/>
        <w:spacing w:before="100" w:beforeAutospacing="1" w:after="100" w:afterAutospacing="1" w:line="360" w:lineRule="auto"/>
        <w:jc w:val="both"/>
        <w:textAlignment w:val="baseline"/>
        <w:rPr>
          <w:del w:id="452" w:author="Jan Kelemen" w:date="2015-11-11T19:26:00Z"/>
          <w:rFonts w:ascii="Arial" w:hAnsi="Arial" w:cs="Arial"/>
          <w:szCs w:val="24"/>
        </w:rPr>
        <w:pPrChange w:id="45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4"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pPr>
        <w:shd w:val="clear" w:color="auto" w:fill="FFFFFF"/>
        <w:spacing w:before="100" w:beforeAutospacing="1" w:after="100" w:afterAutospacing="1" w:line="360" w:lineRule="auto"/>
        <w:jc w:val="both"/>
        <w:textAlignment w:val="baseline"/>
        <w:rPr>
          <w:del w:id="455" w:author="Jan Kelemen" w:date="2015-11-11T19:26:00Z"/>
          <w:rFonts w:ascii="Arial" w:hAnsi="Arial" w:cs="Arial"/>
          <w:szCs w:val="24"/>
        </w:rPr>
        <w:pPrChange w:id="45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7"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pPr>
        <w:shd w:val="clear" w:color="auto" w:fill="FFFFFF"/>
        <w:spacing w:before="100" w:beforeAutospacing="1" w:after="100" w:afterAutospacing="1" w:line="360" w:lineRule="auto"/>
        <w:jc w:val="both"/>
        <w:textAlignment w:val="baseline"/>
        <w:rPr>
          <w:del w:id="458" w:author="Jan Kelemen" w:date="2015-11-11T19:26:00Z"/>
          <w:rFonts w:ascii="Arial" w:hAnsi="Arial" w:cs="Arial"/>
          <w:szCs w:val="24"/>
        </w:rPr>
        <w:pPrChange w:id="459"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0"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pPr>
        <w:shd w:val="clear" w:color="auto" w:fill="FFFFFF"/>
        <w:spacing w:before="100" w:beforeAutospacing="1" w:after="100" w:afterAutospacing="1" w:line="360" w:lineRule="auto"/>
        <w:jc w:val="both"/>
        <w:textAlignment w:val="baseline"/>
        <w:rPr>
          <w:del w:id="461" w:author="Jan Kelemen" w:date="2015-11-11T19:26:00Z"/>
          <w:rFonts w:ascii="Arial" w:hAnsi="Arial" w:cs="Arial"/>
          <w:szCs w:val="24"/>
        </w:rPr>
        <w:pPrChange w:id="462"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3"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pPr>
        <w:shd w:val="clear" w:color="auto" w:fill="FFFFFF"/>
        <w:spacing w:before="100" w:beforeAutospacing="1" w:after="100" w:afterAutospacing="1" w:line="360" w:lineRule="auto"/>
        <w:jc w:val="both"/>
        <w:textAlignment w:val="baseline"/>
        <w:rPr>
          <w:del w:id="464" w:author="Jan Kelemen" w:date="2015-11-11T19:26:00Z"/>
          <w:rFonts w:ascii="Arial" w:hAnsi="Arial" w:cs="Arial"/>
          <w:szCs w:val="24"/>
        </w:rPr>
        <w:pPrChange w:id="465"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6"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pPr>
        <w:pStyle w:val="Normal1"/>
        <w:ind w:firstLine="1560"/>
        <w:pPrChange w:id="46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68"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69" w:author="Tin Trčak" w:date="2015-11-11T21:57:00Z"/>
          <w:rFonts w:ascii="Arial" w:hAnsi="Arial" w:cs="Arial"/>
          <w:b/>
          <w:szCs w:val="24"/>
        </w:rPr>
      </w:pPr>
      <w:ins w:id="470"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RegistracijaDjelatnika</w:t>
        </w:r>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1" w:author="Tin Trčak" w:date="2015-11-11T21:57:00Z"/>
          <w:rFonts w:ascii="Arial" w:hAnsi="Arial" w:cs="Arial"/>
          <w:szCs w:val="24"/>
        </w:rPr>
      </w:pPr>
      <w:ins w:id="472"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3" w:author="Tin Trčak" w:date="2015-11-11T21:57:00Z"/>
          <w:rFonts w:ascii="Arial" w:hAnsi="Arial" w:cs="Arial"/>
          <w:szCs w:val="24"/>
        </w:rPr>
      </w:pPr>
      <w:ins w:id="474"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5" w:author="Tin Trčak" w:date="2015-11-11T21:57:00Z"/>
          <w:rFonts w:ascii="Arial" w:hAnsi="Arial" w:cs="Arial"/>
          <w:b/>
          <w:szCs w:val="24"/>
        </w:rPr>
      </w:pPr>
      <w:ins w:id="476"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7" w:author="Tin Trčak" w:date="2015-11-11T21:57:00Z"/>
          <w:rFonts w:ascii="Arial" w:hAnsi="Arial" w:cs="Arial"/>
          <w:szCs w:val="24"/>
        </w:rPr>
      </w:pPr>
      <w:ins w:id="478"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9" w:author="Tin Trčak" w:date="2015-11-11T21:57:00Z"/>
          <w:rFonts w:ascii="Arial" w:hAnsi="Arial" w:cs="Arial"/>
          <w:szCs w:val="24"/>
        </w:rPr>
      </w:pPr>
      <w:ins w:id="480"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1" w:author="Tin Trčak" w:date="2015-11-11T21:57:00Z"/>
          <w:rFonts w:ascii="Arial" w:hAnsi="Arial" w:cs="Arial"/>
          <w:szCs w:val="24"/>
        </w:rPr>
      </w:pPr>
      <w:ins w:id="482"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3" w:author="Tin Trčak" w:date="2015-11-11T21:57:00Z"/>
          <w:rFonts w:ascii="Arial" w:hAnsi="Arial" w:cs="Arial"/>
          <w:szCs w:val="24"/>
        </w:rPr>
      </w:pPr>
      <w:ins w:id="484"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5" w:author="Tin Trčak" w:date="2015-11-11T21:57:00Z"/>
          <w:rFonts w:ascii="Arial" w:hAnsi="Arial" w:cs="Arial"/>
          <w:szCs w:val="24"/>
        </w:rPr>
      </w:pPr>
      <w:ins w:id="486" w:author="Tin Trčak" w:date="2015-11-11T21:57:00Z">
        <w:r>
          <w:rPr>
            <w:rFonts w:ascii="Arial" w:hAnsi="Arial" w:cs="Arial"/>
            <w:szCs w:val="24"/>
          </w:rPr>
          <w:t>Podatci se šalju poslužitelju na provjeru.</w:t>
        </w:r>
      </w:ins>
    </w:p>
    <w:p w14:paraId="7CD5FD95"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7" w:author="Tin Trčak" w:date="2015-11-11T21:57:00Z"/>
          <w:rFonts w:ascii="Arial" w:hAnsi="Arial" w:cs="Arial"/>
          <w:szCs w:val="24"/>
        </w:rPr>
      </w:pPr>
      <w:ins w:id="488" w:author="Tin Trčak" w:date="2015-11-11T21:57:00Z">
        <w:r>
          <w:rPr>
            <w:rFonts w:ascii="Arial" w:hAnsi="Arial" w:cs="Arial"/>
            <w:szCs w:val="24"/>
          </w:rPr>
          <w:t>Poslužitelj provjerava u bazi podataka ispravnost unesenih podataka (npr. postoji li u bazi podataka već djelatnik s istim korisničim imenom, da li je e-mail ispravan).</w:t>
        </w:r>
      </w:ins>
    </w:p>
    <w:p w14:paraId="386E3085" w14:textId="77777777"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489" w:author="Tin Trčak" w:date="2015-11-11T21:57:00Z"/>
          <w:rFonts w:ascii="Arial" w:hAnsi="Arial" w:cs="Arial"/>
          <w:szCs w:val="24"/>
        </w:rPr>
      </w:pPr>
      <w:ins w:id="490" w:author="Tin Trčak" w:date="2015-11-11T21:57:00Z">
        <w:r>
          <w:rPr>
            <w:rFonts w:ascii="Arial" w:hAnsi="Arial" w:cs="Arial"/>
            <w:szCs w:val="24"/>
          </w:rPr>
          <w:t xml:space="preserve">Poslužitelj sprema djelatnikove podatke u bazu podataka te obavještava vlasnika o uspješnoj registraciji te šalje podatke o registraciji djeltniku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1" w:author="Tin Trčak" w:date="2015-11-11T21:57:00Z"/>
          <w:rFonts w:ascii="Arial" w:hAnsi="Arial" w:cs="Arial"/>
          <w:b/>
          <w:szCs w:val="24"/>
        </w:rPr>
      </w:pPr>
      <w:ins w:id="492" w:author="Tin Trčak" w:date="2015-11-11T21:57:00Z">
        <w:r w:rsidRPr="00F454DB">
          <w:rPr>
            <w:rFonts w:ascii="Arial" w:hAnsi="Arial" w:cs="Arial"/>
            <w:b/>
            <w:szCs w:val="24"/>
          </w:rPr>
          <w:lastRenderedPageBreak/>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93" w:author="Tin Trčak" w:date="2015-11-11T21:57:00Z"/>
          <w:rFonts w:ascii="Arial" w:hAnsi="Arial" w:cs="Arial"/>
          <w:b/>
          <w:szCs w:val="24"/>
        </w:rPr>
      </w:pPr>
      <w:ins w:id="494"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UklanjanjeDjelatnika</w:t>
        </w:r>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5" w:author="Tin Trčak" w:date="2015-11-11T21:57:00Z"/>
          <w:rFonts w:ascii="Arial" w:hAnsi="Arial" w:cs="Arial"/>
          <w:szCs w:val="24"/>
        </w:rPr>
      </w:pPr>
      <w:ins w:id="496"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7" w:author="Tin Trčak" w:date="2015-11-11T21:57:00Z"/>
          <w:rFonts w:ascii="Arial" w:hAnsi="Arial" w:cs="Arial"/>
          <w:szCs w:val="24"/>
        </w:rPr>
      </w:pPr>
      <w:ins w:id="498"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9" w:author="Tin Trčak" w:date="2015-11-11T21:57:00Z"/>
          <w:rFonts w:ascii="Arial" w:hAnsi="Arial" w:cs="Arial"/>
          <w:b/>
          <w:szCs w:val="24"/>
        </w:rPr>
      </w:pPr>
      <w:ins w:id="500"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1" w:author="Tin Trčak" w:date="2015-11-11T21:57:00Z"/>
          <w:rFonts w:ascii="Arial" w:hAnsi="Arial" w:cs="Arial"/>
          <w:szCs w:val="24"/>
        </w:rPr>
      </w:pPr>
      <w:ins w:id="502"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3" w:author="Tin Trčak" w:date="2015-11-11T21:57:00Z"/>
          <w:rFonts w:ascii="Arial" w:hAnsi="Arial" w:cs="Arial"/>
          <w:szCs w:val="24"/>
        </w:rPr>
      </w:pPr>
      <w:ins w:id="504"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5" w:author="Tin Trčak" w:date="2015-11-11T21:57:00Z"/>
          <w:rFonts w:ascii="Arial" w:hAnsi="Arial" w:cs="Arial"/>
          <w:szCs w:val="24"/>
        </w:rPr>
      </w:pPr>
      <w:ins w:id="506"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7" w:author="Tin Trčak" w:date="2015-11-11T21:57:00Z"/>
          <w:rFonts w:ascii="Arial" w:hAnsi="Arial" w:cs="Arial"/>
          <w:szCs w:val="24"/>
        </w:rPr>
      </w:pPr>
      <w:ins w:id="508"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9" w:author="Tin Trčak" w:date="2015-11-11T21:57:00Z"/>
          <w:rFonts w:ascii="Arial" w:hAnsi="Arial" w:cs="Arial"/>
          <w:szCs w:val="24"/>
        </w:rPr>
      </w:pPr>
      <w:ins w:id="510"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1" w:author="Tin Trčak" w:date="2015-11-11T21:57:00Z"/>
          <w:rFonts w:ascii="Arial" w:hAnsi="Arial" w:cs="Arial"/>
          <w:szCs w:val="24"/>
        </w:rPr>
      </w:pPr>
      <w:ins w:id="512"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13" w:author="Tin Trčak" w:date="2015-11-11T21:57:00Z"/>
          <w:rFonts w:ascii="Arial" w:hAnsi="Arial" w:cs="Arial"/>
          <w:szCs w:val="24"/>
        </w:rPr>
      </w:pPr>
      <w:ins w:id="514"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5" w:author="Tin Trčak" w:date="2015-11-11T21:57:00Z"/>
          <w:rFonts w:ascii="Arial" w:hAnsi="Arial" w:cs="Arial"/>
          <w:b/>
          <w:szCs w:val="24"/>
        </w:rPr>
      </w:pPr>
      <w:ins w:id="516"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517" w:author="Tin Trčak" w:date="2015-11-11T21:57:00Z"/>
          <w:rFonts w:ascii="Arial" w:hAnsi="Arial" w:cs="Arial"/>
          <w:b/>
          <w:szCs w:val="24"/>
        </w:rPr>
      </w:pPr>
      <w:ins w:id="518"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PromjenaPodatakaZaDjelatnika</w:t>
        </w:r>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9" w:author="Tin Trčak" w:date="2015-11-11T21:57:00Z"/>
          <w:rFonts w:ascii="Arial" w:hAnsi="Arial" w:cs="Arial"/>
          <w:szCs w:val="24"/>
        </w:rPr>
      </w:pPr>
      <w:ins w:id="520" w:author="Tin Trčak" w:date="2015-11-11T21:57:00Z">
        <w:r w:rsidRPr="00F454DB">
          <w:rPr>
            <w:rFonts w:ascii="Arial" w:hAnsi="Arial" w:cs="Arial"/>
            <w:b/>
            <w:szCs w:val="24"/>
          </w:rPr>
          <w:t>Glavni sudionik:</w:t>
        </w:r>
      </w:ins>
      <w:ins w:id="521" w:author="Tin Trčak" w:date="2015-11-12T16:10:00Z">
        <w:r w:rsidR="00FD6786">
          <w:rPr>
            <w:rFonts w:ascii="Arial" w:hAnsi="Arial" w:cs="Arial"/>
            <w:b/>
            <w:szCs w:val="24"/>
          </w:rPr>
          <w:t xml:space="preserve"> </w:t>
        </w:r>
        <w:r w:rsidR="00FD6786">
          <w:rPr>
            <w:rFonts w:ascii="Arial" w:hAnsi="Arial" w:cs="Arial"/>
            <w:szCs w:val="24"/>
          </w:rPr>
          <w:t>Registrirani korisnik (d</w:t>
        </w:r>
      </w:ins>
      <w:ins w:id="522" w:author="Tin Trčak" w:date="2015-11-11T22:39:00Z">
        <w:r w:rsidR="00D60B08">
          <w:rPr>
            <w:rFonts w:ascii="Arial" w:hAnsi="Arial" w:cs="Arial"/>
            <w:szCs w:val="24"/>
          </w:rPr>
          <w:t>jelatnik ili vlasnik</w:t>
        </w:r>
      </w:ins>
      <w:ins w:id="523" w:author="Tin Trčak" w:date="2015-11-12T16:10:00Z">
        <w:r w:rsidR="00FD6786">
          <w:rPr>
            <w:rFonts w:ascii="Arial" w:hAnsi="Arial" w:cs="Arial"/>
            <w:szCs w:val="24"/>
          </w:rPr>
          <w:t>)</w:t>
        </w:r>
      </w:ins>
      <w:ins w:id="524"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5" w:author="Tin Trčak" w:date="2015-11-11T21:57:00Z"/>
          <w:rFonts w:ascii="Arial" w:hAnsi="Arial" w:cs="Arial"/>
          <w:szCs w:val="24"/>
        </w:rPr>
      </w:pPr>
      <w:ins w:id="526"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7" w:author="Tin Trčak" w:date="2015-11-11T21:57:00Z"/>
          <w:rFonts w:ascii="Arial" w:hAnsi="Arial" w:cs="Arial"/>
          <w:b/>
          <w:szCs w:val="24"/>
        </w:rPr>
      </w:pPr>
      <w:ins w:id="528"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9" w:author="Tin Trčak" w:date="2015-11-11T21:57:00Z"/>
          <w:rFonts w:ascii="Arial" w:hAnsi="Arial" w:cs="Arial"/>
          <w:szCs w:val="24"/>
        </w:rPr>
      </w:pPr>
      <w:ins w:id="530"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531" w:author="Tin Trčak" w:date="2015-11-12T16:09:00Z">
        <w:r w:rsidR="00FD6786">
          <w:rPr>
            <w:rFonts w:ascii="Arial" w:hAnsi="Arial" w:cs="Arial"/>
            <w:szCs w:val="24"/>
          </w:rPr>
          <w:t>djelatnik</w:t>
        </w:r>
      </w:ins>
      <w:ins w:id="532"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533" w:author="Tin Trčak" w:date="2015-11-12T16:10:00Z">
        <w:r w:rsidR="00FD6786">
          <w:rPr>
            <w:rFonts w:ascii="Arial" w:hAnsi="Arial" w:cs="Arial"/>
            <w:szCs w:val="24"/>
          </w:rPr>
          <w:t>djelatnik ili vlasnik</w:t>
        </w:r>
      </w:ins>
      <w:ins w:id="534"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5" w:author="Tin Trčak" w:date="2015-11-11T21:57:00Z"/>
          <w:rFonts w:ascii="Arial" w:hAnsi="Arial" w:cs="Arial"/>
          <w:szCs w:val="24"/>
        </w:rPr>
      </w:pPr>
      <w:ins w:id="536"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7" w:author="Tin Trčak" w:date="2015-11-11T21:57:00Z"/>
          <w:rFonts w:ascii="Arial" w:hAnsi="Arial" w:cs="Arial"/>
          <w:szCs w:val="24"/>
        </w:rPr>
      </w:pPr>
      <w:ins w:id="538"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539" w:author="Tin Trčak" w:date="2015-11-11T21:57:00Z"/>
          <w:rFonts w:ascii="Arial" w:hAnsi="Arial" w:cs="Arial"/>
          <w:szCs w:val="24"/>
        </w:rPr>
      </w:pPr>
      <w:ins w:id="540"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1" w:author="Tin Trčak" w:date="2015-11-11T21:57:00Z"/>
          <w:rFonts w:ascii="Arial" w:hAnsi="Arial" w:cs="Arial"/>
          <w:szCs w:val="24"/>
        </w:rPr>
      </w:pPr>
      <w:ins w:id="542" w:author="Tin Trčak" w:date="2015-11-11T21:57:00Z">
        <w:r>
          <w:rPr>
            <w:rFonts w:ascii="Arial" w:hAnsi="Arial" w:cs="Arial"/>
            <w:szCs w:val="24"/>
          </w:rPr>
          <w:lastRenderedPageBreak/>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3" w:author="Tin Trčak" w:date="2015-11-11T21:57:00Z"/>
          <w:rFonts w:ascii="Arial" w:hAnsi="Arial" w:cs="Arial"/>
          <w:szCs w:val="24"/>
        </w:rPr>
      </w:pPr>
      <w:ins w:id="544"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5" w:author="Tin Trčak" w:date="2015-11-11T21:57:00Z"/>
          <w:rFonts w:ascii="Arial" w:hAnsi="Arial" w:cs="Arial"/>
          <w:szCs w:val="24"/>
        </w:rPr>
      </w:pPr>
      <w:ins w:id="546"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7" w:author="Tin Trčak" w:date="2015-11-11T21:57:00Z"/>
          <w:rFonts w:ascii="Arial" w:hAnsi="Arial" w:cs="Arial"/>
          <w:szCs w:val="24"/>
        </w:rPr>
      </w:pPr>
      <w:ins w:id="548"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549" w:author="Tin Trčak" w:date="2015-11-11T21:57:00Z"/>
          <w:rFonts w:ascii="Arial" w:hAnsi="Arial" w:cs="Arial"/>
          <w:szCs w:val="24"/>
        </w:rPr>
      </w:pPr>
      <w:ins w:id="550" w:author="Tin Trčak" w:date="2015-11-11T21:57:00Z">
        <w:r w:rsidRPr="007D556A">
          <w:rPr>
            <w:rFonts w:ascii="Arial" w:hAnsi="Arial" w:cs="Arial"/>
            <w:b/>
            <w:szCs w:val="24"/>
          </w:rPr>
          <w:t>Mogući drugi scenarij:</w:t>
        </w:r>
        <w:r>
          <w:rPr>
            <w:rFonts w:ascii="Arial" w:hAnsi="Arial" w:cs="Arial"/>
            <w:szCs w:val="24"/>
          </w:rPr>
          <w:t xml:space="preserve"> -</w:t>
        </w:r>
      </w:ins>
      <w:ins w:id="551" w:author="Tin Trčak" w:date="2015-11-12T16:11:00Z">
        <w:r w:rsidR="00FD6786">
          <w:rPr>
            <w:rFonts w:ascii="Arial" w:hAnsi="Arial" w:cs="Arial"/>
            <w:szCs w:val="24"/>
          </w:rPr>
          <w:t>Korisnik je unio nedopuštene podatke za izmjenu (</w:t>
        </w:r>
      </w:ins>
      <w:ins w:id="552" w:author="Tin Trčak" w:date="2015-11-12T16:12:00Z">
        <w:r w:rsidR="00FD6786">
          <w:rPr>
            <w:rFonts w:ascii="Arial" w:hAnsi="Arial" w:cs="Arial"/>
            <w:szCs w:val="24"/>
          </w:rPr>
          <w:t>email koji koristi već drugi djelatnik, nemoguća email adresa</w:t>
        </w:r>
      </w:ins>
      <w:ins w:id="553" w:author="Tin Trčak" w:date="2015-11-12T16:11:00Z">
        <w:r w:rsidR="00FD6786">
          <w:rPr>
            <w:rFonts w:ascii="Arial" w:hAnsi="Arial" w:cs="Arial"/>
            <w:szCs w:val="24"/>
          </w:rPr>
          <w:t>)</w:t>
        </w:r>
      </w:ins>
      <w:ins w:id="554"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55" w:author="Tin Trčak" w:date="2015-11-11T22:02:00Z"/>
          <w:rFonts w:ascii="Arial" w:hAnsi="Arial" w:cs="Arial"/>
          <w:b/>
          <w:szCs w:val="24"/>
        </w:rPr>
      </w:pPr>
      <w:ins w:id="556" w:author="Tin Trčak" w:date="2015-11-11T22:02:00Z">
        <w:r w:rsidRPr="00F454DB">
          <w:rPr>
            <w:rFonts w:ascii="Arial" w:hAnsi="Arial" w:cs="Arial"/>
            <w:b/>
            <w:szCs w:val="24"/>
          </w:rPr>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PrijavaKorisnika</w:t>
        </w:r>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7" w:author="Tin Trčak" w:date="2015-11-11T22:02:00Z"/>
          <w:rFonts w:ascii="Arial" w:hAnsi="Arial" w:cs="Arial"/>
          <w:szCs w:val="24"/>
        </w:rPr>
      </w:pPr>
      <w:ins w:id="558"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9" w:author="Tin Trčak" w:date="2015-11-11T22:02:00Z"/>
          <w:rFonts w:ascii="Arial" w:hAnsi="Arial" w:cs="Arial"/>
          <w:szCs w:val="24"/>
        </w:rPr>
      </w:pPr>
      <w:ins w:id="560"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1" w:author="Tin Trčak" w:date="2015-11-11T22:02:00Z"/>
          <w:rFonts w:ascii="Arial" w:hAnsi="Arial" w:cs="Arial"/>
          <w:b/>
          <w:szCs w:val="24"/>
        </w:rPr>
      </w:pPr>
      <w:ins w:id="562"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3" w:author="Tin Trčak" w:date="2015-11-11T22:02:00Z"/>
          <w:rFonts w:ascii="Arial" w:hAnsi="Arial" w:cs="Arial"/>
          <w:szCs w:val="24"/>
        </w:rPr>
      </w:pPr>
      <w:ins w:id="564"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5" w:author="Tin Trčak" w:date="2015-11-11T22:02:00Z"/>
          <w:rFonts w:ascii="Arial" w:hAnsi="Arial" w:cs="Arial"/>
          <w:szCs w:val="24"/>
        </w:rPr>
      </w:pPr>
      <w:ins w:id="566"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7" w:author="Tin Trčak" w:date="2015-11-11T22:02:00Z"/>
          <w:rFonts w:ascii="Arial" w:hAnsi="Arial" w:cs="Arial"/>
          <w:szCs w:val="24"/>
        </w:rPr>
      </w:pPr>
      <w:ins w:id="568"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9" w:author="Tin Trčak" w:date="2015-11-11T22:02:00Z"/>
          <w:rFonts w:ascii="Arial" w:hAnsi="Arial" w:cs="Arial"/>
          <w:szCs w:val="24"/>
        </w:rPr>
      </w:pPr>
      <w:ins w:id="570"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1" w:author="Tin Trčak" w:date="2015-11-11T22:02:00Z"/>
          <w:rFonts w:ascii="Arial" w:hAnsi="Arial" w:cs="Arial"/>
          <w:szCs w:val="24"/>
        </w:rPr>
      </w:pPr>
      <w:ins w:id="572"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3" w:author="Tin Trčak" w:date="2015-11-11T22:02:00Z"/>
          <w:rFonts w:ascii="Arial" w:hAnsi="Arial" w:cs="Arial"/>
          <w:szCs w:val="24"/>
        </w:rPr>
      </w:pPr>
      <w:ins w:id="574"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75" w:author="Tin Trčak" w:date="2015-11-11T22:02:00Z"/>
          <w:rFonts w:ascii="Arial" w:hAnsi="Arial" w:cs="Arial"/>
          <w:szCs w:val="24"/>
        </w:rPr>
      </w:pPr>
      <w:ins w:id="576" w:author="Tin Trčak" w:date="2015-11-11T22:02:00Z">
        <w:r>
          <w:rPr>
            <w:rFonts w:ascii="Arial" w:hAnsi="Arial" w:cs="Arial"/>
            <w:szCs w:val="24"/>
          </w:rPr>
          <w:t xml:space="preserve">Korisnik je uspješno prijavljen u sustav.  </w:t>
        </w:r>
      </w:ins>
    </w:p>
    <w:p w14:paraId="082BCCFF" w14:textId="77777777"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7" w:author="Tin Trčak" w:date="2015-11-11T22:02:00Z"/>
          <w:rFonts w:ascii="Arial" w:hAnsi="Arial" w:cs="Arial"/>
          <w:b/>
          <w:szCs w:val="24"/>
        </w:rPr>
      </w:pPr>
      <w:ins w:id="578" w:author="Tin Trčak" w:date="2015-11-11T22:02:00Z">
        <w:r w:rsidRPr="00623A1C">
          <w:rPr>
            <w:rFonts w:ascii="Arial" w:hAnsi="Arial" w:cs="Arial"/>
            <w:b/>
            <w:szCs w:val="24"/>
          </w:rPr>
          <w:t xml:space="preserve">Mogući drugi scenarij: </w:t>
        </w:r>
        <w:r>
          <w:rPr>
            <w:rFonts w:ascii="Arial" w:hAnsi="Arial" w:cs="Arial"/>
            <w:szCs w:val="24"/>
          </w:rPr>
          <w:t>Spajanje korisnika je bilo neuspješno zato što unesni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79" w:author="Tin Trčak" w:date="2015-11-11T22:02:00Z"/>
          <w:rFonts w:ascii="Arial" w:hAnsi="Arial" w:cs="Arial"/>
          <w:b/>
          <w:szCs w:val="24"/>
        </w:rPr>
      </w:pPr>
      <w:ins w:id="580"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OdjavaKorisnika</w:t>
        </w:r>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1" w:author="Tin Trčak" w:date="2015-11-11T22:02:00Z"/>
          <w:rFonts w:ascii="Arial" w:hAnsi="Arial" w:cs="Arial"/>
          <w:szCs w:val="24"/>
        </w:rPr>
      </w:pPr>
      <w:ins w:id="582"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3" w:author="Tin Trčak" w:date="2015-11-11T22:02:00Z"/>
          <w:rFonts w:ascii="Arial" w:hAnsi="Arial" w:cs="Arial"/>
          <w:szCs w:val="24"/>
        </w:rPr>
      </w:pPr>
      <w:ins w:id="584"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5" w:author="Tin Trčak" w:date="2015-11-11T22:02:00Z"/>
          <w:rFonts w:ascii="Arial" w:hAnsi="Arial" w:cs="Arial"/>
          <w:b/>
          <w:szCs w:val="24"/>
        </w:rPr>
      </w:pPr>
      <w:ins w:id="586" w:author="Tin Trčak" w:date="2015-11-11T22:02:00Z">
        <w:r w:rsidRPr="00F454DB">
          <w:rPr>
            <w:rFonts w:ascii="Arial" w:hAnsi="Arial" w:cs="Arial"/>
            <w:b/>
            <w:szCs w:val="24"/>
          </w:rPr>
          <w:lastRenderedPageBreak/>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7" w:author="Tin Trčak" w:date="2015-11-11T22:02:00Z"/>
          <w:rFonts w:ascii="Arial" w:hAnsi="Arial" w:cs="Arial"/>
          <w:szCs w:val="24"/>
        </w:rPr>
      </w:pPr>
      <w:ins w:id="588"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9" w:author="Tin Trčak" w:date="2015-11-11T22:02:00Z"/>
          <w:rFonts w:ascii="Arial" w:hAnsi="Arial" w:cs="Arial"/>
          <w:szCs w:val="24"/>
        </w:rPr>
      </w:pPr>
      <w:ins w:id="590"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91" w:author="Tin Trčak" w:date="2015-11-11T22:02:00Z"/>
          <w:rFonts w:ascii="Arial" w:hAnsi="Arial" w:cs="Arial"/>
          <w:szCs w:val="24"/>
        </w:rPr>
      </w:pPr>
      <w:ins w:id="592"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3" w:author="Tin Trčak" w:date="2015-11-11T22:02:00Z"/>
          <w:rFonts w:ascii="Arial" w:hAnsi="Arial" w:cs="Arial"/>
          <w:szCs w:val="24"/>
        </w:rPr>
      </w:pPr>
      <w:ins w:id="594" w:author="Tin Trčak" w:date="2015-11-11T22:02:00Z">
        <w:r>
          <w:rPr>
            <w:rFonts w:ascii="Arial" w:hAnsi="Arial" w:cs="Arial"/>
            <w:szCs w:val="24"/>
          </w:rPr>
          <w:t>Korisnik klikne na gumb „Izbornik“ te mu se otvara padajući izbornik.</w:t>
        </w:r>
      </w:ins>
    </w:p>
    <w:p w14:paraId="1C9792F0"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95" w:author="Tin Trčak" w:date="2015-11-11T22:02:00Z"/>
          <w:rFonts w:ascii="Arial" w:hAnsi="Arial" w:cs="Arial"/>
          <w:szCs w:val="24"/>
        </w:rPr>
      </w:pPr>
      <w:ins w:id="596" w:author="Tin Trčak" w:date="2015-11-11T22:02:00Z">
        <w:r>
          <w:rPr>
            <w:rFonts w:ascii="Arial" w:hAnsi="Arial" w:cs="Arial"/>
            <w:szCs w:val="24"/>
          </w:rPr>
          <w:t>Na padajućem izbornku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597" w:author="Tin Trčak" w:date="2015-11-11T22:02:00Z"/>
          <w:rFonts w:ascii="Arial" w:hAnsi="Arial" w:cs="Arial"/>
          <w:szCs w:val="24"/>
        </w:rPr>
      </w:pPr>
      <w:ins w:id="598"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599" w:author="Tin Trčak" w:date="2015-11-11T22:02:00Z"/>
          <w:rFonts w:ascii="Arial" w:hAnsi="Arial" w:cs="Arial"/>
          <w:szCs w:val="24"/>
        </w:rPr>
      </w:pPr>
      <w:ins w:id="600"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601" w:author="Tin Trčak" w:date="2015-11-11T22:02:00Z"/>
          <w:rFonts w:ascii="Arial" w:hAnsi="Arial" w:cs="Arial"/>
          <w:b/>
          <w:szCs w:val="24"/>
        </w:rPr>
      </w:pPr>
      <w:ins w:id="602" w:author="Tin Trčak" w:date="2015-11-11T22:02:00Z">
        <w:r w:rsidRPr="00623A1C">
          <w:rPr>
            <w:rFonts w:ascii="Arial" w:hAnsi="Arial" w:cs="Arial"/>
            <w:b/>
            <w:szCs w:val="24"/>
          </w:rPr>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603" w:author="Tin Trčak" w:date="2015-11-11T22:02:00Z">
        <w:r w:rsidR="004375A4">
          <w:rPr>
            <w:rFonts w:ascii="Arial" w:hAnsi="Arial" w:cs="Arial"/>
            <w:b/>
            <w:szCs w:val="24"/>
          </w:rPr>
          <w:t>6</w:t>
        </w:r>
      </w:ins>
      <w:del w:id="604" w:author="Jan Kelemen" w:date="2015-11-11T19:07:00Z">
        <w:r w:rsidR="007325DD" w:rsidDel="00D0338B">
          <w:rPr>
            <w:rFonts w:ascii="Arial" w:hAnsi="Arial" w:cs="Arial"/>
            <w:b/>
            <w:szCs w:val="24"/>
          </w:rPr>
          <w:delText>6</w:delText>
        </w:r>
      </w:del>
      <w:ins w:id="605" w:author="Jan Kelemen" w:date="2015-11-11T19:07:00Z">
        <w:del w:id="606"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PregledPonude</w:t>
      </w:r>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r w:rsidR="0089353F">
        <w:rPr>
          <w:rFonts w:ascii="Arial" w:hAnsi="Arial" w:cs="Arial"/>
          <w:szCs w:val="24"/>
        </w:rPr>
        <w:t xml:space="preserve">Uspiješan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607" w:author="Jan Kelemen" w:date="2015-11-11T19:08:00Z">
        <w:r w:rsidR="007325DD" w:rsidDel="00D0338B">
          <w:rPr>
            <w:rFonts w:ascii="Arial" w:hAnsi="Arial" w:cs="Arial"/>
            <w:b/>
            <w:szCs w:val="24"/>
          </w:rPr>
          <w:delText>7</w:delText>
        </w:r>
      </w:del>
      <w:ins w:id="608" w:author="Jan Kelemen" w:date="2015-11-11T19:08:00Z">
        <w:del w:id="609" w:author="Tin Trčak" w:date="2015-11-11T21:58:00Z">
          <w:r w:rsidR="00155041" w:rsidDel="00AD097A">
            <w:rPr>
              <w:rFonts w:ascii="Arial" w:hAnsi="Arial" w:cs="Arial"/>
              <w:b/>
              <w:szCs w:val="24"/>
            </w:rPr>
            <w:delText>2</w:delText>
          </w:r>
        </w:del>
      </w:ins>
      <w:ins w:id="610"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611" w:author="Tin Trčak" w:date="2015-11-11T21:59:00Z">
        <w:r w:rsidR="00B5073B" w:rsidDel="00AD097A">
          <w:rPr>
            <w:rFonts w:ascii="Arial" w:hAnsi="Arial" w:cs="Arial"/>
            <w:b/>
            <w:szCs w:val="24"/>
          </w:rPr>
          <w:delText>OdabirGrupeJela</w:delText>
        </w:r>
      </w:del>
      <w:ins w:id="612" w:author="Tin Trčak" w:date="2015-11-11T21:59:00Z">
        <w:r w:rsidR="00AD097A">
          <w:rPr>
            <w:rFonts w:ascii="Arial" w:hAnsi="Arial" w:cs="Arial"/>
            <w:b/>
            <w:szCs w:val="24"/>
          </w:rPr>
          <w:t>OdabirKategorijeJela</w:t>
        </w:r>
      </w:ins>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613" w:author="Tin Trčak" w:date="2015-11-11T21:59:00Z">
        <w:r w:rsidR="00B5073B" w:rsidDel="00AD097A">
          <w:rPr>
            <w:rFonts w:ascii="Arial" w:hAnsi="Arial" w:cs="Arial"/>
            <w:szCs w:val="24"/>
          </w:rPr>
          <w:delText xml:space="preserve">grupe </w:delText>
        </w:r>
      </w:del>
      <w:ins w:id="614"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615" w:author="Tin Trčak" w:date="2015-11-11T21:59:00Z">
        <w:r w:rsidR="00B5073B" w:rsidDel="00AD097A">
          <w:rPr>
            <w:rFonts w:ascii="Arial" w:hAnsi="Arial" w:cs="Arial"/>
            <w:szCs w:val="24"/>
          </w:rPr>
          <w:delText xml:space="preserve">grupa </w:delText>
        </w:r>
      </w:del>
      <w:ins w:id="616"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77777777" w:rsidR="00997068" w:rsidRPr="001F4132"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7" w:author="Jan Kelemen" w:date="2015-11-11T19:07:00Z">
        <w:r w:rsidR="007325DD" w:rsidDel="00D0338B">
          <w:rPr>
            <w:rFonts w:ascii="Arial" w:hAnsi="Arial" w:cs="Arial"/>
            <w:b/>
            <w:szCs w:val="24"/>
          </w:rPr>
          <w:delText>8</w:delText>
        </w:r>
      </w:del>
      <w:ins w:id="618" w:author="Tin Trčak" w:date="2015-11-11T21:59:00Z">
        <w:r w:rsidR="004375A4">
          <w:rPr>
            <w:rFonts w:ascii="Arial" w:hAnsi="Arial" w:cs="Arial"/>
            <w:b/>
            <w:szCs w:val="24"/>
          </w:rPr>
          <w:t>8</w:t>
        </w:r>
      </w:ins>
      <w:ins w:id="619" w:author="Jan Kelemen" w:date="2015-11-11T19:08:00Z">
        <w:del w:id="620"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OdabirJela</w:t>
      </w:r>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21" w:author="Jan Kelemen" w:date="2015-11-11T19:08:00Z">
        <w:r w:rsidR="007325DD" w:rsidDel="00D0338B">
          <w:rPr>
            <w:rFonts w:ascii="Arial" w:hAnsi="Arial" w:cs="Arial"/>
            <w:b/>
            <w:szCs w:val="24"/>
          </w:rPr>
          <w:delText>9</w:delText>
        </w:r>
      </w:del>
      <w:ins w:id="622" w:author="Jan Kelemen" w:date="2015-11-11T19:08:00Z">
        <w:del w:id="623" w:author="Tin Trčak" w:date="2015-11-11T21:59:00Z">
          <w:r w:rsidR="00155041" w:rsidDel="00AD097A">
            <w:rPr>
              <w:rFonts w:ascii="Arial" w:hAnsi="Arial" w:cs="Arial"/>
              <w:b/>
              <w:szCs w:val="24"/>
            </w:rPr>
            <w:delText>4</w:delText>
          </w:r>
        </w:del>
      </w:ins>
      <w:ins w:id="624"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PregledKošarice</w:t>
      </w:r>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lastRenderedPageBreak/>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5" w:author="Jan Kelemen" w:date="2015-11-11T20:17:00Z">
        <w:del w:id="626" w:author="Tin Trčak" w:date="2015-11-11T22:03:00Z">
          <w:r w:rsidR="00C30F47" w:rsidDel="004375A4">
            <w:rPr>
              <w:rFonts w:ascii="Arial" w:hAnsi="Arial" w:cs="Arial"/>
              <w:b/>
              <w:szCs w:val="24"/>
            </w:rPr>
            <w:delText>0</w:delText>
          </w:r>
        </w:del>
      </w:ins>
      <w:del w:id="627" w:author="Jan Kelemen" w:date="2015-11-11T19:08:00Z">
        <w:r w:rsidR="007325DD" w:rsidDel="00D0338B">
          <w:rPr>
            <w:rFonts w:ascii="Arial" w:hAnsi="Arial" w:cs="Arial"/>
            <w:b/>
            <w:szCs w:val="24"/>
          </w:rPr>
          <w:delText>10</w:delText>
        </w:r>
      </w:del>
      <w:ins w:id="628" w:author="Tin Trčak" w:date="2015-11-11T22:03:00Z">
        <w:r w:rsidR="004375A4">
          <w:rPr>
            <w:rFonts w:ascii="Arial" w:hAnsi="Arial" w:cs="Arial"/>
            <w:b/>
            <w:szCs w:val="24"/>
          </w:rPr>
          <w:t>10</w:t>
        </w:r>
      </w:ins>
      <w:ins w:id="629" w:author="Jan Kelemen" w:date="2015-11-11T19:08:00Z">
        <w:del w:id="630"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DodajUKošaricuSPonude</w:t>
      </w:r>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1" w:author="Tin Trčak" w:date="2015-11-11T22:03:00Z">
        <w:r w:rsidR="004375A4">
          <w:rPr>
            <w:rFonts w:ascii="Arial" w:hAnsi="Arial" w:cs="Arial"/>
            <w:b/>
            <w:szCs w:val="24"/>
          </w:rPr>
          <w:t>11</w:t>
        </w:r>
      </w:ins>
      <w:ins w:id="632" w:author="Jan Kelemen" w:date="2015-11-11T20:17:00Z">
        <w:del w:id="633" w:author="Tin Trčak" w:date="2015-11-11T22:03:00Z">
          <w:r w:rsidR="00C30F47" w:rsidDel="004375A4">
            <w:rPr>
              <w:rFonts w:ascii="Arial" w:hAnsi="Arial" w:cs="Arial"/>
              <w:b/>
              <w:szCs w:val="24"/>
            </w:rPr>
            <w:delText>0</w:delText>
          </w:r>
        </w:del>
      </w:ins>
      <w:del w:id="634"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635" w:author="Jan Kelemen" w:date="2015-11-11T19:08:00Z">
        <w:del w:id="636"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DodajUKošaricuSaStraniceJela</w:t>
      </w:r>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7" w:author="Jan Kelemen" w:date="2015-11-11T20:17:00Z">
        <w:del w:id="638" w:author="Tin Trčak" w:date="2015-11-11T22:00:00Z">
          <w:r w:rsidR="00C30F47" w:rsidDel="004375A4">
            <w:rPr>
              <w:rFonts w:ascii="Arial" w:hAnsi="Arial" w:cs="Arial"/>
              <w:b/>
              <w:szCs w:val="24"/>
            </w:rPr>
            <w:delText>0</w:delText>
          </w:r>
        </w:del>
      </w:ins>
      <w:del w:id="639" w:author="Jan Kelemen" w:date="2015-11-11T19:08:00Z">
        <w:r w:rsidR="007325DD" w:rsidDel="00D0338B">
          <w:rPr>
            <w:rFonts w:ascii="Arial" w:hAnsi="Arial" w:cs="Arial"/>
            <w:b/>
            <w:szCs w:val="24"/>
          </w:rPr>
          <w:delText>12</w:delText>
        </w:r>
      </w:del>
      <w:ins w:id="640" w:author="Jan Kelemen" w:date="2015-11-11T19:08:00Z">
        <w:del w:id="641" w:author="Tin Trčak" w:date="2015-11-11T22:00:00Z">
          <w:r w:rsidR="00155041" w:rsidDel="004375A4">
            <w:rPr>
              <w:rFonts w:ascii="Arial" w:hAnsi="Arial" w:cs="Arial"/>
              <w:b/>
              <w:szCs w:val="24"/>
            </w:rPr>
            <w:delText>7</w:delText>
          </w:r>
        </w:del>
      </w:ins>
      <w:ins w:id="642"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r w:rsidR="001F6F90">
        <w:rPr>
          <w:rFonts w:ascii="Arial" w:hAnsi="Arial" w:cs="Arial"/>
          <w:b/>
          <w:szCs w:val="24"/>
        </w:rPr>
        <w:t>Dodavanj</w:t>
      </w:r>
      <w:r>
        <w:rPr>
          <w:rFonts w:ascii="Arial" w:hAnsi="Arial" w:cs="Arial"/>
          <w:b/>
          <w:szCs w:val="24"/>
        </w:rPr>
        <w:t>eDodatakaSaStraniceJela</w:t>
      </w:r>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(checkbox).</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3" w:author="Jan Kelemen" w:date="2015-11-11T20:17:00Z">
        <w:del w:id="644" w:author="Tin Trčak" w:date="2015-11-11T22:00:00Z">
          <w:r w:rsidR="00C30F47" w:rsidDel="004375A4">
            <w:rPr>
              <w:rFonts w:ascii="Arial" w:hAnsi="Arial" w:cs="Arial"/>
              <w:b/>
              <w:szCs w:val="24"/>
            </w:rPr>
            <w:delText>0</w:delText>
          </w:r>
        </w:del>
      </w:ins>
      <w:del w:id="645"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646" w:author="Jan Kelemen" w:date="2015-11-11T19:21:00Z">
        <w:del w:id="647" w:author="Tin Trčak" w:date="2015-11-11T22:00:00Z">
          <w:r w:rsidR="00155041" w:rsidDel="004375A4">
            <w:rPr>
              <w:rFonts w:ascii="Arial" w:hAnsi="Arial" w:cs="Arial"/>
              <w:b/>
              <w:szCs w:val="24"/>
            </w:rPr>
            <w:delText>8</w:delText>
          </w:r>
        </w:del>
      </w:ins>
      <w:ins w:id="648"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DodavanjeDodataka</w:t>
      </w:r>
      <w:r w:rsidR="00F37F5E">
        <w:rPr>
          <w:rFonts w:ascii="Arial" w:hAnsi="Arial" w:cs="Arial"/>
          <w:b/>
          <w:szCs w:val="24"/>
        </w:rPr>
        <w:t>Iz</w:t>
      </w:r>
      <w:r>
        <w:rPr>
          <w:rFonts w:ascii="Arial" w:hAnsi="Arial" w:cs="Arial"/>
          <w:b/>
          <w:szCs w:val="24"/>
        </w:rPr>
        <w:t>Košarice</w:t>
      </w:r>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(checkbox).</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9" w:author="Jan Kelemen" w:date="2015-11-11T20:17:00Z">
        <w:del w:id="650" w:author="Tin Trčak" w:date="2015-11-11T22:00:00Z">
          <w:r w:rsidR="00C30F47" w:rsidDel="004375A4">
            <w:rPr>
              <w:rFonts w:ascii="Arial" w:hAnsi="Arial" w:cs="Arial"/>
              <w:b/>
              <w:szCs w:val="24"/>
            </w:rPr>
            <w:delText>0</w:delText>
          </w:r>
        </w:del>
      </w:ins>
      <w:del w:id="651"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652" w:author="Jan Kelemen" w:date="2015-11-11T19:09:00Z">
        <w:del w:id="653" w:author="Tin Trčak" w:date="2015-11-11T22:00:00Z">
          <w:r w:rsidR="00155041" w:rsidDel="004375A4">
            <w:rPr>
              <w:rFonts w:ascii="Arial" w:hAnsi="Arial" w:cs="Arial"/>
              <w:b/>
              <w:szCs w:val="24"/>
            </w:rPr>
            <w:delText>9</w:delText>
          </w:r>
        </w:del>
      </w:ins>
      <w:ins w:id="654"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655" w:author="Tin Trčak" w:date="2015-11-11T22:00:00Z">
        <w:r w:rsidR="004375A4">
          <w:rPr>
            <w:rFonts w:ascii="Arial" w:hAnsi="Arial" w:cs="Arial"/>
            <w:b/>
            <w:szCs w:val="24"/>
          </w:rPr>
          <w:t xml:space="preserve"> </w:t>
        </w:r>
      </w:ins>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lastRenderedPageBreak/>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Pr="008A58E0"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6" w:author="Jan Kelemen" w:date="2015-11-11T19:09:00Z">
        <w:r w:rsidR="007325DD" w:rsidDel="00D0338B">
          <w:rPr>
            <w:rFonts w:ascii="Arial" w:hAnsi="Arial" w:cs="Arial"/>
            <w:b/>
            <w:szCs w:val="24"/>
          </w:rPr>
          <w:delText>15</w:delText>
        </w:r>
      </w:del>
      <w:ins w:id="657" w:author="Jan Kelemen" w:date="2015-11-11T19:09:00Z">
        <w:r w:rsidR="00D0338B">
          <w:rPr>
            <w:rFonts w:ascii="Arial" w:hAnsi="Arial" w:cs="Arial"/>
            <w:b/>
            <w:szCs w:val="24"/>
          </w:rPr>
          <w:t>1</w:t>
        </w:r>
        <w:del w:id="658" w:author="Tin Trčak" w:date="2015-11-11T22:00:00Z">
          <w:r w:rsidR="00155041" w:rsidDel="004375A4">
            <w:rPr>
              <w:rFonts w:ascii="Arial" w:hAnsi="Arial" w:cs="Arial"/>
              <w:b/>
              <w:szCs w:val="24"/>
            </w:rPr>
            <w:delText>0</w:delText>
          </w:r>
        </w:del>
      </w:ins>
      <w:ins w:id="659" w:author="Tin Trčak" w:date="2015-11-11T22:00:00Z">
        <w:r w:rsidR="004375A4">
          <w:rPr>
            <w:rFonts w:ascii="Arial" w:hAnsi="Arial" w:cs="Arial"/>
            <w:b/>
            <w:szCs w:val="24"/>
          </w:rPr>
          <w:t xml:space="preserve">5 </w:t>
        </w:r>
      </w:ins>
      <w:del w:id="660"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661" w:author="Tin Trčak" w:date="2015-11-11T22:00:00Z">
        <w:r w:rsidR="004375A4">
          <w:rPr>
            <w:rFonts w:ascii="Arial" w:hAnsi="Arial" w:cs="Arial"/>
            <w:b/>
            <w:szCs w:val="24"/>
          </w:rPr>
          <w:t xml:space="preserve"> </w:t>
        </w:r>
      </w:ins>
      <w:r>
        <w:rPr>
          <w:rFonts w:ascii="Arial" w:hAnsi="Arial" w:cs="Arial"/>
          <w:b/>
          <w:szCs w:val="24"/>
        </w:rPr>
        <w:t>PromjenaKoličineSaStraniceJela</w:t>
      </w:r>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62" w:author="Jan Kelemen" w:date="2015-11-11T19:09:00Z">
        <w:r w:rsidR="007325DD" w:rsidDel="00D0338B">
          <w:rPr>
            <w:rFonts w:ascii="Arial" w:hAnsi="Arial" w:cs="Arial"/>
            <w:b/>
            <w:szCs w:val="24"/>
          </w:rPr>
          <w:delText>16</w:delText>
        </w:r>
      </w:del>
      <w:ins w:id="663" w:author="Jan Kelemen" w:date="2015-11-11T19:09:00Z">
        <w:r w:rsidR="00D0338B">
          <w:rPr>
            <w:rFonts w:ascii="Arial" w:hAnsi="Arial" w:cs="Arial"/>
            <w:b/>
            <w:szCs w:val="24"/>
          </w:rPr>
          <w:t>1</w:t>
        </w:r>
      </w:ins>
      <w:ins w:id="664" w:author="Jan Kelemen" w:date="2015-11-11T19:21:00Z">
        <w:del w:id="665" w:author="Tin Trčak" w:date="2015-11-11T22:00:00Z">
          <w:r w:rsidR="00155041" w:rsidDel="004375A4">
            <w:rPr>
              <w:rFonts w:ascii="Arial" w:hAnsi="Arial" w:cs="Arial"/>
              <w:b/>
              <w:szCs w:val="24"/>
            </w:rPr>
            <w:delText>1</w:delText>
          </w:r>
        </w:del>
      </w:ins>
      <w:ins w:id="666"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BrisanjeJelaIzKošarice</w:t>
      </w:r>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667" w:author="Jan Kelemen" w:date="2015-11-11T19:09:00Z"/>
          <w:rFonts w:ascii="Arial" w:hAnsi="Arial" w:cs="Arial"/>
          <w:b/>
          <w:szCs w:val="24"/>
        </w:rPr>
      </w:pPr>
      <w:del w:id="668"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9" w:author="Jan Kelemen" w:date="2015-11-11T19:09:00Z"/>
          <w:rFonts w:ascii="Arial" w:hAnsi="Arial" w:cs="Arial"/>
          <w:szCs w:val="24"/>
        </w:rPr>
      </w:pPr>
      <w:del w:id="670"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1" w:author="Jan Kelemen" w:date="2015-11-11T19:09:00Z"/>
          <w:rFonts w:ascii="Arial" w:hAnsi="Arial" w:cs="Arial"/>
          <w:szCs w:val="24"/>
        </w:rPr>
      </w:pPr>
      <w:del w:id="672"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3" w:author="Jan Kelemen" w:date="2015-11-11T19:09:00Z"/>
          <w:rFonts w:ascii="Arial" w:hAnsi="Arial" w:cs="Arial"/>
          <w:b/>
          <w:szCs w:val="24"/>
        </w:rPr>
      </w:pPr>
      <w:del w:id="674"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5" w:author="Jan Kelemen" w:date="2015-11-11T19:09:00Z"/>
          <w:rFonts w:ascii="Arial" w:hAnsi="Arial" w:cs="Arial"/>
          <w:szCs w:val="24"/>
        </w:rPr>
      </w:pPr>
      <w:del w:id="676"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7" w:author="Jan Kelemen" w:date="2015-11-11T19:09:00Z"/>
          <w:rFonts w:ascii="Arial" w:hAnsi="Arial" w:cs="Arial"/>
          <w:szCs w:val="24"/>
        </w:rPr>
      </w:pPr>
      <w:del w:id="678"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9" w:author="Jan Kelemen" w:date="2015-11-11T19:09:00Z"/>
          <w:rFonts w:ascii="Arial" w:hAnsi="Arial" w:cs="Arial"/>
          <w:szCs w:val="24"/>
        </w:rPr>
      </w:pPr>
      <w:del w:id="680"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1" w:author="Jan Kelemen" w:date="2015-11-11T19:09:00Z"/>
          <w:rFonts w:ascii="Arial" w:hAnsi="Arial" w:cs="Arial"/>
          <w:szCs w:val="24"/>
        </w:rPr>
      </w:pPr>
      <w:del w:id="682"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3" w:author="Jan Kelemen" w:date="2015-11-11T19:09:00Z"/>
          <w:rFonts w:ascii="Arial" w:hAnsi="Arial" w:cs="Arial"/>
          <w:szCs w:val="24"/>
        </w:rPr>
      </w:pPr>
      <w:del w:id="684"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685" w:author="Jan Kelemen" w:date="2015-11-11T19:09:00Z"/>
          <w:rFonts w:ascii="Arial" w:hAnsi="Arial" w:cs="Arial"/>
          <w:szCs w:val="24"/>
        </w:rPr>
      </w:pPr>
      <w:del w:id="686"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7" w:author="Jan Kelemen" w:date="2015-11-11T19:09:00Z"/>
          <w:rFonts w:ascii="Arial" w:hAnsi="Arial" w:cs="Arial"/>
          <w:szCs w:val="24"/>
        </w:rPr>
      </w:pPr>
      <w:del w:id="688"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9" w:author="Jan Kelemen" w:date="2015-11-11T19:09:00Z"/>
          <w:rFonts w:ascii="Arial" w:hAnsi="Arial" w:cs="Arial"/>
          <w:szCs w:val="24"/>
        </w:rPr>
      </w:pPr>
      <w:del w:id="690"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1" w:author="Jan Kelemen" w:date="2015-11-11T19:09:00Z"/>
          <w:rFonts w:ascii="Arial" w:hAnsi="Arial" w:cs="Arial"/>
          <w:szCs w:val="24"/>
        </w:rPr>
      </w:pPr>
      <w:del w:id="692"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3" w:author="Jan Kelemen" w:date="2015-11-11T19:09:00Z"/>
          <w:rFonts w:ascii="Arial" w:hAnsi="Arial" w:cs="Arial"/>
          <w:szCs w:val="24"/>
        </w:rPr>
      </w:pPr>
      <w:del w:id="694"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95" w:author="Jan Kelemen" w:date="2015-11-11T19:09:00Z"/>
          <w:rFonts w:ascii="Arial" w:hAnsi="Arial" w:cs="Arial"/>
          <w:szCs w:val="24"/>
        </w:rPr>
      </w:pPr>
      <w:del w:id="696"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pPr>
        <w:numPr>
          <w:ilvl w:val="0"/>
          <w:numId w:val="12"/>
        </w:numPr>
        <w:shd w:val="clear" w:color="auto" w:fill="FFFFFF"/>
        <w:spacing w:before="100" w:beforeAutospacing="1" w:after="100" w:afterAutospacing="1" w:line="360" w:lineRule="auto"/>
        <w:jc w:val="both"/>
        <w:textAlignment w:val="baseline"/>
        <w:rPr>
          <w:del w:id="697" w:author="Tin Trčak" w:date="2015-11-12T16:17:00Z"/>
          <w:rFonts w:ascii="Arial" w:hAnsi="Arial" w:cs="Arial"/>
          <w:b/>
          <w:szCs w:val="24"/>
        </w:rPr>
        <w:pPrChange w:id="698"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699"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
          <w:delText xml:space="preserve"> Korisniku je narudžba odbijena od strane djelatnika ili vlasnika.</w:delText>
        </w:r>
      </w:del>
      <w:del w:id="700" w:author="Tin Trčak" w:date="2015-11-12T16:17:00Z">
        <w:r w:rsidR="00E725BE" w:rsidRPr="00851F62" w:rsidDel="00851F62">
          <w:rPr>
            <w:rFonts w:ascii="Arial" w:hAnsi="Arial" w:cs="Arial"/>
            <w:szCs w:val="24"/>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7E3A42">
        <w:rPr>
          <w:rFonts w:ascii="Arial" w:hAnsi="Arial" w:cs="Arial"/>
          <w:b/>
          <w:szCs w:val="24"/>
        </w:rPr>
        <w:t>UC</w:t>
      </w:r>
      <w:del w:id="701" w:author="Jan Kelemen" w:date="2015-11-11T19:10:00Z">
        <w:r w:rsidR="007325DD" w:rsidRPr="007E3A42" w:rsidDel="00D0338B">
          <w:rPr>
            <w:rFonts w:ascii="Arial" w:hAnsi="Arial" w:cs="Arial"/>
            <w:b/>
            <w:szCs w:val="24"/>
          </w:rPr>
          <w:delText>18</w:delText>
        </w:r>
      </w:del>
      <w:ins w:id="702" w:author="Jan Kelemen" w:date="2015-11-11T19:10:00Z">
        <w:r w:rsidR="00D0338B" w:rsidRPr="00851F62">
          <w:rPr>
            <w:rFonts w:ascii="Arial" w:hAnsi="Arial" w:cs="Arial"/>
            <w:b/>
            <w:szCs w:val="24"/>
          </w:rPr>
          <w:t>1</w:t>
        </w:r>
      </w:ins>
      <w:ins w:id="703" w:author="Tin Trčak" w:date="2015-11-11T22:00:00Z">
        <w:r w:rsidR="004375A4" w:rsidRPr="00851F62">
          <w:rPr>
            <w:rFonts w:ascii="Arial" w:hAnsi="Arial" w:cs="Arial"/>
            <w:b/>
            <w:szCs w:val="24"/>
          </w:rPr>
          <w:t>7</w:t>
        </w:r>
      </w:ins>
      <w:ins w:id="704" w:author="Jan Kelemen" w:date="2015-11-11T19:10:00Z">
        <w:del w:id="705" w:author="Tin Trčak" w:date="2015-11-11T22:00:00Z">
          <w:r w:rsidR="00155041" w:rsidRPr="00851F62" w:rsidDel="004375A4">
            <w:rPr>
              <w:rFonts w:ascii="Arial" w:hAnsi="Arial" w:cs="Arial"/>
              <w:b/>
              <w:szCs w:val="24"/>
            </w:rPr>
            <w:delText>2</w:delText>
          </w:r>
        </w:del>
      </w:ins>
      <w:r w:rsidRPr="00851F62">
        <w:rPr>
          <w:rFonts w:ascii="Arial" w:hAnsi="Arial" w:cs="Arial"/>
          <w:b/>
          <w:szCs w:val="24"/>
        </w:rPr>
        <w:t xml:space="preserve"> – PotvrđivanjeNarudžbe</w:t>
      </w:r>
      <w:del w:id="706" w:author="Jan Kelemen" w:date="2015-11-11T19:10:00Z">
        <w:r w:rsidRPr="00851F62" w:rsidDel="00D0338B">
          <w:rPr>
            <w:rFonts w:ascii="Arial" w:hAnsi="Arial" w:cs="Arial"/>
            <w:b/>
            <w:szCs w:val="24"/>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07"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708"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709" w:author="Jan Kelemen" w:date="2015-11-11T19:10:00Z">
        <w:r w:rsidR="00D0338B">
          <w:rPr>
            <w:rFonts w:ascii="Arial" w:hAnsi="Arial" w:cs="Arial"/>
            <w:szCs w:val="24"/>
          </w:rPr>
          <w:t>K</w:t>
        </w:r>
      </w:ins>
      <w:r w:rsidR="00E725BE">
        <w:rPr>
          <w:rFonts w:ascii="Arial" w:hAnsi="Arial" w:cs="Arial"/>
          <w:szCs w:val="24"/>
        </w:rPr>
        <w:t>orisniku</w:t>
      </w:r>
      <w:ins w:id="710"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711"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712"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713"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714" w:author="Jan Kelemen" w:date="2015-11-11T19:12:00Z"/>
          <w:rFonts w:ascii="Arial" w:hAnsi="Arial" w:cs="Arial"/>
          <w:b/>
          <w:szCs w:val="24"/>
        </w:rPr>
      </w:pPr>
      <w:del w:id="715" w:author="Jan Kelemen" w:date="2015-11-11T19:12:00Z">
        <w:r w:rsidRPr="00F454DB" w:rsidDel="00D0338B">
          <w:rPr>
            <w:rFonts w:ascii="Arial" w:hAnsi="Arial" w:cs="Arial"/>
            <w:b/>
            <w:szCs w:val="24"/>
          </w:rPr>
          <w:lastRenderedPageBreak/>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6" w:author="Jan Kelemen" w:date="2015-11-11T19:12:00Z"/>
          <w:rFonts w:ascii="Arial" w:hAnsi="Arial" w:cs="Arial"/>
          <w:szCs w:val="24"/>
        </w:rPr>
      </w:pPr>
      <w:del w:id="717"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8" w:author="Jan Kelemen" w:date="2015-11-11T19:12:00Z"/>
          <w:rFonts w:ascii="Arial" w:hAnsi="Arial" w:cs="Arial"/>
          <w:szCs w:val="24"/>
        </w:rPr>
      </w:pPr>
      <w:del w:id="719"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0" w:author="Jan Kelemen" w:date="2015-11-11T19:12:00Z"/>
          <w:rFonts w:ascii="Arial" w:hAnsi="Arial" w:cs="Arial"/>
          <w:b/>
          <w:szCs w:val="24"/>
        </w:rPr>
      </w:pPr>
      <w:del w:id="721"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2" w:author="Jan Kelemen" w:date="2015-11-11T19:12:00Z"/>
          <w:rFonts w:ascii="Arial" w:hAnsi="Arial" w:cs="Arial"/>
          <w:szCs w:val="24"/>
        </w:rPr>
      </w:pPr>
      <w:del w:id="723"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4" w:author="Jan Kelemen" w:date="2015-11-11T19:12:00Z"/>
          <w:rFonts w:ascii="Arial" w:hAnsi="Arial" w:cs="Arial"/>
          <w:szCs w:val="24"/>
        </w:rPr>
      </w:pPr>
      <w:del w:id="725"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6" w:author="Jan Kelemen" w:date="2015-11-11T19:12:00Z"/>
          <w:rFonts w:ascii="Arial" w:hAnsi="Arial" w:cs="Arial"/>
          <w:szCs w:val="24"/>
        </w:rPr>
      </w:pPr>
      <w:del w:id="727"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28" w:author="Jan Kelemen" w:date="2015-11-11T19:12:00Z"/>
          <w:rFonts w:ascii="Arial" w:hAnsi="Arial" w:cs="Arial"/>
          <w:szCs w:val="24"/>
        </w:rPr>
      </w:pPr>
      <w:del w:id="729"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0" w:author="Jan Kelemen" w:date="2015-11-11T19:12:00Z"/>
          <w:rFonts w:ascii="Arial" w:hAnsi="Arial" w:cs="Arial"/>
          <w:szCs w:val="24"/>
        </w:rPr>
      </w:pPr>
      <w:del w:id="731"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2" w:author="Jan Kelemen" w:date="2015-11-11T19:12:00Z"/>
          <w:rFonts w:ascii="Arial" w:hAnsi="Arial" w:cs="Arial"/>
          <w:szCs w:val="24"/>
        </w:rPr>
      </w:pPr>
      <w:del w:id="733"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734" w:author="Jan Kelemen" w:date="2015-11-11T19:12:00Z"/>
          <w:rFonts w:ascii="Arial" w:hAnsi="Arial" w:cs="Arial"/>
          <w:szCs w:val="24"/>
        </w:rPr>
      </w:pPr>
      <w:del w:id="735"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36" w:author="Jan Kelemen" w:date="2015-11-11T19:12:00Z"/>
          <w:rFonts w:ascii="Arial" w:hAnsi="Arial" w:cs="Arial"/>
          <w:b/>
          <w:szCs w:val="24"/>
        </w:rPr>
      </w:pPr>
      <w:del w:id="737"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38" w:author="Jan Kelemen" w:date="2015-11-11T19:13:00Z">
        <w:r w:rsidR="007325DD" w:rsidDel="00D0338B">
          <w:rPr>
            <w:rFonts w:ascii="Arial" w:hAnsi="Arial" w:cs="Arial"/>
            <w:b/>
            <w:szCs w:val="24"/>
          </w:rPr>
          <w:delText>20</w:delText>
        </w:r>
      </w:del>
      <w:ins w:id="739" w:author="Jan Kelemen" w:date="2015-11-11T19:13:00Z">
        <w:r w:rsidR="00D0338B">
          <w:rPr>
            <w:rFonts w:ascii="Arial" w:hAnsi="Arial" w:cs="Arial"/>
            <w:b/>
            <w:szCs w:val="24"/>
          </w:rPr>
          <w:t>1</w:t>
        </w:r>
      </w:ins>
      <w:ins w:id="740" w:author="Tin Trčak" w:date="2015-11-11T22:03:00Z">
        <w:r w:rsidR="004375A4">
          <w:rPr>
            <w:rFonts w:ascii="Arial" w:hAnsi="Arial" w:cs="Arial"/>
            <w:b/>
            <w:szCs w:val="24"/>
          </w:rPr>
          <w:t>8</w:t>
        </w:r>
      </w:ins>
      <w:ins w:id="741" w:author="Jan Kelemen" w:date="2015-11-11T19:21:00Z">
        <w:del w:id="742"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KomentirajIOcjeniJelo</w:t>
      </w:r>
      <w:del w:id="743"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44"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745" w:author="Jan Kelemen" w:date="2015-11-11T19:13:00Z">
        <w:r w:rsidR="00D0338B">
          <w:rPr>
            <w:rFonts w:ascii="Arial" w:hAnsi="Arial" w:cs="Arial"/>
            <w:szCs w:val="24"/>
          </w:rPr>
          <w:t xml:space="preserve"> i ime</w:t>
        </w:r>
      </w:ins>
      <w:ins w:id="746" w:author="Jan Kelemen" w:date="2015-11-11T19:15:00Z">
        <w:r w:rsidR="00155041">
          <w:rPr>
            <w:rFonts w:ascii="Arial" w:hAnsi="Arial" w:cs="Arial"/>
            <w:szCs w:val="24"/>
          </w:rPr>
          <w:t xml:space="preserve"> koje će se prikazivati </w:t>
        </w:r>
      </w:ins>
      <w:ins w:id="747" w:author="Jan Kelemen" w:date="2015-11-11T19:13:00Z">
        <w:r w:rsidR="00D0338B">
          <w:rPr>
            <w:rFonts w:ascii="Arial" w:hAnsi="Arial" w:cs="Arial"/>
            <w:szCs w:val="24"/>
          </w:rPr>
          <w:t>uz</w:t>
        </w:r>
      </w:ins>
      <w:r w:rsidR="00DA7636">
        <w:rPr>
          <w:rFonts w:ascii="Arial" w:hAnsi="Arial" w:cs="Arial"/>
          <w:szCs w:val="24"/>
        </w:rPr>
        <w:t xml:space="preserve"> </w:t>
      </w:r>
      <w:ins w:id="748"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749" w:author="Jan Kelemen" w:date="2015-11-11T19:14:00Z">
        <w:r w:rsidR="00D0338B">
          <w:rPr>
            <w:rFonts w:ascii="Arial" w:hAnsi="Arial" w:cs="Arial"/>
            <w:szCs w:val="24"/>
          </w:rPr>
          <w:t xml:space="preserve">odabranim </w:t>
        </w:r>
      </w:ins>
      <w:r>
        <w:rPr>
          <w:rFonts w:ascii="Arial" w:hAnsi="Arial" w:cs="Arial"/>
          <w:szCs w:val="24"/>
        </w:rPr>
        <w:t>imenom</w:t>
      </w:r>
      <w:ins w:id="750" w:author="Jan Kelemen" w:date="2015-11-11T19:13:00Z">
        <w:r w:rsidR="00D0338B">
          <w:rPr>
            <w:rFonts w:ascii="Arial" w:hAnsi="Arial" w:cs="Arial"/>
            <w:szCs w:val="24"/>
          </w:rPr>
          <w:t>.</w:t>
        </w:r>
      </w:ins>
      <w:del w:id="751"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752" w:author="Jan Kelemen" w:date="2015-11-11T19:14:00Z"/>
          <w:rFonts w:ascii="Arial" w:hAnsi="Arial" w:cs="Arial"/>
          <w:b/>
          <w:szCs w:val="24"/>
        </w:rPr>
      </w:pPr>
      <w:del w:id="753"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4" w:author="Jan Kelemen" w:date="2015-11-11T19:14:00Z"/>
          <w:rFonts w:ascii="Arial" w:hAnsi="Arial" w:cs="Arial"/>
          <w:szCs w:val="24"/>
        </w:rPr>
      </w:pPr>
      <w:del w:id="755"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6" w:author="Jan Kelemen" w:date="2015-11-11T19:14:00Z"/>
          <w:rFonts w:ascii="Arial" w:hAnsi="Arial" w:cs="Arial"/>
          <w:szCs w:val="24"/>
        </w:rPr>
      </w:pPr>
      <w:del w:id="757"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8" w:author="Jan Kelemen" w:date="2015-11-11T19:14:00Z"/>
          <w:rFonts w:ascii="Arial" w:hAnsi="Arial" w:cs="Arial"/>
          <w:b/>
          <w:szCs w:val="24"/>
        </w:rPr>
      </w:pPr>
      <w:del w:id="759"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0" w:author="Jan Kelemen" w:date="2015-11-11T19:14:00Z"/>
          <w:rFonts w:ascii="Arial" w:hAnsi="Arial" w:cs="Arial"/>
          <w:szCs w:val="24"/>
        </w:rPr>
      </w:pPr>
      <w:del w:id="761"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2" w:author="Jan Kelemen" w:date="2015-11-11T19:14:00Z"/>
          <w:rFonts w:ascii="Arial" w:hAnsi="Arial" w:cs="Arial"/>
          <w:szCs w:val="24"/>
        </w:rPr>
      </w:pPr>
      <w:del w:id="763"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4" w:author="Jan Kelemen" w:date="2015-11-11T19:14:00Z"/>
          <w:rFonts w:ascii="Arial" w:hAnsi="Arial" w:cs="Arial"/>
          <w:szCs w:val="24"/>
        </w:rPr>
      </w:pPr>
      <w:del w:id="765"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6" w:author="Jan Kelemen" w:date="2015-11-11T19:14:00Z"/>
          <w:rFonts w:ascii="Arial" w:hAnsi="Arial" w:cs="Arial"/>
          <w:szCs w:val="24"/>
        </w:rPr>
      </w:pPr>
      <w:del w:id="767"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8" w:author="Jan Kelemen" w:date="2015-11-11T19:14:00Z"/>
          <w:rFonts w:ascii="Arial" w:hAnsi="Arial" w:cs="Arial"/>
          <w:szCs w:val="24"/>
        </w:rPr>
      </w:pPr>
      <w:del w:id="769"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70" w:author="Jan Kelemen" w:date="2015-11-11T19:14:00Z"/>
          <w:rFonts w:ascii="Arial" w:hAnsi="Arial" w:cs="Arial"/>
          <w:szCs w:val="24"/>
        </w:rPr>
      </w:pPr>
      <w:del w:id="771"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72" w:author="Jan Kelemen" w:date="2015-11-11T19:14:00Z"/>
          <w:rFonts w:ascii="Arial" w:hAnsi="Arial" w:cs="Arial"/>
          <w:b/>
          <w:szCs w:val="24"/>
        </w:rPr>
      </w:pPr>
      <w:del w:id="773"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74" w:author="Jan Kelemen" w:date="2015-11-11T19:14:00Z">
        <w:r w:rsidR="007325DD" w:rsidDel="00155041">
          <w:rPr>
            <w:rFonts w:ascii="Arial" w:hAnsi="Arial" w:cs="Arial"/>
            <w:b/>
            <w:szCs w:val="24"/>
          </w:rPr>
          <w:delText>22</w:delText>
        </w:r>
      </w:del>
      <w:ins w:id="775" w:author="Jan Kelemen" w:date="2015-11-11T19:14:00Z">
        <w:r w:rsidR="00155041">
          <w:rPr>
            <w:rFonts w:ascii="Arial" w:hAnsi="Arial" w:cs="Arial"/>
            <w:b/>
            <w:szCs w:val="24"/>
          </w:rPr>
          <w:t>1</w:t>
        </w:r>
      </w:ins>
      <w:ins w:id="776" w:author="Tin Trčak" w:date="2015-11-11T22:03:00Z">
        <w:r w:rsidR="004375A4">
          <w:rPr>
            <w:rFonts w:ascii="Arial" w:hAnsi="Arial" w:cs="Arial"/>
            <w:b/>
            <w:szCs w:val="24"/>
          </w:rPr>
          <w:t>9</w:t>
        </w:r>
      </w:ins>
      <w:ins w:id="777" w:author="Jan Kelemen" w:date="2015-11-11T19:14:00Z">
        <w:del w:id="778"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KomentirajRestoran</w:t>
      </w:r>
      <w:del w:id="779"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780" w:author="Jan Kelemen" w:date="2015-11-11T19:14:00Z">
        <w:r w:rsidDel="00155041">
          <w:rPr>
            <w:rFonts w:ascii="Arial" w:hAnsi="Arial" w:cs="Arial"/>
            <w:szCs w:val="24"/>
          </w:rPr>
          <w:delText xml:space="preserve"> neregistrirani</w:delText>
        </w:r>
      </w:del>
      <w:ins w:id="781"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782" w:author="Jan Kelemen" w:date="2015-11-11T19:14:00Z">
        <w:r w:rsidR="00155041">
          <w:rPr>
            <w:rFonts w:ascii="Arial" w:hAnsi="Arial" w:cs="Arial"/>
            <w:szCs w:val="24"/>
          </w:rPr>
          <w:t>i ime</w:t>
        </w:r>
      </w:ins>
      <w:ins w:id="783" w:author="Jan Kelemen" w:date="2015-11-11T19:15:00Z">
        <w:r w:rsidR="00155041">
          <w:rPr>
            <w:rFonts w:ascii="Arial" w:hAnsi="Arial" w:cs="Arial"/>
            <w:szCs w:val="24"/>
          </w:rPr>
          <w:t xml:space="preserve"> koje će se prikazivati</w:t>
        </w:r>
      </w:ins>
      <w:ins w:id="784"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785" w:author="Jan Kelemen" w:date="2015-11-11T19:15:00Z">
        <w:r w:rsidR="00155041">
          <w:rPr>
            <w:rFonts w:ascii="Arial" w:hAnsi="Arial" w:cs="Arial"/>
            <w:szCs w:val="24"/>
          </w:rPr>
          <w:t xml:space="preserve">odabranim </w:t>
        </w:r>
      </w:ins>
      <w:r>
        <w:rPr>
          <w:rFonts w:ascii="Arial" w:hAnsi="Arial" w:cs="Arial"/>
          <w:szCs w:val="24"/>
        </w:rPr>
        <w:t>imenom</w:t>
      </w:r>
      <w:del w:id="786" w:author="Jan Kelemen" w:date="2015-11-11T19:15:00Z">
        <w:r w:rsidDel="00155041">
          <w:rPr>
            <w:rFonts w:ascii="Arial" w:hAnsi="Arial" w:cs="Arial"/>
            <w:szCs w:val="24"/>
          </w:rPr>
          <w:delText xml:space="preserve"> „Gost“ u listi komentara restorana.</w:delText>
        </w:r>
      </w:del>
      <w:ins w:id="787"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lastRenderedPageBreak/>
        <w:t>UC</w:t>
      </w:r>
      <w:del w:id="788" w:author="Jan Kelemen" w:date="2015-11-11T19:15:00Z">
        <w:r w:rsidR="007325DD" w:rsidDel="00155041">
          <w:rPr>
            <w:rFonts w:ascii="Arial" w:hAnsi="Arial" w:cs="Arial"/>
            <w:b/>
            <w:szCs w:val="24"/>
          </w:rPr>
          <w:delText>23</w:delText>
        </w:r>
      </w:del>
      <w:ins w:id="789" w:author="Tin Trčak" w:date="2015-11-11T22:03:00Z">
        <w:r w:rsidR="004375A4">
          <w:rPr>
            <w:rFonts w:ascii="Arial" w:hAnsi="Arial" w:cs="Arial"/>
            <w:b/>
            <w:szCs w:val="24"/>
          </w:rPr>
          <w:t>20</w:t>
        </w:r>
      </w:ins>
      <w:ins w:id="790" w:author="Jan Kelemen" w:date="2015-11-11T19:15:00Z">
        <w:del w:id="791"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del w:id="792"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ins w:id="793" w:author="Tin Trčak" w:date="2015-11-12T09:31:00Z">
        <w:r w:rsidR="0016531B">
          <w:rPr>
            <w:rFonts w:ascii="Arial" w:hAnsi="Arial" w:cs="Arial"/>
            <w:b/>
            <w:szCs w:val="24"/>
          </w:rPr>
          <w:t>Konakti</w:t>
        </w:r>
      </w:ins>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794" w:author="Tin Trčak" w:date="2015-11-12T09:32:00Z">
        <w:r w:rsidR="0016531B">
          <w:rPr>
            <w:rFonts w:ascii="Arial" w:hAnsi="Arial" w:cs="Arial"/>
            <w:szCs w:val="24"/>
          </w:rPr>
          <w:t>Doći na stranicu kontakta</w:t>
        </w:r>
      </w:ins>
      <w:del w:id="795"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796"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797" w:author="Tin Trčak" w:date="2015-11-12T09:33:00Z">
        <w:r w:rsidR="001F3D5D" w:rsidDel="0016531B">
          <w:rPr>
            <w:rFonts w:ascii="Arial" w:hAnsi="Arial" w:cs="Arial"/>
            <w:szCs w:val="24"/>
          </w:rPr>
          <w:delText xml:space="preserve">pregled </w:delText>
        </w:r>
      </w:del>
      <w:ins w:id="798" w:author="Tin Trčak" w:date="2015-11-12T09:33:00Z">
        <w:r w:rsidR="0016531B">
          <w:rPr>
            <w:rFonts w:ascii="Arial" w:hAnsi="Arial" w:cs="Arial"/>
            <w:szCs w:val="24"/>
          </w:rPr>
          <w:t xml:space="preserve">preusmjeravanje na </w:t>
        </w:r>
      </w:ins>
      <w:r w:rsidR="001F3D5D">
        <w:rPr>
          <w:rFonts w:ascii="Arial" w:hAnsi="Arial" w:cs="Arial"/>
          <w:szCs w:val="24"/>
        </w:rPr>
        <w:t>kontakt</w:t>
      </w:r>
      <w:ins w:id="799" w:author="Tin Trčak" w:date="2015-11-12T09:33:00Z">
        <w:r w:rsidR="0016531B">
          <w:rPr>
            <w:rFonts w:ascii="Arial" w:hAnsi="Arial" w:cs="Arial"/>
            <w:szCs w:val="24"/>
          </w:rPr>
          <w:t>e</w:t>
        </w:r>
      </w:ins>
      <w:del w:id="800"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01" w:author="Jan Kelemen" w:date="2015-11-11T19:27:00Z"/>
          <w:del w:id="802" w:author="Tin Trčak" w:date="2015-11-11T22:02:00Z"/>
          <w:rFonts w:ascii="Arial" w:hAnsi="Arial" w:cs="Arial"/>
          <w:b/>
          <w:szCs w:val="24"/>
        </w:rPr>
      </w:pPr>
      <w:ins w:id="803" w:author="Jan Kelemen" w:date="2015-11-11T19:27:00Z">
        <w:del w:id="804"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5" w:author="Jan Kelemen" w:date="2015-11-11T19:27:00Z"/>
          <w:del w:id="806" w:author="Tin Trčak" w:date="2015-11-11T22:02:00Z"/>
          <w:rFonts w:ascii="Arial" w:hAnsi="Arial" w:cs="Arial"/>
          <w:szCs w:val="24"/>
        </w:rPr>
      </w:pPr>
      <w:ins w:id="807" w:author="Jan Kelemen" w:date="2015-11-11T19:27:00Z">
        <w:del w:id="808"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9" w:author="Jan Kelemen" w:date="2015-11-11T19:27:00Z"/>
          <w:del w:id="810" w:author="Tin Trčak" w:date="2015-11-11T22:02:00Z"/>
          <w:rFonts w:ascii="Arial" w:hAnsi="Arial" w:cs="Arial"/>
          <w:szCs w:val="24"/>
        </w:rPr>
      </w:pPr>
      <w:ins w:id="811" w:author="Jan Kelemen" w:date="2015-11-11T19:27:00Z">
        <w:del w:id="812"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3" w:author="Jan Kelemen" w:date="2015-11-11T19:27:00Z"/>
          <w:del w:id="814" w:author="Tin Trčak" w:date="2015-11-11T22:02:00Z"/>
          <w:rFonts w:ascii="Arial" w:hAnsi="Arial" w:cs="Arial"/>
          <w:b/>
          <w:szCs w:val="24"/>
        </w:rPr>
      </w:pPr>
      <w:ins w:id="815" w:author="Jan Kelemen" w:date="2015-11-11T19:27:00Z">
        <w:del w:id="816"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7" w:author="Jan Kelemen" w:date="2015-11-11T19:27:00Z"/>
          <w:del w:id="818" w:author="Tin Trčak" w:date="2015-11-11T22:02:00Z"/>
          <w:rFonts w:ascii="Arial" w:hAnsi="Arial" w:cs="Arial"/>
          <w:szCs w:val="24"/>
        </w:rPr>
      </w:pPr>
      <w:ins w:id="819" w:author="Jan Kelemen" w:date="2015-11-11T19:27:00Z">
        <w:del w:id="820"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1" w:author="Jan Kelemen" w:date="2015-11-11T19:27:00Z"/>
          <w:del w:id="822" w:author="Tin Trčak" w:date="2015-11-11T22:02:00Z"/>
          <w:rFonts w:ascii="Arial" w:hAnsi="Arial" w:cs="Arial"/>
          <w:szCs w:val="24"/>
        </w:rPr>
      </w:pPr>
      <w:ins w:id="823" w:author="Jan Kelemen" w:date="2015-11-11T19:27:00Z">
        <w:del w:id="824"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5" w:author="Jan Kelemen" w:date="2015-11-11T19:27:00Z"/>
          <w:del w:id="826" w:author="Tin Trčak" w:date="2015-11-11T22:02:00Z"/>
          <w:rFonts w:ascii="Arial" w:hAnsi="Arial" w:cs="Arial"/>
          <w:szCs w:val="24"/>
        </w:rPr>
      </w:pPr>
      <w:ins w:id="827" w:author="Jan Kelemen" w:date="2015-11-11T19:27:00Z">
        <w:del w:id="828"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29" w:author="Jan Kelemen" w:date="2015-11-11T19:27:00Z"/>
          <w:del w:id="830" w:author="Tin Trčak" w:date="2015-11-11T22:02:00Z"/>
          <w:rFonts w:ascii="Arial" w:hAnsi="Arial" w:cs="Arial"/>
          <w:szCs w:val="24"/>
        </w:rPr>
      </w:pPr>
      <w:ins w:id="831" w:author="Jan Kelemen" w:date="2015-11-11T19:27:00Z">
        <w:del w:id="832"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3" w:author="Jan Kelemen" w:date="2015-11-11T19:27:00Z"/>
          <w:del w:id="834" w:author="Tin Trčak" w:date="2015-11-11T22:02:00Z"/>
          <w:rFonts w:ascii="Arial" w:hAnsi="Arial" w:cs="Arial"/>
          <w:szCs w:val="24"/>
        </w:rPr>
      </w:pPr>
      <w:ins w:id="835" w:author="Jan Kelemen" w:date="2015-11-11T19:27:00Z">
        <w:del w:id="836"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7" w:author="Jan Kelemen" w:date="2015-11-11T19:27:00Z"/>
          <w:del w:id="838" w:author="Tin Trčak" w:date="2015-11-11T22:02:00Z"/>
          <w:rFonts w:ascii="Arial" w:hAnsi="Arial" w:cs="Arial"/>
          <w:szCs w:val="24"/>
        </w:rPr>
      </w:pPr>
      <w:ins w:id="839" w:author="Jan Kelemen" w:date="2015-11-11T19:27:00Z">
        <w:del w:id="840"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1" w:author="Jan Kelemen" w:date="2015-11-11T19:27:00Z"/>
          <w:del w:id="842" w:author="Tin Trčak" w:date="2015-11-11T22:02:00Z"/>
          <w:rFonts w:ascii="Arial" w:hAnsi="Arial" w:cs="Arial"/>
          <w:szCs w:val="24"/>
        </w:rPr>
      </w:pPr>
      <w:ins w:id="843" w:author="Jan Kelemen" w:date="2015-11-11T19:27:00Z">
        <w:del w:id="844"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45" w:author="Jan Kelemen" w:date="2015-11-11T19:27:00Z"/>
          <w:del w:id="846" w:author="Tin Trčak" w:date="2015-11-11T22:02:00Z"/>
          <w:rFonts w:ascii="Arial" w:hAnsi="Arial" w:cs="Arial"/>
          <w:b/>
          <w:szCs w:val="24"/>
        </w:rPr>
      </w:pPr>
      <w:ins w:id="847" w:author="Jan Kelemen" w:date="2015-11-11T19:27:00Z">
        <w:del w:id="848"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49" w:author="Jan Kelemen" w:date="2015-11-11T19:27:00Z"/>
          <w:del w:id="850" w:author="Tin Trčak" w:date="2015-11-11T22:02:00Z"/>
          <w:rFonts w:ascii="Arial" w:hAnsi="Arial" w:cs="Arial"/>
          <w:b/>
          <w:szCs w:val="24"/>
        </w:rPr>
      </w:pPr>
      <w:ins w:id="851" w:author="Jan Kelemen" w:date="2015-11-11T19:27:00Z">
        <w:del w:id="852"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3" w:author="Jan Kelemen" w:date="2015-11-11T19:27:00Z"/>
          <w:del w:id="854" w:author="Tin Trčak" w:date="2015-11-11T22:02:00Z"/>
          <w:rFonts w:ascii="Arial" w:hAnsi="Arial" w:cs="Arial"/>
          <w:szCs w:val="24"/>
        </w:rPr>
      </w:pPr>
      <w:ins w:id="855" w:author="Jan Kelemen" w:date="2015-11-11T19:27:00Z">
        <w:del w:id="856"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857" w:author="Jan Kelemen" w:date="2015-11-11T19:28:00Z">
        <w:del w:id="858"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9" w:author="Jan Kelemen" w:date="2015-11-11T19:27:00Z"/>
          <w:del w:id="860" w:author="Tin Trčak" w:date="2015-11-11T22:02:00Z"/>
          <w:rFonts w:ascii="Arial" w:hAnsi="Arial" w:cs="Arial"/>
          <w:szCs w:val="24"/>
        </w:rPr>
      </w:pPr>
      <w:ins w:id="861" w:author="Jan Kelemen" w:date="2015-11-11T19:27:00Z">
        <w:del w:id="862"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3" w:author="Jan Kelemen" w:date="2015-11-11T19:27:00Z"/>
          <w:del w:id="864" w:author="Tin Trčak" w:date="2015-11-11T22:02:00Z"/>
          <w:rFonts w:ascii="Arial" w:hAnsi="Arial" w:cs="Arial"/>
          <w:b/>
          <w:szCs w:val="24"/>
        </w:rPr>
      </w:pPr>
      <w:ins w:id="865" w:author="Jan Kelemen" w:date="2015-11-11T19:27:00Z">
        <w:del w:id="866"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7" w:author="Jan Kelemen" w:date="2015-11-11T19:27:00Z"/>
          <w:del w:id="868" w:author="Tin Trčak" w:date="2015-11-11T22:02:00Z"/>
          <w:rFonts w:ascii="Arial" w:hAnsi="Arial" w:cs="Arial"/>
          <w:szCs w:val="24"/>
        </w:rPr>
      </w:pPr>
      <w:ins w:id="869" w:author="Jan Kelemen" w:date="2015-11-11T19:27:00Z">
        <w:del w:id="870"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1" w:author="Jan Kelemen" w:date="2015-11-11T19:27:00Z"/>
          <w:del w:id="872" w:author="Tin Trčak" w:date="2015-11-11T22:02:00Z"/>
          <w:rFonts w:ascii="Arial" w:hAnsi="Arial" w:cs="Arial"/>
          <w:szCs w:val="24"/>
        </w:rPr>
      </w:pPr>
      <w:ins w:id="873" w:author="Jan Kelemen" w:date="2015-11-11T19:27:00Z">
        <w:del w:id="874"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5" w:author="Jan Kelemen" w:date="2015-11-11T19:27:00Z"/>
          <w:del w:id="876" w:author="Tin Trčak" w:date="2015-11-11T22:02:00Z"/>
          <w:rFonts w:ascii="Arial" w:hAnsi="Arial" w:cs="Arial"/>
          <w:szCs w:val="24"/>
        </w:rPr>
      </w:pPr>
      <w:ins w:id="877" w:author="Jan Kelemen" w:date="2015-11-11T19:27:00Z">
        <w:del w:id="878"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79" w:author="Jan Kelemen" w:date="2015-11-11T19:27:00Z"/>
          <w:del w:id="880" w:author="Tin Trčak" w:date="2015-11-11T22:02:00Z"/>
          <w:rFonts w:ascii="Arial" w:hAnsi="Arial" w:cs="Arial"/>
          <w:szCs w:val="24"/>
        </w:rPr>
      </w:pPr>
      <w:ins w:id="881" w:author="Jan Kelemen" w:date="2015-11-11T19:27:00Z">
        <w:del w:id="882"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3" w:author="Jan Kelemen" w:date="2015-11-11T19:27:00Z"/>
          <w:del w:id="884" w:author="Tin Trčak" w:date="2015-11-11T22:02:00Z"/>
          <w:rFonts w:ascii="Arial" w:hAnsi="Arial" w:cs="Arial"/>
          <w:szCs w:val="24"/>
        </w:rPr>
      </w:pPr>
      <w:ins w:id="885" w:author="Jan Kelemen" w:date="2015-11-11T19:27:00Z">
        <w:del w:id="886"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7" w:author="Jan Kelemen" w:date="2015-11-11T19:27:00Z"/>
          <w:del w:id="888" w:author="Tin Trčak" w:date="2015-11-11T22:02:00Z"/>
          <w:rFonts w:ascii="Arial" w:hAnsi="Arial" w:cs="Arial"/>
          <w:szCs w:val="24"/>
        </w:rPr>
      </w:pPr>
      <w:ins w:id="889" w:author="Jan Kelemen" w:date="2015-11-11T19:27:00Z">
        <w:del w:id="890"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1" w:author="Jan Kelemen" w:date="2015-11-11T19:27:00Z"/>
          <w:del w:id="892" w:author="Tin Trčak" w:date="2015-11-11T22:02:00Z"/>
          <w:rFonts w:ascii="Arial" w:hAnsi="Arial" w:cs="Arial"/>
          <w:szCs w:val="24"/>
        </w:rPr>
      </w:pPr>
      <w:ins w:id="893" w:author="Jan Kelemen" w:date="2015-11-11T19:27:00Z">
        <w:del w:id="894"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95" w:author="Jan Kelemen" w:date="2015-11-11T19:27:00Z"/>
          <w:del w:id="896" w:author="Tin Trčak" w:date="2015-11-11T22:02:00Z"/>
          <w:rFonts w:ascii="Arial" w:hAnsi="Arial" w:cs="Arial"/>
          <w:b/>
          <w:szCs w:val="24"/>
        </w:rPr>
      </w:pPr>
      <w:ins w:id="897" w:author="Jan Kelemen" w:date="2015-11-11T19:27:00Z">
        <w:del w:id="898"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77777777"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899" w:author="Jan Kelemen" w:date="2015-11-11T19:17:00Z">
        <w:r w:rsidR="007325DD" w:rsidDel="00155041">
          <w:rPr>
            <w:rFonts w:ascii="Arial" w:hAnsi="Arial" w:cs="Arial"/>
            <w:b/>
            <w:szCs w:val="24"/>
          </w:rPr>
          <w:delText>24</w:delText>
        </w:r>
      </w:del>
      <w:ins w:id="900" w:author="Tin Trčak" w:date="2015-11-11T22:03:00Z">
        <w:r w:rsidR="004375A4">
          <w:rPr>
            <w:rFonts w:ascii="Arial" w:hAnsi="Arial" w:cs="Arial"/>
            <w:b/>
            <w:szCs w:val="24"/>
          </w:rPr>
          <w:t>21</w:t>
        </w:r>
      </w:ins>
      <w:ins w:id="901" w:author="Jan Kelemen" w:date="2015-11-11T19:17:00Z">
        <w:del w:id="902" w:author="Tin Trčak" w:date="2015-11-11T22:03:00Z">
          <w:r w:rsidR="00155041" w:rsidDel="004375A4">
            <w:rPr>
              <w:rFonts w:ascii="Arial" w:hAnsi="Arial" w:cs="Arial"/>
              <w:b/>
              <w:szCs w:val="24"/>
            </w:rPr>
            <w:delText>1</w:delText>
          </w:r>
        </w:del>
      </w:ins>
      <w:ins w:id="903" w:author="Jan Kelemen" w:date="2015-11-11T19:42:00Z">
        <w:del w:id="904"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del w:id="905" w:author="Tin Trčak" w:date="2015-11-12T09:32:00Z">
        <w:r w:rsidDel="0016531B">
          <w:rPr>
            <w:rFonts w:ascii="Arial" w:hAnsi="Arial" w:cs="Arial"/>
            <w:b/>
            <w:szCs w:val="24"/>
          </w:rPr>
          <w:delText xml:space="preserve"> Pregled</w:delText>
        </w:r>
      </w:del>
      <w:r>
        <w:rPr>
          <w:rFonts w:ascii="Arial" w:hAnsi="Arial" w:cs="Arial"/>
          <w:b/>
          <w:szCs w:val="24"/>
        </w:rPr>
        <w:t>AdminStranice</w:t>
      </w:r>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06" w:author="Tin Trčak" w:date="2015-11-12T09:32:00Z">
        <w:r w:rsidDel="0016531B">
          <w:rPr>
            <w:rFonts w:ascii="Arial" w:hAnsi="Arial" w:cs="Arial"/>
            <w:szCs w:val="24"/>
          </w:rPr>
          <w:delText xml:space="preserve">Pregled </w:delText>
        </w:r>
      </w:del>
      <w:ins w:id="907" w:author="Tin Trčak" w:date="2015-11-12T09:32:00Z">
        <w:r w:rsidR="0016531B">
          <w:rPr>
            <w:rFonts w:ascii="Arial" w:hAnsi="Arial" w:cs="Arial"/>
            <w:szCs w:val="24"/>
          </w:rPr>
          <w:t xml:space="preserve">Doći na </w:t>
        </w:r>
      </w:ins>
      <w:r>
        <w:rPr>
          <w:rFonts w:ascii="Arial" w:hAnsi="Arial" w:cs="Arial"/>
          <w:szCs w:val="24"/>
        </w:rPr>
        <w:t>administartivn</w:t>
      </w:r>
      <w:ins w:id="908" w:author="Tin Trčak" w:date="2015-11-12T09:33:00Z">
        <w:r w:rsidR="0016531B">
          <w:rPr>
            <w:rFonts w:ascii="Arial" w:hAnsi="Arial" w:cs="Arial"/>
            <w:szCs w:val="24"/>
          </w:rPr>
          <w:t>u</w:t>
        </w:r>
      </w:ins>
      <w:del w:id="909" w:author="Tin Trčak" w:date="2015-11-12T09:33:00Z">
        <w:r w:rsidDel="0016531B">
          <w:rPr>
            <w:rFonts w:ascii="Arial" w:hAnsi="Arial" w:cs="Arial"/>
            <w:szCs w:val="24"/>
          </w:rPr>
          <w:delText>e</w:delText>
        </w:r>
      </w:del>
      <w:r>
        <w:rPr>
          <w:rFonts w:ascii="Arial" w:hAnsi="Arial" w:cs="Arial"/>
          <w:szCs w:val="24"/>
        </w:rPr>
        <w:t xml:space="preserve"> stranic</w:t>
      </w:r>
      <w:ins w:id="910" w:author="Tin Trčak" w:date="2015-11-12T09:33:00Z">
        <w:r w:rsidR="0016531B">
          <w:rPr>
            <w:rFonts w:ascii="Arial" w:hAnsi="Arial" w:cs="Arial"/>
            <w:szCs w:val="24"/>
          </w:rPr>
          <w:t>u</w:t>
        </w:r>
      </w:ins>
      <w:del w:id="911" w:author="Tin Trčak" w:date="2015-11-12T09:33:00Z">
        <w:r w:rsidDel="0016531B">
          <w:rPr>
            <w:rFonts w:ascii="Arial" w:hAnsi="Arial" w:cs="Arial"/>
            <w:szCs w:val="24"/>
          </w:rPr>
          <w:delText>e</w:delText>
        </w:r>
      </w:del>
      <w:ins w:id="912"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77777777"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5DDC88"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13"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914" w:author="Tin Trčak" w:date="2015-11-11T22:04:00Z">
        <w:r w:rsidR="004375A4">
          <w:rPr>
            <w:rFonts w:ascii="Arial" w:hAnsi="Arial" w:cs="Arial"/>
            <w:b/>
            <w:szCs w:val="24"/>
          </w:rPr>
          <w:t>22</w:t>
        </w:r>
      </w:ins>
      <w:ins w:id="915" w:author="Jan Kelemen" w:date="2015-11-11T19:17:00Z">
        <w:del w:id="916" w:author="Tin Trčak" w:date="2015-11-11T22:04:00Z">
          <w:r w:rsidR="00D02C72" w:rsidDel="004375A4">
            <w:rPr>
              <w:rFonts w:ascii="Arial" w:hAnsi="Arial" w:cs="Arial"/>
              <w:b/>
              <w:szCs w:val="24"/>
            </w:rPr>
            <w:delText>1</w:delText>
          </w:r>
        </w:del>
        <w:del w:id="917"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del w:id="918"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919" w:author="Tin Trčak" w:date="2015-11-12T09:33:00Z">
        <w:r w:rsidR="0016531B">
          <w:rPr>
            <w:rFonts w:ascii="Arial" w:hAnsi="Arial" w:cs="Arial"/>
            <w:b/>
            <w:szCs w:val="24"/>
          </w:rPr>
          <w:t>a</w:t>
        </w:r>
      </w:ins>
      <w:del w:id="920"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21" w:author="Tin Trčak" w:date="2015-11-12T09:33:00Z">
        <w:r w:rsidDel="0016531B">
          <w:rPr>
            <w:rFonts w:ascii="Arial" w:hAnsi="Arial" w:cs="Arial"/>
            <w:szCs w:val="24"/>
          </w:rPr>
          <w:delText xml:space="preserve">Pregledati </w:delText>
        </w:r>
      </w:del>
      <w:ins w:id="922" w:author="Tin Trčak" w:date="2015-11-12T09:33:00Z">
        <w:r w:rsidR="0016531B">
          <w:rPr>
            <w:rFonts w:ascii="Arial" w:hAnsi="Arial" w:cs="Arial"/>
            <w:szCs w:val="24"/>
          </w:rPr>
          <w:t>Doći na stranicu gdje se nalaze narudžbe.</w:t>
        </w:r>
      </w:ins>
      <w:del w:id="923"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924" w:author="Tin Trčak" w:date="2015-11-12T09:35:00Z">
        <w:r w:rsidR="00805462" w:rsidDel="0016531B">
          <w:rPr>
            <w:rFonts w:ascii="Arial" w:hAnsi="Arial" w:cs="Arial"/>
            <w:szCs w:val="24"/>
          </w:rPr>
          <w:delText xml:space="preserve">pregled </w:delText>
        </w:r>
      </w:del>
      <w:ins w:id="925"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926" w:author="Tin Trčak" w:date="2015-11-12T09:35:00Z">
        <w:r w:rsidR="0016531B">
          <w:rPr>
            <w:rFonts w:ascii="Arial" w:hAnsi="Arial" w:cs="Arial"/>
            <w:szCs w:val="24"/>
          </w:rPr>
          <w:t>ama</w:t>
        </w:r>
      </w:ins>
      <w:del w:id="927"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928" w:author="Jan Kelemen" w:date="2015-11-11T19:17:00Z">
        <w:r w:rsidDel="00155041">
          <w:rPr>
            <w:rFonts w:ascii="Arial" w:hAnsi="Arial" w:cs="Arial"/>
            <w:szCs w:val="24"/>
          </w:rPr>
          <w:delText xml:space="preserve">Korisnik </w:delText>
        </w:r>
      </w:del>
      <w:ins w:id="929"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930"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1" w:author="Jan Kelemen" w:date="2015-11-11T19:17:00Z">
        <w:r w:rsidR="007325DD" w:rsidDel="00155041">
          <w:rPr>
            <w:rFonts w:ascii="Arial" w:hAnsi="Arial" w:cs="Arial"/>
            <w:b/>
            <w:szCs w:val="24"/>
          </w:rPr>
          <w:delText>26</w:delText>
        </w:r>
      </w:del>
      <w:ins w:id="932" w:author="Jan Kelemen" w:date="2015-11-11T19:17:00Z">
        <w:r w:rsidR="007D556A">
          <w:rPr>
            <w:rFonts w:ascii="Arial" w:hAnsi="Arial" w:cs="Arial"/>
            <w:b/>
            <w:szCs w:val="24"/>
          </w:rPr>
          <w:t>2</w:t>
        </w:r>
      </w:ins>
      <w:ins w:id="933" w:author="Tin Trčak" w:date="2015-11-11T22:04:00Z">
        <w:r w:rsidR="004375A4">
          <w:rPr>
            <w:rFonts w:ascii="Arial" w:hAnsi="Arial" w:cs="Arial"/>
            <w:b/>
            <w:szCs w:val="24"/>
          </w:rPr>
          <w:t>3</w:t>
        </w:r>
      </w:ins>
      <w:ins w:id="934" w:author="Jan Kelemen" w:date="2015-11-11T19:42:00Z">
        <w:del w:id="935"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936" w:author="Jan Kelemen" w:date="2015-11-11T19:52:00Z">
        <w:r w:rsidR="00FE2A14">
          <w:rPr>
            <w:rFonts w:ascii="Arial" w:hAnsi="Arial" w:cs="Arial"/>
            <w:b/>
            <w:szCs w:val="24"/>
          </w:rPr>
          <w:t xml:space="preserve"> PotvrdaZaprimljeneNarudžbe</w:t>
        </w:r>
      </w:ins>
      <w:del w:id="937"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8"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939" w:author="Jan Kelemen" w:date="2015-11-11T19:17:00Z">
        <w:r w:rsidR="00D02C72">
          <w:rPr>
            <w:rFonts w:ascii="Arial" w:hAnsi="Arial" w:cs="Arial"/>
            <w:b/>
            <w:szCs w:val="24"/>
          </w:rPr>
          <w:t>2</w:t>
        </w:r>
      </w:ins>
      <w:ins w:id="940" w:author="Tin Trčak" w:date="2015-11-11T22:04:00Z">
        <w:r w:rsidR="004375A4">
          <w:rPr>
            <w:rFonts w:ascii="Arial" w:hAnsi="Arial" w:cs="Arial"/>
            <w:b/>
            <w:szCs w:val="24"/>
          </w:rPr>
          <w:t>4</w:t>
        </w:r>
      </w:ins>
      <w:ins w:id="941" w:author="Jan Kelemen" w:date="2015-11-11T19:17:00Z">
        <w:del w:id="942"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Pr>
          <w:rFonts w:ascii="Arial" w:hAnsi="Arial" w:cs="Arial"/>
          <w:b/>
          <w:szCs w:val="24"/>
        </w:rPr>
        <w:t>OdbijanjeNarudžbe</w:t>
      </w:r>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Pr="008A58E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3"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944" w:author="Jan Kelemen" w:date="2015-11-11T19:17:00Z">
        <w:r w:rsidR="00155041">
          <w:rPr>
            <w:rFonts w:ascii="Arial" w:hAnsi="Arial" w:cs="Arial"/>
            <w:b/>
            <w:szCs w:val="24"/>
          </w:rPr>
          <w:t>2</w:t>
        </w:r>
      </w:ins>
      <w:ins w:id="945" w:author="Tin Trčak" w:date="2015-11-11T22:04:00Z">
        <w:r w:rsidR="004375A4">
          <w:rPr>
            <w:rFonts w:ascii="Arial" w:hAnsi="Arial" w:cs="Arial"/>
            <w:b/>
            <w:szCs w:val="24"/>
          </w:rPr>
          <w:t>5</w:t>
        </w:r>
      </w:ins>
      <w:ins w:id="946" w:author="Jan Kelemen" w:date="2015-11-11T19:17:00Z">
        <w:del w:id="947"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DodajJelo</w:t>
      </w:r>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682D11">
        <w:rPr>
          <w:rFonts w:ascii="Arial" w:hAnsi="Arial" w:cs="Arial"/>
          <w:szCs w:val="24"/>
        </w:rPr>
        <w:t>Uspiješno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8"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949" w:author="Jan Kelemen" w:date="2015-11-11T19:18:00Z">
        <w:r w:rsidR="00155041">
          <w:rPr>
            <w:rFonts w:ascii="Arial" w:hAnsi="Arial" w:cs="Arial"/>
            <w:b/>
            <w:szCs w:val="24"/>
          </w:rPr>
          <w:t>2</w:t>
        </w:r>
      </w:ins>
      <w:ins w:id="950" w:author="Tin Trčak" w:date="2015-11-11T22:04:00Z">
        <w:r w:rsidR="004375A4">
          <w:rPr>
            <w:rFonts w:ascii="Arial" w:hAnsi="Arial" w:cs="Arial"/>
            <w:b/>
            <w:szCs w:val="24"/>
          </w:rPr>
          <w:t>6</w:t>
        </w:r>
      </w:ins>
      <w:ins w:id="951" w:author="Jan Kelemen" w:date="2015-11-11T19:18:00Z">
        <w:del w:id="952"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2A5710">
        <w:rPr>
          <w:rFonts w:ascii="Arial" w:hAnsi="Arial" w:cs="Arial"/>
          <w:b/>
          <w:szCs w:val="24"/>
        </w:rPr>
        <w:t>Uredi</w:t>
      </w:r>
      <w:r w:rsidR="007325DD">
        <w:rPr>
          <w:rFonts w:ascii="Arial" w:hAnsi="Arial" w:cs="Arial"/>
          <w:b/>
          <w:szCs w:val="24"/>
        </w:rPr>
        <w:t>Jelo</w:t>
      </w:r>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lastRenderedPageBreak/>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w:t>
      </w:r>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3" w:author="Jan Kelemen" w:date="2015-11-11T19:18:00Z">
        <w:r w:rsidR="007325DD" w:rsidDel="00155041">
          <w:rPr>
            <w:rFonts w:ascii="Arial" w:hAnsi="Arial" w:cs="Arial"/>
            <w:b/>
            <w:szCs w:val="24"/>
          </w:rPr>
          <w:delText>30</w:delText>
        </w:r>
      </w:del>
      <w:ins w:id="954" w:author="Jan Kelemen" w:date="2015-11-11T19:18:00Z">
        <w:r w:rsidR="00155041">
          <w:rPr>
            <w:rFonts w:ascii="Arial" w:hAnsi="Arial" w:cs="Arial"/>
            <w:b/>
            <w:szCs w:val="24"/>
          </w:rPr>
          <w:t>2</w:t>
        </w:r>
      </w:ins>
      <w:ins w:id="955" w:author="Tin Trčak" w:date="2015-11-11T22:04:00Z">
        <w:r w:rsidR="004375A4">
          <w:rPr>
            <w:rFonts w:ascii="Arial" w:hAnsi="Arial" w:cs="Arial"/>
            <w:b/>
            <w:szCs w:val="24"/>
          </w:rPr>
          <w:t>7</w:t>
        </w:r>
      </w:ins>
      <w:ins w:id="956" w:author="Jan Kelemen" w:date="2015-11-11T19:22:00Z">
        <w:del w:id="957"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ObrišiJelo</w:t>
      </w:r>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3060C5">
        <w:rPr>
          <w:rFonts w:ascii="Arial" w:hAnsi="Arial" w:cs="Arial"/>
          <w:szCs w:val="24"/>
        </w:rPr>
        <w:t>Uspiješno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8" w:author="Jan Kelemen" w:date="2015-11-11T19:18:00Z">
        <w:r w:rsidR="007325DD" w:rsidDel="00155041">
          <w:rPr>
            <w:rFonts w:ascii="Arial" w:hAnsi="Arial" w:cs="Arial"/>
            <w:b/>
            <w:szCs w:val="24"/>
          </w:rPr>
          <w:delText>31</w:delText>
        </w:r>
      </w:del>
      <w:ins w:id="959" w:author="Jan Kelemen" w:date="2015-11-11T19:18:00Z">
        <w:r w:rsidR="00155041">
          <w:rPr>
            <w:rFonts w:ascii="Arial" w:hAnsi="Arial" w:cs="Arial"/>
            <w:b/>
            <w:szCs w:val="24"/>
          </w:rPr>
          <w:t>2</w:t>
        </w:r>
      </w:ins>
      <w:ins w:id="960" w:author="Tin Trčak" w:date="2015-11-11T22:04:00Z">
        <w:r w:rsidR="004375A4">
          <w:rPr>
            <w:rFonts w:ascii="Arial" w:hAnsi="Arial" w:cs="Arial"/>
            <w:b/>
            <w:szCs w:val="24"/>
          </w:rPr>
          <w:t>8</w:t>
        </w:r>
      </w:ins>
      <w:ins w:id="961" w:author="Jan Kelemen" w:date="2015-11-11T19:18:00Z">
        <w:del w:id="962"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DodajKategoriju</w:t>
      </w:r>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 ili djelatnik.</w:t>
      </w:r>
    </w:p>
    <w:p w14:paraId="32D37C44"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nove katagorije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3" w:author="Jan Kelemen" w:date="2015-11-11T19:18:00Z">
        <w:r w:rsidR="007325DD" w:rsidDel="00155041">
          <w:rPr>
            <w:rFonts w:ascii="Arial" w:hAnsi="Arial" w:cs="Arial"/>
            <w:b/>
            <w:szCs w:val="24"/>
          </w:rPr>
          <w:delText>32</w:delText>
        </w:r>
      </w:del>
      <w:ins w:id="964" w:author="Jan Kelemen" w:date="2015-11-11T19:18:00Z">
        <w:r w:rsidR="00D02C72">
          <w:rPr>
            <w:rFonts w:ascii="Arial" w:hAnsi="Arial" w:cs="Arial"/>
            <w:b/>
            <w:szCs w:val="24"/>
          </w:rPr>
          <w:t>2</w:t>
        </w:r>
      </w:ins>
      <w:ins w:id="965" w:author="Tin Trčak" w:date="2015-11-11T22:04:00Z">
        <w:r w:rsidR="004375A4">
          <w:rPr>
            <w:rFonts w:ascii="Arial" w:hAnsi="Arial" w:cs="Arial"/>
            <w:b/>
            <w:szCs w:val="24"/>
          </w:rPr>
          <w:t>9</w:t>
        </w:r>
      </w:ins>
      <w:ins w:id="966" w:author="Jan Kelemen" w:date="2015-11-11T19:18:00Z">
        <w:del w:id="967" w:author="Tin Trčak" w:date="2015-11-11T22:04:00Z">
          <w:r w:rsidR="00D02C72" w:rsidDel="004375A4">
            <w:rPr>
              <w:rFonts w:ascii="Arial" w:hAnsi="Arial" w:cs="Arial"/>
              <w:b/>
              <w:szCs w:val="24"/>
            </w:rPr>
            <w:delText>6</w:delText>
          </w:r>
        </w:del>
      </w:ins>
      <w:ins w:id="968" w:author="Jan Kelemen" w:date="2015-11-11T19:22:00Z">
        <w:r w:rsidR="00155041">
          <w:rPr>
            <w:rFonts w:ascii="Arial" w:hAnsi="Arial" w:cs="Arial"/>
            <w:b/>
            <w:szCs w:val="24"/>
          </w:rPr>
          <w:t xml:space="preserve"> </w:t>
        </w:r>
      </w:ins>
      <w:del w:id="969"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ObrišiKategoriju</w:t>
      </w:r>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Brisanje katagorije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77777777" w:rsidR="000C215A" w:rsidRPr="00382435" w:rsidRDefault="000C215A" w:rsidP="00D054E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Change w:id="970" w:author="Domagoj" w:date="2015-11-17T17:46:00Z">
          <w:pPr>
            <w:numPr>
              <w:numId w:val="13"/>
            </w:numPr>
            <w:shd w:val="clear" w:color="auto" w:fill="FFFFFF"/>
            <w:spacing w:before="100" w:beforeAutospacing="1" w:after="100" w:afterAutospacing="1" w:line="360" w:lineRule="auto"/>
            <w:ind w:left="1843" w:hanging="360"/>
            <w:jc w:val="both"/>
            <w:textAlignment w:val="baseline"/>
          </w:pPr>
        </w:pPrChange>
      </w:pPr>
      <w:r w:rsidRPr="00623A1C">
        <w:rPr>
          <w:rFonts w:ascii="Arial" w:hAnsi="Arial" w:cs="Arial"/>
          <w:b/>
          <w:szCs w:val="24"/>
        </w:rPr>
        <w:t xml:space="preserve">Mogući drugi scenarij: </w:t>
      </w:r>
      <w:r>
        <w:rPr>
          <w:rFonts w:ascii="Arial" w:hAnsi="Arial" w:cs="Arial"/>
          <w:szCs w:val="24"/>
        </w:rPr>
        <w:t xml:space="preserve"> -</w:t>
      </w: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971" w:author="Jan Kelemen" w:date="2015-11-11T19:20:00Z"/>
          <w:del w:id="972" w:author="Tin Trčak" w:date="2015-11-11T21:57:00Z"/>
          <w:rFonts w:ascii="Arial" w:hAnsi="Arial" w:cs="Arial"/>
          <w:b/>
          <w:szCs w:val="24"/>
        </w:rPr>
      </w:pPr>
      <w:ins w:id="973" w:author="Jan Kelemen" w:date="2015-11-11T19:20:00Z">
        <w:del w:id="974"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5" w:author="Jan Kelemen" w:date="2015-11-11T19:20:00Z"/>
          <w:del w:id="976" w:author="Tin Trčak" w:date="2015-11-11T21:57:00Z"/>
          <w:rFonts w:ascii="Arial" w:hAnsi="Arial" w:cs="Arial"/>
          <w:szCs w:val="24"/>
        </w:rPr>
      </w:pPr>
      <w:ins w:id="977" w:author="Jan Kelemen" w:date="2015-11-11T19:20:00Z">
        <w:del w:id="978"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9" w:author="Jan Kelemen" w:date="2015-11-11T19:20:00Z"/>
          <w:del w:id="980" w:author="Tin Trčak" w:date="2015-11-11T21:57:00Z"/>
          <w:rFonts w:ascii="Arial" w:hAnsi="Arial" w:cs="Arial"/>
          <w:szCs w:val="24"/>
        </w:rPr>
      </w:pPr>
      <w:ins w:id="981" w:author="Jan Kelemen" w:date="2015-11-11T19:20:00Z">
        <w:del w:id="982"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3" w:author="Jan Kelemen" w:date="2015-11-11T19:20:00Z"/>
          <w:del w:id="984" w:author="Tin Trčak" w:date="2015-11-11T21:57:00Z"/>
          <w:rFonts w:ascii="Arial" w:hAnsi="Arial" w:cs="Arial"/>
          <w:b/>
          <w:szCs w:val="24"/>
        </w:rPr>
      </w:pPr>
      <w:ins w:id="985" w:author="Jan Kelemen" w:date="2015-11-11T19:20:00Z">
        <w:del w:id="986"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987" w:author="Jan Kelemen" w:date="2015-11-11T19:22:00Z">
        <w:del w:id="988" w:author="Tin Trčak" w:date="2015-11-11T21:57:00Z">
          <w:r w:rsidDel="00AD097A">
            <w:rPr>
              <w:rFonts w:ascii="Arial" w:hAnsi="Arial" w:cs="Arial"/>
              <w:szCs w:val="24"/>
            </w:rPr>
            <w:delText xml:space="preserve">ovi </w:delText>
          </w:r>
        </w:del>
      </w:ins>
      <w:ins w:id="989" w:author="Jan Kelemen" w:date="2015-11-11T19:20:00Z">
        <w:del w:id="990"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1" w:author="Jan Kelemen" w:date="2015-11-11T19:20:00Z"/>
          <w:del w:id="992" w:author="Tin Trčak" w:date="2015-11-11T21:57:00Z"/>
          <w:rFonts w:ascii="Arial" w:hAnsi="Arial" w:cs="Arial"/>
          <w:szCs w:val="24"/>
        </w:rPr>
      </w:pPr>
      <w:ins w:id="993" w:author="Jan Kelemen" w:date="2015-11-11T19:20:00Z">
        <w:del w:id="994"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5" w:author="Jan Kelemen" w:date="2015-11-11T19:20:00Z"/>
          <w:del w:id="996" w:author="Tin Trčak" w:date="2015-11-11T21:57:00Z"/>
          <w:rFonts w:ascii="Arial" w:hAnsi="Arial" w:cs="Arial"/>
          <w:szCs w:val="24"/>
        </w:rPr>
      </w:pPr>
      <w:ins w:id="997" w:author="Jan Kelemen" w:date="2015-11-11T19:20:00Z">
        <w:del w:id="998"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9" w:author="Jan Kelemen" w:date="2015-11-11T19:20:00Z"/>
          <w:del w:id="1000" w:author="Tin Trčak" w:date="2015-11-11T21:57:00Z"/>
          <w:rFonts w:ascii="Arial" w:hAnsi="Arial" w:cs="Arial"/>
          <w:szCs w:val="24"/>
        </w:rPr>
      </w:pPr>
      <w:ins w:id="1001" w:author="Jan Kelemen" w:date="2015-11-11T19:20:00Z">
        <w:del w:id="1002"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3" w:author="Jan Kelemen" w:date="2015-11-11T19:20:00Z"/>
          <w:del w:id="1004" w:author="Tin Trčak" w:date="2015-11-11T21:57:00Z"/>
          <w:rFonts w:ascii="Arial" w:hAnsi="Arial" w:cs="Arial"/>
          <w:szCs w:val="24"/>
        </w:rPr>
      </w:pPr>
      <w:ins w:id="1005" w:author="Jan Kelemen" w:date="2015-11-11T19:20:00Z">
        <w:del w:id="1006"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7" w:author="Jan Kelemen" w:date="2015-11-11T19:20:00Z"/>
          <w:del w:id="1008" w:author="Tin Trčak" w:date="2015-11-11T21:57:00Z"/>
          <w:rFonts w:ascii="Arial" w:hAnsi="Arial" w:cs="Arial"/>
          <w:szCs w:val="24"/>
        </w:rPr>
      </w:pPr>
      <w:ins w:id="1009" w:author="Jan Kelemen" w:date="2015-11-11T19:20:00Z">
        <w:del w:id="1010"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1" w:author="Jan Kelemen" w:date="2015-11-11T19:20:00Z"/>
          <w:del w:id="1012" w:author="Tin Trčak" w:date="2015-11-11T21:57:00Z"/>
          <w:rFonts w:ascii="Arial" w:hAnsi="Arial" w:cs="Arial"/>
          <w:szCs w:val="24"/>
        </w:rPr>
      </w:pPr>
      <w:ins w:id="1013" w:author="Jan Kelemen" w:date="2015-11-11T19:20:00Z">
        <w:del w:id="1014"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5" w:author="Jan Kelemen" w:date="2015-11-11T19:20:00Z"/>
          <w:del w:id="1016" w:author="Tin Trčak" w:date="2015-11-11T21:57:00Z"/>
          <w:rFonts w:ascii="Arial" w:hAnsi="Arial" w:cs="Arial"/>
          <w:szCs w:val="24"/>
        </w:rPr>
      </w:pPr>
      <w:ins w:id="1017" w:author="Jan Kelemen" w:date="2015-11-11T19:20:00Z">
        <w:del w:id="1018"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19" w:author="Jan Kelemen" w:date="2015-11-11T19:20:00Z"/>
          <w:del w:id="1020" w:author="Tin Trčak" w:date="2015-11-11T21:57:00Z"/>
          <w:rFonts w:ascii="Arial" w:hAnsi="Arial" w:cs="Arial"/>
          <w:b/>
          <w:szCs w:val="24"/>
        </w:rPr>
      </w:pPr>
      <w:ins w:id="1021" w:author="Jan Kelemen" w:date="2015-11-11T19:20:00Z">
        <w:del w:id="1022"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023" w:author="Tin Trčak" w:date="2015-11-11T21:57:00Z"/>
          <w:rFonts w:ascii="Arial" w:hAnsi="Arial" w:cs="Arial"/>
          <w:b/>
          <w:szCs w:val="24"/>
        </w:rPr>
      </w:pPr>
      <w:del w:id="1024"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025" w:author="Jan Kelemen" w:date="2015-11-11T19:23:00Z">
        <w:del w:id="1026"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027"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8" w:author="Tin Trčak" w:date="2015-11-11T21:57:00Z"/>
          <w:rFonts w:ascii="Arial" w:hAnsi="Arial" w:cs="Arial"/>
          <w:szCs w:val="24"/>
        </w:rPr>
      </w:pPr>
      <w:del w:id="1029"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0" w:author="Tin Trčak" w:date="2015-11-11T21:57:00Z"/>
          <w:rFonts w:ascii="Arial" w:hAnsi="Arial" w:cs="Arial"/>
          <w:szCs w:val="24"/>
        </w:rPr>
      </w:pPr>
      <w:del w:id="1031"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2" w:author="Tin Trčak" w:date="2015-11-11T21:57:00Z"/>
          <w:rFonts w:ascii="Arial" w:hAnsi="Arial" w:cs="Arial"/>
          <w:b/>
          <w:szCs w:val="24"/>
        </w:rPr>
      </w:pPr>
      <w:del w:id="1033"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4" w:author="Tin Trčak" w:date="2015-11-11T21:57:00Z"/>
          <w:rFonts w:ascii="Arial" w:hAnsi="Arial" w:cs="Arial"/>
          <w:szCs w:val="24"/>
        </w:rPr>
      </w:pPr>
      <w:del w:id="1035"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6" w:author="Tin Trčak" w:date="2015-11-11T21:57:00Z"/>
          <w:rFonts w:ascii="Arial" w:hAnsi="Arial" w:cs="Arial"/>
          <w:szCs w:val="24"/>
        </w:rPr>
      </w:pPr>
      <w:del w:id="1037"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8" w:author="Tin Trčak" w:date="2015-11-11T21:57:00Z"/>
          <w:rFonts w:ascii="Arial" w:hAnsi="Arial" w:cs="Arial"/>
          <w:szCs w:val="24"/>
        </w:rPr>
      </w:pPr>
      <w:del w:id="1039"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0" w:author="Tin Trčak" w:date="2015-11-11T21:57:00Z"/>
          <w:rFonts w:ascii="Arial" w:hAnsi="Arial" w:cs="Arial"/>
          <w:szCs w:val="24"/>
        </w:rPr>
      </w:pPr>
      <w:del w:id="1041"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2" w:author="Tin Trčak" w:date="2015-11-11T21:57:00Z"/>
          <w:rFonts w:ascii="Arial" w:hAnsi="Arial" w:cs="Arial"/>
          <w:szCs w:val="24"/>
        </w:rPr>
      </w:pPr>
      <w:del w:id="1043"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4" w:author="Tin Trčak" w:date="2015-11-11T21:57:00Z"/>
          <w:rFonts w:ascii="Arial" w:hAnsi="Arial" w:cs="Arial"/>
          <w:szCs w:val="24"/>
        </w:rPr>
      </w:pPr>
      <w:del w:id="1045"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6" w:author="Tin Trčak" w:date="2015-11-11T21:57:00Z"/>
          <w:rFonts w:ascii="Arial" w:hAnsi="Arial" w:cs="Arial"/>
          <w:szCs w:val="24"/>
        </w:rPr>
      </w:pPr>
      <w:del w:id="1047"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8" w:author="Tin Trčak" w:date="2015-11-11T21:57:00Z"/>
          <w:rFonts w:ascii="Arial" w:hAnsi="Arial" w:cs="Arial"/>
          <w:b/>
          <w:szCs w:val="24"/>
        </w:rPr>
      </w:pPr>
      <w:del w:id="1049"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050" w:author="Jan Kelemen" w:date="2015-11-11T19:41:00Z"/>
          <w:del w:id="1051" w:author="Tin Trčak" w:date="2015-11-11T21:57:00Z"/>
          <w:rFonts w:ascii="Arial" w:hAnsi="Arial" w:cs="Arial"/>
          <w:b/>
          <w:szCs w:val="24"/>
        </w:rPr>
      </w:pPr>
      <w:ins w:id="1052" w:author="Jan Kelemen" w:date="2015-11-11T19:41:00Z">
        <w:del w:id="1053"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4" w:author="Jan Kelemen" w:date="2015-11-11T19:41:00Z"/>
          <w:del w:id="1055" w:author="Tin Trčak" w:date="2015-11-11T21:57:00Z"/>
          <w:rFonts w:ascii="Arial" w:hAnsi="Arial" w:cs="Arial"/>
          <w:szCs w:val="24"/>
        </w:rPr>
      </w:pPr>
      <w:ins w:id="1056" w:author="Jan Kelemen" w:date="2015-11-11T19:41:00Z">
        <w:del w:id="1057"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8" w:author="Jan Kelemen" w:date="2015-11-11T19:41:00Z"/>
          <w:del w:id="1059" w:author="Tin Trčak" w:date="2015-11-11T21:57:00Z"/>
          <w:rFonts w:ascii="Arial" w:hAnsi="Arial" w:cs="Arial"/>
          <w:szCs w:val="24"/>
        </w:rPr>
      </w:pPr>
      <w:ins w:id="1060" w:author="Jan Kelemen" w:date="2015-11-11T19:41:00Z">
        <w:del w:id="1061"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2" w:author="Jan Kelemen" w:date="2015-11-11T19:41:00Z"/>
          <w:del w:id="1063" w:author="Tin Trčak" w:date="2015-11-11T21:57:00Z"/>
          <w:rFonts w:ascii="Arial" w:hAnsi="Arial" w:cs="Arial"/>
          <w:b/>
          <w:szCs w:val="24"/>
        </w:rPr>
      </w:pPr>
      <w:ins w:id="1064" w:author="Jan Kelemen" w:date="2015-11-11T19:41:00Z">
        <w:del w:id="1065"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6" w:author="Jan Kelemen" w:date="2015-11-11T19:41:00Z"/>
          <w:del w:id="1067" w:author="Tin Trčak" w:date="2015-11-11T21:57:00Z"/>
          <w:rFonts w:ascii="Arial" w:hAnsi="Arial" w:cs="Arial"/>
          <w:szCs w:val="24"/>
        </w:rPr>
      </w:pPr>
      <w:ins w:id="1068" w:author="Jan Kelemen" w:date="2015-11-11T19:41:00Z">
        <w:del w:id="1069"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0" w:author="Jan Kelemen" w:date="2015-11-11T19:41:00Z"/>
          <w:del w:id="1071" w:author="Tin Trčak" w:date="2015-11-11T21:57:00Z"/>
          <w:rFonts w:ascii="Arial" w:hAnsi="Arial" w:cs="Arial"/>
          <w:szCs w:val="24"/>
        </w:rPr>
      </w:pPr>
      <w:ins w:id="1072" w:author="Jan Kelemen" w:date="2015-11-11T19:41:00Z">
        <w:del w:id="1073"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4" w:author="Jan Kelemen" w:date="2015-11-11T19:41:00Z"/>
          <w:del w:id="1075" w:author="Tin Trčak" w:date="2015-11-11T21:57:00Z"/>
          <w:rFonts w:ascii="Arial" w:hAnsi="Arial" w:cs="Arial"/>
          <w:szCs w:val="24"/>
        </w:rPr>
      </w:pPr>
      <w:ins w:id="1076" w:author="Jan Kelemen" w:date="2015-11-11T19:41:00Z">
        <w:del w:id="1077"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78" w:author="Jan Kelemen" w:date="2015-11-11T19:41:00Z"/>
          <w:del w:id="1079" w:author="Tin Trčak" w:date="2015-11-11T21:57:00Z"/>
          <w:rFonts w:ascii="Arial" w:hAnsi="Arial" w:cs="Arial"/>
          <w:szCs w:val="24"/>
        </w:rPr>
      </w:pPr>
      <w:ins w:id="1080" w:author="Jan Kelemen" w:date="2015-11-11T19:41:00Z">
        <w:del w:id="1081"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2" w:author="Jan Kelemen" w:date="2015-11-11T19:41:00Z"/>
          <w:del w:id="1083" w:author="Tin Trčak" w:date="2015-11-11T21:57:00Z"/>
          <w:rFonts w:ascii="Arial" w:hAnsi="Arial" w:cs="Arial"/>
          <w:szCs w:val="24"/>
        </w:rPr>
      </w:pPr>
      <w:ins w:id="1084" w:author="Jan Kelemen" w:date="2015-11-11T19:41:00Z">
        <w:del w:id="1085"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6" w:author="Jan Kelemen" w:date="2015-11-11T19:41:00Z"/>
          <w:del w:id="1087" w:author="Tin Trčak" w:date="2015-11-11T21:57:00Z"/>
          <w:rFonts w:ascii="Arial" w:hAnsi="Arial" w:cs="Arial"/>
          <w:szCs w:val="24"/>
        </w:rPr>
      </w:pPr>
      <w:ins w:id="1088" w:author="Jan Kelemen" w:date="2015-11-11T19:41:00Z">
        <w:del w:id="1089"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0" w:author="Jan Kelemen" w:date="2015-11-11T19:41:00Z"/>
          <w:del w:id="1091" w:author="Tin Trčak" w:date="2015-11-11T21:57:00Z"/>
          <w:rFonts w:ascii="Arial" w:hAnsi="Arial" w:cs="Arial"/>
          <w:szCs w:val="24"/>
        </w:rPr>
      </w:pPr>
      <w:ins w:id="1092" w:author="Jan Kelemen" w:date="2015-11-11T19:41:00Z">
        <w:del w:id="1093"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4" w:author="Jan Kelemen" w:date="2015-11-11T19:41:00Z"/>
          <w:del w:id="1095" w:author="Tin Trčak" w:date="2015-11-11T21:57:00Z"/>
          <w:rFonts w:ascii="Arial" w:hAnsi="Arial" w:cs="Arial"/>
          <w:szCs w:val="24"/>
        </w:rPr>
      </w:pPr>
      <w:ins w:id="1096" w:author="Jan Kelemen" w:date="2015-11-11T19:41:00Z">
        <w:del w:id="1097"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pPr>
        <w:numPr>
          <w:ilvl w:val="0"/>
          <w:numId w:val="53"/>
        </w:numPr>
        <w:shd w:val="clear" w:color="auto" w:fill="FFFFFF"/>
        <w:spacing w:before="100" w:beforeAutospacing="1" w:after="100" w:afterAutospacing="1" w:line="360" w:lineRule="auto"/>
        <w:jc w:val="both"/>
        <w:textAlignment w:val="baseline"/>
        <w:rPr>
          <w:ins w:id="1098" w:author="Jan Kelemen" w:date="2015-11-11T19:41:00Z"/>
          <w:del w:id="1099" w:author="Tin Trčak" w:date="2015-11-11T21:57:00Z"/>
          <w:rFonts w:ascii="Arial" w:hAnsi="Arial" w:cs="Arial"/>
          <w:szCs w:val="24"/>
          <w:rPrChange w:id="1100" w:author="Jan Kelemen" w:date="2015-11-11T19:41:00Z">
            <w:rPr>
              <w:ins w:id="1101" w:author="Jan Kelemen" w:date="2015-11-11T19:41:00Z"/>
              <w:del w:id="1102" w:author="Tin Trčak" w:date="2015-11-11T21:57:00Z"/>
              <w:rFonts w:ascii="Arial" w:hAnsi="Arial" w:cs="Arial"/>
              <w:b/>
              <w:szCs w:val="24"/>
            </w:rPr>
          </w:rPrChange>
        </w:rPr>
        <w:pPrChange w:id="1103"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104" w:author="Jan Kelemen" w:date="2015-11-11T19:41:00Z">
        <w:del w:id="1105"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6"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107"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r>
        <w:rPr>
          <w:rFonts w:ascii="Arial" w:hAnsi="Arial" w:cs="Arial"/>
          <w:b/>
          <w:szCs w:val="24"/>
        </w:rPr>
        <w:t>AnalizaNarudžbi</w:t>
      </w:r>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8" w:author="Jan Kelemen" w:date="2015-11-11T19:23:00Z">
        <w:r w:rsidR="00F4661E" w:rsidDel="00155041">
          <w:rPr>
            <w:rFonts w:ascii="Arial" w:hAnsi="Arial" w:cs="Arial"/>
            <w:b/>
            <w:szCs w:val="24"/>
          </w:rPr>
          <w:delText>35</w:delText>
        </w:r>
      </w:del>
      <w:ins w:id="1109"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PromjenaPodatakaZaRestoran</w:t>
      </w:r>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F71C1">
        <w:rPr>
          <w:rFonts w:ascii="Arial" w:hAnsi="Arial" w:cs="Arial"/>
          <w:szCs w:val="24"/>
        </w:rPr>
        <w:t>Promjeniti informacije i podatke za restoran na glavnoj stranici.</w:t>
      </w:r>
    </w:p>
    <w:p w14:paraId="1D37014D"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77777777"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promjenu podataka o retoranu.</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110" w:author="Tin Trčak" w:date="2015-11-12T16:35:00Z"/>
          <w:rFonts w:ascii="Arial" w:hAnsi="Arial" w:cs="Arial"/>
          <w:b/>
          <w:szCs w:val="24"/>
          <w:rPrChange w:id="1111" w:author="Tin Trčak" w:date="2015-11-12T16:35:00Z">
            <w:rPr>
              <w:ins w:id="1112" w:author="Tin Trčak" w:date="2015-11-12T16:35:00Z"/>
              <w:rFonts w:ascii="Arial" w:hAnsi="Arial" w:cs="Arial"/>
              <w:szCs w:val="24"/>
            </w:rPr>
          </w:rPrChange>
        </w:rPr>
      </w:pPr>
      <w:r w:rsidRPr="00623A1C">
        <w:rPr>
          <w:rFonts w:ascii="Arial" w:hAnsi="Arial" w:cs="Arial"/>
          <w:b/>
          <w:szCs w:val="24"/>
        </w:rPr>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113" w:author="Tin Trčak" w:date="2015-11-12T16:35:00Z"/>
          <w:rFonts w:ascii="Arial" w:hAnsi="Arial" w:cs="Arial"/>
          <w:b/>
          <w:szCs w:val="24"/>
        </w:rPr>
      </w:pPr>
      <w:ins w:id="1114" w:author="Tin Trčak" w:date="2015-11-12T16:35:00Z">
        <w:r w:rsidRPr="00F454DB">
          <w:rPr>
            <w:rFonts w:ascii="Arial" w:hAnsi="Arial" w:cs="Arial"/>
            <w:b/>
            <w:szCs w:val="24"/>
          </w:rPr>
          <w:lastRenderedPageBreak/>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ins w:id="1115" w:author="Tin Trčak" w:date="2015-11-12T16:36:00Z">
        <w:r>
          <w:rPr>
            <w:rFonts w:ascii="Arial" w:hAnsi="Arial" w:cs="Arial"/>
            <w:b/>
            <w:szCs w:val="24"/>
          </w:rPr>
          <w:t>SnimanjeNarudžbe</w:t>
        </w:r>
      </w:ins>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6" w:author="Tin Trčak" w:date="2015-11-12T16:35:00Z"/>
          <w:rFonts w:ascii="Arial" w:hAnsi="Arial" w:cs="Arial"/>
          <w:szCs w:val="24"/>
        </w:rPr>
      </w:pPr>
      <w:ins w:id="1117"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8" w:author="Tin Trčak" w:date="2015-11-12T16:35:00Z"/>
          <w:rFonts w:ascii="Arial" w:hAnsi="Arial" w:cs="Arial"/>
          <w:szCs w:val="24"/>
        </w:rPr>
      </w:pPr>
      <w:ins w:id="1119" w:author="Tin Trčak" w:date="2015-11-12T16:35:00Z">
        <w:r w:rsidRPr="00F454DB">
          <w:rPr>
            <w:rFonts w:ascii="Arial" w:hAnsi="Arial" w:cs="Arial"/>
            <w:b/>
            <w:szCs w:val="24"/>
          </w:rPr>
          <w:t>Cilj:</w:t>
        </w:r>
        <w:r w:rsidRPr="00137450">
          <w:rPr>
            <w:rFonts w:ascii="Arial" w:hAnsi="Arial" w:cs="Arial"/>
            <w:szCs w:val="24"/>
          </w:rPr>
          <w:t xml:space="preserve"> </w:t>
        </w:r>
      </w:ins>
      <w:ins w:id="1120" w:author="Tin Trčak" w:date="2015-11-12T16:37:00Z">
        <w:r>
          <w:rPr>
            <w:rFonts w:ascii="Arial" w:hAnsi="Arial" w:cs="Arial"/>
            <w:szCs w:val="24"/>
          </w:rPr>
          <w:t>Snimanje neke narudžbe u izlaznu tekstualnu datoteku.</w:t>
        </w:r>
      </w:ins>
    </w:p>
    <w:p w14:paraId="76C4EC5C" w14:textId="77777777"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1" w:author="Tin Trčak" w:date="2015-11-12T16:35:00Z"/>
          <w:rFonts w:ascii="Arial" w:hAnsi="Arial" w:cs="Arial"/>
          <w:b/>
          <w:szCs w:val="24"/>
        </w:rPr>
      </w:pPr>
      <w:ins w:id="1122" w:author="Tin Trčak" w:date="2015-11-12T16:35: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3" w:author="Tin Trčak" w:date="2015-11-12T16:35:00Z"/>
          <w:rFonts w:ascii="Arial" w:hAnsi="Arial" w:cs="Arial"/>
          <w:szCs w:val="24"/>
        </w:rPr>
      </w:pPr>
      <w:ins w:id="1124"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5" w:author="Tin Trčak" w:date="2015-11-12T16:35:00Z"/>
          <w:rFonts w:ascii="Arial" w:hAnsi="Arial" w:cs="Arial"/>
          <w:szCs w:val="24"/>
        </w:rPr>
      </w:pPr>
      <w:ins w:id="1126"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7" w:author="Tin Trčak" w:date="2015-11-12T16:35:00Z"/>
          <w:rFonts w:ascii="Arial" w:hAnsi="Arial" w:cs="Arial"/>
          <w:szCs w:val="24"/>
        </w:rPr>
      </w:pPr>
      <w:ins w:id="1128"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77777777" w:rsidR="003E1EE8" w:rsidRDefault="003E1EE8">
      <w:pPr>
        <w:numPr>
          <w:ilvl w:val="0"/>
          <w:numId w:val="60"/>
        </w:numPr>
        <w:shd w:val="clear" w:color="auto" w:fill="FFFFFF"/>
        <w:spacing w:before="100" w:beforeAutospacing="1" w:after="100" w:afterAutospacing="1" w:line="360" w:lineRule="auto"/>
        <w:jc w:val="both"/>
        <w:textAlignment w:val="baseline"/>
        <w:rPr>
          <w:ins w:id="1129" w:author="Tin Trčak" w:date="2015-11-12T16:39:00Z"/>
          <w:rFonts w:ascii="Arial" w:hAnsi="Arial" w:cs="Arial"/>
          <w:szCs w:val="24"/>
        </w:rPr>
        <w:pPrChange w:id="1130"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1" w:author="Tin Trčak" w:date="2015-11-12T16:39:00Z">
        <w:r>
          <w:rPr>
            <w:rFonts w:ascii="Arial" w:hAnsi="Arial" w:cs="Arial"/>
            <w:szCs w:val="24"/>
          </w:rPr>
          <w:t>Djelatnik odabere narudžbu koju želi snimit.</w:t>
        </w:r>
      </w:ins>
    </w:p>
    <w:p w14:paraId="190AA1C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32" w:author="Tin Trčak" w:date="2015-11-12T16:35:00Z"/>
          <w:rFonts w:ascii="Arial" w:hAnsi="Arial" w:cs="Arial"/>
          <w:szCs w:val="24"/>
        </w:rPr>
        <w:pPrChange w:id="1133"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4" w:author="Tin Trčak" w:date="2015-11-12T16:35:00Z">
        <w:r>
          <w:rPr>
            <w:rFonts w:ascii="Arial" w:hAnsi="Arial" w:cs="Arial"/>
            <w:szCs w:val="24"/>
          </w:rPr>
          <w:t>Djelatnik</w:t>
        </w:r>
        <w:r w:rsidR="00C416C5">
          <w:rPr>
            <w:rFonts w:ascii="Arial" w:hAnsi="Arial" w:cs="Arial"/>
            <w:szCs w:val="24"/>
          </w:rPr>
          <w:t xml:space="preserve"> pritišće na gumb „</w:t>
        </w:r>
      </w:ins>
      <w:ins w:id="1135" w:author="Tin Trčak" w:date="2015-11-12T16:38:00Z">
        <w:r>
          <w:rPr>
            <w:rFonts w:ascii="Arial" w:hAnsi="Arial" w:cs="Arial"/>
            <w:szCs w:val="24"/>
          </w:rPr>
          <w:t>Snimanje narudžbe“.</w:t>
        </w:r>
      </w:ins>
    </w:p>
    <w:p w14:paraId="47ED71AA" w14:textId="77777777" w:rsidR="00C416C5" w:rsidRDefault="003E1EE8">
      <w:pPr>
        <w:numPr>
          <w:ilvl w:val="0"/>
          <w:numId w:val="60"/>
        </w:numPr>
        <w:shd w:val="clear" w:color="auto" w:fill="FFFFFF"/>
        <w:spacing w:before="100" w:beforeAutospacing="1" w:after="100" w:afterAutospacing="1" w:line="360" w:lineRule="auto"/>
        <w:jc w:val="both"/>
        <w:textAlignment w:val="baseline"/>
        <w:rPr>
          <w:ins w:id="1136" w:author="Tin Trčak" w:date="2015-11-12T16:42:00Z"/>
          <w:rFonts w:ascii="Arial" w:hAnsi="Arial" w:cs="Arial"/>
          <w:szCs w:val="24"/>
        </w:rPr>
        <w:pPrChange w:id="1137"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138"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pPr>
        <w:numPr>
          <w:ilvl w:val="0"/>
          <w:numId w:val="13"/>
        </w:numPr>
        <w:shd w:val="clear" w:color="auto" w:fill="FFFFFF"/>
        <w:spacing w:before="100" w:beforeAutospacing="1" w:after="100" w:afterAutospacing="1" w:line="360" w:lineRule="auto"/>
        <w:ind w:left="1843"/>
        <w:jc w:val="both"/>
        <w:textAlignment w:val="baseline"/>
        <w:rPr>
          <w:ins w:id="1139" w:author="Tin Trčak" w:date="2015-11-12T16:42:00Z"/>
          <w:rFonts w:ascii="Arial" w:hAnsi="Arial" w:cs="Arial"/>
          <w:b/>
          <w:szCs w:val="24"/>
        </w:rPr>
        <w:pPrChange w:id="1140"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141" w:author="Tin Trčak" w:date="2015-11-12T16:42:00Z">
        <w:r w:rsidRPr="00623A1C">
          <w:rPr>
            <w:rFonts w:ascii="Arial" w:hAnsi="Arial" w:cs="Arial"/>
            <w:b/>
            <w:szCs w:val="24"/>
          </w:rPr>
          <w:t xml:space="preserve">Mogući drugi scenarij: </w:t>
        </w:r>
        <w:r w:rsidRPr="003E1EE8">
          <w:rPr>
            <w:rFonts w:ascii="Arial" w:hAnsi="Arial" w:cs="Arial"/>
            <w:b/>
            <w:szCs w:val="24"/>
            <w:rPrChange w:id="1142" w:author="Tin Trčak" w:date="2015-11-12T16:42:00Z">
              <w:rPr>
                <w:rFonts w:ascii="Arial" w:hAnsi="Arial" w:cs="Arial"/>
                <w:szCs w:val="24"/>
              </w:rPr>
            </w:rPrChange>
          </w:rPr>
          <w:t xml:space="preserve"> -</w:t>
        </w:r>
      </w:ins>
    </w:p>
    <w:p w14:paraId="3B0658BB" w14:textId="77777777" w:rsidR="003E1EE8" w:rsidRPr="003E1EE8" w:rsidRDefault="003E1EE8">
      <w:pPr>
        <w:shd w:val="clear" w:color="auto" w:fill="FFFFFF"/>
        <w:spacing w:before="100" w:beforeAutospacing="1" w:after="100" w:afterAutospacing="1" w:line="360" w:lineRule="auto"/>
        <w:jc w:val="both"/>
        <w:textAlignment w:val="baseline"/>
        <w:rPr>
          <w:rFonts w:ascii="Arial" w:hAnsi="Arial" w:cs="Arial"/>
          <w:szCs w:val="24"/>
          <w:rPrChange w:id="1143" w:author="Tin Trčak" w:date="2015-11-12T16:42:00Z">
            <w:rPr>
              <w:rFonts w:ascii="Arial" w:hAnsi="Arial" w:cs="Arial"/>
              <w:b/>
              <w:szCs w:val="24"/>
            </w:rPr>
          </w:rPrChange>
        </w:rPr>
        <w:pPrChange w:id="1144"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77777777" w:rsidR="00D1517F" w:rsidRDefault="009D5B2D" w:rsidP="00D1517F">
      <w:pPr>
        <w:pStyle w:val="Normal1"/>
        <w:keepNext/>
        <w:jc w:val="center"/>
      </w:pPr>
      <w:del w:id="1145" w:author="Jan Kelemen" w:date="2015-11-11T19:35:00Z">
        <w:r w:rsidRPr="00497D7E" w:rsidDel="007D556A">
          <w:rPr>
            <w:noProof/>
          </w:rPr>
          <w:lastRenderedPageBreak/>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146" w:author="Jan Kelemen" w:date="2015-11-11T19:35:00Z">
        <w:r w:rsidR="007D556A" w:rsidRPr="007D556A">
          <w:rPr>
            <w:noProof/>
          </w:rPr>
          <w:t xml:space="preserve"> </w:t>
        </w:r>
        <w:r w:rsidRPr="00E92979">
          <w:rPr>
            <w:noProof/>
          </w:rPr>
          <w:drawing>
            <wp:inline distT="0" distB="0" distL="0" distR="0" wp14:anchorId="6264FB94" wp14:editId="57144956">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ins>
    </w:p>
    <w:p w14:paraId="39F0CE84" w14:textId="77777777" w:rsidR="009E686D" w:rsidRPr="002A48CA" w:rsidRDefault="00D1517F" w:rsidP="00D1517F">
      <w:pPr>
        <w:pStyle w:val="Caption"/>
        <w:jc w:val="center"/>
      </w:pPr>
      <w:bookmarkStart w:id="1147"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147"/>
    </w:p>
    <w:p w14:paraId="662F68CE" w14:textId="77777777" w:rsidR="00192EC9" w:rsidRDefault="00192EC9" w:rsidP="0087619C">
      <w:pPr>
        <w:pStyle w:val="Caption"/>
        <w:jc w:val="center"/>
      </w:pPr>
    </w:p>
    <w:p w14:paraId="43D49248" w14:textId="77777777" w:rsidR="00D1517F" w:rsidDel="00D02C72" w:rsidRDefault="009D5B2D">
      <w:pPr>
        <w:pStyle w:val="Caption"/>
        <w:rPr>
          <w:del w:id="1148" w:author="Jan Kelemen" w:date="2015-11-11T19:44:00Z"/>
        </w:rPr>
        <w:pPrChange w:id="1149" w:author="Jan Kelemen" w:date="2015-11-11T19:44:00Z">
          <w:pPr>
            <w:pStyle w:val="Caption"/>
            <w:jc w:val="center"/>
          </w:pPr>
        </w:pPrChange>
      </w:pPr>
      <w:del w:id="1150" w:author="Jan Kelemen" w:date="2015-11-11T19:44:00Z">
        <w:r w:rsidRPr="00497D7E" w:rsidDel="00D02C72">
          <w:rPr>
            <w:noProof/>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pPr>
        <w:pStyle w:val="Caption"/>
        <w:rPr>
          <w:del w:id="1151" w:author="Jan Kelemen" w:date="2015-11-11T19:44:00Z"/>
        </w:rPr>
        <w:pPrChange w:id="1152" w:author="Jan Kelemen" w:date="2015-11-11T19:44:00Z">
          <w:pPr>
            <w:pStyle w:val="Caption"/>
            <w:jc w:val="center"/>
          </w:pPr>
        </w:pPrChange>
      </w:pPr>
      <w:del w:id="1153" w:author="Jan Kelemen" w:date="2015-11-11T19:44:00Z">
        <w:r w:rsidRPr="0087619C" w:rsidDel="00D02C72">
          <w:delText xml:space="preserve">Slika 4. 1. </w:delText>
        </w:r>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2</w:delText>
        </w:r>
        <w:r w:rsidRPr="0087619C" w:rsidDel="00D02C72">
          <w:fldChar w:fldCharType="end"/>
        </w:r>
        <w:r w:rsidRPr="0087619C" w:rsidDel="00D02C72">
          <w:delText xml:space="preserve"> Dijagram obrazaca uporabe prijave na sustav</w:delText>
        </w:r>
      </w:del>
    </w:p>
    <w:p w14:paraId="17638204" w14:textId="77777777" w:rsidR="00192EC9" w:rsidRDefault="00192EC9">
      <w:pPr>
        <w:pStyle w:val="Caption"/>
        <w:pPrChange w:id="1154" w:author="Jan Kelemen" w:date="2015-11-11T19:44:00Z">
          <w:pPr>
            <w:pStyle w:val="Caption"/>
            <w:jc w:val="center"/>
          </w:pPr>
        </w:pPrChange>
      </w:pPr>
    </w:p>
    <w:p w14:paraId="5F7F86A1" w14:textId="77777777" w:rsidR="00FB1A0C" w:rsidRDefault="009D5B2D">
      <w:pPr>
        <w:pStyle w:val="Caption"/>
        <w:keepNext/>
        <w:jc w:val="center"/>
        <w:rPr>
          <w:ins w:id="1155" w:author="Jan Kelemen" w:date="2015-11-11T20:12:00Z"/>
        </w:rPr>
        <w:pPrChange w:id="1156" w:author="Jan Kelemen" w:date="2015-11-11T20:12:00Z">
          <w:pPr>
            <w:pStyle w:val="Caption"/>
            <w:jc w:val="center"/>
          </w:pPr>
        </w:pPrChange>
      </w:pPr>
      <w:r w:rsidRPr="00497D7E">
        <w:rPr>
          <w:noProof/>
        </w:rPr>
        <w:lastRenderedPageBreak/>
        <w:drawing>
          <wp:inline distT="0" distB="0" distL="0" distR="0" wp14:anchorId="5282B751" wp14:editId="7BBF927D">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p>
    <w:p w14:paraId="3A5CAAA7" w14:textId="77777777" w:rsidR="00D1517F" w:rsidDel="00FB1A0C" w:rsidRDefault="00FB1A0C" w:rsidP="00FB1A0C">
      <w:pPr>
        <w:pStyle w:val="Caption"/>
        <w:jc w:val="center"/>
        <w:rPr>
          <w:del w:id="1157" w:author="Jan Kelemen" w:date="2015-11-11T20:12:00Z"/>
        </w:rPr>
      </w:pPr>
      <w:ins w:id="1158" w:author="Jan Kelemen" w:date="2015-11-11T20:12:00Z">
        <w:r w:rsidRPr="002B6B15">
          <w:t>Slika 4. 1. 2 Dijagram obrazaca uporabe za narudžbu jela</w:t>
        </w:r>
      </w:ins>
    </w:p>
    <w:p w14:paraId="100B8C2E" w14:textId="77777777" w:rsidR="00FE2A14" w:rsidRPr="00FE2A14" w:rsidDel="00F4563A" w:rsidRDefault="00D1517F" w:rsidP="00FB1A0C">
      <w:pPr>
        <w:pStyle w:val="Caption"/>
        <w:jc w:val="center"/>
        <w:rPr>
          <w:del w:id="1159" w:author="Domagoj" w:date="2015-11-17T17:49:00Z"/>
        </w:rPr>
      </w:pPr>
      <w:del w:id="1160" w:author="Jan Kelemen" w:date="2015-11-11T20:12:00Z">
        <w:r w:rsidRPr="0087619C" w:rsidDel="00FB1A0C">
          <w:delText xml:space="preserve">Slika 4. 1. </w:delText>
        </w:r>
      </w:del>
      <w:del w:id="1161"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3</w:delText>
        </w:r>
        <w:r w:rsidRPr="0087619C" w:rsidDel="00D02C72">
          <w:fldChar w:fldCharType="end"/>
        </w:r>
        <w:r w:rsidRPr="0087619C" w:rsidDel="00D02C72">
          <w:delText xml:space="preserve"> </w:delText>
        </w:r>
      </w:del>
      <w:del w:id="1162" w:author="Jan Kelemen" w:date="2015-11-11T20:12:00Z">
        <w:r w:rsidRPr="0087619C" w:rsidDel="00FB1A0C">
          <w:delText>Dijagram obrazaca uporabe za narudžbu jela</w:delText>
        </w:r>
      </w:del>
    </w:p>
    <w:p w14:paraId="260D8D70" w14:textId="77777777" w:rsidR="00192EC9" w:rsidDel="00FE2A14" w:rsidRDefault="00192EC9" w:rsidP="00F4563A">
      <w:pPr>
        <w:pStyle w:val="Caption"/>
        <w:rPr>
          <w:del w:id="1163" w:author="Jan Kelemen" w:date="2015-11-11T19:51:00Z"/>
        </w:rPr>
        <w:pPrChange w:id="1164" w:author="Domagoj" w:date="2015-11-17T17:49:00Z">
          <w:pPr>
            <w:pStyle w:val="Caption"/>
            <w:jc w:val="center"/>
          </w:pPr>
        </w:pPrChange>
      </w:pPr>
    </w:p>
    <w:p w14:paraId="113F2F39" w14:textId="77777777" w:rsidR="00F4563A" w:rsidRDefault="009D5B2D" w:rsidP="00F4563A">
      <w:pPr>
        <w:pStyle w:val="Caption"/>
        <w:jc w:val="center"/>
        <w:rPr>
          <w:ins w:id="1165" w:author="Domagoj" w:date="2015-11-17T17:49:00Z"/>
          <w:noProof/>
        </w:rPr>
        <w:pPrChange w:id="1166" w:author="Domagoj" w:date="2015-11-17T17:49:00Z">
          <w:pPr>
            <w:pStyle w:val="Caption"/>
            <w:jc w:val="center"/>
          </w:pPr>
        </w:pPrChange>
      </w:pPr>
      <w:del w:id="1167" w:author="Jan Kelemen" w:date="2015-11-11T19:50:00Z">
        <w:r w:rsidRPr="00497D7E" w:rsidDel="00FE2A14">
          <w:rPr>
            <w:noProof/>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168" w:author="Jan Kelemen" w:date="2015-11-11T19:50:00Z">
        <w:del w:id="1169" w:author="Domagoj" w:date="2015-11-17T17:47:00Z">
          <w:r w:rsidRPr="00E92979" w:rsidDel="00D054EA">
            <w:rPr>
              <w:noProof/>
            </w:rPr>
            <w:drawing>
              <wp:inline distT="0" distB="0" distL="0" distR="0" wp14:anchorId="29415BF9" wp14:editId="3BCDBA13">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del>
      </w:ins>
    </w:p>
    <w:p w14:paraId="70F7DB86" w14:textId="4003475E" w:rsidR="00FB1A0C" w:rsidRDefault="00D054EA">
      <w:pPr>
        <w:pStyle w:val="Caption"/>
        <w:keepNext/>
        <w:jc w:val="center"/>
        <w:rPr>
          <w:ins w:id="1170" w:author="Jan Kelemen" w:date="2015-11-11T20:13:00Z"/>
        </w:rPr>
        <w:pPrChange w:id="1171" w:author="Jan Kelemen" w:date="2015-11-11T20:13:00Z">
          <w:pPr>
            <w:pStyle w:val="Caption"/>
            <w:jc w:val="center"/>
          </w:pPr>
        </w:pPrChange>
      </w:pPr>
      <w:ins w:id="1172" w:author="Domagoj" w:date="2015-11-17T17:48:00Z">
        <w:r>
          <w:rPr>
            <w:noProof/>
          </w:rPr>
          <w:drawing>
            <wp:inline distT="0" distB="0" distL="0" distR="0" wp14:anchorId="64EA90C6" wp14:editId="20CB3366">
              <wp:extent cx="5760085" cy="31807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ktivnosti_u_kosarici.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180715"/>
                      </a:xfrm>
                      <a:prstGeom prst="rect">
                        <a:avLst/>
                      </a:prstGeom>
                    </pic:spPr>
                  </pic:pic>
                </a:graphicData>
              </a:graphic>
            </wp:inline>
          </w:drawing>
        </w:r>
      </w:ins>
      <w:ins w:id="1173" w:author="Domagoj" w:date="2015-11-17T17:49:00Z">
        <w:r w:rsidR="00F4563A">
          <w:rPr>
            <w:rStyle w:val="CommentReference"/>
            <w:b w:val="0"/>
            <w:bCs w:val="0"/>
          </w:rPr>
          <w:commentReference w:id="1174"/>
        </w:r>
      </w:ins>
    </w:p>
    <w:p w14:paraId="6FAD9BB6" w14:textId="77777777" w:rsidR="002A48CA" w:rsidDel="00FB1A0C" w:rsidRDefault="00FB1A0C" w:rsidP="00FB1A0C">
      <w:pPr>
        <w:pStyle w:val="Caption"/>
        <w:jc w:val="center"/>
        <w:rPr>
          <w:del w:id="1175" w:author="Jan Kelemen" w:date="2015-11-11T20:12:00Z"/>
        </w:rPr>
      </w:pPr>
      <w:ins w:id="1176" w:author="Jan Kelemen" w:date="2015-11-11T20:13:00Z">
        <w:r w:rsidRPr="00E57256">
          <w:t>Slika 4. 1. 3 Dijagram obrazaca uporabe aktivnosti u košarici</w:t>
        </w:r>
      </w:ins>
    </w:p>
    <w:p w14:paraId="723B9504" w14:textId="77777777" w:rsidR="00192EC9" w:rsidRPr="0087619C" w:rsidDel="00FB1A0C" w:rsidRDefault="002A48CA">
      <w:pPr>
        <w:pStyle w:val="Caption"/>
        <w:rPr>
          <w:del w:id="1177" w:author="Jan Kelemen" w:date="2015-11-11T20:12:00Z"/>
        </w:rPr>
        <w:pPrChange w:id="1178" w:author="Jan Kelemen" w:date="2015-11-11T20:12:00Z">
          <w:pPr>
            <w:pStyle w:val="Caption"/>
            <w:jc w:val="center"/>
          </w:pPr>
        </w:pPrChange>
      </w:pPr>
      <w:del w:id="1179" w:author="Jan Kelemen" w:date="2015-11-11T20:12:00Z">
        <w:r w:rsidRPr="0087619C" w:rsidDel="00FB1A0C">
          <w:delText xml:space="preserve">Slika 4. 1. </w:delText>
        </w:r>
      </w:del>
      <w:del w:id="1180"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4</w:delText>
        </w:r>
        <w:r w:rsidRPr="0087619C" w:rsidDel="00D02C72">
          <w:fldChar w:fldCharType="end"/>
        </w:r>
        <w:r w:rsidRPr="0087619C" w:rsidDel="00D02C72">
          <w:delText xml:space="preserve"> </w:delText>
        </w:r>
      </w:del>
      <w:del w:id="1181"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7777777" w:rsidR="00FB1A0C" w:rsidRDefault="009D5B2D">
      <w:pPr>
        <w:pStyle w:val="Caption"/>
        <w:keepNext/>
        <w:jc w:val="center"/>
        <w:rPr>
          <w:ins w:id="1182" w:author="Jan Kelemen" w:date="2015-11-11T20:13:00Z"/>
        </w:rPr>
        <w:pPrChange w:id="1183" w:author="Jan Kelemen" w:date="2015-11-11T20:13:00Z">
          <w:pPr>
            <w:pStyle w:val="Caption"/>
            <w:jc w:val="center"/>
          </w:pPr>
        </w:pPrChange>
      </w:pPr>
      <w:r w:rsidRPr="00497D7E">
        <w:rPr>
          <w:noProof/>
        </w:rPr>
        <w:lastRenderedPageBreak/>
        <w:drawing>
          <wp:inline distT="0" distB="0" distL="0" distR="0" wp14:anchorId="763E1F1A" wp14:editId="483C0D26">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r w:rsidR="00F4563A">
        <w:rPr>
          <w:rStyle w:val="CommentReference"/>
          <w:b w:val="0"/>
          <w:bCs w:val="0"/>
        </w:rPr>
        <w:commentReference w:id="1184"/>
      </w:r>
    </w:p>
    <w:p w14:paraId="69AD3F3A" w14:textId="77777777" w:rsidR="00FB1A0C" w:rsidRPr="00FB1A0C" w:rsidRDefault="00FB1A0C" w:rsidP="00FB1A0C">
      <w:pPr>
        <w:pStyle w:val="Caption"/>
        <w:jc w:val="center"/>
      </w:pPr>
      <w:ins w:id="1185" w:author="Jan Kelemen" w:date="2015-11-11T20:13:00Z">
        <w:r w:rsidRPr="00842668">
          <w:t>Slika 4. 1. 4 Dijagram obrazaca uporabe za komentiranje</w:t>
        </w:r>
      </w:ins>
    </w:p>
    <w:p w14:paraId="365F7122" w14:textId="77777777" w:rsidR="00FB1A0C" w:rsidRDefault="002A48CA" w:rsidP="00FB1A0C">
      <w:pPr>
        <w:keepNext/>
        <w:rPr>
          <w:ins w:id="1186" w:author="Jan Kelemen" w:date="2015-11-11T20:13:00Z"/>
        </w:rPr>
      </w:pPr>
      <w:del w:id="1187" w:author="Jan Kelemen" w:date="2015-11-11T20:13:00Z">
        <w:r w:rsidRPr="0087619C" w:rsidDel="00FB1A0C">
          <w:delText xml:space="preserve">Slika 4. 1. </w:delText>
        </w:r>
      </w:del>
      <w:del w:id="1188"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189" w:author="Jan Kelemen" w:date="2015-11-11T20:13:00Z">
        <w:r w:rsidRPr="0087619C" w:rsidDel="00FB1A0C">
          <w:delText>Dijagram obrazaca uporabe za komentiranje</w:delText>
        </w:r>
      </w:del>
      <w:ins w:id="1190" w:author="Jan Kelemen" w:date="2015-11-11T19:47:00Z">
        <w:r w:rsidR="009D5B2D" w:rsidRPr="00E92979">
          <w:rPr>
            <w:noProof/>
          </w:rPr>
          <w:drawing>
            <wp:inline distT="0" distB="0" distL="0" distR="0" wp14:anchorId="42D14970" wp14:editId="71FB3755">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ins>
    </w:p>
    <w:p w14:paraId="0683EFC2" w14:textId="77777777" w:rsidR="00FE2A14" w:rsidRDefault="00FB1A0C">
      <w:pPr>
        <w:pStyle w:val="Caption"/>
        <w:jc w:val="center"/>
        <w:rPr>
          <w:ins w:id="1191" w:author="Jan Kelemen" w:date="2015-11-11T19:47:00Z"/>
        </w:rPr>
        <w:pPrChange w:id="1192" w:author="Jan Kelemen" w:date="2015-11-11T20:13:00Z">
          <w:pPr/>
        </w:pPrChange>
      </w:pPr>
      <w:ins w:id="1193" w:author="Jan Kelemen" w:date="2015-11-11T20:13:00Z">
        <w:r w:rsidRPr="00E402DF">
          <w:t>Slika 4.1.5. Dijagram obrazaca uporabe za priajavu na sustav</w:t>
        </w:r>
      </w:ins>
    </w:p>
    <w:p w14:paraId="0E91A71E" w14:textId="77777777" w:rsidR="00FE2A14" w:rsidRPr="00FE2A14" w:rsidDel="00FB1A0C" w:rsidRDefault="00FE2A14" w:rsidP="00FE2A14">
      <w:pPr>
        <w:pStyle w:val="Caption"/>
        <w:jc w:val="center"/>
        <w:rPr>
          <w:del w:id="1194" w:author="Jan Kelemen" w:date="2015-11-11T20:13:00Z"/>
        </w:rPr>
      </w:pPr>
    </w:p>
    <w:p w14:paraId="04C4E1E0" w14:textId="77777777" w:rsidR="00192EC9" w:rsidRPr="0087619C" w:rsidDel="00FE2A14" w:rsidRDefault="00192EC9" w:rsidP="00D02C72">
      <w:pPr>
        <w:pStyle w:val="Caption"/>
        <w:jc w:val="center"/>
        <w:rPr>
          <w:del w:id="1195" w:author="Jan Kelemen" w:date="2015-11-11T19:47:00Z"/>
        </w:rPr>
      </w:pPr>
    </w:p>
    <w:p w14:paraId="1019F5CA" w14:textId="77777777" w:rsidR="002A48CA" w:rsidRDefault="009D5B2D">
      <w:pPr>
        <w:pStyle w:val="Caption"/>
        <w:pPrChange w:id="1196" w:author="Jan Kelemen" w:date="2015-11-11T19:59:00Z">
          <w:pPr>
            <w:pStyle w:val="Caption"/>
            <w:jc w:val="center"/>
          </w:pPr>
        </w:pPrChange>
      </w:pPr>
      <w:del w:id="1197" w:author="Jan Kelemen" w:date="2015-11-11T19:59:00Z">
        <w:r w:rsidRPr="00497D7E" w:rsidDel="00B77E4A">
          <w:rPr>
            <w:noProof/>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198" w:author="Jan Kelemen" w:date="2015-11-11T20:06:00Z">
        <w:r w:rsidR="00B77E4A" w:rsidRPr="00B77E4A">
          <w:rPr>
            <w:noProof/>
          </w:rPr>
          <w:t xml:space="preserve"> </w:t>
        </w:r>
        <w:r w:rsidRPr="00E92979">
          <w:rPr>
            <w:noProof/>
          </w:rPr>
          <w:drawing>
            <wp:inline distT="0" distB="0" distL="0" distR="0" wp14:anchorId="672473E4" wp14:editId="7C7ED1A8">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ins>
      <w:r w:rsidR="00F4563A">
        <w:rPr>
          <w:rStyle w:val="CommentReference"/>
          <w:b w:val="0"/>
          <w:bCs w:val="0"/>
        </w:rPr>
        <w:commentReference w:id="1199"/>
      </w:r>
    </w:p>
    <w:p w14:paraId="4EF70EB0" w14:textId="77777777" w:rsidR="00192EC9" w:rsidRPr="0087619C" w:rsidRDefault="002A48CA" w:rsidP="002A48CA">
      <w:pPr>
        <w:pStyle w:val="Caption"/>
        <w:jc w:val="center"/>
      </w:pPr>
      <w:bookmarkStart w:id="1200"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200"/>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77777777" w:rsidR="002A48CA" w:rsidRDefault="009D5B2D" w:rsidP="0087619C">
      <w:pPr>
        <w:pStyle w:val="Caption"/>
        <w:jc w:val="center"/>
      </w:pPr>
      <w:del w:id="1201" w:author="Jan Kelemen" w:date="2015-11-11T20:08:00Z">
        <w:r w:rsidRPr="00497D7E" w:rsidDel="00FB1A0C">
          <w:rPr>
            <w:noProof/>
          </w:rPr>
          <w:lastRenderedPageBreak/>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202" w:author="Jan Kelemen" w:date="2015-11-11T20:08:00Z">
        <w:r w:rsidR="00FB1A0C" w:rsidRPr="00FB1A0C">
          <w:rPr>
            <w:noProof/>
          </w:rPr>
          <w:t xml:space="preserve"> </w:t>
        </w:r>
        <w:r w:rsidRPr="00E92979">
          <w:rPr>
            <w:noProof/>
          </w:rPr>
          <w:drawing>
            <wp:inline distT="0" distB="0" distL="0" distR="0" wp14:anchorId="3D949DE7" wp14:editId="097A83C2">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203"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203"/>
    </w:p>
    <w:p w14:paraId="1459E790" w14:textId="77777777" w:rsidR="00192EC9" w:rsidRPr="00245A5C" w:rsidRDefault="00192EC9" w:rsidP="00192EC9">
      <w:pPr>
        <w:pStyle w:val="Normal1"/>
        <w:jc w:val="center"/>
        <w:rPr>
          <w:rFonts w:ascii="Arial" w:hAnsi="Arial" w:cs="Arial"/>
          <w:noProof/>
        </w:rPr>
      </w:pPr>
    </w:p>
    <w:p w14:paraId="581529F2" w14:textId="77777777" w:rsidR="00A91C0C" w:rsidRDefault="00A91C0C" w:rsidP="002C639E">
      <w:pPr>
        <w:pStyle w:val="Normal1"/>
        <w:ind w:firstLine="1560"/>
        <w:rPr>
          <w:rFonts w:ascii="Arial" w:hAnsi="Arial" w:cs="Arial"/>
          <w:b/>
          <w:sz w:val="28"/>
          <w:szCs w:val="24"/>
        </w:rPr>
      </w:pPr>
      <w:r>
        <w:br w:type="page"/>
      </w:r>
      <w:r>
        <w:rPr>
          <w:rFonts w:ascii="Arial" w:eastAsia="Arial" w:hAnsi="Arial" w:cs="Arial"/>
          <w:i/>
          <w:sz w:val="28"/>
        </w:rPr>
        <w:lastRenderedPageBreak/>
        <w:t>4.2 Sekvencijski dijagrami</w:t>
      </w:r>
    </w:p>
    <w:p w14:paraId="3EF71051" w14:textId="77777777" w:rsidR="00A91C0C" w:rsidRDefault="00A91C0C" w:rsidP="00A91C0C">
      <w:pPr>
        <w:pStyle w:val="Normal1"/>
        <w:spacing w:line="360" w:lineRule="auto"/>
        <w:rPr>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204" w:author="Tin Trčak" w:date="2015-11-11T22:05:00Z"/>
          <w:rFonts w:ascii="Arial" w:hAnsi="Arial" w:cs="Arial"/>
          <w:b/>
          <w:szCs w:val="24"/>
        </w:rPr>
      </w:pPr>
      <w:del w:id="1205"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1"/>
        <w:spacing w:line="360" w:lineRule="auto"/>
        <w:rPr>
          <w:del w:id="1206" w:author="Tin Trčak" w:date="2015-11-11T22:05:00Z"/>
          <w:rFonts w:ascii="Arial" w:eastAsia="Arial" w:hAnsi="Arial" w:cs="Arial"/>
        </w:rPr>
      </w:pPr>
      <w:del w:id="1207"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1"/>
        <w:keepNext/>
        <w:spacing w:line="360" w:lineRule="auto"/>
        <w:jc w:val="both"/>
        <w:rPr>
          <w:del w:id="1208" w:author="Tin Trčak" w:date="2015-11-11T22:05:00Z"/>
        </w:rPr>
      </w:pPr>
      <w:bookmarkStart w:id="1209" w:name="h.2et92p0" w:colFirst="0" w:colLast="0"/>
      <w:bookmarkEnd w:id="1209"/>
      <w:del w:id="1210" w:author="Tin Trčak" w:date="2015-11-11T22:05:00Z">
        <w:r w:rsidDel="00181ED0">
          <w:rPr>
            <w:noProof/>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211" w:author="Tin Trčak" w:date="2015-11-11T22:05:00Z"/>
        </w:rPr>
      </w:pPr>
      <w:bookmarkStart w:id="1212" w:name="_Toc435036061"/>
      <w:del w:id="1213" w:author="Tin Trčak" w:date="2015-11-11T22:05:00Z">
        <w:r w:rsidDel="00181ED0">
          <w:delText xml:space="preserve">Slika 4. 2. </w:delText>
        </w:r>
        <w:r w:rsidDel="00181ED0">
          <w:fldChar w:fldCharType="begin"/>
        </w:r>
        <w:r w:rsidDel="00181ED0">
          <w:delInstrText xml:space="preserve"> SEQ Slika_4._2. \* ARABIC </w:delInstrText>
        </w:r>
        <w:r w:rsidDel="00181ED0">
          <w:fldChar w:fldCharType="separate"/>
        </w:r>
        <w:r w:rsidR="002D240D" w:rsidDel="00181ED0">
          <w:rPr>
            <w:noProof/>
          </w:rPr>
          <w:delText>1</w:delText>
        </w:r>
        <w:r w:rsidDel="00181ED0">
          <w:fldChar w:fldCharType="end"/>
        </w:r>
        <w:r w:rsidDel="00181ED0">
          <w:delText xml:space="preserve"> Sekvencijski dijagram za UC01 - RegistracijaKorisnika</w:delText>
        </w:r>
        <w:bookmarkEnd w:id="1212"/>
      </w:del>
    </w:p>
    <w:p w14:paraId="1E8D6B9F" w14:textId="77777777" w:rsidR="00A91C0C" w:rsidDel="00181ED0" w:rsidRDefault="00A91C0C" w:rsidP="00245A5C">
      <w:pPr>
        <w:pStyle w:val="Normal1"/>
        <w:jc w:val="center"/>
        <w:rPr>
          <w:del w:id="1214"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215" w:author="Tin Trčak" w:date="2015-11-11T22:05:00Z">
        <w:r w:rsidDel="00181ED0">
          <w:rPr>
            <w:rFonts w:ascii="Arial" w:hAnsi="Arial" w:cs="Arial"/>
            <w:b/>
            <w:szCs w:val="24"/>
          </w:rPr>
          <w:delText>2</w:delText>
        </w:r>
      </w:del>
      <w:ins w:id="1216" w:author="Tin Trčak" w:date="2015-11-11T22:05:00Z">
        <w:r w:rsidR="00181ED0">
          <w:rPr>
            <w:rFonts w:ascii="Arial" w:hAnsi="Arial" w:cs="Arial"/>
            <w:b/>
            <w:szCs w:val="24"/>
          </w:rPr>
          <w:t>1</w:t>
        </w:r>
      </w:ins>
      <w:r w:rsidR="00245A5C" w:rsidRPr="00A91C0C">
        <w:rPr>
          <w:rFonts w:ascii="Arial" w:hAnsi="Arial" w:cs="Arial"/>
          <w:b/>
          <w:szCs w:val="24"/>
        </w:rPr>
        <w:t xml:space="preserve"> – Registracija</w:t>
      </w:r>
      <w:r w:rsidR="00245A5C">
        <w:rPr>
          <w:rFonts w:ascii="Arial" w:hAnsi="Arial" w:cs="Arial"/>
          <w:b/>
          <w:szCs w:val="24"/>
        </w:rPr>
        <w:t>Djelatnika</w:t>
      </w:r>
    </w:p>
    <w:p w14:paraId="1CEE8986" w14:textId="77777777" w:rsidR="00245A5C" w:rsidRPr="00245A5C" w:rsidRDefault="007836F4" w:rsidP="00245A5C">
      <w:pPr>
        <w:pStyle w:val="Normal1"/>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 xml:space="preserve">Ako u bazi podataka ne postoji isto korisničko ime ili email registracija je uspiješno obavljena. </w:t>
      </w:r>
      <w:r>
        <w:rPr>
          <w:rFonts w:ascii="Arial" w:eastAsia="Arial" w:hAnsi="Arial" w:cs="Arial"/>
        </w:rPr>
        <w:t>Vlasniku</w:t>
      </w:r>
      <w:r w:rsidR="00245A5C">
        <w:rPr>
          <w:rFonts w:ascii="Arial" w:eastAsia="Arial" w:hAnsi="Arial" w:cs="Arial"/>
        </w:rPr>
        <w:t xml:space="preserve"> se javlja poruka o uspiješnosti ili neuspiješnosti registracije</w:t>
      </w:r>
      <w:r>
        <w:rPr>
          <w:rFonts w:ascii="Arial" w:eastAsia="Arial" w:hAnsi="Arial" w:cs="Arial"/>
        </w:rPr>
        <w:t xml:space="preserve"> novoga djelatnika</w:t>
      </w:r>
      <w:r w:rsidR="00245A5C">
        <w:rPr>
          <w:rFonts w:ascii="Arial" w:eastAsia="Arial" w:hAnsi="Arial" w:cs="Arial"/>
        </w:rPr>
        <w:t>.</w:t>
      </w:r>
    </w:p>
    <w:p w14:paraId="061EA895" w14:textId="7D8611F7" w:rsidR="0087619C" w:rsidRDefault="009D5B2D" w:rsidP="0087619C">
      <w:pPr>
        <w:pStyle w:val="Normal1"/>
        <w:keepNext/>
        <w:spacing w:line="360" w:lineRule="auto"/>
        <w:jc w:val="both"/>
      </w:pPr>
      <w:del w:id="1217" w:author="Tin Trčak" w:date="2015-11-11T22:14:00Z">
        <w:r w:rsidDel="00466047">
          <w:rPr>
            <w:noProof/>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218" w:author="Tin Trčak" w:date="2015-11-11T22:15:00Z">
        <w:del w:id="1219" w:author="Domagoj" w:date="2015-11-17T17:24:00Z">
          <w:r w:rsidDel="00CF543C">
            <w:rPr>
              <w:noProof/>
            </w:rPr>
            <w:drawing>
              <wp:inline distT="0" distB="0" distL="0" distR="0" wp14:anchorId="302A14F1" wp14:editId="58FBD956">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20" w:author="Domagoj" w:date="2015-11-17T17:25:00Z">
        <w:r w:rsidR="00CF543C">
          <w:rPr>
            <w:noProof/>
          </w:rPr>
          <w:drawing>
            <wp:inline distT="0" distB="0" distL="0" distR="0" wp14:anchorId="1B6C2459" wp14:editId="32B3B018">
              <wp:extent cx="5760085" cy="2941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cijaDjelatnika.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941320"/>
                      </a:xfrm>
                      <a:prstGeom prst="rect">
                        <a:avLst/>
                      </a:prstGeom>
                    </pic:spPr>
                  </pic:pic>
                </a:graphicData>
              </a:graphic>
            </wp:inline>
          </w:drawing>
        </w:r>
      </w:ins>
    </w:p>
    <w:p w14:paraId="613619DE" w14:textId="77777777" w:rsidR="007836F4" w:rsidRDefault="0087619C" w:rsidP="0087619C">
      <w:pPr>
        <w:pStyle w:val="Caption"/>
        <w:jc w:val="center"/>
      </w:pPr>
      <w:bookmarkStart w:id="1221" w:name="_Toc435036062"/>
      <w:r>
        <w:t xml:space="preserve">Slika 4. 2. </w:t>
      </w:r>
      <w:ins w:id="1222" w:author="Tin Trčak" w:date="2015-11-11T22:15:00Z">
        <w:r w:rsidR="00466047">
          <w:t>1</w:t>
        </w:r>
        <w:r w:rsidR="001D34DB">
          <w:t xml:space="preserve"> </w:t>
        </w:r>
      </w:ins>
      <w:del w:id="1223"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224" w:author="Tin Trčak" w:date="2015-11-11T22:15:00Z">
        <w:r w:rsidR="001D34DB">
          <w:t>1</w:t>
        </w:r>
      </w:ins>
      <w:del w:id="1225" w:author="Tin Trčak" w:date="2015-11-11T22:15:00Z">
        <w:r w:rsidRPr="00B67DFE" w:rsidDel="001D34DB">
          <w:delText>2</w:delText>
        </w:r>
      </w:del>
      <w:r w:rsidRPr="00B67DFE">
        <w:t xml:space="preserve"> – RegistracijaDjelatnika</w:t>
      </w:r>
      <w:bookmarkEnd w:id="1221"/>
    </w:p>
    <w:p w14:paraId="738B4D43" w14:textId="77777777" w:rsidR="007836F4" w:rsidRDefault="007836F4" w:rsidP="007836F4">
      <w:pPr>
        <w:pStyle w:val="Normal1"/>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226" w:author="Tin Trčak" w:date="2015-11-12T16:28:00Z"/>
          <w:rFonts w:ascii="Arial" w:hAnsi="Arial" w:cs="Arial"/>
          <w:b/>
          <w:szCs w:val="24"/>
        </w:rPr>
      </w:pPr>
      <w:ins w:id="1227" w:author="Tin Trčak" w:date="2015-11-11T22:35:00Z">
        <w:r>
          <w:rPr>
            <w:rFonts w:ascii="Arial" w:hAnsi="Arial" w:cs="Arial"/>
            <w:b/>
            <w:szCs w:val="24"/>
          </w:rPr>
          <w:t xml:space="preserve">Obrazac uporabe </w:t>
        </w:r>
      </w:ins>
      <w:ins w:id="1228" w:author="Tin Trčak" w:date="2015-11-11T22:36:00Z">
        <w:r w:rsidRPr="00D60B08">
          <w:rPr>
            <w:rFonts w:ascii="Arial" w:hAnsi="Arial" w:cs="Arial"/>
            <w:b/>
            <w:szCs w:val="24"/>
          </w:rPr>
          <w:t>UC02 – UklanjanjeDjelatnika</w:t>
        </w:r>
      </w:ins>
    </w:p>
    <w:p w14:paraId="5D048D8E" w14:textId="77777777" w:rsidR="00575991" w:rsidRPr="00575991" w:rsidRDefault="00575991" w:rsidP="00D60B08">
      <w:pPr>
        <w:shd w:val="clear" w:color="auto" w:fill="FFFFFF"/>
        <w:spacing w:before="100" w:beforeAutospacing="1" w:after="100" w:afterAutospacing="1" w:line="360" w:lineRule="auto"/>
        <w:jc w:val="both"/>
        <w:textAlignment w:val="baseline"/>
        <w:rPr>
          <w:ins w:id="1229" w:author="Tin Trčak" w:date="2015-11-11T22:43:00Z"/>
          <w:rFonts w:ascii="Arial" w:hAnsi="Arial" w:cs="Arial"/>
          <w:szCs w:val="24"/>
          <w:rPrChange w:id="1230" w:author="Tin Trčak" w:date="2015-11-12T16:28:00Z">
            <w:rPr>
              <w:ins w:id="1231" w:author="Tin Trčak" w:date="2015-11-11T22:43:00Z"/>
              <w:rFonts w:ascii="Arial" w:hAnsi="Arial" w:cs="Arial"/>
              <w:b/>
              <w:szCs w:val="24"/>
            </w:rPr>
          </w:rPrChange>
        </w:rPr>
      </w:pPr>
      <w:ins w:id="1232" w:author="Tin Trčak" w:date="2015-11-12T16:29:00Z">
        <w:r>
          <w:rPr>
            <w:rFonts w:ascii="Arial" w:hAnsi="Arial" w:cs="Arial"/>
            <w:szCs w:val="24"/>
          </w:rPr>
          <w:t>Vlasnik odabire djelatnika s popisa na administrativnoj stranici kojeg želi uklonit</w:t>
        </w:r>
      </w:ins>
      <w:ins w:id="1233" w:author="Tin Trčak" w:date="2015-11-12T16:31:00Z">
        <w:r>
          <w:rPr>
            <w:rFonts w:ascii="Arial" w:hAnsi="Arial" w:cs="Arial"/>
            <w:szCs w:val="24"/>
          </w:rPr>
          <w:t>i</w:t>
        </w:r>
      </w:ins>
      <w:ins w:id="1234" w:author="Tin Trčak" w:date="2015-11-12T16:29:00Z">
        <w:r>
          <w:rPr>
            <w:rFonts w:ascii="Arial" w:hAnsi="Arial" w:cs="Arial"/>
            <w:szCs w:val="24"/>
          </w:rPr>
          <w:t xml:space="preserve">. Potvrđuje svoj odabir. </w:t>
        </w:r>
      </w:ins>
      <w:ins w:id="1235" w:author="Tin Trčak" w:date="2015-11-12T16:30:00Z">
        <w:r>
          <w:rPr>
            <w:rFonts w:ascii="Arial" w:hAnsi="Arial" w:cs="Arial"/>
            <w:szCs w:val="24"/>
          </w:rPr>
          <w:t>Poslužitelj šalje zahtjev za ukl</w:t>
        </w:r>
      </w:ins>
      <w:ins w:id="1236" w:author="Tin Trčak" w:date="2015-11-12T16:31:00Z">
        <w:r>
          <w:rPr>
            <w:rFonts w:ascii="Arial" w:hAnsi="Arial" w:cs="Arial"/>
            <w:szCs w:val="24"/>
          </w:rPr>
          <w:t>anjanje odabranog djelatnika.</w:t>
        </w:r>
      </w:ins>
      <w:ins w:id="1237" w:author="Tin Trčak" w:date="2015-11-12T16:30:00Z">
        <w:r>
          <w:rPr>
            <w:rFonts w:ascii="Arial" w:hAnsi="Arial" w:cs="Arial"/>
            <w:szCs w:val="24"/>
          </w:rPr>
          <w:t xml:space="preserve"> </w:t>
        </w:r>
      </w:ins>
      <w:ins w:id="1238" w:author="Tin Trčak" w:date="2015-11-12T16:29:00Z">
        <w:r>
          <w:rPr>
            <w:rFonts w:ascii="Arial" w:hAnsi="Arial" w:cs="Arial"/>
            <w:szCs w:val="24"/>
          </w:rPr>
          <w:t>Podaci djelatnika se brišu iz baze podataka</w:t>
        </w:r>
      </w:ins>
      <w:ins w:id="1239" w:author="Tin Trčak" w:date="2015-11-12T16:31:00Z">
        <w:r>
          <w:rPr>
            <w:rFonts w:ascii="Arial" w:hAnsi="Arial" w:cs="Arial"/>
            <w:szCs w:val="24"/>
          </w:rPr>
          <w:t xml:space="preserve"> i djelatnik nestaje s popisa djelatnika.</w:t>
        </w:r>
      </w:ins>
    </w:p>
    <w:p w14:paraId="12B76A8A" w14:textId="74353715" w:rsidR="00635C44" w:rsidRPr="00A91C0C" w:rsidRDefault="009D5B2D" w:rsidP="00D60B08">
      <w:pPr>
        <w:shd w:val="clear" w:color="auto" w:fill="FFFFFF"/>
        <w:spacing w:before="100" w:beforeAutospacing="1" w:after="100" w:afterAutospacing="1" w:line="360" w:lineRule="auto"/>
        <w:jc w:val="both"/>
        <w:textAlignment w:val="baseline"/>
        <w:rPr>
          <w:ins w:id="1240" w:author="Tin Trčak" w:date="2015-11-11T22:35:00Z"/>
          <w:rFonts w:ascii="Arial" w:hAnsi="Arial" w:cs="Arial"/>
          <w:b/>
          <w:szCs w:val="24"/>
        </w:rPr>
      </w:pPr>
      <w:ins w:id="1241" w:author="Tin Trčak" w:date="2015-11-12T16:28:00Z">
        <w:del w:id="1242" w:author="Domagoj" w:date="2015-11-17T17:25:00Z">
          <w:r w:rsidDel="00CF543C">
            <w:rPr>
              <w:rFonts w:ascii="Arial" w:hAnsi="Arial" w:cs="Arial"/>
              <w:b/>
              <w:noProof/>
              <w:szCs w:val="24"/>
              <w:rPrChange w:id="1243" w:author="Unknown">
                <w:rPr>
                  <w:noProof/>
                </w:rPr>
              </w:rPrChange>
            </w:rPr>
            <w:lastRenderedPageBreak/>
            <w:drawing>
              <wp:inline distT="0" distB="0" distL="0" distR="0" wp14:anchorId="0A720A23" wp14:editId="296BB55B">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del>
      </w:ins>
      <w:ins w:id="1244" w:author="Domagoj" w:date="2015-11-17T17:25:00Z">
        <w:r w:rsidR="00CF543C">
          <w:rPr>
            <w:rFonts w:ascii="Arial" w:hAnsi="Arial" w:cs="Arial"/>
            <w:b/>
            <w:noProof/>
            <w:szCs w:val="24"/>
          </w:rPr>
          <w:drawing>
            <wp:inline distT="0" distB="0" distL="0" distR="0" wp14:anchorId="388F119F" wp14:editId="30AAAE9A">
              <wp:extent cx="5760085" cy="2973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klanjanjeDjelatnika.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973705"/>
                      </a:xfrm>
                      <a:prstGeom prst="rect">
                        <a:avLst/>
                      </a:prstGeom>
                    </pic:spPr>
                  </pic:pic>
                </a:graphicData>
              </a:graphic>
            </wp:inline>
          </w:drawing>
        </w:r>
      </w:ins>
    </w:p>
    <w:p w14:paraId="217EDD77" w14:textId="77777777" w:rsidR="00D60B08" w:rsidRDefault="00D60B08" w:rsidP="00D60B08">
      <w:pPr>
        <w:pStyle w:val="Caption"/>
        <w:jc w:val="center"/>
        <w:rPr>
          <w:ins w:id="1245" w:author="Tin Trčak" w:date="2015-11-11T22:43:00Z"/>
        </w:rPr>
      </w:pPr>
      <w:ins w:id="1246" w:author="Tin Trčak" w:date="2015-11-11T22:35:00Z">
        <w:r>
          <w:t xml:space="preserve">Slika 4. 2. </w:t>
        </w:r>
      </w:ins>
      <w:ins w:id="1247" w:author="Tin Trčak" w:date="2015-11-11T22:37:00Z">
        <w:r>
          <w:t>2</w:t>
        </w:r>
      </w:ins>
      <w:ins w:id="1248" w:author="Tin Trčak" w:date="2015-11-11T22:35:00Z">
        <w:r>
          <w:t xml:space="preserve"> </w:t>
        </w:r>
        <w:r w:rsidRPr="006471D0">
          <w:t>Sekvencijski dijagram za UC0</w:t>
        </w:r>
        <w:r>
          <w:t>2</w:t>
        </w:r>
        <w:r w:rsidRPr="006471D0">
          <w:t xml:space="preserve"> – </w:t>
        </w:r>
      </w:ins>
      <w:ins w:id="1249" w:author="Tin Trčak" w:date="2015-11-11T22:37:00Z">
        <w:r>
          <w:t>UklanjanjeDjelatnika</w:t>
        </w:r>
      </w:ins>
    </w:p>
    <w:p w14:paraId="1B02F3F3" w14:textId="77777777" w:rsidR="00635C44" w:rsidRPr="007E3A42" w:rsidRDefault="00635C44">
      <w:pPr>
        <w:rPr>
          <w:ins w:id="1250" w:author="Tin Trčak" w:date="2015-11-11T22:35:00Z"/>
        </w:rPr>
        <w:pPrChange w:id="1251"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252" w:author="Tin Trčak" w:date="2015-11-11T22:41:00Z"/>
          <w:rFonts w:ascii="Arial" w:hAnsi="Arial" w:cs="Arial"/>
          <w:b/>
          <w:szCs w:val="24"/>
        </w:rPr>
      </w:pPr>
      <w:ins w:id="1253" w:author="Tin Trčak" w:date="2015-11-11T22:41:00Z">
        <w:r>
          <w:rPr>
            <w:rFonts w:ascii="Arial" w:hAnsi="Arial" w:cs="Arial"/>
            <w:b/>
            <w:szCs w:val="24"/>
          </w:rPr>
          <w:t>Obrazac uporabe UC03</w:t>
        </w:r>
        <w:r w:rsidRPr="00A91C0C">
          <w:rPr>
            <w:rFonts w:ascii="Arial" w:hAnsi="Arial" w:cs="Arial"/>
            <w:b/>
            <w:szCs w:val="24"/>
          </w:rPr>
          <w:t xml:space="preserve"> – </w:t>
        </w:r>
        <w:r>
          <w:rPr>
            <w:rFonts w:ascii="Arial" w:hAnsi="Arial" w:cs="Arial"/>
            <w:b/>
            <w:szCs w:val="24"/>
          </w:rPr>
          <w:t>PromjenaPodatakaZaDjelatnika</w:t>
        </w:r>
      </w:ins>
    </w:p>
    <w:p w14:paraId="7A9BDD04" w14:textId="556E9F8A" w:rsidR="0014315D" w:rsidRPr="00965501" w:rsidDel="00CF543C" w:rsidRDefault="0014315D" w:rsidP="0014315D">
      <w:pPr>
        <w:pStyle w:val="Normal1"/>
        <w:spacing w:line="360" w:lineRule="auto"/>
        <w:rPr>
          <w:ins w:id="1254" w:author="Tin Trčak" w:date="2015-11-11T22:41:00Z"/>
          <w:del w:id="1255" w:author="Domagoj" w:date="2015-11-17T17:25:00Z"/>
          <w:rFonts w:ascii="Arial" w:hAnsi="Arial" w:cs="Arial"/>
          <w:szCs w:val="24"/>
        </w:rPr>
      </w:pPr>
      <w:ins w:id="1256"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 xml:space="preserve">Ako je provjera bila uspješna izmjenjeni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pogreške tijekom unosa izmjenjenih podataka.</w:t>
        </w:r>
      </w:ins>
    </w:p>
    <w:p w14:paraId="487AE8CD" w14:textId="77777777" w:rsidR="0014315D" w:rsidRDefault="0014315D" w:rsidP="0014315D">
      <w:pPr>
        <w:pStyle w:val="Normal1"/>
        <w:spacing w:line="360" w:lineRule="auto"/>
        <w:rPr>
          <w:ins w:id="1257" w:author="Tin Trčak" w:date="2015-11-11T22:41:00Z"/>
          <w:rFonts w:ascii="Arial" w:hAnsi="Arial" w:cs="Arial"/>
          <w:szCs w:val="24"/>
        </w:rPr>
      </w:pPr>
    </w:p>
    <w:p w14:paraId="2E41CE2D" w14:textId="2AE17A7D" w:rsidR="0014315D" w:rsidRDefault="009D5B2D" w:rsidP="0014315D">
      <w:pPr>
        <w:pStyle w:val="Normal1"/>
        <w:keepNext/>
        <w:spacing w:line="360" w:lineRule="auto"/>
        <w:jc w:val="center"/>
        <w:rPr>
          <w:ins w:id="1258" w:author="Tin Trčak" w:date="2015-11-11T22:41:00Z"/>
        </w:rPr>
      </w:pPr>
      <w:ins w:id="1259" w:author="Tin Trčak" w:date="2015-11-11T22:42:00Z">
        <w:del w:id="1260" w:author="Domagoj" w:date="2015-11-17T17:25:00Z">
          <w:r w:rsidDel="00CF543C">
            <w:rPr>
              <w:noProof/>
            </w:rPr>
            <w:drawing>
              <wp:inline distT="0" distB="0" distL="0" distR="0" wp14:anchorId="78312DC9" wp14:editId="52A8B83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ns w:id="1261" w:author="Domagoj" w:date="2015-11-17T17:25:00Z">
        <w:r w:rsidR="00CF543C">
          <w:rPr>
            <w:noProof/>
          </w:rPr>
          <w:drawing>
            <wp:inline distT="0" distB="0" distL="0" distR="0" wp14:anchorId="2724E96D" wp14:editId="36B83FA6">
              <wp:extent cx="5760085" cy="28930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jenaPodatakaZaDjelatnika.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2893060"/>
                      </a:xfrm>
                      <a:prstGeom prst="rect">
                        <a:avLst/>
                      </a:prstGeom>
                    </pic:spPr>
                  </pic:pic>
                </a:graphicData>
              </a:graphic>
            </wp:inline>
          </w:drawing>
        </w:r>
      </w:ins>
    </w:p>
    <w:p w14:paraId="2D8F55B0" w14:textId="77777777" w:rsidR="0014315D" w:rsidRDefault="0014315D" w:rsidP="0014315D">
      <w:pPr>
        <w:pStyle w:val="Caption"/>
        <w:jc w:val="center"/>
        <w:rPr>
          <w:ins w:id="1262" w:author="Tin Trčak" w:date="2015-11-11T22:41:00Z"/>
        </w:rPr>
      </w:pPr>
      <w:ins w:id="1263" w:author="Tin Trčak" w:date="2015-11-11T22:41:00Z">
        <w:r>
          <w:t>Slika 4. 2. 3 Sekvencijski dijagram za UC03</w:t>
        </w:r>
        <w:r w:rsidRPr="00E26096">
          <w:t xml:space="preserve"> –</w:t>
        </w:r>
        <w:r>
          <w:t xml:space="preserve"> PromjenaPodatakaZa</w:t>
        </w:r>
      </w:ins>
      <w:ins w:id="1264" w:author="Tin Trčak" w:date="2015-11-11T22:42:00Z">
        <w:r>
          <w:t>Djelatnika</w:t>
        </w:r>
      </w:ins>
    </w:p>
    <w:p w14:paraId="6ED70365" w14:textId="3CC0363E" w:rsidR="007836F4" w:rsidDel="00CF543C" w:rsidRDefault="007836F4">
      <w:pPr>
        <w:pStyle w:val="Normal1"/>
        <w:spacing w:line="360" w:lineRule="auto"/>
        <w:jc w:val="both"/>
        <w:rPr>
          <w:del w:id="1265" w:author="Domagoj" w:date="2015-11-17T17:26:00Z"/>
        </w:rPr>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66" w:author="Tin Trčak" w:date="2015-11-11T22:23:00Z">
        <w:r w:rsidR="004D125E">
          <w:rPr>
            <w:rFonts w:ascii="Arial" w:hAnsi="Arial" w:cs="Arial"/>
            <w:b/>
            <w:szCs w:val="24"/>
          </w:rPr>
          <w:t>4</w:t>
        </w:r>
      </w:ins>
      <w:del w:id="1267" w:author="Tin Trčak" w:date="2015-11-11T22:23:00Z">
        <w:r w:rsidDel="004D125E">
          <w:rPr>
            <w:rFonts w:ascii="Arial" w:hAnsi="Arial" w:cs="Arial"/>
            <w:b/>
            <w:szCs w:val="24"/>
          </w:rPr>
          <w:delText>3</w:delText>
        </w:r>
      </w:del>
      <w:r w:rsidRPr="00A91C0C">
        <w:rPr>
          <w:rFonts w:ascii="Arial" w:hAnsi="Arial" w:cs="Arial"/>
          <w:b/>
          <w:szCs w:val="24"/>
        </w:rPr>
        <w:t xml:space="preserve"> – </w:t>
      </w:r>
      <w:del w:id="1268" w:author="Tin Trčak" w:date="2015-11-11T22:21:00Z">
        <w:r w:rsidDel="004D125E">
          <w:rPr>
            <w:rFonts w:ascii="Arial" w:hAnsi="Arial" w:cs="Arial"/>
            <w:b/>
            <w:szCs w:val="24"/>
          </w:rPr>
          <w:delText>PrijavaKorisnika</w:delText>
        </w:r>
      </w:del>
      <w:ins w:id="1269" w:author="Tin Trčak" w:date="2015-11-11T22:21:00Z">
        <w:r w:rsidR="004D125E">
          <w:rPr>
            <w:rFonts w:ascii="Arial" w:hAnsi="Arial" w:cs="Arial"/>
            <w:b/>
            <w:szCs w:val="24"/>
          </w:rPr>
          <w:t>Prijava</w:t>
        </w:r>
      </w:ins>
      <w:ins w:id="1270" w:author="Tin Trčak" w:date="2015-11-11T22:22:00Z">
        <w:r w:rsidR="004D125E">
          <w:rPr>
            <w:rFonts w:ascii="Arial" w:hAnsi="Arial" w:cs="Arial"/>
            <w:b/>
            <w:szCs w:val="24"/>
          </w:rPr>
          <w:t>Korisnika</w:t>
        </w:r>
      </w:ins>
    </w:p>
    <w:p w14:paraId="23257063" w14:textId="77777777" w:rsidR="007836F4" w:rsidRPr="007836F4" w:rsidRDefault="007836F4" w:rsidP="007836F4">
      <w:pPr>
        <w:pStyle w:val="Normal1"/>
        <w:spacing w:line="360" w:lineRule="auto"/>
        <w:rPr>
          <w:rFonts w:ascii="Arial" w:eastAsia="Arial" w:hAnsi="Arial" w:cs="Arial"/>
        </w:rPr>
      </w:pPr>
      <w:del w:id="1271" w:author="Tin Trčak" w:date="2015-11-11T22:24:00Z">
        <w:r w:rsidDel="004D125E">
          <w:rPr>
            <w:rFonts w:ascii="Arial" w:eastAsia="Arial" w:hAnsi="Arial" w:cs="Arial"/>
          </w:rPr>
          <w:delText>K</w:delText>
        </w:r>
      </w:del>
      <w:ins w:id="1272" w:author="Tin Trčak" w:date="2015-11-11T22:24:00Z">
        <w:r w:rsidR="004D125E">
          <w:rPr>
            <w:rFonts w:ascii="Arial" w:eastAsia="Arial" w:hAnsi="Arial" w:cs="Arial"/>
          </w:rPr>
          <w:t>Registrirani k</w:t>
        </w:r>
      </w:ins>
      <w:r>
        <w:rPr>
          <w:rFonts w:ascii="Arial" w:eastAsia="Arial" w:hAnsi="Arial" w:cs="Arial"/>
        </w:rPr>
        <w:t>orisnik</w:t>
      </w:r>
      <w:ins w:id="1273"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274"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641768B6" w:rsidR="0087619C" w:rsidRDefault="009D5B2D" w:rsidP="0087619C">
      <w:pPr>
        <w:pStyle w:val="Normal1"/>
        <w:keepNext/>
        <w:spacing w:line="360" w:lineRule="auto"/>
        <w:jc w:val="both"/>
      </w:pPr>
      <w:del w:id="1275" w:author="Domagoj" w:date="2015-11-17T17:25:00Z">
        <w:r w:rsidDel="00CF543C">
          <w:rPr>
            <w:noProof/>
          </w:rPr>
          <w:drawing>
            <wp:inline distT="0" distB="0" distL="0" distR="0" wp14:anchorId="1E492A63" wp14:editId="541A7C6D">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del>
      <w:ins w:id="1276" w:author="Domagoj" w:date="2015-11-17T17:25:00Z">
        <w:r w:rsidR="00CF543C">
          <w:rPr>
            <w:noProof/>
          </w:rPr>
          <w:drawing>
            <wp:inline distT="0" distB="0" distL="0" distR="0" wp14:anchorId="7118F943" wp14:editId="1C9AB919">
              <wp:extent cx="5581650" cy="2695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ijavaKorisnika.png"/>
                      <pic:cNvPicPr/>
                    </pic:nvPicPr>
                    <pic:blipFill>
                      <a:blip r:embed="rId32">
                        <a:extLst>
                          <a:ext uri="{28A0092B-C50C-407E-A947-70E740481C1C}">
                            <a14:useLocalDpi xmlns:a14="http://schemas.microsoft.com/office/drawing/2010/main" val="0"/>
                          </a:ext>
                        </a:extLst>
                      </a:blip>
                      <a:stretch>
                        <a:fillRect/>
                      </a:stretch>
                    </pic:blipFill>
                    <pic:spPr>
                      <a:xfrm>
                        <a:off x="0" y="0"/>
                        <a:ext cx="5581650" cy="2695575"/>
                      </a:xfrm>
                      <a:prstGeom prst="rect">
                        <a:avLst/>
                      </a:prstGeom>
                    </pic:spPr>
                  </pic:pic>
                </a:graphicData>
              </a:graphic>
            </wp:inline>
          </w:drawing>
        </w:r>
      </w:ins>
    </w:p>
    <w:p w14:paraId="569D94D1" w14:textId="77777777" w:rsidR="00A91C0C" w:rsidRDefault="0087619C" w:rsidP="0087619C">
      <w:pPr>
        <w:pStyle w:val="Caption"/>
        <w:jc w:val="center"/>
      </w:pPr>
      <w:bookmarkStart w:id="1277" w:name="_Toc435036063"/>
      <w:r>
        <w:t xml:space="preserve">Slika 4. 2. </w:t>
      </w:r>
      <w:del w:id="1278"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279" w:author="Tin Trčak" w:date="2015-11-11T22:24:00Z">
        <w:r w:rsidR="00D37B3A">
          <w:t xml:space="preserve">4 </w:t>
        </w:r>
      </w:ins>
      <w:r w:rsidRPr="006471D0">
        <w:t>Sekvencijski dijagram za UC0</w:t>
      </w:r>
      <w:ins w:id="1280" w:author="Tin Trčak" w:date="2015-11-11T22:24:00Z">
        <w:r w:rsidR="00D37B3A">
          <w:t>4</w:t>
        </w:r>
      </w:ins>
      <w:del w:id="1281" w:author="Tin Trčak" w:date="2015-11-11T22:24:00Z">
        <w:r w:rsidRPr="006471D0" w:rsidDel="00D37B3A">
          <w:delText>3</w:delText>
        </w:r>
      </w:del>
      <w:r w:rsidRPr="006471D0">
        <w:t xml:space="preserve"> – PrijavaKorisnika</w:t>
      </w:r>
      <w:bookmarkEnd w:id="1277"/>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82" w:author="Tin Trčak" w:date="2015-11-11T22:25:00Z">
        <w:r w:rsidR="00D37B3A">
          <w:rPr>
            <w:rFonts w:ascii="Arial" w:hAnsi="Arial" w:cs="Arial"/>
            <w:b/>
            <w:szCs w:val="24"/>
          </w:rPr>
          <w:t>5</w:t>
        </w:r>
      </w:ins>
      <w:del w:id="1283" w:author="Tin Trčak" w:date="2015-11-11T22:25:00Z">
        <w:r w:rsidDel="00D37B3A">
          <w:rPr>
            <w:rFonts w:ascii="Arial" w:hAnsi="Arial" w:cs="Arial"/>
            <w:b/>
            <w:szCs w:val="24"/>
          </w:rPr>
          <w:delText>4</w:delText>
        </w:r>
      </w:del>
      <w:r w:rsidRPr="00A91C0C">
        <w:rPr>
          <w:rFonts w:ascii="Arial" w:hAnsi="Arial" w:cs="Arial"/>
          <w:b/>
          <w:szCs w:val="24"/>
        </w:rPr>
        <w:t xml:space="preserve"> – </w:t>
      </w:r>
      <w:r>
        <w:rPr>
          <w:rFonts w:ascii="Arial" w:hAnsi="Arial" w:cs="Arial"/>
          <w:b/>
          <w:szCs w:val="24"/>
        </w:rPr>
        <w:t>OdjavaKorisnika</w:t>
      </w:r>
    </w:p>
    <w:p w14:paraId="4DF3B419" w14:textId="5E5F4C6E" w:rsidR="00965501" w:rsidRDefault="00A9536C" w:rsidP="00965501">
      <w:pPr>
        <w:pStyle w:val="Normal1"/>
        <w:spacing w:line="360" w:lineRule="auto"/>
        <w:rPr>
          <w:rFonts w:ascii="Arial" w:hAnsi="Arial" w:cs="Arial"/>
          <w:szCs w:val="24"/>
        </w:rPr>
      </w:pPr>
      <w:r>
        <w:rPr>
          <w:rFonts w:ascii="Arial" w:eastAsia="Arial" w:hAnsi="Arial" w:cs="Arial"/>
        </w:rPr>
        <w:t xml:space="preserve">Korisnik </w:t>
      </w:r>
      <w:r w:rsidR="00965501">
        <w:rPr>
          <w:rFonts w:ascii="Arial" w:hAnsi="Arial" w:cs="Arial"/>
          <w:szCs w:val="24"/>
        </w:rPr>
        <w:t>pritiskom na link „Odjava“ odjavljuje se iz sustava. Poslužitelj odjavljuje korisnika i preusmjerava na naslovnu stranicu.</w:t>
      </w:r>
    </w:p>
    <w:p w14:paraId="1950F86E" w14:textId="0B9B1BA6" w:rsidR="0087619C" w:rsidRDefault="009D5B2D" w:rsidP="0087619C">
      <w:pPr>
        <w:pStyle w:val="Normal1"/>
        <w:keepNext/>
        <w:spacing w:line="360" w:lineRule="auto"/>
      </w:pPr>
      <w:del w:id="1284" w:author="Domagoj" w:date="2015-11-17T17:25:00Z">
        <w:r w:rsidDel="00CF543C">
          <w:rPr>
            <w:rFonts w:ascii="Arial" w:eastAsia="Arial" w:hAnsi="Arial" w:cs="Arial"/>
            <w:noProof/>
          </w:rPr>
          <w:drawing>
            <wp:inline distT="0" distB="0" distL="0" distR="0" wp14:anchorId="2ED0FE3B" wp14:editId="10DB4E6A">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del>
      <w:ins w:id="1285" w:author="Domagoj" w:date="2015-11-17T17:25:00Z">
        <w:r w:rsidR="00CF543C">
          <w:rPr>
            <w:noProof/>
          </w:rPr>
          <w:drawing>
            <wp:inline distT="0" distB="0" distL="0" distR="0" wp14:anchorId="588078F5" wp14:editId="275AB85B">
              <wp:extent cx="5133422" cy="3076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javaKorisnika.png"/>
                      <pic:cNvPicPr/>
                    </pic:nvPicPr>
                    <pic:blipFill>
                      <a:blip r:embed="rId34">
                        <a:extLst>
                          <a:ext uri="{28A0092B-C50C-407E-A947-70E740481C1C}">
                            <a14:useLocalDpi xmlns:a14="http://schemas.microsoft.com/office/drawing/2010/main" val="0"/>
                          </a:ext>
                        </a:extLst>
                      </a:blip>
                      <a:stretch>
                        <a:fillRect/>
                      </a:stretch>
                    </pic:blipFill>
                    <pic:spPr>
                      <a:xfrm>
                        <a:off x="0" y="0"/>
                        <a:ext cx="5147847" cy="3085220"/>
                      </a:xfrm>
                      <a:prstGeom prst="rect">
                        <a:avLst/>
                      </a:prstGeom>
                    </pic:spPr>
                  </pic:pic>
                </a:graphicData>
              </a:graphic>
            </wp:inline>
          </w:drawing>
        </w:r>
      </w:ins>
    </w:p>
    <w:p w14:paraId="5257432A" w14:textId="77777777" w:rsidR="00A9536C" w:rsidRPr="007836F4" w:rsidDel="00DD47BF" w:rsidRDefault="0087619C" w:rsidP="0087619C">
      <w:pPr>
        <w:pStyle w:val="Caption"/>
        <w:jc w:val="center"/>
        <w:rPr>
          <w:del w:id="1286" w:author="Domagoj" w:date="2015-11-17T17:27:00Z"/>
          <w:rFonts w:ascii="Arial" w:eastAsia="Arial" w:hAnsi="Arial" w:cs="Arial"/>
        </w:rPr>
      </w:pPr>
      <w:bookmarkStart w:id="1287" w:name="_Toc435036064"/>
      <w:r>
        <w:t xml:space="preserve">Slika 4. 2. </w:t>
      </w:r>
      <w:del w:id="1288" w:author="Tin Trčak" w:date="2015-11-11T22:25:00Z">
        <w:r w:rsidDel="00D37B3A">
          <w:fldChar w:fldCharType="begin"/>
        </w:r>
        <w:r w:rsidDel="00D37B3A">
          <w:delInstrText xml:space="preserve"> SEQ Slika_4._2. \* ARABIC </w:delInstrText>
        </w:r>
        <w:r w:rsidDel="00D37B3A">
          <w:fldChar w:fldCharType="separate"/>
        </w:r>
        <w:r w:rsidR="002D240D" w:rsidDel="00D37B3A">
          <w:rPr>
            <w:noProof/>
          </w:rPr>
          <w:delText>4</w:delText>
        </w:r>
        <w:r w:rsidDel="00D37B3A">
          <w:fldChar w:fldCharType="end"/>
        </w:r>
        <w:r w:rsidDel="00D37B3A">
          <w:delText xml:space="preserve"> </w:delText>
        </w:r>
      </w:del>
      <w:ins w:id="1289" w:author="Tin Trčak" w:date="2015-11-11T22:25:00Z">
        <w:r w:rsidR="00D37B3A">
          <w:t xml:space="preserve">5 </w:t>
        </w:r>
      </w:ins>
      <w:r w:rsidRPr="00FE41B7">
        <w:t>Sekvencijski dijagram za UC04 – OdjavaKorisnika</w:t>
      </w:r>
      <w:bookmarkEnd w:id="1287"/>
    </w:p>
    <w:p w14:paraId="78B88CBA" w14:textId="77777777" w:rsidR="00A9536C" w:rsidRDefault="00A9536C" w:rsidP="00DD47BF">
      <w:pPr>
        <w:pStyle w:val="Caption"/>
        <w:jc w:val="center"/>
        <w:rPr>
          <w:noProof/>
        </w:rPr>
        <w:pPrChange w:id="1290" w:author="Domagoj" w:date="2015-11-17T17:27:00Z">
          <w:pPr>
            <w:pStyle w:val="Normal1"/>
            <w:spacing w:line="360" w:lineRule="auto"/>
            <w:jc w:val="center"/>
          </w:pPr>
        </w:pPrChange>
      </w:pPr>
    </w:p>
    <w:p w14:paraId="27F07AF1" w14:textId="77777777" w:rsidR="00DD47BF" w:rsidRDefault="00DD47BF" w:rsidP="00DD47BF">
      <w:pPr>
        <w:pStyle w:val="normal0"/>
        <w:rPr>
          <w:ins w:id="1291" w:author="Domagoj" w:date="2015-11-17T17:27:00Z"/>
          <w:b/>
        </w:rPr>
      </w:pPr>
      <w:ins w:id="1292" w:author="Domagoj" w:date="2015-11-17T17:27:00Z">
        <w:r>
          <w:rPr>
            <w:b/>
          </w:rPr>
          <w:lastRenderedPageBreak/>
          <w:t xml:space="preserve">Obrazac upotrebe UC06 – </w:t>
        </w:r>
        <w:r w:rsidRPr="00B16A49">
          <w:rPr>
            <w:b/>
          </w:rPr>
          <w:t>Pregled</w:t>
        </w:r>
        <w:r>
          <w:rPr>
            <w:b/>
          </w:rPr>
          <w:t>P</w:t>
        </w:r>
        <w:r w:rsidRPr="00B16A49">
          <w:rPr>
            <w:b/>
          </w:rPr>
          <w:t>onude</w:t>
        </w:r>
      </w:ins>
    </w:p>
    <w:p w14:paraId="4FA9341C" w14:textId="4C2A0030" w:rsidR="00DD47BF" w:rsidRDefault="00DD47BF" w:rsidP="00DD47BF">
      <w:pPr>
        <w:pStyle w:val="normal0"/>
        <w:rPr>
          <w:ins w:id="1293" w:author="Domagoj" w:date="2015-11-17T17:27:00Z"/>
        </w:rPr>
      </w:pPr>
      <w:ins w:id="1294" w:author="Domagoj" w:date="2015-11-17T17:27:00Z">
        <w:r>
          <w:rPr>
            <w:noProof/>
          </w:rPr>
          <w:drawing>
            <wp:anchor distT="0" distB="0" distL="114300" distR="114300" simplePos="0" relativeHeight="251659264" behindDoc="0" locked="0" layoutInCell="1" allowOverlap="1" wp14:anchorId="352BBFFF" wp14:editId="0B941D05">
              <wp:simplePos x="0" y="0"/>
              <wp:positionH relativeFrom="column">
                <wp:posOffset>475615</wp:posOffset>
              </wp:positionH>
              <wp:positionV relativeFrom="paragraph">
                <wp:posOffset>433070</wp:posOffset>
              </wp:positionV>
              <wp:extent cx="4806315" cy="3057525"/>
              <wp:effectExtent l="0" t="0" r="0" b="9525"/>
              <wp:wrapTopAndBottom/>
              <wp:docPr id="45" name="Picture 45" descr="PregledPon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egledPonud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06315" cy="3057525"/>
                      </a:xfrm>
                      <a:prstGeom prst="rect">
                        <a:avLst/>
                      </a:prstGeom>
                      <a:noFill/>
                      <a:ln>
                        <a:noFill/>
                      </a:ln>
                    </pic:spPr>
                  </pic:pic>
                </a:graphicData>
              </a:graphic>
              <wp14:sizeRelH relativeFrom="page">
                <wp14:pctWidth>0</wp14:pctWidth>
              </wp14:sizeRelH>
              <wp14:sizeRelV relativeFrom="page">
                <wp14:pctHeight>0</wp14:pctHeight>
              </wp14:sizeRelV>
            </wp:anchor>
          </w:drawing>
        </w:r>
        <w:r>
          <w:t>Pritiskom na karticu „Ponuda“ korisnik se preusmijerava na stranicu ponude. Poslužitelj učitava popis jela iz ponude dana i kreira stranicu ponude na koju preusmjerava korisnika.</w:t>
        </w:r>
      </w:ins>
    </w:p>
    <w:p w14:paraId="2940F7BB" w14:textId="77777777" w:rsidR="00DD47BF" w:rsidRPr="00DD47BF" w:rsidRDefault="00DD47BF" w:rsidP="00DD47BF">
      <w:pPr>
        <w:pStyle w:val="normal0"/>
        <w:jc w:val="center"/>
        <w:rPr>
          <w:ins w:id="1295" w:author="Domagoj" w:date="2015-11-17T17:27:00Z"/>
          <w:b/>
          <w:sz w:val="20"/>
          <w:rPrChange w:id="1296" w:author="Domagoj" w:date="2015-11-17T17:37:00Z">
            <w:rPr>
              <w:ins w:id="1297" w:author="Domagoj" w:date="2015-11-17T17:27:00Z"/>
              <w:b/>
            </w:rPr>
          </w:rPrChange>
        </w:rPr>
        <w:pPrChange w:id="1298" w:author="Doctor" w:date="2015-11-14T13:02:00Z">
          <w:pPr>
            <w:pStyle w:val="normal0"/>
          </w:pPr>
        </w:pPrChange>
      </w:pPr>
      <w:ins w:id="1299" w:author="Domagoj" w:date="2015-11-17T17:27:00Z">
        <w:r w:rsidRPr="00DD47BF">
          <w:rPr>
            <w:b/>
            <w:sz w:val="20"/>
            <w:rPrChange w:id="1300" w:author="Domagoj" w:date="2015-11-17T17:37:00Z">
              <w:rPr>
                <w:b/>
              </w:rPr>
            </w:rPrChange>
          </w:rPr>
          <w:t>Slika 4.2.6 Obrazac upotrebe UC06 – PregledPonude</w:t>
        </w:r>
      </w:ins>
    </w:p>
    <w:p w14:paraId="3C6C8771" w14:textId="77777777" w:rsidR="00DD47BF" w:rsidRDefault="00DD47BF" w:rsidP="00DD47BF">
      <w:pPr>
        <w:pStyle w:val="normal0"/>
        <w:rPr>
          <w:ins w:id="1301" w:author="Domagoj" w:date="2015-11-17T17:27:00Z"/>
          <w:b/>
        </w:rPr>
      </w:pPr>
    </w:p>
    <w:p w14:paraId="2A94D0F8" w14:textId="77777777" w:rsidR="00DD47BF" w:rsidRDefault="00DD47BF" w:rsidP="00DD47BF">
      <w:pPr>
        <w:pStyle w:val="normal0"/>
        <w:rPr>
          <w:ins w:id="1302" w:author="Domagoj" w:date="2015-11-17T17:27:00Z"/>
          <w:b/>
        </w:rPr>
      </w:pPr>
      <w:ins w:id="1303" w:author="Domagoj" w:date="2015-11-17T17:27:00Z">
        <w:r>
          <w:rPr>
            <w:b/>
          </w:rPr>
          <w:t xml:space="preserve">Obrazac upotrebe UC07 – </w:t>
        </w:r>
        <w:r w:rsidRPr="00B23972">
          <w:rPr>
            <w:b/>
          </w:rPr>
          <w:t>OdabirKategorijeJela</w:t>
        </w:r>
      </w:ins>
    </w:p>
    <w:p w14:paraId="2A21888C" w14:textId="77777777" w:rsidR="00DD47BF" w:rsidRDefault="00DD47BF" w:rsidP="00DD47BF">
      <w:pPr>
        <w:pStyle w:val="normal0"/>
        <w:rPr>
          <w:ins w:id="1304" w:author="Domagoj" w:date="2015-11-17T17:27:00Z"/>
        </w:rPr>
      </w:pPr>
      <w:ins w:id="1305" w:author="Domagoj" w:date="2015-11-17T17:27:00Z">
        <w:r>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ins>
    </w:p>
    <w:p w14:paraId="63801D27" w14:textId="0D682446" w:rsidR="00DD47BF" w:rsidRPr="00B23972" w:rsidRDefault="00DD47BF" w:rsidP="00DD47BF">
      <w:pPr>
        <w:pStyle w:val="normal0"/>
        <w:rPr>
          <w:ins w:id="1306" w:author="Domagoj" w:date="2015-11-17T17:27:00Z"/>
          <w:lang w:val="hr-BA"/>
          <w:rPrChange w:id="1307" w:author="Doctor" w:date="2015-11-14T13:05:00Z">
            <w:rPr>
              <w:ins w:id="1308" w:author="Domagoj" w:date="2015-11-17T17:27:00Z"/>
            </w:rPr>
          </w:rPrChange>
        </w:rPr>
      </w:pPr>
      <w:ins w:id="1309" w:author="Domagoj" w:date="2015-11-17T17:27:00Z">
        <w:r>
          <w:rPr>
            <w:noProof/>
          </w:rPr>
          <w:drawing>
            <wp:inline distT="0" distB="0" distL="0" distR="0" wp14:anchorId="6A717366" wp14:editId="257B7C9C">
              <wp:extent cx="5753100" cy="3409950"/>
              <wp:effectExtent l="0" t="0" r="0" b="0"/>
              <wp:docPr id="44" name="Picture 44" descr="OdabirKategorij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abirKategorijeJe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ins>
    </w:p>
    <w:p w14:paraId="44EB4725" w14:textId="77777777" w:rsidR="00DD47BF" w:rsidRPr="00DD47BF" w:rsidRDefault="00DD47BF" w:rsidP="00DD47BF">
      <w:pPr>
        <w:pStyle w:val="normal0"/>
        <w:jc w:val="center"/>
        <w:rPr>
          <w:ins w:id="1310" w:author="Domagoj" w:date="2015-11-17T17:27:00Z"/>
          <w:b/>
          <w:sz w:val="20"/>
          <w:rPrChange w:id="1311" w:author="Domagoj" w:date="2015-11-17T17:36:00Z">
            <w:rPr>
              <w:ins w:id="1312" w:author="Domagoj" w:date="2015-11-17T17:27:00Z"/>
              <w:b/>
            </w:rPr>
          </w:rPrChange>
        </w:rPr>
        <w:pPrChange w:id="1313" w:author="Doctor" w:date="2015-11-14T13:07:00Z">
          <w:pPr>
            <w:pStyle w:val="normal0"/>
          </w:pPr>
        </w:pPrChange>
      </w:pPr>
      <w:ins w:id="1314" w:author="Domagoj" w:date="2015-11-17T17:27:00Z">
        <w:r w:rsidRPr="00DD47BF">
          <w:rPr>
            <w:b/>
            <w:sz w:val="20"/>
            <w:rPrChange w:id="1315" w:author="Domagoj" w:date="2015-11-17T17:36:00Z">
              <w:rPr>
                <w:b/>
              </w:rPr>
            </w:rPrChange>
          </w:rPr>
          <w:t>Slika 4.2.7 Obrazac upotrebe  UC07 --  OdabirKategorijeJela</w:t>
        </w:r>
      </w:ins>
    </w:p>
    <w:p w14:paraId="11153873" w14:textId="77777777" w:rsidR="00DD47BF" w:rsidRDefault="00DD47BF" w:rsidP="00DD47BF">
      <w:pPr>
        <w:pStyle w:val="normal0"/>
        <w:jc w:val="center"/>
        <w:rPr>
          <w:ins w:id="1316" w:author="Domagoj" w:date="2015-11-17T17:27:00Z"/>
          <w:b/>
        </w:rPr>
      </w:pPr>
    </w:p>
    <w:p w14:paraId="76235DBB" w14:textId="77777777" w:rsidR="00DD47BF" w:rsidRDefault="00DD47BF" w:rsidP="00DD47BF">
      <w:pPr>
        <w:pStyle w:val="normal0"/>
        <w:jc w:val="center"/>
        <w:rPr>
          <w:ins w:id="1317" w:author="Domagoj" w:date="2015-11-17T17:27:00Z"/>
          <w:b/>
        </w:rPr>
      </w:pPr>
    </w:p>
    <w:p w14:paraId="45CFB37D" w14:textId="77777777" w:rsidR="00DD47BF" w:rsidRDefault="00DD47BF" w:rsidP="00DD47BF">
      <w:pPr>
        <w:pStyle w:val="normal0"/>
        <w:jc w:val="center"/>
        <w:rPr>
          <w:ins w:id="1318" w:author="Domagoj" w:date="2015-11-17T17:27:00Z"/>
          <w:b/>
        </w:rPr>
      </w:pPr>
    </w:p>
    <w:p w14:paraId="4C259342" w14:textId="77777777" w:rsidR="00DD47BF" w:rsidRDefault="00DD47BF" w:rsidP="00DD47BF">
      <w:pPr>
        <w:pStyle w:val="normal0"/>
        <w:rPr>
          <w:ins w:id="1319" w:author="Domagoj" w:date="2015-11-17T17:27:00Z"/>
          <w:b/>
        </w:rPr>
      </w:pPr>
      <w:ins w:id="1320" w:author="Domagoj" w:date="2015-11-17T17:27:00Z">
        <w:r>
          <w:rPr>
            <w:b/>
          </w:rPr>
          <w:lastRenderedPageBreak/>
          <w:t xml:space="preserve">Obrazac upotrebe UC08 – </w:t>
        </w:r>
        <w:r w:rsidRPr="0081344C">
          <w:rPr>
            <w:b/>
          </w:rPr>
          <w:t>OdabirJela</w:t>
        </w:r>
        <w:r>
          <w:rPr>
            <w:b/>
          </w:rPr>
          <w:t xml:space="preserve"> </w:t>
        </w:r>
      </w:ins>
    </w:p>
    <w:p w14:paraId="588F2471" w14:textId="77777777" w:rsidR="00DD47BF" w:rsidRPr="0081344C" w:rsidRDefault="00DD47BF" w:rsidP="00DD47BF">
      <w:pPr>
        <w:pStyle w:val="normal0"/>
        <w:rPr>
          <w:ins w:id="1321" w:author="Domagoj" w:date="2015-11-17T17:27:00Z"/>
        </w:rPr>
      </w:pPr>
      <w:ins w:id="1322" w:author="Domagoj" w:date="2015-11-17T17:27:00Z">
        <w:r>
          <w:t xml:space="preserve">Korisnik se pritiskom na jelo preusmjerava na stranicu jela. Poslužitelj dohvaća podatke o jelu i preusmjerava korisnika na stranicu jela. </w:t>
        </w:r>
      </w:ins>
    </w:p>
    <w:p w14:paraId="0675D840" w14:textId="0C37BF78" w:rsidR="00DD47BF" w:rsidRDefault="00DD47BF" w:rsidP="00DD47BF">
      <w:pPr>
        <w:pStyle w:val="normal0"/>
        <w:rPr>
          <w:ins w:id="1323" w:author="Domagoj" w:date="2015-11-17T17:27:00Z"/>
          <w:b/>
        </w:rPr>
      </w:pPr>
      <w:ins w:id="1324" w:author="Domagoj" w:date="2015-11-17T17:27:00Z">
        <w:r>
          <w:rPr>
            <w:b/>
            <w:noProof/>
          </w:rPr>
          <w:drawing>
            <wp:inline distT="0" distB="0" distL="0" distR="0" wp14:anchorId="1D650120" wp14:editId="5549D330">
              <wp:extent cx="5305425" cy="3667125"/>
              <wp:effectExtent l="0" t="0" r="9525" b="9525"/>
              <wp:docPr id="43" name="Picture 43" descr="Odabir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dabirJel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5425" cy="3667125"/>
                      </a:xfrm>
                      <a:prstGeom prst="rect">
                        <a:avLst/>
                      </a:prstGeom>
                      <a:noFill/>
                      <a:ln>
                        <a:noFill/>
                      </a:ln>
                    </pic:spPr>
                  </pic:pic>
                </a:graphicData>
              </a:graphic>
            </wp:inline>
          </w:drawing>
        </w:r>
      </w:ins>
    </w:p>
    <w:p w14:paraId="71F5B084" w14:textId="77777777" w:rsidR="00DD47BF" w:rsidRPr="00DD47BF" w:rsidRDefault="00DD47BF" w:rsidP="00DD47BF">
      <w:pPr>
        <w:pStyle w:val="normal0"/>
        <w:jc w:val="center"/>
        <w:rPr>
          <w:ins w:id="1325" w:author="Domagoj" w:date="2015-11-17T17:27:00Z"/>
          <w:b/>
          <w:sz w:val="20"/>
          <w:rPrChange w:id="1326" w:author="Domagoj" w:date="2015-11-17T17:36:00Z">
            <w:rPr>
              <w:ins w:id="1327" w:author="Domagoj" w:date="2015-11-17T17:27:00Z"/>
              <w:b/>
            </w:rPr>
          </w:rPrChange>
        </w:rPr>
      </w:pPr>
      <w:ins w:id="1328" w:author="Domagoj" w:date="2015-11-17T17:27:00Z">
        <w:r w:rsidRPr="00DD47BF">
          <w:rPr>
            <w:b/>
            <w:sz w:val="20"/>
            <w:rPrChange w:id="1329" w:author="Domagoj" w:date="2015-11-17T17:36:00Z">
              <w:rPr>
                <w:b/>
              </w:rPr>
            </w:rPrChange>
          </w:rPr>
          <w:t>Slika 4.2.8 Obrazac upotrebe UC08 – Odabir jela</w:t>
        </w:r>
      </w:ins>
    </w:p>
    <w:p w14:paraId="7981AAAA" w14:textId="77777777" w:rsidR="00DD47BF" w:rsidRDefault="00DD47BF" w:rsidP="00DD47BF">
      <w:pPr>
        <w:pStyle w:val="normal0"/>
        <w:rPr>
          <w:ins w:id="1330" w:author="Domagoj" w:date="2015-11-17T17:27:00Z"/>
          <w:b/>
        </w:rPr>
      </w:pPr>
      <w:ins w:id="1331" w:author="Domagoj" w:date="2015-11-17T17:27:00Z">
        <w:r w:rsidRPr="0081344C">
          <w:rPr>
            <w:b/>
          </w:rPr>
          <w:t xml:space="preserve">Obrazac upotrebe </w:t>
        </w:r>
        <w:r>
          <w:rPr>
            <w:b/>
          </w:rPr>
          <w:t>UC09 – PregledKošarice</w:t>
        </w:r>
      </w:ins>
    </w:p>
    <w:p w14:paraId="7E7D3F8E" w14:textId="77777777" w:rsidR="00DD47BF" w:rsidRDefault="00DD47BF" w:rsidP="00DD47BF">
      <w:pPr>
        <w:pStyle w:val="normal0"/>
        <w:rPr>
          <w:ins w:id="1332" w:author="Domagoj" w:date="2015-11-17T17:27:00Z"/>
        </w:rPr>
      </w:pPr>
      <w:ins w:id="1333" w:author="Domagoj" w:date="2015-11-17T17:27:00Z">
        <w:r>
          <w:t>Korisnik se pritiskom na tipku košaroce preusmjerava na njegovu košaricu. Poslužitelj prima zahtjev za košaricu korisnika, prikuplja podatke o košarici korisnika te ga preusmjerava na stranicu košarice.</w:t>
        </w:r>
      </w:ins>
    </w:p>
    <w:p w14:paraId="25FC17E9" w14:textId="45343236" w:rsidR="00DD47BF" w:rsidRDefault="00DD47BF" w:rsidP="00DD47BF">
      <w:pPr>
        <w:pStyle w:val="normal0"/>
        <w:jc w:val="center"/>
        <w:rPr>
          <w:ins w:id="1334" w:author="Domagoj" w:date="2015-11-17T17:27:00Z"/>
        </w:rPr>
        <w:pPrChange w:id="1335" w:author="Domagoj" w:date="2015-11-17T17:34:00Z">
          <w:pPr>
            <w:pStyle w:val="normal0"/>
          </w:pPr>
        </w:pPrChange>
      </w:pPr>
      <w:ins w:id="1336" w:author="Domagoj" w:date="2015-11-17T17:27:00Z">
        <w:r>
          <w:rPr>
            <w:noProof/>
          </w:rPr>
          <w:drawing>
            <wp:inline distT="0" distB="0" distL="0" distR="0" wp14:anchorId="46E8DFC6" wp14:editId="3B42E903">
              <wp:extent cx="5305425" cy="3543300"/>
              <wp:effectExtent l="0" t="0" r="9525" b="0"/>
              <wp:docPr id="42" name="Picture 42" descr="Pregled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gledKošari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5425" cy="3543300"/>
                      </a:xfrm>
                      <a:prstGeom prst="rect">
                        <a:avLst/>
                      </a:prstGeom>
                      <a:noFill/>
                      <a:ln>
                        <a:noFill/>
                      </a:ln>
                    </pic:spPr>
                  </pic:pic>
                </a:graphicData>
              </a:graphic>
            </wp:inline>
          </w:drawing>
        </w:r>
      </w:ins>
    </w:p>
    <w:p w14:paraId="10F1F262" w14:textId="4B330785" w:rsidR="00DD47BF" w:rsidRPr="00DD47BF" w:rsidRDefault="00DD47BF" w:rsidP="00DD47BF">
      <w:pPr>
        <w:pStyle w:val="normal0"/>
        <w:jc w:val="center"/>
        <w:rPr>
          <w:ins w:id="1337" w:author="Domagoj" w:date="2015-11-17T17:34:00Z"/>
          <w:b/>
          <w:sz w:val="20"/>
          <w:rPrChange w:id="1338" w:author="Domagoj" w:date="2015-11-17T17:36:00Z">
            <w:rPr>
              <w:ins w:id="1339" w:author="Domagoj" w:date="2015-11-17T17:34:00Z"/>
              <w:b/>
            </w:rPr>
          </w:rPrChange>
        </w:rPr>
        <w:pPrChange w:id="1340" w:author="Domagoj" w:date="2015-11-17T17:34:00Z">
          <w:pPr>
            <w:pStyle w:val="normal0"/>
          </w:pPr>
        </w:pPrChange>
      </w:pPr>
      <w:ins w:id="1341" w:author="Domagoj" w:date="2015-11-17T17:34:00Z">
        <w:r w:rsidRPr="00DD47BF">
          <w:rPr>
            <w:b/>
            <w:sz w:val="20"/>
            <w:rPrChange w:id="1342" w:author="Domagoj" w:date="2015-11-17T17:36:00Z">
              <w:rPr>
                <w:b/>
              </w:rPr>
            </w:rPrChange>
          </w:rPr>
          <w:t xml:space="preserve">Slika 4.2.9 Obrazac upotrbe UC09 </w:t>
        </w:r>
      </w:ins>
      <w:ins w:id="1343" w:author="Domagoj" w:date="2015-11-17T17:35:00Z">
        <w:r w:rsidRPr="00DD47BF">
          <w:rPr>
            <w:b/>
            <w:sz w:val="20"/>
            <w:rPrChange w:id="1344" w:author="Domagoj" w:date="2015-11-17T17:36:00Z">
              <w:rPr>
                <w:b/>
              </w:rPr>
            </w:rPrChange>
          </w:rPr>
          <w:t>–</w:t>
        </w:r>
      </w:ins>
      <w:ins w:id="1345" w:author="Domagoj" w:date="2015-11-17T17:34:00Z">
        <w:r w:rsidRPr="00DD47BF">
          <w:rPr>
            <w:b/>
            <w:sz w:val="20"/>
            <w:rPrChange w:id="1346" w:author="Domagoj" w:date="2015-11-17T17:36:00Z">
              <w:rPr>
                <w:b/>
              </w:rPr>
            </w:rPrChange>
          </w:rPr>
          <w:t xml:space="preserve"> PregledKošarice</w:t>
        </w:r>
      </w:ins>
    </w:p>
    <w:p w14:paraId="532DF9B8" w14:textId="77777777" w:rsidR="00DD47BF" w:rsidRDefault="00DD47BF" w:rsidP="00DD47BF">
      <w:pPr>
        <w:pStyle w:val="normal0"/>
        <w:rPr>
          <w:ins w:id="1347" w:author="Domagoj" w:date="2015-11-17T17:27:00Z"/>
          <w:b/>
        </w:rPr>
      </w:pPr>
      <w:ins w:id="1348" w:author="Domagoj" w:date="2015-11-17T17:27:00Z">
        <w:r>
          <w:rPr>
            <w:b/>
          </w:rPr>
          <w:lastRenderedPageBreak/>
          <w:t>Obrazac upotrebe UC10 i UC11 – DodajUKošaricu</w:t>
        </w:r>
      </w:ins>
    </w:p>
    <w:p w14:paraId="25D1EAE7" w14:textId="77777777" w:rsidR="00DD47BF" w:rsidRDefault="00DD47BF" w:rsidP="00DD47BF">
      <w:pPr>
        <w:pStyle w:val="normal0"/>
        <w:rPr>
          <w:ins w:id="1349" w:author="Domagoj" w:date="2015-11-17T17:27:00Z"/>
        </w:rPr>
      </w:pPr>
      <w:ins w:id="1350" w:author="Domagoj" w:date="2015-11-17T17:27:00Z">
        <w:r w:rsidRPr="000C0DF0">
          <w:t xml:space="preserve">Korisnik </w:t>
        </w:r>
        <w:r>
          <w:t>pritiskom na tipku „dodaj“ dodaje trenutno jelo u košaricu. Poslužitelj prima zahtjev od korisnika za dodavanje jela, te stavlja odabrano jelo u košaricu korisnika.</w:t>
        </w:r>
      </w:ins>
    </w:p>
    <w:p w14:paraId="012D5858" w14:textId="761A9DFD" w:rsidR="00DD47BF" w:rsidRDefault="00DD47BF" w:rsidP="00DD47BF">
      <w:pPr>
        <w:pStyle w:val="normal0"/>
        <w:jc w:val="center"/>
        <w:rPr>
          <w:ins w:id="1351" w:author="Domagoj" w:date="2015-11-17T17:27:00Z"/>
        </w:rPr>
        <w:pPrChange w:id="1352" w:author="Domagoj" w:date="2015-11-17T17:34:00Z">
          <w:pPr>
            <w:pStyle w:val="normal0"/>
          </w:pPr>
        </w:pPrChange>
      </w:pPr>
      <w:ins w:id="1353" w:author="Domagoj" w:date="2015-11-17T17:27:00Z">
        <w:r>
          <w:rPr>
            <w:noProof/>
          </w:rPr>
          <w:drawing>
            <wp:inline distT="0" distB="0" distL="0" distR="0" wp14:anchorId="6EDD7CC7" wp14:editId="4735CD87">
              <wp:extent cx="5753100" cy="3409950"/>
              <wp:effectExtent l="0" t="0" r="0" b="0"/>
              <wp:docPr id="41" name="Picture 41" descr="DodajUKosari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dajUKosaric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ins>
    </w:p>
    <w:p w14:paraId="43A2D2D4" w14:textId="77777777" w:rsidR="00DD47BF" w:rsidRPr="00DD47BF" w:rsidRDefault="00DD47BF" w:rsidP="00DD47BF">
      <w:pPr>
        <w:pStyle w:val="normal0"/>
        <w:jc w:val="center"/>
        <w:rPr>
          <w:ins w:id="1354" w:author="Domagoj" w:date="2015-11-17T17:27:00Z"/>
          <w:b/>
          <w:sz w:val="20"/>
          <w:rPrChange w:id="1355" w:author="Domagoj" w:date="2015-11-17T17:36:00Z">
            <w:rPr>
              <w:ins w:id="1356" w:author="Domagoj" w:date="2015-11-17T17:27:00Z"/>
              <w:b/>
            </w:rPr>
          </w:rPrChange>
        </w:rPr>
      </w:pPr>
      <w:ins w:id="1357" w:author="Domagoj" w:date="2015-11-17T17:27:00Z">
        <w:r w:rsidRPr="00DD47BF">
          <w:rPr>
            <w:b/>
            <w:sz w:val="20"/>
            <w:rPrChange w:id="1358" w:author="Domagoj" w:date="2015-11-17T17:36:00Z">
              <w:rPr>
                <w:b/>
              </w:rPr>
            </w:rPrChange>
          </w:rPr>
          <w:t>Slika 4.2.10 Obrazac upotrebe UC10 i UC11 – DodajUKošaricu</w:t>
        </w:r>
      </w:ins>
    </w:p>
    <w:p w14:paraId="587EE4F5" w14:textId="77777777" w:rsidR="00DD47BF" w:rsidRDefault="00DD47BF" w:rsidP="00DD47BF">
      <w:pPr>
        <w:pStyle w:val="normal0"/>
        <w:jc w:val="center"/>
        <w:rPr>
          <w:ins w:id="1359" w:author="Domagoj" w:date="2015-11-17T17:27:00Z"/>
          <w:b/>
        </w:rPr>
      </w:pPr>
    </w:p>
    <w:p w14:paraId="17227D6C" w14:textId="77777777" w:rsidR="00DD47BF" w:rsidRDefault="00DD47BF" w:rsidP="00DD47BF">
      <w:pPr>
        <w:pStyle w:val="normal0"/>
        <w:rPr>
          <w:ins w:id="1360" w:author="Domagoj" w:date="2015-11-17T17:27:00Z"/>
          <w:b/>
        </w:rPr>
      </w:pPr>
      <w:ins w:id="1361" w:author="Domagoj" w:date="2015-11-17T17:27:00Z">
        <w:r>
          <w:rPr>
            <w:b/>
          </w:rPr>
          <w:t>Obrazac upotrebe UC12 – DodavanjeDodatakaIzKošarice</w:t>
        </w:r>
      </w:ins>
    </w:p>
    <w:p w14:paraId="213259B9" w14:textId="77777777" w:rsidR="00DD47BF" w:rsidRDefault="00DD47BF" w:rsidP="00DD47BF">
      <w:pPr>
        <w:pStyle w:val="normal0"/>
        <w:rPr>
          <w:ins w:id="1362" w:author="Domagoj" w:date="2015-11-17T17:27:00Z"/>
        </w:rPr>
      </w:pPr>
      <w:ins w:id="1363" w:author="Domagoj" w:date="2015-11-17T17:27:00Z">
        <w:r>
          <w:t>Korisniko odabirom na dodatak jela šalje obavjest poslužitelju da treba dodati odabrani dodatak na trenutnom jelu. Poslužitelj  prihvatom zahtjeva za dodavanje doataka dodaje dodatak na odabrano jelo.</w:t>
        </w:r>
      </w:ins>
    </w:p>
    <w:p w14:paraId="23A8DE9B" w14:textId="2390F203" w:rsidR="00DD47BF" w:rsidRDefault="00DD47BF" w:rsidP="00DD47BF">
      <w:pPr>
        <w:pStyle w:val="normal0"/>
        <w:jc w:val="center"/>
        <w:rPr>
          <w:ins w:id="1364" w:author="Domagoj" w:date="2015-11-17T17:27:00Z"/>
        </w:rPr>
        <w:pPrChange w:id="1365" w:author="Domagoj" w:date="2015-11-17T17:34:00Z">
          <w:pPr>
            <w:pStyle w:val="normal0"/>
          </w:pPr>
        </w:pPrChange>
      </w:pPr>
      <w:ins w:id="1366" w:author="Domagoj" w:date="2015-11-17T17:27:00Z">
        <w:r>
          <w:rPr>
            <w:noProof/>
          </w:rPr>
          <w:drawing>
            <wp:inline distT="0" distB="0" distL="0" distR="0" wp14:anchorId="4208D3EE" wp14:editId="25AAC694">
              <wp:extent cx="5762625" cy="3609975"/>
              <wp:effectExtent l="0" t="0" r="9525" b="9525"/>
              <wp:docPr id="40" name="Picture 40" descr="DodavanjeDodatak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davanjeDodatakaIzKošari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3609975"/>
                      </a:xfrm>
                      <a:prstGeom prst="rect">
                        <a:avLst/>
                      </a:prstGeom>
                      <a:noFill/>
                      <a:ln>
                        <a:noFill/>
                      </a:ln>
                    </pic:spPr>
                  </pic:pic>
                </a:graphicData>
              </a:graphic>
            </wp:inline>
          </w:drawing>
        </w:r>
      </w:ins>
    </w:p>
    <w:p w14:paraId="2070B654" w14:textId="77777777" w:rsidR="00DD47BF" w:rsidRPr="00DD47BF" w:rsidRDefault="00DD47BF" w:rsidP="00DD47BF">
      <w:pPr>
        <w:pStyle w:val="normal0"/>
        <w:jc w:val="center"/>
        <w:rPr>
          <w:ins w:id="1367" w:author="Domagoj" w:date="2015-11-17T17:27:00Z"/>
          <w:b/>
          <w:sz w:val="20"/>
          <w:rPrChange w:id="1368" w:author="Domagoj" w:date="2015-11-17T17:36:00Z">
            <w:rPr>
              <w:ins w:id="1369" w:author="Domagoj" w:date="2015-11-17T17:27:00Z"/>
              <w:b/>
            </w:rPr>
          </w:rPrChange>
        </w:rPr>
      </w:pPr>
      <w:ins w:id="1370" w:author="Domagoj" w:date="2015-11-17T17:27:00Z">
        <w:r w:rsidRPr="00DD47BF">
          <w:rPr>
            <w:b/>
            <w:sz w:val="20"/>
            <w:rPrChange w:id="1371" w:author="Domagoj" w:date="2015-11-17T17:36:00Z">
              <w:rPr>
                <w:b/>
              </w:rPr>
            </w:rPrChange>
          </w:rPr>
          <w:t>Slika 4.3.11 Obrazac upotrebe UC12 – DodavanjeDodatakaIzKošarice</w:t>
        </w:r>
      </w:ins>
    </w:p>
    <w:p w14:paraId="1F0F7C13" w14:textId="77777777" w:rsidR="00DD47BF" w:rsidRDefault="00DD47BF" w:rsidP="00DD47BF">
      <w:pPr>
        <w:pStyle w:val="normal0"/>
        <w:rPr>
          <w:ins w:id="1372" w:author="Domagoj" w:date="2015-11-17T17:27:00Z"/>
          <w:b/>
        </w:rPr>
      </w:pPr>
      <w:ins w:id="1373" w:author="Domagoj" w:date="2015-11-17T17:27:00Z">
        <w:r>
          <w:rPr>
            <w:b/>
          </w:rPr>
          <w:lastRenderedPageBreak/>
          <w:t>Obrazac upotrebe UC13 – DodavanjeDodatakaSaStraniceJela</w:t>
        </w:r>
      </w:ins>
    </w:p>
    <w:p w14:paraId="3017AA4A" w14:textId="77777777" w:rsidR="00DD47BF" w:rsidRDefault="00DD47BF" w:rsidP="00DD47BF">
      <w:pPr>
        <w:pStyle w:val="normal0"/>
        <w:rPr>
          <w:ins w:id="1374" w:author="Domagoj" w:date="2015-11-17T17:27:00Z"/>
        </w:rPr>
      </w:pPr>
      <w:ins w:id="1375" w:author="Domagoj" w:date="2015-11-17T17:27:00Z">
        <w:r>
          <w:t>Korisnik odabirom dodataka označava da se odabrani dodatak treba pridružiti jelu ako će odabrano jelo biti stavljeno u košaricu.</w:t>
        </w:r>
      </w:ins>
    </w:p>
    <w:p w14:paraId="16EC9401" w14:textId="3AE3864B" w:rsidR="00DD47BF" w:rsidRPr="00FF4729" w:rsidRDefault="00DD47BF" w:rsidP="00DD47BF">
      <w:pPr>
        <w:pStyle w:val="normal0"/>
        <w:jc w:val="center"/>
        <w:rPr>
          <w:ins w:id="1376" w:author="Domagoj" w:date="2015-11-17T17:27:00Z"/>
        </w:rPr>
      </w:pPr>
      <w:ins w:id="1377" w:author="Domagoj" w:date="2015-11-17T17:27:00Z">
        <w:r>
          <w:rPr>
            <w:noProof/>
          </w:rPr>
          <w:drawing>
            <wp:inline distT="0" distB="0" distL="0" distR="0" wp14:anchorId="67B73231" wp14:editId="23ACE540">
              <wp:extent cx="4314825" cy="2952750"/>
              <wp:effectExtent l="0" t="0" r="9525" b="0"/>
              <wp:docPr id="39" name="Picture 39" descr="DodavanjeDodataka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davanjeDodatakaSaStraniceJel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4825" cy="2952750"/>
                      </a:xfrm>
                      <a:prstGeom prst="rect">
                        <a:avLst/>
                      </a:prstGeom>
                      <a:noFill/>
                      <a:ln>
                        <a:noFill/>
                      </a:ln>
                    </pic:spPr>
                  </pic:pic>
                </a:graphicData>
              </a:graphic>
            </wp:inline>
          </w:drawing>
        </w:r>
      </w:ins>
    </w:p>
    <w:p w14:paraId="0CF6A9E8" w14:textId="77777777" w:rsidR="00DD47BF" w:rsidRPr="00DD47BF" w:rsidRDefault="00DD47BF" w:rsidP="00DD47BF">
      <w:pPr>
        <w:pStyle w:val="normal0"/>
        <w:jc w:val="center"/>
        <w:rPr>
          <w:ins w:id="1378" w:author="Domagoj" w:date="2015-11-17T17:27:00Z"/>
          <w:b/>
          <w:sz w:val="20"/>
          <w:rPrChange w:id="1379" w:author="Domagoj" w:date="2015-11-17T17:36:00Z">
            <w:rPr>
              <w:ins w:id="1380" w:author="Domagoj" w:date="2015-11-17T17:27:00Z"/>
              <w:b/>
            </w:rPr>
          </w:rPrChange>
        </w:rPr>
        <w:pPrChange w:id="1381" w:author="Domagoj" w:date="2015-11-17T17:36:00Z">
          <w:pPr>
            <w:pStyle w:val="normal0"/>
            <w:tabs>
              <w:tab w:val="left" w:pos="3468"/>
            </w:tabs>
            <w:jc w:val="center"/>
          </w:pPr>
        </w:pPrChange>
      </w:pPr>
      <w:ins w:id="1382" w:author="Domagoj" w:date="2015-11-17T17:27:00Z">
        <w:r w:rsidRPr="00DD47BF">
          <w:rPr>
            <w:b/>
            <w:sz w:val="20"/>
            <w:rPrChange w:id="1383" w:author="Domagoj" w:date="2015-11-17T17:36:00Z">
              <w:rPr>
                <w:b/>
              </w:rPr>
            </w:rPrChange>
          </w:rPr>
          <w:t>Slika 4.2.12 Obrazac upotrebe UC13 – DodavanjeDodatakaSaStraniceJela</w:t>
        </w:r>
      </w:ins>
    </w:p>
    <w:p w14:paraId="6DE0DDF4" w14:textId="77777777" w:rsidR="00DD47BF" w:rsidRDefault="00DD47BF" w:rsidP="00DD47BF">
      <w:pPr>
        <w:pStyle w:val="normal0"/>
        <w:tabs>
          <w:tab w:val="left" w:pos="3468"/>
        </w:tabs>
        <w:jc w:val="center"/>
        <w:rPr>
          <w:ins w:id="1384" w:author="Domagoj" w:date="2015-11-17T17:27:00Z"/>
          <w:b/>
        </w:rPr>
      </w:pPr>
    </w:p>
    <w:p w14:paraId="66AFCE14" w14:textId="77777777" w:rsidR="00DD47BF" w:rsidRDefault="00DD47BF" w:rsidP="00DD47BF">
      <w:pPr>
        <w:pStyle w:val="normal0"/>
        <w:tabs>
          <w:tab w:val="left" w:pos="3468"/>
        </w:tabs>
        <w:rPr>
          <w:ins w:id="1385" w:author="Domagoj" w:date="2015-11-17T17:27:00Z"/>
          <w:b/>
        </w:rPr>
      </w:pPr>
      <w:ins w:id="1386" w:author="Domagoj" w:date="2015-11-17T17:27:00Z">
        <w:r>
          <w:rPr>
            <w:b/>
          </w:rPr>
          <w:t xml:space="preserve">Obrazac upotrebe UC14 – </w:t>
        </w:r>
        <w:r w:rsidRPr="00FF4729">
          <w:rPr>
            <w:b/>
          </w:rPr>
          <w:t>PromjenaKolicineIzKošarice</w:t>
        </w:r>
      </w:ins>
    </w:p>
    <w:p w14:paraId="0181B999" w14:textId="77777777" w:rsidR="00DD47BF" w:rsidRDefault="00DD47BF" w:rsidP="00DD47BF">
      <w:pPr>
        <w:pStyle w:val="normal0"/>
        <w:tabs>
          <w:tab w:val="left" w:pos="3468"/>
        </w:tabs>
        <w:rPr>
          <w:ins w:id="1387" w:author="Domagoj" w:date="2015-11-17T17:27:00Z"/>
        </w:rPr>
      </w:pPr>
      <w:ins w:id="1388" w:author="Domagoj" w:date="2015-11-17T17:27:00Z">
        <w:r>
          <w:t>Korisnik promjenom količine jela šalje poslužitelju zahtjev za promjenom količine jela. Poslužitelj na zahtjev korisnika, mijenja količinu odabranog jela te ga obavještava o promjeni.</w:t>
        </w:r>
      </w:ins>
    </w:p>
    <w:p w14:paraId="68B9DE5F" w14:textId="08C4BC50" w:rsidR="00DD47BF" w:rsidRPr="00F33E26" w:rsidRDefault="00DD47BF" w:rsidP="00DD47BF">
      <w:pPr>
        <w:pStyle w:val="normal0"/>
        <w:tabs>
          <w:tab w:val="left" w:pos="3468"/>
        </w:tabs>
        <w:jc w:val="center"/>
        <w:rPr>
          <w:ins w:id="1389" w:author="Domagoj" w:date="2015-11-17T17:27:00Z"/>
        </w:rPr>
        <w:pPrChange w:id="1390" w:author="Domagoj" w:date="2015-11-17T17:34:00Z">
          <w:pPr>
            <w:pStyle w:val="normal0"/>
            <w:tabs>
              <w:tab w:val="left" w:pos="3468"/>
            </w:tabs>
          </w:pPr>
        </w:pPrChange>
      </w:pPr>
      <w:ins w:id="1391" w:author="Domagoj" w:date="2015-11-17T17:27:00Z">
        <w:r>
          <w:rPr>
            <w:noProof/>
          </w:rPr>
          <w:drawing>
            <wp:inline distT="0" distB="0" distL="0" distR="0" wp14:anchorId="7A0D6EBE" wp14:editId="7BD5ACD4">
              <wp:extent cx="5686425" cy="3819525"/>
              <wp:effectExtent l="0" t="0" r="9525" b="9525"/>
              <wp:docPr id="38" name="Picture 38" descr="PromjenaKolicineJelaIzKoš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mjenaKolicineJelaIzKošari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19525"/>
                      </a:xfrm>
                      <a:prstGeom prst="rect">
                        <a:avLst/>
                      </a:prstGeom>
                      <a:noFill/>
                      <a:ln>
                        <a:noFill/>
                      </a:ln>
                    </pic:spPr>
                  </pic:pic>
                </a:graphicData>
              </a:graphic>
            </wp:inline>
          </w:drawing>
        </w:r>
      </w:ins>
    </w:p>
    <w:p w14:paraId="3D94E0C4" w14:textId="77777777" w:rsidR="00DD47BF" w:rsidRPr="00DD47BF" w:rsidRDefault="00DD47BF" w:rsidP="00DD47BF">
      <w:pPr>
        <w:pStyle w:val="normal0"/>
        <w:jc w:val="center"/>
        <w:rPr>
          <w:ins w:id="1392" w:author="Domagoj" w:date="2015-11-17T17:27:00Z"/>
          <w:b/>
          <w:sz w:val="20"/>
          <w:rPrChange w:id="1393" w:author="Domagoj" w:date="2015-11-17T17:36:00Z">
            <w:rPr>
              <w:ins w:id="1394" w:author="Domagoj" w:date="2015-11-17T17:27:00Z"/>
              <w:b/>
            </w:rPr>
          </w:rPrChange>
        </w:rPr>
      </w:pPr>
      <w:ins w:id="1395" w:author="Domagoj" w:date="2015-11-17T17:27:00Z">
        <w:r w:rsidRPr="00DD47BF">
          <w:rPr>
            <w:b/>
            <w:sz w:val="20"/>
            <w:rPrChange w:id="1396" w:author="Domagoj" w:date="2015-11-17T17:36:00Z">
              <w:rPr>
                <w:b/>
              </w:rPr>
            </w:rPrChange>
          </w:rPr>
          <w:t>Slika 4.2.13 Obrazac upotrebe UC14 – PromjenaKoličineIzKošarice</w:t>
        </w:r>
      </w:ins>
    </w:p>
    <w:p w14:paraId="137FA6FB" w14:textId="77777777" w:rsidR="00DD47BF" w:rsidRDefault="00DD47BF" w:rsidP="00DD47BF">
      <w:pPr>
        <w:pStyle w:val="normal0"/>
        <w:jc w:val="center"/>
        <w:rPr>
          <w:ins w:id="1397" w:author="Domagoj" w:date="2015-11-17T17:27:00Z"/>
          <w:b/>
        </w:rPr>
      </w:pPr>
    </w:p>
    <w:p w14:paraId="2335B49E" w14:textId="77777777" w:rsidR="00DD47BF" w:rsidRDefault="00DD47BF" w:rsidP="00DD47BF">
      <w:pPr>
        <w:pStyle w:val="normal0"/>
        <w:jc w:val="center"/>
        <w:rPr>
          <w:ins w:id="1398" w:author="Domagoj" w:date="2015-11-17T17:27:00Z"/>
          <w:b/>
        </w:rPr>
      </w:pPr>
    </w:p>
    <w:p w14:paraId="5E5EC52C" w14:textId="77777777" w:rsidR="00DD47BF" w:rsidRDefault="00DD47BF" w:rsidP="00DD47BF">
      <w:pPr>
        <w:pStyle w:val="normal0"/>
        <w:jc w:val="center"/>
        <w:rPr>
          <w:ins w:id="1399" w:author="Domagoj" w:date="2015-11-17T17:27:00Z"/>
          <w:b/>
        </w:rPr>
      </w:pPr>
    </w:p>
    <w:p w14:paraId="74BF1687" w14:textId="77777777" w:rsidR="00DD47BF" w:rsidRDefault="00DD47BF" w:rsidP="00DD47BF">
      <w:pPr>
        <w:pStyle w:val="normal0"/>
        <w:rPr>
          <w:ins w:id="1400" w:author="Domagoj" w:date="2015-11-17T17:27:00Z"/>
          <w:b/>
        </w:rPr>
      </w:pPr>
      <w:ins w:id="1401" w:author="Domagoj" w:date="2015-11-17T17:27:00Z">
        <w:r>
          <w:rPr>
            <w:b/>
          </w:rPr>
          <w:lastRenderedPageBreak/>
          <w:t>Obrazac upotrebe UC15 – PromijenaKoličineSaStraniceJela</w:t>
        </w:r>
      </w:ins>
    </w:p>
    <w:p w14:paraId="61D0284F" w14:textId="77777777" w:rsidR="00DD47BF" w:rsidRDefault="00DD47BF" w:rsidP="00DD47BF">
      <w:pPr>
        <w:pStyle w:val="normal0"/>
        <w:rPr>
          <w:ins w:id="1402" w:author="Domagoj" w:date="2015-11-17T17:27:00Z"/>
        </w:rPr>
      </w:pPr>
      <w:ins w:id="1403" w:author="Domagoj" w:date="2015-11-17T17:27:00Z">
        <w:r>
          <w:t xml:space="preserve">Korisnik promjenom količine jela označava koliko treba jela staviti u košaricu ako će to jelo biti naručeno (Odabirom „Dodaj u košaricu“). </w:t>
        </w:r>
      </w:ins>
    </w:p>
    <w:p w14:paraId="09A754DD" w14:textId="2B7F7A34" w:rsidR="00DD47BF" w:rsidRPr="00F33E26" w:rsidRDefault="00DD47BF" w:rsidP="00DD47BF">
      <w:pPr>
        <w:pStyle w:val="normal0"/>
        <w:jc w:val="center"/>
        <w:rPr>
          <w:ins w:id="1404" w:author="Domagoj" w:date="2015-11-17T17:27:00Z"/>
        </w:rPr>
      </w:pPr>
      <w:ins w:id="1405" w:author="Domagoj" w:date="2015-11-17T17:27:00Z">
        <w:r>
          <w:rPr>
            <w:noProof/>
          </w:rPr>
          <w:drawing>
            <wp:inline distT="0" distB="0" distL="0" distR="0" wp14:anchorId="705E7345" wp14:editId="245ED7C0">
              <wp:extent cx="4314825" cy="3114675"/>
              <wp:effectExtent l="0" t="0" r="9525" b="9525"/>
              <wp:docPr id="37" name="Picture 37" descr="PromjenaKolićineSaStraniceJ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KolićineSaStraniceJ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4825" cy="3114675"/>
                      </a:xfrm>
                      <a:prstGeom prst="rect">
                        <a:avLst/>
                      </a:prstGeom>
                      <a:noFill/>
                      <a:ln>
                        <a:noFill/>
                      </a:ln>
                    </pic:spPr>
                  </pic:pic>
                </a:graphicData>
              </a:graphic>
            </wp:inline>
          </w:drawing>
        </w:r>
      </w:ins>
    </w:p>
    <w:p w14:paraId="736F66EB" w14:textId="77777777" w:rsidR="00DD47BF" w:rsidRPr="00DD47BF" w:rsidRDefault="00DD47BF" w:rsidP="00DD47BF">
      <w:pPr>
        <w:pStyle w:val="normal0"/>
        <w:jc w:val="center"/>
        <w:rPr>
          <w:ins w:id="1406" w:author="Domagoj" w:date="2015-11-17T17:27:00Z"/>
          <w:b/>
          <w:sz w:val="20"/>
          <w:rPrChange w:id="1407" w:author="Domagoj" w:date="2015-11-17T17:36:00Z">
            <w:rPr>
              <w:ins w:id="1408" w:author="Domagoj" w:date="2015-11-17T17:27:00Z"/>
              <w:b/>
            </w:rPr>
          </w:rPrChange>
        </w:rPr>
      </w:pPr>
      <w:ins w:id="1409" w:author="Domagoj" w:date="2015-11-17T17:27:00Z">
        <w:r w:rsidRPr="00DD47BF">
          <w:rPr>
            <w:b/>
            <w:sz w:val="20"/>
            <w:rPrChange w:id="1410" w:author="Domagoj" w:date="2015-11-17T17:36:00Z">
              <w:rPr>
                <w:b/>
              </w:rPr>
            </w:rPrChange>
          </w:rPr>
          <w:t>Slika 4.2.14 Obrazac upotrebe UC15 – PromijenaKoličineSaStraniceJela</w:t>
        </w:r>
      </w:ins>
    </w:p>
    <w:p w14:paraId="13CC2DE6" w14:textId="77777777" w:rsidR="00DD47BF" w:rsidRDefault="00DD47BF" w:rsidP="00DD47BF">
      <w:pPr>
        <w:pStyle w:val="normal0"/>
        <w:jc w:val="center"/>
        <w:rPr>
          <w:ins w:id="1411" w:author="Domagoj" w:date="2015-11-17T17:27:00Z"/>
          <w:b/>
        </w:rPr>
      </w:pPr>
    </w:p>
    <w:p w14:paraId="1B099305" w14:textId="77777777" w:rsidR="00DD47BF" w:rsidRDefault="00DD47BF" w:rsidP="00DD47BF">
      <w:pPr>
        <w:pStyle w:val="normal0"/>
        <w:rPr>
          <w:ins w:id="1412" w:author="Domagoj" w:date="2015-11-17T17:27:00Z"/>
          <w:b/>
        </w:rPr>
      </w:pPr>
      <w:ins w:id="1413" w:author="Domagoj" w:date="2015-11-17T17:27:00Z">
        <w:r>
          <w:rPr>
            <w:b/>
          </w:rPr>
          <w:t xml:space="preserve">Obrazac upotrebe UC16 – </w:t>
        </w:r>
        <w:r w:rsidRPr="00762B2F">
          <w:rPr>
            <w:b/>
          </w:rPr>
          <w:t>BrisanjeJelaIzKošarice</w:t>
        </w:r>
        <w:r>
          <w:rPr>
            <w:b/>
          </w:rPr>
          <w:t xml:space="preserve"> </w:t>
        </w:r>
      </w:ins>
    </w:p>
    <w:p w14:paraId="5959DEB6" w14:textId="77777777" w:rsidR="00DD47BF" w:rsidRDefault="00DD47BF" w:rsidP="00DD47BF">
      <w:pPr>
        <w:pStyle w:val="normal0"/>
        <w:rPr>
          <w:ins w:id="1414" w:author="Domagoj" w:date="2015-11-17T17:27:00Z"/>
        </w:rPr>
      </w:pPr>
      <w:ins w:id="1415" w:author="Domagoj" w:date="2015-11-17T17:27:00Z">
        <w:r>
          <w:t xml:space="preserve">Korisnik pritiskom tipke „Ukloni“ uklanja odabrano jelo iz košarice. Poslužitelj prima zahtjev, te uklanja jelo iz korisnikove košarice. </w:t>
        </w:r>
      </w:ins>
    </w:p>
    <w:p w14:paraId="67C1D949" w14:textId="6D9CC907" w:rsidR="00DD47BF" w:rsidRPr="00762B2F" w:rsidRDefault="00DD47BF" w:rsidP="00DD47BF">
      <w:pPr>
        <w:pStyle w:val="normal0"/>
        <w:jc w:val="center"/>
        <w:rPr>
          <w:ins w:id="1416" w:author="Domagoj" w:date="2015-11-17T17:27:00Z"/>
        </w:rPr>
        <w:pPrChange w:id="1417" w:author="Domagoj" w:date="2015-11-17T17:34:00Z">
          <w:pPr>
            <w:pStyle w:val="normal0"/>
          </w:pPr>
        </w:pPrChange>
      </w:pPr>
      <w:ins w:id="1418" w:author="Domagoj" w:date="2015-11-17T17:27:00Z">
        <w:r>
          <w:rPr>
            <w:noProof/>
          </w:rPr>
          <w:drawing>
            <wp:inline distT="0" distB="0" distL="0" distR="0" wp14:anchorId="72790ED5" wp14:editId="4EB0BF04">
              <wp:extent cx="5753100" cy="3933825"/>
              <wp:effectExtent l="0" t="0" r="0" b="9525"/>
              <wp:docPr id="36" name="Picture 36" descr="BrisanjeJelaIzKosa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isanjeJelaIzKosari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ins>
    </w:p>
    <w:p w14:paraId="12B9B850" w14:textId="77777777" w:rsidR="00DD47BF" w:rsidRPr="00DD47BF" w:rsidRDefault="00DD47BF" w:rsidP="00DD47BF">
      <w:pPr>
        <w:pStyle w:val="normal0"/>
        <w:jc w:val="center"/>
        <w:rPr>
          <w:ins w:id="1419" w:author="Domagoj" w:date="2015-11-17T17:27:00Z"/>
          <w:b/>
          <w:sz w:val="20"/>
          <w:rPrChange w:id="1420" w:author="Domagoj" w:date="2015-11-17T17:35:00Z">
            <w:rPr>
              <w:ins w:id="1421" w:author="Domagoj" w:date="2015-11-17T17:27:00Z"/>
              <w:b/>
            </w:rPr>
          </w:rPrChange>
        </w:rPr>
      </w:pPr>
      <w:ins w:id="1422" w:author="Domagoj" w:date="2015-11-17T17:27:00Z">
        <w:r w:rsidRPr="00DD47BF">
          <w:rPr>
            <w:b/>
            <w:sz w:val="20"/>
            <w:rPrChange w:id="1423" w:author="Domagoj" w:date="2015-11-17T17:35:00Z">
              <w:rPr>
                <w:b/>
              </w:rPr>
            </w:rPrChange>
          </w:rPr>
          <w:t>Slika 4.2.15 Obrazac upotrebe UC16 – BrisanjeJelaIzKošarice</w:t>
        </w:r>
      </w:ins>
    </w:p>
    <w:p w14:paraId="79E09306" w14:textId="77777777" w:rsidR="00DD47BF" w:rsidRDefault="00DD47BF" w:rsidP="00DD47BF">
      <w:pPr>
        <w:pStyle w:val="normal0"/>
        <w:jc w:val="center"/>
        <w:rPr>
          <w:ins w:id="1424" w:author="Domagoj" w:date="2015-11-17T17:27:00Z"/>
          <w:b/>
        </w:rPr>
      </w:pPr>
    </w:p>
    <w:p w14:paraId="377555B3" w14:textId="77777777" w:rsidR="00DD47BF" w:rsidRDefault="00DD47BF" w:rsidP="00DD47BF">
      <w:pPr>
        <w:pStyle w:val="normal0"/>
        <w:rPr>
          <w:ins w:id="1425" w:author="Domagoj" w:date="2015-11-17T17:27:00Z"/>
          <w:b/>
        </w:rPr>
      </w:pPr>
      <w:ins w:id="1426" w:author="Domagoj" w:date="2015-11-17T17:27:00Z">
        <w:r>
          <w:rPr>
            <w:b/>
          </w:rPr>
          <w:lastRenderedPageBreak/>
          <w:t xml:space="preserve">Obrazac upotrebe UC17 – </w:t>
        </w:r>
        <w:r w:rsidRPr="00A85E33">
          <w:rPr>
            <w:b/>
          </w:rPr>
          <w:t>PotvrdivanjeNarudžbe</w:t>
        </w:r>
      </w:ins>
    </w:p>
    <w:p w14:paraId="2B658C12" w14:textId="27440CE4" w:rsidR="00DD47BF" w:rsidRPr="00A85E33" w:rsidRDefault="00DD47BF" w:rsidP="00DD47BF">
      <w:pPr>
        <w:pStyle w:val="normal0"/>
        <w:jc w:val="center"/>
        <w:rPr>
          <w:ins w:id="1427" w:author="Domagoj" w:date="2015-11-17T17:27:00Z"/>
        </w:rPr>
        <w:pPrChange w:id="1428" w:author="Domagoj" w:date="2015-11-17T17:34:00Z">
          <w:pPr>
            <w:pStyle w:val="normal0"/>
          </w:pPr>
        </w:pPrChange>
      </w:pPr>
      <w:ins w:id="1429" w:author="Domagoj" w:date="2015-11-17T17:27:00Z">
        <w:r w:rsidRPr="00A85E33">
          <w:t xml:space="preserve">Korisnik </w:t>
        </w:r>
        <w:r>
          <w:t xml:space="preserve">pritiskom na tipku „Potvrda narudžbe“ šalje zahtjev poslužitelju o narudžbi. Poslužitelj šalje narudžbu dijelatniku na stranicu narudžbi. Dijelatnik potvrđuje ili odbija narudžbu. Ukoliko dijelatnik potvrdi naruđbu ona se sprema u bazu i šalje se potvrda korisniku. U slučaju odbijanja narudžbe korisnik se obavještava o odbijanju narudžbe. </w:t>
        </w:r>
        <w:r>
          <w:rPr>
            <w:noProof/>
          </w:rPr>
          <w:drawing>
            <wp:inline distT="0" distB="0" distL="0" distR="0" wp14:anchorId="293AE975" wp14:editId="4914350D">
              <wp:extent cx="5762625" cy="3219450"/>
              <wp:effectExtent l="0" t="0" r="9525" b="0"/>
              <wp:docPr id="35" name="Picture 35" descr="Potvrđiv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tvrđivanjeNarudžb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ins>
    </w:p>
    <w:p w14:paraId="71BB526C" w14:textId="77777777" w:rsidR="00DD47BF" w:rsidRPr="00DD47BF" w:rsidRDefault="00DD47BF" w:rsidP="00DD47BF">
      <w:pPr>
        <w:pStyle w:val="normal0"/>
        <w:jc w:val="center"/>
        <w:rPr>
          <w:ins w:id="1430" w:author="Domagoj" w:date="2015-11-17T17:27:00Z"/>
          <w:b/>
          <w:sz w:val="20"/>
          <w:rPrChange w:id="1431" w:author="Domagoj" w:date="2015-11-17T17:35:00Z">
            <w:rPr>
              <w:ins w:id="1432" w:author="Domagoj" w:date="2015-11-17T17:27:00Z"/>
              <w:b/>
            </w:rPr>
          </w:rPrChange>
        </w:rPr>
      </w:pPr>
      <w:ins w:id="1433" w:author="Domagoj" w:date="2015-11-17T17:27:00Z">
        <w:r w:rsidRPr="00DD47BF">
          <w:rPr>
            <w:b/>
            <w:sz w:val="20"/>
            <w:rPrChange w:id="1434" w:author="Domagoj" w:date="2015-11-17T17:35:00Z">
              <w:rPr>
                <w:b/>
              </w:rPr>
            </w:rPrChange>
          </w:rPr>
          <w:t>Slika 4.2.16 -- Obrazac upotrebe UC17 – PotvrdivanjeNarudžbe</w:t>
        </w:r>
      </w:ins>
    </w:p>
    <w:p w14:paraId="3A55E8CE" w14:textId="77777777" w:rsidR="00DD47BF" w:rsidRDefault="00DD47BF" w:rsidP="00DD47BF">
      <w:pPr>
        <w:pStyle w:val="normal0"/>
        <w:jc w:val="center"/>
        <w:rPr>
          <w:ins w:id="1435" w:author="Domagoj" w:date="2015-11-17T17:27:00Z"/>
          <w:b/>
        </w:rPr>
      </w:pPr>
    </w:p>
    <w:p w14:paraId="0CD0EC26" w14:textId="77777777" w:rsidR="00DD47BF" w:rsidRDefault="00DD47BF" w:rsidP="00DD47BF">
      <w:pPr>
        <w:pStyle w:val="normal0"/>
        <w:rPr>
          <w:ins w:id="1436" w:author="Domagoj" w:date="2015-11-17T17:27:00Z"/>
          <w:b/>
        </w:rPr>
      </w:pPr>
      <w:ins w:id="1437" w:author="Domagoj" w:date="2015-11-17T17:27:00Z">
        <w:r>
          <w:rPr>
            <w:b/>
          </w:rPr>
          <w:t>Obrazac upotrebe UC18 i UC19 – UnosKomentara</w:t>
        </w:r>
      </w:ins>
    </w:p>
    <w:p w14:paraId="460021F4" w14:textId="77777777" w:rsidR="00DD47BF" w:rsidRPr="006C7D03" w:rsidRDefault="00DD47BF" w:rsidP="00DD47BF">
      <w:pPr>
        <w:pStyle w:val="normal0"/>
        <w:rPr>
          <w:ins w:id="1438" w:author="Domagoj" w:date="2015-11-17T17:27:00Z"/>
        </w:rPr>
      </w:pPr>
      <w:ins w:id="1439" w:author="Domagoj" w:date="2015-11-17T17:27:00Z">
        <w:r>
          <w:t>Korisnik ispunjava formular komentara. Pritiskom na tipku „Komentiraj“  se prvo pokreće provjera ispravnosti komentara. Ukoliko komentar nije ispravan traži se ispravak unosa. Kada se unese ispravan komentar šalje se zahtjev poslužitelju za spremanje komentara. Poslušitelj sprema komentar u bazu i obavještava korisnika o spremljenom komentaru.</w:t>
        </w:r>
      </w:ins>
    </w:p>
    <w:p w14:paraId="0E2377AB" w14:textId="2A04B523" w:rsidR="00DD47BF" w:rsidRDefault="00DD47BF" w:rsidP="00DD47BF">
      <w:pPr>
        <w:pStyle w:val="normal0"/>
        <w:jc w:val="center"/>
        <w:rPr>
          <w:ins w:id="1440" w:author="Domagoj" w:date="2015-11-17T17:27:00Z"/>
          <w:b/>
        </w:rPr>
        <w:pPrChange w:id="1441" w:author="Domagoj" w:date="2015-11-17T17:34:00Z">
          <w:pPr>
            <w:pStyle w:val="normal0"/>
          </w:pPr>
        </w:pPrChange>
      </w:pPr>
      <w:ins w:id="1442" w:author="Domagoj" w:date="2015-11-17T17:27:00Z">
        <w:r>
          <w:rPr>
            <w:b/>
            <w:noProof/>
          </w:rPr>
          <w:drawing>
            <wp:inline distT="0" distB="0" distL="0" distR="0" wp14:anchorId="541AEC85" wp14:editId="3036310E">
              <wp:extent cx="5753100" cy="2933700"/>
              <wp:effectExtent l="0" t="0" r="0" b="0"/>
              <wp:docPr id="33" name="Picture 33" descr="UnosKoment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osKomentar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ins>
    </w:p>
    <w:p w14:paraId="01B28F6D" w14:textId="77777777" w:rsidR="00DD47BF" w:rsidRPr="00DD47BF" w:rsidRDefault="00DD47BF" w:rsidP="00DD47BF">
      <w:pPr>
        <w:pStyle w:val="normal0"/>
        <w:jc w:val="center"/>
        <w:rPr>
          <w:ins w:id="1443" w:author="Domagoj" w:date="2015-11-17T17:27:00Z"/>
          <w:b/>
          <w:sz w:val="20"/>
          <w:rPrChange w:id="1444" w:author="Domagoj" w:date="2015-11-17T17:35:00Z">
            <w:rPr>
              <w:ins w:id="1445" w:author="Domagoj" w:date="2015-11-17T17:27:00Z"/>
              <w:b/>
            </w:rPr>
          </w:rPrChange>
        </w:rPr>
      </w:pPr>
      <w:ins w:id="1446" w:author="Domagoj" w:date="2015-11-17T17:27:00Z">
        <w:r w:rsidRPr="00DD47BF">
          <w:rPr>
            <w:b/>
            <w:sz w:val="20"/>
            <w:rPrChange w:id="1447" w:author="Domagoj" w:date="2015-11-17T17:35:00Z">
              <w:rPr>
                <w:b/>
              </w:rPr>
            </w:rPrChange>
          </w:rPr>
          <w:t xml:space="preserve">Slika 4.2.17 – Obrazac upotrebe UC18 i UC19 – UnosKomentara </w:t>
        </w:r>
      </w:ins>
    </w:p>
    <w:p w14:paraId="71972842" w14:textId="77777777" w:rsidR="00DD47BF" w:rsidRDefault="00DD47BF" w:rsidP="00DD47BF">
      <w:pPr>
        <w:pStyle w:val="Normal1"/>
        <w:rPr>
          <w:ins w:id="1448" w:author="Domagoj" w:date="2015-11-17T17:29:00Z"/>
          <w:b/>
        </w:rPr>
      </w:pPr>
      <w:ins w:id="1449" w:author="Domagoj" w:date="2015-11-17T17:27:00Z">
        <w:r w:rsidRPr="00A85E33">
          <w:br w:type="page"/>
        </w:r>
      </w:ins>
      <w:ins w:id="1450" w:author="Domagoj" w:date="2015-11-17T17:29:00Z">
        <w:r>
          <w:rPr>
            <w:b/>
          </w:rPr>
          <w:lastRenderedPageBreak/>
          <w:t>Obrazac upotrebe UC20 – Kontakti</w:t>
        </w:r>
      </w:ins>
    </w:p>
    <w:p w14:paraId="4EF05121" w14:textId="77777777" w:rsidR="00DD47BF" w:rsidRDefault="00DD47BF" w:rsidP="00DD47BF">
      <w:pPr>
        <w:pStyle w:val="Normal1"/>
        <w:rPr>
          <w:ins w:id="1451" w:author="Domagoj" w:date="2015-11-17T17:29:00Z"/>
          <w:b/>
        </w:rPr>
      </w:pPr>
    </w:p>
    <w:p w14:paraId="74654137" w14:textId="77777777" w:rsidR="00DD47BF" w:rsidRDefault="00DD47BF" w:rsidP="00DD47BF">
      <w:pPr>
        <w:rPr>
          <w:ins w:id="1452" w:author="Domagoj" w:date="2015-11-17T17:29:00Z"/>
        </w:rPr>
      </w:pPr>
      <w:ins w:id="1453" w:author="Domagoj" w:date="2015-11-17T17:29:00Z">
        <w:r>
          <w:t>Korisnik pritišće karticu „Kontakti“, te ga zatim poslužitelj preusmjeruje na stranicu s kontaktima.</w:t>
        </w:r>
      </w:ins>
    </w:p>
    <w:p w14:paraId="6B83E033" w14:textId="688D5011" w:rsidR="00DD47BF" w:rsidRDefault="00DD47BF" w:rsidP="00DD47BF">
      <w:pPr>
        <w:jc w:val="center"/>
        <w:rPr>
          <w:ins w:id="1454" w:author="Domagoj" w:date="2015-11-17T17:29:00Z"/>
        </w:rPr>
        <w:pPrChange w:id="1455" w:author="Domagoj" w:date="2015-11-17T17:33:00Z">
          <w:pPr/>
        </w:pPrChange>
      </w:pPr>
      <w:ins w:id="1456" w:author="Domagoj" w:date="2015-11-17T17:31:00Z">
        <w:r>
          <w:rPr>
            <w:noProof/>
          </w:rPr>
          <w:drawing>
            <wp:inline distT="0" distB="0" distL="0" distR="0" wp14:anchorId="104585C1" wp14:editId="15A17443">
              <wp:extent cx="4723809" cy="3295238"/>
              <wp:effectExtent l="0" t="0" r="63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ontakti.png"/>
                      <pic:cNvPicPr/>
                    </pic:nvPicPr>
                    <pic:blipFill>
                      <a:blip r:embed="rId47">
                        <a:extLst>
                          <a:ext uri="{28A0092B-C50C-407E-A947-70E740481C1C}">
                            <a14:useLocalDpi xmlns:a14="http://schemas.microsoft.com/office/drawing/2010/main" val="0"/>
                          </a:ext>
                        </a:extLst>
                      </a:blip>
                      <a:stretch>
                        <a:fillRect/>
                      </a:stretch>
                    </pic:blipFill>
                    <pic:spPr>
                      <a:xfrm>
                        <a:off x="0" y="0"/>
                        <a:ext cx="4723809" cy="3295238"/>
                      </a:xfrm>
                      <a:prstGeom prst="rect">
                        <a:avLst/>
                      </a:prstGeom>
                    </pic:spPr>
                  </pic:pic>
                </a:graphicData>
              </a:graphic>
            </wp:inline>
          </w:drawing>
        </w:r>
      </w:ins>
    </w:p>
    <w:p w14:paraId="68B1CE44" w14:textId="5DAD455C" w:rsidR="00DD47BF" w:rsidRPr="00DD47BF" w:rsidRDefault="00DD47BF" w:rsidP="00DD47BF">
      <w:pPr>
        <w:jc w:val="center"/>
        <w:rPr>
          <w:ins w:id="1457" w:author="Domagoj" w:date="2015-11-17T17:29:00Z"/>
          <w:b/>
          <w:sz w:val="20"/>
          <w:rPrChange w:id="1458" w:author="Domagoj" w:date="2015-11-17T17:30:00Z">
            <w:rPr>
              <w:ins w:id="1459" w:author="Domagoj" w:date="2015-11-17T17:29:00Z"/>
              <w:b/>
            </w:rPr>
          </w:rPrChange>
        </w:rPr>
        <w:pPrChange w:id="1460" w:author="Domagoj" w:date="2015-11-17T17:30:00Z">
          <w:pPr/>
        </w:pPrChange>
      </w:pPr>
      <w:ins w:id="1461" w:author="Domagoj" w:date="2015-11-17T17:29:00Z">
        <w:r w:rsidRPr="00077536">
          <w:rPr>
            <w:b/>
            <w:sz w:val="20"/>
          </w:rPr>
          <w:t>Slika 4.2.18 – Obrazac uporabe UC20 – Kontakti</w:t>
        </w:r>
      </w:ins>
    </w:p>
    <w:p w14:paraId="72F312BA" w14:textId="77777777" w:rsidR="00DD47BF" w:rsidRDefault="00DD47BF" w:rsidP="00DD47BF">
      <w:pPr>
        <w:rPr>
          <w:ins w:id="1462" w:author="Domagoj" w:date="2015-11-17T17:29:00Z"/>
          <w:b/>
        </w:rPr>
      </w:pPr>
      <w:ins w:id="1463" w:author="Domagoj" w:date="2015-11-17T17:29:00Z">
        <w:r>
          <w:rPr>
            <w:b/>
          </w:rPr>
          <w:t>Obrazac upotrebe UC21 – AdminStranice</w:t>
        </w:r>
      </w:ins>
    </w:p>
    <w:p w14:paraId="722267E6" w14:textId="77777777" w:rsidR="00DD47BF" w:rsidRDefault="00DD47BF" w:rsidP="00DD47BF">
      <w:pPr>
        <w:rPr>
          <w:ins w:id="1464" w:author="Domagoj" w:date="2015-11-17T17:29:00Z"/>
        </w:rPr>
      </w:pPr>
    </w:p>
    <w:p w14:paraId="2CF8C5FC" w14:textId="77777777" w:rsidR="00DD47BF" w:rsidRDefault="00DD47BF" w:rsidP="00DD47BF">
      <w:pPr>
        <w:rPr>
          <w:ins w:id="1465" w:author="Domagoj" w:date="2015-11-17T17:29:00Z"/>
        </w:rPr>
      </w:pPr>
      <w:ins w:id="1466" w:author="Domagoj" w:date="2015-11-17T17:29:00Z">
        <w:r>
          <w:t>Vlasnik ili djelatnik pritisne na gumb „Izbornik“. Otvori se prozorčić sa linkovima u kojem vlasnik/djelatnik odabere link za administrativnu stranicu. Poslužitelj preusmjerava vlasnika/djelatnika na administrativnu stranicu.</w:t>
        </w:r>
      </w:ins>
    </w:p>
    <w:p w14:paraId="5ED02FE2" w14:textId="5317010C" w:rsidR="00DD47BF" w:rsidRDefault="00DD47BF" w:rsidP="00DD47BF">
      <w:pPr>
        <w:jc w:val="center"/>
        <w:rPr>
          <w:ins w:id="1467" w:author="Domagoj" w:date="2015-11-17T17:29:00Z"/>
        </w:rPr>
        <w:pPrChange w:id="1468" w:author="Domagoj" w:date="2015-11-17T17:33:00Z">
          <w:pPr/>
        </w:pPrChange>
      </w:pPr>
      <w:ins w:id="1469" w:author="Domagoj" w:date="2015-11-17T17:32:00Z">
        <w:r>
          <w:rPr>
            <w:noProof/>
          </w:rPr>
          <w:drawing>
            <wp:inline distT="0" distB="0" distL="0" distR="0" wp14:anchorId="34901149" wp14:editId="55392AC3">
              <wp:extent cx="5760085" cy="36099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minStranice.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3609975"/>
                      </a:xfrm>
                      <a:prstGeom prst="rect">
                        <a:avLst/>
                      </a:prstGeom>
                    </pic:spPr>
                  </pic:pic>
                </a:graphicData>
              </a:graphic>
            </wp:inline>
          </w:drawing>
        </w:r>
      </w:ins>
    </w:p>
    <w:p w14:paraId="73C9DB0C" w14:textId="77777777" w:rsidR="00DD47BF" w:rsidRDefault="00DD47BF" w:rsidP="00DD47BF">
      <w:pPr>
        <w:jc w:val="center"/>
        <w:rPr>
          <w:ins w:id="1470" w:author="Domagoj" w:date="2015-11-17T17:29:00Z"/>
          <w:b/>
          <w:sz w:val="20"/>
        </w:rPr>
      </w:pPr>
      <w:ins w:id="1471" w:author="Domagoj" w:date="2015-11-17T17:29:00Z">
        <w:r w:rsidRPr="000143B8">
          <w:rPr>
            <w:b/>
            <w:sz w:val="20"/>
          </w:rPr>
          <w:t>Slika 4.2.19.</w:t>
        </w:r>
        <w:r>
          <w:rPr>
            <w:b/>
            <w:sz w:val="20"/>
          </w:rPr>
          <w:t xml:space="preserve"> – Obrazac uporabe UC21 – AdminStranice</w:t>
        </w:r>
      </w:ins>
    </w:p>
    <w:p w14:paraId="04791E78" w14:textId="77777777" w:rsidR="00DD47BF" w:rsidRDefault="00DD47BF" w:rsidP="00DD47BF">
      <w:pPr>
        <w:rPr>
          <w:ins w:id="1472" w:author="Domagoj" w:date="2015-11-17T17:29:00Z"/>
          <w:b/>
        </w:rPr>
      </w:pPr>
      <w:ins w:id="1473" w:author="Domagoj" w:date="2015-11-17T17:29:00Z">
        <w:r>
          <w:rPr>
            <w:b/>
          </w:rPr>
          <w:lastRenderedPageBreak/>
          <w:t>Obrazac upotrebe UC22 – Narudžba</w:t>
        </w:r>
      </w:ins>
    </w:p>
    <w:p w14:paraId="3592899C" w14:textId="77777777" w:rsidR="00DD47BF" w:rsidRDefault="00DD47BF" w:rsidP="00DD47BF">
      <w:pPr>
        <w:rPr>
          <w:ins w:id="1474" w:author="Domagoj" w:date="2015-11-17T17:29:00Z"/>
          <w:b/>
          <w:szCs w:val="24"/>
        </w:rPr>
      </w:pPr>
    </w:p>
    <w:p w14:paraId="51B5E47E" w14:textId="77777777" w:rsidR="00DD47BF" w:rsidRDefault="00DD47BF" w:rsidP="00DD47BF">
      <w:pPr>
        <w:rPr>
          <w:ins w:id="1475" w:author="Domagoj" w:date="2015-11-17T17:29:00Z"/>
          <w:szCs w:val="24"/>
        </w:rPr>
      </w:pPr>
      <w:ins w:id="1476" w:author="Domagoj" w:date="2015-11-17T17:29:00Z">
        <w:r>
          <w:rPr>
            <w:szCs w:val="24"/>
          </w:rPr>
          <w:t>Vlasnik ili djelatnik pritišće karticu „Pregled narudžbi“, te ga zatim poslužitelj preusmjeruje na stranicu s narudžbama.</w:t>
        </w:r>
      </w:ins>
    </w:p>
    <w:p w14:paraId="4A0BA6EA" w14:textId="2F823E4F" w:rsidR="00DD47BF" w:rsidRDefault="00DD47BF" w:rsidP="00DD47BF">
      <w:pPr>
        <w:jc w:val="center"/>
        <w:rPr>
          <w:ins w:id="1477" w:author="Domagoj" w:date="2015-11-17T17:29:00Z"/>
          <w:szCs w:val="24"/>
        </w:rPr>
        <w:pPrChange w:id="1478" w:author="Domagoj" w:date="2015-11-17T17:33:00Z">
          <w:pPr/>
        </w:pPrChange>
      </w:pPr>
      <w:ins w:id="1479" w:author="Domagoj" w:date="2015-11-17T17:33:00Z">
        <w:r>
          <w:rPr>
            <w:noProof/>
            <w:szCs w:val="24"/>
          </w:rPr>
          <w:drawing>
            <wp:inline distT="0" distB="0" distL="0" distR="0" wp14:anchorId="329D2408" wp14:editId="62F7BA36">
              <wp:extent cx="4885714" cy="363809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Narudžba.png"/>
                      <pic:cNvPicPr/>
                    </pic:nvPicPr>
                    <pic:blipFill>
                      <a:blip r:embed="rId49">
                        <a:extLst>
                          <a:ext uri="{28A0092B-C50C-407E-A947-70E740481C1C}">
                            <a14:useLocalDpi xmlns:a14="http://schemas.microsoft.com/office/drawing/2010/main" val="0"/>
                          </a:ext>
                        </a:extLst>
                      </a:blip>
                      <a:stretch>
                        <a:fillRect/>
                      </a:stretch>
                    </pic:blipFill>
                    <pic:spPr>
                      <a:xfrm>
                        <a:off x="0" y="0"/>
                        <a:ext cx="4885714" cy="3638095"/>
                      </a:xfrm>
                      <a:prstGeom prst="rect">
                        <a:avLst/>
                      </a:prstGeom>
                    </pic:spPr>
                  </pic:pic>
                </a:graphicData>
              </a:graphic>
            </wp:inline>
          </w:drawing>
        </w:r>
      </w:ins>
    </w:p>
    <w:p w14:paraId="3C0F437D" w14:textId="77777777" w:rsidR="00DD47BF" w:rsidRDefault="00DD47BF" w:rsidP="00DD47BF">
      <w:pPr>
        <w:jc w:val="center"/>
        <w:rPr>
          <w:ins w:id="1480" w:author="Domagoj" w:date="2015-11-17T17:29:00Z"/>
          <w:b/>
          <w:sz w:val="20"/>
        </w:rPr>
      </w:pPr>
      <w:ins w:id="1481" w:author="Domagoj" w:date="2015-11-17T17:29:00Z">
        <w:r>
          <w:rPr>
            <w:b/>
            <w:sz w:val="20"/>
          </w:rPr>
          <w:t>Slika 4.2.20 – Obrazac uporabe UC22 – Narudžba</w:t>
        </w:r>
      </w:ins>
    </w:p>
    <w:p w14:paraId="309CDC24" w14:textId="77777777" w:rsidR="00DD47BF" w:rsidRDefault="00DD47BF" w:rsidP="00DD47BF">
      <w:pPr>
        <w:rPr>
          <w:ins w:id="1482" w:author="Domagoj" w:date="2015-11-17T17:29:00Z"/>
          <w:b/>
          <w:sz w:val="20"/>
        </w:rPr>
      </w:pPr>
    </w:p>
    <w:p w14:paraId="42125CA2" w14:textId="7FB45D58" w:rsidR="00DD47BF" w:rsidRDefault="00DD47BF" w:rsidP="00DD47BF">
      <w:pPr>
        <w:rPr>
          <w:ins w:id="1483" w:author="Domagoj" w:date="2015-11-17T17:29:00Z"/>
          <w:b/>
          <w:szCs w:val="24"/>
        </w:rPr>
      </w:pPr>
      <w:ins w:id="1484" w:author="Domagoj" w:date="2015-11-17T17:29:00Z">
        <w:r>
          <w:rPr>
            <w:b/>
            <w:szCs w:val="24"/>
          </w:rPr>
          <w:t>Obrazac upotrebe UC 23 – PotvrdaZaprimljeneNarudžbe</w:t>
        </w:r>
      </w:ins>
    </w:p>
    <w:p w14:paraId="55787D41" w14:textId="77777777" w:rsidR="00DD47BF" w:rsidRDefault="00DD47BF" w:rsidP="00DD47BF">
      <w:pPr>
        <w:rPr>
          <w:ins w:id="1485" w:author="Domagoj" w:date="2015-11-17T17:29:00Z"/>
          <w:szCs w:val="24"/>
        </w:rPr>
      </w:pPr>
      <w:ins w:id="1486" w:author="Domagoj" w:date="2015-11-17T17:29:00Z">
        <w:r>
          <w:rPr>
            <w:szCs w:val="24"/>
          </w:rPr>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vlasniku/djelatniku koja uklanja narudžbu sa liste narudžbi.</w:t>
        </w:r>
      </w:ins>
    </w:p>
    <w:p w14:paraId="0A6A0E9E" w14:textId="639731D6" w:rsidR="00DD47BF" w:rsidRDefault="00DD47BF" w:rsidP="00DD47BF">
      <w:pPr>
        <w:jc w:val="center"/>
        <w:rPr>
          <w:ins w:id="1487" w:author="Domagoj" w:date="2015-11-17T17:29:00Z"/>
          <w:szCs w:val="24"/>
        </w:rPr>
        <w:pPrChange w:id="1488" w:author="Domagoj" w:date="2015-11-17T17:33:00Z">
          <w:pPr/>
        </w:pPrChange>
      </w:pPr>
      <w:ins w:id="1489" w:author="Domagoj" w:date="2015-11-17T17:29:00Z">
        <w:r>
          <w:rPr>
            <w:noProof/>
            <w:szCs w:val="24"/>
          </w:rPr>
          <w:drawing>
            <wp:inline distT="0" distB="0" distL="0" distR="0" wp14:anchorId="734F9648" wp14:editId="0B9BF29B">
              <wp:extent cx="5753100" cy="3162300"/>
              <wp:effectExtent l="0" t="0" r="0" b="0"/>
              <wp:docPr id="55" name="Picture 55" descr="PotvrdaZaprimljen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tvrdaZaprimljeneNarudžb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ins>
    </w:p>
    <w:p w14:paraId="21BF7B5F" w14:textId="77777777" w:rsidR="00DD47BF" w:rsidRDefault="00DD47BF" w:rsidP="00DD47BF">
      <w:pPr>
        <w:jc w:val="center"/>
        <w:rPr>
          <w:ins w:id="1490" w:author="Domagoj" w:date="2015-11-17T17:29:00Z"/>
          <w:b/>
          <w:sz w:val="20"/>
        </w:rPr>
      </w:pPr>
      <w:ins w:id="1491" w:author="Domagoj" w:date="2015-11-17T17:29:00Z">
        <w:r>
          <w:rPr>
            <w:b/>
            <w:sz w:val="20"/>
          </w:rPr>
          <w:t>Slika 4.2.21 – Obrazac uporabe UC23 – PotvrdaZaprimljeneNarudžbe</w:t>
        </w:r>
      </w:ins>
    </w:p>
    <w:p w14:paraId="198D1431" w14:textId="4E9A0BB2" w:rsidR="00DD47BF" w:rsidRDefault="00DD47BF" w:rsidP="00DD47BF">
      <w:pPr>
        <w:rPr>
          <w:ins w:id="1492" w:author="Domagoj" w:date="2015-11-17T17:29:00Z"/>
          <w:b/>
          <w:szCs w:val="24"/>
        </w:rPr>
      </w:pPr>
      <w:ins w:id="1493" w:author="Domagoj" w:date="2015-11-17T17:29:00Z">
        <w:r>
          <w:rPr>
            <w:b/>
            <w:szCs w:val="24"/>
          </w:rPr>
          <w:lastRenderedPageBreak/>
          <w:t>Obrazac uporabe UC24 – OdbijanjeNarudžbe</w:t>
        </w:r>
      </w:ins>
    </w:p>
    <w:p w14:paraId="544C5A24" w14:textId="77777777" w:rsidR="00DD47BF" w:rsidRDefault="00DD47BF" w:rsidP="00DD47BF">
      <w:pPr>
        <w:rPr>
          <w:ins w:id="1494" w:author="Domagoj" w:date="2015-11-17T17:29:00Z"/>
          <w:szCs w:val="24"/>
        </w:rPr>
      </w:pPr>
      <w:ins w:id="1495" w:author="Domagoj" w:date="2015-11-17T17:29:00Z">
        <w:r>
          <w:rPr>
            <w:szCs w:val="24"/>
          </w:rPr>
          <w:t>Vlasnik ili djelatnik odabere narudžbu koji želi odbiti. Pritiskom na gumb „Odbij“ šalje se poslužitelju poruka koja sadrži narudžbu koju treba odbiti. Kada poslužitelj primi poruku, on šalje vlasniku/djelatniku poruku kojoj se narudžba uklanja sa liste narudžbi.</w:t>
        </w:r>
      </w:ins>
    </w:p>
    <w:p w14:paraId="102AF5B7" w14:textId="43177C41" w:rsidR="00DD47BF" w:rsidRDefault="006612DF" w:rsidP="006612DF">
      <w:pPr>
        <w:jc w:val="center"/>
        <w:rPr>
          <w:ins w:id="1496" w:author="Domagoj" w:date="2015-11-17T17:29:00Z"/>
          <w:szCs w:val="24"/>
        </w:rPr>
        <w:pPrChange w:id="1497" w:author="Domagoj" w:date="2015-11-17T17:38:00Z">
          <w:pPr/>
        </w:pPrChange>
      </w:pPr>
      <w:ins w:id="1498" w:author="Domagoj" w:date="2015-11-17T17:38:00Z">
        <w:r>
          <w:rPr>
            <w:noProof/>
            <w:szCs w:val="24"/>
          </w:rPr>
          <w:drawing>
            <wp:inline distT="0" distB="0" distL="0" distR="0" wp14:anchorId="7706A758" wp14:editId="1D28BA96">
              <wp:extent cx="5351780" cy="3152775"/>
              <wp:effectExtent l="0" t="0" r="127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dbijanjeNarudžbe.png"/>
                      <pic:cNvPicPr/>
                    </pic:nvPicPr>
                    <pic:blipFill>
                      <a:blip r:embed="rId51">
                        <a:extLst>
                          <a:ext uri="{28A0092B-C50C-407E-A947-70E740481C1C}">
                            <a14:useLocalDpi xmlns:a14="http://schemas.microsoft.com/office/drawing/2010/main" val="0"/>
                          </a:ext>
                        </a:extLst>
                      </a:blip>
                      <a:stretch>
                        <a:fillRect/>
                      </a:stretch>
                    </pic:blipFill>
                    <pic:spPr>
                      <a:xfrm>
                        <a:off x="0" y="0"/>
                        <a:ext cx="5352390" cy="3153134"/>
                      </a:xfrm>
                      <a:prstGeom prst="rect">
                        <a:avLst/>
                      </a:prstGeom>
                    </pic:spPr>
                  </pic:pic>
                </a:graphicData>
              </a:graphic>
            </wp:inline>
          </w:drawing>
        </w:r>
      </w:ins>
    </w:p>
    <w:p w14:paraId="5B2130C4" w14:textId="77777777" w:rsidR="00DD47BF" w:rsidRDefault="00DD47BF" w:rsidP="00DD47BF">
      <w:pPr>
        <w:jc w:val="center"/>
        <w:rPr>
          <w:ins w:id="1499" w:author="Domagoj" w:date="2015-11-17T17:29:00Z"/>
          <w:b/>
          <w:sz w:val="20"/>
        </w:rPr>
      </w:pPr>
      <w:ins w:id="1500" w:author="Domagoj" w:date="2015-11-17T17:29:00Z">
        <w:r>
          <w:rPr>
            <w:b/>
            <w:sz w:val="20"/>
          </w:rPr>
          <w:t>Slika 4.2.22 – Obrazac uporabe UC24 – OdbijanjeNarudžbe</w:t>
        </w:r>
      </w:ins>
    </w:p>
    <w:p w14:paraId="231A865F" w14:textId="06BF93BE" w:rsidR="00DD47BF" w:rsidRDefault="00DD47BF" w:rsidP="00DD47BF">
      <w:pPr>
        <w:tabs>
          <w:tab w:val="left" w:pos="1755"/>
        </w:tabs>
        <w:rPr>
          <w:ins w:id="1501" w:author="Domagoj" w:date="2015-11-17T17:29:00Z"/>
          <w:sz w:val="20"/>
        </w:rPr>
      </w:pPr>
      <w:ins w:id="1502" w:author="Domagoj" w:date="2015-11-17T17:29:00Z">
        <w:r>
          <w:rPr>
            <w:sz w:val="20"/>
          </w:rPr>
          <w:tab/>
        </w:r>
      </w:ins>
    </w:p>
    <w:p w14:paraId="162D76EF" w14:textId="6587B019" w:rsidR="00DD47BF" w:rsidRDefault="00DD47BF" w:rsidP="00DD47BF">
      <w:pPr>
        <w:rPr>
          <w:ins w:id="1503" w:author="Domagoj" w:date="2015-11-17T17:29:00Z"/>
          <w:b/>
          <w:szCs w:val="24"/>
        </w:rPr>
      </w:pPr>
      <w:ins w:id="1504" w:author="Domagoj" w:date="2015-11-17T17:29:00Z">
        <w:r>
          <w:rPr>
            <w:b/>
            <w:szCs w:val="24"/>
          </w:rPr>
          <w:t>Obrazac uporabe UC25 – DodajJelo</w:t>
        </w:r>
      </w:ins>
    </w:p>
    <w:p w14:paraId="4428BA4A" w14:textId="77777777" w:rsidR="006612DF" w:rsidRDefault="00DD47BF" w:rsidP="006612DF">
      <w:pPr>
        <w:rPr>
          <w:ins w:id="1505" w:author="Domagoj" w:date="2015-11-17T17:38:00Z"/>
          <w:szCs w:val="24"/>
        </w:rPr>
        <w:pPrChange w:id="1506" w:author="Domagoj" w:date="2015-11-17T17:38:00Z">
          <w:pPr/>
        </w:pPrChange>
      </w:pPr>
      <w:ins w:id="1507" w:author="Domagoj" w:date="2015-11-17T17:29:00Z">
        <w:r>
          <w:rPr>
            <w:szCs w:val="24"/>
          </w:rPr>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ins>
    </w:p>
    <w:p w14:paraId="3384911F" w14:textId="697F948D" w:rsidR="00DD47BF" w:rsidRDefault="00DD47BF" w:rsidP="006612DF">
      <w:pPr>
        <w:rPr>
          <w:ins w:id="1508" w:author="Domagoj" w:date="2015-11-17T17:29:00Z"/>
          <w:szCs w:val="24"/>
        </w:rPr>
        <w:pPrChange w:id="1509" w:author="Domagoj" w:date="2015-11-17T17:38:00Z">
          <w:pPr/>
        </w:pPrChange>
      </w:pPr>
      <w:ins w:id="1510" w:author="Domagoj" w:date="2015-11-17T17:29:00Z">
        <w:r>
          <w:rPr>
            <w:noProof/>
            <w:szCs w:val="24"/>
          </w:rPr>
          <w:drawing>
            <wp:inline distT="0" distB="0" distL="0" distR="0" wp14:anchorId="31125671" wp14:editId="23F6CFA2">
              <wp:extent cx="5753100" cy="3390900"/>
              <wp:effectExtent l="0" t="0" r="0" b="0"/>
              <wp:docPr id="53" name="Picture 53" descr="Dodaj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dajJel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ins>
    </w:p>
    <w:p w14:paraId="5683165F" w14:textId="77777777" w:rsidR="006612DF" w:rsidRDefault="00DD47BF" w:rsidP="006612DF">
      <w:pPr>
        <w:jc w:val="center"/>
        <w:rPr>
          <w:ins w:id="1511" w:author="Domagoj" w:date="2015-11-17T17:39:00Z"/>
          <w:b/>
          <w:sz w:val="20"/>
        </w:rPr>
        <w:pPrChange w:id="1512" w:author="Domagoj" w:date="2015-11-17T17:39:00Z">
          <w:pPr/>
        </w:pPrChange>
      </w:pPr>
      <w:ins w:id="1513" w:author="Domagoj" w:date="2015-11-17T17:29:00Z">
        <w:r>
          <w:rPr>
            <w:b/>
            <w:sz w:val="20"/>
          </w:rPr>
          <w:t>Slika 4.2.23 – Obrazac uporabe UC25 – DodajJelo</w:t>
        </w:r>
      </w:ins>
    </w:p>
    <w:p w14:paraId="7661BFCA" w14:textId="7DFE2D39" w:rsidR="00DD47BF" w:rsidRPr="006612DF" w:rsidRDefault="00DD47BF" w:rsidP="006612DF">
      <w:pPr>
        <w:rPr>
          <w:ins w:id="1514" w:author="Domagoj" w:date="2015-11-17T17:29:00Z"/>
          <w:b/>
          <w:sz w:val="20"/>
          <w:rPrChange w:id="1515" w:author="Domagoj" w:date="2015-11-17T17:39:00Z">
            <w:rPr>
              <w:ins w:id="1516" w:author="Domagoj" w:date="2015-11-17T17:29:00Z"/>
              <w:szCs w:val="24"/>
            </w:rPr>
          </w:rPrChange>
        </w:rPr>
        <w:pPrChange w:id="1517" w:author="Domagoj" w:date="2015-11-17T17:39:00Z">
          <w:pPr/>
        </w:pPrChange>
      </w:pPr>
      <w:ins w:id="1518" w:author="Domagoj" w:date="2015-11-17T17:29:00Z">
        <w:r>
          <w:rPr>
            <w:b/>
            <w:szCs w:val="24"/>
          </w:rPr>
          <w:lastRenderedPageBreak/>
          <w:t>Obrazac uporabe UC26 – UrediJelo</w:t>
        </w:r>
      </w:ins>
    </w:p>
    <w:p w14:paraId="1F0796E8" w14:textId="77777777" w:rsidR="00DD47BF" w:rsidRDefault="00DD47BF" w:rsidP="00DD47BF">
      <w:pPr>
        <w:rPr>
          <w:ins w:id="1519" w:author="Domagoj" w:date="2015-11-17T17:29:00Z"/>
          <w:szCs w:val="24"/>
        </w:rPr>
      </w:pPr>
      <w:ins w:id="1520" w:author="Domagoj" w:date="2015-11-17T17:29:00Z">
        <w:r>
          <w:rPr>
            <w:szCs w:val="24"/>
          </w:rPr>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ins>
    </w:p>
    <w:p w14:paraId="0134F2C4" w14:textId="57622D7B" w:rsidR="00DD47BF" w:rsidRDefault="00DD47BF" w:rsidP="006612DF">
      <w:pPr>
        <w:jc w:val="center"/>
        <w:rPr>
          <w:ins w:id="1521" w:author="Domagoj" w:date="2015-11-17T17:29:00Z"/>
          <w:szCs w:val="24"/>
        </w:rPr>
        <w:pPrChange w:id="1522" w:author="Domagoj" w:date="2015-11-17T17:39:00Z">
          <w:pPr/>
        </w:pPrChange>
      </w:pPr>
      <w:ins w:id="1523" w:author="Domagoj" w:date="2015-11-17T17:29:00Z">
        <w:r>
          <w:rPr>
            <w:noProof/>
            <w:szCs w:val="24"/>
          </w:rPr>
          <w:drawing>
            <wp:inline distT="0" distB="0" distL="0" distR="0" wp14:anchorId="278AFC07" wp14:editId="328F6EB2">
              <wp:extent cx="5753100" cy="3114675"/>
              <wp:effectExtent l="0" t="0" r="0" b="9525"/>
              <wp:docPr id="52" name="Picture 52" descr="Ured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rediJel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ins>
    </w:p>
    <w:p w14:paraId="6751EA52" w14:textId="77777777" w:rsidR="00DD47BF" w:rsidRDefault="00DD47BF" w:rsidP="00DD47BF">
      <w:pPr>
        <w:jc w:val="center"/>
        <w:rPr>
          <w:ins w:id="1524" w:author="Domagoj" w:date="2015-11-17T17:29:00Z"/>
          <w:b/>
          <w:sz w:val="20"/>
        </w:rPr>
      </w:pPr>
      <w:ins w:id="1525" w:author="Domagoj" w:date="2015-11-17T17:29:00Z">
        <w:r>
          <w:rPr>
            <w:b/>
            <w:sz w:val="20"/>
          </w:rPr>
          <w:t>Slika 4.2.24 – Obrazac uporabe UC26 – UrediJelo</w:t>
        </w:r>
      </w:ins>
    </w:p>
    <w:p w14:paraId="6918AB35" w14:textId="1B19E76F" w:rsidR="00DD47BF" w:rsidRPr="006612DF" w:rsidRDefault="00DD47BF" w:rsidP="00DD47BF">
      <w:pPr>
        <w:rPr>
          <w:ins w:id="1526" w:author="Domagoj" w:date="2015-11-17T17:29:00Z"/>
          <w:b/>
          <w:szCs w:val="24"/>
          <w:rPrChange w:id="1527" w:author="Domagoj" w:date="2015-11-17T17:39:00Z">
            <w:rPr>
              <w:ins w:id="1528" w:author="Domagoj" w:date="2015-11-17T17:29:00Z"/>
              <w:szCs w:val="24"/>
            </w:rPr>
          </w:rPrChange>
        </w:rPr>
      </w:pPr>
      <w:ins w:id="1529" w:author="Domagoj" w:date="2015-11-17T17:29:00Z">
        <w:r>
          <w:rPr>
            <w:b/>
            <w:szCs w:val="24"/>
          </w:rPr>
          <w:t>Obrazac uporabe UC27 – ObrišiJelo</w:t>
        </w:r>
      </w:ins>
    </w:p>
    <w:p w14:paraId="726CF268" w14:textId="77777777" w:rsidR="00DD47BF" w:rsidRDefault="00DD47BF" w:rsidP="00DD47BF">
      <w:pPr>
        <w:rPr>
          <w:ins w:id="1530" w:author="Domagoj" w:date="2015-11-17T17:29:00Z"/>
          <w:szCs w:val="24"/>
        </w:rPr>
      </w:pPr>
      <w:ins w:id="1531" w:author="Domagoj" w:date="2015-11-17T17:29:00Z">
        <w:r>
          <w:rPr>
            <w:szCs w:val="24"/>
          </w:rPr>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ins>
    </w:p>
    <w:p w14:paraId="589C7E09" w14:textId="347C4DA4" w:rsidR="00DD47BF" w:rsidRDefault="00DD47BF" w:rsidP="006612DF">
      <w:pPr>
        <w:jc w:val="center"/>
        <w:rPr>
          <w:ins w:id="1532" w:author="Domagoj" w:date="2015-11-17T17:29:00Z"/>
          <w:szCs w:val="24"/>
        </w:rPr>
        <w:pPrChange w:id="1533" w:author="Domagoj" w:date="2015-11-17T17:40:00Z">
          <w:pPr/>
        </w:pPrChange>
      </w:pPr>
      <w:ins w:id="1534" w:author="Domagoj" w:date="2015-11-17T17:29:00Z">
        <w:r>
          <w:rPr>
            <w:noProof/>
            <w:szCs w:val="24"/>
          </w:rPr>
          <w:drawing>
            <wp:inline distT="0" distB="0" distL="0" distR="0" wp14:anchorId="19F35D41" wp14:editId="4F6840AB">
              <wp:extent cx="5753100" cy="3429000"/>
              <wp:effectExtent l="0" t="0" r="0" b="0"/>
              <wp:docPr id="51" name="Picture 51" descr="ObrišiJ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brišiJel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ins>
    </w:p>
    <w:p w14:paraId="069BFBA9" w14:textId="77777777" w:rsidR="00DD47BF" w:rsidRDefault="00DD47BF" w:rsidP="00DD47BF">
      <w:pPr>
        <w:jc w:val="center"/>
        <w:rPr>
          <w:ins w:id="1535" w:author="Domagoj" w:date="2015-11-17T17:29:00Z"/>
          <w:b/>
          <w:sz w:val="20"/>
        </w:rPr>
      </w:pPr>
      <w:ins w:id="1536" w:author="Domagoj" w:date="2015-11-17T17:29:00Z">
        <w:r>
          <w:rPr>
            <w:b/>
            <w:sz w:val="20"/>
          </w:rPr>
          <w:t>Slika 4.2.25 – Obrazac uporabe UC27 – ObrišiJelo</w:t>
        </w:r>
      </w:ins>
    </w:p>
    <w:p w14:paraId="79CAB568" w14:textId="6D85C5F2" w:rsidR="00DD47BF" w:rsidRDefault="00DD47BF" w:rsidP="00DD47BF">
      <w:pPr>
        <w:rPr>
          <w:ins w:id="1537" w:author="Domagoj" w:date="2015-11-17T17:29:00Z"/>
          <w:b/>
          <w:szCs w:val="24"/>
        </w:rPr>
      </w:pPr>
      <w:ins w:id="1538" w:author="Domagoj" w:date="2015-11-17T17:29:00Z">
        <w:r>
          <w:rPr>
            <w:b/>
            <w:szCs w:val="24"/>
          </w:rPr>
          <w:lastRenderedPageBreak/>
          <w:t>Obrazac uporabe UC28 – DodajKategoriju</w:t>
        </w:r>
      </w:ins>
    </w:p>
    <w:p w14:paraId="709E3FFA" w14:textId="77777777" w:rsidR="00DD47BF" w:rsidRDefault="00DD47BF" w:rsidP="00DD47BF">
      <w:pPr>
        <w:rPr>
          <w:ins w:id="1539" w:author="Domagoj" w:date="2015-11-17T17:29:00Z"/>
          <w:szCs w:val="24"/>
        </w:rPr>
      </w:pPr>
      <w:ins w:id="1540" w:author="Domagoj" w:date="2015-11-17T17:29:00Z">
        <w:r>
          <w:rPr>
            <w:szCs w:val="24"/>
          </w:rPr>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ins>
    </w:p>
    <w:p w14:paraId="02095AED" w14:textId="1395F564" w:rsidR="00DD47BF" w:rsidRDefault="00DD47BF" w:rsidP="006612DF">
      <w:pPr>
        <w:jc w:val="center"/>
        <w:rPr>
          <w:ins w:id="1541" w:author="Domagoj" w:date="2015-11-17T17:29:00Z"/>
          <w:szCs w:val="24"/>
        </w:rPr>
        <w:pPrChange w:id="1542" w:author="Domagoj" w:date="2015-11-17T17:40:00Z">
          <w:pPr/>
        </w:pPrChange>
      </w:pPr>
      <w:ins w:id="1543" w:author="Domagoj" w:date="2015-11-17T17:29:00Z">
        <w:r>
          <w:rPr>
            <w:noProof/>
            <w:szCs w:val="24"/>
          </w:rPr>
          <w:drawing>
            <wp:inline distT="0" distB="0" distL="0" distR="0" wp14:anchorId="284D4FBF" wp14:editId="149BDF4A">
              <wp:extent cx="5762625" cy="3009900"/>
              <wp:effectExtent l="0" t="0" r="9525" b="0"/>
              <wp:docPr id="50" name="Picture 50" descr="Dodaj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dajKategorij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009900"/>
                      </a:xfrm>
                      <a:prstGeom prst="rect">
                        <a:avLst/>
                      </a:prstGeom>
                      <a:noFill/>
                      <a:ln>
                        <a:noFill/>
                      </a:ln>
                    </pic:spPr>
                  </pic:pic>
                </a:graphicData>
              </a:graphic>
            </wp:inline>
          </w:drawing>
        </w:r>
      </w:ins>
    </w:p>
    <w:p w14:paraId="3BF1E860" w14:textId="77777777" w:rsidR="00DD47BF" w:rsidRDefault="00DD47BF" w:rsidP="00DD47BF">
      <w:pPr>
        <w:jc w:val="center"/>
        <w:rPr>
          <w:ins w:id="1544" w:author="Domagoj" w:date="2015-11-17T17:29:00Z"/>
          <w:b/>
          <w:sz w:val="20"/>
        </w:rPr>
      </w:pPr>
      <w:ins w:id="1545" w:author="Domagoj" w:date="2015-11-17T17:29:00Z">
        <w:r>
          <w:rPr>
            <w:b/>
            <w:sz w:val="20"/>
          </w:rPr>
          <w:t>Slika 4.2.26 – Obrazac uporabe UC28 – DodajKategoriju</w:t>
        </w:r>
      </w:ins>
    </w:p>
    <w:p w14:paraId="4A6C8025" w14:textId="77777777" w:rsidR="00DD47BF" w:rsidRDefault="00DD47BF" w:rsidP="00DD47BF">
      <w:pPr>
        <w:rPr>
          <w:ins w:id="1546" w:author="Domagoj" w:date="2015-11-17T17:29:00Z"/>
          <w:sz w:val="20"/>
        </w:rPr>
      </w:pPr>
    </w:p>
    <w:p w14:paraId="37381886" w14:textId="4007CF59" w:rsidR="00DD47BF" w:rsidRPr="006612DF" w:rsidRDefault="00DD47BF" w:rsidP="00DD47BF">
      <w:pPr>
        <w:rPr>
          <w:ins w:id="1547" w:author="Domagoj" w:date="2015-11-17T17:29:00Z"/>
          <w:b/>
          <w:szCs w:val="24"/>
          <w:rPrChange w:id="1548" w:author="Domagoj" w:date="2015-11-17T17:40:00Z">
            <w:rPr>
              <w:ins w:id="1549" w:author="Domagoj" w:date="2015-11-17T17:29:00Z"/>
              <w:szCs w:val="24"/>
            </w:rPr>
          </w:rPrChange>
        </w:rPr>
      </w:pPr>
      <w:ins w:id="1550" w:author="Domagoj" w:date="2015-11-17T17:29:00Z">
        <w:r>
          <w:rPr>
            <w:b/>
            <w:szCs w:val="24"/>
          </w:rPr>
          <w:t>Obrazac uporabe UC29 – ObrišiKategoriju</w:t>
        </w:r>
      </w:ins>
    </w:p>
    <w:p w14:paraId="7E11AB3C" w14:textId="77777777" w:rsidR="00DD47BF" w:rsidRDefault="00DD47BF" w:rsidP="00DD47BF">
      <w:pPr>
        <w:rPr>
          <w:ins w:id="1551" w:author="Domagoj" w:date="2015-11-17T17:29:00Z"/>
          <w:szCs w:val="24"/>
        </w:rPr>
      </w:pPr>
      <w:ins w:id="1552" w:author="Domagoj" w:date="2015-11-17T17:29:00Z">
        <w:r>
          <w:rPr>
            <w:szCs w:val="24"/>
          </w:rPr>
          <w:t>Vlasnik ili djelatnik odabere kategoriju koju želi obrisati, te pritisne gumb „Briši kategoriju“. Prikazuje se novi prozor koju traži potvrdu za brisanje kategorije. Kata vlasnik/djelatnik potvrdi brisanje kategorije, poslužitelju se šalje poruka o brisanju kategorije. Kategorija se briše iz baze i poslužitelj šalje poruku vlasniku/djelatniku o brisanju kategorije.</w:t>
        </w:r>
      </w:ins>
    </w:p>
    <w:p w14:paraId="06E325D8" w14:textId="257A3210" w:rsidR="00DD47BF" w:rsidRDefault="00DD47BF" w:rsidP="00DD47BF">
      <w:pPr>
        <w:rPr>
          <w:ins w:id="1553" w:author="Domagoj" w:date="2015-11-17T17:29:00Z"/>
          <w:szCs w:val="24"/>
        </w:rPr>
      </w:pPr>
      <w:ins w:id="1554" w:author="Domagoj" w:date="2015-11-17T17:29:00Z">
        <w:r>
          <w:rPr>
            <w:noProof/>
            <w:szCs w:val="24"/>
          </w:rPr>
          <w:drawing>
            <wp:inline distT="0" distB="0" distL="0" distR="0" wp14:anchorId="38F910A7" wp14:editId="01D9C5AF">
              <wp:extent cx="5753100" cy="3209925"/>
              <wp:effectExtent l="0" t="0" r="0" b="9525"/>
              <wp:docPr id="49" name="Picture 49" descr="ObrišiKategor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brišiKategorij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r>
          <w:rPr>
            <w:szCs w:val="24"/>
          </w:rPr>
          <w:t>¸</w:t>
        </w:r>
      </w:ins>
    </w:p>
    <w:p w14:paraId="532F8B7C" w14:textId="77777777" w:rsidR="00DD47BF" w:rsidRDefault="00DD47BF" w:rsidP="00DD47BF">
      <w:pPr>
        <w:jc w:val="center"/>
        <w:rPr>
          <w:ins w:id="1555" w:author="Domagoj" w:date="2015-11-17T17:29:00Z"/>
          <w:b/>
          <w:sz w:val="20"/>
        </w:rPr>
      </w:pPr>
      <w:ins w:id="1556" w:author="Domagoj" w:date="2015-11-17T17:29:00Z">
        <w:r>
          <w:rPr>
            <w:b/>
            <w:sz w:val="20"/>
          </w:rPr>
          <w:t>Slika 4.2.27 – Obrazac uporabe UC29 – ObrišiKategoriju</w:t>
        </w:r>
      </w:ins>
    </w:p>
    <w:p w14:paraId="620700D7" w14:textId="77777777" w:rsidR="00DD47BF" w:rsidRDefault="00DD47BF" w:rsidP="00DD47BF">
      <w:pPr>
        <w:rPr>
          <w:ins w:id="1557" w:author="Domagoj" w:date="2015-11-17T17:29:00Z"/>
          <w:sz w:val="20"/>
        </w:rPr>
      </w:pPr>
    </w:p>
    <w:p w14:paraId="51D99171" w14:textId="1A817F7A" w:rsidR="00DD47BF" w:rsidRPr="006612DF" w:rsidRDefault="00DD47BF" w:rsidP="00DD47BF">
      <w:pPr>
        <w:rPr>
          <w:ins w:id="1558" w:author="Domagoj" w:date="2015-11-17T17:29:00Z"/>
          <w:b/>
          <w:szCs w:val="24"/>
          <w:rPrChange w:id="1559" w:author="Domagoj" w:date="2015-11-17T17:40:00Z">
            <w:rPr>
              <w:ins w:id="1560" w:author="Domagoj" w:date="2015-11-17T17:29:00Z"/>
              <w:szCs w:val="24"/>
            </w:rPr>
          </w:rPrChange>
        </w:rPr>
      </w:pPr>
      <w:ins w:id="1561" w:author="Domagoj" w:date="2015-11-17T17:29:00Z">
        <w:r>
          <w:rPr>
            <w:b/>
            <w:szCs w:val="24"/>
          </w:rPr>
          <w:lastRenderedPageBreak/>
          <w:t>Obrazac uporabe UC30 – AnalizaNarudžbi</w:t>
        </w:r>
      </w:ins>
    </w:p>
    <w:p w14:paraId="22AD7C56" w14:textId="77777777" w:rsidR="00DD47BF" w:rsidRDefault="00DD47BF" w:rsidP="00DD47BF">
      <w:pPr>
        <w:rPr>
          <w:ins w:id="1562" w:author="Domagoj" w:date="2015-11-17T17:29:00Z"/>
          <w:szCs w:val="24"/>
        </w:rPr>
      </w:pPr>
      <w:ins w:id="1563" w:author="Domagoj" w:date="2015-11-17T17:29:00Z">
        <w:r>
          <w:rPr>
            <w:szCs w:val="24"/>
          </w:rPr>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ins>
    </w:p>
    <w:p w14:paraId="7487B260" w14:textId="58FDEC8A" w:rsidR="00DD47BF" w:rsidRDefault="00DD47BF" w:rsidP="006612DF">
      <w:pPr>
        <w:jc w:val="center"/>
        <w:rPr>
          <w:ins w:id="1564" w:author="Domagoj" w:date="2015-11-17T17:29:00Z"/>
          <w:szCs w:val="24"/>
        </w:rPr>
        <w:pPrChange w:id="1565" w:author="Domagoj" w:date="2015-11-17T17:40:00Z">
          <w:pPr/>
        </w:pPrChange>
      </w:pPr>
      <w:ins w:id="1566" w:author="Domagoj" w:date="2015-11-17T17:29:00Z">
        <w:r>
          <w:rPr>
            <w:noProof/>
            <w:szCs w:val="24"/>
          </w:rPr>
          <w:drawing>
            <wp:inline distT="0" distB="0" distL="0" distR="0" wp14:anchorId="4600AE56" wp14:editId="4A772CC9">
              <wp:extent cx="5753100" cy="3076575"/>
              <wp:effectExtent l="0" t="0" r="0" b="9525"/>
              <wp:docPr id="48" name="Picture 48" descr="AnalizaNarudž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nalizaNarudžbi"/>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ins>
    </w:p>
    <w:p w14:paraId="14D3037D" w14:textId="77777777" w:rsidR="00DD47BF" w:rsidRDefault="00DD47BF" w:rsidP="00DD47BF">
      <w:pPr>
        <w:jc w:val="center"/>
        <w:rPr>
          <w:ins w:id="1567" w:author="Domagoj" w:date="2015-11-17T17:29:00Z"/>
          <w:b/>
          <w:sz w:val="20"/>
        </w:rPr>
      </w:pPr>
      <w:ins w:id="1568" w:author="Domagoj" w:date="2015-11-17T17:29:00Z">
        <w:r>
          <w:rPr>
            <w:b/>
            <w:sz w:val="20"/>
          </w:rPr>
          <w:t>Slika 4.2.28 – Obrazac uporabe UC30 – AnalizaNarudžbi</w:t>
        </w:r>
      </w:ins>
    </w:p>
    <w:p w14:paraId="7E399A90" w14:textId="77777777" w:rsidR="00DD47BF" w:rsidRDefault="00DD47BF" w:rsidP="00DD47BF">
      <w:pPr>
        <w:rPr>
          <w:ins w:id="1569" w:author="Domagoj" w:date="2015-11-17T17:29:00Z"/>
          <w:sz w:val="20"/>
        </w:rPr>
      </w:pPr>
    </w:p>
    <w:p w14:paraId="02EB8372" w14:textId="77777777" w:rsidR="00DD47BF" w:rsidRDefault="00DD47BF" w:rsidP="00DD47BF">
      <w:pPr>
        <w:rPr>
          <w:ins w:id="1570" w:author="Domagoj" w:date="2015-11-17T17:29:00Z"/>
          <w:b/>
          <w:szCs w:val="24"/>
        </w:rPr>
      </w:pPr>
      <w:ins w:id="1571" w:author="Domagoj" w:date="2015-11-17T17:29:00Z">
        <w:r>
          <w:rPr>
            <w:b/>
            <w:szCs w:val="24"/>
          </w:rPr>
          <w:t>Obrazac uporabe UC31 – PromjenaPodatakaZaRestoran</w:t>
        </w:r>
      </w:ins>
    </w:p>
    <w:p w14:paraId="201E6D14" w14:textId="77777777" w:rsidR="00DD47BF" w:rsidRDefault="00DD47BF" w:rsidP="00DD47BF">
      <w:pPr>
        <w:rPr>
          <w:ins w:id="1572" w:author="Domagoj" w:date="2015-11-17T17:29:00Z"/>
          <w:b/>
          <w:szCs w:val="24"/>
        </w:rPr>
      </w:pPr>
    </w:p>
    <w:p w14:paraId="4A4B68BE" w14:textId="77777777" w:rsidR="00DD47BF" w:rsidRDefault="00DD47BF" w:rsidP="00DD47BF">
      <w:pPr>
        <w:rPr>
          <w:ins w:id="1573" w:author="Domagoj" w:date="2015-11-17T17:29:00Z"/>
          <w:szCs w:val="24"/>
        </w:rPr>
      </w:pPr>
      <w:ins w:id="1574" w:author="Domagoj" w:date="2015-11-17T17:29:00Z">
        <w:r>
          <w:rPr>
            <w:szCs w:val="24"/>
          </w:rPr>
          <w:t>Vlasnik pritisne gumb „Promijeni podatke o restoranu“, te se zatim prikazuje formular za izmjenu podataka o restoranu. Vlasnik unosi željene promjene podataka o restoranu. Kada vlasnik potvrdi promjene, poslužitelju se šalje poruka o promjenama, te se one pohranjuju u bazu. Poslužitelj šalje potvrdu o izmjeni podataka o restoranu.</w:t>
        </w:r>
      </w:ins>
    </w:p>
    <w:p w14:paraId="49FE0EA6" w14:textId="286AD210" w:rsidR="00DD47BF" w:rsidRPr="00D1068D" w:rsidRDefault="00DD47BF" w:rsidP="006612DF">
      <w:pPr>
        <w:jc w:val="center"/>
        <w:rPr>
          <w:ins w:id="1575" w:author="Domagoj" w:date="2015-11-17T17:29:00Z"/>
          <w:szCs w:val="24"/>
        </w:rPr>
        <w:pPrChange w:id="1576" w:author="Domagoj" w:date="2015-11-17T17:40:00Z">
          <w:pPr/>
        </w:pPrChange>
      </w:pPr>
      <w:ins w:id="1577" w:author="Domagoj" w:date="2015-11-17T17:29:00Z">
        <w:r>
          <w:rPr>
            <w:noProof/>
            <w:szCs w:val="24"/>
          </w:rPr>
          <w:drawing>
            <wp:inline distT="0" distB="0" distL="0" distR="0" wp14:anchorId="232CE0A7" wp14:editId="65D9EB62">
              <wp:extent cx="5753100" cy="3305175"/>
              <wp:effectExtent l="0" t="0" r="0" b="9525"/>
              <wp:docPr id="47" name="Picture 47" descr="PromjenaPodatakaZaRest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omjenaPodatakaZaRestora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noFill/>
                      <a:ln>
                        <a:noFill/>
                      </a:ln>
                    </pic:spPr>
                  </pic:pic>
                </a:graphicData>
              </a:graphic>
            </wp:inline>
          </w:drawing>
        </w:r>
      </w:ins>
    </w:p>
    <w:p w14:paraId="3284D70A" w14:textId="77777777" w:rsidR="00DD47BF" w:rsidRDefault="00DD47BF" w:rsidP="00DD47BF">
      <w:pPr>
        <w:jc w:val="center"/>
        <w:rPr>
          <w:ins w:id="1578" w:author="Domagoj" w:date="2015-11-17T17:29:00Z"/>
          <w:b/>
          <w:sz w:val="20"/>
        </w:rPr>
      </w:pPr>
      <w:ins w:id="1579" w:author="Domagoj" w:date="2015-11-17T17:29:00Z">
        <w:r w:rsidRPr="00D1068D">
          <w:rPr>
            <w:b/>
            <w:sz w:val="20"/>
          </w:rPr>
          <w:t>Slika 4.2.29 – Obrazac uporabe UC31 – PromjenaPodatakaZaRestoran</w:t>
        </w:r>
      </w:ins>
    </w:p>
    <w:p w14:paraId="33B058DE" w14:textId="6BFC192C" w:rsidR="00DD47BF" w:rsidRDefault="00DD47BF" w:rsidP="00DD47BF">
      <w:pPr>
        <w:rPr>
          <w:ins w:id="1580" w:author="Domagoj" w:date="2015-11-17T17:29:00Z"/>
          <w:b/>
          <w:szCs w:val="24"/>
        </w:rPr>
      </w:pPr>
      <w:ins w:id="1581" w:author="Domagoj" w:date="2015-11-17T17:29:00Z">
        <w:r>
          <w:rPr>
            <w:b/>
            <w:szCs w:val="24"/>
          </w:rPr>
          <w:lastRenderedPageBreak/>
          <w:t>Obrazac uporabe UC32 – SnimanjeNarudžbe</w:t>
        </w:r>
      </w:ins>
    </w:p>
    <w:p w14:paraId="0F4E06FB" w14:textId="77777777" w:rsidR="00DD47BF" w:rsidRDefault="00DD47BF" w:rsidP="00DD47BF">
      <w:pPr>
        <w:rPr>
          <w:ins w:id="1582" w:author="Domagoj" w:date="2015-11-17T17:29:00Z"/>
          <w:szCs w:val="24"/>
        </w:rPr>
      </w:pPr>
      <w:ins w:id="1583" w:author="Domagoj" w:date="2015-11-17T17:29:00Z">
        <w:r>
          <w:rPr>
            <w:szCs w:val="24"/>
          </w:rPr>
          <w:t>Djelatnik odabere narudžbu koju želi snimiti, te pritisne gumb „Snimanje narudžbe“. Podaci odabrane narudžbe se spremanju u izlaznu datoteku na djelatnikovo računalo.</w:t>
        </w:r>
      </w:ins>
    </w:p>
    <w:p w14:paraId="3F6E85DA" w14:textId="20BDFAC8" w:rsidR="00DD47BF" w:rsidRDefault="00DD47BF" w:rsidP="006612DF">
      <w:pPr>
        <w:jc w:val="center"/>
        <w:rPr>
          <w:ins w:id="1584" w:author="Domagoj" w:date="2015-11-17T17:29:00Z"/>
          <w:szCs w:val="24"/>
        </w:rPr>
        <w:pPrChange w:id="1585" w:author="Domagoj" w:date="2015-11-17T17:40:00Z">
          <w:pPr/>
        </w:pPrChange>
      </w:pPr>
      <w:ins w:id="1586" w:author="Domagoj" w:date="2015-11-17T17:29:00Z">
        <w:r>
          <w:rPr>
            <w:noProof/>
            <w:szCs w:val="24"/>
          </w:rPr>
          <w:drawing>
            <wp:inline distT="0" distB="0" distL="0" distR="0" wp14:anchorId="0BB31E1E" wp14:editId="2FEE81F3">
              <wp:extent cx="5219700" cy="3733800"/>
              <wp:effectExtent l="0" t="0" r="0" b="0"/>
              <wp:docPr id="46" name="Picture 46" descr="SnimanjeNarudž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nimanjeNarudžb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ins>
    </w:p>
    <w:p w14:paraId="0E11DEA8" w14:textId="77777777" w:rsidR="00DD47BF" w:rsidRPr="00554070" w:rsidRDefault="00DD47BF" w:rsidP="00DD47BF">
      <w:pPr>
        <w:jc w:val="center"/>
        <w:rPr>
          <w:ins w:id="1587" w:author="Domagoj" w:date="2015-11-17T17:29:00Z"/>
          <w:b/>
          <w:sz w:val="20"/>
        </w:rPr>
      </w:pPr>
      <w:ins w:id="1588" w:author="Domagoj" w:date="2015-11-17T17:29:00Z">
        <w:r>
          <w:rPr>
            <w:b/>
            <w:sz w:val="20"/>
          </w:rPr>
          <w:t>Slika 4.2.30</w:t>
        </w:r>
        <w:r w:rsidRPr="00D1068D">
          <w:rPr>
            <w:b/>
            <w:sz w:val="20"/>
          </w:rPr>
          <w:t xml:space="preserve"> – Obrazac </w:t>
        </w:r>
        <w:r>
          <w:rPr>
            <w:b/>
            <w:sz w:val="20"/>
          </w:rPr>
          <w:t>uporabe UC32</w:t>
        </w:r>
        <w:r w:rsidRPr="00D1068D">
          <w:rPr>
            <w:b/>
            <w:sz w:val="20"/>
          </w:rPr>
          <w:t xml:space="preserve"> –</w:t>
        </w:r>
        <w:r>
          <w:rPr>
            <w:b/>
            <w:sz w:val="20"/>
          </w:rPr>
          <w:t xml:space="preserve"> SnimanjeNarudžbe</w:t>
        </w:r>
      </w:ins>
    </w:p>
    <w:p w14:paraId="5E977A11" w14:textId="77777777" w:rsidR="00DD47BF" w:rsidRPr="00926B6E" w:rsidRDefault="00DD47BF" w:rsidP="00DD47BF">
      <w:pPr>
        <w:rPr>
          <w:ins w:id="1589" w:author="Domagoj" w:date="2015-11-17T17:29:00Z"/>
          <w:szCs w:val="24"/>
        </w:rPr>
      </w:pPr>
    </w:p>
    <w:p w14:paraId="5AFBC00B" w14:textId="3A34F3D5" w:rsidR="00965501" w:rsidRPr="00A91C0C" w:rsidDel="0014315D" w:rsidRDefault="00965501" w:rsidP="00DD47BF">
      <w:pPr>
        <w:shd w:val="clear" w:color="auto" w:fill="FFFFFF"/>
        <w:spacing w:before="100" w:beforeAutospacing="1" w:after="100" w:afterAutospacing="1" w:line="360" w:lineRule="auto"/>
        <w:jc w:val="both"/>
        <w:textAlignment w:val="baseline"/>
        <w:rPr>
          <w:del w:id="1590" w:author="Tin Trčak" w:date="2015-11-11T22:40:00Z"/>
          <w:rFonts w:ascii="Arial" w:hAnsi="Arial" w:cs="Arial"/>
          <w:b/>
          <w:szCs w:val="24"/>
        </w:rPr>
      </w:pPr>
      <w:del w:id="1591" w:author="Tin Trčak" w:date="2015-11-11T22:40:00Z">
        <w:r w:rsidDel="0014315D">
          <w:rPr>
            <w:rFonts w:ascii="Arial" w:hAnsi="Arial" w:cs="Arial"/>
            <w:b/>
            <w:szCs w:val="24"/>
          </w:rPr>
          <w:delText>Obrazac uporabe UC0</w:delText>
        </w:r>
      </w:del>
      <w:del w:id="1592" w:author="Tin Trčak" w:date="2015-11-11T22:21:00Z">
        <w:r w:rsidDel="004D125E">
          <w:rPr>
            <w:rFonts w:ascii="Arial" w:hAnsi="Arial" w:cs="Arial"/>
            <w:b/>
            <w:szCs w:val="24"/>
          </w:rPr>
          <w:delText>5</w:delText>
        </w:r>
      </w:del>
      <w:del w:id="1593" w:author="Tin Trčak" w:date="2015-11-11T22:40:00Z">
        <w:r w:rsidRPr="00A91C0C" w:rsidDel="0014315D">
          <w:rPr>
            <w:rFonts w:ascii="Arial" w:hAnsi="Arial" w:cs="Arial"/>
            <w:b/>
            <w:szCs w:val="24"/>
          </w:rPr>
          <w:delText xml:space="preserve"> – </w:delText>
        </w:r>
      </w:del>
      <w:del w:id="1594"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1"/>
        <w:spacing w:line="360" w:lineRule="auto"/>
        <w:rPr>
          <w:del w:id="1595" w:author="Tin Trčak" w:date="2015-11-11T22:40:00Z"/>
          <w:rFonts w:ascii="Arial" w:hAnsi="Arial" w:cs="Arial"/>
          <w:szCs w:val="24"/>
        </w:rPr>
      </w:pPr>
      <w:del w:id="1596"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1"/>
        <w:spacing w:line="360" w:lineRule="auto"/>
        <w:rPr>
          <w:del w:id="1597" w:author="Tin Trčak" w:date="2015-11-11T22:40:00Z"/>
          <w:rFonts w:ascii="Arial" w:hAnsi="Arial" w:cs="Arial"/>
          <w:szCs w:val="24"/>
        </w:rPr>
      </w:pPr>
    </w:p>
    <w:p w14:paraId="0FFA7207" w14:textId="77777777" w:rsidR="0087619C" w:rsidDel="0014315D" w:rsidRDefault="009D5B2D" w:rsidP="0087619C">
      <w:pPr>
        <w:pStyle w:val="Normal1"/>
        <w:keepNext/>
        <w:spacing w:line="360" w:lineRule="auto"/>
        <w:jc w:val="center"/>
        <w:rPr>
          <w:del w:id="1598" w:author="Tin Trčak" w:date="2015-11-11T22:40:00Z"/>
        </w:rPr>
      </w:pPr>
      <w:del w:id="1599" w:author="Tin Trčak" w:date="2015-11-11T22:40:00Z">
        <w:r w:rsidDel="0014315D">
          <w:rPr>
            <w:noProof/>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1600" w:author="Tin Trčak" w:date="2015-11-11T22:40:00Z"/>
        </w:rPr>
      </w:pPr>
      <w:bookmarkStart w:id="1601" w:name="_Toc435036065"/>
      <w:del w:id="1602" w:author="Tin Trčak" w:date="2015-11-11T22:40:00Z">
        <w:r w:rsidDel="0014315D">
          <w:delText xml:space="preserve">Slika 4. 2. </w:delText>
        </w:r>
      </w:del>
      <w:del w:id="1603" w:author="Tin Trčak" w:date="2015-11-11T22:16:00Z">
        <w:r w:rsidDel="001D34DB">
          <w:fldChar w:fldCharType="begin"/>
        </w:r>
        <w:r w:rsidDel="001D34DB">
          <w:delInstrText xml:space="preserve"> SEQ Slika_4._2. \* ARABIC </w:delInstrText>
        </w:r>
        <w:r w:rsidDel="001D34DB">
          <w:fldChar w:fldCharType="separate"/>
        </w:r>
        <w:r w:rsidR="002D240D" w:rsidDel="001D34DB">
          <w:rPr>
            <w:noProof/>
          </w:rPr>
          <w:delText>5</w:delText>
        </w:r>
        <w:r w:rsidDel="001D34DB">
          <w:fldChar w:fldCharType="end"/>
        </w:r>
        <w:r w:rsidDel="001D34DB">
          <w:delText xml:space="preserve"> </w:delText>
        </w:r>
      </w:del>
      <w:del w:id="1604" w:author="Tin Trčak" w:date="2015-11-11T22:40:00Z">
        <w:r w:rsidDel="0014315D">
          <w:delText>Sekvencijski dijagram za UC0</w:delText>
        </w:r>
      </w:del>
      <w:del w:id="1605" w:author="Tin Trčak" w:date="2015-11-11T22:15:00Z">
        <w:r w:rsidDel="001D34DB">
          <w:delText>5</w:delText>
        </w:r>
      </w:del>
      <w:del w:id="1606" w:author="Tin Trčak" w:date="2015-11-11T22:40:00Z">
        <w:r w:rsidRPr="00E26096" w:rsidDel="0014315D">
          <w:delText xml:space="preserve"> –</w:delText>
        </w:r>
        <w:r w:rsidDel="0014315D">
          <w:delText xml:space="preserve"> PromjenaPodatakaZaRegKor</w:delText>
        </w:r>
        <w:bookmarkEnd w:id="1601"/>
      </w:del>
    </w:p>
    <w:p w14:paraId="7BA718F9" w14:textId="77777777" w:rsidR="002C639E" w:rsidRDefault="002C639E">
      <w:pPr>
        <w:pStyle w:val="Normal1"/>
      </w:pPr>
    </w:p>
    <w:p w14:paraId="54760762" w14:textId="77777777" w:rsidR="002C639E" w:rsidRDefault="002C639E">
      <w:pPr>
        <w:pStyle w:val="Normal1"/>
      </w:pPr>
    </w:p>
    <w:p w14:paraId="4F062F6A" w14:textId="77777777" w:rsidR="00BF7533" w:rsidRDefault="00454E07">
      <w:pPr>
        <w:pStyle w:val="Normal1"/>
      </w:pPr>
      <w:r>
        <w:br w:type="page"/>
      </w:r>
    </w:p>
    <w:p w14:paraId="3B55D62A" w14:textId="77777777" w:rsidR="00BF7533" w:rsidRDefault="00454E07">
      <w:pPr>
        <w:pStyle w:val="Heading1"/>
        <w:numPr>
          <w:ilvl w:val="0"/>
          <w:numId w:val="3"/>
        </w:numPr>
        <w:tabs>
          <w:tab w:val="left" w:pos="360"/>
        </w:tabs>
        <w:spacing w:line="360" w:lineRule="auto"/>
      </w:pPr>
      <w:bookmarkStart w:id="1607" w:name="_Toc431806049"/>
      <w:r>
        <w:lastRenderedPageBreak/>
        <w:t>Ostali zahtjevi</w:t>
      </w:r>
      <w:bookmarkEnd w:id="1607"/>
    </w:p>
    <w:p w14:paraId="6705EF3C" w14:textId="77777777" w:rsidR="003060C5" w:rsidDel="003B4ED3" w:rsidRDefault="003060C5">
      <w:pPr>
        <w:pStyle w:val="Normal1"/>
        <w:spacing w:line="360" w:lineRule="auto"/>
        <w:jc w:val="both"/>
        <w:rPr>
          <w:del w:id="1608"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09" w:author="Tin Trčak" w:date="2015-11-11T21:27:00Z"/>
          <w:rFonts w:ascii="Arial" w:hAnsi="Arial" w:cs="Arial"/>
          <w:color w:val="auto"/>
          <w:szCs w:val="24"/>
        </w:rPr>
      </w:pPr>
      <w:ins w:id="1610"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11" w:author="Tin Trčak" w:date="2015-11-11T21:27:00Z"/>
          <w:rFonts w:ascii="Arial" w:hAnsi="Arial" w:cs="Arial"/>
          <w:szCs w:val="24"/>
        </w:rPr>
      </w:pPr>
      <w:ins w:id="1612"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13" w:author="Tin Trčak" w:date="2015-11-11T21:27:00Z"/>
          <w:rFonts w:ascii="Arial" w:hAnsi="Arial" w:cs="Arial"/>
          <w:szCs w:val="24"/>
        </w:rPr>
      </w:pPr>
      <w:ins w:id="1614"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15" w:author="Tin Trčak" w:date="2015-11-11T21:27:00Z"/>
          <w:rFonts w:ascii="Arial" w:hAnsi="Arial" w:cs="Arial"/>
          <w:szCs w:val="24"/>
        </w:rPr>
      </w:pPr>
      <w:ins w:id="1616"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17" w:author="Tin Trčak" w:date="2015-11-11T21:27:00Z"/>
          <w:rFonts w:ascii="Arial" w:hAnsi="Arial" w:cs="Arial"/>
          <w:szCs w:val="24"/>
        </w:rPr>
      </w:pPr>
      <w:ins w:id="1618"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19" w:author="Tin Trčak" w:date="2015-11-11T21:27:00Z"/>
          <w:rFonts w:ascii="Arial" w:hAnsi="Arial" w:cs="Arial"/>
          <w:szCs w:val="24"/>
        </w:rPr>
      </w:pPr>
      <w:ins w:id="1620"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1" w:author="Tin Trčak" w:date="2015-11-11T21:27:00Z"/>
          <w:rFonts w:ascii="Arial" w:hAnsi="Arial" w:cs="Arial"/>
          <w:szCs w:val="24"/>
        </w:rPr>
      </w:pPr>
      <w:ins w:id="1622"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3" w:author="Tin Trčak" w:date="2015-11-11T21:27:00Z"/>
          <w:rFonts w:ascii="Arial" w:hAnsi="Arial" w:cs="Arial"/>
          <w:szCs w:val="24"/>
        </w:rPr>
      </w:pPr>
      <w:ins w:id="1624" w:author="Tin Trčak" w:date="2015-11-11T21:27:00Z">
        <w:r>
          <w:rPr>
            <w:rFonts w:ascii="Arial" w:hAnsi="Arial" w:cs="Arial"/>
            <w:szCs w:val="24"/>
          </w:rPr>
          <w:t>Sustav treba biti biti jednostavan za korištenje, korisnici moraju znati korisiti se sučeljem web stranice i sustavom bez opširnih i dodatnih uputa.</w:t>
        </w:r>
      </w:ins>
    </w:p>
    <w:p w14:paraId="51BF74E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5" w:author="Tin Trčak" w:date="2015-11-11T21:27:00Z"/>
          <w:rFonts w:ascii="Arial" w:hAnsi="Arial" w:cs="Arial"/>
          <w:szCs w:val="24"/>
        </w:rPr>
      </w:pPr>
      <w:ins w:id="1626" w:author="Tin Trčak" w:date="2015-11-11T21:27:00Z">
        <w:r>
          <w:rPr>
            <w:rFonts w:ascii="Arial" w:hAnsi="Arial" w:cs="Arial"/>
            <w:szCs w:val="24"/>
          </w:rPr>
          <w:t>Web stranica mora biti pisana u objektno-orijentiranom programskom jeziku, te će izrada sustava biti implemenirana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7" w:author="Tin Trčak" w:date="2015-11-11T21:27:00Z"/>
          <w:rFonts w:ascii="Arial" w:hAnsi="Arial" w:cs="Arial"/>
          <w:szCs w:val="24"/>
        </w:rPr>
      </w:pPr>
      <w:ins w:id="1628"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29" w:author="Tin Trčak" w:date="2015-11-11T21:27:00Z"/>
          <w:rFonts w:ascii="Arial" w:hAnsi="Arial" w:cs="Arial"/>
          <w:szCs w:val="24"/>
        </w:rPr>
      </w:pPr>
      <w:ins w:id="1630"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631" w:author="Tin Trčak" w:date="2015-11-11T21:27:00Z"/>
          <w:rFonts w:ascii="Arial" w:hAnsi="Arial" w:cs="Arial"/>
          <w:szCs w:val="24"/>
        </w:rPr>
      </w:pPr>
      <w:ins w:id="1632" w:author="Tin Trčak" w:date="2015-11-11T21:27:00Z">
        <w:r>
          <w:rPr>
            <w:rFonts w:ascii="Arial" w:hAnsi="Arial" w:cs="Arial"/>
            <w:szCs w:val="24"/>
          </w:rPr>
          <w:t xml:space="preserve">Sustav koristi kao valutu HRK. </w:t>
        </w:r>
      </w:ins>
    </w:p>
    <w:p w14:paraId="6B7DC617" w14:textId="77777777" w:rsidR="003060C5" w:rsidRDefault="003060C5">
      <w:pPr>
        <w:pStyle w:val="Normal1"/>
        <w:spacing w:line="360" w:lineRule="auto"/>
        <w:jc w:val="both"/>
        <w:rPr>
          <w:rFonts w:ascii="Arial" w:eastAsia="Arial" w:hAnsi="Arial" w:cs="Arial"/>
          <w:i/>
          <w:sz w:val="20"/>
        </w:rPr>
      </w:pPr>
    </w:p>
    <w:p w14:paraId="53255FF5" w14:textId="77777777" w:rsidR="00BF7533" w:rsidRPr="003060C5" w:rsidRDefault="00454E07">
      <w:pPr>
        <w:pStyle w:val="Normal1"/>
        <w:spacing w:line="360" w:lineRule="auto"/>
        <w:jc w:val="both"/>
        <w:rPr>
          <w:rFonts w:ascii="Arial" w:eastAsia="Arial" w:hAnsi="Arial" w:cs="Arial"/>
          <w:i/>
          <w:sz w:val="20"/>
        </w:rPr>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14:paraId="5BDF20BB" w14:textId="77777777" w:rsidR="00BF7533" w:rsidRDefault="00454E07">
      <w:pPr>
        <w:pStyle w:val="Normal1"/>
        <w:spacing w:line="360" w:lineRule="auto"/>
        <w:jc w:val="both"/>
      </w:pPr>
      <w:r>
        <w:rPr>
          <w:rFonts w:ascii="Arial" w:eastAsia="Arial" w:hAnsi="Arial" w:cs="Arial"/>
          <w:i/>
          <w:sz w:val="20"/>
        </w:rPr>
        <w:t>Pod mjerama i zahtjevima na kvalitetu sustava misli se na nekoliko aspekata: neosjetljivost na pogreške, (is)koristivost, pouzdanost, performanse, (p)održivost.</w:t>
      </w:r>
    </w:p>
    <w:p w14:paraId="19F780E6" w14:textId="77777777" w:rsidR="00BF7533" w:rsidRDefault="00454E07">
      <w:pPr>
        <w:pStyle w:val="Normal1"/>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14:paraId="4718BEA9" w14:textId="77777777" w:rsidR="00BF7533" w:rsidRDefault="00454E07">
      <w:pPr>
        <w:pStyle w:val="Normal1"/>
        <w:spacing w:line="360" w:lineRule="auto"/>
        <w:jc w:val="both"/>
      </w:pPr>
      <w:r>
        <w:rPr>
          <w:rFonts w:ascii="Arial" w:eastAsia="Arial" w:hAnsi="Arial" w:cs="Arial"/>
          <w:i/>
          <w:sz w:val="20"/>
        </w:rPr>
        <w:t>Svaki takav zahtjev potrebno je navesti u jednoj ili dvije rečenice.</w:t>
      </w:r>
    </w:p>
    <w:p w14:paraId="1B5741B3" w14:textId="77777777" w:rsidR="00BF7533" w:rsidRDefault="00BF7533">
      <w:pPr>
        <w:pStyle w:val="Normal1"/>
        <w:spacing w:line="360" w:lineRule="auto"/>
        <w:jc w:val="both"/>
      </w:pPr>
      <w:bookmarkStart w:id="1633" w:name="h.tyjcwt" w:colFirst="0" w:colLast="0"/>
      <w:bookmarkEnd w:id="1633"/>
    </w:p>
    <w:p w14:paraId="7D801D81" w14:textId="47F7797C" w:rsidR="00BF7533" w:rsidRDefault="00454E07">
      <w:pPr>
        <w:pStyle w:val="Normal1"/>
      </w:pPr>
      <w:del w:id="1634" w:author="Domagoj" w:date="2015-11-17T17:46:00Z">
        <w:r w:rsidDel="00D054EA">
          <w:lastRenderedPageBreak/>
          <w:br w:type="page"/>
        </w:r>
      </w:del>
    </w:p>
    <w:p w14:paraId="36F8E7E2" w14:textId="61E4C18E" w:rsidR="00BF7533" w:rsidDel="00A92200" w:rsidRDefault="00454E07">
      <w:pPr>
        <w:pStyle w:val="Heading1"/>
        <w:numPr>
          <w:ilvl w:val="0"/>
          <w:numId w:val="3"/>
        </w:numPr>
        <w:rPr>
          <w:del w:id="1635" w:author="Filip Gulan" w:date="2015-11-14T16:10:00Z"/>
        </w:rPr>
      </w:pPr>
      <w:bookmarkStart w:id="1636" w:name="_Toc431806050"/>
      <w:r>
        <w:t>Arhitektura i dizajn sustava</w:t>
      </w:r>
      <w:bookmarkEnd w:id="1636"/>
    </w:p>
    <w:p w14:paraId="05E4930F" w14:textId="0F46C427" w:rsidR="00BF7533" w:rsidDel="00A92200" w:rsidRDefault="00454E07">
      <w:pPr>
        <w:pStyle w:val="Heading1"/>
        <w:numPr>
          <w:ilvl w:val="0"/>
          <w:numId w:val="3"/>
        </w:numPr>
        <w:spacing w:line="360" w:lineRule="auto"/>
        <w:jc w:val="both"/>
        <w:rPr>
          <w:del w:id="1637" w:author="Filip Gulan" w:date="2015-11-14T16:10:00Z"/>
        </w:rPr>
        <w:pPrChange w:id="1638" w:author="Filip Gulan" w:date="2015-11-14T16:10:00Z">
          <w:pPr>
            <w:pStyle w:val="Normal1"/>
            <w:spacing w:line="360" w:lineRule="auto"/>
            <w:jc w:val="both"/>
          </w:pPr>
        </w:pPrChange>
      </w:pPr>
      <w:del w:id="1639" w:author="Filip Gulan" w:date="2015-11-14T16:10:00Z">
        <w:r w:rsidRPr="00A92200" w:rsidDel="00A92200">
          <w:rPr>
            <w:i/>
            <w:sz w:val="20"/>
            <w:rPrChange w:id="1640"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pPr>
        <w:pStyle w:val="Heading1"/>
        <w:rPr>
          <w:del w:id="1641" w:author="Filip Gulan" w:date="2015-11-14T16:10:00Z"/>
        </w:rPr>
        <w:pPrChange w:id="1642"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pPr>
        <w:pStyle w:val="Heading1"/>
        <w:rPr>
          <w:del w:id="1643" w:author="Filip Gulan" w:date="2015-11-14T16:10:00Z"/>
        </w:rPr>
        <w:pPrChange w:id="1644" w:author="Filip Gulan" w:date="2015-11-14T16:10:00Z">
          <w:pPr>
            <w:pStyle w:val="Normal1"/>
            <w:spacing w:line="360" w:lineRule="auto"/>
          </w:pPr>
        </w:pPrChange>
      </w:pPr>
      <w:del w:id="1645"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pPr>
        <w:pStyle w:val="Heading1"/>
        <w:rPr>
          <w:del w:id="1646" w:author="Filip Gulan" w:date="2015-11-14T16:10:00Z"/>
        </w:rPr>
        <w:pPrChange w:id="1647" w:author="Filip Gulan" w:date="2015-11-14T16:10:00Z">
          <w:pPr>
            <w:pStyle w:val="Normal1"/>
            <w:spacing w:line="360" w:lineRule="auto"/>
            <w:ind w:left="284" w:firstLine="284"/>
          </w:pPr>
        </w:pPrChange>
      </w:pPr>
      <w:del w:id="1648" w:author="Filip Gulan" w:date="2015-11-14T16:10:00Z">
        <w:r w:rsidDel="00A92200">
          <w:delText>Dijagram razreda</w:delText>
        </w:r>
      </w:del>
    </w:p>
    <w:p w14:paraId="5EF9F239" w14:textId="08774B6A" w:rsidR="00BF7533" w:rsidDel="00A92200" w:rsidRDefault="00454E07">
      <w:pPr>
        <w:pStyle w:val="Heading1"/>
        <w:rPr>
          <w:del w:id="1649" w:author="Filip Gulan" w:date="2015-11-14T16:10:00Z"/>
        </w:rPr>
        <w:pPrChange w:id="1650" w:author="Filip Gulan" w:date="2015-11-14T16:10:00Z">
          <w:pPr>
            <w:pStyle w:val="Normal1"/>
            <w:spacing w:line="360" w:lineRule="auto"/>
          </w:pPr>
        </w:pPrChange>
      </w:pPr>
      <w:del w:id="1651" w:author="Filip Gulan" w:date="2015-11-14T16:10:00Z">
        <w:r w:rsidDel="00A92200">
          <w:delText xml:space="preserve">          Dijagram objekata </w:delText>
        </w:r>
      </w:del>
    </w:p>
    <w:p w14:paraId="35CE6207" w14:textId="60E3ABE5" w:rsidR="00BF7533" w:rsidDel="00A92200" w:rsidRDefault="00454E07">
      <w:pPr>
        <w:pStyle w:val="Heading1"/>
        <w:rPr>
          <w:del w:id="1652" w:author="Filip Gulan" w:date="2015-11-14T16:10:00Z"/>
        </w:rPr>
        <w:pPrChange w:id="1653" w:author="Filip Gulan" w:date="2015-11-14T16:10:00Z">
          <w:pPr>
            <w:pStyle w:val="Normal1"/>
            <w:spacing w:line="360" w:lineRule="auto"/>
          </w:pPr>
        </w:pPrChange>
      </w:pPr>
      <w:del w:id="1654" w:author="Filip Gulan" w:date="2015-11-14T16:10:00Z">
        <w:r w:rsidDel="00A92200">
          <w:delText xml:space="preserve">          Dijagram stanja</w:delText>
        </w:r>
      </w:del>
    </w:p>
    <w:p w14:paraId="499380E8" w14:textId="3DE28968" w:rsidR="00BF7533" w:rsidDel="00A92200" w:rsidRDefault="00454E07">
      <w:pPr>
        <w:pStyle w:val="Heading1"/>
        <w:rPr>
          <w:del w:id="1655" w:author="Filip Gulan" w:date="2015-11-14T16:10:00Z"/>
        </w:rPr>
        <w:pPrChange w:id="1656" w:author="Filip Gulan" w:date="2015-11-14T16:10:00Z">
          <w:pPr>
            <w:pStyle w:val="Normal1"/>
            <w:spacing w:line="360" w:lineRule="auto"/>
          </w:pPr>
        </w:pPrChange>
      </w:pPr>
      <w:del w:id="1657" w:author="Filip Gulan" w:date="2015-11-14T16:10:00Z">
        <w:r w:rsidDel="00A92200">
          <w:delText xml:space="preserve">          Dijagram aktivnosti</w:delText>
        </w:r>
      </w:del>
    </w:p>
    <w:p w14:paraId="3AC5205E" w14:textId="3AFB1DAA" w:rsidR="00BF7533" w:rsidDel="00A92200" w:rsidRDefault="00454E07">
      <w:pPr>
        <w:pStyle w:val="Heading1"/>
        <w:rPr>
          <w:del w:id="1658" w:author="Filip Gulan" w:date="2015-11-14T16:10:00Z"/>
        </w:rPr>
        <w:pPrChange w:id="1659" w:author="Filip Gulan" w:date="2015-11-14T16:10:00Z">
          <w:pPr>
            <w:pStyle w:val="Normal1"/>
            <w:spacing w:line="360" w:lineRule="auto"/>
          </w:pPr>
        </w:pPrChange>
      </w:pPr>
      <w:del w:id="1660" w:author="Filip Gulan" w:date="2015-11-14T16:10:00Z">
        <w:r w:rsidDel="00A92200">
          <w:delText xml:space="preserve">          Komunikacijski dijagram</w:delText>
        </w:r>
      </w:del>
    </w:p>
    <w:p w14:paraId="3777990E" w14:textId="002DFD29" w:rsidR="00BF7533" w:rsidDel="00A92200" w:rsidRDefault="00454E07">
      <w:pPr>
        <w:pStyle w:val="Heading1"/>
        <w:rPr>
          <w:del w:id="1661" w:author="Filip Gulan" w:date="2015-11-14T16:10:00Z"/>
        </w:rPr>
        <w:pPrChange w:id="1662" w:author="Filip Gulan" w:date="2015-11-14T16:10:00Z">
          <w:pPr>
            <w:pStyle w:val="Normal1"/>
            <w:spacing w:line="360" w:lineRule="auto"/>
          </w:pPr>
        </w:pPrChange>
      </w:pPr>
      <w:del w:id="1663" w:author="Filip Gulan" w:date="2015-11-14T16:10:00Z">
        <w:r w:rsidDel="00A92200">
          <w:delText xml:space="preserve">          Dijagram komponenti</w:delText>
        </w:r>
      </w:del>
    </w:p>
    <w:p w14:paraId="02377EF0" w14:textId="5A22B84A" w:rsidR="00BF7533" w:rsidDel="00A92200" w:rsidRDefault="00454E07">
      <w:pPr>
        <w:pStyle w:val="Heading1"/>
        <w:rPr>
          <w:del w:id="1664" w:author="Filip Gulan" w:date="2015-11-14T16:10:00Z"/>
        </w:rPr>
        <w:pPrChange w:id="1665" w:author="Filip Gulan" w:date="2015-11-14T16:10:00Z">
          <w:pPr>
            <w:pStyle w:val="Normal1"/>
            <w:spacing w:line="360" w:lineRule="auto"/>
          </w:pPr>
        </w:pPrChange>
      </w:pPr>
      <w:del w:id="1666" w:author="Filip Gulan" w:date="2015-11-14T16:10:00Z">
        <w:r w:rsidDel="00A92200">
          <w:delText xml:space="preserve"> Ostali UML dijagrami (npr. Sekvencijski za objekte) mogu se koristiti po potrebi.</w:delText>
        </w:r>
      </w:del>
    </w:p>
    <w:p w14:paraId="260D704A" w14:textId="0104CE7F" w:rsidR="00BF7533" w:rsidDel="00A92200" w:rsidRDefault="00BF7533">
      <w:pPr>
        <w:pStyle w:val="Heading1"/>
        <w:rPr>
          <w:del w:id="1667" w:author="Filip Gulan" w:date="2015-11-14T16:10:00Z"/>
        </w:rPr>
        <w:pPrChange w:id="1668" w:author="Filip Gulan" w:date="2015-11-14T16:10:00Z">
          <w:pPr>
            <w:pStyle w:val="Normal1"/>
            <w:spacing w:line="360" w:lineRule="auto"/>
          </w:pPr>
        </w:pPrChange>
      </w:pPr>
    </w:p>
    <w:p w14:paraId="6C999C14" w14:textId="3284DA54" w:rsidR="00BF7533" w:rsidDel="00A92200" w:rsidRDefault="009754A4">
      <w:pPr>
        <w:pStyle w:val="Heading1"/>
        <w:rPr>
          <w:del w:id="1669" w:author="Filip Gulan" w:date="2015-11-14T16:10:00Z"/>
        </w:rPr>
        <w:pPrChange w:id="1670" w:author="Filip Gulan" w:date="2015-11-14T16:10:00Z">
          <w:pPr>
            <w:pStyle w:val="Normal1"/>
            <w:spacing w:line="360" w:lineRule="auto"/>
          </w:pPr>
        </w:pPrChange>
      </w:pPr>
      <w:del w:id="1671"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pPr>
        <w:pStyle w:val="Heading1"/>
        <w:rPr>
          <w:del w:id="1672" w:author="Filip Gulan" w:date="2015-11-14T16:10:00Z"/>
        </w:rPr>
        <w:pPrChange w:id="1673" w:author="Filip Gulan" w:date="2015-11-14T16:10:00Z">
          <w:pPr>
            <w:pStyle w:val="Normal1"/>
            <w:spacing w:line="360" w:lineRule="auto"/>
          </w:pPr>
        </w:pPrChange>
      </w:pPr>
      <w:del w:id="1674" w:author="Filip Gulan" w:date="2015-11-14T16:10:00Z">
        <w:r w:rsidDel="00A92200">
          <w:delText>Preporuča se da ovo poglavlje podijelite po sljedećim potpoglavljima:</w:delText>
        </w:r>
      </w:del>
    </w:p>
    <w:p w14:paraId="5B882647" w14:textId="1BFDD555" w:rsidR="00BF7533" w:rsidDel="00A92200" w:rsidRDefault="00BF7533">
      <w:pPr>
        <w:pStyle w:val="Heading1"/>
        <w:rPr>
          <w:del w:id="1675" w:author="Filip Gulan" w:date="2015-11-14T16:10:00Z"/>
        </w:rPr>
        <w:pPrChange w:id="1676" w:author="Filip Gulan" w:date="2015-11-14T16:10:00Z">
          <w:pPr>
            <w:pStyle w:val="Normal1"/>
            <w:spacing w:line="360" w:lineRule="auto"/>
          </w:pPr>
        </w:pPrChange>
      </w:pPr>
    </w:p>
    <w:p w14:paraId="113156F3" w14:textId="7662E75C" w:rsidR="00BF7533" w:rsidDel="00A92200" w:rsidRDefault="00454E07">
      <w:pPr>
        <w:pStyle w:val="Heading1"/>
        <w:rPr>
          <w:del w:id="1677" w:author="Filip Gulan" w:date="2015-11-14T16:10:00Z"/>
        </w:rPr>
        <w:pPrChange w:id="1678" w:author="Filip Gulan" w:date="2015-11-14T16:10:00Z">
          <w:pPr>
            <w:pStyle w:val="Normal1"/>
            <w:spacing w:line="360" w:lineRule="auto"/>
          </w:pPr>
        </w:pPrChange>
      </w:pPr>
      <w:del w:id="1679" w:author="Filip Gulan" w:date="2015-11-14T16:10:00Z">
        <w:r w:rsidDel="00A92200">
          <w:delText>6.1. Svrha, opći prioriteti i skica sustava</w:delText>
        </w:r>
      </w:del>
    </w:p>
    <w:p w14:paraId="2CE163FF" w14:textId="3BA3B56E" w:rsidR="00BF7533" w:rsidDel="00A92200" w:rsidRDefault="00454E07">
      <w:pPr>
        <w:pStyle w:val="Heading1"/>
        <w:rPr>
          <w:del w:id="1680" w:author="Filip Gulan" w:date="2015-11-14T16:10:00Z"/>
        </w:rPr>
        <w:pPrChange w:id="1681" w:author="Filip Gulan" w:date="2015-11-14T16:10:00Z">
          <w:pPr>
            <w:pStyle w:val="Normal1"/>
            <w:spacing w:line="360" w:lineRule="auto"/>
          </w:pPr>
        </w:pPrChange>
      </w:pPr>
      <w:del w:id="1682" w:author="Filip Gulan" w:date="2015-11-14T16:10:00Z">
        <w:r w:rsidDel="00A92200">
          <w:delText>6.2. Dijagram razreda s opisom</w:delText>
        </w:r>
      </w:del>
    </w:p>
    <w:p w14:paraId="5DC5FE8F" w14:textId="0C0897B9" w:rsidR="00BF7533" w:rsidDel="00A92200" w:rsidRDefault="00454E07">
      <w:pPr>
        <w:pStyle w:val="Heading1"/>
        <w:rPr>
          <w:del w:id="1683" w:author="Filip Gulan" w:date="2015-11-14T16:10:00Z"/>
        </w:rPr>
        <w:pPrChange w:id="1684" w:author="Filip Gulan" w:date="2015-11-14T16:10:00Z">
          <w:pPr>
            <w:pStyle w:val="Normal1"/>
            <w:spacing w:line="360" w:lineRule="auto"/>
          </w:pPr>
        </w:pPrChange>
      </w:pPr>
      <w:del w:id="1685" w:author="Filip Gulan" w:date="2015-11-14T16:10:00Z">
        <w:r w:rsidDel="00A92200">
          <w:delText>6.3. Objektni dijagram.</w:delText>
        </w:r>
      </w:del>
    </w:p>
    <w:p w14:paraId="0FC39463" w14:textId="28323EED" w:rsidR="00BF7533" w:rsidDel="00A92200" w:rsidRDefault="00454E07">
      <w:pPr>
        <w:pStyle w:val="Heading1"/>
        <w:rPr>
          <w:del w:id="1686" w:author="Filip Gulan" w:date="2015-11-14T16:10:00Z"/>
        </w:rPr>
        <w:pPrChange w:id="1687" w:author="Filip Gulan" w:date="2015-11-14T16:10:00Z">
          <w:pPr>
            <w:pStyle w:val="Normal1"/>
            <w:spacing w:line="360" w:lineRule="auto"/>
          </w:pPr>
        </w:pPrChange>
      </w:pPr>
      <w:del w:id="1688"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pPr>
        <w:pStyle w:val="Heading1"/>
        <w:numPr>
          <w:ilvl w:val="0"/>
          <w:numId w:val="3"/>
        </w:numPr>
        <w:rPr>
          <w:del w:id="1689" w:author="Filip Gulan" w:date="2015-11-14T16:10:00Z"/>
        </w:rPr>
        <w:pPrChange w:id="1690" w:author="Filip Gulan" w:date="2015-11-14T16:10: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1691" w:name="h.3dy6vkm" w:colFirst="0" w:colLast="0"/>
      <w:bookmarkEnd w:id="1691"/>
    </w:p>
    <w:p w14:paraId="39F768DB" w14:textId="77777777" w:rsidR="00BF7533" w:rsidRDefault="00454E07">
      <w:pPr>
        <w:pStyle w:val="Heading1"/>
        <w:numPr>
          <w:ilvl w:val="0"/>
          <w:numId w:val="3"/>
        </w:numPr>
        <w:pPrChange w:id="1692" w:author="Filip Gulan" w:date="2015-11-14T16:10:00Z">
          <w:pPr>
            <w:pStyle w:val="Normal1"/>
          </w:pPr>
        </w:pPrChange>
      </w:pPr>
      <w:del w:id="1693" w:author="Filip Gulan" w:date="2015-11-14T16:10:00Z">
        <w:r w:rsidDel="00A92200">
          <w:br w:type="page"/>
        </w:r>
      </w:del>
    </w:p>
    <w:p w14:paraId="02915F16" w14:textId="2AEB86F4" w:rsidR="00A809C2" w:rsidRDefault="00454E07">
      <w:pPr>
        <w:pStyle w:val="Heading2"/>
        <w:numPr>
          <w:ilvl w:val="1"/>
          <w:numId w:val="3"/>
        </w:numPr>
        <w:rPr>
          <w:ins w:id="1694" w:author="Filip Gulan" w:date="2015-11-13T21:31:00Z"/>
        </w:rPr>
      </w:pPr>
      <w:bookmarkStart w:id="1695" w:name="_Toc431806051"/>
      <w:r>
        <w:t>Svrha, opći prioriteti i skica sustava</w:t>
      </w:r>
      <w:bookmarkEnd w:id="1695"/>
    </w:p>
    <w:p w14:paraId="2EF7B0A5" w14:textId="77777777" w:rsidR="00680F41" w:rsidRDefault="00A809C2" w:rsidP="00D054EA">
      <w:pPr>
        <w:shd w:val="clear" w:color="auto" w:fill="FFFFFF"/>
        <w:spacing w:line="360" w:lineRule="auto"/>
        <w:ind w:firstLine="709"/>
        <w:textAlignment w:val="baseline"/>
        <w:rPr>
          <w:ins w:id="1696" w:author="Filip Gulan" w:date="2015-11-13T23:11:00Z"/>
          <w:rFonts w:ascii="Arial" w:eastAsia="Arial" w:hAnsi="Arial" w:cs="Arial"/>
          <w:szCs w:val="24"/>
        </w:rPr>
        <w:pPrChange w:id="1697" w:author="Domagoj" w:date="2015-11-17T17:45:00Z">
          <w:pPr>
            <w:shd w:val="clear" w:color="auto" w:fill="FFFFFF"/>
            <w:spacing w:before="100" w:beforeAutospacing="1" w:after="100" w:afterAutospacing="1" w:line="360" w:lineRule="auto"/>
            <w:jc w:val="both"/>
            <w:textAlignment w:val="baseline"/>
          </w:pPr>
        </w:pPrChange>
      </w:pPr>
      <w:ins w:id="1698" w:author="Filip Gulan" w:date="2015-11-13T21:31:00Z">
        <w:r>
          <w:rPr>
            <w:rFonts w:ascii="Arial" w:eastAsia="Arial" w:hAnsi="Arial" w:cs="Arial"/>
            <w:szCs w:val="24"/>
          </w:rPr>
          <w:t xml:space="preserve">Prilikom projektiranja samog sustava za online narudžbu jela, jedna od bitnijih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77777777" w:rsidR="00680F41" w:rsidRDefault="00A809C2" w:rsidP="00D054EA">
      <w:pPr>
        <w:shd w:val="clear" w:color="auto" w:fill="FFFFFF"/>
        <w:spacing w:line="360" w:lineRule="auto"/>
        <w:ind w:firstLine="709"/>
        <w:jc w:val="both"/>
        <w:textAlignment w:val="baseline"/>
        <w:rPr>
          <w:ins w:id="1699" w:author="Filip Gulan" w:date="2015-11-13T23:11:00Z"/>
          <w:rFonts w:ascii="Arial" w:eastAsia="Arial" w:hAnsi="Arial" w:cs="Arial"/>
          <w:szCs w:val="24"/>
        </w:rPr>
        <w:pPrChange w:id="1700" w:author="Domagoj" w:date="2015-11-17T17:45:00Z">
          <w:pPr>
            <w:shd w:val="clear" w:color="auto" w:fill="FFFFFF"/>
            <w:spacing w:before="100" w:beforeAutospacing="1" w:after="100" w:afterAutospacing="1" w:line="360" w:lineRule="auto"/>
            <w:jc w:val="both"/>
            <w:textAlignment w:val="baseline"/>
          </w:pPr>
        </w:pPrChange>
      </w:pPr>
      <w:ins w:id="1701" w:author="Filip Gulan" w:date="2015-11-13T21:31:00Z">
        <w:r>
          <w:rPr>
            <w:rFonts w:ascii="Arial" w:eastAsia="Arial" w:hAnsi="Arial" w:cs="Arial"/>
            <w:szCs w:val="24"/>
          </w:rPr>
          <w:t>Također smo razmišljali i o klijent-poslužitelj aplikaciji, no to bi od korisnika zahtijevalo korištenje dodatne podrške poput pomoćnih programa koji bi narušili uvjet jednostavnosti za krajnjeg korisnika, dok arhitektura web aplikacije od korisnika zahtjeva samo pristup internetu te web preglednik, koji danas dolazi instaliran na svakom malo boljem operacijskom sustavu koji drži do sebe.</w:t>
        </w:r>
      </w:ins>
      <w:ins w:id="1702" w:author="Filip Gulan" w:date="2015-11-13T23:10:00Z">
        <w:r w:rsidR="00680F41">
          <w:rPr>
            <w:rFonts w:ascii="Arial" w:eastAsia="Arial" w:hAnsi="Arial" w:cs="Arial"/>
            <w:szCs w:val="24"/>
          </w:rPr>
          <w:t xml:space="preserve"> </w:t>
        </w:r>
      </w:ins>
    </w:p>
    <w:p w14:paraId="1DF990C8" w14:textId="480539C7" w:rsidR="00A809C2" w:rsidRDefault="00680F41" w:rsidP="00D054EA">
      <w:pPr>
        <w:shd w:val="clear" w:color="auto" w:fill="FFFFFF"/>
        <w:spacing w:before="100" w:beforeAutospacing="1" w:after="100" w:afterAutospacing="1" w:line="360" w:lineRule="auto"/>
        <w:ind w:firstLine="709"/>
        <w:jc w:val="both"/>
        <w:textAlignment w:val="baseline"/>
        <w:rPr>
          <w:ins w:id="1703" w:author="Filip Gulan" w:date="2015-11-13T22:42:00Z"/>
          <w:rFonts w:ascii="Arial" w:eastAsia="Arial" w:hAnsi="Arial" w:cs="Arial"/>
          <w:szCs w:val="24"/>
        </w:rPr>
        <w:pPrChange w:id="1704" w:author="Domagoj" w:date="2015-11-17T17:46:00Z">
          <w:pPr>
            <w:shd w:val="clear" w:color="auto" w:fill="FFFFFF"/>
            <w:spacing w:before="100" w:beforeAutospacing="1" w:after="100" w:afterAutospacing="1" w:line="360" w:lineRule="auto"/>
            <w:jc w:val="both"/>
            <w:textAlignment w:val="baseline"/>
          </w:pPr>
        </w:pPrChange>
      </w:pPr>
      <w:ins w:id="1705"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pPr>
        <w:shd w:val="clear" w:color="auto" w:fill="FFFFFF"/>
        <w:spacing w:before="100" w:beforeAutospacing="1" w:after="100" w:afterAutospacing="1" w:line="360" w:lineRule="auto"/>
        <w:ind w:firstLine="709"/>
        <w:jc w:val="both"/>
        <w:textAlignment w:val="baseline"/>
        <w:rPr>
          <w:ins w:id="1706" w:author="Filip Gulan" w:date="2015-11-13T22:20:00Z"/>
          <w:rFonts w:ascii="Arial" w:eastAsia="Arial" w:hAnsi="Arial" w:cs="Arial"/>
          <w:szCs w:val="24"/>
        </w:rPr>
        <w:pPrChange w:id="1707"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pPr>
        <w:keepNext/>
        <w:shd w:val="clear" w:color="auto" w:fill="FFFFFF"/>
        <w:spacing w:before="100" w:beforeAutospacing="1" w:after="100" w:afterAutospacing="1" w:line="360" w:lineRule="auto"/>
        <w:ind w:firstLine="709"/>
        <w:jc w:val="center"/>
        <w:textAlignment w:val="baseline"/>
        <w:rPr>
          <w:ins w:id="1708" w:author="Filip Gulan" w:date="2015-11-13T22:42:00Z"/>
        </w:rPr>
        <w:pPrChange w:id="1709" w:author="Filip Gulan" w:date="2015-11-13T22:42:00Z">
          <w:pPr>
            <w:shd w:val="clear" w:color="auto" w:fill="FFFFFF"/>
            <w:spacing w:before="100" w:beforeAutospacing="1" w:after="100" w:afterAutospacing="1" w:line="360" w:lineRule="auto"/>
            <w:ind w:firstLine="709"/>
            <w:jc w:val="center"/>
            <w:textAlignment w:val="baseline"/>
          </w:pPr>
        </w:pPrChange>
      </w:pPr>
      <w:ins w:id="1710" w:author="Filip Gulan" w:date="2015-11-13T22:20:00Z">
        <w:r>
          <w:rPr>
            <w:rFonts w:ascii="Arial" w:hAnsi="Arial" w:cs="Arial"/>
            <w:noProof/>
            <w:szCs w:val="24"/>
            <w:rPrChange w:id="1711" w:author="Unknown">
              <w:rPr>
                <w:noProof/>
              </w:rPr>
            </w:rPrChange>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61">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pPr>
        <w:pStyle w:val="Caption"/>
        <w:jc w:val="center"/>
        <w:rPr>
          <w:ins w:id="1712" w:author="Filip Gulan" w:date="2015-11-13T22:42:00Z"/>
        </w:rPr>
        <w:pPrChange w:id="1713" w:author="Filip Gulan" w:date="2015-11-13T22:42:00Z">
          <w:pPr>
            <w:shd w:val="clear" w:color="auto" w:fill="FFFFFF"/>
            <w:spacing w:before="100" w:beforeAutospacing="1" w:after="100" w:afterAutospacing="1" w:line="360" w:lineRule="auto"/>
            <w:jc w:val="both"/>
            <w:textAlignment w:val="baseline"/>
          </w:pPr>
        </w:pPrChange>
      </w:pPr>
      <w:ins w:id="1714" w:author="Filip Gulan" w:date="2015-11-13T22:42:00Z">
        <w:r>
          <w:t xml:space="preserve">Slika 6.1 </w:t>
        </w:r>
        <w:r>
          <w:fldChar w:fldCharType="begin"/>
        </w:r>
        <w:r>
          <w:instrText xml:space="preserve"> SEQ Slika_6.1 \* ARABIC </w:instrText>
        </w:r>
      </w:ins>
      <w:r>
        <w:fldChar w:fldCharType="separate"/>
      </w:r>
      <w:ins w:id="1715" w:author="Filip Gulan" w:date="2015-11-14T16:09:00Z">
        <w:r w:rsidR="00A92200">
          <w:rPr>
            <w:noProof/>
          </w:rPr>
          <w:t>1</w:t>
        </w:r>
      </w:ins>
      <w:ins w:id="1716" w:author="Filip Gulan" w:date="2015-11-13T22:42:00Z">
        <w:r>
          <w:fldChar w:fldCharType="end"/>
        </w:r>
        <w:r>
          <w:t xml:space="preserve"> - Arhitektura sustava</w:t>
        </w:r>
      </w:ins>
    </w:p>
    <w:p w14:paraId="0B86609C" w14:textId="77777777" w:rsidR="00680F41" w:rsidRPr="00B8403D" w:rsidRDefault="00680F41">
      <w:pPr>
        <w:rPr>
          <w:ins w:id="1717" w:author="Filip Gulan" w:date="2015-11-13T21:31:00Z"/>
          <w:rPrChange w:id="1718" w:author="Filip Gulan" w:date="2015-11-13T22:42:00Z">
            <w:rPr>
              <w:ins w:id="1719" w:author="Filip Gulan" w:date="2015-11-13T21:31:00Z"/>
              <w:rFonts w:ascii="Arial" w:hAnsi="Arial" w:cs="Arial"/>
              <w:szCs w:val="24"/>
            </w:rPr>
          </w:rPrChange>
        </w:rPr>
        <w:pPrChange w:id="1720"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pPr>
        <w:shd w:val="clear" w:color="auto" w:fill="FFFFFF"/>
        <w:spacing w:before="100" w:beforeAutospacing="1" w:after="100" w:afterAutospacing="1" w:line="360" w:lineRule="auto"/>
        <w:ind w:firstLine="709"/>
        <w:jc w:val="both"/>
        <w:textAlignment w:val="baseline"/>
        <w:rPr>
          <w:ins w:id="1721" w:author="Filip Gulan" w:date="2015-11-13T21:31:00Z"/>
          <w:rFonts w:ascii="Arial" w:hAnsi="Arial" w:cs="Arial"/>
          <w:b/>
          <w:szCs w:val="24"/>
          <w:rPrChange w:id="1722" w:author="Filip Gulan" w:date="2015-11-13T22:15:00Z">
            <w:rPr>
              <w:ins w:id="1723" w:author="Filip Gulan" w:date="2015-11-13T21:31:00Z"/>
              <w:rFonts w:ascii="Arial" w:hAnsi="Arial" w:cs="Arial"/>
              <w:szCs w:val="24"/>
            </w:rPr>
          </w:rPrChange>
        </w:rPr>
        <w:pPrChange w:id="1724" w:author="Filip Gulan" w:date="2015-11-13T21:31:00Z">
          <w:pPr>
            <w:shd w:val="clear" w:color="auto" w:fill="FFFFFF"/>
            <w:spacing w:before="100" w:beforeAutospacing="1" w:after="100" w:afterAutospacing="1" w:line="360" w:lineRule="auto"/>
            <w:jc w:val="both"/>
            <w:textAlignment w:val="baseline"/>
          </w:pPr>
        </w:pPrChange>
      </w:pPr>
      <w:ins w:id="1725" w:author="Filip Gulan" w:date="2015-11-13T22:14:00Z">
        <w:r w:rsidRPr="00753A68">
          <w:rPr>
            <w:rFonts w:ascii="Arial" w:hAnsi="Arial" w:cs="Arial"/>
            <w:b/>
            <w:szCs w:val="24"/>
            <w:rPrChange w:id="1726" w:author="Filip Gulan" w:date="2015-11-13T22:15:00Z">
              <w:rPr>
                <w:rFonts w:ascii="Arial" w:hAnsi="Arial" w:cs="Arial"/>
                <w:szCs w:val="24"/>
              </w:rPr>
            </w:rPrChange>
          </w:rPr>
          <w:t>Web aplikacija</w:t>
        </w:r>
      </w:ins>
    </w:p>
    <w:p w14:paraId="7C44D6F7" w14:textId="7692F883" w:rsidR="009D5B2D" w:rsidRDefault="00E47081">
      <w:pPr>
        <w:shd w:val="clear" w:color="auto" w:fill="FFFFFF"/>
        <w:spacing w:before="100" w:beforeAutospacing="1" w:after="100" w:afterAutospacing="1" w:line="360" w:lineRule="auto"/>
        <w:ind w:firstLine="709"/>
        <w:jc w:val="both"/>
        <w:textAlignment w:val="baseline"/>
        <w:rPr>
          <w:ins w:id="1727" w:author="Filip Gulan" w:date="2015-11-13T22:02:00Z"/>
          <w:rFonts w:ascii="Arial" w:hAnsi="Arial" w:cs="Arial"/>
          <w:szCs w:val="24"/>
        </w:rPr>
      </w:pPr>
      <w:ins w:id="1728" w:author="Filip Gulan" w:date="2015-11-13T21:32:00Z">
        <w:r>
          <w:rPr>
            <w:rFonts w:ascii="Arial" w:eastAsia="Arial" w:hAnsi="Arial" w:cs="Arial"/>
            <w:szCs w:val="24"/>
          </w:rPr>
          <w:t>Kao programski jezik smo odabrali objektno orijentirani jezik C# te njegov server-side web aplikacijski framework ASP.NET v4.6 te razvojno okruženje Visual Studio 2015</w:t>
        </w:r>
      </w:ins>
      <w:ins w:id="1729" w:author="Filip Gulan" w:date="2015-11-13T21:31:00Z">
        <w:r w:rsidR="00A809C2">
          <w:rPr>
            <w:rFonts w:ascii="Arial" w:hAnsi="Arial" w:cs="Arial"/>
            <w:szCs w:val="24"/>
          </w:rPr>
          <w:t>.</w:t>
        </w:r>
      </w:ins>
      <w:ins w:id="1730" w:author="Filip Gulan" w:date="2015-11-13T21:36:00Z">
        <w:r>
          <w:rPr>
            <w:rFonts w:ascii="Arial" w:hAnsi="Arial" w:cs="Arial"/>
            <w:szCs w:val="24"/>
          </w:rPr>
          <w:t xml:space="preserve"> Za arhitekturu samog sustava smo se odlučili slijediti MVC</w:t>
        </w:r>
      </w:ins>
      <w:ins w:id="1731" w:author="Filip Gulan" w:date="2015-11-13T21:39:00Z">
        <w:r w:rsidR="00000A39">
          <w:rPr>
            <w:rFonts w:ascii="Arial" w:hAnsi="Arial" w:cs="Arial"/>
            <w:szCs w:val="24"/>
          </w:rPr>
          <w:t xml:space="preserve"> (</w:t>
        </w:r>
      </w:ins>
      <w:ins w:id="1732" w:author="Filip Gulan" w:date="2015-11-13T21:40:00Z">
        <w:r w:rsidR="00000A39">
          <w:rPr>
            <w:rFonts w:ascii="Arial" w:hAnsi="Arial" w:cs="Arial"/>
            <w:szCs w:val="24"/>
          </w:rPr>
          <w:t>Model-View-Controller</w:t>
        </w:r>
      </w:ins>
      <w:ins w:id="1733" w:author="Filip Gulan" w:date="2015-11-13T21:39:00Z">
        <w:r w:rsidR="00000A39">
          <w:rPr>
            <w:rFonts w:ascii="Arial" w:hAnsi="Arial" w:cs="Arial"/>
            <w:szCs w:val="24"/>
          </w:rPr>
          <w:t>)</w:t>
        </w:r>
      </w:ins>
      <w:ins w:id="1734" w:author="Filip Gulan" w:date="2015-11-13T21:36:00Z">
        <w:r>
          <w:rPr>
            <w:rFonts w:ascii="Arial" w:hAnsi="Arial" w:cs="Arial"/>
            <w:szCs w:val="24"/>
          </w:rPr>
          <w:t xml:space="preserve"> koncept koji je nativno po</w:t>
        </w:r>
      </w:ins>
      <w:ins w:id="1735" w:author="Filip Gulan" w:date="2015-11-13T21:39:00Z">
        <w:r w:rsidR="00000A39">
          <w:rPr>
            <w:rFonts w:ascii="Arial" w:hAnsi="Arial" w:cs="Arial"/>
            <w:szCs w:val="24"/>
          </w:rPr>
          <w:t xml:space="preserve">držan od </w:t>
        </w:r>
      </w:ins>
      <w:ins w:id="1736" w:author="Filip Gulan" w:date="2015-11-13T21:44:00Z">
        <w:r w:rsidR="00000A39">
          <w:rPr>
            <w:rFonts w:ascii="Arial" w:hAnsi="Arial" w:cs="Arial"/>
            <w:szCs w:val="24"/>
          </w:rPr>
          <w:t xml:space="preserve">strane </w:t>
        </w:r>
      </w:ins>
      <w:ins w:id="1737" w:author="Filip Gulan" w:date="2015-11-13T21:39:00Z">
        <w:r w:rsidR="00000A39">
          <w:rPr>
            <w:rFonts w:ascii="Arial" w:hAnsi="Arial" w:cs="Arial"/>
            <w:szCs w:val="24"/>
          </w:rPr>
          <w:t>ASP.NET framew</w:t>
        </w:r>
      </w:ins>
      <w:ins w:id="1738" w:author="Filip Gulan" w:date="2015-11-13T21:36:00Z">
        <w:r w:rsidR="00000A39">
          <w:rPr>
            <w:rFonts w:ascii="Arial" w:hAnsi="Arial" w:cs="Arial"/>
            <w:szCs w:val="24"/>
          </w:rPr>
          <w:t>orka</w:t>
        </w:r>
      </w:ins>
      <w:ins w:id="1739" w:author="Filip Gulan" w:date="2015-11-13T21:42:00Z">
        <w:r w:rsidR="00000A39">
          <w:rPr>
            <w:rFonts w:ascii="Arial" w:hAnsi="Arial" w:cs="Arial"/>
            <w:szCs w:val="24"/>
          </w:rPr>
          <w:t xml:space="preserve"> te uključuje </w:t>
        </w:r>
      </w:ins>
      <w:ins w:id="1740" w:author="Filip Gulan" w:date="2015-11-13T21:46:00Z">
        <w:r w:rsidR="00EB28C7">
          <w:rPr>
            <w:rFonts w:ascii="Arial" w:hAnsi="Arial" w:cs="Arial"/>
            <w:szCs w:val="24"/>
          </w:rPr>
          <w:t xml:space="preserve">već </w:t>
        </w:r>
      </w:ins>
      <w:ins w:id="1741" w:author="Filip Gulan" w:date="2015-11-13T21:44:00Z">
        <w:r w:rsidR="00000A39">
          <w:rPr>
            <w:rFonts w:ascii="Arial" w:hAnsi="Arial" w:cs="Arial"/>
            <w:szCs w:val="24"/>
          </w:rPr>
          <w:t>gotove predloške koji uvelike olakšavaju</w:t>
        </w:r>
      </w:ins>
      <w:ins w:id="1742" w:author="Filip Gulan" w:date="2015-11-13T21:45:00Z">
        <w:r w:rsidR="00000A39">
          <w:rPr>
            <w:rFonts w:ascii="Arial" w:hAnsi="Arial" w:cs="Arial"/>
            <w:szCs w:val="24"/>
          </w:rPr>
          <w:t xml:space="preserve"> i ubrzavaju razvoj web aplikacije</w:t>
        </w:r>
      </w:ins>
      <w:ins w:id="1743" w:author="Filip Gulan" w:date="2015-11-13T21:40:00Z">
        <w:r w:rsidR="00000A39">
          <w:rPr>
            <w:rFonts w:ascii="Arial" w:hAnsi="Arial" w:cs="Arial"/>
            <w:szCs w:val="24"/>
          </w:rPr>
          <w:t>.</w:t>
        </w:r>
      </w:ins>
    </w:p>
    <w:p w14:paraId="5EB08924" w14:textId="77777777" w:rsidR="00A92200" w:rsidRDefault="009D5B2D">
      <w:pPr>
        <w:keepNext/>
        <w:shd w:val="clear" w:color="auto" w:fill="FFFFFF"/>
        <w:spacing w:before="100" w:beforeAutospacing="1" w:after="100" w:afterAutospacing="1" w:line="360" w:lineRule="auto"/>
        <w:ind w:firstLine="709"/>
        <w:jc w:val="center"/>
        <w:textAlignment w:val="baseline"/>
        <w:rPr>
          <w:ins w:id="1744" w:author="Filip Gulan" w:date="2015-11-14T16:09:00Z"/>
        </w:rPr>
      </w:pPr>
      <w:ins w:id="1745" w:author="Filip Gulan" w:date="2015-11-13T22:02:00Z">
        <w:r>
          <w:rPr>
            <w:rFonts w:ascii="Arial" w:hAnsi="Arial" w:cs="Arial"/>
            <w:noProof/>
            <w:szCs w:val="24"/>
            <w:rPrChange w:id="1746" w:author="Unknown">
              <w:rPr>
                <w:noProof/>
              </w:rPr>
            </w:rPrChange>
          </w:rPr>
          <w:lastRenderedPageBreak/>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62">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pPr>
        <w:pStyle w:val="Caption"/>
        <w:jc w:val="center"/>
        <w:rPr>
          <w:ins w:id="1747" w:author="Filip Gulan" w:date="2015-11-14T16:09:00Z"/>
        </w:rPr>
        <w:pPrChange w:id="1748" w:author="Filip Gulan" w:date="2015-11-14T16:09:00Z">
          <w:pPr>
            <w:shd w:val="clear" w:color="auto" w:fill="FFFFFF"/>
            <w:spacing w:before="100" w:beforeAutospacing="1" w:after="100" w:afterAutospacing="1" w:line="360" w:lineRule="auto"/>
            <w:ind w:firstLine="709"/>
            <w:jc w:val="both"/>
            <w:textAlignment w:val="baseline"/>
          </w:pPr>
        </w:pPrChange>
      </w:pPr>
      <w:ins w:id="1749" w:author="Filip Gulan" w:date="2015-11-14T16:09:00Z">
        <w:r>
          <w:t xml:space="preserve">Slika 6.1 </w:t>
        </w:r>
        <w:r>
          <w:fldChar w:fldCharType="begin"/>
        </w:r>
        <w:r>
          <w:instrText xml:space="preserve"> SEQ Slika_6.1 \* ARABIC </w:instrText>
        </w:r>
      </w:ins>
      <w:r>
        <w:fldChar w:fldCharType="separate"/>
      </w:r>
      <w:ins w:id="1750" w:author="Filip Gulan" w:date="2015-11-14T16:09:00Z">
        <w:r>
          <w:rPr>
            <w:noProof/>
          </w:rPr>
          <w:t>2</w:t>
        </w:r>
        <w:r>
          <w:fldChar w:fldCharType="end"/>
        </w:r>
        <w:r>
          <w:t xml:space="preserve"> - MVC obrazac</w:t>
        </w:r>
      </w:ins>
    </w:p>
    <w:p w14:paraId="3C795B24" w14:textId="77777777" w:rsidR="00A92200" w:rsidRPr="00A92200" w:rsidRDefault="00A92200">
      <w:pPr>
        <w:rPr>
          <w:ins w:id="1751" w:author="Filip Gulan" w:date="2015-11-13T21:40:00Z"/>
          <w:rPrChange w:id="1752" w:author="Filip Gulan" w:date="2015-11-14T16:09:00Z">
            <w:rPr>
              <w:ins w:id="1753" w:author="Filip Gulan" w:date="2015-11-13T21:40:00Z"/>
              <w:rFonts w:ascii="Arial" w:hAnsi="Arial" w:cs="Arial"/>
              <w:szCs w:val="24"/>
            </w:rPr>
          </w:rPrChange>
        </w:rPr>
        <w:pPrChange w:id="1754"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77777777" w:rsidR="00000A39" w:rsidRDefault="00000A39" w:rsidP="00D054EA">
      <w:pPr>
        <w:shd w:val="clear" w:color="auto" w:fill="FFFFFF"/>
        <w:spacing w:before="100" w:beforeAutospacing="1" w:after="100" w:afterAutospacing="1"/>
        <w:ind w:firstLine="709"/>
        <w:jc w:val="both"/>
        <w:textAlignment w:val="baseline"/>
        <w:rPr>
          <w:ins w:id="1755" w:author="Filip Gulan" w:date="2015-11-13T22:07:00Z"/>
          <w:rFonts w:ascii="Arial" w:hAnsi="Arial" w:cs="Arial"/>
          <w:szCs w:val="24"/>
        </w:rPr>
        <w:pPrChange w:id="1756" w:author="Domagoj" w:date="2015-11-17T17:43:00Z">
          <w:pPr>
            <w:shd w:val="clear" w:color="auto" w:fill="FFFFFF"/>
            <w:spacing w:before="100" w:beforeAutospacing="1" w:after="100" w:afterAutospacing="1" w:line="360" w:lineRule="auto"/>
            <w:ind w:firstLine="709"/>
            <w:jc w:val="both"/>
            <w:textAlignment w:val="baseline"/>
          </w:pPr>
        </w:pPrChange>
      </w:pPr>
      <w:ins w:id="1757" w:author="Filip Gulan" w:date="2015-11-13T21:40:00Z">
        <w:r>
          <w:rPr>
            <w:rFonts w:ascii="Arial" w:hAnsi="Arial" w:cs="Arial"/>
            <w:szCs w:val="24"/>
          </w:rPr>
          <w:t>Ono što odlikuje MVC arhitekturu je: nezavisan razvoj pojedinog dijela aplikacije, lakše ispitivanje i održavanje aplikacije</w:t>
        </w:r>
      </w:ins>
      <w:ins w:id="1758" w:author="Filip Gulan" w:date="2015-11-13T21:47:00Z">
        <w:r w:rsidR="00EB28C7">
          <w:rPr>
            <w:rFonts w:ascii="Arial" w:hAnsi="Arial" w:cs="Arial"/>
            <w:szCs w:val="24"/>
          </w:rPr>
          <w:t xml:space="preserve"> te </w:t>
        </w:r>
      </w:ins>
      <w:ins w:id="1759" w:author="Filip Gulan" w:date="2015-11-13T21:48:00Z">
        <w:r w:rsidR="00DB1013">
          <w:rPr>
            <w:rFonts w:ascii="Arial" w:hAnsi="Arial" w:cs="Arial"/>
            <w:szCs w:val="24"/>
          </w:rPr>
          <w:t xml:space="preserve">vrlo jednostavno </w:t>
        </w:r>
      </w:ins>
      <w:ins w:id="1760" w:author="Filip Gulan" w:date="2015-11-13T21:47:00Z">
        <w:r w:rsidR="00DB1013">
          <w:rPr>
            <w:rFonts w:ascii="Arial" w:hAnsi="Arial" w:cs="Arial"/>
            <w:szCs w:val="24"/>
          </w:rPr>
          <w:t>dodavanje novih odlika (featura) u sustav.</w:t>
        </w:r>
      </w:ins>
    </w:p>
    <w:p w14:paraId="41E5E997" w14:textId="774B78AE" w:rsidR="00753A68" w:rsidRDefault="00753A68" w:rsidP="00D054EA">
      <w:pPr>
        <w:shd w:val="clear" w:color="auto" w:fill="FFFFFF"/>
        <w:spacing w:before="100" w:beforeAutospacing="1" w:after="100" w:afterAutospacing="1"/>
        <w:ind w:firstLine="709"/>
        <w:jc w:val="both"/>
        <w:textAlignment w:val="baseline"/>
        <w:rPr>
          <w:ins w:id="1761" w:author="Filip Gulan" w:date="2015-11-13T22:21:00Z"/>
          <w:rFonts w:ascii="Arial" w:hAnsi="Arial" w:cs="Arial"/>
          <w:szCs w:val="24"/>
        </w:rPr>
        <w:pPrChange w:id="1762" w:author="Domagoj" w:date="2015-11-17T17:43:00Z">
          <w:pPr>
            <w:shd w:val="clear" w:color="auto" w:fill="FFFFFF"/>
            <w:spacing w:before="100" w:beforeAutospacing="1" w:after="100" w:afterAutospacing="1" w:line="360" w:lineRule="auto"/>
            <w:ind w:firstLine="709"/>
            <w:jc w:val="both"/>
            <w:textAlignment w:val="baseline"/>
          </w:pPr>
        </w:pPrChange>
      </w:pPr>
      <w:ins w:id="1763" w:author="Filip Gulan" w:date="2015-11-13T22:09:00Z">
        <w:r>
          <w:rPr>
            <w:rFonts w:ascii="Arial" w:hAnsi="Arial" w:cs="Arial"/>
            <w:szCs w:val="24"/>
          </w:rPr>
          <w:t>Aplikacija temeljena na MVC obrascu se sastoji od</w:t>
        </w:r>
      </w:ins>
      <w:ins w:id="1764" w:author="Filip Gulan" w:date="2015-11-13T22:07:00Z">
        <w:r>
          <w:rPr>
            <w:rFonts w:ascii="Arial" w:hAnsi="Arial" w:cs="Arial"/>
            <w:szCs w:val="24"/>
          </w:rPr>
          <w:t>:</w:t>
        </w:r>
      </w:ins>
    </w:p>
    <w:p w14:paraId="3CDF9CC5" w14:textId="68038979" w:rsidR="00512DDB" w:rsidRDefault="00102CD4" w:rsidP="00D054EA">
      <w:pPr>
        <w:pStyle w:val="ListParagraph"/>
        <w:numPr>
          <w:ilvl w:val="0"/>
          <w:numId w:val="63"/>
        </w:numPr>
        <w:shd w:val="clear" w:color="auto" w:fill="FFFFFF"/>
        <w:spacing w:before="100" w:beforeAutospacing="1" w:after="100" w:afterAutospacing="1"/>
        <w:jc w:val="both"/>
        <w:textAlignment w:val="baseline"/>
        <w:rPr>
          <w:ins w:id="1765" w:author="Filip Gulan" w:date="2015-11-13T22:34:00Z"/>
          <w:rFonts w:ascii="Arial" w:hAnsi="Arial" w:cs="Arial"/>
          <w:szCs w:val="24"/>
        </w:rPr>
        <w:pPrChange w:id="1766" w:author="Domagoj" w:date="2015-11-17T17:43:00Z">
          <w:pPr>
            <w:shd w:val="clear" w:color="auto" w:fill="FFFFFF"/>
            <w:spacing w:before="100" w:beforeAutospacing="1" w:after="100" w:afterAutospacing="1" w:line="360" w:lineRule="auto"/>
            <w:ind w:firstLine="709"/>
            <w:jc w:val="both"/>
            <w:textAlignment w:val="baseline"/>
          </w:pPr>
        </w:pPrChange>
      </w:pPr>
      <w:ins w:id="1767" w:author="Filip Gulan" w:date="2015-11-13T22:21:00Z">
        <w:r>
          <w:rPr>
            <w:rFonts w:ascii="Arial" w:hAnsi="Arial" w:cs="Arial"/>
            <w:szCs w:val="24"/>
          </w:rPr>
          <w:t>Model</w:t>
        </w:r>
      </w:ins>
      <w:ins w:id="1768" w:author="Filip Gulan" w:date="2015-11-13T22:22:00Z">
        <w:r w:rsidR="002F74D0">
          <w:rPr>
            <w:rFonts w:ascii="Arial" w:hAnsi="Arial" w:cs="Arial"/>
            <w:szCs w:val="24"/>
          </w:rPr>
          <w:t xml:space="preserve"> – predstavlja podatkovni dio web aplikacije</w:t>
        </w:r>
      </w:ins>
      <w:ins w:id="1769" w:author="Filip Gulan" w:date="2015-11-13T22:24:00Z">
        <w:r w:rsidR="00512DDB">
          <w:rPr>
            <w:rFonts w:ascii="Arial" w:hAnsi="Arial" w:cs="Arial"/>
            <w:szCs w:val="24"/>
          </w:rPr>
          <w:t xml:space="preserve"> te s</w:t>
        </w:r>
      </w:ins>
      <w:ins w:id="1770" w:author="Filip Gulan" w:date="2015-11-13T22:25:00Z">
        <w:r w:rsidR="002F74D0">
          <w:rPr>
            <w:rFonts w:ascii="Arial" w:hAnsi="Arial" w:cs="Arial"/>
            <w:szCs w:val="24"/>
          </w:rPr>
          <w:t xml:space="preserve">adrži poslovnu logiku </w:t>
        </w:r>
      </w:ins>
      <w:ins w:id="1771" w:author="Filip Gulan" w:date="2015-11-13T22:27:00Z">
        <w:r w:rsidR="00512DDB">
          <w:rPr>
            <w:rFonts w:ascii="Arial" w:hAnsi="Arial" w:cs="Arial"/>
            <w:szCs w:val="24"/>
          </w:rPr>
          <w:t>aplikacije</w:t>
        </w:r>
      </w:ins>
      <w:ins w:id="1772" w:author="Filip Gulan" w:date="2015-11-13T22:25:00Z">
        <w:r w:rsidR="00512DDB">
          <w:rPr>
            <w:rFonts w:ascii="Arial" w:hAnsi="Arial" w:cs="Arial"/>
            <w:szCs w:val="24"/>
          </w:rPr>
          <w:t>. R</w:t>
        </w:r>
        <w:r w:rsidR="002F74D0">
          <w:rPr>
            <w:rFonts w:ascii="Arial" w:hAnsi="Arial" w:cs="Arial"/>
            <w:szCs w:val="24"/>
          </w:rPr>
          <w:t>azlikujemo dvije vrste modela</w:t>
        </w:r>
      </w:ins>
      <w:ins w:id="1773" w:author="Filip Gulan" w:date="2015-11-13T22:27:00Z">
        <w:r w:rsidR="00512DDB">
          <w:rPr>
            <w:rFonts w:ascii="Arial" w:hAnsi="Arial" w:cs="Arial"/>
            <w:szCs w:val="24"/>
          </w:rPr>
          <w:t>: jednu koja</w:t>
        </w:r>
        <w:r w:rsidR="002F74D0">
          <w:rPr>
            <w:rFonts w:ascii="Arial" w:hAnsi="Arial" w:cs="Arial"/>
            <w:szCs w:val="24"/>
          </w:rPr>
          <w:t xml:space="preserve"> se koristi u komunikaciji između baze i controllera</w:t>
        </w:r>
      </w:ins>
      <w:ins w:id="1774" w:author="Filip Gulan" w:date="2015-11-13T22:29:00Z">
        <w:r w:rsidR="00512DDB">
          <w:rPr>
            <w:rFonts w:ascii="Arial" w:hAnsi="Arial" w:cs="Arial"/>
            <w:szCs w:val="24"/>
          </w:rPr>
          <w:t>,</w:t>
        </w:r>
      </w:ins>
      <w:ins w:id="1775" w:author="Filip Gulan" w:date="2015-11-13T22:27:00Z">
        <w:r w:rsidR="002F74D0">
          <w:rPr>
            <w:rFonts w:ascii="Arial" w:hAnsi="Arial" w:cs="Arial"/>
            <w:szCs w:val="24"/>
          </w:rPr>
          <w:t xml:space="preserve"> </w:t>
        </w:r>
      </w:ins>
      <w:ins w:id="1776" w:author="Filip Gulan" w:date="2015-11-13T22:28:00Z">
        <w:r w:rsidR="00512DDB">
          <w:rPr>
            <w:rFonts w:ascii="Arial" w:hAnsi="Arial" w:cs="Arial"/>
            <w:szCs w:val="24"/>
          </w:rPr>
          <w:t>tzv. «obični» model te drugu koja se koristi za komunikaciju između view</w:t>
        </w:r>
      </w:ins>
      <w:ins w:id="1777" w:author="Filip Gulan" w:date="2015-11-13T22:29:00Z">
        <w:r w:rsidR="00512DDB">
          <w:rPr>
            <w:rFonts w:ascii="Arial" w:hAnsi="Arial" w:cs="Arial"/>
            <w:szCs w:val="24"/>
          </w:rPr>
          <w:t>a</w:t>
        </w:r>
      </w:ins>
      <w:ins w:id="1778" w:author="Filip Gulan" w:date="2015-11-13T22:28:00Z">
        <w:r w:rsidR="00512DDB">
          <w:rPr>
            <w:rFonts w:ascii="Arial" w:hAnsi="Arial" w:cs="Arial"/>
            <w:szCs w:val="24"/>
          </w:rPr>
          <w:t xml:space="preserve">  i controllera</w:t>
        </w:r>
      </w:ins>
      <w:ins w:id="1779" w:author="Filip Gulan" w:date="2015-11-13T22:29:00Z">
        <w:r w:rsidR="00512DDB">
          <w:rPr>
            <w:rFonts w:ascii="Arial" w:hAnsi="Arial" w:cs="Arial"/>
            <w:szCs w:val="24"/>
          </w:rPr>
          <w:t>, tzv. «ModelView».</w:t>
        </w:r>
      </w:ins>
    </w:p>
    <w:p w14:paraId="6ABDCD4F" w14:textId="233BD630" w:rsidR="00102CD4" w:rsidRDefault="00102CD4" w:rsidP="00D054EA">
      <w:pPr>
        <w:pStyle w:val="ListParagraph"/>
        <w:numPr>
          <w:ilvl w:val="0"/>
          <w:numId w:val="63"/>
        </w:numPr>
        <w:shd w:val="clear" w:color="auto" w:fill="FFFFFF"/>
        <w:spacing w:before="100" w:beforeAutospacing="1" w:after="100" w:afterAutospacing="1"/>
        <w:jc w:val="both"/>
        <w:textAlignment w:val="baseline"/>
        <w:rPr>
          <w:ins w:id="1780" w:author="Filip Gulan" w:date="2015-11-13T22:35:00Z"/>
          <w:rFonts w:ascii="Arial" w:hAnsi="Arial" w:cs="Arial"/>
          <w:szCs w:val="24"/>
        </w:rPr>
        <w:pPrChange w:id="1781" w:author="Domagoj" w:date="2015-11-17T17:43:00Z">
          <w:pPr>
            <w:shd w:val="clear" w:color="auto" w:fill="FFFFFF"/>
            <w:spacing w:before="100" w:beforeAutospacing="1" w:after="100" w:afterAutospacing="1" w:line="360" w:lineRule="auto"/>
            <w:ind w:firstLine="709"/>
            <w:jc w:val="both"/>
            <w:textAlignment w:val="baseline"/>
          </w:pPr>
        </w:pPrChange>
      </w:pPr>
      <w:ins w:id="1782" w:author="Filip Gulan" w:date="2015-11-13T22:34:00Z">
        <w:r>
          <w:rPr>
            <w:rFonts w:ascii="Arial" w:hAnsi="Arial" w:cs="Arial"/>
            <w:szCs w:val="24"/>
          </w:rPr>
          <w:t>Controller – predstavlja sloj</w:t>
        </w:r>
      </w:ins>
      <w:ins w:id="1783" w:author="Filip Gulan" w:date="2015-11-13T22:35:00Z">
        <w:r>
          <w:rPr>
            <w:rFonts w:ascii="Arial" w:hAnsi="Arial" w:cs="Arial"/>
            <w:szCs w:val="24"/>
          </w:rPr>
          <w:t xml:space="preserve"> aplikacije</w:t>
        </w:r>
      </w:ins>
      <w:ins w:id="1784" w:author="Filip Gulan" w:date="2015-11-13T22:34:00Z">
        <w:r>
          <w:rPr>
            <w:rFonts w:ascii="Arial" w:hAnsi="Arial" w:cs="Arial"/>
            <w:szCs w:val="24"/>
          </w:rPr>
          <w:t xml:space="preserve"> koji obrađuje korisničke zahtjeve, priprema </w:t>
        </w:r>
      </w:ins>
      <w:ins w:id="1785" w:author="Filip Gulan" w:date="2015-11-13T22:35:00Z">
        <w:r>
          <w:rPr>
            <w:rFonts w:ascii="Arial" w:hAnsi="Arial" w:cs="Arial"/>
            <w:szCs w:val="24"/>
          </w:rPr>
          <w:t>podatke za prikaz i poziva odgovarajući pogled (view).</w:t>
        </w:r>
      </w:ins>
    </w:p>
    <w:p w14:paraId="7F31594D" w14:textId="1D97D8E3" w:rsidR="00102CD4" w:rsidRDefault="00102CD4" w:rsidP="00D054EA">
      <w:pPr>
        <w:pStyle w:val="ListParagraph"/>
        <w:numPr>
          <w:ilvl w:val="0"/>
          <w:numId w:val="63"/>
        </w:numPr>
        <w:shd w:val="clear" w:color="auto" w:fill="FFFFFF"/>
        <w:spacing w:before="100" w:beforeAutospacing="1" w:after="100" w:afterAutospacing="1"/>
        <w:jc w:val="both"/>
        <w:textAlignment w:val="baseline"/>
        <w:rPr>
          <w:ins w:id="1786" w:author="Filip Gulan" w:date="2015-11-13T23:32:00Z"/>
          <w:rFonts w:ascii="Arial" w:hAnsi="Arial" w:cs="Arial"/>
          <w:szCs w:val="24"/>
        </w:rPr>
        <w:pPrChange w:id="1787" w:author="Domagoj" w:date="2015-11-17T17:43:00Z">
          <w:pPr>
            <w:shd w:val="clear" w:color="auto" w:fill="FFFFFF"/>
            <w:spacing w:before="100" w:beforeAutospacing="1" w:after="100" w:afterAutospacing="1" w:line="360" w:lineRule="auto"/>
            <w:ind w:firstLine="709"/>
            <w:jc w:val="both"/>
            <w:textAlignment w:val="baseline"/>
          </w:pPr>
        </w:pPrChange>
      </w:pPr>
      <w:ins w:id="1788" w:author="Filip Gulan" w:date="2015-11-13T22:36:00Z">
        <w:r>
          <w:rPr>
            <w:rFonts w:ascii="Arial" w:hAnsi="Arial" w:cs="Arial"/>
            <w:szCs w:val="24"/>
          </w:rPr>
          <w:t>View – prikazuje pripremljene podatke koje je dobio od Controllera</w:t>
        </w:r>
      </w:ins>
      <w:ins w:id="1789" w:author="Filip Gulan" w:date="2015-11-13T22:37:00Z">
        <w:r>
          <w:rPr>
            <w:rFonts w:ascii="Arial" w:hAnsi="Arial" w:cs="Arial"/>
            <w:szCs w:val="24"/>
          </w:rPr>
          <w:t xml:space="preserve">. </w:t>
        </w:r>
        <w:r w:rsidR="00B8403D">
          <w:rPr>
            <w:rFonts w:ascii="Arial" w:hAnsi="Arial" w:cs="Arial"/>
            <w:szCs w:val="24"/>
          </w:rPr>
          <w:t xml:space="preserve">U konkretnoj implementaciji ASP.NET MVC web aplikacije view je zpravo HTML dokument </w:t>
        </w:r>
      </w:ins>
      <w:ins w:id="1790" w:author="Filip Gulan" w:date="2015-11-13T22:40:00Z">
        <w:r w:rsidR="00B8403D">
          <w:rPr>
            <w:rFonts w:ascii="Arial" w:hAnsi="Arial" w:cs="Arial"/>
            <w:szCs w:val="24"/>
          </w:rPr>
          <w:t xml:space="preserve">koji koristi </w:t>
        </w:r>
        <w:r w:rsidR="00B8403D" w:rsidRPr="00B8403D">
          <w:rPr>
            <w:rFonts w:ascii="Arial" w:hAnsi="Arial" w:cs="Arial"/>
            <w:i/>
            <w:szCs w:val="24"/>
            <w:rPrChange w:id="1791" w:author="Filip Gulan" w:date="2015-11-13T22:41:00Z">
              <w:rPr>
                <w:rFonts w:ascii="Arial" w:hAnsi="Arial" w:cs="Arial"/>
                <w:szCs w:val="24"/>
              </w:rPr>
            </w:rPrChange>
          </w:rPr>
          <w:t>Razor engine</w:t>
        </w:r>
        <w:r w:rsidR="00B8403D">
          <w:rPr>
            <w:rFonts w:ascii="Arial" w:hAnsi="Arial" w:cs="Arial"/>
            <w:szCs w:val="24"/>
          </w:rPr>
          <w:t>.</w:t>
        </w:r>
      </w:ins>
    </w:p>
    <w:p w14:paraId="0B892004" w14:textId="70DD83DA" w:rsidR="007F507D" w:rsidRPr="007F507D" w:rsidRDefault="007F507D">
      <w:pPr>
        <w:shd w:val="clear" w:color="auto" w:fill="FFFFFF"/>
        <w:spacing w:before="100" w:beforeAutospacing="1" w:after="100" w:afterAutospacing="1" w:line="360" w:lineRule="auto"/>
        <w:ind w:left="709"/>
        <w:jc w:val="both"/>
        <w:textAlignment w:val="baseline"/>
        <w:rPr>
          <w:ins w:id="1792" w:author="Filip Gulan" w:date="2015-11-13T23:04:00Z"/>
          <w:rFonts w:ascii="Arial" w:hAnsi="Arial" w:cs="Arial"/>
          <w:b/>
          <w:szCs w:val="24"/>
          <w:rPrChange w:id="1793" w:author="Filip Gulan" w:date="2015-11-13T23:32:00Z">
            <w:rPr>
              <w:ins w:id="1794" w:author="Filip Gulan" w:date="2015-11-13T23:04:00Z"/>
            </w:rPr>
          </w:rPrChange>
        </w:rPr>
        <w:pPrChange w:id="1795" w:author="Filip Gulan" w:date="2015-11-13T23:32:00Z">
          <w:pPr>
            <w:shd w:val="clear" w:color="auto" w:fill="FFFFFF"/>
            <w:spacing w:before="100" w:beforeAutospacing="1" w:after="100" w:afterAutospacing="1" w:line="360" w:lineRule="auto"/>
            <w:ind w:firstLine="709"/>
            <w:jc w:val="both"/>
            <w:textAlignment w:val="baseline"/>
          </w:pPr>
        </w:pPrChange>
      </w:pPr>
      <w:ins w:id="1796" w:author="Filip Gulan" w:date="2015-11-13T23:32:00Z">
        <w:r w:rsidRPr="007F507D">
          <w:rPr>
            <w:rFonts w:ascii="Arial" w:hAnsi="Arial" w:cs="Arial"/>
            <w:b/>
            <w:szCs w:val="24"/>
            <w:rPrChange w:id="1797" w:author="Filip Gulan" w:date="2015-11-13T23:32:00Z">
              <w:rPr>
                <w:rFonts w:ascii="Arial" w:hAnsi="Arial" w:cs="Arial"/>
                <w:szCs w:val="24"/>
              </w:rPr>
            </w:rPrChange>
          </w:rPr>
          <w:t>Baza podataka</w:t>
        </w:r>
      </w:ins>
    </w:p>
    <w:p w14:paraId="608FDFEC" w14:textId="3B002A9D" w:rsidR="007E3A42" w:rsidDel="007F507D" w:rsidRDefault="007E3A42" w:rsidP="00D054EA">
      <w:pPr>
        <w:rPr>
          <w:del w:id="1798" w:author="Filip Gulan" w:date="2015-11-13T21:07:00Z"/>
          <w:rFonts w:ascii="Arial" w:hAnsi="Arial" w:cs="Arial"/>
          <w:b/>
          <w:szCs w:val="24"/>
        </w:rPr>
        <w:pPrChange w:id="1799" w:author="Domagoj" w:date="2015-11-17T17:43:00Z">
          <w:pPr>
            <w:pStyle w:val="Normal1"/>
            <w:spacing w:line="360" w:lineRule="auto"/>
          </w:pPr>
        </w:pPrChange>
      </w:pPr>
    </w:p>
    <w:p w14:paraId="33E86AC4" w14:textId="7BC2FB9E" w:rsidR="007F507D" w:rsidRDefault="007F507D" w:rsidP="00D054EA">
      <w:pPr>
        <w:shd w:val="clear" w:color="auto" w:fill="FFFFFF"/>
        <w:spacing w:before="100" w:beforeAutospacing="1" w:after="100" w:afterAutospacing="1"/>
        <w:ind w:firstLine="709"/>
        <w:jc w:val="both"/>
        <w:textAlignment w:val="baseline"/>
        <w:rPr>
          <w:ins w:id="1800" w:author="Filip Gulan" w:date="2015-11-14T13:42:00Z"/>
          <w:rFonts w:ascii="Arial" w:hAnsi="Arial" w:cs="Arial"/>
          <w:szCs w:val="24"/>
        </w:rPr>
        <w:pPrChange w:id="1801" w:author="Domagoj" w:date="2015-11-17T17:43:00Z">
          <w:pPr>
            <w:shd w:val="clear" w:color="auto" w:fill="FFFFFF"/>
            <w:spacing w:before="100" w:beforeAutospacing="1" w:after="100" w:afterAutospacing="1" w:line="360" w:lineRule="auto"/>
            <w:ind w:firstLine="709"/>
            <w:jc w:val="both"/>
            <w:textAlignment w:val="baseline"/>
          </w:pPr>
        </w:pPrChange>
      </w:pPr>
      <w:ins w:id="1802" w:author="Filip Gulan" w:date="2015-11-13T23:25:00Z">
        <w:r>
          <w:rPr>
            <w:rFonts w:ascii="Arial" w:hAnsi="Arial" w:cs="Arial"/>
            <w:szCs w:val="24"/>
          </w:rPr>
          <w:t>Za potrebe našeg sustave i web aplikacije</w:t>
        </w:r>
      </w:ins>
      <w:ins w:id="1803" w:author="Filip Gulan" w:date="2015-11-13T23:26:00Z">
        <w:r>
          <w:rPr>
            <w:rFonts w:ascii="Arial" w:hAnsi="Arial" w:cs="Arial"/>
            <w:szCs w:val="24"/>
          </w:rPr>
          <w:t xml:space="preserve"> koristi ćemo relacijsku bazu podataka</w:t>
        </w:r>
      </w:ins>
      <w:ins w:id="1804" w:author="Filip Gulan" w:date="2015-11-13T23:25:00Z">
        <w:r>
          <w:rPr>
            <w:rFonts w:ascii="Arial" w:hAnsi="Arial" w:cs="Arial"/>
            <w:szCs w:val="24"/>
          </w:rPr>
          <w:t xml:space="preserve"> </w:t>
        </w:r>
      </w:ins>
      <w:ins w:id="1805"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1806" w:author="Filip Gulan" w:date="2015-11-13T23:28:00Z">
        <w:r>
          <w:rPr>
            <w:rFonts w:ascii="Arial" w:hAnsi="Arial" w:cs="Arial"/>
            <w:szCs w:val="24"/>
          </w:rPr>
          <w:t>opisana</w:t>
        </w:r>
      </w:ins>
      <w:ins w:id="1807" w:author="Filip Gulan" w:date="2015-11-13T23:26:00Z">
        <w:r>
          <w:rPr>
            <w:rFonts w:ascii="Arial" w:hAnsi="Arial" w:cs="Arial"/>
            <w:szCs w:val="24"/>
          </w:rPr>
          <w:t xml:space="preserve"> svojim imenom</w:t>
        </w:r>
      </w:ins>
      <w:ins w:id="1808" w:author="Filip Gulan" w:date="2015-11-13T23:29:00Z">
        <w:r>
          <w:rPr>
            <w:rFonts w:ascii="Arial" w:hAnsi="Arial" w:cs="Arial"/>
            <w:szCs w:val="24"/>
          </w:rPr>
          <w:t xml:space="preserve"> i skupom pripadajućih atributa. Sve relacije u bazi su svedene na 3. normalnu </w:t>
        </w:r>
      </w:ins>
      <w:ins w:id="1809" w:author="Filip Gulan" w:date="2015-11-13T23:30:00Z">
        <w:r>
          <w:rPr>
            <w:rFonts w:ascii="Arial" w:hAnsi="Arial" w:cs="Arial"/>
            <w:szCs w:val="24"/>
          </w:rPr>
          <w:t>formu stoga u bazi nemamo redundantnih podataka. Kod izrade baze podataka kori</w:t>
        </w:r>
      </w:ins>
      <w:ins w:id="1810" w:author="Filip Gulan" w:date="2015-11-13T23:31:00Z">
        <w:r>
          <w:rPr>
            <w:rFonts w:ascii="Arial" w:hAnsi="Arial" w:cs="Arial"/>
            <w:szCs w:val="24"/>
          </w:rPr>
          <w:t>stili smo Microsoft SQL Server te njeg</w:t>
        </w:r>
      </w:ins>
      <w:ins w:id="1811" w:author="Filip Gulan" w:date="2015-11-13T23:32:00Z">
        <w:r>
          <w:rPr>
            <w:rFonts w:ascii="Arial" w:hAnsi="Arial" w:cs="Arial"/>
            <w:szCs w:val="24"/>
          </w:rPr>
          <w:t>ovu pripadajuću sintaksu i primit</w:t>
        </w:r>
        <w:r w:rsidR="005B187E">
          <w:rPr>
            <w:rFonts w:ascii="Arial" w:hAnsi="Arial" w:cs="Arial"/>
            <w:szCs w:val="24"/>
          </w:rPr>
          <w:t>i</w:t>
        </w:r>
        <w:r>
          <w:rPr>
            <w:rFonts w:ascii="Arial" w:hAnsi="Arial" w:cs="Arial"/>
            <w:szCs w:val="24"/>
          </w:rPr>
          <w:t>ve.</w:t>
        </w:r>
      </w:ins>
      <w:ins w:id="1812" w:author="Filip Gulan" w:date="2015-11-14T13:42:00Z">
        <w:r w:rsidR="006157D1">
          <w:rPr>
            <w:rFonts w:ascii="Arial" w:hAnsi="Arial" w:cs="Arial"/>
            <w:szCs w:val="24"/>
          </w:rPr>
          <w:t xml:space="preserve"> </w:t>
        </w:r>
      </w:ins>
    </w:p>
    <w:p w14:paraId="218FC7C1" w14:textId="77777777" w:rsidR="00D054EA" w:rsidRDefault="00D054EA" w:rsidP="00D054EA">
      <w:pPr>
        <w:shd w:val="clear" w:color="auto" w:fill="FFFFFF"/>
        <w:spacing w:before="100" w:beforeAutospacing="1" w:after="100" w:afterAutospacing="1"/>
        <w:ind w:firstLine="709"/>
        <w:jc w:val="both"/>
        <w:textAlignment w:val="baseline"/>
        <w:rPr>
          <w:ins w:id="1813" w:author="Domagoj" w:date="2015-11-17T17:43:00Z"/>
          <w:rFonts w:ascii="Arial" w:hAnsi="Arial" w:cs="Arial"/>
          <w:szCs w:val="24"/>
        </w:rPr>
        <w:pPrChange w:id="1814" w:author="Domagoj" w:date="2015-11-17T17:43:00Z">
          <w:pPr>
            <w:shd w:val="clear" w:color="auto" w:fill="FFFFFF"/>
            <w:spacing w:before="100" w:beforeAutospacing="1" w:after="100" w:afterAutospacing="1" w:line="360" w:lineRule="auto"/>
            <w:ind w:firstLine="709"/>
            <w:jc w:val="both"/>
            <w:textAlignment w:val="baseline"/>
          </w:pPr>
        </w:pPrChange>
      </w:pPr>
    </w:p>
    <w:p w14:paraId="23EF0856" w14:textId="77777777" w:rsidR="00D054EA" w:rsidRDefault="00D054EA" w:rsidP="00D054EA">
      <w:pPr>
        <w:shd w:val="clear" w:color="auto" w:fill="FFFFFF"/>
        <w:spacing w:before="100" w:beforeAutospacing="1" w:after="100" w:afterAutospacing="1"/>
        <w:ind w:firstLine="709"/>
        <w:jc w:val="both"/>
        <w:textAlignment w:val="baseline"/>
        <w:rPr>
          <w:ins w:id="1815" w:author="Domagoj" w:date="2015-11-17T17:43:00Z"/>
          <w:rFonts w:ascii="Arial" w:hAnsi="Arial" w:cs="Arial"/>
          <w:szCs w:val="24"/>
        </w:rPr>
        <w:pPrChange w:id="1816" w:author="Domagoj" w:date="2015-11-17T17:43:00Z">
          <w:pPr>
            <w:shd w:val="clear" w:color="auto" w:fill="FFFFFF"/>
            <w:spacing w:before="100" w:beforeAutospacing="1" w:after="100" w:afterAutospacing="1" w:line="360" w:lineRule="auto"/>
            <w:ind w:firstLine="709"/>
            <w:jc w:val="both"/>
            <w:textAlignment w:val="baseline"/>
          </w:pPr>
        </w:pPrChange>
      </w:pPr>
    </w:p>
    <w:p w14:paraId="3CEB290C" w14:textId="77777777" w:rsidR="00D054EA" w:rsidRDefault="00D054EA" w:rsidP="00D054EA">
      <w:pPr>
        <w:shd w:val="clear" w:color="auto" w:fill="FFFFFF"/>
        <w:spacing w:before="100" w:beforeAutospacing="1" w:after="100" w:afterAutospacing="1"/>
        <w:ind w:firstLine="709"/>
        <w:jc w:val="both"/>
        <w:textAlignment w:val="baseline"/>
        <w:rPr>
          <w:ins w:id="1817" w:author="Domagoj" w:date="2015-11-17T17:43:00Z"/>
          <w:rFonts w:ascii="Arial" w:hAnsi="Arial" w:cs="Arial"/>
          <w:szCs w:val="24"/>
        </w:rPr>
        <w:pPrChange w:id="1818" w:author="Domagoj" w:date="2015-11-17T17:43:00Z">
          <w:pPr>
            <w:shd w:val="clear" w:color="auto" w:fill="FFFFFF"/>
            <w:spacing w:before="100" w:beforeAutospacing="1" w:after="100" w:afterAutospacing="1" w:line="360" w:lineRule="auto"/>
            <w:ind w:firstLine="709"/>
            <w:jc w:val="both"/>
            <w:textAlignment w:val="baseline"/>
          </w:pPr>
        </w:pPrChange>
      </w:pPr>
    </w:p>
    <w:p w14:paraId="2492928B" w14:textId="77777777" w:rsidR="00D054EA" w:rsidRDefault="00D054EA" w:rsidP="00D054EA">
      <w:pPr>
        <w:shd w:val="clear" w:color="auto" w:fill="FFFFFF"/>
        <w:spacing w:before="100" w:beforeAutospacing="1" w:after="100" w:afterAutospacing="1"/>
        <w:ind w:firstLine="709"/>
        <w:jc w:val="both"/>
        <w:textAlignment w:val="baseline"/>
        <w:rPr>
          <w:ins w:id="1819" w:author="Domagoj" w:date="2015-11-17T17:43:00Z"/>
          <w:rFonts w:ascii="Arial" w:hAnsi="Arial" w:cs="Arial"/>
          <w:szCs w:val="24"/>
        </w:rPr>
        <w:pPrChange w:id="1820" w:author="Domagoj" w:date="2015-11-17T17:43:00Z">
          <w:pPr>
            <w:shd w:val="clear" w:color="auto" w:fill="FFFFFF"/>
            <w:spacing w:before="100" w:beforeAutospacing="1" w:after="100" w:afterAutospacing="1" w:line="360" w:lineRule="auto"/>
            <w:ind w:firstLine="709"/>
            <w:jc w:val="both"/>
            <w:textAlignment w:val="baseline"/>
          </w:pPr>
        </w:pPrChange>
      </w:pPr>
    </w:p>
    <w:p w14:paraId="1B49DD7E" w14:textId="52EE91F7" w:rsidR="006157D1" w:rsidRDefault="006157D1" w:rsidP="00D054EA">
      <w:pPr>
        <w:shd w:val="clear" w:color="auto" w:fill="FFFFFF"/>
        <w:spacing w:before="100" w:beforeAutospacing="1" w:after="100" w:afterAutospacing="1"/>
        <w:ind w:firstLine="709"/>
        <w:jc w:val="both"/>
        <w:textAlignment w:val="baseline"/>
        <w:rPr>
          <w:ins w:id="1821" w:author="Filip Gulan" w:date="2015-11-14T13:48:00Z"/>
          <w:rFonts w:ascii="Arial" w:hAnsi="Arial" w:cs="Arial"/>
          <w:szCs w:val="24"/>
        </w:rPr>
        <w:pPrChange w:id="1822" w:author="Domagoj" w:date="2015-11-17T17:43:00Z">
          <w:pPr>
            <w:shd w:val="clear" w:color="auto" w:fill="FFFFFF"/>
            <w:spacing w:before="100" w:beforeAutospacing="1" w:after="100" w:afterAutospacing="1" w:line="360" w:lineRule="auto"/>
            <w:ind w:firstLine="709"/>
            <w:jc w:val="both"/>
            <w:textAlignment w:val="baseline"/>
          </w:pPr>
        </w:pPrChange>
      </w:pPr>
      <w:ins w:id="1823" w:author="Filip Gulan" w:date="2015-11-14T13:42:00Z">
        <w:r>
          <w:rPr>
            <w:rFonts w:ascii="Arial" w:hAnsi="Arial" w:cs="Arial"/>
            <w:szCs w:val="24"/>
          </w:rPr>
          <w:lastRenderedPageBreak/>
          <w:t>Slijedi prikazi i opis svih relacija i njihovih atributa te pripadajućih primarnih i stranih ključeva</w:t>
        </w:r>
      </w:ins>
      <w:ins w:id="1824" w:author="Filip Gulan" w:date="2015-11-14T13:48:00Z">
        <w:r w:rsidR="00B97B0F">
          <w:rPr>
            <w:rFonts w:ascii="Arial" w:hAnsi="Arial" w:cs="Arial"/>
            <w:szCs w:val="24"/>
          </w:rPr>
          <w:t>:</w:t>
        </w:r>
      </w:ins>
    </w:p>
    <w:p w14:paraId="238F57DE" w14:textId="64B69B19" w:rsidR="00B97B0F" w:rsidRPr="00B97B0F" w:rsidRDefault="00B97B0F">
      <w:pPr>
        <w:shd w:val="clear" w:color="auto" w:fill="FFFFFF"/>
        <w:spacing w:before="100" w:beforeAutospacing="1" w:after="100" w:afterAutospacing="1" w:line="360" w:lineRule="auto"/>
        <w:ind w:firstLine="709"/>
        <w:jc w:val="both"/>
        <w:textAlignment w:val="baseline"/>
        <w:rPr>
          <w:ins w:id="1825" w:author="Filip Gulan" w:date="2015-11-14T13:48:00Z"/>
          <w:rFonts w:ascii="Arial" w:hAnsi="Arial" w:cs="Arial"/>
          <w:szCs w:val="24"/>
        </w:rPr>
      </w:pPr>
      <w:ins w:id="1826" w:author="Filip Gulan" w:date="2015-11-14T13:48:00Z">
        <w:r w:rsidRPr="00B97B0F">
          <w:rPr>
            <w:rFonts w:ascii="Arial" w:hAnsi="Arial" w:cs="Arial"/>
            <w:b/>
            <w:szCs w:val="24"/>
            <w:rPrChange w:id="1827" w:author="Filip Gulan" w:date="2015-11-14T13:48:00Z">
              <w:rPr>
                <w:rFonts w:ascii="Arial" w:hAnsi="Arial" w:cs="Arial"/>
                <w:szCs w:val="24"/>
              </w:rPr>
            </w:rPrChange>
          </w:rPr>
          <w:t>Employee</w:t>
        </w:r>
      </w:ins>
    </w:p>
    <w:p w14:paraId="6F1A72E5" w14:textId="54290F6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28" w:author="Filip Gulan" w:date="2015-11-14T13:49:00Z"/>
          <w:rFonts w:ascii="Arial" w:hAnsi="Arial" w:cs="Arial"/>
          <w:szCs w:val="24"/>
        </w:rPr>
        <w:pPrChange w:id="1829" w:author="Filip Gulan" w:date="2015-11-14T14:00:00Z">
          <w:pPr>
            <w:shd w:val="clear" w:color="auto" w:fill="FFFFFF"/>
            <w:spacing w:before="100" w:beforeAutospacing="1" w:after="100" w:afterAutospacing="1" w:line="360" w:lineRule="auto"/>
            <w:ind w:firstLine="709"/>
            <w:jc w:val="both"/>
            <w:textAlignment w:val="baseline"/>
          </w:pPr>
        </w:pPrChange>
      </w:pPr>
      <w:ins w:id="1830" w:author="Filip Gulan" w:date="2015-11-14T13:50:00Z">
        <w:r>
          <w:rPr>
            <w:rFonts w:ascii="Arial" w:hAnsi="Arial" w:cs="Arial"/>
            <w:szCs w:val="24"/>
          </w:rPr>
          <w:t>u</w:t>
        </w:r>
      </w:ins>
      <w:ins w:id="1831" w:author="Filip Gulan" w:date="2015-11-14T13:49:00Z">
        <w:r>
          <w:rPr>
            <w:rFonts w:ascii="Arial" w:hAnsi="Arial" w:cs="Arial"/>
            <w:szCs w:val="24"/>
          </w:rPr>
          <w:t>sername</w:t>
        </w:r>
      </w:ins>
      <w:ins w:id="1832" w:author="Filip Gulan" w:date="2015-11-14T13:52:00Z">
        <w:r>
          <w:rPr>
            <w:rFonts w:ascii="Arial" w:hAnsi="Arial" w:cs="Arial"/>
            <w:szCs w:val="24"/>
          </w:rPr>
          <w:t xml:space="preserve"> VARCHAR(50)</w:t>
        </w:r>
      </w:ins>
      <w:ins w:id="1833" w:author="Filip Gulan" w:date="2015-11-14T13:49:00Z">
        <w:r>
          <w:rPr>
            <w:rFonts w:ascii="Arial" w:hAnsi="Arial" w:cs="Arial"/>
            <w:szCs w:val="24"/>
          </w:rPr>
          <w:t xml:space="preserve"> – korisničko ime djelatnika restorana u sustavu</w:t>
        </w:r>
      </w:ins>
    </w:p>
    <w:p w14:paraId="36B112DB" w14:textId="085E4766"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34" w:author="Filip Gulan" w:date="2015-11-14T13:49:00Z"/>
          <w:rFonts w:ascii="Arial" w:hAnsi="Arial" w:cs="Arial"/>
          <w:szCs w:val="24"/>
        </w:rPr>
        <w:pPrChange w:id="1835" w:author="Filip Gulan" w:date="2015-11-14T14:00:00Z">
          <w:pPr>
            <w:shd w:val="clear" w:color="auto" w:fill="FFFFFF"/>
            <w:spacing w:before="100" w:beforeAutospacing="1" w:after="100" w:afterAutospacing="1" w:line="360" w:lineRule="auto"/>
            <w:ind w:firstLine="709"/>
            <w:jc w:val="both"/>
            <w:textAlignment w:val="baseline"/>
          </w:pPr>
        </w:pPrChange>
      </w:pPr>
      <w:ins w:id="1836" w:author="Filip Gulan" w:date="2015-11-14T13:50:00Z">
        <w:r>
          <w:rPr>
            <w:rFonts w:ascii="Arial" w:hAnsi="Arial" w:cs="Arial"/>
            <w:szCs w:val="24"/>
          </w:rPr>
          <w:t>p</w:t>
        </w:r>
      </w:ins>
      <w:ins w:id="1837" w:author="Filip Gulan" w:date="2015-11-14T13:49:00Z">
        <w:r>
          <w:rPr>
            <w:rFonts w:ascii="Arial" w:hAnsi="Arial" w:cs="Arial"/>
            <w:szCs w:val="24"/>
          </w:rPr>
          <w:t>assword</w:t>
        </w:r>
      </w:ins>
      <w:ins w:id="1838" w:author="Filip Gulan" w:date="2015-11-14T13:52:00Z">
        <w:r>
          <w:rPr>
            <w:rFonts w:ascii="Arial" w:hAnsi="Arial" w:cs="Arial"/>
            <w:szCs w:val="24"/>
          </w:rPr>
          <w:t xml:space="preserve"> VARCHAR(</w:t>
        </w:r>
      </w:ins>
      <w:ins w:id="1839" w:author="Filip Gulan" w:date="2015-11-17T08:25:00Z">
        <w:r w:rsidR="007279E6">
          <w:rPr>
            <w:rFonts w:ascii="Arial" w:hAnsi="Arial" w:cs="Arial"/>
            <w:szCs w:val="24"/>
          </w:rPr>
          <w:t>64</w:t>
        </w:r>
      </w:ins>
      <w:ins w:id="1840" w:author="Filip Gulan" w:date="2015-11-14T13:52:00Z">
        <w:r>
          <w:rPr>
            <w:rFonts w:ascii="Arial" w:hAnsi="Arial" w:cs="Arial"/>
            <w:szCs w:val="24"/>
          </w:rPr>
          <w:t xml:space="preserve">) </w:t>
        </w:r>
      </w:ins>
      <w:ins w:id="1841" w:author="Filip Gulan" w:date="2015-11-14T13:49:00Z">
        <w:r>
          <w:rPr>
            <w:rFonts w:ascii="Arial" w:hAnsi="Arial" w:cs="Arial"/>
            <w:szCs w:val="24"/>
          </w:rPr>
          <w:t xml:space="preserve"> – lozinka korisnika sustava</w:t>
        </w:r>
      </w:ins>
    </w:p>
    <w:p w14:paraId="0AFACCFE" w14:textId="1A8774DD"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42" w:author="Filip Gulan" w:date="2015-11-14T13:49:00Z"/>
          <w:rFonts w:ascii="Arial" w:hAnsi="Arial" w:cs="Arial"/>
          <w:szCs w:val="24"/>
        </w:rPr>
        <w:pPrChange w:id="1843" w:author="Filip Gulan" w:date="2015-11-14T14:00:00Z">
          <w:pPr>
            <w:shd w:val="clear" w:color="auto" w:fill="FFFFFF"/>
            <w:spacing w:before="100" w:beforeAutospacing="1" w:after="100" w:afterAutospacing="1" w:line="360" w:lineRule="auto"/>
            <w:ind w:firstLine="709"/>
            <w:jc w:val="both"/>
            <w:textAlignment w:val="baseline"/>
          </w:pPr>
        </w:pPrChange>
      </w:pPr>
      <w:ins w:id="1844" w:author="Filip Gulan" w:date="2015-11-14T13:49:00Z">
        <w:r>
          <w:rPr>
            <w:rFonts w:ascii="Arial" w:hAnsi="Arial" w:cs="Arial"/>
            <w:szCs w:val="24"/>
          </w:rPr>
          <w:t xml:space="preserve">firstName </w:t>
        </w:r>
      </w:ins>
      <w:ins w:id="1845" w:author="Filip Gulan" w:date="2015-11-14T14:54:00Z">
        <w:r w:rsidR="00FE1F35">
          <w:rPr>
            <w:rFonts w:ascii="Arial" w:hAnsi="Arial" w:cs="Arial"/>
            <w:szCs w:val="24"/>
          </w:rPr>
          <w:t>N</w:t>
        </w:r>
      </w:ins>
      <w:ins w:id="1846" w:author="Filip Gulan" w:date="2015-11-14T13:52:00Z">
        <w:r>
          <w:rPr>
            <w:rFonts w:ascii="Arial" w:hAnsi="Arial" w:cs="Arial"/>
            <w:szCs w:val="24"/>
          </w:rPr>
          <w:t>VARCHAR(</w:t>
        </w:r>
      </w:ins>
      <w:ins w:id="1847" w:author="Filip Gulan" w:date="2015-11-14T13:54:00Z">
        <w:r w:rsidR="00945F5C">
          <w:rPr>
            <w:rFonts w:ascii="Arial" w:hAnsi="Arial" w:cs="Arial"/>
            <w:szCs w:val="24"/>
          </w:rPr>
          <w:t>50</w:t>
        </w:r>
      </w:ins>
      <w:ins w:id="1848" w:author="Filip Gulan" w:date="2015-11-14T13:52:00Z">
        <w:r>
          <w:rPr>
            <w:rFonts w:ascii="Arial" w:hAnsi="Arial" w:cs="Arial"/>
            <w:szCs w:val="24"/>
          </w:rPr>
          <w:t xml:space="preserve">)  </w:t>
        </w:r>
      </w:ins>
      <w:ins w:id="1849" w:author="Filip Gulan" w:date="2015-11-14T13:49:00Z">
        <w:r>
          <w:rPr>
            <w:rFonts w:ascii="Arial" w:hAnsi="Arial" w:cs="Arial"/>
            <w:szCs w:val="24"/>
          </w:rPr>
          <w:t>– ime korisnika</w:t>
        </w:r>
      </w:ins>
    </w:p>
    <w:p w14:paraId="18A88385" w14:textId="599B0652"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50" w:author="Filip Gulan" w:date="2015-11-14T13:50:00Z"/>
          <w:rFonts w:ascii="Arial" w:hAnsi="Arial" w:cs="Arial"/>
          <w:szCs w:val="24"/>
        </w:rPr>
        <w:pPrChange w:id="1851" w:author="Filip Gulan" w:date="2015-11-14T14:00:00Z">
          <w:pPr>
            <w:shd w:val="clear" w:color="auto" w:fill="FFFFFF"/>
            <w:spacing w:before="100" w:beforeAutospacing="1" w:after="100" w:afterAutospacing="1" w:line="360" w:lineRule="auto"/>
            <w:ind w:firstLine="709"/>
            <w:jc w:val="both"/>
            <w:textAlignment w:val="baseline"/>
          </w:pPr>
        </w:pPrChange>
      </w:pPr>
      <w:ins w:id="1852" w:author="Filip Gulan" w:date="2015-11-14T13:50:00Z">
        <w:r>
          <w:rPr>
            <w:rFonts w:ascii="Arial" w:hAnsi="Arial" w:cs="Arial"/>
            <w:szCs w:val="24"/>
          </w:rPr>
          <w:t xml:space="preserve">lastName </w:t>
        </w:r>
      </w:ins>
      <w:ins w:id="1853" w:author="Filip Gulan" w:date="2015-11-14T14:54:00Z">
        <w:r w:rsidR="00FE1F35">
          <w:rPr>
            <w:rFonts w:ascii="Arial" w:hAnsi="Arial" w:cs="Arial"/>
            <w:szCs w:val="24"/>
          </w:rPr>
          <w:t>N</w:t>
        </w:r>
      </w:ins>
      <w:ins w:id="1854" w:author="Filip Gulan" w:date="2015-11-14T13:53:00Z">
        <w:r>
          <w:rPr>
            <w:rFonts w:ascii="Arial" w:hAnsi="Arial" w:cs="Arial"/>
            <w:szCs w:val="24"/>
          </w:rPr>
          <w:t>VARCHAR(</w:t>
        </w:r>
      </w:ins>
      <w:ins w:id="1855" w:author="Filip Gulan" w:date="2015-11-14T13:54:00Z">
        <w:r w:rsidR="00945F5C">
          <w:rPr>
            <w:rFonts w:ascii="Arial" w:hAnsi="Arial" w:cs="Arial"/>
            <w:szCs w:val="24"/>
          </w:rPr>
          <w:t>50</w:t>
        </w:r>
      </w:ins>
      <w:ins w:id="1856" w:author="Filip Gulan" w:date="2015-11-14T13:53:00Z">
        <w:r>
          <w:rPr>
            <w:rFonts w:ascii="Arial" w:hAnsi="Arial" w:cs="Arial"/>
            <w:szCs w:val="24"/>
          </w:rPr>
          <w:t xml:space="preserve">)  </w:t>
        </w:r>
      </w:ins>
      <w:ins w:id="1857" w:author="Filip Gulan" w:date="2015-11-14T13:50:00Z">
        <w:r>
          <w:rPr>
            <w:rFonts w:ascii="Arial" w:hAnsi="Arial" w:cs="Arial"/>
            <w:szCs w:val="24"/>
          </w:rPr>
          <w:t>– prezime korisnika</w:t>
        </w:r>
      </w:ins>
    </w:p>
    <w:p w14:paraId="4B62570A" w14:textId="4AA485B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58" w:author="Filip Gulan" w:date="2015-11-14T13:50:00Z"/>
          <w:rFonts w:ascii="Arial" w:hAnsi="Arial" w:cs="Arial"/>
          <w:szCs w:val="24"/>
        </w:rPr>
        <w:pPrChange w:id="1859" w:author="Filip Gulan" w:date="2015-11-14T14:00:00Z">
          <w:pPr>
            <w:shd w:val="clear" w:color="auto" w:fill="FFFFFF"/>
            <w:spacing w:before="100" w:beforeAutospacing="1" w:after="100" w:afterAutospacing="1" w:line="360" w:lineRule="auto"/>
            <w:ind w:firstLine="709"/>
            <w:jc w:val="both"/>
            <w:textAlignment w:val="baseline"/>
          </w:pPr>
        </w:pPrChange>
      </w:pPr>
      <w:ins w:id="1860" w:author="Filip Gulan" w:date="2015-11-14T13:50:00Z">
        <w:r>
          <w:rPr>
            <w:rFonts w:ascii="Arial" w:hAnsi="Arial" w:cs="Arial"/>
            <w:szCs w:val="24"/>
          </w:rPr>
          <w:t xml:space="preserve">email </w:t>
        </w:r>
      </w:ins>
      <w:ins w:id="1861" w:author="Filip Gulan" w:date="2015-11-14T13:53:00Z">
        <w:r>
          <w:rPr>
            <w:rFonts w:ascii="Arial" w:hAnsi="Arial" w:cs="Arial"/>
            <w:szCs w:val="24"/>
          </w:rPr>
          <w:t>VARCHAR(</w:t>
        </w:r>
      </w:ins>
      <w:ins w:id="1862" w:author="Filip Gulan" w:date="2015-11-14T13:54:00Z">
        <w:r w:rsidR="00945F5C">
          <w:rPr>
            <w:rFonts w:ascii="Arial" w:hAnsi="Arial" w:cs="Arial"/>
            <w:szCs w:val="24"/>
          </w:rPr>
          <w:t>254</w:t>
        </w:r>
      </w:ins>
      <w:ins w:id="1863" w:author="Filip Gulan" w:date="2015-11-14T13:53:00Z">
        <w:r>
          <w:rPr>
            <w:rFonts w:ascii="Arial" w:hAnsi="Arial" w:cs="Arial"/>
            <w:szCs w:val="24"/>
          </w:rPr>
          <w:t xml:space="preserve">)  </w:t>
        </w:r>
      </w:ins>
      <w:ins w:id="1864" w:author="Filip Gulan" w:date="2015-11-14T13:50:00Z">
        <w:r>
          <w:rPr>
            <w:rFonts w:ascii="Arial" w:hAnsi="Arial" w:cs="Arial"/>
            <w:szCs w:val="24"/>
          </w:rPr>
          <w:t>– email korisnika</w:t>
        </w:r>
      </w:ins>
    </w:p>
    <w:p w14:paraId="6F289E69" w14:textId="494D86AC"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65" w:author="Filip Gulan" w:date="2015-11-14T13:50:00Z"/>
          <w:rFonts w:ascii="Arial" w:hAnsi="Arial" w:cs="Arial"/>
          <w:szCs w:val="24"/>
        </w:rPr>
        <w:pPrChange w:id="1866" w:author="Filip Gulan" w:date="2015-11-14T14:00:00Z">
          <w:pPr>
            <w:shd w:val="clear" w:color="auto" w:fill="FFFFFF"/>
            <w:spacing w:before="100" w:beforeAutospacing="1" w:after="100" w:afterAutospacing="1" w:line="360" w:lineRule="auto"/>
            <w:ind w:firstLine="709"/>
            <w:jc w:val="both"/>
            <w:textAlignment w:val="baseline"/>
          </w:pPr>
        </w:pPrChange>
      </w:pPr>
      <w:ins w:id="1867" w:author="Filip Gulan" w:date="2015-11-14T13:50:00Z">
        <w:r>
          <w:rPr>
            <w:rFonts w:ascii="Arial" w:hAnsi="Arial" w:cs="Arial"/>
            <w:szCs w:val="24"/>
          </w:rPr>
          <w:t xml:space="preserve">phoneNumber </w:t>
        </w:r>
      </w:ins>
      <w:ins w:id="1868" w:author="Filip Gulan" w:date="2015-11-14T13:53:00Z">
        <w:r>
          <w:rPr>
            <w:rFonts w:ascii="Arial" w:hAnsi="Arial" w:cs="Arial"/>
            <w:szCs w:val="24"/>
          </w:rPr>
          <w:t>VARCHAR(</w:t>
        </w:r>
      </w:ins>
      <w:ins w:id="1869" w:author="Filip Gulan" w:date="2015-11-14T13:55:00Z">
        <w:r w:rsidR="00945F5C">
          <w:rPr>
            <w:rFonts w:ascii="Arial" w:hAnsi="Arial" w:cs="Arial"/>
            <w:szCs w:val="24"/>
          </w:rPr>
          <w:t>15</w:t>
        </w:r>
      </w:ins>
      <w:ins w:id="1870" w:author="Filip Gulan" w:date="2015-11-14T13:53:00Z">
        <w:r>
          <w:rPr>
            <w:rFonts w:ascii="Arial" w:hAnsi="Arial" w:cs="Arial"/>
            <w:szCs w:val="24"/>
          </w:rPr>
          <w:t xml:space="preserve">)  </w:t>
        </w:r>
      </w:ins>
      <w:ins w:id="1871" w:author="Filip Gulan" w:date="2015-11-14T13:51:00Z">
        <w:r>
          <w:rPr>
            <w:rFonts w:ascii="Arial" w:hAnsi="Arial" w:cs="Arial"/>
            <w:szCs w:val="24"/>
          </w:rPr>
          <w:t>–</w:t>
        </w:r>
      </w:ins>
      <w:ins w:id="1872" w:author="Filip Gulan" w:date="2015-11-14T13:50:00Z">
        <w:r>
          <w:rPr>
            <w:rFonts w:ascii="Arial" w:hAnsi="Arial" w:cs="Arial"/>
            <w:szCs w:val="24"/>
          </w:rPr>
          <w:t xml:space="preserve"> telefonski </w:t>
        </w:r>
      </w:ins>
      <w:ins w:id="1873" w:author="Filip Gulan" w:date="2015-11-14T13:51:00Z">
        <w:r>
          <w:rPr>
            <w:rFonts w:ascii="Arial" w:hAnsi="Arial" w:cs="Arial"/>
            <w:szCs w:val="24"/>
          </w:rPr>
          <w:t>broj</w:t>
        </w:r>
      </w:ins>
    </w:p>
    <w:p w14:paraId="184BB3E3" w14:textId="775FFB50"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74" w:author="Filip Gulan" w:date="2015-11-14T13:50:00Z"/>
          <w:rFonts w:ascii="Arial" w:hAnsi="Arial" w:cs="Arial"/>
          <w:szCs w:val="24"/>
        </w:rPr>
        <w:pPrChange w:id="1875" w:author="Filip Gulan" w:date="2015-11-14T14:00:00Z">
          <w:pPr>
            <w:shd w:val="clear" w:color="auto" w:fill="FFFFFF"/>
            <w:spacing w:before="100" w:beforeAutospacing="1" w:after="100" w:afterAutospacing="1" w:line="360" w:lineRule="auto"/>
            <w:ind w:firstLine="709"/>
            <w:jc w:val="both"/>
            <w:textAlignment w:val="baseline"/>
          </w:pPr>
        </w:pPrChange>
      </w:pPr>
      <w:ins w:id="1876" w:author="Filip Gulan" w:date="2015-11-14T13:50:00Z">
        <w:r>
          <w:rPr>
            <w:rFonts w:ascii="Arial" w:hAnsi="Arial" w:cs="Arial"/>
            <w:szCs w:val="24"/>
          </w:rPr>
          <w:t>address</w:t>
        </w:r>
      </w:ins>
      <w:ins w:id="1877" w:author="Filip Gulan" w:date="2015-11-14T13:53:00Z">
        <w:r w:rsidRPr="00B97B0F">
          <w:rPr>
            <w:rFonts w:ascii="Arial" w:hAnsi="Arial" w:cs="Arial"/>
            <w:szCs w:val="24"/>
          </w:rPr>
          <w:t xml:space="preserve"> </w:t>
        </w:r>
        <w:r>
          <w:rPr>
            <w:rFonts w:ascii="Arial" w:hAnsi="Arial" w:cs="Arial"/>
            <w:szCs w:val="24"/>
          </w:rPr>
          <w:t>VARCHAR(</w:t>
        </w:r>
      </w:ins>
      <w:ins w:id="1878" w:author="Filip Gulan" w:date="2015-11-14T13:55:00Z">
        <w:r w:rsidR="00945F5C">
          <w:rPr>
            <w:rFonts w:ascii="Arial" w:hAnsi="Arial" w:cs="Arial"/>
            <w:szCs w:val="24"/>
          </w:rPr>
          <w:t>254</w:t>
        </w:r>
      </w:ins>
      <w:ins w:id="1879" w:author="Filip Gulan" w:date="2015-11-14T13:53:00Z">
        <w:r>
          <w:rPr>
            <w:rFonts w:ascii="Arial" w:hAnsi="Arial" w:cs="Arial"/>
            <w:szCs w:val="24"/>
          </w:rPr>
          <w:t xml:space="preserve">)  </w:t>
        </w:r>
      </w:ins>
      <w:ins w:id="1880" w:author="Filip Gulan" w:date="2015-11-14T13:51:00Z">
        <w:r>
          <w:rPr>
            <w:rFonts w:ascii="Arial" w:hAnsi="Arial" w:cs="Arial"/>
            <w:szCs w:val="24"/>
          </w:rPr>
          <w:t xml:space="preserve"> – adresa stanovanja</w:t>
        </w:r>
      </w:ins>
    </w:p>
    <w:p w14:paraId="6E2092C3" w14:textId="2B4E4EEF"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81" w:author="Filip Gulan" w:date="2015-11-14T13:50:00Z"/>
          <w:rFonts w:ascii="Arial" w:hAnsi="Arial" w:cs="Arial"/>
          <w:szCs w:val="24"/>
        </w:rPr>
        <w:pPrChange w:id="1882" w:author="Filip Gulan" w:date="2015-11-14T14:00:00Z">
          <w:pPr>
            <w:shd w:val="clear" w:color="auto" w:fill="FFFFFF"/>
            <w:spacing w:before="100" w:beforeAutospacing="1" w:after="100" w:afterAutospacing="1" w:line="360" w:lineRule="auto"/>
            <w:ind w:firstLine="709"/>
            <w:jc w:val="both"/>
            <w:textAlignment w:val="baseline"/>
          </w:pPr>
        </w:pPrChange>
      </w:pPr>
      <w:ins w:id="1883" w:author="Filip Gulan" w:date="2015-11-14T13:50:00Z">
        <w:r>
          <w:rPr>
            <w:rFonts w:ascii="Arial" w:hAnsi="Arial" w:cs="Arial"/>
            <w:szCs w:val="24"/>
          </w:rPr>
          <w:t>city</w:t>
        </w:r>
      </w:ins>
      <w:ins w:id="1884" w:author="Filip Gulan" w:date="2015-11-14T13:51:00Z">
        <w:r>
          <w:rPr>
            <w:rFonts w:ascii="Arial" w:hAnsi="Arial" w:cs="Arial"/>
            <w:szCs w:val="24"/>
          </w:rPr>
          <w:t xml:space="preserve"> </w:t>
        </w:r>
      </w:ins>
      <w:ins w:id="1885" w:author="Filip Gulan" w:date="2015-11-14T14:54:00Z">
        <w:r w:rsidR="00FE1F35">
          <w:rPr>
            <w:rFonts w:ascii="Arial" w:hAnsi="Arial" w:cs="Arial"/>
            <w:szCs w:val="24"/>
          </w:rPr>
          <w:t>N</w:t>
        </w:r>
      </w:ins>
      <w:ins w:id="1886" w:author="Filip Gulan" w:date="2015-11-14T13:53:00Z">
        <w:r>
          <w:rPr>
            <w:rFonts w:ascii="Arial" w:hAnsi="Arial" w:cs="Arial"/>
            <w:szCs w:val="24"/>
          </w:rPr>
          <w:t>VARCHAR(</w:t>
        </w:r>
      </w:ins>
      <w:ins w:id="1887" w:author="Filip Gulan" w:date="2015-11-14T13:55:00Z">
        <w:r w:rsidR="00945F5C">
          <w:rPr>
            <w:rFonts w:ascii="Arial" w:hAnsi="Arial" w:cs="Arial"/>
            <w:szCs w:val="24"/>
          </w:rPr>
          <w:t>60</w:t>
        </w:r>
      </w:ins>
      <w:ins w:id="1888" w:author="Filip Gulan" w:date="2015-11-14T13:53:00Z">
        <w:r>
          <w:rPr>
            <w:rFonts w:ascii="Arial" w:hAnsi="Arial" w:cs="Arial"/>
            <w:szCs w:val="24"/>
          </w:rPr>
          <w:t xml:space="preserve">)  </w:t>
        </w:r>
      </w:ins>
      <w:ins w:id="1889" w:author="Filip Gulan" w:date="2015-11-14T13:51:00Z">
        <w:r>
          <w:rPr>
            <w:rFonts w:ascii="Arial" w:hAnsi="Arial" w:cs="Arial"/>
            <w:szCs w:val="24"/>
          </w:rPr>
          <w:t>– grad stanovanja</w:t>
        </w:r>
      </w:ins>
    </w:p>
    <w:p w14:paraId="2EEA3229" w14:textId="282969F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890" w:author="Filip Gulan" w:date="2015-11-14T15:15:00Z"/>
          <w:rFonts w:ascii="Arial" w:hAnsi="Arial" w:cs="Arial"/>
          <w:szCs w:val="24"/>
        </w:rPr>
        <w:pPrChange w:id="1891" w:author="Filip Gulan" w:date="2015-11-14T14:00:00Z">
          <w:pPr>
            <w:shd w:val="clear" w:color="auto" w:fill="FFFFFF"/>
            <w:spacing w:before="100" w:beforeAutospacing="1" w:after="100" w:afterAutospacing="1" w:line="360" w:lineRule="auto"/>
            <w:ind w:firstLine="709"/>
            <w:jc w:val="both"/>
            <w:textAlignment w:val="baseline"/>
          </w:pPr>
        </w:pPrChange>
      </w:pPr>
      <w:ins w:id="1892" w:author="Filip Gulan" w:date="2015-11-14T13:50:00Z">
        <w:r>
          <w:rPr>
            <w:rFonts w:ascii="Arial" w:hAnsi="Arial" w:cs="Arial"/>
            <w:szCs w:val="24"/>
          </w:rPr>
          <w:t>postCode</w:t>
        </w:r>
      </w:ins>
      <w:ins w:id="1893" w:author="Filip Gulan" w:date="2015-11-14T13:51:00Z">
        <w:r>
          <w:rPr>
            <w:rFonts w:ascii="Arial" w:hAnsi="Arial" w:cs="Arial"/>
            <w:szCs w:val="24"/>
          </w:rPr>
          <w:t xml:space="preserve"> </w:t>
        </w:r>
      </w:ins>
      <w:ins w:id="1894" w:author="Filip Gulan" w:date="2015-11-14T13:53:00Z">
        <w:r>
          <w:rPr>
            <w:rFonts w:ascii="Arial" w:hAnsi="Arial" w:cs="Arial"/>
            <w:szCs w:val="24"/>
          </w:rPr>
          <w:t xml:space="preserve">VARCHAR(16)  </w:t>
        </w:r>
      </w:ins>
      <w:ins w:id="1895" w:author="Filip Gulan" w:date="2015-11-14T13:51:00Z">
        <w:r>
          <w:rPr>
            <w:rFonts w:ascii="Arial" w:hAnsi="Arial" w:cs="Arial"/>
            <w:szCs w:val="24"/>
          </w:rPr>
          <w:t>– poštanski broj</w:t>
        </w:r>
      </w:ins>
    </w:p>
    <w:p w14:paraId="4AB16D9A" w14:textId="0B37FC28" w:rsidR="008333FE" w:rsidRDefault="008333FE">
      <w:pPr>
        <w:pStyle w:val="ListParagraph"/>
        <w:numPr>
          <w:ilvl w:val="1"/>
          <w:numId w:val="63"/>
        </w:numPr>
        <w:shd w:val="clear" w:color="auto" w:fill="FFFFFF"/>
        <w:spacing w:before="100" w:beforeAutospacing="1" w:after="100" w:afterAutospacing="1" w:line="360" w:lineRule="auto"/>
        <w:jc w:val="both"/>
        <w:textAlignment w:val="baseline"/>
        <w:rPr>
          <w:ins w:id="1896" w:author="Filip Gulan" w:date="2015-11-14T13:50:00Z"/>
          <w:rFonts w:ascii="Arial" w:hAnsi="Arial" w:cs="Arial"/>
          <w:szCs w:val="24"/>
        </w:rPr>
        <w:pPrChange w:id="1897" w:author="Filip Gulan" w:date="2015-11-14T14:00:00Z">
          <w:pPr>
            <w:shd w:val="clear" w:color="auto" w:fill="FFFFFF"/>
            <w:spacing w:before="100" w:beforeAutospacing="1" w:after="100" w:afterAutospacing="1" w:line="360" w:lineRule="auto"/>
            <w:ind w:firstLine="709"/>
            <w:jc w:val="both"/>
            <w:textAlignment w:val="baseline"/>
          </w:pPr>
        </w:pPrChange>
      </w:pPr>
      <w:ins w:id="1898" w:author="Filip Gulan" w:date="2015-11-14T15:15:00Z">
        <w:r>
          <w:rPr>
            <w:rFonts w:ascii="Arial" w:hAnsi="Arial" w:cs="Arial"/>
            <w:szCs w:val="24"/>
          </w:rPr>
          <w:t>title NVARCHAR(</w:t>
        </w:r>
      </w:ins>
      <w:ins w:id="1899" w:author="Filip Gulan" w:date="2015-11-14T15:16:00Z">
        <w:r>
          <w:rPr>
            <w:rFonts w:ascii="Arial" w:hAnsi="Arial" w:cs="Arial"/>
            <w:szCs w:val="24"/>
          </w:rPr>
          <w:t>50</w:t>
        </w:r>
      </w:ins>
      <w:ins w:id="1900" w:author="Filip Gulan" w:date="2015-11-14T15:15:00Z">
        <w:r>
          <w:rPr>
            <w:rFonts w:ascii="Arial" w:hAnsi="Arial" w:cs="Arial"/>
            <w:szCs w:val="24"/>
          </w:rPr>
          <w:t>)</w:t>
        </w:r>
      </w:ins>
      <w:ins w:id="1901" w:author="Filip Gulan" w:date="2015-11-14T15:16:00Z">
        <w:r>
          <w:rPr>
            <w:rFonts w:ascii="Arial" w:hAnsi="Arial" w:cs="Arial"/>
            <w:szCs w:val="24"/>
          </w:rPr>
          <w:t xml:space="preserve"> – opis posla koji obavlja</w:t>
        </w:r>
      </w:ins>
    </w:p>
    <w:p w14:paraId="4CED8D36" w14:textId="1E8B74E4"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02" w:author="Filip Gulan" w:date="2015-11-14T13:51:00Z"/>
          <w:rFonts w:ascii="Arial" w:hAnsi="Arial" w:cs="Arial"/>
          <w:szCs w:val="24"/>
        </w:rPr>
        <w:pPrChange w:id="1903" w:author="Filip Gulan" w:date="2015-11-14T14:00:00Z">
          <w:pPr>
            <w:shd w:val="clear" w:color="auto" w:fill="FFFFFF"/>
            <w:spacing w:before="100" w:beforeAutospacing="1" w:after="100" w:afterAutospacing="1" w:line="360" w:lineRule="auto"/>
            <w:ind w:firstLine="709"/>
            <w:jc w:val="both"/>
            <w:textAlignment w:val="baseline"/>
          </w:pPr>
        </w:pPrChange>
      </w:pPr>
      <w:ins w:id="1904" w:author="Filip Gulan" w:date="2015-11-14T13:50:00Z">
        <w:r>
          <w:rPr>
            <w:rFonts w:ascii="Arial" w:hAnsi="Arial" w:cs="Arial"/>
            <w:szCs w:val="24"/>
          </w:rPr>
          <w:t>adminRights</w:t>
        </w:r>
      </w:ins>
      <w:ins w:id="1905" w:author="Filip Gulan" w:date="2015-11-14T13:51:00Z">
        <w:r>
          <w:rPr>
            <w:rFonts w:ascii="Arial" w:hAnsi="Arial" w:cs="Arial"/>
            <w:szCs w:val="24"/>
          </w:rPr>
          <w:t xml:space="preserve"> </w:t>
        </w:r>
      </w:ins>
      <w:ins w:id="1906" w:author="Filip Gulan" w:date="2015-11-14T13:53:00Z">
        <w:r w:rsidR="00945F5C">
          <w:rPr>
            <w:rFonts w:ascii="Arial" w:hAnsi="Arial" w:cs="Arial"/>
            <w:szCs w:val="24"/>
          </w:rPr>
          <w:t xml:space="preserve">BIT </w:t>
        </w:r>
      </w:ins>
      <w:ins w:id="1907" w:author="Filip Gulan" w:date="2015-11-14T13:51:00Z">
        <w:r>
          <w:rPr>
            <w:rFonts w:ascii="Arial" w:hAnsi="Arial" w:cs="Arial"/>
            <w:szCs w:val="24"/>
          </w:rPr>
          <w:t>– oznaka je li korisnik administrator sustava</w:t>
        </w:r>
      </w:ins>
    </w:p>
    <w:p w14:paraId="263183FC" w14:textId="2F8388E7" w:rsidR="00B97B0F" w:rsidRDefault="00B97B0F">
      <w:pPr>
        <w:pStyle w:val="ListParagraph"/>
        <w:numPr>
          <w:ilvl w:val="1"/>
          <w:numId w:val="63"/>
        </w:numPr>
        <w:shd w:val="clear" w:color="auto" w:fill="FFFFFF"/>
        <w:spacing w:before="100" w:beforeAutospacing="1" w:after="100" w:afterAutospacing="1" w:line="360" w:lineRule="auto"/>
        <w:jc w:val="both"/>
        <w:textAlignment w:val="baseline"/>
        <w:rPr>
          <w:ins w:id="1908" w:author="Filip Gulan" w:date="2015-11-14T14:00:00Z"/>
          <w:rFonts w:ascii="Arial" w:hAnsi="Arial" w:cs="Arial"/>
          <w:b/>
          <w:szCs w:val="24"/>
        </w:rPr>
        <w:pPrChange w:id="1909" w:author="Filip Gulan" w:date="2015-11-14T14:00:00Z">
          <w:pPr>
            <w:shd w:val="clear" w:color="auto" w:fill="FFFFFF"/>
            <w:spacing w:before="100" w:beforeAutospacing="1" w:after="100" w:afterAutospacing="1" w:line="360" w:lineRule="auto"/>
            <w:ind w:firstLine="709"/>
            <w:jc w:val="both"/>
            <w:textAlignment w:val="baseline"/>
          </w:pPr>
        </w:pPrChange>
      </w:pPr>
      <w:ins w:id="1910" w:author="Filip Gulan" w:date="2015-11-14T13:51:00Z">
        <w:r w:rsidRPr="00945F5C">
          <w:rPr>
            <w:rFonts w:ascii="Arial" w:hAnsi="Arial" w:cs="Arial"/>
            <w:b/>
            <w:szCs w:val="24"/>
            <w:rPrChange w:id="1911" w:author="Filip Gulan" w:date="2015-11-14T13:56:00Z">
              <w:rPr>
                <w:rFonts w:ascii="Arial" w:hAnsi="Arial" w:cs="Arial"/>
                <w:szCs w:val="24"/>
              </w:rPr>
            </w:rPrChange>
          </w:rPr>
          <w:t>PK</w:t>
        </w:r>
      </w:ins>
      <w:ins w:id="1912" w:author="Filip Gulan" w:date="2015-11-14T13:56:00Z">
        <w:r w:rsidR="00945F5C" w:rsidRPr="00945F5C">
          <w:rPr>
            <w:rFonts w:ascii="Arial" w:hAnsi="Arial" w:cs="Arial"/>
            <w:b/>
            <w:szCs w:val="24"/>
            <w:rPrChange w:id="1913"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1914" w:author="Filip Gulan" w:date="2015-11-14T13:56:00Z">
              <w:rPr>
                <w:rFonts w:ascii="Arial" w:hAnsi="Arial" w:cs="Arial"/>
                <w:szCs w:val="24"/>
              </w:rPr>
            </w:rPrChange>
          </w:rPr>
          <w:t>{username}</w:t>
        </w:r>
      </w:ins>
    </w:p>
    <w:p w14:paraId="604D3A0E" w14:textId="79EEE41B" w:rsidR="006945C9" w:rsidRDefault="006945C9">
      <w:pPr>
        <w:shd w:val="clear" w:color="auto" w:fill="FFFFFF"/>
        <w:spacing w:before="100" w:beforeAutospacing="1" w:after="100" w:afterAutospacing="1" w:line="360" w:lineRule="auto"/>
        <w:ind w:left="709"/>
        <w:jc w:val="both"/>
        <w:textAlignment w:val="baseline"/>
        <w:rPr>
          <w:ins w:id="1915" w:author="Filip Gulan" w:date="2015-11-14T14:00:00Z"/>
          <w:rFonts w:ascii="Arial" w:hAnsi="Arial" w:cs="Arial"/>
          <w:b/>
          <w:szCs w:val="24"/>
        </w:rPr>
        <w:pPrChange w:id="1916" w:author="Filip Gulan" w:date="2015-11-14T14:00:00Z">
          <w:pPr>
            <w:shd w:val="clear" w:color="auto" w:fill="FFFFFF"/>
            <w:spacing w:before="100" w:beforeAutospacing="1" w:after="100" w:afterAutospacing="1" w:line="360" w:lineRule="auto"/>
            <w:ind w:firstLine="709"/>
            <w:jc w:val="both"/>
            <w:textAlignment w:val="baseline"/>
          </w:pPr>
        </w:pPrChange>
      </w:pPr>
      <w:ins w:id="1917" w:author="Filip Gulan" w:date="2015-11-14T14:00:00Z">
        <w:r>
          <w:rPr>
            <w:rFonts w:ascii="Arial" w:hAnsi="Arial" w:cs="Arial"/>
            <w:b/>
            <w:szCs w:val="24"/>
          </w:rPr>
          <w:t>Category</w:t>
        </w:r>
      </w:ins>
    </w:p>
    <w:p w14:paraId="4D13569F" w14:textId="16C14D98"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18" w:author="Filip Gulan" w:date="2015-11-14T14:01:00Z"/>
          <w:rFonts w:ascii="Arial" w:hAnsi="Arial" w:cs="Arial"/>
          <w:szCs w:val="24"/>
        </w:rPr>
        <w:pPrChange w:id="1919" w:author="Filip Gulan" w:date="2015-11-14T14:00:00Z">
          <w:pPr>
            <w:shd w:val="clear" w:color="auto" w:fill="FFFFFF"/>
            <w:spacing w:before="100" w:beforeAutospacing="1" w:after="100" w:afterAutospacing="1" w:line="360" w:lineRule="auto"/>
            <w:ind w:firstLine="709"/>
            <w:jc w:val="both"/>
            <w:textAlignment w:val="baseline"/>
          </w:pPr>
        </w:pPrChange>
      </w:pPr>
      <w:ins w:id="1920" w:author="Filip Gulan" w:date="2015-11-14T14:00:00Z">
        <w:r>
          <w:rPr>
            <w:rFonts w:ascii="Arial" w:hAnsi="Arial" w:cs="Arial"/>
            <w:szCs w:val="24"/>
          </w:rPr>
          <w:t>categoryID INT</w:t>
        </w:r>
      </w:ins>
      <w:ins w:id="1921" w:author="Filip Gulan" w:date="2015-11-14T14:01:00Z">
        <w:r>
          <w:rPr>
            <w:rFonts w:ascii="Arial" w:hAnsi="Arial" w:cs="Arial"/>
            <w:szCs w:val="24"/>
          </w:rPr>
          <w:t>(10) – šifra kategorije jela</w:t>
        </w:r>
      </w:ins>
    </w:p>
    <w:p w14:paraId="1EF777F2" w14:textId="0A9F40D9"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22" w:author="Filip Gulan" w:date="2015-11-14T14:01:00Z"/>
          <w:rFonts w:ascii="Arial" w:hAnsi="Arial" w:cs="Arial"/>
          <w:szCs w:val="24"/>
        </w:rPr>
        <w:pPrChange w:id="1923" w:author="Filip Gulan" w:date="2015-11-14T14:00:00Z">
          <w:pPr>
            <w:shd w:val="clear" w:color="auto" w:fill="FFFFFF"/>
            <w:spacing w:before="100" w:beforeAutospacing="1" w:after="100" w:afterAutospacing="1" w:line="360" w:lineRule="auto"/>
            <w:ind w:firstLine="709"/>
            <w:jc w:val="both"/>
            <w:textAlignment w:val="baseline"/>
          </w:pPr>
        </w:pPrChange>
      </w:pPr>
      <w:ins w:id="1924" w:author="Filip Gulan" w:date="2015-11-14T14:01:00Z">
        <w:r>
          <w:rPr>
            <w:rFonts w:ascii="Arial" w:hAnsi="Arial" w:cs="Arial"/>
            <w:szCs w:val="24"/>
          </w:rPr>
          <w:t xml:space="preserve">name </w:t>
        </w:r>
      </w:ins>
      <w:ins w:id="1925" w:author="Filip Gulan" w:date="2015-11-14T14:54:00Z">
        <w:r w:rsidR="00FE1F35">
          <w:rPr>
            <w:rFonts w:ascii="Arial" w:hAnsi="Arial" w:cs="Arial"/>
            <w:szCs w:val="24"/>
          </w:rPr>
          <w:t>N</w:t>
        </w:r>
      </w:ins>
      <w:ins w:id="1926" w:author="Filip Gulan" w:date="2015-11-14T14:01:00Z">
        <w:r>
          <w:rPr>
            <w:rFonts w:ascii="Arial" w:hAnsi="Arial" w:cs="Arial"/>
            <w:szCs w:val="24"/>
          </w:rPr>
          <w:t>VARCHAR(50) – ime kategorije</w:t>
        </w:r>
      </w:ins>
    </w:p>
    <w:p w14:paraId="14A4E85C" w14:textId="127B4D09"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27" w:author="Filip Gulan" w:date="2015-11-14T14:02:00Z"/>
          <w:rFonts w:ascii="Arial" w:hAnsi="Arial" w:cs="Arial"/>
          <w:b/>
          <w:szCs w:val="24"/>
          <w:rPrChange w:id="1928" w:author="Filip Gulan" w:date="2015-11-14T14:46:00Z">
            <w:rPr>
              <w:ins w:id="1929" w:author="Filip Gulan" w:date="2015-11-14T14:02:00Z"/>
              <w:rFonts w:ascii="Arial" w:hAnsi="Arial" w:cs="Arial"/>
              <w:szCs w:val="24"/>
            </w:rPr>
          </w:rPrChange>
        </w:rPr>
        <w:pPrChange w:id="1930" w:author="Filip Gulan" w:date="2015-11-14T14:00:00Z">
          <w:pPr>
            <w:shd w:val="clear" w:color="auto" w:fill="FFFFFF"/>
            <w:spacing w:before="100" w:beforeAutospacing="1" w:after="100" w:afterAutospacing="1" w:line="360" w:lineRule="auto"/>
            <w:ind w:firstLine="709"/>
            <w:jc w:val="both"/>
            <w:textAlignment w:val="baseline"/>
          </w:pPr>
        </w:pPrChange>
      </w:pPr>
      <w:ins w:id="1931" w:author="Filip Gulan" w:date="2015-11-14T14:02:00Z">
        <w:r w:rsidRPr="00F0392C">
          <w:rPr>
            <w:rFonts w:ascii="Arial" w:hAnsi="Arial" w:cs="Arial"/>
            <w:b/>
            <w:szCs w:val="24"/>
            <w:rPrChange w:id="1932" w:author="Filip Gulan" w:date="2015-11-14T14:46:00Z">
              <w:rPr>
                <w:rFonts w:ascii="Arial" w:hAnsi="Arial" w:cs="Arial"/>
                <w:szCs w:val="24"/>
              </w:rPr>
            </w:rPrChange>
          </w:rPr>
          <w:t>PK = {categoryID}</w:t>
        </w:r>
      </w:ins>
    </w:p>
    <w:p w14:paraId="1F4712DC" w14:textId="1BC0CC9F" w:rsidR="006945C9" w:rsidRPr="00F0392C" w:rsidRDefault="006945C9">
      <w:pPr>
        <w:shd w:val="clear" w:color="auto" w:fill="FFFFFF"/>
        <w:spacing w:before="100" w:beforeAutospacing="1" w:after="100" w:afterAutospacing="1" w:line="360" w:lineRule="auto"/>
        <w:ind w:left="720"/>
        <w:jc w:val="both"/>
        <w:textAlignment w:val="baseline"/>
        <w:rPr>
          <w:ins w:id="1933" w:author="Filip Gulan" w:date="2015-11-14T14:02:00Z"/>
          <w:rFonts w:ascii="Arial" w:hAnsi="Arial" w:cs="Arial"/>
          <w:b/>
          <w:szCs w:val="24"/>
          <w:rPrChange w:id="1934" w:author="Filip Gulan" w:date="2015-11-14T14:46:00Z">
            <w:rPr>
              <w:ins w:id="1935" w:author="Filip Gulan" w:date="2015-11-14T14:02:00Z"/>
              <w:rFonts w:ascii="Arial" w:hAnsi="Arial" w:cs="Arial"/>
              <w:szCs w:val="24"/>
            </w:rPr>
          </w:rPrChange>
        </w:rPr>
        <w:pPrChange w:id="1936" w:author="Filip Gulan" w:date="2015-11-14T14:02:00Z">
          <w:pPr>
            <w:shd w:val="clear" w:color="auto" w:fill="FFFFFF"/>
            <w:spacing w:before="100" w:beforeAutospacing="1" w:after="100" w:afterAutospacing="1" w:line="360" w:lineRule="auto"/>
            <w:ind w:firstLine="709"/>
            <w:jc w:val="both"/>
            <w:textAlignment w:val="baseline"/>
          </w:pPr>
        </w:pPrChange>
      </w:pPr>
      <w:ins w:id="1937" w:author="Filip Gulan" w:date="2015-11-14T14:02:00Z">
        <w:r w:rsidRPr="00F0392C">
          <w:rPr>
            <w:rFonts w:ascii="Arial" w:hAnsi="Arial" w:cs="Arial"/>
            <w:b/>
            <w:szCs w:val="24"/>
            <w:rPrChange w:id="1938" w:author="Filip Gulan" w:date="2015-11-14T14:46:00Z">
              <w:rPr>
                <w:rFonts w:ascii="Arial" w:hAnsi="Arial" w:cs="Arial"/>
                <w:szCs w:val="24"/>
              </w:rPr>
            </w:rPrChange>
          </w:rPr>
          <w:t>Meal</w:t>
        </w:r>
      </w:ins>
    </w:p>
    <w:p w14:paraId="41D822EE" w14:textId="0709AF37"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39" w:author="Filip Gulan" w:date="2015-11-14T14:02:00Z"/>
          <w:rFonts w:ascii="Arial" w:hAnsi="Arial" w:cs="Arial"/>
          <w:szCs w:val="24"/>
        </w:rPr>
        <w:pPrChange w:id="1940" w:author="Filip Gulan" w:date="2015-11-14T14:02:00Z">
          <w:pPr>
            <w:shd w:val="clear" w:color="auto" w:fill="FFFFFF"/>
            <w:spacing w:before="100" w:beforeAutospacing="1" w:after="100" w:afterAutospacing="1" w:line="360" w:lineRule="auto"/>
            <w:ind w:firstLine="709"/>
            <w:jc w:val="both"/>
            <w:textAlignment w:val="baseline"/>
          </w:pPr>
        </w:pPrChange>
      </w:pPr>
      <w:ins w:id="1941" w:author="Filip Gulan" w:date="2015-11-14T14:02:00Z">
        <w:r>
          <w:rPr>
            <w:rFonts w:ascii="Arial" w:hAnsi="Arial" w:cs="Arial"/>
            <w:szCs w:val="24"/>
          </w:rPr>
          <w:t>mealID INT(10) – šifra jela</w:t>
        </w:r>
      </w:ins>
    </w:p>
    <w:p w14:paraId="3B6E06DA" w14:textId="2C3BBBC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42" w:author="Filip Gulan" w:date="2015-11-14T14:02:00Z"/>
          <w:rFonts w:ascii="Arial" w:hAnsi="Arial" w:cs="Arial"/>
          <w:szCs w:val="24"/>
        </w:rPr>
        <w:pPrChange w:id="1943" w:author="Filip Gulan" w:date="2015-11-14T14:02:00Z">
          <w:pPr>
            <w:shd w:val="clear" w:color="auto" w:fill="FFFFFF"/>
            <w:spacing w:before="100" w:beforeAutospacing="1" w:after="100" w:afterAutospacing="1" w:line="360" w:lineRule="auto"/>
            <w:ind w:firstLine="709"/>
            <w:jc w:val="both"/>
            <w:textAlignment w:val="baseline"/>
          </w:pPr>
        </w:pPrChange>
      </w:pPr>
      <w:ins w:id="1944" w:author="Filip Gulan" w:date="2015-11-14T14:02:00Z">
        <w:r>
          <w:rPr>
            <w:rFonts w:ascii="Arial" w:hAnsi="Arial" w:cs="Arial"/>
            <w:szCs w:val="24"/>
          </w:rPr>
          <w:t xml:space="preserve">name </w:t>
        </w:r>
      </w:ins>
      <w:ins w:id="1945" w:author="Filip Gulan" w:date="2015-11-14T14:54:00Z">
        <w:r w:rsidR="00FE1F35">
          <w:rPr>
            <w:rFonts w:ascii="Arial" w:hAnsi="Arial" w:cs="Arial"/>
            <w:szCs w:val="24"/>
          </w:rPr>
          <w:t>N</w:t>
        </w:r>
      </w:ins>
      <w:ins w:id="1946" w:author="Filip Gulan" w:date="2015-11-14T14:02:00Z">
        <w:r>
          <w:rPr>
            <w:rFonts w:ascii="Arial" w:hAnsi="Arial" w:cs="Arial"/>
            <w:szCs w:val="24"/>
          </w:rPr>
          <w:t xml:space="preserve">VARCHAR(50) </w:t>
        </w:r>
      </w:ins>
      <w:ins w:id="1947" w:author="Filip Gulan" w:date="2015-11-14T14:03:00Z">
        <w:r>
          <w:rPr>
            <w:rFonts w:ascii="Arial" w:hAnsi="Arial" w:cs="Arial"/>
            <w:szCs w:val="24"/>
          </w:rPr>
          <w:t>–</w:t>
        </w:r>
      </w:ins>
      <w:ins w:id="1948" w:author="Filip Gulan" w:date="2015-11-14T14:02:00Z">
        <w:r>
          <w:rPr>
            <w:rFonts w:ascii="Arial" w:hAnsi="Arial" w:cs="Arial"/>
            <w:szCs w:val="24"/>
          </w:rPr>
          <w:t xml:space="preserve"> ime jela</w:t>
        </w:r>
      </w:ins>
    </w:p>
    <w:p w14:paraId="0D8FFC1D" w14:textId="5BA8784A"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49" w:author="Filip Gulan" w:date="2015-11-14T15:18:00Z"/>
          <w:rFonts w:ascii="Arial" w:hAnsi="Arial" w:cs="Arial"/>
          <w:szCs w:val="24"/>
        </w:rPr>
        <w:pPrChange w:id="1950" w:author="Filip Gulan" w:date="2015-11-14T14:02:00Z">
          <w:pPr>
            <w:shd w:val="clear" w:color="auto" w:fill="FFFFFF"/>
            <w:spacing w:before="100" w:beforeAutospacing="1" w:after="100" w:afterAutospacing="1" w:line="360" w:lineRule="auto"/>
            <w:ind w:firstLine="709"/>
            <w:jc w:val="both"/>
            <w:textAlignment w:val="baseline"/>
          </w:pPr>
        </w:pPrChange>
      </w:pPr>
      <w:ins w:id="1951" w:author="Filip Gulan" w:date="2015-11-14T14:03:00Z">
        <w:r>
          <w:rPr>
            <w:rFonts w:ascii="Arial" w:hAnsi="Arial" w:cs="Arial"/>
            <w:szCs w:val="24"/>
          </w:rPr>
          <w:t>description TEXT – opis jela</w:t>
        </w:r>
      </w:ins>
    </w:p>
    <w:p w14:paraId="057AC6C6" w14:textId="24D64F25" w:rsidR="00955649" w:rsidRDefault="00955649">
      <w:pPr>
        <w:pStyle w:val="ListParagraph"/>
        <w:numPr>
          <w:ilvl w:val="1"/>
          <w:numId w:val="63"/>
        </w:numPr>
        <w:shd w:val="clear" w:color="auto" w:fill="FFFFFF"/>
        <w:spacing w:before="100" w:beforeAutospacing="1" w:after="100" w:afterAutospacing="1" w:line="360" w:lineRule="auto"/>
        <w:jc w:val="both"/>
        <w:textAlignment w:val="baseline"/>
        <w:rPr>
          <w:ins w:id="1952" w:author="Filip Gulan" w:date="2015-11-14T14:03:00Z"/>
          <w:rFonts w:ascii="Arial" w:hAnsi="Arial" w:cs="Arial"/>
          <w:szCs w:val="24"/>
        </w:rPr>
        <w:pPrChange w:id="1953" w:author="Filip Gulan" w:date="2015-11-14T14:02:00Z">
          <w:pPr>
            <w:shd w:val="clear" w:color="auto" w:fill="FFFFFF"/>
            <w:spacing w:before="100" w:beforeAutospacing="1" w:after="100" w:afterAutospacing="1" w:line="360" w:lineRule="auto"/>
            <w:ind w:firstLine="709"/>
            <w:jc w:val="both"/>
            <w:textAlignment w:val="baseline"/>
          </w:pPr>
        </w:pPrChange>
      </w:pPr>
      <w:ins w:id="1954" w:author="Filip Gulan" w:date="2015-11-14T15:18:00Z">
        <w:r>
          <w:rPr>
            <w:rFonts w:ascii="Arial" w:hAnsi="Arial" w:cs="Arial"/>
            <w:szCs w:val="24"/>
          </w:rPr>
          <w:t xml:space="preserve">image VARCHAR(255) </w:t>
        </w:r>
        <w:r w:rsidR="00364820">
          <w:rPr>
            <w:rFonts w:ascii="Arial" w:hAnsi="Arial" w:cs="Arial"/>
            <w:szCs w:val="24"/>
          </w:rPr>
          <w:t>–</w:t>
        </w:r>
        <w:r>
          <w:rPr>
            <w:rFonts w:ascii="Arial" w:hAnsi="Arial" w:cs="Arial"/>
            <w:szCs w:val="24"/>
          </w:rPr>
          <w:t xml:space="preserve"> </w:t>
        </w:r>
        <w:r w:rsidR="00364820">
          <w:rPr>
            <w:rFonts w:ascii="Arial" w:hAnsi="Arial" w:cs="Arial"/>
            <w:szCs w:val="24"/>
          </w:rPr>
          <w:t>path do slike jela</w:t>
        </w:r>
      </w:ins>
    </w:p>
    <w:p w14:paraId="3318DB79" w14:textId="26D8DCE5" w:rsidR="006945C9"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55" w:author="Filip Gulan" w:date="2015-11-14T14:03:00Z"/>
          <w:rFonts w:ascii="Arial" w:hAnsi="Arial" w:cs="Arial"/>
          <w:szCs w:val="24"/>
        </w:rPr>
        <w:pPrChange w:id="1956" w:author="Filip Gulan" w:date="2015-11-14T14:02:00Z">
          <w:pPr>
            <w:shd w:val="clear" w:color="auto" w:fill="FFFFFF"/>
            <w:spacing w:before="100" w:beforeAutospacing="1" w:after="100" w:afterAutospacing="1" w:line="360" w:lineRule="auto"/>
            <w:ind w:firstLine="709"/>
            <w:jc w:val="both"/>
            <w:textAlignment w:val="baseline"/>
          </w:pPr>
        </w:pPrChange>
      </w:pPr>
      <w:ins w:id="1957" w:author="Filip Gulan" w:date="2015-11-14T14:03:00Z">
        <w:r>
          <w:rPr>
            <w:rFonts w:ascii="Arial" w:hAnsi="Arial" w:cs="Arial"/>
            <w:szCs w:val="24"/>
          </w:rPr>
          <w:t>categoryID</w:t>
        </w:r>
      </w:ins>
      <w:ins w:id="1958"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1959" w:author="Filip Gulan" w:date="2015-11-14T14:03:00Z">
        <w:r>
          <w:rPr>
            <w:rFonts w:ascii="Arial" w:hAnsi="Arial" w:cs="Arial"/>
            <w:szCs w:val="24"/>
          </w:rPr>
          <w:t xml:space="preserve"> – šifra kategorije kojoj jelo pripada</w:t>
        </w:r>
      </w:ins>
    </w:p>
    <w:p w14:paraId="3F15E71A" w14:textId="0778AC23"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60" w:author="Filip Gulan" w:date="2015-11-14T14:03:00Z"/>
          <w:rFonts w:ascii="Arial" w:hAnsi="Arial" w:cs="Arial"/>
          <w:b/>
          <w:szCs w:val="24"/>
          <w:rPrChange w:id="1961" w:author="Filip Gulan" w:date="2015-11-14T14:46:00Z">
            <w:rPr>
              <w:ins w:id="1962" w:author="Filip Gulan" w:date="2015-11-14T14:03:00Z"/>
              <w:rFonts w:ascii="Arial" w:hAnsi="Arial" w:cs="Arial"/>
              <w:szCs w:val="24"/>
            </w:rPr>
          </w:rPrChange>
        </w:rPr>
        <w:pPrChange w:id="1963" w:author="Filip Gulan" w:date="2015-11-14T14:02:00Z">
          <w:pPr>
            <w:shd w:val="clear" w:color="auto" w:fill="FFFFFF"/>
            <w:spacing w:before="100" w:beforeAutospacing="1" w:after="100" w:afterAutospacing="1" w:line="360" w:lineRule="auto"/>
            <w:ind w:firstLine="709"/>
            <w:jc w:val="both"/>
            <w:textAlignment w:val="baseline"/>
          </w:pPr>
        </w:pPrChange>
      </w:pPr>
      <w:ins w:id="1964" w:author="Filip Gulan" w:date="2015-11-14T14:03:00Z">
        <w:r w:rsidRPr="00F0392C">
          <w:rPr>
            <w:rFonts w:ascii="Arial" w:hAnsi="Arial" w:cs="Arial"/>
            <w:b/>
            <w:szCs w:val="24"/>
            <w:rPrChange w:id="1965" w:author="Filip Gulan" w:date="2015-11-14T14:46:00Z">
              <w:rPr>
                <w:rFonts w:ascii="Arial" w:hAnsi="Arial" w:cs="Arial"/>
                <w:szCs w:val="24"/>
              </w:rPr>
            </w:rPrChange>
          </w:rPr>
          <w:t>PK = {mealID}</w:t>
        </w:r>
      </w:ins>
    </w:p>
    <w:p w14:paraId="6BD461AC" w14:textId="4E46881F" w:rsidR="006945C9" w:rsidRPr="00F0392C" w:rsidRDefault="006945C9">
      <w:pPr>
        <w:pStyle w:val="ListParagraph"/>
        <w:numPr>
          <w:ilvl w:val="1"/>
          <w:numId w:val="63"/>
        </w:numPr>
        <w:shd w:val="clear" w:color="auto" w:fill="FFFFFF"/>
        <w:spacing w:before="100" w:beforeAutospacing="1" w:after="100" w:afterAutospacing="1" w:line="360" w:lineRule="auto"/>
        <w:jc w:val="both"/>
        <w:textAlignment w:val="baseline"/>
        <w:rPr>
          <w:ins w:id="1966" w:author="Filip Gulan" w:date="2015-11-14T14:04:00Z"/>
          <w:rFonts w:ascii="Arial" w:hAnsi="Arial" w:cs="Arial"/>
          <w:b/>
          <w:szCs w:val="24"/>
          <w:rPrChange w:id="1967" w:author="Filip Gulan" w:date="2015-11-14T14:46:00Z">
            <w:rPr>
              <w:ins w:id="1968" w:author="Filip Gulan" w:date="2015-11-14T14:04:00Z"/>
              <w:rFonts w:ascii="Arial" w:hAnsi="Arial" w:cs="Arial"/>
              <w:szCs w:val="24"/>
            </w:rPr>
          </w:rPrChange>
        </w:rPr>
        <w:pPrChange w:id="1969" w:author="Filip Gulan" w:date="2015-11-14T14:04:00Z">
          <w:pPr>
            <w:shd w:val="clear" w:color="auto" w:fill="FFFFFF"/>
            <w:spacing w:before="100" w:beforeAutospacing="1" w:after="100" w:afterAutospacing="1" w:line="360" w:lineRule="auto"/>
            <w:ind w:firstLine="709"/>
            <w:jc w:val="both"/>
            <w:textAlignment w:val="baseline"/>
          </w:pPr>
        </w:pPrChange>
      </w:pPr>
      <w:ins w:id="1970" w:author="Filip Gulan" w:date="2015-11-14T14:03:00Z">
        <w:r w:rsidRPr="00F0392C">
          <w:rPr>
            <w:rFonts w:ascii="Arial" w:hAnsi="Arial" w:cs="Arial"/>
            <w:b/>
            <w:szCs w:val="24"/>
            <w:rPrChange w:id="1971" w:author="Filip Gulan" w:date="2015-11-14T14:46:00Z">
              <w:rPr>
                <w:rFonts w:ascii="Arial" w:hAnsi="Arial" w:cs="Arial"/>
                <w:szCs w:val="24"/>
              </w:rPr>
            </w:rPrChange>
          </w:rPr>
          <w:t>FK = {</w:t>
        </w:r>
      </w:ins>
      <w:ins w:id="1972" w:author="Filip Gulan" w:date="2015-11-14T14:04:00Z">
        <w:r w:rsidRPr="00F0392C">
          <w:rPr>
            <w:rFonts w:ascii="Arial" w:hAnsi="Arial" w:cs="Arial"/>
            <w:b/>
            <w:szCs w:val="24"/>
            <w:rPrChange w:id="1973" w:author="Filip Gulan" w:date="2015-11-14T14:46:00Z">
              <w:rPr>
                <w:rFonts w:ascii="Arial" w:hAnsi="Arial" w:cs="Arial"/>
                <w:szCs w:val="24"/>
              </w:rPr>
            </w:rPrChange>
          </w:rPr>
          <w:t>categoryID</w:t>
        </w:r>
      </w:ins>
      <w:ins w:id="1974" w:author="Filip Gulan" w:date="2015-11-14T14:03:00Z">
        <w:r w:rsidRPr="00F0392C">
          <w:rPr>
            <w:rFonts w:ascii="Arial" w:hAnsi="Arial" w:cs="Arial"/>
            <w:b/>
            <w:szCs w:val="24"/>
            <w:rPrChange w:id="1975" w:author="Filip Gulan" w:date="2015-11-14T14:46:00Z">
              <w:rPr>
                <w:rFonts w:ascii="Arial" w:hAnsi="Arial" w:cs="Arial"/>
                <w:szCs w:val="24"/>
              </w:rPr>
            </w:rPrChange>
          </w:rPr>
          <w:t>}</w:t>
        </w:r>
      </w:ins>
      <w:ins w:id="1976" w:author="Filip Gulan" w:date="2015-11-14T14:04:00Z">
        <w:r w:rsidRPr="00F0392C">
          <w:rPr>
            <w:rFonts w:ascii="Arial" w:hAnsi="Arial" w:cs="Arial"/>
            <w:b/>
            <w:szCs w:val="24"/>
            <w:rPrChange w:id="1977" w:author="Filip Gulan" w:date="2015-11-14T14:46:00Z">
              <w:rPr>
                <w:rFonts w:ascii="Arial" w:hAnsi="Arial" w:cs="Arial"/>
                <w:szCs w:val="24"/>
              </w:rPr>
            </w:rPrChange>
          </w:rPr>
          <w:t xml:space="preserve"> =&gt; Category</w:t>
        </w:r>
      </w:ins>
    </w:p>
    <w:p w14:paraId="2CA00039" w14:textId="77777777" w:rsidR="008F5AE4" w:rsidRDefault="008F5AE4">
      <w:pPr>
        <w:shd w:val="clear" w:color="auto" w:fill="FFFFFF"/>
        <w:spacing w:before="100" w:beforeAutospacing="1" w:after="100" w:afterAutospacing="1" w:line="360" w:lineRule="auto"/>
        <w:jc w:val="both"/>
        <w:textAlignment w:val="baseline"/>
        <w:rPr>
          <w:ins w:id="1978" w:author="Filip Gulan" w:date="2015-11-14T14:04:00Z"/>
          <w:rFonts w:ascii="Arial" w:hAnsi="Arial" w:cs="Arial"/>
          <w:szCs w:val="24"/>
        </w:rPr>
        <w:pPrChange w:id="1979" w:author="Filip Gulan" w:date="2015-11-14T14:04: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pPr>
        <w:shd w:val="clear" w:color="auto" w:fill="FFFFFF"/>
        <w:spacing w:before="100" w:beforeAutospacing="1" w:after="100" w:afterAutospacing="1" w:line="360" w:lineRule="auto"/>
        <w:ind w:left="720"/>
        <w:jc w:val="both"/>
        <w:textAlignment w:val="baseline"/>
        <w:rPr>
          <w:ins w:id="1980" w:author="Filip Gulan" w:date="2015-11-14T14:04:00Z"/>
          <w:rFonts w:ascii="Arial" w:hAnsi="Arial" w:cs="Arial"/>
          <w:b/>
          <w:szCs w:val="24"/>
          <w:rPrChange w:id="1981" w:author="Filip Gulan" w:date="2015-11-14T14:46:00Z">
            <w:rPr>
              <w:ins w:id="1982" w:author="Filip Gulan" w:date="2015-11-14T14:04:00Z"/>
              <w:rFonts w:ascii="Arial" w:hAnsi="Arial" w:cs="Arial"/>
              <w:szCs w:val="24"/>
            </w:rPr>
          </w:rPrChange>
        </w:rPr>
        <w:pPrChange w:id="1983" w:author="Filip Gulan" w:date="2015-11-14T14:04:00Z">
          <w:pPr>
            <w:shd w:val="clear" w:color="auto" w:fill="FFFFFF"/>
            <w:spacing w:before="100" w:beforeAutospacing="1" w:after="100" w:afterAutospacing="1" w:line="360" w:lineRule="auto"/>
            <w:ind w:firstLine="709"/>
            <w:jc w:val="both"/>
            <w:textAlignment w:val="baseline"/>
          </w:pPr>
        </w:pPrChange>
      </w:pPr>
      <w:ins w:id="1984" w:author="Filip Gulan" w:date="2015-11-14T14:04:00Z">
        <w:r w:rsidRPr="00F0392C">
          <w:rPr>
            <w:rFonts w:ascii="Arial" w:hAnsi="Arial" w:cs="Arial"/>
            <w:b/>
            <w:szCs w:val="24"/>
            <w:rPrChange w:id="1985" w:author="Filip Gulan" w:date="2015-11-14T14:46:00Z">
              <w:rPr>
                <w:rFonts w:ascii="Arial" w:hAnsi="Arial" w:cs="Arial"/>
                <w:szCs w:val="24"/>
              </w:rPr>
            </w:rPrChange>
          </w:rPr>
          <w:lastRenderedPageBreak/>
          <w:t>MealType</w:t>
        </w:r>
      </w:ins>
    </w:p>
    <w:p w14:paraId="43DE7464" w14:textId="6FC8A63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986" w:author="Filip Gulan" w:date="2015-11-14T14:04:00Z"/>
          <w:rFonts w:ascii="Arial" w:hAnsi="Arial" w:cs="Arial"/>
          <w:szCs w:val="24"/>
        </w:rPr>
        <w:pPrChange w:id="1987" w:author="Filip Gulan" w:date="2015-11-14T14:04:00Z">
          <w:pPr>
            <w:shd w:val="clear" w:color="auto" w:fill="FFFFFF"/>
            <w:spacing w:before="100" w:beforeAutospacing="1" w:after="100" w:afterAutospacing="1" w:line="360" w:lineRule="auto"/>
            <w:ind w:firstLine="709"/>
            <w:jc w:val="both"/>
            <w:textAlignment w:val="baseline"/>
          </w:pPr>
        </w:pPrChange>
      </w:pPr>
      <w:ins w:id="1988" w:author="Filip Gulan" w:date="2015-11-14T14:04:00Z">
        <w:r>
          <w:rPr>
            <w:rFonts w:ascii="Arial" w:hAnsi="Arial" w:cs="Arial"/>
            <w:szCs w:val="24"/>
          </w:rPr>
          <w:t>mealID</w:t>
        </w:r>
      </w:ins>
      <w:ins w:id="1989"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990" w:author="Filip Gulan" w:date="2015-11-14T14:04:00Z">
        <w:r>
          <w:rPr>
            <w:rFonts w:ascii="Arial" w:hAnsi="Arial" w:cs="Arial"/>
            <w:szCs w:val="24"/>
          </w:rPr>
          <w:t xml:space="preserve"> – šifra jela</w:t>
        </w:r>
      </w:ins>
    </w:p>
    <w:p w14:paraId="2516EF0A" w14:textId="4C52A56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1991" w:author="Filip Gulan" w:date="2015-11-14T14:05:00Z"/>
          <w:rFonts w:ascii="Arial" w:hAnsi="Arial" w:cs="Arial"/>
          <w:szCs w:val="24"/>
        </w:rPr>
        <w:pPrChange w:id="1992" w:author="Filip Gulan" w:date="2015-11-14T14:04:00Z">
          <w:pPr>
            <w:shd w:val="clear" w:color="auto" w:fill="FFFFFF"/>
            <w:spacing w:before="100" w:beforeAutospacing="1" w:after="100" w:afterAutospacing="1" w:line="360" w:lineRule="auto"/>
            <w:ind w:firstLine="709"/>
            <w:jc w:val="both"/>
            <w:textAlignment w:val="baseline"/>
          </w:pPr>
        </w:pPrChange>
      </w:pPr>
      <w:ins w:id="1993" w:author="Filip Gulan" w:date="2015-11-14T14:04:00Z">
        <w:r>
          <w:rPr>
            <w:rFonts w:ascii="Arial" w:hAnsi="Arial" w:cs="Arial"/>
            <w:szCs w:val="24"/>
          </w:rPr>
          <w:t>name</w:t>
        </w:r>
      </w:ins>
      <w:ins w:id="1994" w:author="Filip Gulan" w:date="2015-11-14T14:59:00Z">
        <w:r w:rsidR="00A613DA">
          <w:rPr>
            <w:rFonts w:ascii="Arial" w:hAnsi="Arial" w:cs="Arial"/>
            <w:szCs w:val="24"/>
          </w:rPr>
          <w:t xml:space="preserve"> NVARCHAR(50)</w:t>
        </w:r>
      </w:ins>
      <w:ins w:id="1995" w:author="Filip Gulan" w:date="2015-11-14T14:04:00Z">
        <w:r>
          <w:rPr>
            <w:rFonts w:ascii="Arial" w:hAnsi="Arial" w:cs="Arial"/>
            <w:szCs w:val="24"/>
          </w:rPr>
          <w:t xml:space="preserve"> </w:t>
        </w:r>
      </w:ins>
      <w:ins w:id="1996" w:author="Filip Gulan" w:date="2015-11-14T14:05:00Z">
        <w:r>
          <w:rPr>
            <w:rFonts w:ascii="Arial" w:hAnsi="Arial" w:cs="Arial"/>
            <w:szCs w:val="24"/>
          </w:rPr>
          <w:t>–</w:t>
        </w:r>
      </w:ins>
      <w:ins w:id="1997" w:author="Filip Gulan" w:date="2015-11-14T14:04:00Z">
        <w:r>
          <w:rPr>
            <w:rFonts w:ascii="Arial" w:hAnsi="Arial" w:cs="Arial"/>
            <w:szCs w:val="24"/>
          </w:rPr>
          <w:t xml:space="preserve"> ime </w:t>
        </w:r>
      </w:ins>
      <w:ins w:id="1998" w:author="Filip Gulan" w:date="2015-11-14T14:05:00Z">
        <w:r>
          <w:rPr>
            <w:rFonts w:ascii="Arial" w:hAnsi="Arial" w:cs="Arial"/>
            <w:szCs w:val="24"/>
          </w:rPr>
          <w:t>vrste jela (VELIKI čevapi, JUMBO Pizza m</w:t>
        </w:r>
      </w:ins>
      <w:ins w:id="1999" w:author="Filip Gulan" w:date="2015-11-14T14:07:00Z">
        <w:r>
          <w:rPr>
            <w:rFonts w:ascii="Arial" w:hAnsi="Arial" w:cs="Arial"/>
            <w:szCs w:val="24"/>
          </w:rPr>
          <w:t>i</w:t>
        </w:r>
      </w:ins>
      <w:ins w:id="2000" w:author="Filip Gulan" w:date="2015-11-14T14:05:00Z">
        <w:r>
          <w:rPr>
            <w:rFonts w:ascii="Arial" w:hAnsi="Arial" w:cs="Arial"/>
            <w:szCs w:val="24"/>
          </w:rPr>
          <w:t>ješana…)</w:t>
        </w:r>
      </w:ins>
    </w:p>
    <w:p w14:paraId="7742EC6D" w14:textId="199F4DC9"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01" w:author="Filip Gulan" w:date="2015-11-14T14:07:00Z"/>
          <w:rFonts w:ascii="Arial" w:hAnsi="Arial" w:cs="Arial"/>
          <w:szCs w:val="24"/>
        </w:rPr>
        <w:pPrChange w:id="2002" w:author="Filip Gulan" w:date="2015-11-14T14:04:00Z">
          <w:pPr>
            <w:shd w:val="clear" w:color="auto" w:fill="FFFFFF"/>
            <w:spacing w:before="100" w:beforeAutospacing="1" w:after="100" w:afterAutospacing="1" w:line="360" w:lineRule="auto"/>
            <w:ind w:firstLine="709"/>
            <w:jc w:val="both"/>
            <w:textAlignment w:val="baseline"/>
          </w:pPr>
        </w:pPrChange>
      </w:pPr>
      <w:ins w:id="2003" w:author="Filip Gulan" w:date="2015-11-14T14:05:00Z">
        <w:r>
          <w:rPr>
            <w:rFonts w:ascii="Arial" w:hAnsi="Arial" w:cs="Arial"/>
            <w:szCs w:val="24"/>
          </w:rPr>
          <w:t xml:space="preserve">price </w:t>
        </w:r>
      </w:ins>
      <w:ins w:id="2004" w:author="Filip Gulan" w:date="2015-11-14T15:00:00Z">
        <w:r w:rsidR="00A613DA">
          <w:rPr>
            <w:rFonts w:ascii="Arial" w:hAnsi="Arial" w:cs="Arial"/>
            <w:szCs w:val="24"/>
          </w:rPr>
          <w:t xml:space="preserve">SMALLMONEY </w:t>
        </w:r>
      </w:ins>
      <w:ins w:id="2005" w:author="Filip Gulan" w:date="2015-11-14T14:05:00Z">
        <w:r>
          <w:rPr>
            <w:rFonts w:ascii="Arial" w:hAnsi="Arial" w:cs="Arial"/>
            <w:szCs w:val="24"/>
          </w:rPr>
          <w:t>– cijena jela trenutne vrste</w:t>
        </w:r>
      </w:ins>
    </w:p>
    <w:p w14:paraId="4E97FDCC" w14:textId="1B9E4CF1"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06" w:author="Filip Gulan" w:date="2015-11-14T14:07:00Z"/>
          <w:rFonts w:ascii="Arial" w:hAnsi="Arial" w:cs="Arial"/>
          <w:szCs w:val="24"/>
        </w:rPr>
        <w:pPrChange w:id="2007" w:author="Filip Gulan" w:date="2015-11-14T14:04:00Z">
          <w:pPr>
            <w:shd w:val="clear" w:color="auto" w:fill="FFFFFF"/>
            <w:spacing w:before="100" w:beforeAutospacing="1" w:after="100" w:afterAutospacing="1" w:line="360" w:lineRule="auto"/>
            <w:ind w:firstLine="709"/>
            <w:jc w:val="both"/>
            <w:textAlignment w:val="baseline"/>
          </w:pPr>
        </w:pPrChange>
      </w:pPr>
      <w:ins w:id="2008" w:author="Filip Gulan" w:date="2015-11-14T14:07:00Z">
        <w:r w:rsidRPr="00F0392C">
          <w:rPr>
            <w:rFonts w:ascii="Arial" w:hAnsi="Arial" w:cs="Arial"/>
            <w:b/>
            <w:szCs w:val="24"/>
            <w:rPrChange w:id="2009" w:author="Filip Gulan" w:date="2015-11-14T14:46:00Z">
              <w:rPr>
                <w:rFonts w:ascii="Arial" w:hAnsi="Arial" w:cs="Arial"/>
                <w:szCs w:val="24"/>
              </w:rPr>
            </w:rPrChange>
          </w:rPr>
          <w:t>PK = {mealID, name}</w:t>
        </w:r>
      </w:ins>
    </w:p>
    <w:p w14:paraId="22FA7499" w14:textId="281F795E"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10" w:author="Filip Gulan" w:date="2015-11-14T14:10:00Z"/>
          <w:rFonts w:ascii="Arial" w:hAnsi="Arial" w:cs="Arial"/>
          <w:b/>
          <w:szCs w:val="24"/>
          <w:rPrChange w:id="2011" w:author="Filip Gulan" w:date="2015-11-14T14:46:00Z">
            <w:rPr>
              <w:ins w:id="2012" w:author="Filip Gulan" w:date="2015-11-14T14:10:00Z"/>
              <w:rFonts w:ascii="Arial" w:hAnsi="Arial" w:cs="Arial"/>
              <w:szCs w:val="24"/>
            </w:rPr>
          </w:rPrChange>
        </w:rPr>
        <w:pPrChange w:id="2013" w:author="Filip Gulan" w:date="2015-11-14T14:04:00Z">
          <w:pPr>
            <w:shd w:val="clear" w:color="auto" w:fill="FFFFFF"/>
            <w:spacing w:before="100" w:beforeAutospacing="1" w:after="100" w:afterAutospacing="1" w:line="360" w:lineRule="auto"/>
            <w:ind w:firstLine="709"/>
            <w:jc w:val="both"/>
            <w:textAlignment w:val="baseline"/>
          </w:pPr>
        </w:pPrChange>
      </w:pPr>
      <w:ins w:id="2014" w:author="Filip Gulan" w:date="2015-11-14T14:07:00Z">
        <w:r w:rsidRPr="00F0392C">
          <w:rPr>
            <w:rFonts w:ascii="Arial" w:hAnsi="Arial" w:cs="Arial"/>
            <w:b/>
            <w:szCs w:val="24"/>
            <w:rPrChange w:id="2015" w:author="Filip Gulan" w:date="2015-11-14T14:46:00Z">
              <w:rPr>
                <w:rFonts w:ascii="Arial" w:hAnsi="Arial" w:cs="Arial"/>
                <w:szCs w:val="24"/>
              </w:rPr>
            </w:rPrChange>
          </w:rPr>
          <w:t>FK = {mealID} =&gt; Meal</w:t>
        </w:r>
      </w:ins>
    </w:p>
    <w:p w14:paraId="5A7FDA6C" w14:textId="69F5CB00" w:rsidR="008F5AE4" w:rsidRPr="00F0392C" w:rsidRDefault="008F5AE4">
      <w:pPr>
        <w:shd w:val="clear" w:color="auto" w:fill="FFFFFF"/>
        <w:spacing w:before="100" w:beforeAutospacing="1" w:after="100" w:afterAutospacing="1" w:line="360" w:lineRule="auto"/>
        <w:ind w:left="720"/>
        <w:jc w:val="both"/>
        <w:textAlignment w:val="baseline"/>
        <w:rPr>
          <w:ins w:id="2016" w:author="Filip Gulan" w:date="2015-11-14T14:10:00Z"/>
          <w:rFonts w:ascii="Arial" w:hAnsi="Arial" w:cs="Arial"/>
          <w:b/>
          <w:szCs w:val="24"/>
          <w:rPrChange w:id="2017" w:author="Filip Gulan" w:date="2015-11-14T14:46:00Z">
            <w:rPr>
              <w:ins w:id="2018" w:author="Filip Gulan" w:date="2015-11-14T14:10:00Z"/>
              <w:rFonts w:ascii="Arial" w:hAnsi="Arial" w:cs="Arial"/>
              <w:szCs w:val="24"/>
            </w:rPr>
          </w:rPrChange>
        </w:rPr>
        <w:pPrChange w:id="2019" w:author="Filip Gulan" w:date="2015-11-14T14:10:00Z">
          <w:pPr>
            <w:shd w:val="clear" w:color="auto" w:fill="FFFFFF"/>
            <w:spacing w:before="100" w:beforeAutospacing="1" w:after="100" w:afterAutospacing="1" w:line="360" w:lineRule="auto"/>
            <w:ind w:firstLine="709"/>
            <w:jc w:val="both"/>
            <w:textAlignment w:val="baseline"/>
          </w:pPr>
        </w:pPrChange>
      </w:pPr>
      <w:ins w:id="2020" w:author="Filip Gulan" w:date="2015-11-14T14:10:00Z">
        <w:r w:rsidRPr="00F0392C">
          <w:rPr>
            <w:rFonts w:ascii="Arial" w:hAnsi="Arial" w:cs="Arial"/>
            <w:b/>
            <w:szCs w:val="24"/>
            <w:rPrChange w:id="2021" w:author="Filip Gulan" w:date="2015-11-14T14:46:00Z">
              <w:rPr>
                <w:rFonts w:ascii="Arial" w:hAnsi="Arial" w:cs="Arial"/>
                <w:szCs w:val="24"/>
              </w:rPr>
            </w:rPrChange>
          </w:rPr>
          <w:t>AddOn</w:t>
        </w:r>
      </w:ins>
    </w:p>
    <w:p w14:paraId="35611F2D" w14:textId="75F34768"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22" w:author="Filip Gulan" w:date="2015-11-14T14:10:00Z"/>
          <w:rFonts w:ascii="Arial" w:hAnsi="Arial" w:cs="Arial"/>
          <w:szCs w:val="24"/>
        </w:rPr>
        <w:pPrChange w:id="2023" w:author="Filip Gulan" w:date="2015-11-14T14:10:00Z">
          <w:pPr>
            <w:shd w:val="clear" w:color="auto" w:fill="FFFFFF"/>
            <w:spacing w:before="100" w:beforeAutospacing="1" w:after="100" w:afterAutospacing="1" w:line="360" w:lineRule="auto"/>
            <w:ind w:firstLine="709"/>
            <w:jc w:val="both"/>
            <w:textAlignment w:val="baseline"/>
          </w:pPr>
        </w:pPrChange>
      </w:pPr>
      <w:ins w:id="2024" w:author="Filip Gulan" w:date="2015-11-14T14:10:00Z">
        <w:r>
          <w:rPr>
            <w:rFonts w:ascii="Arial" w:hAnsi="Arial" w:cs="Arial"/>
            <w:szCs w:val="24"/>
          </w:rPr>
          <w:t xml:space="preserve">name </w:t>
        </w:r>
      </w:ins>
      <w:ins w:id="2025" w:author="Filip Gulan" w:date="2015-11-14T15:00:00Z">
        <w:r w:rsidR="00077EEC">
          <w:rPr>
            <w:rFonts w:ascii="Arial" w:hAnsi="Arial" w:cs="Arial"/>
            <w:szCs w:val="24"/>
          </w:rPr>
          <w:t xml:space="preserve">NVARCHAR(50) </w:t>
        </w:r>
      </w:ins>
      <w:ins w:id="2026" w:author="Filip Gulan" w:date="2015-11-14T14:10:00Z">
        <w:r>
          <w:rPr>
            <w:rFonts w:ascii="Arial" w:hAnsi="Arial" w:cs="Arial"/>
            <w:szCs w:val="24"/>
          </w:rPr>
          <w:t>– ime dodatka</w:t>
        </w:r>
      </w:ins>
    </w:p>
    <w:p w14:paraId="1F3E2FAA" w14:textId="3AB35430"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27" w:author="Filip Gulan" w:date="2015-11-14T14:11:00Z"/>
          <w:rFonts w:ascii="Arial" w:hAnsi="Arial" w:cs="Arial"/>
          <w:szCs w:val="24"/>
        </w:rPr>
        <w:pPrChange w:id="2028" w:author="Filip Gulan" w:date="2015-11-14T14:10:00Z">
          <w:pPr>
            <w:shd w:val="clear" w:color="auto" w:fill="FFFFFF"/>
            <w:spacing w:before="100" w:beforeAutospacing="1" w:after="100" w:afterAutospacing="1" w:line="360" w:lineRule="auto"/>
            <w:ind w:firstLine="709"/>
            <w:jc w:val="both"/>
            <w:textAlignment w:val="baseline"/>
          </w:pPr>
        </w:pPrChange>
      </w:pPr>
      <w:ins w:id="2029" w:author="Filip Gulan" w:date="2015-11-14T14:10:00Z">
        <w:r>
          <w:rPr>
            <w:rFonts w:ascii="Arial" w:hAnsi="Arial" w:cs="Arial"/>
            <w:szCs w:val="24"/>
          </w:rPr>
          <w:t xml:space="preserve">price </w:t>
        </w:r>
      </w:ins>
      <w:ins w:id="2030" w:author="Filip Gulan" w:date="2015-11-14T15:00:00Z">
        <w:r w:rsidR="00077EEC">
          <w:rPr>
            <w:rFonts w:ascii="Arial" w:hAnsi="Arial" w:cs="Arial"/>
            <w:szCs w:val="24"/>
          </w:rPr>
          <w:t xml:space="preserve">SMALLMONEY </w:t>
        </w:r>
      </w:ins>
      <w:ins w:id="2031" w:author="Filip Gulan" w:date="2015-11-14T14:10:00Z">
        <w:r>
          <w:rPr>
            <w:rFonts w:ascii="Arial" w:hAnsi="Arial" w:cs="Arial"/>
            <w:szCs w:val="24"/>
          </w:rPr>
          <w:t>– cijena dodatka</w:t>
        </w:r>
      </w:ins>
    </w:p>
    <w:p w14:paraId="036B58B2" w14:textId="77F9045B" w:rsidR="008F5AE4" w:rsidRPr="00F0392C"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32" w:author="Filip Gulan" w:date="2015-11-14T14:10:00Z"/>
          <w:rFonts w:ascii="Arial" w:hAnsi="Arial" w:cs="Arial"/>
          <w:b/>
          <w:szCs w:val="24"/>
          <w:rPrChange w:id="2033" w:author="Filip Gulan" w:date="2015-11-14T14:46:00Z">
            <w:rPr>
              <w:ins w:id="2034" w:author="Filip Gulan" w:date="2015-11-14T14:10:00Z"/>
            </w:rPr>
          </w:rPrChange>
        </w:rPr>
        <w:pPrChange w:id="2035" w:author="Filip Gulan" w:date="2015-11-14T14:11:00Z">
          <w:pPr>
            <w:shd w:val="clear" w:color="auto" w:fill="FFFFFF"/>
            <w:spacing w:before="100" w:beforeAutospacing="1" w:after="100" w:afterAutospacing="1" w:line="360" w:lineRule="auto"/>
            <w:ind w:firstLine="709"/>
            <w:jc w:val="both"/>
            <w:textAlignment w:val="baseline"/>
          </w:pPr>
        </w:pPrChange>
      </w:pPr>
      <w:ins w:id="2036" w:author="Filip Gulan" w:date="2015-11-14T14:11:00Z">
        <w:r w:rsidRPr="00F0392C">
          <w:rPr>
            <w:rFonts w:ascii="Arial" w:hAnsi="Arial" w:cs="Arial"/>
            <w:b/>
            <w:szCs w:val="24"/>
            <w:rPrChange w:id="2037" w:author="Filip Gulan" w:date="2015-11-14T14:46:00Z">
              <w:rPr>
                <w:rFonts w:ascii="Arial" w:hAnsi="Arial" w:cs="Arial"/>
                <w:szCs w:val="24"/>
              </w:rPr>
            </w:rPrChange>
          </w:rPr>
          <w:t>PK = {name}</w:t>
        </w:r>
      </w:ins>
    </w:p>
    <w:p w14:paraId="1C7D7B7A" w14:textId="6A63BCC1" w:rsidR="008F5AE4" w:rsidRPr="00F0392C" w:rsidRDefault="008F5AE4">
      <w:pPr>
        <w:shd w:val="clear" w:color="auto" w:fill="FFFFFF"/>
        <w:spacing w:before="100" w:beforeAutospacing="1" w:after="100" w:afterAutospacing="1" w:line="360" w:lineRule="auto"/>
        <w:ind w:left="720"/>
        <w:jc w:val="both"/>
        <w:textAlignment w:val="baseline"/>
        <w:rPr>
          <w:ins w:id="2038" w:author="Filip Gulan" w:date="2015-11-14T14:11:00Z"/>
          <w:rFonts w:ascii="Arial" w:hAnsi="Arial" w:cs="Arial"/>
          <w:b/>
          <w:szCs w:val="24"/>
          <w:rPrChange w:id="2039" w:author="Filip Gulan" w:date="2015-11-14T14:46:00Z">
            <w:rPr>
              <w:ins w:id="2040" w:author="Filip Gulan" w:date="2015-11-14T14:11:00Z"/>
              <w:rFonts w:ascii="Arial" w:hAnsi="Arial" w:cs="Arial"/>
              <w:szCs w:val="24"/>
            </w:rPr>
          </w:rPrChange>
        </w:rPr>
        <w:pPrChange w:id="2041" w:author="Filip Gulan" w:date="2015-11-14T14:11:00Z">
          <w:pPr>
            <w:shd w:val="clear" w:color="auto" w:fill="FFFFFF"/>
            <w:spacing w:before="100" w:beforeAutospacing="1" w:after="100" w:afterAutospacing="1" w:line="360" w:lineRule="auto"/>
            <w:ind w:firstLine="709"/>
            <w:jc w:val="both"/>
            <w:textAlignment w:val="baseline"/>
          </w:pPr>
        </w:pPrChange>
      </w:pPr>
      <w:ins w:id="2042" w:author="Filip Gulan" w:date="2015-11-14T14:11:00Z">
        <w:r w:rsidRPr="00F0392C">
          <w:rPr>
            <w:rFonts w:ascii="Arial" w:hAnsi="Arial" w:cs="Arial"/>
            <w:b/>
            <w:szCs w:val="24"/>
            <w:rPrChange w:id="2043" w:author="Filip Gulan" w:date="2015-11-14T14:46:00Z">
              <w:rPr>
                <w:rFonts w:ascii="Arial" w:hAnsi="Arial" w:cs="Arial"/>
                <w:szCs w:val="24"/>
              </w:rPr>
            </w:rPrChange>
          </w:rPr>
          <w:t>MealAddOn</w:t>
        </w:r>
      </w:ins>
    </w:p>
    <w:p w14:paraId="160574EF" w14:textId="7F9D9B9D"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44" w:author="Filip Gulan" w:date="2015-11-14T14:11:00Z"/>
          <w:rFonts w:ascii="Arial" w:hAnsi="Arial" w:cs="Arial"/>
          <w:szCs w:val="24"/>
        </w:rPr>
        <w:pPrChange w:id="2045" w:author="Filip Gulan" w:date="2015-11-14T14:11:00Z">
          <w:pPr>
            <w:shd w:val="clear" w:color="auto" w:fill="FFFFFF"/>
            <w:spacing w:before="100" w:beforeAutospacing="1" w:after="100" w:afterAutospacing="1" w:line="360" w:lineRule="auto"/>
            <w:ind w:firstLine="709"/>
            <w:jc w:val="both"/>
            <w:textAlignment w:val="baseline"/>
          </w:pPr>
        </w:pPrChange>
      </w:pPr>
      <w:ins w:id="2046" w:author="Filip Gulan" w:date="2015-11-14T14:11:00Z">
        <w:r>
          <w:rPr>
            <w:rFonts w:ascii="Arial" w:hAnsi="Arial" w:cs="Arial"/>
            <w:szCs w:val="24"/>
          </w:rPr>
          <w:t xml:space="preserve">mealID </w:t>
        </w:r>
      </w:ins>
      <w:ins w:id="2047" w:author="Filip Gulan" w:date="2015-11-14T14:48:00Z">
        <w:r w:rsidR="00C312AB">
          <w:rPr>
            <w:rFonts w:ascii="Arial" w:hAnsi="Arial" w:cs="Arial"/>
            <w:szCs w:val="24"/>
          </w:rPr>
          <w:t xml:space="preserve">INT(10) </w:t>
        </w:r>
      </w:ins>
      <w:ins w:id="2048" w:author="Filip Gulan" w:date="2015-11-14T14:11:00Z">
        <w:r>
          <w:rPr>
            <w:rFonts w:ascii="Arial" w:hAnsi="Arial" w:cs="Arial"/>
            <w:szCs w:val="24"/>
          </w:rPr>
          <w:t>– šifra jela</w:t>
        </w:r>
      </w:ins>
    </w:p>
    <w:p w14:paraId="5EBE5418" w14:textId="095277EE" w:rsidR="008F5AE4" w:rsidRDefault="008F5AE4">
      <w:pPr>
        <w:pStyle w:val="ListParagraph"/>
        <w:numPr>
          <w:ilvl w:val="1"/>
          <w:numId w:val="63"/>
        </w:numPr>
        <w:shd w:val="clear" w:color="auto" w:fill="FFFFFF"/>
        <w:spacing w:before="100" w:beforeAutospacing="1" w:after="100" w:afterAutospacing="1" w:line="360" w:lineRule="auto"/>
        <w:jc w:val="both"/>
        <w:textAlignment w:val="baseline"/>
        <w:rPr>
          <w:ins w:id="2049" w:author="Filip Gulan" w:date="2015-11-14T14:19:00Z"/>
          <w:rFonts w:ascii="Arial" w:hAnsi="Arial" w:cs="Arial"/>
          <w:szCs w:val="24"/>
        </w:rPr>
        <w:pPrChange w:id="2050" w:author="Filip Gulan" w:date="2015-11-14T14:11:00Z">
          <w:pPr>
            <w:shd w:val="clear" w:color="auto" w:fill="FFFFFF"/>
            <w:spacing w:before="100" w:beforeAutospacing="1" w:after="100" w:afterAutospacing="1" w:line="360" w:lineRule="auto"/>
            <w:ind w:firstLine="709"/>
            <w:jc w:val="both"/>
            <w:textAlignment w:val="baseline"/>
          </w:pPr>
        </w:pPrChange>
      </w:pPr>
      <w:ins w:id="2051" w:author="Filip Gulan" w:date="2015-11-14T14:11:00Z">
        <w:r>
          <w:rPr>
            <w:rFonts w:ascii="Arial" w:hAnsi="Arial" w:cs="Arial"/>
            <w:szCs w:val="24"/>
          </w:rPr>
          <w:t>addOnName</w:t>
        </w:r>
      </w:ins>
      <w:ins w:id="2052" w:author="Filip Gulan" w:date="2015-11-14T14:19:00Z">
        <w:r w:rsidR="0010698C">
          <w:rPr>
            <w:rFonts w:ascii="Arial" w:hAnsi="Arial" w:cs="Arial"/>
            <w:szCs w:val="24"/>
          </w:rPr>
          <w:t xml:space="preserve"> </w:t>
        </w:r>
      </w:ins>
      <w:ins w:id="2053" w:author="Filip Gulan" w:date="2015-11-14T15:00:00Z">
        <w:r w:rsidR="00F5491A">
          <w:rPr>
            <w:rFonts w:ascii="Arial" w:hAnsi="Arial" w:cs="Arial"/>
            <w:szCs w:val="24"/>
          </w:rPr>
          <w:t xml:space="preserve">NVARCHAR(50) </w:t>
        </w:r>
      </w:ins>
      <w:ins w:id="2054" w:author="Filip Gulan" w:date="2015-11-14T14:19:00Z">
        <w:r w:rsidR="0010698C">
          <w:rPr>
            <w:rFonts w:ascii="Arial" w:hAnsi="Arial" w:cs="Arial"/>
            <w:szCs w:val="24"/>
          </w:rPr>
          <w:t>– ime dodatka</w:t>
        </w:r>
      </w:ins>
    </w:p>
    <w:p w14:paraId="67427DFC" w14:textId="77C83C5F"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055" w:author="Filip Gulan" w:date="2015-11-14T14:20:00Z"/>
          <w:rFonts w:ascii="Arial" w:hAnsi="Arial" w:cs="Arial"/>
          <w:b/>
          <w:szCs w:val="24"/>
          <w:rPrChange w:id="2056" w:author="Filip Gulan" w:date="2015-11-14T14:46:00Z">
            <w:rPr>
              <w:ins w:id="2057" w:author="Filip Gulan" w:date="2015-11-14T14:20:00Z"/>
              <w:rFonts w:ascii="Arial" w:hAnsi="Arial" w:cs="Arial"/>
              <w:szCs w:val="24"/>
            </w:rPr>
          </w:rPrChange>
        </w:rPr>
      </w:pPr>
      <w:ins w:id="2058" w:author="Filip Gulan" w:date="2015-11-14T14:20:00Z">
        <w:r w:rsidRPr="00F0392C">
          <w:rPr>
            <w:rFonts w:ascii="Arial" w:hAnsi="Arial" w:cs="Arial"/>
            <w:b/>
            <w:szCs w:val="24"/>
            <w:rPrChange w:id="2059" w:author="Filip Gulan" w:date="2015-11-14T14:46:00Z">
              <w:rPr>
                <w:rFonts w:ascii="Arial" w:hAnsi="Arial" w:cs="Arial"/>
                <w:szCs w:val="24"/>
              </w:rPr>
            </w:rPrChange>
          </w:rPr>
          <w:t>PK = {mealID, addOnName}</w:t>
        </w:r>
      </w:ins>
    </w:p>
    <w:p w14:paraId="00733F8C" w14:textId="77777777"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2060" w:author="Filip Gulan" w:date="2015-11-14T14:20:00Z"/>
          <w:rFonts w:ascii="Arial" w:hAnsi="Arial" w:cs="Arial"/>
          <w:b/>
          <w:szCs w:val="24"/>
          <w:rPrChange w:id="2061" w:author="Filip Gulan" w:date="2015-11-14T14:46:00Z">
            <w:rPr>
              <w:ins w:id="2062" w:author="Filip Gulan" w:date="2015-11-14T14:20:00Z"/>
              <w:rFonts w:ascii="Arial" w:hAnsi="Arial" w:cs="Arial"/>
              <w:szCs w:val="24"/>
            </w:rPr>
          </w:rPrChange>
        </w:rPr>
      </w:pPr>
      <w:ins w:id="2063" w:author="Filip Gulan" w:date="2015-11-14T14:20:00Z">
        <w:r w:rsidRPr="00F0392C">
          <w:rPr>
            <w:rFonts w:ascii="Arial" w:hAnsi="Arial" w:cs="Arial"/>
            <w:b/>
            <w:szCs w:val="24"/>
            <w:rPrChange w:id="2064" w:author="Filip Gulan" w:date="2015-11-14T14:46:00Z">
              <w:rPr>
                <w:rFonts w:ascii="Arial" w:hAnsi="Arial" w:cs="Arial"/>
                <w:szCs w:val="24"/>
              </w:rPr>
            </w:rPrChange>
          </w:rPr>
          <w:t>FK = {mealID} =&gt; Meal</w:t>
        </w:r>
      </w:ins>
    </w:p>
    <w:p w14:paraId="089352D6" w14:textId="5E464815" w:rsidR="0010698C" w:rsidRPr="00F0392C" w:rsidRDefault="0010698C">
      <w:pPr>
        <w:pStyle w:val="ListParagraph"/>
        <w:numPr>
          <w:ilvl w:val="1"/>
          <w:numId w:val="63"/>
        </w:numPr>
        <w:shd w:val="clear" w:color="auto" w:fill="FFFFFF"/>
        <w:spacing w:before="100" w:beforeAutospacing="1" w:after="100" w:afterAutospacing="1" w:line="360" w:lineRule="auto"/>
        <w:jc w:val="both"/>
        <w:textAlignment w:val="baseline"/>
        <w:rPr>
          <w:ins w:id="2065" w:author="Filip Gulan" w:date="2015-11-14T14:21:00Z"/>
          <w:rFonts w:ascii="Arial" w:hAnsi="Arial" w:cs="Arial"/>
          <w:b/>
          <w:szCs w:val="24"/>
          <w:rPrChange w:id="2066" w:author="Filip Gulan" w:date="2015-11-14T14:46:00Z">
            <w:rPr>
              <w:ins w:id="2067" w:author="Filip Gulan" w:date="2015-11-14T14:21:00Z"/>
              <w:rFonts w:ascii="Arial" w:hAnsi="Arial" w:cs="Arial"/>
              <w:szCs w:val="24"/>
            </w:rPr>
          </w:rPrChange>
        </w:rPr>
        <w:pPrChange w:id="2068" w:author="Filip Gulan" w:date="2015-11-14T14:20:00Z">
          <w:pPr>
            <w:shd w:val="clear" w:color="auto" w:fill="FFFFFF"/>
            <w:spacing w:before="100" w:beforeAutospacing="1" w:after="100" w:afterAutospacing="1" w:line="360" w:lineRule="auto"/>
            <w:ind w:firstLine="709"/>
            <w:jc w:val="both"/>
            <w:textAlignment w:val="baseline"/>
          </w:pPr>
        </w:pPrChange>
      </w:pPr>
      <w:ins w:id="2069" w:author="Filip Gulan" w:date="2015-11-14T14:20:00Z">
        <w:r w:rsidRPr="00F0392C">
          <w:rPr>
            <w:rFonts w:ascii="Arial" w:hAnsi="Arial" w:cs="Arial"/>
            <w:b/>
            <w:szCs w:val="24"/>
            <w:rPrChange w:id="2070" w:author="Filip Gulan" w:date="2015-11-14T14:46:00Z">
              <w:rPr>
                <w:rFonts w:ascii="Arial" w:hAnsi="Arial" w:cs="Arial"/>
                <w:szCs w:val="24"/>
              </w:rPr>
            </w:rPrChange>
          </w:rPr>
          <w:t>FK = {addOnName} =&gt; AddOn</w:t>
        </w:r>
      </w:ins>
    </w:p>
    <w:p w14:paraId="2A1E9E5E" w14:textId="72F1FA1A" w:rsidR="008A5BB6" w:rsidRPr="00F0392C" w:rsidRDefault="008A5BB6">
      <w:pPr>
        <w:shd w:val="clear" w:color="auto" w:fill="FFFFFF"/>
        <w:spacing w:before="100" w:beforeAutospacing="1" w:after="100" w:afterAutospacing="1" w:line="360" w:lineRule="auto"/>
        <w:ind w:left="720"/>
        <w:jc w:val="both"/>
        <w:textAlignment w:val="baseline"/>
        <w:rPr>
          <w:ins w:id="2071" w:author="Filip Gulan" w:date="2015-11-14T14:21:00Z"/>
          <w:rFonts w:ascii="Arial" w:hAnsi="Arial" w:cs="Arial"/>
          <w:b/>
          <w:szCs w:val="24"/>
          <w:rPrChange w:id="2072" w:author="Filip Gulan" w:date="2015-11-14T14:46:00Z">
            <w:rPr>
              <w:ins w:id="2073" w:author="Filip Gulan" w:date="2015-11-14T14:21:00Z"/>
              <w:rFonts w:ascii="Arial" w:hAnsi="Arial" w:cs="Arial"/>
              <w:szCs w:val="24"/>
            </w:rPr>
          </w:rPrChange>
        </w:rPr>
        <w:pPrChange w:id="2074" w:author="Filip Gulan" w:date="2015-11-14T14:21:00Z">
          <w:pPr>
            <w:shd w:val="clear" w:color="auto" w:fill="FFFFFF"/>
            <w:spacing w:before="100" w:beforeAutospacing="1" w:after="100" w:afterAutospacing="1" w:line="360" w:lineRule="auto"/>
            <w:ind w:firstLine="709"/>
            <w:jc w:val="both"/>
            <w:textAlignment w:val="baseline"/>
          </w:pPr>
        </w:pPrChange>
      </w:pPr>
      <w:ins w:id="2075" w:author="Filip Gulan" w:date="2015-11-14T14:21:00Z">
        <w:r w:rsidRPr="00F0392C">
          <w:rPr>
            <w:rFonts w:ascii="Arial" w:hAnsi="Arial" w:cs="Arial"/>
            <w:b/>
            <w:szCs w:val="24"/>
            <w:rPrChange w:id="2076" w:author="Filip Gulan" w:date="2015-11-14T14:46:00Z">
              <w:rPr>
                <w:rFonts w:ascii="Arial" w:hAnsi="Arial" w:cs="Arial"/>
                <w:szCs w:val="24"/>
              </w:rPr>
            </w:rPrChange>
          </w:rPr>
          <w:t>Comment</w:t>
        </w:r>
      </w:ins>
    </w:p>
    <w:p w14:paraId="49482DB0" w14:textId="434AEB90"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077" w:author="Filip Gulan" w:date="2015-11-14T14:22:00Z"/>
          <w:rFonts w:ascii="Arial" w:hAnsi="Arial" w:cs="Arial"/>
          <w:szCs w:val="24"/>
        </w:rPr>
        <w:pPrChange w:id="2078" w:author="Filip Gulan" w:date="2015-11-14T14:22:00Z">
          <w:pPr>
            <w:shd w:val="clear" w:color="auto" w:fill="FFFFFF"/>
            <w:spacing w:before="100" w:beforeAutospacing="1" w:after="100" w:afterAutospacing="1" w:line="360" w:lineRule="auto"/>
            <w:ind w:firstLine="709"/>
            <w:jc w:val="both"/>
            <w:textAlignment w:val="baseline"/>
          </w:pPr>
        </w:pPrChange>
      </w:pPr>
      <w:ins w:id="2079" w:author="Filip Gulan" w:date="2015-11-14T14:22:00Z">
        <w:r>
          <w:rPr>
            <w:rFonts w:ascii="Arial" w:hAnsi="Arial" w:cs="Arial"/>
            <w:szCs w:val="24"/>
          </w:rPr>
          <w:t>commentID</w:t>
        </w:r>
      </w:ins>
      <w:ins w:id="2080" w:author="Filip Gulan" w:date="2015-11-14T14:48:00Z">
        <w:r w:rsidR="00C312AB" w:rsidRPr="00C312AB">
          <w:rPr>
            <w:rFonts w:ascii="Arial" w:hAnsi="Arial" w:cs="Arial"/>
            <w:szCs w:val="24"/>
          </w:rPr>
          <w:t xml:space="preserve"> </w:t>
        </w:r>
        <w:r w:rsidR="00C312AB">
          <w:rPr>
            <w:rFonts w:ascii="Arial" w:hAnsi="Arial" w:cs="Arial"/>
            <w:szCs w:val="24"/>
          </w:rPr>
          <w:t>INT(10)</w:t>
        </w:r>
      </w:ins>
      <w:ins w:id="2081" w:author="Filip Gulan" w:date="2015-11-14T14:22:00Z">
        <w:r>
          <w:rPr>
            <w:rFonts w:ascii="Arial" w:hAnsi="Arial" w:cs="Arial"/>
            <w:szCs w:val="24"/>
          </w:rPr>
          <w:t xml:space="preserve"> – šifra komentara</w:t>
        </w:r>
      </w:ins>
    </w:p>
    <w:p w14:paraId="3E37C745" w14:textId="23E69B0C"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082" w:author="Filip Gulan" w:date="2015-11-14T14:22:00Z"/>
          <w:rFonts w:ascii="Arial" w:hAnsi="Arial" w:cs="Arial"/>
          <w:szCs w:val="24"/>
        </w:rPr>
        <w:pPrChange w:id="2083" w:author="Filip Gulan" w:date="2015-11-14T14:22:00Z">
          <w:pPr>
            <w:shd w:val="clear" w:color="auto" w:fill="FFFFFF"/>
            <w:spacing w:before="100" w:beforeAutospacing="1" w:after="100" w:afterAutospacing="1" w:line="360" w:lineRule="auto"/>
            <w:ind w:firstLine="709"/>
            <w:jc w:val="both"/>
            <w:textAlignment w:val="baseline"/>
          </w:pPr>
        </w:pPrChange>
      </w:pPr>
      <w:ins w:id="2084" w:author="Filip Gulan" w:date="2015-11-14T14:22:00Z">
        <w:r>
          <w:rPr>
            <w:rFonts w:ascii="Arial" w:hAnsi="Arial" w:cs="Arial"/>
            <w:szCs w:val="24"/>
          </w:rPr>
          <w:t xml:space="preserve">username </w:t>
        </w:r>
      </w:ins>
      <w:ins w:id="2085" w:author="Filip Gulan" w:date="2015-11-14T15:01:00Z">
        <w:r w:rsidR="00E736A9">
          <w:rPr>
            <w:rFonts w:ascii="Arial" w:hAnsi="Arial" w:cs="Arial"/>
            <w:szCs w:val="24"/>
          </w:rPr>
          <w:t xml:space="preserve">NVARCHAR(50) </w:t>
        </w:r>
      </w:ins>
      <w:ins w:id="2086" w:author="Filip Gulan" w:date="2015-11-14T14:22:00Z">
        <w:r>
          <w:rPr>
            <w:rFonts w:ascii="Arial" w:hAnsi="Arial" w:cs="Arial"/>
            <w:szCs w:val="24"/>
          </w:rPr>
          <w:t>– ime klijenta koji je ostavio komentar</w:t>
        </w:r>
      </w:ins>
    </w:p>
    <w:p w14:paraId="15FEE87A" w14:textId="60D6D11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087" w:author="Filip Gulan" w:date="2015-11-14T14:22:00Z"/>
          <w:rFonts w:ascii="Arial" w:hAnsi="Arial" w:cs="Arial"/>
          <w:szCs w:val="24"/>
        </w:rPr>
        <w:pPrChange w:id="2088" w:author="Filip Gulan" w:date="2015-11-14T14:22:00Z">
          <w:pPr>
            <w:shd w:val="clear" w:color="auto" w:fill="FFFFFF"/>
            <w:spacing w:before="100" w:beforeAutospacing="1" w:after="100" w:afterAutospacing="1" w:line="360" w:lineRule="auto"/>
            <w:ind w:firstLine="709"/>
            <w:jc w:val="both"/>
            <w:textAlignment w:val="baseline"/>
          </w:pPr>
        </w:pPrChange>
      </w:pPr>
      <w:ins w:id="2089" w:author="Filip Gulan" w:date="2015-11-14T14:22:00Z">
        <w:r>
          <w:rPr>
            <w:rFonts w:ascii="Arial" w:hAnsi="Arial" w:cs="Arial"/>
            <w:szCs w:val="24"/>
          </w:rPr>
          <w:t>message</w:t>
        </w:r>
      </w:ins>
      <w:ins w:id="2090" w:author="Filip Gulan" w:date="2015-11-14T15:01:00Z">
        <w:r w:rsidR="00E736A9">
          <w:rPr>
            <w:rFonts w:ascii="Arial" w:hAnsi="Arial" w:cs="Arial"/>
            <w:szCs w:val="24"/>
          </w:rPr>
          <w:t xml:space="preserve"> TEXT</w:t>
        </w:r>
      </w:ins>
      <w:ins w:id="2091" w:author="Filip Gulan" w:date="2015-11-14T14:22:00Z">
        <w:r>
          <w:rPr>
            <w:rFonts w:ascii="Arial" w:hAnsi="Arial" w:cs="Arial"/>
            <w:szCs w:val="24"/>
          </w:rPr>
          <w:t xml:space="preserve"> – komentar</w:t>
        </w:r>
      </w:ins>
    </w:p>
    <w:p w14:paraId="1D73D6C6" w14:textId="728F91E5"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092" w:author="Filip Gulan" w:date="2015-11-14T14:22:00Z"/>
          <w:rFonts w:ascii="Arial" w:hAnsi="Arial" w:cs="Arial"/>
          <w:szCs w:val="24"/>
        </w:rPr>
        <w:pPrChange w:id="2093" w:author="Filip Gulan" w:date="2015-11-14T14:22:00Z">
          <w:pPr>
            <w:shd w:val="clear" w:color="auto" w:fill="FFFFFF"/>
            <w:spacing w:before="100" w:beforeAutospacing="1" w:after="100" w:afterAutospacing="1" w:line="360" w:lineRule="auto"/>
            <w:ind w:firstLine="709"/>
            <w:jc w:val="both"/>
            <w:textAlignment w:val="baseline"/>
          </w:pPr>
        </w:pPrChange>
      </w:pPr>
      <w:ins w:id="2094" w:author="Filip Gulan" w:date="2015-11-14T14:22:00Z">
        <w:r>
          <w:rPr>
            <w:rFonts w:ascii="Arial" w:hAnsi="Arial" w:cs="Arial"/>
            <w:szCs w:val="24"/>
          </w:rPr>
          <w:t>grade</w:t>
        </w:r>
      </w:ins>
      <w:ins w:id="2095" w:author="Filip Gulan" w:date="2015-11-14T15:01:00Z">
        <w:r w:rsidR="00E736A9">
          <w:rPr>
            <w:rFonts w:ascii="Arial" w:hAnsi="Arial" w:cs="Arial"/>
            <w:szCs w:val="24"/>
          </w:rPr>
          <w:t xml:space="preserve"> INT</w:t>
        </w:r>
      </w:ins>
      <w:ins w:id="2096" w:author="Filip Gulan" w:date="2015-11-14T15:05:00Z">
        <w:r w:rsidR="00656506">
          <w:rPr>
            <w:rFonts w:ascii="Arial" w:hAnsi="Arial" w:cs="Arial"/>
            <w:szCs w:val="24"/>
          </w:rPr>
          <w:t>(10)</w:t>
        </w:r>
      </w:ins>
      <w:ins w:id="2097" w:author="Filip Gulan" w:date="2015-11-14T14:22:00Z">
        <w:r>
          <w:rPr>
            <w:rFonts w:ascii="Arial" w:hAnsi="Arial" w:cs="Arial"/>
            <w:szCs w:val="24"/>
          </w:rPr>
          <w:t xml:space="preserve"> </w:t>
        </w:r>
      </w:ins>
      <w:ins w:id="2098" w:author="Filip Gulan" w:date="2015-11-14T14:23:00Z">
        <w:r>
          <w:rPr>
            <w:rFonts w:ascii="Arial" w:hAnsi="Arial" w:cs="Arial"/>
            <w:szCs w:val="24"/>
          </w:rPr>
          <w:t>–</w:t>
        </w:r>
      </w:ins>
      <w:ins w:id="2099" w:author="Filip Gulan" w:date="2015-11-14T14:22:00Z">
        <w:r>
          <w:rPr>
            <w:rFonts w:ascii="Arial" w:hAnsi="Arial" w:cs="Arial"/>
            <w:szCs w:val="24"/>
          </w:rPr>
          <w:t xml:space="preserve"> ocjena</w:t>
        </w:r>
      </w:ins>
    </w:p>
    <w:p w14:paraId="3CB000FE" w14:textId="6F1CAE07" w:rsidR="008A5BB6"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00" w:author="Filip Gulan" w:date="2015-11-14T14:23:00Z"/>
          <w:rFonts w:ascii="Arial" w:hAnsi="Arial" w:cs="Arial"/>
          <w:szCs w:val="24"/>
        </w:rPr>
        <w:pPrChange w:id="2101" w:author="Filip Gulan" w:date="2015-11-14T14:22:00Z">
          <w:pPr>
            <w:shd w:val="clear" w:color="auto" w:fill="FFFFFF"/>
            <w:spacing w:before="100" w:beforeAutospacing="1" w:after="100" w:afterAutospacing="1" w:line="360" w:lineRule="auto"/>
            <w:ind w:firstLine="709"/>
            <w:jc w:val="both"/>
            <w:textAlignment w:val="baseline"/>
          </w:pPr>
        </w:pPrChange>
      </w:pPr>
      <w:ins w:id="2102" w:author="Filip Gulan" w:date="2015-11-14T14:23:00Z">
        <w:r>
          <w:rPr>
            <w:rFonts w:ascii="Arial" w:hAnsi="Arial" w:cs="Arial"/>
            <w:szCs w:val="24"/>
          </w:rPr>
          <w:t>mealID</w:t>
        </w:r>
      </w:ins>
      <w:ins w:id="2103" w:author="Filip Gulan" w:date="2015-11-14T15:05:00Z">
        <w:r w:rsidR="00656506" w:rsidRPr="00656506">
          <w:rPr>
            <w:rFonts w:ascii="Arial" w:hAnsi="Arial" w:cs="Arial"/>
            <w:szCs w:val="24"/>
          </w:rPr>
          <w:t xml:space="preserve"> </w:t>
        </w:r>
        <w:r w:rsidR="00656506">
          <w:rPr>
            <w:rFonts w:ascii="Arial" w:hAnsi="Arial" w:cs="Arial"/>
            <w:szCs w:val="24"/>
          </w:rPr>
          <w:t>INT(10)</w:t>
        </w:r>
      </w:ins>
      <w:ins w:id="2104" w:author="Filip Gulan" w:date="2015-11-14T14:23:00Z">
        <w:r>
          <w:rPr>
            <w:rFonts w:ascii="Arial" w:hAnsi="Arial" w:cs="Arial"/>
            <w:szCs w:val="24"/>
          </w:rPr>
          <w:t xml:space="preserve"> – ukoliko se komentar odnosi na jelo sadrži i šifru jela</w:t>
        </w:r>
      </w:ins>
    </w:p>
    <w:p w14:paraId="2559889C" w14:textId="6764F9D9"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05" w:author="Filip Gulan" w:date="2015-11-14T14:23:00Z"/>
          <w:rFonts w:ascii="Arial" w:hAnsi="Arial" w:cs="Arial"/>
          <w:b/>
          <w:szCs w:val="24"/>
          <w:rPrChange w:id="2106" w:author="Filip Gulan" w:date="2015-11-14T14:46:00Z">
            <w:rPr>
              <w:ins w:id="2107" w:author="Filip Gulan" w:date="2015-11-14T14:23:00Z"/>
            </w:rPr>
          </w:rPrChange>
        </w:rPr>
      </w:pPr>
      <w:ins w:id="2108" w:author="Filip Gulan" w:date="2015-11-14T14:23:00Z">
        <w:r w:rsidRPr="00F0392C">
          <w:rPr>
            <w:rFonts w:ascii="Arial" w:hAnsi="Arial" w:cs="Arial"/>
            <w:b/>
            <w:szCs w:val="24"/>
            <w:rPrChange w:id="2109" w:author="Filip Gulan" w:date="2015-11-14T14:46:00Z">
              <w:rPr>
                <w:rFonts w:ascii="Arial" w:hAnsi="Arial" w:cs="Arial"/>
                <w:szCs w:val="24"/>
              </w:rPr>
            </w:rPrChange>
          </w:rPr>
          <w:t>PK = {</w:t>
        </w:r>
      </w:ins>
      <w:ins w:id="2110" w:author="Filip Gulan" w:date="2015-11-14T14:24:00Z">
        <w:r w:rsidRPr="00F0392C">
          <w:rPr>
            <w:rFonts w:ascii="Arial" w:hAnsi="Arial" w:cs="Arial"/>
            <w:b/>
            <w:szCs w:val="24"/>
            <w:rPrChange w:id="2111" w:author="Filip Gulan" w:date="2015-11-14T14:46:00Z">
              <w:rPr>
                <w:rFonts w:ascii="Arial" w:hAnsi="Arial" w:cs="Arial"/>
                <w:szCs w:val="24"/>
              </w:rPr>
            </w:rPrChange>
          </w:rPr>
          <w:t>commentID</w:t>
        </w:r>
      </w:ins>
      <w:ins w:id="2112" w:author="Filip Gulan" w:date="2015-11-14T14:23:00Z">
        <w:r w:rsidRPr="00F0392C">
          <w:rPr>
            <w:rFonts w:ascii="Arial" w:hAnsi="Arial" w:cs="Arial"/>
            <w:b/>
            <w:szCs w:val="24"/>
            <w:rPrChange w:id="2113" w:author="Filip Gulan" w:date="2015-11-14T14:46:00Z">
              <w:rPr>
                <w:rFonts w:ascii="Arial" w:hAnsi="Arial" w:cs="Arial"/>
                <w:szCs w:val="24"/>
              </w:rPr>
            </w:rPrChange>
          </w:rPr>
          <w:t>}</w:t>
        </w:r>
      </w:ins>
    </w:p>
    <w:p w14:paraId="78DA6E28" w14:textId="59E14AA8" w:rsidR="008A5BB6" w:rsidRPr="00F0392C" w:rsidRDefault="008A5BB6">
      <w:pPr>
        <w:pStyle w:val="ListParagraph"/>
        <w:numPr>
          <w:ilvl w:val="1"/>
          <w:numId w:val="63"/>
        </w:numPr>
        <w:shd w:val="clear" w:color="auto" w:fill="FFFFFF"/>
        <w:spacing w:before="100" w:beforeAutospacing="1" w:after="100" w:afterAutospacing="1" w:line="360" w:lineRule="auto"/>
        <w:jc w:val="both"/>
        <w:textAlignment w:val="baseline"/>
        <w:rPr>
          <w:ins w:id="2114" w:author="Filip Gulan" w:date="2015-11-14T14:25:00Z"/>
          <w:rFonts w:ascii="Arial" w:hAnsi="Arial" w:cs="Arial"/>
          <w:b/>
          <w:szCs w:val="24"/>
          <w:rPrChange w:id="2115" w:author="Filip Gulan" w:date="2015-11-14T14:46:00Z">
            <w:rPr>
              <w:ins w:id="2116" w:author="Filip Gulan" w:date="2015-11-14T14:25:00Z"/>
              <w:rFonts w:ascii="Arial" w:hAnsi="Arial" w:cs="Arial"/>
              <w:szCs w:val="24"/>
            </w:rPr>
          </w:rPrChange>
        </w:rPr>
        <w:pPrChange w:id="2117" w:author="Filip Gulan" w:date="2015-11-14T14:23:00Z">
          <w:pPr>
            <w:shd w:val="clear" w:color="auto" w:fill="FFFFFF"/>
            <w:spacing w:before="100" w:beforeAutospacing="1" w:after="100" w:afterAutospacing="1" w:line="360" w:lineRule="auto"/>
            <w:ind w:firstLine="709"/>
            <w:jc w:val="both"/>
            <w:textAlignment w:val="baseline"/>
          </w:pPr>
        </w:pPrChange>
      </w:pPr>
      <w:ins w:id="2118" w:author="Filip Gulan" w:date="2015-11-14T14:23:00Z">
        <w:r w:rsidRPr="00F0392C">
          <w:rPr>
            <w:rFonts w:ascii="Arial" w:hAnsi="Arial" w:cs="Arial"/>
            <w:b/>
            <w:szCs w:val="24"/>
            <w:rPrChange w:id="2119" w:author="Filip Gulan" w:date="2015-11-14T14:46:00Z">
              <w:rPr>
                <w:rFonts w:ascii="Arial" w:hAnsi="Arial" w:cs="Arial"/>
                <w:szCs w:val="24"/>
              </w:rPr>
            </w:rPrChange>
          </w:rPr>
          <w:t>FK = {mealID} =&gt; Mea</w:t>
        </w:r>
      </w:ins>
      <w:ins w:id="2120" w:author="Filip Gulan" w:date="2015-11-14T14:25:00Z">
        <w:r w:rsidR="00EC579D" w:rsidRPr="00F0392C">
          <w:rPr>
            <w:rFonts w:ascii="Arial" w:hAnsi="Arial" w:cs="Arial"/>
            <w:b/>
            <w:szCs w:val="24"/>
            <w:rPrChange w:id="2121" w:author="Filip Gulan" w:date="2015-11-14T14:46:00Z">
              <w:rPr>
                <w:rFonts w:ascii="Arial" w:hAnsi="Arial" w:cs="Arial"/>
                <w:szCs w:val="24"/>
              </w:rPr>
            </w:rPrChange>
          </w:rPr>
          <w:t>l</w:t>
        </w:r>
      </w:ins>
    </w:p>
    <w:p w14:paraId="7B8B70FA" w14:textId="77777777" w:rsidR="00514CDB" w:rsidRDefault="00514CDB">
      <w:pPr>
        <w:shd w:val="clear" w:color="auto" w:fill="FFFFFF"/>
        <w:spacing w:before="100" w:beforeAutospacing="1" w:after="100" w:afterAutospacing="1" w:line="360" w:lineRule="auto"/>
        <w:ind w:firstLine="720"/>
        <w:jc w:val="both"/>
        <w:textAlignment w:val="baseline"/>
        <w:rPr>
          <w:ins w:id="2122" w:author="Filip Gulan" w:date="2015-11-14T14:25:00Z"/>
          <w:rFonts w:ascii="Arial" w:hAnsi="Arial" w:cs="Arial"/>
          <w:szCs w:val="24"/>
        </w:rPr>
        <w:pPrChange w:id="2123" w:author="Filip Gulan" w:date="2015-11-14T14:25:00Z">
          <w:pPr>
            <w:shd w:val="clear" w:color="auto" w:fill="FFFFFF"/>
            <w:spacing w:before="100" w:beforeAutospacing="1" w:after="100" w:afterAutospacing="1" w:line="360" w:lineRule="auto"/>
            <w:ind w:firstLine="709"/>
            <w:jc w:val="both"/>
            <w:textAlignment w:val="baseline"/>
          </w:pPr>
        </w:pPrChange>
      </w:pPr>
    </w:p>
    <w:p w14:paraId="79F33D0C" w14:textId="77777777" w:rsidR="00514CDB" w:rsidRDefault="00514CDB">
      <w:pPr>
        <w:shd w:val="clear" w:color="auto" w:fill="FFFFFF"/>
        <w:spacing w:before="100" w:beforeAutospacing="1" w:after="100" w:afterAutospacing="1" w:line="360" w:lineRule="auto"/>
        <w:jc w:val="both"/>
        <w:textAlignment w:val="baseline"/>
        <w:rPr>
          <w:ins w:id="2124" w:author="Filip Gulan" w:date="2015-11-14T14:25:00Z"/>
          <w:rFonts w:ascii="Arial" w:hAnsi="Arial" w:cs="Arial"/>
          <w:szCs w:val="24"/>
        </w:rPr>
        <w:pPrChange w:id="2125" w:author="Filip Gulan" w:date="2015-11-14T15:19: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pPr>
        <w:shd w:val="clear" w:color="auto" w:fill="FFFFFF"/>
        <w:spacing w:before="100" w:beforeAutospacing="1" w:after="100" w:afterAutospacing="1" w:line="360" w:lineRule="auto"/>
        <w:ind w:firstLine="720"/>
        <w:jc w:val="both"/>
        <w:textAlignment w:val="baseline"/>
        <w:rPr>
          <w:ins w:id="2126" w:author="Filip Gulan" w:date="2015-11-14T14:25:00Z"/>
          <w:rFonts w:ascii="Arial" w:hAnsi="Arial" w:cs="Arial"/>
          <w:b/>
          <w:szCs w:val="24"/>
          <w:rPrChange w:id="2127" w:author="Filip Gulan" w:date="2015-11-14T14:46:00Z">
            <w:rPr>
              <w:ins w:id="2128" w:author="Filip Gulan" w:date="2015-11-14T14:25:00Z"/>
              <w:rFonts w:ascii="Arial" w:hAnsi="Arial" w:cs="Arial"/>
              <w:szCs w:val="24"/>
            </w:rPr>
          </w:rPrChange>
        </w:rPr>
        <w:pPrChange w:id="2129" w:author="Filip Gulan" w:date="2015-11-14T14:25:00Z">
          <w:pPr>
            <w:shd w:val="clear" w:color="auto" w:fill="FFFFFF"/>
            <w:spacing w:before="100" w:beforeAutospacing="1" w:after="100" w:afterAutospacing="1" w:line="360" w:lineRule="auto"/>
            <w:ind w:firstLine="709"/>
            <w:jc w:val="both"/>
            <w:textAlignment w:val="baseline"/>
          </w:pPr>
        </w:pPrChange>
      </w:pPr>
      <w:ins w:id="2130" w:author="Filip Gulan" w:date="2015-11-14T14:25:00Z">
        <w:r w:rsidRPr="00F0392C">
          <w:rPr>
            <w:rFonts w:ascii="Arial" w:hAnsi="Arial" w:cs="Arial"/>
            <w:b/>
            <w:szCs w:val="24"/>
            <w:rPrChange w:id="2131" w:author="Filip Gulan" w:date="2015-11-14T14:46:00Z">
              <w:rPr>
                <w:rFonts w:ascii="Arial" w:hAnsi="Arial" w:cs="Arial"/>
                <w:szCs w:val="24"/>
              </w:rPr>
            </w:rPrChange>
          </w:rPr>
          <w:lastRenderedPageBreak/>
          <w:t>Order</w:t>
        </w:r>
      </w:ins>
    </w:p>
    <w:p w14:paraId="4DFCD05D" w14:textId="7BD2065C"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132" w:author="Filip Gulan" w:date="2015-11-14T14:25:00Z"/>
          <w:rFonts w:ascii="Arial" w:hAnsi="Arial" w:cs="Arial"/>
          <w:szCs w:val="24"/>
        </w:rPr>
        <w:pPrChange w:id="2133" w:author="Filip Gulan" w:date="2015-11-14T14:25:00Z">
          <w:pPr>
            <w:shd w:val="clear" w:color="auto" w:fill="FFFFFF"/>
            <w:spacing w:before="100" w:beforeAutospacing="1" w:after="100" w:afterAutospacing="1" w:line="360" w:lineRule="auto"/>
            <w:ind w:firstLine="709"/>
            <w:jc w:val="both"/>
            <w:textAlignment w:val="baseline"/>
          </w:pPr>
        </w:pPrChange>
      </w:pPr>
      <w:ins w:id="2134" w:author="Filip Gulan" w:date="2015-11-14T14:25:00Z">
        <w:r>
          <w:rPr>
            <w:rFonts w:ascii="Arial" w:hAnsi="Arial" w:cs="Arial"/>
            <w:szCs w:val="24"/>
          </w:rPr>
          <w:t>orderID</w:t>
        </w:r>
      </w:ins>
      <w:ins w:id="2135" w:author="Filip Gulan" w:date="2015-11-14T14:48:00Z">
        <w:r w:rsidR="00C312AB" w:rsidRPr="00C312AB">
          <w:rPr>
            <w:rFonts w:ascii="Arial" w:hAnsi="Arial" w:cs="Arial"/>
            <w:szCs w:val="24"/>
          </w:rPr>
          <w:t xml:space="preserve"> </w:t>
        </w:r>
        <w:r w:rsidR="00C312AB">
          <w:rPr>
            <w:rFonts w:ascii="Arial" w:hAnsi="Arial" w:cs="Arial"/>
            <w:szCs w:val="24"/>
          </w:rPr>
          <w:t>INT(10)</w:t>
        </w:r>
      </w:ins>
      <w:ins w:id="2136" w:author="Filip Gulan" w:date="2015-11-14T14:25:00Z">
        <w:r>
          <w:rPr>
            <w:rFonts w:ascii="Arial" w:hAnsi="Arial" w:cs="Arial"/>
            <w:szCs w:val="24"/>
          </w:rPr>
          <w:t xml:space="preserve"> – šifra narudžbe</w:t>
        </w:r>
      </w:ins>
    </w:p>
    <w:p w14:paraId="781E89F9" w14:textId="568D986F"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137" w:author="Filip Gulan" w:date="2015-11-14T14:26:00Z"/>
          <w:rFonts w:ascii="Arial" w:hAnsi="Arial" w:cs="Arial"/>
          <w:szCs w:val="24"/>
        </w:rPr>
        <w:pPrChange w:id="2138" w:author="Filip Gulan" w:date="2015-11-14T14:25:00Z">
          <w:pPr>
            <w:shd w:val="clear" w:color="auto" w:fill="FFFFFF"/>
            <w:spacing w:before="100" w:beforeAutospacing="1" w:after="100" w:afterAutospacing="1" w:line="360" w:lineRule="auto"/>
            <w:ind w:firstLine="709"/>
            <w:jc w:val="both"/>
            <w:textAlignment w:val="baseline"/>
          </w:pPr>
        </w:pPrChange>
      </w:pPr>
      <w:ins w:id="2139" w:author="Filip Gulan" w:date="2015-11-14T14:25:00Z">
        <w:r>
          <w:rPr>
            <w:rFonts w:ascii="Arial" w:hAnsi="Arial" w:cs="Arial"/>
            <w:szCs w:val="24"/>
          </w:rPr>
          <w:t xml:space="preserve">customerName </w:t>
        </w:r>
      </w:ins>
      <w:ins w:id="2140" w:author="Filip Gulan" w:date="2015-11-14T15:06:00Z">
        <w:r w:rsidR="00DF25DC">
          <w:rPr>
            <w:rFonts w:ascii="Arial" w:hAnsi="Arial" w:cs="Arial"/>
            <w:szCs w:val="24"/>
          </w:rPr>
          <w:t>NVARCHAR(50)</w:t>
        </w:r>
      </w:ins>
      <w:ins w:id="2141" w:author="Filip Gulan" w:date="2015-11-14T14:26:00Z">
        <w:r>
          <w:rPr>
            <w:rFonts w:ascii="Arial" w:hAnsi="Arial" w:cs="Arial"/>
            <w:szCs w:val="24"/>
          </w:rPr>
          <w:t>–</w:t>
        </w:r>
      </w:ins>
      <w:ins w:id="2142" w:author="Filip Gulan" w:date="2015-11-14T14:25:00Z">
        <w:r>
          <w:rPr>
            <w:rFonts w:ascii="Arial" w:hAnsi="Arial" w:cs="Arial"/>
            <w:szCs w:val="24"/>
          </w:rPr>
          <w:t xml:space="preserve"> ime </w:t>
        </w:r>
      </w:ins>
      <w:ins w:id="2143" w:author="Filip Gulan" w:date="2015-11-14T14:26:00Z">
        <w:r>
          <w:rPr>
            <w:rFonts w:ascii="Arial" w:hAnsi="Arial" w:cs="Arial"/>
            <w:szCs w:val="24"/>
          </w:rPr>
          <w:t>klijenta</w:t>
        </w:r>
      </w:ins>
    </w:p>
    <w:p w14:paraId="0B14B5C1" w14:textId="15124D2E" w:rsidR="00514CDB" w:rsidRDefault="00514CDB">
      <w:pPr>
        <w:pStyle w:val="ListParagraph"/>
        <w:numPr>
          <w:ilvl w:val="1"/>
          <w:numId w:val="63"/>
        </w:numPr>
        <w:shd w:val="clear" w:color="auto" w:fill="FFFFFF"/>
        <w:spacing w:before="100" w:beforeAutospacing="1" w:after="100" w:afterAutospacing="1" w:line="360" w:lineRule="auto"/>
        <w:jc w:val="both"/>
        <w:textAlignment w:val="baseline"/>
        <w:rPr>
          <w:ins w:id="2144" w:author="Filip Gulan" w:date="2015-11-14T14:26:00Z"/>
          <w:rFonts w:ascii="Arial" w:hAnsi="Arial" w:cs="Arial"/>
          <w:szCs w:val="24"/>
        </w:rPr>
        <w:pPrChange w:id="2145" w:author="Filip Gulan" w:date="2015-11-14T14:25:00Z">
          <w:pPr>
            <w:shd w:val="clear" w:color="auto" w:fill="FFFFFF"/>
            <w:spacing w:before="100" w:beforeAutospacing="1" w:after="100" w:afterAutospacing="1" w:line="360" w:lineRule="auto"/>
            <w:ind w:firstLine="709"/>
            <w:jc w:val="both"/>
            <w:textAlignment w:val="baseline"/>
          </w:pPr>
        </w:pPrChange>
      </w:pPr>
      <w:ins w:id="2146" w:author="Filip Gulan" w:date="2015-11-14T14:26:00Z">
        <w:r>
          <w:rPr>
            <w:rFonts w:ascii="Arial" w:hAnsi="Arial" w:cs="Arial"/>
            <w:szCs w:val="24"/>
          </w:rPr>
          <w:t xml:space="preserve">customerEmail </w:t>
        </w:r>
      </w:ins>
      <w:ins w:id="2147" w:author="Filip Gulan" w:date="2015-11-14T15:06:00Z">
        <w:r w:rsidR="00DF25DC">
          <w:rPr>
            <w:rFonts w:ascii="Arial" w:hAnsi="Arial" w:cs="Arial"/>
            <w:szCs w:val="24"/>
          </w:rPr>
          <w:t xml:space="preserve">VARCHAR(254) </w:t>
        </w:r>
      </w:ins>
      <w:ins w:id="2148" w:author="Filip Gulan" w:date="2015-11-14T14:26:00Z">
        <w:r>
          <w:rPr>
            <w:rFonts w:ascii="Arial" w:hAnsi="Arial" w:cs="Arial"/>
            <w:szCs w:val="24"/>
          </w:rPr>
          <w:t>– email klijenta</w:t>
        </w:r>
      </w:ins>
    </w:p>
    <w:p w14:paraId="3746F373" w14:textId="0EF8E79B" w:rsidR="00514CDB"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49" w:author="Filip Gulan" w:date="2015-11-14T14:26:00Z"/>
          <w:rFonts w:ascii="Arial" w:hAnsi="Arial" w:cs="Arial"/>
          <w:szCs w:val="24"/>
        </w:rPr>
        <w:pPrChange w:id="2150" w:author="Filip Gulan" w:date="2015-11-14T14:25:00Z">
          <w:pPr>
            <w:shd w:val="clear" w:color="auto" w:fill="FFFFFF"/>
            <w:spacing w:before="100" w:beforeAutospacing="1" w:after="100" w:afterAutospacing="1" w:line="360" w:lineRule="auto"/>
            <w:ind w:firstLine="709"/>
            <w:jc w:val="both"/>
            <w:textAlignment w:val="baseline"/>
          </w:pPr>
        </w:pPrChange>
      </w:pPr>
      <w:ins w:id="2151" w:author="Filip Gulan" w:date="2015-11-14T14:26:00Z">
        <w:r>
          <w:rPr>
            <w:rFonts w:ascii="Arial" w:hAnsi="Arial" w:cs="Arial"/>
            <w:szCs w:val="24"/>
          </w:rPr>
          <w:t>customerPhoneNumber</w:t>
        </w:r>
      </w:ins>
      <w:ins w:id="2152" w:author="Filip Gulan" w:date="2015-11-14T15:07:00Z">
        <w:r w:rsidR="00DF25DC">
          <w:rPr>
            <w:rFonts w:ascii="Arial" w:hAnsi="Arial" w:cs="Arial"/>
            <w:szCs w:val="24"/>
          </w:rPr>
          <w:t xml:space="preserve"> VARCHAR(15) </w:t>
        </w:r>
      </w:ins>
      <w:ins w:id="2153" w:author="Filip Gulan" w:date="2015-11-14T14:26:00Z">
        <w:r>
          <w:rPr>
            <w:rFonts w:ascii="Arial" w:hAnsi="Arial" w:cs="Arial"/>
            <w:szCs w:val="24"/>
          </w:rPr>
          <w:t>– telefonski broj klijenta</w:t>
        </w:r>
      </w:ins>
    </w:p>
    <w:p w14:paraId="164385D1" w14:textId="26C4A9F4"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54" w:author="Filip Gulan" w:date="2015-11-14T14:26:00Z"/>
          <w:rFonts w:ascii="Arial" w:hAnsi="Arial" w:cs="Arial"/>
          <w:szCs w:val="24"/>
        </w:rPr>
        <w:pPrChange w:id="2155" w:author="Filip Gulan" w:date="2015-11-14T14:25:00Z">
          <w:pPr>
            <w:shd w:val="clear" w:color="auto" w:fill="FFFFFF"/>
            <w:spacing w:before="100" w:beforeAutospacing="1" w:after="100" w:afterAutospacing="1" w:line="360" w:lineRule="auto"/>
            <w:ind w:firstLine="709"/>
            <w:jc w:val="both"/>
            <w:textAlignment w:val="baseline"/>
          </w:pPr>
        </w:pPrChange>
      </w:pPr>
      <w:ins w:id="2156" w:author="Filip Gulan" w:date="2015-11-14T14:26:00Z">
        <w:r>
          <w:rPr>
            <w:rFonts w:ascii="Arial" w:hAnsi="Arial" w:cs="Arial"/>
            <w:szCs w:val="24"/>
          </w:rPr>
          <w:t xml:space="preserve">address </w:t>
        </w:r>
      </w:ins>
      <w:ins w:id="2157" w:author="Filip Gulan" w:date="2015-11-14T15:07:00Z">
        <w:r w:rsidR="00D63239">
          <w:rPr>
            <w:rFonts w:ascii="Arial" w:hAnsi="Arial" w:cs="Arial"/>
            <w:szCs w:val="24"/>
          </w:rPr>
          <w:t xml:space="preserve">NVARCHAR(255) </w:t>
        </w:r>
      </w:ins>
      <w:ins w:id="2158" w:author="Filip Gulan" w:date="2015-11-14T14:26:00Z">
        <w:r>
          <w:rPr>
            <w:rFonts w:ascii="Arial" w:hAnsi="Arial" w:cs="Arial"/>
            <w:szCs w:val="24"/>
          </w:rPr>
          <w:t>– adresa za dostavu narudžbe</w:t>
        </w:r>
      </w:ins>
    </w:p>
    <w:p w14:paraId="42BE437D" w14:textId="02C1159B"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59" w:author="Filip Gulan" w:date="2015-11-14T14:26:00Z"/>
          <w:rFonts w:ascii="Arial" w:hAnsi="Arial" w:cs="Arial"/>
          <w:szCs w:val="24"/>
        </w:rPr>
        <w:pPrChange w:id="2160" w:author="Filip Gulan" w:date="2015-11-14T14:25:00Z">
          <w:pPr>
            <w:shd w:val="clear" w:color="auto" w:fill="FFFFFF"/>
            <w:spacing w:before="100" w:beforeAutospacing="1" w:after="100" w:afterAutospacing="1" w:line="360" w:lineRule="auto"/>
            <w:ind w:firstLine="709"/>
            <w:jc w:val="both"/>
            <w:textAlignment w:val="baseline"/>
          </w:pPr>
        </w:pPrChange>
      </w:pPr>
      <w:ins w:id="2161" w:author="Filip Gulan" w:date="2015-11-14T14:26:00Z">
        <w:r>
          <w:rPr>
            <w:rFonts w:ascii="Arial" w:hAnsi="Arial" w:cs="Arial"/>
            <w:szCs w:val="24"/>
          </w:rPr>
          <w:t xml:space="preserve">city </w:t>
        </w:r>
      </w:ins>
      <w:ins w:id="2162" w:author="Filip Gulan" w:date="2015-11-14T15:07:00Z">
        <w:r w:rsidR="00D63239">
          <w:rPr>
            <w:rFonts w:ascii="Arial" w:hAnsi="Arial" w:cs="Arial"/>
            <w:szCs w:val="24"/>
          </w:rPr>
          <w:t xml:space="preserve">NVARCHAR(50) </w:t>
        </w:r>
      </w:ins>
      <w:ins w:id="2163" w:author="Filip Gulan" w:date="2015-11-14T14:27:00Z">
        <w:r>
          <w:rPr>
            <w:rFonts w:ascii="Arial" w:hAnsi="Arial" w:cs="Arial"/>
            <w:szCs w:val="24"/>
          </w:rPr>
          <w:t>–</w:t>
        </w:r>
      </w:ins>
      <w:ins w:id="2164" w:author="Filip Gulan" w:date="2015-11-14T14:26:00Z">
        <w:r>
          <w:rPr>
            <w:rFonts w:ascii="Arial" w:hAnsi="Arial" w:cs="Arial"/>
            <w:szCs w:val="24"/>
          </w:rPr>
          <w:t xml:space="preserve"> grad</w:t>
        </w:r>
      </w:ins>
    </w:p>
    <w:p w14:paraId="7EAD05C4" w14:textId="3F2D6A7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65" w:author="Filip Gulan" w:date="2015-11-14T14:27:00Z"/>
          <w:rFonts w:ascii="Arial" w:hAnsi="Arial" w:cs="Arial"/>
          <w:szCs w:val="24"/>
        </w:rPr>
        <w:pPrChange w:id="2166" w:author="Filip Gulan" w:date="2015-11-14T14:25:00Z">
          <w:pPr>
            <w:shd w:val="clear" w:color="auto" w:fill="FFFFFF"/>
            <w:spacing w:before="100" w:beforeAutospacing="1" w:after="100" w:afterAutospacing="1" w:line="360" w:lineRule="auto"/>
            <w:ind w:firstLine="709"/>
            <w:jc w:val="both"/>
            <w:textAlignment w:val="baseline"/>
          </w:pPr>
        </w:pPrChange>
      </w:pPr>
      <w:ins w:id="2167" w:author="Filip Gulan" w:date="2015-11-14T14:27:00Z">
        <w:r>
          <w:rPr>
            <w:rFonts w:ascii="Arial" w:hAnsi="Arial" w:cs="Arial"/>
            <w:szCs w:val="24"/>
          </w:rPr>
          <w:t>postCode</w:t>
        </w:r>
      </w:ins>
      <w:ins w:id="2168" w:author="Filip Gulan" w:date="2015-11-14T15:08:00Z">
        <w:r w:rsidR="006F7A08" w:rsidRPr="006F7A08">
          <w:rPr>
            <w:rFonts w:ascii="Arial" w:hAnsi="Arial" w:cs="Arial"/>
            <w:szCs w:val="24"/>
          </w:rPr>
          <w:t xml:space="preserve"> </w:t>
        </w:r>
        <w:r w:rsidR="006F7A08">
          <w:rPr>
            <w:rFonts w:ascii="Arial" w:hAnsi="Arial" w:cs="Arial"/>
            <w:szCs w:val="24"/>
          </w:rPr>
          <w:t>VARCHAR(16)</w:t>
        </w:r>
      </w:ins>
      <w:ins w:id="2169" w:author="Filip Gulan" w:date="2015-11-14T14:49:00Z">
        <w:r w:rsidR="00A062E4">
          <w:rPr>
            <w:rFonts w:ascii="Arial" w:hAnsi="Arial" w:cs="Arial"/>
            <w:szCs w:val="24"/>
          </w:rPr>
          <w:t xml:space="preserve"> </w:t>
        </w:r>
      </w:ins>
      <w:ins w:id="2170" w:author="Filip Gulan" w:date="2015-11-14T14:27:00Z">
        <w:r>
          <w:rPr>
            <w:rFonts w:ascii="Arial" w:hAnsi="Arial" w:cs="Arial"/>
            <w:szCs w:val="24"/>
          </w:rPr>
          <w:t>– poštanski broj</w:t>
        </w:r>
      </w:ins>
    </w:p>
    <w:p w14:paraId="11FE9AEF" w14:textId="45DD5DBA"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71" w:author="Filip Gulan" w:date="2015-11-14T14:27:00Z"/>
          <w:rFonts w:ascii="Arial" w:hAnsi="Arial" w:cs="Arial"/>
          <w:szCs w:val="24"/>
        </w:rPr>
        <w:pPrChange w:id="2172" w:author="Filip Gulan" w:date="2015-11-14T14:25:00Z">
          <w:pPr>
            <w:shd w:val="clear" w:color="auto" w:fill="FFFFFF"/>
            <w:spacing w:before="100" w:beforeAutospacing="1" w:after="100" w:afterAutospacing="1" w:line="360" w:lineRule="auto"/>
            <w:ind w:firstLine="709"/>
            <w:jc w:val="both"/>
            <w:textAlignment w:val="baseline"/>
          </w:pPr>
        </w:pPrChange>
      </w:pPr>
      <w:ins w:id="2173" w:author="Filip Gulan" w:date="2015-11-14T14:27:00Z">
        <w:r>
          <w:rPr>
            <w:rFonts w:ascii="Arial" w:hAnsi="Arial" w:cs="Arial"/>
            <w:szCs w:val="24"/>
          </w:rPr>
          <w:t xml:space="preserve">orderDate </w:t>
        </w:r>
      </w:ins>
      <w:ins w:id="2174" w:author="Filip Gulan" w:date="2015-11-14T14:49:00Z">
        <w:r w:rsidR="00C312AB">
          <w:rPr>
            <w:rFonts w:ascii="Arial" w:hAnsi="Arial" w:cs="Arial"/>
            <w:szCs w:val="24"/>
          </w:rPr>
          <w:t xml:space="preserve">DATETIME </w:t>
        </w:r>
      </w:ins>
      <w:ins w:id="2175" w:author="Filip Gulan" w:date="2015-11-14T14:27:00Z">
        <w:r>
          <w:rPr>
            <w:rFonts w:ascii="Arial" w:hAnsi="Arial" w:cs="Arial"/>
            <w:szCs w:val="24"/>
          </w:rPr>
          <w:t>– vrijeme narudžbe</w:t>
        </w:r>
      </w:ins>
    </w:p>
    <w:p w14:paraId="33F0DBCF" w14:textId="114F21A6"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76" w:author="Filip Gulan" w:date="2015-11-14T14:27:00Z"/>
          <w:rFonts w:ascii="Arial" w:hAnsi="Arial" w:cs="Arial"/>
          <w:szCs w:val="24"/>
        </w:rPr>
        <w:pPrChange w:id="2177" w:author="Filip Gulan" w:date="2015-11-14T14:25:00Z">
          <w:pPr>
            <w:shd w:val="clear" w:color="auto" w:fill="FFFFFF"/>
            <w:spacing w:before="100" w:beforeAutospacing="1" w:after="100" w:afterAutospacing="1" w:line="360" w:lineRule="auto"/>
            <w:ind w:firstLine="709"/>
            <w:jc w:val="both"/>
            <w:textAlignment w:val="baseline"/>
          </w:pPr>
        </w:pPrChange>
      </w:pPr>
      <w:ins w:id="2178" w:author="Filip Gulan" w:date="2015-11-14T14:27:00Z">
        <w:r>
          <w:rPr>
            <w:rFonts w:ascii="Arial" w:hAnsi="Arial" w:cs="Arial"/>
            <w:szCs w:val="24"/>
          </w:rPr>
          <w:t>acceptanceDate</w:t>
        </w:r>
      </w:ins>
      <w:ins w:id="2179" w:author="Filip Gulan" w:date="2015-11-14T14:49:00Z">
        <w:r w:rsidR="00A062E4">
          <w:rPr>
            <w:rFonts w:ascii="Arial" w:hAnsi="Arial" w:cs="Arial"/>
            <w:szCs w:val="24"/>
          </w:rPr>
          <w:t xml:space="preserve"> DATETIME </w:t>
        </w:r>
      </w:ins>
      <w:ins w:id="2180" w:author="Filip Gulan" w:date="2015-11-14T14:27:00Z">
        <w:r>
          <w:rPr>
            <w:rFonts w:ascii="Arial" w:hAnsi="Arial" w:cs="Arial"/>
            <w:szCs w:val="24"/>
          </w:rPr>
          <w:t>– vrijeme zaprimanja narudžbe</w:t>
        </w:r>
      </w:ins>
    </w:p>
    <w:p w14:paraId="582E8FB9" w14:textId="436459B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81" w:author="Filip Gulan" w:date="2015-11-14T14:28:00Z"/>
          <w:rFonts w:ascii="Arial" w:hAnsi="Arial" w:cs="Arial"/>
          <w:szCs w:val="24"/>
        </w:rPr>
        <w:pPrChange w:id="2182" w:author="Filip Gulan" w:date="2015-11-14T14:25:00Z">
          <w:pPr>
            <w:shd w:val="clear" w:color="auto" w:fill="FFFFFF"/>
            <w:spacing w:before="100" w:beforeAutospacing="1" w:after="100" w:afterAutospacing="1" w:line="360" w:lineRule="auto"/>
            <w:ind w:firstLine="709"/>
            <w:jc w:val="both"/>
            <w:textAlignment w:val="baseline"/>
          </w:pPr>
        </w:pPrChange>
      </w:pPr>
      <w:ins w:id="2183" w:author="Filip Gulan" w:date="2015-11-14T14:27:00Z">
        <w:r>
          <w:rPr>
            <w:rFonts w:ascii="Arial" w:hAnsi="Arial" w:cs="Arial"/>
            <w:szCs w:val="24"/>
          </w:rPr>
          <w:t>employeeID</w:t>
        </w:r>
      </w:ins>
      <w:ins w:id="2184" w:author="Filip Gulan" w:date="2015-11-14T14:50:00Z">
        <w:r w:rsidR="00C30FFA" w:rsidRPr="00C30FFA">
          <w:rPr>
            <w:rFonts w:ascii="Arial" w:hAnsi="Arial" w:cs="Arial"/>
            <w:szCs w:val="24"/>
          </w:rPr>
          <w:t xml:space="preserve"> </w:t>
        </w:r>
        <w:r w:rsidR="00C30FFA">
          <w:rPr>
            <w:rFonts w:ascii="Arial" w:hAnsi="Arial" w:cs="Arial"/>
            <w:szCs w:val="24"/>
          </w:rPr>
          <w:t>INT(10)</w:t>
        </w:r>
      </w:ins>
      <w:ins w:id="2185" w:author="Filip Gulan" w:date="2015-11-14T14:27:00Z">
        <w:r>
          <w:rPr>
            <w:rFonts w:ascii="Arial" w:hAnsi="Arial" w:cs="Arial"/>
            <w:szCs w:val="24"/>
          </w:rPr>
          <w:t xml:space="preserve"> </w:t>
        </w:r>
      </w:ins>
      <w:ins w:id="2186" w:author="Filip Gulan" w:date="2015-11-14T14:28:00Z">
        <w:r>
          <w:rPr>
            <w:rFonts w:ascii="Arial" w:hAnsi="Arial" w:cs="Arial"/>
            <w:szCs w:val="24"/>
          </w:rPr>
          <w:t>–</w:t>
        </w:r>
      </w:ins>
      <w:ins w:id="2187" w:author="Filip Gulan" w:date="2015-11-14T14:27:00Z">
        <w:r>
          <w:rPr>
            <w:rFonts w:ascii="Arial" w:hAnsi="Arial" w:cs="Arial"/>
            <w:szCs w:val="24"/>
          </w:rPr>
          <w:t xml:space="preserve"> šifra </w:t>
        </w:r>
      </w:ins>
      <w:ins w:id="2188" w:author="Filip Gulan" w:date="2015-11-14T14:28:00Z">
        <w:r>
          <w:rPr>
            <w:rFonts w:ascii="Arial" w:hAnsi="Arial" w:cs="Arial"/>
            <w:szCs w:val="24"/>
          </w:rPr>
          <w:t>djelatnika koji je zaprimio narudžbu</w:t>
        </w:r>
      </w:ins>
    </w:p>
    <w:p w14:paraId="3D10F69C" w14:textId="673BC412"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89" w:author="Filip Gulan" w:date="2015-11-14T14:28:00Z"/>
          <w:rFonts w:ascii="Arial" w:hAnsi="Arial" w:cs="Arial"/>
          <w:szCs w:val="24"/>
        </w:rPr>
        <w:pPrChange w:id="2190" w:author="Filip Gulan" w:date="2015-11-14T14:25:00Z">
          <w:pPr>
            <w:shd w:val="clear" w:color="auto" w:fill="FFFFFF"/>
            <w:spacing w:before="100" w:beforeAutospacing="1" w:after="100" w:afterAutospacing="1" w:line="360" w:lineRule="auto"/>
            <w:ind w:firstLine="709"/>
            <w:jc w:val="both"/>
            <w:textAlignment w:val="baseline"/>
          </w:pPr>
        </w:pPrChange>
      </w:pPr>
      <w:ins w:id="2191" w:author="Filip Gulan" w:date="2015-11-14T14:28:00Z">
        <w:r>
          <w:rPr>
            <w:rFonts w:ascii="Arial" w:hAnsi="Arial" w:cs="Arial"/>
            <w:szCs w:val="24"/>
          </w:rPr>
          <w:t xml:space="preserve">totalPrice </w:t>
        </w:r>
      </w:ins>
      <w:ins w:id="2192" w:author="Filip Gulan" w:date="2015-11-14T15:08:00Z">
        <w:r w:rsidR="00BD580B">
          <w:rPr>
            <w:rFonts w:ascii="Arial" w:hAnsi="Arial" w:cs="Arial"/>
            <w:szCs w:val="24"/>
          </w:rPr>
          <w:t xml:space="preserve">SMALLMONEY </w:t>
        </w:r>
      </w:ins>
      <w:ins w:id="2193" w:author="Filip Gulan" w:date="2015-11-14T14:28:00Z">
        <w:r>
          <w:rPr>
            <w:rFonts w:ascii="Arial" w:hAnsi="Arial" w:cs="Arial"/>
            <w:szCs w:val="24"/>
          </w:rPr>
          <w:t>– ukupna cijena</w:t>
        </w:r>
      </w:ins>
    </w:p>
    <w:p w14:paraId="694DBF3B" w14:textId="0487EDDC"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194" w:author="Filip Gulan" w:date="2015-11-14T14:28:00Z"/>
          <w:rFonts w:ascii="Arial" w:hAnsi="Arial" w:cs="Arial"/>
          <w:b/>
          <w:szCs w:val="24"/>
          <w:rPrChange w:id="2195" w:author="Filip Gulan" w:date="2015-11-14T14:46:00Z">
            <w:rPr>
              <w:ins w:id="2196" w:author="Filip Gulan" w:date="2015-11-14T14:28:00Z"/>
              <w:rFonts w:ascii="Arial" w:hAnsi="Arial" w:cs="Arial"/>
              <w:szCs w:val="24"/>
            </w:rPr>
          </w:rPrChange>
        </w:rPr>
        <w:pPrChange w:id="2197" w:author="Filip Gulan" w:date="2015-11-14T14:25:00Z">
          <w:pPr>
            <w:shd w:val="clear" w:color="auto" w:fill="FFFFFF"/>
            <w:spacing w:before="100" w:beforeAutospacing="1" w:after="100" w:afterAutospacing="1" w:line="360" w:lineRule="auto"/>
            <w:ind w:firstLine="709"/>
            <w:jc w:val="both"/>
            <w:textAlignment w:val="baseline"/>
          </w:pPr>
        </w:pPrChange>
      </w:pPr>
      <w:ins w:id="2198" w:author="Filip Gulan" w:date="2015-11-14T14:28:00Z">
        <w:r w:rsidRPr="00F0392C">
          <w:rPr>
            <w:rFonts w:ascii="Arial" w:hAnsi="Arial" w:cs="Arial"/>
            <w:b/>
            <w:szCs w:val="24"/>
            <w:rPrChange w:id="2199" w:author="Filip Gulan" w:date="2015-11-14T14:46:00Z">
              <w:rPr>
                <w:rFonts w:ascii="Arial" w:hAnsi="Arial" w:cs="Arial"/>
                <w:szCs w:val="24"/>
              </w:rPr>
            </w:rPrChange>
          </w:rPr>
          <w:t>PK = {orderID}</w:t>
        </w:r>
      </w:ins>
    </w:p>
    <w:p w14:paraId="6DBCB8C8" w14:textId="1454E708" w:rsidR="004E562F" w:rsidRPr="00F0392C"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00" w:author="Filip Gulan" w:date="2015-11-14T14:28:00Z"/>
          <w:rFonts w:ascii="Arial" w:hAnsi="Arial" w:cs="Arial"/>
          <w:b/>
          <w:szCs w:val="24"/>
          <w:rPrChange w:id="2201" w:author="Filip Gulan" w:date="2015-11-14T14:46:00Z">
            <w:rPr>
              <w:ins w:id="2202" w:author="Filip Gulan" w:date="2015-11-14T14:28:00Z"/>
              <w:rFonts w:ascii="Arial" w:hAnsi="Arial" w:cs="Arial"/>
              <w:szCs w:val="24"/>
            </w:rPr>
          </w:rPrChange>
        </w:rPr>
        <w:pPrChange w:id="2203" w:author="Filip Gulan" w:date="2015-11-14T14:25:00Z">
          <w:pPr>
            <w:shd w:val="clear" w:color="auto" w:fill="FFFFFF"/>
            <w:spacing w:before="100" w:beforeAutospacing="1" w:after="100" w:afterAutospacing="1" w:line="360" w:lineRule="auto"/>
            <w:ind w:firstLine="709"/>
            <w:jc w:val="both"/>
            <w:textAlignment w:val="baseline"/>
          </w:pPr>
        </w:pPrChange>
      </w:pPr>
      <w:ins w:id="2204" w:author="Filip Gulan" w:date="2015-11-14T14:28:00Z">
        <w:r w:rsidRPr="00F0392C">
          <w:rPr>
            <w:rFonts w:ascii="Arial" w:hAnsi="Arial" w:cs="Arial"/>
            <w:b/>
            <w:szCs w:val="24"/>
            <w:rPrChange w:id="2205" w:author="Filip Gulan" w:date="2015-11-14T14:46:00Z">
              <w:rPr>
                <w:rFonts w:ascii="Arial" w:hAnsi="Arial" w:cs="Arial"/>
                <w:szCs w:val="24"/>
              </w:rPr>
            </w:rPrChange>
          </w:rPr>
          <w:t>FK = {employeeID} =&gt; Employee</w:t>
        </w:r>
      </w:ins>
    </w:p>
    <w:p w14:paraId="651C9389" w14:textId="6BBE4E40" w:rsidR="004E562F" w:rsidRPr="00F0392C" w:rsidRDefault="004E562F">
      <w:pPr>
        <w:shd w:val="clear" w:color="auto" w:fill="FFFFFF"/>
        <w:spacing w:before="100" w:beforeAutospacing="1" w:after="100" w:afterAutospacing="1" w:line="360" w:lineRule="auto"/>
        <w:ind w:left="720"/>
        <w:jc w:val="both"/>
        <w:textAlignment w:val="baseline"/>
        <w:rPr>
          <w:ins w:id="2206" w:author="Filip Gulan" w:date="2015-11-14T14:29:00Z"/>
          <w:rFonts w:ascii="Arial" w:hAnsi="Arial" w:cs="Arial"/>
          <w:b/>
          <w:szCs w:val="24"/>
          <w:rPrChange w:id="2207" w:author="Filip Gulan" w:date="2015-11-14T14:46:00Z">
            <w:rPr>
              <w:ins w:id="2208" w:author="Filip Gulan" w:date="2015-11-14T14:29:00Z"/>
              <w:rFonts w:ascii="Arial" w:hAnsi="Arial" w:cs="Arial"/>
              <w:szCs w:val="24"/>
            </w:rPr>
          </w:rPrChange>
        </w:rPr>
        <w:pPrChange w:id="2209" w:author="Filip Gulan" w:date="2015-11-14T14:29:00Z">
          <w:pPr>
            <w:shd w:val="clear" w:color="auto" w:fill="FFFFFF"/>
            <w:spacing w:before="100" w:beforeAutospacing="1" w:after="100" w:afterAutospacing="1" w:line="360" w:lineRule="auto"/>
            <w:ind w:firstLine="709"/>
            <w:jc w:val="both"/>
            <w:textAlignment w:val="baseline"/>
          </w:pPr>
        </w:pPrChange>
      </w:pPr>
      <w:ins w:id="2210" w:author="Filip Gulan" w:date="2015-11-14T14:29:00Z">
        <w:r w:rsidRPr="00F0392C">
          <w:rPr>
            <w:rFonts w:ascii="Arial" w:hAnsi="Arial" w:cs="Arial"/>
            <w:b/>
            <w:szCs w:val="24"/>
            <w:rPrChange w:id="2211" w:author="Filip Gulan" w:date="2015-11-14T14:46:00Z">
              <w:rPr>
                <w:rFonts w:ascii="Arial" w:hAnsi="Arial" w:cs="Arial"/>
                <w:szCs w:val="24"/>
              </w:rPr>
            </w:rPrChange>
          </w:rPr>
          <w:t>OrderDetails</w:t>
        </w:r>
      </w:ins>
    </w:p>
    <w:p w14:paraId="7AED9027" w14:textId="334893AA"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212" w:author="Filip Gulan" w:date="2015-11-14T14:29:00Z"/>
          <w:rFonts w:ascii="Arial" w:hAnsi="Arial" w:cs="Arial"/>
          <w:szCs w:val="24"/>
        </w:rPr>
      </w:pPr>
      <w:ins w:id="2213" w:author="Filip Gulan" w:date="2015-11-14T14:29:00Z">
        <w:r>
          <w:rPr>
            <w:rFonts w:ascii="Arial" w:hAnsi="Arial" w:cs="Arial"/>
            <w:szCs w:val="24"/>
          </w:rPr>
          <w:t>orderID</w:t>
        </w:r>
      </w:ins>
      <w:ins w:id="2214"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215" w:author="Filip Gulan" w:date="2015-11-14T14:29:00Z">
        <w:r>
          <w:rPr>
            <w:rFonts w:ascii="Arial" w:hAnsi="Arial" w:cs="Arial"/>
            <w:szCs w:val="24"/>
          </w:rPr>
          <w:t>– šifra narudžbe</w:t>
        </w:r>
      </w:ins>
    </w:p>
    <w:p w14:paraId="239B8503" w14:textId="02559EE1"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2216" w:author="Filip Gulan" w:date="2015-11-14T14:29:00Z"/>
          <w:rFonts w:ascii="Arial" w:hAnsi="Arial" w:cs="Arial"/>
          <w:szCs w:val="24"/>
        </w:rPr>
      </w:pPr>
      <w:ins w:id="2217" w:author="Filip Gulan" w:date="2015-11-14T14:29:00Z">
        <w:r>
          <w:rPr>
            <w:rFonts w:ascii="Arial" w:hAnsi="Arial" w:cs="Arial"/>
            <w:szCs w:val="24"/>
          </w:rPr>
          <w:t>mealID</w:t>
        </w:r>
      </w:ins>
      <w:ins w:id="2218"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219" w:author="Filip Gulan" w:date="2015-11-14T14:29:00Z">
        <w:r>
          <w:rPr>
            <w:rFonts w:ascii="Arial" w:hAnsi="Arial" w:cs="Arial"/>
            <w:szCs w:val="24"/>
          </w:rPr>
          <w:t>– šifra jela</w:t>
        </w:r>
      </w:ins>
    </w:p>
    <w:p w14:paraId="48C5EA67" w14:textId="41731E03" w:rsidR="004E562F" w:rsidRDefault="004E562F">
      <w:pPr>
        <w:pStyle w:val="ListParagraph"/>
        <w:numPr>
          <w:ilvl w:val="1"/>
          <w:numId w:val="63"/>
        </w:numPr>
        <w:shd w:val="clear" w:color="auto" w:fill="FFFFFF"/>
        <w:spacing w:before="100" w:beforeAutospacing="1" w:after="100" w:afterAutospacing="1" w:line="360" w:lineRule="auto"/>
        <w:jc w:val="both"/>
        <w:textAlignment w:val="baseline"/>
        <w:rPr>
          <w:ins w:id="2220" w:author="Filip Gulan" w:date="2015-11-14T14:40:00Z"/>
          <w:rFonts w:ascii="Arial" w:hAnsi="Arial" w:cs="Arial"/>
          <w:szCs w:val="24"/>
        </w:rPr>
        <w:pPrChange w:id="2221" w:author="Filip Gulan" w:date="2015-11-14T14:29:00Z">
          <w:pPr>
            <w:shd w:val="clear" w:color="auto" w:fill="FFFFFF"/>
            <w:spacing w:before="100" w:beforeAutospacing="1" w:after="100" w:afterAutospacing="1" w:line="360" w:lineRule="auto"/>
            <w:ind w:firstLine="709"/>
            <w:jc w:val="both"/>
            <w:textAlignment w:val="baseline"/>
          </w:pPr>
        </w:pPrChange>
      </w:pPr>
      <w:ins w:id="2222" w:author="Filip Gulan" w:date="2015-11-14T14:29:00Z">
        <w:r>
          <w:rPr>
            <w:rFonts w:ascii="Arial" w:hAnsi="Arial" w:cs="Arial"/>
            <w:szCs w:val="24"/>
          </w:rPr>
          <w:t>mealTypeName</w:t>
        </w:r>
      </w:ins>
      <w:ins w:id="2223"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2224" w:author="Filip Gulan" w:date="2015-11-14T14:29:00Z">
        <w:r>
          <w:rPr>
            <w:rFonts w:ascii="Arial" w:hAnsi="Arial" w:cs="Arial"/>
            <w:szCs w:val="24"/>
          </w:rPr>
          <w:t xml:space="preserve"> – ime vrste jela</w:t>
        </w:r>
      </w:ins>
    </w:p>
    <w:p w14:paraId="532B7334" w14:textId="7F1A695A" w:rsidR="00367C2B" w:rsidRDefault="00367C2B">
      <w:pPr>
        <w:pStyle w:val="ListParagraph"/>
        <w:numPr>
          <w:ilvl w:val="1"/>
          <w:numId w:val="63"/>
        </w:numPr>
        <w:shd w:val="clear" w:color="auto" w:fill="FFFFFF"/>
        <w:spacing w:before="100" w:beforeAutospacing="1" w:after="100" w:afterAutospacing="1" w:line="360" w:lineRule="auto"/>
        <w:jc w:val="both"/>
        <w:textAlignment w:val="baseline"/>
        <w:rPr>
          <w:ins w:id="2225" w:author="Filip Gulan" w:date="2015-11-14T14:40:00Z"/>
          <w:rFonts w:ascii="Arial" w:hAnsi="Arial" w:cs="Arial"/>
          <w:szCs w:val="24"/>
        </w:rPr>
        <w:pPrChange w:id="2226" w:author="Filip Gulan" w:date="2015-11-14T14:29:00Z">
          <w:pPr>
            <w:shd w:val="clear" w:color="auto" w:fill="FFFFFF"/>
            <w:spacing w:before="100" w:beforeAutospacing="1" w:after="100" w:afterAutospacing="1" w:line="360" w:lineRule="auto"/>
            <w:ind w:firstLine="709"/>
            <w:jc w:val="both"/>
            <w:textAlignment w:val="baseline"/>
          </w:pPr>
        </w:pPrChange>
      </w:pPr>
      <w:ins w:id="2227" w:author="Filip Gulan" w:date="2015-11-14T14:40:00Z">
        <w:r>
          <w:rPr>
            <w:rFonts w:ascii="Arial" w:hAnsi="Arial" w:cs="Arial"/>
            <w:szCs w:val="24"/>
          </w:rPr>
          <w:t xml:space="preserve">count </w:t>
        </w:r>
      </w:ins>
      <w:ins w:id="2228" w:author="Filip Gulan" w:date="2015-11-14T14:53:00Z">
        <w:r w:rsidR="00FE1F35">
          <w:rPr>
            <w:rFonts w:ascii="Arial" w:hAnsi="Arial" w:cs="Arial"/>
            <w:szCs w:val="24"/>
          </w:rPr>
          <w:t xml:space="preserve">INT(10) </w:t>
        </w:r>
      </w:ins>
      <w:ins w:id="2229" w:author="Filip Gulan" w:date="2015-11-14T14:40:00Z">
        <w:r>
          <w:rPr>
            <w:rFonts w:ascii="Arial" w:hAnsi="Arial" w:cs="Arial"/>
            <w:szCs w:val="24"/>
          </w:rPr>
          <w:t>– količina jela</w:t>
        </w:r>
      </w:ins>
    </w:p>
    <w:p w14:paraId="40E0B58D" w14:textId="39CE8312" w:rsidR="00367C2B" w:rsidRPr="00F0392C" w:rsidRDefault="00367C2B">
      <w:pPr>
        <w:pStyle w:val="ListParagraph"/>
        <w:numPr>
          <w:ilvl w:val="1"/>
          <w:numId w:val="63"/>
        </w:numPr>
        <w:shd w:val="clear" w:color="auto" w:fill="FFFFFF"/>
        <w:spacing w:before="100" w:beforeAutospacing="1" w:after="100" w:afterAutospacing="1" w:line="360" w:lineRule="auto"/>
        <w:jc w:val="both"/>
        <w:textAlignment w:val="baseline"/>
        <w:rPr>
          <w:ins w:id="2230" w:author="Filip Gulan" w:date="2015-11-14T14:41:00Z"/>
          <w:rFonts w:ascii="Arial" w:hAnsi="Arial" w:cs="Arial"/>
          <w:b/>
          <w:szCs w:val="24"/>
          <w:rPrChange w:id="2231" w:author="Filip Gulan" w:date="2015-11-14T14:46:00Z">
            <w:rPr>
              <w:ins w:id="2232" w:author="Filip Gulan" w:date="2015-11-14T14:41:00Z"/>
              <w:rFonts w:ascii="Arial" w:hAnsi="Arial" w:cs="Arial"/>
              <w:szCs w:val="24"/>
            </w:rPr>
          </w:rPrChange>
        </w:rPr>
        <w:pPrChange w:id="2233" w:author="Filip Gulan" w:date="2015-11-14T14:29:00Z">
          <w:pPr>
            <w:shd w:val="clear" w:color="auto" w:fill="FFFFFF"/>
            <w:spacing w:before="100" w:beforeAutospacing="1" w:after="100" w:afterAutospacing="1" w:line="360" w:lineRule="auto"/>
            <w:ind w:firstLine="709"/>
            <w:jc w:val="both"/>
            <w:textAlignment w:val="baseline"/>
          </w:pPr>
        </w:pPrChange>
      </w:pPr>
      <w:ins w:id="2234" w:author="Filip Gulan" w:date="2015-11-14T14:40:00Z">
        <w:r w:rsidRPr="00F0392C">
          <w:rPr>
            <w:rFonts w:ascii="Arial" w:hAnsi="Arial" w:cs="Arial"/>
            <w:b/>
            <w:szCs w:val="24"/>
            <w:rPrChange w:id="2235" w:author="Filip Gulan" w:date="2015-11-14T14:46:00Z">
              <w:rPr>
                <w:rFonts w:ascii="Arial" w:hAnsi="Arial" w:cs="Arial"/>
                <w:szCs w:val="24"/>
              </w:rPr>
            </w:rPrChange>
          </w:rPr>
          <w:t>PK = {orderID, mealID, mealTypeName}</w:t>
        </w:r>
      </w:ins>
    </w:p>
    <w:p w14:paraId="044EB15D" w14:textId="2E295DB2" w:rsidR="00826F4F"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236" w:author="Filip Gulan" w:date="2015-11-14T14:41:00Z"/>
          <w:rFonts w:ascii="Arial" w:hAnsi="Arial" w:cs="Arial"/>
          <w:b/>
          <w:szCs w:val="24"/>
          <w:rPrChange w:id="2237" w:author="Filip Gulan" w:date="2015-11-14T14:46:00Z">
            <w:rPr>
              <w:ins w:id="2238" w:author="Filip Gulan" w:date="2015-11-14T14:41:00Z"/>
              <w:rFonts w:ascii="Arial" w:hAnsi="Arial" w:cs="Arial"/>
              <w:szCs w:val="24"/>
            </w:rPr>
          </w:rPrChange>
        </w:rPr>
        <w:pPrChange w:id="2239" w:author="Filip Gulan" w:date="2015-11-14T14:29:00Z">
          <w:pPr>
            <w:shd w:val="clear" w:color="auto" w:fill="FFFFFF"/>
            <w:spacing w:before="100" w:beforeAutospacing="1" w:after="100" w:afterAutospacing="1" w:line="360" w:lineRule="auto"/>
            <w:ind w:firstLine="709"/>
            <w:jc w:val="both"/>
            <w:textAlignment w:val="baseline"/>
          </w:pPr>
        </w:pPrChange>
      </w:pPr>
      <w:ins w:id="2240" w:author="Filip Gulan" w:date="2015-11-14T14:41:00Z">
        <w:r w:rsidRPr="00F0392C">
          <w:rPr>
            <w:rFonts w:ascii="Arial" w:hAnsi="Arial" w:cs="Arial"/>
            <w:b/>
            <w:szCs w:val="24"/>
            <w:rPrChange w:id="2241" w:author="Filip Gulan" w:date="2015-11-14T14:46:00Z">
              <w:rPr>
                <w:rFonts w:ascii="Arial" w:hAnsi="Arial" w:cs="Arial"/>
                <w:szCs w:val="24"/>
              </w:rPr>
            </w:rPrChange>
          </w:rPr>
          <w:t>FK = {orderID} =&gt; Order</w:t>
        </w:r>
      </w:ins>
    </w:p>
    <w:p w14:paraId="1AC29956" w14:textId="403B14E6" w:rsidR="00A012DB" w:rsidRPr="00F0392C" w:rsidRDefault="00826F4F">
      <w:pPr>
        <w:pStyle w:val="ListParagraph"/>
        <w:numPr>
          <w:ilvl w:val="1"/>
          <w:numId w:val="63"/>
        </w:numPr>
        <w:shd w:val="clear" w:color="auto" w:fill="FFFFFF"/>
        <w:spacing w:before="100" w:beforeAutospacing="1" w:after="100" w:afterAutospacing="1" w:line="360" w:lineRule="auto"/>
        <w:jc w:val="both"/>
        <w:textAlignment w:val="baseline"/>
        <w:rPr>
          <w:ins w:id="2242" w:author="Filip Gulan" w:date="2015-11-14T14:42:00Z"/>
          <w:rFonts w:ascii="Arial" w:hAnsi="Arial" w:cs="Arial"/>
          <w:b/>
          <w:szCs w:val="24"/>
          <w:rPrChange w:id="2243" w:author="Filip Gulan" w:date="2015-11-14T14:46:00Z">
            <w:rPr>
              <w:ins w:id="2244" w:author="Filip Gulan" w:date="2015-11-14T14:42:00Z"/>
              <w:rFonts w:ascii="Arial" w:hAnsi="Arial" w:cs="Arial"/>
              <w:szCs w:val="24"/>
            </w:rPr>
          </w:rPrChange>
        </w:rPr>
        <w:pPrChange w:id="2245" w:author="Filip Gulan" w:date="2015-11-14T14:42:00Z">
          <w:pPr>
            <w:shd w:val="clear" w:color="auto" w:fill="FFFFFF"/>
            <w:spacing w:before="100" w:beforeAutospacing="1" w:after="100" w:afterAutospacing="1" w:line="360" w:lineRule="auto"/>
            <w:ind w:firstLine="709"/>
            <w:jc w:val="both"/>
            <w:textAlignment w:val="baseline"/>
          </w:pPr>
        </w:pPrChange>
      </w:pPr>
      <w:ins w:id="2246" w:author="Filip Gulan" w:date="2015-11-14T14:41:00Z">
        <w:r w:rsidRPr="00F0392C">
          <w:rPr>
            <w:rFonts w:ascii="Arial" w:hAnsi="Arial" w:cs="Arial"/>
            <w:b/>
            <w:szCs w:val="24"/>
            <w:rPrChange w:id="2247" w:author="Filip Gulan" w:date="2015-11-14T14:46:00Z">
              <w:rPr>
                <w:rFonts w:ascii="Arial" w:hAnsi="Arial" w:cs="Arial"/>
                <w:szCs w:val="24"/>
              </w:rPr>
            </w:rPrChange>
          </w:rPr>
          <w:t>FK = {mealID, mealTypeName} =&gt; MealType</w:t>
        </w:r>
      </w:ins>
    </w:p>
    <w:p w14:paraId="359DA0A2" w14:textId="513F4F3F" w:rsidR="00A012DB" w:rsidRPr="00F0392C" w:rsidRDefault="00A012DB">
      <w:pPr>
        <w:shd w:val="clear" w:color="auto" w:fill="FFFFFF"/>
        <w:spacing w:before="100" w:beforeAutospacing="1" w:after="100" w:afterAutospacing="1" w:line="360" w:lineRule="auto"/>
        <w:ind w:left="720"/>
        <w:jc w:val="both"/>
        <w:textAlignment w:val="baseline"/>
        <w:rPr>
          <w:ins w:id="2248" w:author="Filip Gulan" w:date="2015-11-14T14:42:00Z"/>
          <w:rFonts w:ascii="Arial" w:hAnsi="Arial" w:cs="Arial"/>
          <w:b/>
          <w:szCs w:val="24"/>
          <w:rPrChange w:id="2249" w:author="Filip Gulan" w:date="2015-11-14T14:46:00Z">
            <w:rPr>
              <w:ins w:id="2250" w:author="Filip Gulan" w:date="2015-11-14T14:42:00Z"/>
              <w:rFonts w:ascii="Arial" w:hAnsi="Arial" w:cs="Arial"/>
              <w:szCs w:val="24"/>
            </w:rPr>
          </w:rPrChange>
        </w:rPr>
        <w:pPrChange w:id="2251" w:author="Filip Gulan" w:date="2015-11-14T14:42:00Z">
          <w:pPr>
            <w:shd w:val="clear" w:color="auto" w:fill="FFFFFF"/>
            <w:spacing w:before="100" w:beforeAutospacing="1" w:after="100" w:afterAutospacing="1" w:line="360" w:lineRule="auto"/>
            <w:ind w:firstLine="709"/>
            <w:jc w:val="both"/>
            <w:textAlignment w:val="baseline"/>
          </w:pPr>
        </w:pPrChange>
      </w:pPr>
      <w:ins w:id="2252" w:author="Filip Gulan" w:date="2015-11-14T14:42:00Z">
        <w:r w:rsidRPr="00F0392C">
          <w:rPr>
            <w:rFonts w:ascii="Arial" w:hAnsi="Arial" w:cs="Arial"/>
            <w:b/>
            <w:szCs w:val="24"/>
            <w:rPrChange w:id="2253" w:author="Filip Gulan" w:date="2015-11-14T14:46:00Z">
              <w:rPr>
                <w:rFonts w:ascii="Arial" w:hAnsi="Arial" w:cs="Arial"/>
                <w:szCs w:val="24"/>
              </w:rPr>
            </w:rPrChange>
          </w:rPr>
          <w:t>OrderMealAddOn</w:t>
        </w:r>
      </w:ins>
    </w:p>
    <w:p w14:paraId="2677F8A8" w14:textId="6A066763" w:rsidR="001F2B65" w:rsidRPr="001F2B65" w:rsidRDefault="00A012DB">
      <w:pPr>
        <w:pStyle w:val="ListParagraph"/>
        <w:numPr>
          <w:ilvl w:val="1"/>
          <w:numId w:val="63"/>
        </w:numPr>
        <w:shd w:val="clear" w:color="auto" w:fill="FFFFFF"/>
        <w:spacing w:before="100" w:beforeAutospacing="1" w:after="100" w:afterAutospacing="1" w:line="360" w:lineRule="auto"/>
        <w:jc w:val="both"/>
        <w:textAlignment w:val="baseline"/>
        <w:rPr>
          <w:ins w:id="2254" w:author="Filip Gulan" w:date="2015-11-14T14:43:00Z"/>
          <w:rFonts w:ascii="Arial" w:hAnsi="Arial" w:cs="Arial"/>
          <w:szCs w:val="24"/>
          <w:rPrChange w:id="2255" w:author="Filip Gulan" w:date="2015-11-14T14:45:00Z">
            <w:rPr>
              <w:ins w:id="2256" w:author="Filip Gulan" w:date="2015-11-14T14:43:00Z"/>
            </w:rPr>
          </w:rPrChange>
        </w:rPr>
        <w:pPrChange w:id="2257" w:author="Filip Gulan" w:date="2015-11-14T14:45:00Z">
          <w:pPr>
            <w:shd w:val="clear" w:color="auto" w:fill="FFFFFF"/>
            <w:spacing w:before="100" w:beforeAutospacing="1" w:after="100" w:afterAutospacing="1" w:line="360" w:lineRule="auto"/>
            <w:ind w:firstLine="709"/>
            <w:jc w:val="both"/>
            <w:textAlignment w:val="baseline"/>
          </w:pPr>
        </w:pPrChange>
      </w:pPr>
      <w:ins w:id="2258" w:author="Filip Gulan" w:date="2015-11-14T14:43:00Z">
        <w:r>
          <w:rPr>
            <w:rFonts w:ascii="Arial" w:hAnsi="Arial" w:cs="Arial"/>
            <w:szCs w:val="24"/>
          </w:rPr>
          <w:t>orderID</w:t>
        </w:r>
      </w:ins>
      <w:ins w:id="2259"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2260" w:author="Filip Gulan" w:date="2015-11-14T14:45:00Z">
        <w:r w:rsidR="001F2B65">
          <w:rPr>
            <w:rFonts w:ascii="Arial" w:hAnsi="Arial" w:cs="Arial"/>
            <w:szCs w:val="24"/>
          </w:rPr>
          <w:t xml:space="preserve"> – šifra narudžbe</w:t>
        </w:r>
      </w:ins>
    </w:p>
    <w:p w14:paraId="1679D74B" w14:textId="12B93DE0" w:rsidR="001F2B65" w:rsidRDefault="001F2B65" w:rsidP="001F2B65">
      <w:pPr>
        <w:pStyle w:val="ListParagraph"/>
        <w:numPr>
          <w:ilvl w:val="1"/>
          <w:numId w:val="63"/>
        </w:numPr>
        <w:shd w:val="clear" w:color="auto" w:fill="FFFFFF"/>
        <w:spacing w:before="100" w:beforeAutospacing="1" w:after="100" w:afterAutospacing="1" w:line="360" w:lineRule="auto"/>
        <w:jc w:val="both"/>
        <w:textAlignment w:val="baseline"/>
        <w:rPr>
          <w:ins w:id="2261" w:author="Filip Gulan" w:date="2015-11-14T14:45:00Z"/>
          <w:rFonts w:ascii="Arial" w:hAnsi="Arial" w:cs="Arial"/>
          <w:szCs w:val="24"/>
        </w:rPr>
      </w:pPr>
      <w:ins w:id="2262" w:author="Filip Gulan" w:date="2015-11-14T14:45:00Z">
        <w:r>
          <w:rPr>
            <w:rFonts w:ascii="Arial" w:hAnsi="Arial" w:cs="Arial"/>
            <w:szCs w:val="24"/>
          </w:rPr>
          <w:t xml:space="preserve">mealID </w:t>
        </w:r>
      </w:ins>
      <w:ins w:id="2263" w:author="Filip Gulan" w:date="2015-11-14T14:48:00Z">
        <w:r w:rsidR="00C312AB">
          <w:rPr>
            <w:rFonts w:ascii="Arial" w:hAnsi="Arial" w:cs="Arial"/>
            <w:szCs w:val="24"/>
          </w:rPr>
          <w:t xml:space="preserve">INT(10) </w:t>
        </w:r>
      </w:ins>
      <w:ins w:id="2264" w:author="Filip Gulan" w:date="2015-11-14T14:45:00Z">
        <w:r>
          <w:rPr>
            <w:rFonts w:ascii="Arial" w:hAnsi="Arial" w:cs="Arial"/>
            <w:szCs w:val="24"/>
          </w:rPr>
          <w:t>– šifra jela</w:t>
        </w:r>
      </w:ins>
    </w:p>
    <w:p w14:paraId="1F2F0B02" w14:textId="07C01C08"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265" w:author="Filip Gulan" w:date="2015-11-14T14:43:00Z"/>
          <w:rFonts w:ascii="Arial" w:hAnsi="Arial" w:cs="Arial"/>
          <w:szCs w:val="24"/>
        </w:rPr>
        <w:pPrChange w:id="2266" w:author="Filip Gulan" w:date="2015-11-14T14:43:00Z">
          <w:pPr>
            <w:shd w:val="clear" w:color="auto" w:fill="FFFFFF"/>
            <w:spacing w:before="100" w:beforeAutospacing="1" w:after="100" w:afterAutospacing="1" w:line="360" w:lineRule="auto"/>
            <w:ind w:firstLine="709"/>
            <w:jc w:val="both"/>
            <w:textAlignment w:val="baseline"/>
          </w:pPr>
        </w:pPrChange>
      </w:pPr>
      <w:ins w:id="2267" w:author="Filip Gulan" w:date="2015-11-14T14:43:00Z">
        <w:r>
          <w:rPr>
            <w:rFonts w:ascii="Arial" w:hAnsi="Arial" w:cs="Arial"/>
            <w:szCs w:val="24"/>
          </w:rPr>
          <w:t>addOnName</w:t>
        </w:r>
      </w:ins>
      <w:ins w:id="2268" w:author="Filip Gulan" w:date="2015-11-14T14:45:00Z">
        <w:r w:rsidR="001F2B65">
          <w:rPr>
            <w:rFonts w:ascii="Arial" w:hAnsi="Arial" w:cs="Arial"/>
            <w:szCs w:val="24"/>
          </w:rPr>
          <w:t xml:space="preserve"> </w:t>
        </w:r>
      </w:ins>
      <w:ins w:id="2269" w:author="Filip Gulan" w:date="2015-11-14T15:08:00Z">
        <w:r w:rsidR="00F14AFE">
          <w:rPr>
            <w:rFonts w:ascii="Arial" w:hAnsi="Arial" w:cs="Arial"/>
            <w:szCs w:val="24"/>
          </w:rPr>
          <w:t>NVARCHAR(50)</w:t>
        </w:r>
        <w:r w:rsidR="00C47CEB">
          <w:rPr>
            <w:rFonts w:ascii="Arial" w:hAnsi="Arial" w:cs="Arial"/>
            <w:szCs w:val="24"/>
          </w:rPr>
          <w:t xml:space="preserve"> </w:t>
        </w:r>
      </w:ins>
      <w:ins w:id="2270" w:author="Filip Gulan" w:date="2015-11-14T14:45:00Z">
        <w:r w:rsidR="001F2B65">
          <w:rPr>
            <w:rFonts w:ascii="Arial" w:hAnsi="Arial" w:cs="Arial"/>
            <w:szCs w:val="24"/>
          </w:rPr>
          <w:t>– ime dodatka jelu</w:t>
        </w:r>
      </w:ins>
    </w:p>
    <w:p w14:paraId="0911BD02" w14:textId="2623BAAB"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271" w:author="Filip Gulan" w:date="2015-11-14T14:43:00Z"/>
          <w:rFonts w:ascii="Arial" w:hAnsi="Arial" w:cs="Arial"/>
          <w:b/>
          <w:szCs w:val="24"/>
          <w:rPrChange w:id="2272" w:author="Filip Gulan" w:date="2015-11-14T14:46:00Z">
            <w:rPr>
              <w:ins w:id="2273" w:author="Filip Gulan" w:date="2015-11-14T14:43:00Z"/>
              <w:rFonts w:ascii="Arial" w:hAnsi="Arial" w:cs="Arial"/>
              <w:szCs w:val="24"/>
            </w:rPr>
          </w:rPrChange>
        </w:rPr>
      </w:pPr>
      <w:ins w:id="2274" w:author="Filip Gulan" w:date="2015-11-14T14:43:00Z">
        <w:r w:rsidRPr="00F0392C">
          <w:rPr>
            <w:rFonts w:ascii="Arial" w:hAnsi="Arial" w:cs="Arial"/>
            <w:b/>
            <w:szCs w:val="24"/>
            <w:rPrChange w:id="2275" w:author="Filip Gulan" w:date="2015-11-14T14:46:00Z">
              <w:rPr>
                <w:rFonts w:ascii="Arial" w:hAnsi="Arial" w:cs="Arial"/>
                <w:szCs w:val="24"/>
              </w:rPr>
            </w:rPrChange>
          </w:rPr>
          <w:t>PK = {orderID, mealID, addOnName}</w:t>
        </w:r>
      </w:ins>
    </w:p>
    <w:p w14:paraId="088C9D84" w14:textId="77777777"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2276" w:author="Filip Gulan" w:date="2015-11-14T14:43:00Z"/>
          <w:rFonts w:ascii="Arial" w:hAnsi="Arial" w:cs="Arial"/>
          <w:b/>
          <w:szCs w:val="24"/>
          <w:rPrChange w:id="2277" w:author="Filip Gulan" w:date="2015-11-14T14:46:00Z">
            <w:rPr>
              <w:ins w:id="2278" w:author="Filip Gulan" w:date="2015-11-14T14:43:00Z"/>
              <w:rFonts w:ascii="Arial" w:hAnsi="Arial" w:cs="Arial"/>
              <w:szCs w:val="24"/>
            </w:rPr>
          </w:rPrChange>
        </w:rPr>
      </w:pPr>
      <w:ins w:id="2279" w:author="Filip Gulan" w:date="2015-11-14T14:43:00Z">
        <w:r w:rsidRPr="00F0392C">
          <w:rPr>
            <w:rFonts w:ascii="Arial" w:hAnsi="Arial" w:cs="Arial"/>
            <w:b/>
            <w:szCs w:val="24"/>
            <w:rPrChange w:id="2280" w:author="Filip Gulan" w:date="2015-11-14T14:46:00Z">
              <w:rPr>
                <w:rFonts w:ascii="Arial" w:hAnsi="Arial" w:cs="Arial"/>
                <w:szCs w:val="24"/>
              </w:rPr>
            </w:rPrChange>
          </w:rPr>
          <w:t>FK = {orderID} =&gt; Order</w:t>
        </w:r>
      </w:ins>
    </w:p>
    <w:p w14:paraId="10CA7760" w14:textId="36E99D1F" w:rsidR="00A012DB" w:rsidRDefault="00A012DB">
      <w:pPr>
        <w:pStyle w:val="ListParagraph"/>
        <w:numPr>
          <w:ilvl w:val="1"/>
          <w:numId w:val="63"/>
        </w:numPr>
        <w:shd w:val="clear" w:color="auto" w:fill="FFFFFF"/>
        <w:spacing w:before="100" w:beforeAutospacing="1" w:after="100" w:afterAutospacing="1" w:line="360" w:lineRule="auto"/>
        <w:jc w:val="both"/>
        <w:textAlignment w:val="baseline"/>
        <w:rPr>
          <w:ins w:id="2281" w:author="Filip Gulan" w:date="2015-11-14T16:08:00Z"/>
          <w:rFonts w:ascii="Arial" w:hAnsi="Arial" w:cs="Arial"/>
          <w:b/>
          <w:szCs w:val="24"/>
        </w:rPr>
        <w:pPrChange w:id="2282" w:author="Filip Gulan" w:date="2015-11-14T14:44:00Z">
          <w:pPr>
            <w:shd w:val="clear" w:color="auto" w:fill="FFFFFF"/>
            <w:spacing w:before="100" w:beforeAutospacing="1" w:after="100" w:afterAutospacing="1" w:line="360" w:lineRule="auto"/>
            <w:ind w:firstLine="709"/>
            <w:jc w:val="both"/>
            <w:textAlignment w:val="baseline"/>
          </w:pPr>
        </w:pPrChange>
      </w:pPr>
      <w:ins w:id="2283" w:author="Filip Gulan" w:date="2015-11-14T14:43:00Z">
        <w:r w:rsidRPr="00F0392C">
          <w:rPr>
            <w:rFonts w:ascii="Arial" w:hAnsi="Arial" w:cs="Arial"/>
            <w:b/>
            <w:szCs w:val="24"/>
            <w:rPrChange w:id="2284" w:author="Filip Gulan" w:date="2015-11-14T14:46:00Z">
              <w:rPr>
                <w:rFonts w:ascii="Arial" w:hAnsi="Arial" w:cs="Arial"/>
                <w:szCs w:val="24"/>
              </w:rPr>
            </w:rPrChange>
          </w:rPr>
          <w:t xml:space="preserve">FK = {mealID, addOnName} =&gt; </w:t>
        </w:r>
      </w:ins>
      <w:ins w:id="2285" w:author="Filip Gulan" w:date="2015-11-14T14:44:00Z">
        <w:r w:rsidRPr="00F0392C">
          <w:rPr>
            <w:rFonts w:ascii="Arial" w:hAnsi="Arial" w:cs="Arial"/>
            <w:b/>
            <w:szCs w:val="24"/>
            <w:rPrChange w:id="2286" w:author="Filip Gulan" w:date="2015-11-14T14:46:00Z">
              <w:rPr>
                <w:rFonts w:ascii="Arial" w:hAnsi="Arial" w:cs="Arial"/>
                <w:szCs w:val="24"/>
              </w:rPr>
            </w:rPrChange>
          </w:rPr>
          <w:t>MealAddOn</w:t>
        </w:r>
      </w:ins>
    </w:p>
    <w:p w14:paraId="06FE18FF" w14:textId="77777777" w:rsidR="00A92200" w:rsidRDefault="00A92200">
      <w:pPr>
        <w:shd w:val="clear" w:color="auto" w:fill="FFFFFF"/>
        <w:spacing w:before="100" w:beforeAutospacing="1" w:after="100" w:afterAutospacing="1" w:line="360" w:lineRule="auto"/>
        <w:jc w:val="both"/>
        <w:textAlignment w:val="baseline"/>
        <w:rPr>
          <w:ins w:id="2287" w:author="Filip Gulan" w:date="2015-11-14T16:08:00Z"/>
          <w:rFonts w:ascii="Arial" w:hAnsi="Arial" w:cs="Arial"/>
          <w:b/>
          <w:szCs w:val="24"/>
        </w:rPr>
        <w:pPrChange w:id="2288"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pPr>
        <w:keepNext/>
        <w:shd w:val="clear" w:color="auto" w:fill="FFFFFF"/>
        <w:spacing w:before="100" w:beforeAutospacing="1" w:after="100" w:afterAutospacing="1" w:line="360" w:lineRule="auto"/>
        <w:jc w:val="center"/>
        <w:textAlignment w:val="baseline"/>
        <w:rPr>
          <w:ins w:id="2289" w:author="Filip Gulan" w:date="2015-11-14T16:09:00Z"/>
        </w:rPr>
        <w:pPrChange w:id="2290" w:author="Filip Gulan" w:date="2015-11-14T16:09:00Z">
          <w:pPr>
            <w:shd w:val="clear" w:color="auto" w:fill="FFFFFF"/>
            <w:spacing w:before="100" w:beforeAutospacing="1" w:after="100" w:afterAutospacing="1" w:line="360" w:lineRule="auto"/>
            <w:jc w:val="center"/>
            <w:textAlignment w:val="baseline"/>
          </w:pPr>
        </w:pPrChange>
      </w:pPr>
      <w:ins w:id="2291" w:author="Filip Gulan" w:date="2015-11-14T16:08:00Z">
        <w:r>
          <w:rPr>
            <w:rFonts w:ascii="Arial" w:hAnsi="Arial" w:cs="Arial"/>
            <w:b/>
            <w:noProof/>
            <w:szCs w:val="24"/>
            <w:rPrChange w:id="2292" w:author="Unknown">
              <w:rPr>
                <w:noProof/>
              </w:rPr>
            </w:rPrChange>
          </w:rPr>
          <w:lastRenderedPageBreak/>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pPr>
        <w:pStyle w:val="Caption"/>
        <w:jc w:val="center"/>
        <w:rPr>
          <w:ins w:id="2293" w:author="Filip Gulan" w:date="2015-11-13T23:32:00Z"/>
          <w:rFonts w:ascii="Arial" w:hAnsi="Arial" w:cs="Arial"/>
          <w:szCs w:val="24"/>
          <w:rPrChange w:id="2294" w:author="Filip Gulan" w:date="2015-11-14T16:08:00Z">
            <w:rPr>
              <w:ins w:id="2295" w:author="Filip Gulan" w:date="2015-11-13T23:32:00Z"/>
            </w:rPr>
          </w:rPrChange>
        </w:rPr>
        <w:pPrChange w:id="2296" w:author="Filip Gulan" w:date="2015-11-14T16:09:00Z">
          <w:pPr>
            <w:shd w:val="clear" w:color="auto" w:fill="FFFFFF"/>
            <w:spacing w:before="100" w:beforeAutospacing="1" w:after="100" w:afterAutospacing="1" w:line="360" w:lineRule="auto"/>
            <w:ind w:firstLine="709"/>
            <w:jc w:val="both"/>
            <w:textAlignment w:val="baseline"/>
          </w:pPr>
        </w:pPrChange>
      </w:pPr>
      <w:ins w:id="2297" w:author="Filip Gulan" w:date="2015-11-14T16:09:00Z">
        <w:r>
          <w:t xml:space="preserve">Slika 6.1 </w:t>
        </w:r>
        <w:r>
          <w:fldChar w:fldCharType="begin"/>
        </w:r>
        <w:r>
          <w:instrText xml:space="preserve"> SEQ Slika_6.1 \* ARABIC </w:instrText>
        </w:r>
      </w:ins>
      <w:r>
        <w:fldChar w:fldCharType="separate"/>
      </w:r>
      <w:ins w:id="2298"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2299" w:author="Filip Gulan" w:date="2015-11-13T23:25:00Z"/>
          <w:rFonts w:ascii="Arial" w:hAnsi="Arial" w:cs="Arial"/>
          <w:szCs w:val="24"/>
        </w:rPr>
      </w:pPr>
    </w:p>
    <w:p w14:paraId="4279ADC0" w14:textId="77777777" w:rsidR="007F507D" w:rsidRDefault="007F507D">
      <w:pPr>
        <w:rPr>
          <w:ins w:id="2300" w:author="Filip Gulan" w:date="2015-11-13T23:25:00Z"/>
          <w:rFonts w:ascii="Arial" w:hAnsi="Arial" w:cs="Arial"/>
          <w:b/>
          <w:szCs w:val="24"/>
        </w:rPr>
        <w:pPrChange w:id="2301" w:author="Filip Gulan" w:date="2015-11-13T23:16:00Z">
          <w:pPr>
            <w:pStyle w:val="Normal1"/>
            <w:spacing w:line="360" w:lineRule="auto"/>
          </w:pPr>
        </w:pPrChange>
      </w:pPr>
    </w:p>
    <w:p w14:paraId="0A8E38EE" w14:textId="77777777" w:rsidR="00BF7533" w:rsidDel="00E47081" w:rsidRDefault="00BF7533">
      <w:pPr>
        <w:rPr>
          <w:del w:id="2302" w:author="Filip Gulan" w:date="2015-11-13T21:32:00Z"/>
        </w:rPr>
        <w:pPrChange w:id="2303" w:author="Filip Gulan" w:date="2015-11-13T23:16:00Z">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pPr>
        <w:rPr>
          <w:del w:id="2304" w:author="Filip Gulan" w:date="2015-11-13T23:04:00Z"/>
        </w:rPr>
        <w:pPrChange w:id="2305" w:author="Filip Gulan" w:date="2015-11-13T23:16:00Z">
          <w:pPr>
            <w:pStyle w:val="Normal1"/>
            <w:spacing w:line="360" w:lineRule="auto"/>
          </w:pPr>
        </w:pPrChange>
      </w:pPr>
      <w:del w:id="2306"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pPr>
        <w:rPr>
          <w:del w:id="2307" w:author="Filip Gulan" w:date="2015-11-13T23:04:00Z"/>
        </w:rPr>
        <w:pPrChange w:id="2308" w:author="Filip Gulan" w:date="2015-11-13T23:16:00Z">
          <w:pPr>
            <w:pStyle w:val="Normal1"/>
            <w:spacing w:line="360" w:lineRule="auto"/>
          </w:pPr>
        </w:pPrChange>
      </w:pPr>
      <w:del w:id="2309"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pPr>
        <w:rPr>
          <w:del w:id="2310" w:author="Filip Gulan" w:date="2015-11-13T23:04:00Z"/>
        </w:rPr>
        <w:pPrChange w:id="2311" w:author="Filip Gulan" w:date="2015-11-13T23:16:00Z">
          <w:pPr>
            <w:pStyle w:val="Normal1"/>
            <w:spacing w:line="360" w:lineRule="auto"/>
          </w:pPr>
        </w:pPrChange>
      </w:pPr>
      <w:del w:id="2312"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pPr>
        <w:pPrChange w:id="2313" w:author="Filip Gulan" w:date="2015-11-13T23:16:00Z">
          <w:pPr>
            <w:pStyle w:val="Normal1"/>
            <w:spacing w:line="360" w:lineRule="auto"/>
          </w:pPr>
        </w:pPrChange>
      </w:pPr>
      <w:bookmarkStart w:id="2314" w:name="h.1t3h5sf" w:colFirst="0" w:colLast="0"/>
      <w:bookmarkEnd w:id="2314"/>
    </w:p>
    <w:p w14:paraId="7CD57C27" w14:textId="77777777" w:rsidR="00BF7533" w:rsidRDefault="00454E07">
      <w:pPr>
        <w:pStyle w:val="Normal1"/>
      </w:pPr>
      <w:r>
        <w:br w:type="page"/>
      </w:r>
    </w:p>
    <w:p w14:paraId="2508F1B6" w14:textId="63D8E19B" w:rsidR="00BF7533" w:rsidDel="00537950" w:rsidRDefault="00454E07">
      <w:pPr>
        <w:pStyle w:val="Heading2"/>
        <w:numPr>
          <w:ilvl w:val="1"/>
          <w:numId w:val="3"/>
        </w:numPr>
        <w:rPr>
          <w:del w:id="2315" w:author="Filip Gulan" w:date="2015-11-17T08:44:00Z"/>
        </w:rPr>
      </w:pPr>
      <w:bookmarkStart w:id="2316" w:name="_Toc431806052"/>
      <w:r>
        <w:lastRenderedPageBreak/>
        <w:t>Dijagram razreda s opisom</w:t>
      </w:r>
      <w:bookmarkEnd w:id="2316"/>
    </w:p>
    <w:p w14:paraId="632D8B3D" w14:textId="77777777" w:rsidR="00BF7533" w:rsidRDefault="00BF7533">
      <w:pPr>
        <w:pStyle w:val="Heading2"/>
        <w:numPr>
          <w:ilvl w:val="1"/>
          <w:numId w:val="3"/>
        </w:numPr>
        <w:pPrChange w:id="2317" w:author="Filip Gulan" w:date="2015-11-17T08:44:00Z">
          <w:pPr>
            <w:pStyle w:val="Normal1"/>
            <w:spacing w:line="360" w:lineRule="auto"/>
          </w:pPr>
        </w:pPrChange>
      </w:pPr>
    </w:p>
    <w:p w14:paraId="1380CA87" w14:textId="2213BFBF" w:rsidR="00537950" w:rsidRDefault="00537950" w:rsidP="00537950">
      <w:pPr>
        <w:shd w:val="clear" w:color="auto" w:fill="FFFFFF"/>
        <w:spacing w:before="100" w:beforeAutospacing="1" w:after="100" w:afterAutospacing="1" w:line="360" w:lineRule="auto"/>
        <w:ind w:firstLine="709"/>
        <w:jc w:val="both"/>
        <w:textAlignment w:val="baseline"/>
        <w:rPr>
          <w:ins w:id="2318" w:author="Filip Gulan" w:date="2015-11-17T08:46:00Z"/>
          <w:rFonts w:ascii="Arial" w:eastAsia="Arial" w:hAnsi="Arial" w:cs="Arial"/>
          <w:szCs w:val="24"/>
        </w:rPr>
      </w:pPr>
      <w:ins w:id="2319" w:author="Filip Gulan" w:date="2015-11-17T08:44:00Z">
        <w:r>
          <w:rPr>
            <w:rFonts w:ascii="Arial" w:eastAsia="Arial" w:hAnsi="Arial" w:cs="Arial"/>
            <w:szCs w:val="24"/>
          </w:rPr>
          <w:t>Trenutni dijagram razreda sadrži prikazi svih modela korištenih u komunikaciji između baze podataka i kontrolera (Slika 6.1 2)</w:t>
        </w:r>
      </w:ins>
      <w:ins w:id="2320" w:author="Filip Gulan" w:date="2015-11-17T08:46:00Z">
        <w:r>
          <w:rPr>
            <w:rFonts w:ascii="Arial" w:eastAsia="Arial" w:hAnsi="Arial" w:cs="Arial"/>
            <w:szCs w:val="24"/>
          </w:rPr>
          <w:t xml:space="preserve"> i one zadužene za komunikaciju između kontrolera i pogleda.</w:t>
        </w:r>
      </w:ins>
    </w:p>
    <w:p w14:paraId="26DB840F" w14:textId="6F1521C5" w:rsidR="00537950" w:rsidDel="00D054EA" w:rsidRDefault="00537950" w:rsidP="00537950">
      <w:pPr>
        <w:shd w:val="clear" w:color="auto" w:fill="FFFFFF"/>
        <w:spacing w:before="100" w:beforeAutospacing="1" w:after="100" w:afterAutospacing="1" w:line="360" w:lineRule="auto"/>
        <w:ind w:firstLine="709"/>
        <w:jc w:val="both"/>
        <w:textAlignment w:val="baseline"/>
        <w:rPr>
          <w:ins w:id="2321" w:author="Filip Gulan" w:date="2015-11-17T08:48:00Z"/>
          <w:del w:id="2322" w:author="Domagoj" w:date="2015-11-17T17:42:00Z"/>
          <w:rFonts w:ascii="Arial" w:eastAsia="Arial" w:hAnsi="Arial" w:cs="Arial"/>
          <w:szCs w:val="24"/>
        </w:rPr>
      </w:pPr>
      <w:ins w:id="2323" w:author="Filip Gulan" w:date="2015-11-17T08:46:00Z">
        <w:r w:rsidRPr="00537950">
          <w:rPr>
            <w:rFonts w:ascii="Arial" w:eastAsia="Arial" w:hAnsi="Arial" w:cs="Arial"/>
            <w:b/>
            <w:szCs w:val="24"/>
            <w:rPrChange w:id="2324" w:author="Filip Gulan" w:date="2015-11-17T08:47:00Z">
              <w:rPr>
                <w:rFonts w:ascii="Arial" w:eastAsia="Arial" w:hAnsi="Arial" w:cs="Arial"/>
                <w:szCs w:val="24"/>
              </w:rPr>
            </w:rPrChange>
          </w:rPr>
          <w:t>Employee</w:t>
        </w:r>
        <w:r>
          <w:rPr>
            <w:rFonts w:ascii="Arial" w:eastAsia="Arial" w:hAnsi="Arial" w:cs="Arial"/>
            <w:szCs w:val="24"/>
          </w:rPr>
          <w:t xml:space="preserve"> razred predstavlja zaposlenika restorana. Za njega spremamo korisničko ime i lozinku koju koristi pri prijavi sustava</w:t>
        </w:r>
      </w:ins>
      <w:ins w:id="2325" w:author="Filip Gulan" w:date="2015-11-17T08:47:00Z">
        <w:r>
          <w:rPr>
            <w:rFonts w:ascii="Arial" w:eastAsia="Arial" w:hAnsi="Arial" w:cs="Arial"/>
            <w:szCs w:val="24"/>
          </w:rPr>
          <w:t xml:space="preserve"> te osnovne informacije poput imena, prezimena i adrese stanovanja. Svaki zaposlenik ima opis posla koji obavlja. Također, za korisnika čuvamo posebnu oznaku je li taj kor</w:t>
        </w:r>
      </w:ins>
      <w:ins w:id="2326" w:author="Filip Gulan" w:date="2015-11-17T08:48:00Z">
        <w:r>
          <w:rPr>
            <w:rFonts w:ascii="Arial" w:eastAsia="Arial" w:hAnsi="Arial" w:cs="Arial"/>
            <w:szCs w:val="24"/>
          </w:rPr>
          <w:t>i</w:t>
        </w:r>
      </w:ins>
      <w:ins w:id="2327" w:author="Filip Gulan" w:date="2015-11-17T08:47:00Z">
        <w:r>
          <w:rPr>
            <w:rFonts w:ascii="Arial" w:eastAsia="Arial" w:hAnsi="Arial" w:cs="Arial"/>
            <w:szCs w:val="24"/>
          </w:rPr>
          <w:t>snik administrator sustava</w:t>
        </w:r>
      </w:ins>
      <w:ins w:id="2328" w:author="Filip Gulan" w:date="2015-11-17T08:48:00Z">
        <w:r>
          <w:rPr>
            <w:rFonts w:ascii="Arial" w:eastAsia="Arial" w:hAnsi="Arial" w:cs="Arial"/>
            <w:szCs w:val="24"/>
          </w:rPr>
          <w:t>, tj. da li ima pravo uređivati listu jela, zaposlenike restorana te osnovne informacije o restoranu.</w:t>
        </w:r>
      </w:ins>
    </w:p>
    <w:p w14:paraId="18BD6D44" w14:textId="77777777" w:rsidR="00D054EA" w:rsidRDefault="00D054EA" w:rsidP="00537950">
      <w:pPr>
        <w:shd w:val="clear" w:color="auto" w:fill="FFFFFF"/>
        <w:spacing w:before="100" w:beforeAutospacing="1" w:after="100" w:afterAutospacing="1" w:line="360" w:lineRule="auto"/>
        <w:ind w:firstLine="709"/>
        <w:jc w:val="both"/>
        <w:textAlignment w:val="baseline"/>
        <w:rPr>
          <w:ins w:id="2329" w:author="Domagoj" w:date="2015-11-17T17:42:00Z"/>
          <w:rFonts w:ascii="Arial" w:eastAsia="Arial" w:hAnsi="Arial" w:cs="Arial"/>
          <w:b/>
          <w:szCs w:val="24"/>
        </w:rPr>
      </w:pPr>
    </w:p>
    <w:p w14:paraId="6CEA8BA8" w14:textId="59F06352" w:rsidR="00537950" w:rsidRDefault="00537950" w:rsidP="00537950">
      <w:pPr>
        <w:shd w:val="clear" w:color="auto" w:fill="FFFFFF"/>
        <w:spacing w:before="100" w:beforeAutospacing="1" w:after="100" w:afterAutospacing="1" w:line="360" w:lineRule="auto"/>
        <w:ind w:firstLine="709"/>
        <w:jc w:val="both"/>
        <w:textAlignment w:val="baseline"/>
        <w:rPr>
          <w:ins w:id="2330" w:author="Filip Gulan" w:date="2015-11-17T08:49:00Z"/>
          <w:rFonts w:ascii="Arial" w:eastAsia="Arial" w:hAnsi="Arial" w:cs="Arial"/>
          <w:szCs w:val="24"/>
        </w:rPr>
      </w:pPr>
      <w:ins w:id="2331" w:author="Filip Gulan" w:date="2015-11-17T08:48:00Z">
        <w:r w:rsidRPr="00C351CC">
          <w:rPr>
            <w:rFonts w:ascii="Arial" w:eastAsia="Arial" w:hAnsi="Arial" w:cs="Arial"/>
            <w:b/>
            <w:szCs w:val="24"/>
            <w:rPrChange w:id="2332" w:author="Filip Gulan" w:date="2015-11-17T08:51:00Z">
              <w:rPr>
                <w:rFonts w:ascii="Arial" w:eastAsia="Arial" w:hAnsi="Arial" w:cs="Arial"/>
                <w:szCs w:val="24"/>
              </w:rPr>
            </w:rPrChange>
          </w:rPr>
          <w:t>Comment</w:t>
        </w:r>
        <w:r>
          <w:rPr>
            <w:rFonts w:ascii="Arial" w:eastAsia="Arial" w:hAnsi="Arial" w:cs="Arial"/>
            <w:szCs w:val="24"/>
          </w:rPr>
          <w:t xml:space="preserve"> razred predstavlja komentar na jelo ili restoran. Uz komentar potrebno je </w:t>
        </w:r>
      </w:ins>
      <w:ins w:id="2333" w:author="Filip Gulan" w:date="2015-11-17T08:49:00Z">
        <w:r>
          <w:rPr>
            <w:rFonts w:ascii="Arial" w:eastAsia="Arial" w:hAnsi="Arial" w:cs="Arial"/>
            <w:szCs w:val="24"/>
          </w:rPr>
          <w:t>ostaviti</w:t>
        </w:r>
      </w:ins>
      <w:ins w:id="2334" w:author="Filip Gulan" w:date="2015-11-17T08:48:00Z">
        <w:r>
          <w:rPr>
            <w:rFonts w:ascii="Arial" w:eastAsia="Arial" w:hAnsi="Arial" w:cs="Arial"/>
            <w:szCs w:val="24"/>
          </w:rPr>
          <w:t xml:space="preserve"> i ocjenu</w:t>
        </w:r>
      </w:ins>
      <w:ins w:id="2335" w:author="Filip Gulan" w:date="2015-11-17T08:49:00Z">
        <w:r>
          <w:rPr>
            <w:rFonts w:ascii="Arial" w:eastAsia="Arial" w:hAnsi="Arial" w:cs="Arial"/>
            <w:szCs w:val="24"/>
          </w:rPr>
          <w:t>. U komentaru čuvamo korisničko ime korisnika koji je ostavio komentar.</w:t>
        </w:r>
      </w:ins>
    </w:p>
    <w:p w14:paraId="34E72218" w14:textId="24E84629" w:rsidR="00537950" w:rsidRDefault="00537950">
      <w:pPr>
        <w:shd w:val="clear" w:color="auto" w:fill="FFFFFF"/>
        <w:spacing w:before="100" w:beforeAutospacing="1" w:after="100" w:afterAutospacing="1" w:line="360" w:lineRule="auto"/>
        <w:ind w:firstLine="709"/>
        <w:jc w:val="both"/>
        <w:textAlignment w:val="baseline"/>
        <w:rPr>
          <w:ins w:id="2336" w:author="Filip Gulan" w:date="2015-11-17T08:50:00Z"/>
          <w:rFonts w:ascii="Arial" w:eastAsia="Arial" w:hAnsi="Arial" w:cs="Arial"/>
          <w:szCs w:val="24"/>
        </w:rPr>
      </w:pPr>
      <w:ins w:id="2337" w:author="Filip Gulan" w:date="2015-11-17T08:49:00Z">
        <w:r w:rsidRPr="00C351CC">
          <w:rPr>
            <w:rFonts w:ascii="Arial" w:eastAsia="Arial" w:hAnsi="Arial" w:cs="Arial"/>
            <w:b/>
            <w:szCs w:val="24"/>
            <w:rPrChange w:id="2338" w:author="Filip Gulan" w:date="2015-11-17T08:51:00Z">
              <w:rPr>
                <w:rFonts w:ascii="Arial" w:eastAsia="Arial" w:hAnsi="Arial" w:cs="Arial"/>
                <w:szCs w:val="24"/>
              </w:rPr>
            </w:rPrChange>
          </w:rPr>
          <w:t>Category</w:t>
        </w:r>
        <w:r>
          <w:rPr>
            <w:rFonts w:ascii="Arial" w:eastAsia="Arial" w:hAnsi="Arial" w:cs="Arial"/>
            <w:szCs w:val="24"/>
          </w:rPr>
          <w:t xml:space="preserve"> razred predstavlja kategoriju jela. Za kategoriju čuvamo samo ime kategorije.</w:t>
        </w:r>
      </w:ins>
    </w:p>
    <w:p w14:paraId="522B3A4A" w14:textId="7E2F4C18" w:rsidR="00C351CC" w:rsidRDefault="00C351CC">
      <w:pPr>
        <w:shd w:val="clear" w:color="auto" w:fill="FFFFFF"/>
        <w:spacing w:before="100" w:beforeAutospacing="1" w:after="100" w:afterAutospacing="1" w:line="360" w:lineRule="auto"/>
        <w:ind w:firstLine="709"/>
        <w:jc w:val="both"/>
        <w:textAlignment w:val="baseline"/>
        <w:rPr>
          <w:ins w:id="2339" w:author="Filip Gulan" w:date="2015-11-17T08:52:00Z"/>
          <w:rFonts w:ascii="Arial" w:eastAsia="Arial" w:hAnsi="Arial" w:cs="Arial"/>
          <w:szCs w:val="24"/>
        </w:rPr>
      </w:pPr>
      <w:ins w:id="2340" w:author="Filip Gulan" w:date="2015-11-17T08:50:00Z">
        <w:r w:rsidRPr="00C351CC">
          <w:rPr>
            <w:rFonts w:ascii="Arial" w:eastAsia="Arial" w:hAnsi="Arial" w:cs="Arial"/>
            <w:b/>
            <w:szCs w:val="24"/>
            <w:rPrChange w:id="2341" w:author="Filip Gulan" w:date="2015-11-17T08:51:00Z">
              <w:rPr>
                <w:rFonts w:ascii="Arial" w:eastAsia="Arial" w:hAnsi="Arial" w:cs="Arial"/>
                <w:szCs w:val="24"/>
              </w:rPr>
            </w:rPrChange>
          </w:rPr>
          <w:t>Meal</w:t>
        </w:r>
        <w:r>
          <w:rPr>
            <w:rFonts w:ascii="Arial" w:eastAsia="Arial" w:hAnsi="Arial" w:cs="Arial"/>
            <w:szCs w:val="24"/>
          </w:rPr>
          <w:t xml:space="preserve"> predstavlja jelo. Za njega čuvamo ime, opis jela te putanju do slike na poslužitelju. Svako jelo pripada točno jednoj kategoriji.</w:t>
        </w:r>
      </w:ins>
    </w:p>
    <w:p w14:paraId="77873A8A" w14:textId="131EC764" w:rsidR="00C351CC" w:rsidRDefault="00C351CC">
      <w:pPr>
        <w:shd w:val="clear" w:color="auto" w:fill="FFFFFF"/>
        <w:spacing w:before="100" w:beforeAutospacing="1" w:after="100" w:afterAutospacing="1" w:line="360" w:lineRule="auto"/>
        <w:ind w:firstLine="709"/>
        <w:jc w:val="both"/>
        <w:textAlignment w:val="baseline"/>
        <w:rPr>
          <w:ins w:id="2342" w:author="Filip Gulan" w:date="2015-11-17T08:54:00Z"/>
          <w:rFonts w:ascii="Arial" w:eastAsia="Arial" w:hAnsi="Arial" w:cs="Arial"/>
          <w:szCs w:val="24"/>
        </w:rPr>
      </w:pPr>
      <w:ins w:id="2343" w:author="Filip Gulan" w:date="2015-11-17T08:52:00Z">
        <w:r w:rsidRPr="00EA3C47">
          <w:rPr>
            <w:rFonts w:ascii="Arial" w:eastAsia="Arial" w:hAnsi="Arial" w:cs="Arial"/>
            <w:b/>
            <w:szCs w:val="24"/>
            <w:rPrChange w:id="2344" w:author="Filip Gulan" w:date="2015-11-17T08:53:00Z">
              <w:rPr>
                <w:rFonts w:ascii="Arial" w:eastAsia="Arial" w:hAnsi="Arial" w:cs="Arial"/>
                <w:szCs w:val="24"/>
              </w:rPr>
            </w:rPrChange>
          </w:rPr>
          <w:t>MealType</w:t>
        </w:r>
        <w:r>
          <w:rPr>
            <w:rFonts w:ascii="Arial" w:eastAsia="Arial" w:hAnsi="Arial" w:cs="Arial"/>
            <w:szCs w:val="24"/>
          </w:rPr>
          <w:t xml:space="preserve"> predstavlja vrstu jela. Dakle, svako jelo ima više </w:t>
        </w:r>
      </w:ins>
      <w:ins w:id="2345" w:author="Filip Gulan" w:date="2015-11-17T09:56:00Z">
        <w:r w:rsidR="008E2110">
          <w:rPr>
            <w:rFonts w:ascii="Arial" w:eastAsia="Arial" w:hAnsi="Arial" w:cs="Arial"/>
            <w:szCs w:val="24"/>
          </w:rPr>
          <w:t>vrsta</w:t>
        </w:r>
      </w:ins>
      <w:ins w:id="2346" w:author="Filip Gulan" w:date="2015-11-17T08:52:00Z">
        <w:r>
          <w:rPr>
            <w:rFonts w:ascii="Arial" w:eastAsia="Arial" w:hAnsi="Arial" w:cs="Arial"/>
            <w:szCs w:val="24"/>
          </w:rPr>
          <w:t xml:space="preserve">. Referencira se na Meal pomoću mealID parametra. Također, za svaku vrstu jela </w:t>
        </w:r>
      </w:ins>
      <w:ins w:id="2347" w:author="Filip Gulan" w:date="2015-11-17T08:53:00Z">
        <w:r>
          <w:rPr>
            <w:rFonts w:ascii="Arial" w:eastAsia="Arial" w:hAnsi="Arial" w:cs="Arial"/>
            <w:szCs w:val="24"/>
          </w:rPr>
          <w:t>spremamo</w:t>
        </w:r>
      </w:ins>
      <w:ins w:id="2348" w:author="Filip Gulan" w:date="2015-11-17T08:52:00Z">
        <w:r>
          <w:rPr>
            <w:rFonts w:ascii="Arial" w:eastAsia="Arial" w:hAnsi="Arial" w:cs="Arial"/>
            <w:szCs w:val="24"/>
          </w:rPr>
          <w:t xml:space="preserve"> i cijen</w:t>
        </w:r>
      </w:ins>
      <w:ins w:id="2349" w:author="Filip Gulan" w:date="2015-11-17T08:53:00Z">
        <w:r>
          <w:rPr>
            <w:rFonts w:ascii="Arial" w:eastAsia="Arial" w:hAnsi="Arial" w:cs="Arial"/>
            <w:szCs w:val="24"/>
          </w:rPr>
          <w:t>u.</w:t>
        </w:r>
      </w:ins>
    </w:p>
    <w:p w14:paraId="3636B05B" w14:textId="050B4A8D" w:rsidR="00EA3C47" w:rsidRDefault="00EA3C47">
      <w:pPr>
        <w:shd w:val="clear" w:color="auto" w:fill="FFFFFF"/>
        <w:spacing w:before="100" w:beforeAutospacing="1" w:after="100" w:afterAutospacing="1" w:line="360" w:lineRule="auto"/>
        <w:ind w:firstLine="709"/>
        <w:jc w:val="both"/>
        <w:textAlignment w:val="baseline"/>
        <w:rPr>
          <w:ins w:id="2350" w:author="Filip Gulan" w:date="2015-11-17T08:54:00Z"/>
          <w:rFonts w:ascii="Arial" w:eastAsia="Arial" w:hAnsi="Arial" w:cs="Arial"/>
          <w:szCs w:val="24"/>
        </w:rPr>
      </w:pPr>
      <w:ins w:id="2351" w:author="Filip Gulan" w:date="2015-11-17T08:54:00Z">
        <w:r w:rsidRPr="00EA3C47">
          <w:rPr>
            <w:rFonts w:ascii="Arial" w:eastAsia="Arial" w:hAnsi="Arial" w:cs="Arial"/>
            <w:b/>
            <w:szCs w:val="24"/>
            <w:rPrChange w:id="2352" w:author="Filip Gulan" w:date="2015-11-17T08:56:00Z">
              <w:rPr>
                <w:rFonts w:ascii="Arial" w:eastAsia="Arial" w:hAnsi="Arial" w:cs="Arial"/>
                <w:szCs w:val="24"/>
              </w:rPr>
            </w:rPrChange>
          </w:rPr>
          <w:t>AddOn</w:t>
        </w:r>
        <w:r>
          <w:rPr>
            <w:rFonts w:ascii="Arial" w:eastAsia="Arial" w:hAnsi="Arial" w:cs="Arial"/>
            <w:szCs w:val="24"/>
          </w:rPr>
          <w:t xml:space="preserve"> razred predstavlja dodatak jelu. Za svaki dodatak čuvamo ime i cijenu.</w:t>
        </w:r>
      </w:ins>
    </w:p>
    <w:p w14:paraId="0AA1CA16" w14:textId="5A342160" w:rsidR="00EA3C47" w:rsidRDefault="00EA3C47">
      <w:pPr>
        <w:shd w:val="clear" w:color="auto" w:fill="FFFFFF"/>
        <w:spacing w:before="100" w:beforeAutospacing="1" w:after="100" w:afterAutospacing="1" w:line="360" w:lineRule="auto"/>
        <w:ind w:firstLine="709"/>
        <w:jc w:val="both"/>
        <w:textAlignment w:val="baseline"/>
        <w:rPr>
          <w:ins w:id="2353" w:author="Filip Gulan" w:date="2015-11-17T08:57:00Z"/>
          <w:rFonts w:ascii="Arial" w:eastAsia="Arial" w:hAnsi="Arial" w:cs="Arial"/>
          <w:szCs w:val="24"/>
        </w:rPr>
      </w:pPr>
      <w:ins w:id="2354" w:author="Filip Gulan" w:date="2015-11-17T08:54:00Z">
        <w:r w:rsidRPr="00EA3C47">
          <w:rPr>
            <w:rFonts w:ascii="Arial" w:eastAsia="Arial" w:hAnsi="Arial" w:cs="Arial"/>
            <w:b/>
            <w:szCs w:val="24"/>
            <w:rPrChange w:id="2355" w:author="Filip Gulan" w:date="2015-11-17T08:56:00Z">
              <w:rPr>
                <w:rFonts w:ascii="Arial" w:eastAsia="Arial" w:hAnsi="Arial" w:cs="Arial"/>
                <w:szCs w:val="24"/>
              </w:rPr>
            </w:rPrChange>
          </w:rPr>
          <w:t>MealAddOn</w:t>
        </w:r>
        <w:r>
          <w:rPr>
            <w:rFonts w:ascii="Arial" w:eastAsia="Arial" w:hAnsi="Arial" w:cs="Arial"/>
            <w:szCs w:val="24"/>
          </w:rPr>
          <w:t xml:space="preserve"> razred spaja</w:t>
        </w:r>
      </w:ins>
      <w:ins w:id="2356" w:author="Filip Gulan" w:date="2015-11-17T08:55:00Z">
        <w:r>
          <w:rPr>
            <w:rFonts w:ascii="Arial" w:eastAsia="Arial" w:hAnsi="Arial" w:cs="Arial"/>
            <w:szCs w:val="24"/>
          </w:rPr>
          <w:t xml:space="preserve"> određene</w:t>
        </w:r>
      </w:ins>
      <w:ins w:id="2357" w:author="Filip Gulan" w:date="2015-11-17T08:54:00Z">
        <w:r>
          <w:rPr>
            <w:rFonts w:ascii="Arial" w:eastAsia="Arial" w:hAnsi="Arial" w:cs="Arial"/>
            <w:szCs w:val="24"/>
          </w:rPr>
          <w:t xml:space="preserve"> dodatke s određeni</w:t>
        </w:r>
      </w:ins>
      <w:ins w:id="2358" w:author="Filip Gulan" w:date="2015-11-17T08:55:00Z">
        <w:r>
          <w:rPr>
            <w:rFonts w:ascii="Arial" w:eastAsia="Arial" w:hAnsi="Arial" w:cs="Arial"/>
            <w:szCs w:val="24"/>
          </w:rPr>
          <w:t xml:space="preserve">m jelom, jer nema smisla da sva jela imaju sve dodatke, npr. </w:t>
        </w:r>
      </w:ins>
      <w:ins w:id="2359" w:author="Filip Gulan" w:date="2015-11-17T08:56:00Z">
        <w:r>
          <w:rPr>
            <w:rFonts w:ascii="Arial" w:eastAsia="Arial" w:hAnsi="Arial" w:cs="Arial"/>
            <w:szCs w:val="24"/>
          </w:rPr>
          <w:t>ćevapi</w:t>
        </w:r>
      </w:ins>
      <w:ins w:id="2360" w:author="Filip Gulan" w:date="2015-11-17T08:55:00Z">
        <w:r>
          <w:rPr>
            <w:rFonts w:ascii="Arial" w:eastAsia="Arial" w:hAnsi="Arial" w:cs="Arial"/>
            <w:szCs w:val="24"/>
          </w:rPr>
          <w:t xml:space="preserve"> s </w:t>
        </w:r>
      </w:ins>
      <w:ins w:id="2361" w:author="Filip Gulan" w:date="2015-11-17T08:56:00Z">
        <w:r>
          <w:rPr>
            <w:rFonts w:ascii="Arial" w:eastAsia="Arial" w:hAnsi="Arial" w:cs="Arial"/>
            <w:szCs w:val="24"/>
          </w:rPr>
          <w:t>artičokama.</w:t>
        </w:r>
      </w:ins>
    </w:p>
    <w:p w14:paraId="05193825" w14:textId="6F166472" w:rsidR="00780135" w:rsidRDefault="00780135">
      <w:pPr>
        <w:shd w:val="clear" w:color="auto" w:fill="FFFFFF"/>
        <w:spacing w:before="100" w:beforeAutospacing="1" w:after="100" w:afterAutospacing="1" w:line="360" w:lineRule="auto"/>
        <w:ind w:firstLine="709"/>
        <w:jc w:val="both"/>
        <w:textAlignment w:val="baseline"/>
        <w:rPr>
          <w:ins w:id="2362" w:author="Filip Gulan" w:date="2015-11-17T09:01:00Z"/>
          <w:rFonts w:ascii="Arial" w:eastAsia="Arial" w:hAnsi="Arial" w:cs="Arial"/>
          <w:szCs w:val="24"/>
        </w:rPr>
      </w:pPr>
      <w:ins w:id="2363" w:author="Filip Gulan" w:date="2015-11-17T08:57:00Z">
        <w:r w:rsidRPr="00E402FA">
          <w:rPr>
            <w:rFonts w:ascii="Arial" w:eastAsia="Arial" w:hAnsi="Arial" w:cs="Arial"/>
            <w:b/>
            <w:szCs w:val="24"/>
            <w:rPrChange w:id="2364" w:author="Filip Gulan" w:date="2015-11-17T09:00:00Z">
              <w:rPr>
                <w:rFonts w:ascii="Arial" w:eastAsia="Arial" w:hAnsi="Arial" w:cs="Arial"/>
                <w:szCs w:val="24"/>
              </w:rPr>
            </w:rPrChange>
          </w:rPr>
          <w:t>Order</w:t>
        </w:r>
        <w:r>
          <w:rPr>
            <w:rFonts w:ascii="Arial" w:eastAsia="Arial" w:hAnsi="Arial" w:cs="Arial"/>
            <w:szCs w:val="24"/>
          </w:rPr>
          <w:t xml:space="preserve"> razred predstavlja pojedinu narudžbu. Svaka narudžba ima svoj jedinstv</w:t>
        </w:r>
        <w:r w:rsidR="002F5AA2">
          <w:rPr>
            <w:rFonts w:ascii="Arial" w:eastAsia="Arial" w:hAnsi="Arial" w:cs="Arial"/>
            <w:szCs w:val="24"/>
          </w:rPr>
          <w:t>eni identifikator u sustavu</w:t>
        </w:r>
        <w:r>
          <w:rPr>
            <w:rFonts w:ascii="Arial" w:eastAsia="Arial" w:hAnsi="Arial" w:cs="Arial"/>
            <w:szCs w:val="24"/>
          </w:rPr>
          <w:t>.</w:t>
        </w:r>
      </w:ins>
      <w:ins w:id="2365" w:author="Filip Gulan" w:date="2015-11-17T08:58:00Z">
        <w:r w:rsidR="002F5AA2">
          <w:rPr>
            <w:rFonts w:ascii="Arial" w:eastAsia="Arial" w:hAnsi="Arial" w:cs="Arial"/>
            <w:szCs w:val="24"/>
          </w:rPr>
          <w:t xml:space="preserve"> U narudžbi čuvamo </w:t>
        </w:r>
      </w:ins>
      <w:ins w:id="2366" w:author="Filip Gulan" w:date="2015-11-17T08:59:00Z">
        <w:r w:rsidR="002F5AA2">
          <w:rPr>
            <w:rFonts w:ascii="Arial" w:eastAsia="Arial" w:hAnsi="Arial" w:cs="Arial"/>
            <w:szCs w:val="24"/>
          </w:rPr>
          <w:t xml:space="preserve">osnovne </w:t>
        </w:r>
      </w:ins>
      <w:ins w:id="2367" w:author="Filip Gulan" w:date="2015-11-17T08:58:00Z">
        <w:r w:rsidR="002F5AA2">
          <w:rPr>
            <w:rFonts w:ascii="Arial" w:eastAsia="Arial" w:hAnsi="Arial" w:cs="Arial"/>
            <w:szCs w:val="24"/>
          </w:rPr>
          <w:t>podatke o klijentu poput imena, email-a, telefonskog broja i adrese. Također za narudžbu pamtimo datum narudžbe te djelatnika koji ju je prihvatio i vrijeme kad ju je prihvatio</w:t>
        </w:r>
      </w:ins>
      <w:ins w:id="2368" w:author="Filip Gulan" w:date="2015-11-17T09:00:00Z">
        <w:r w:rsidR="00E402FA">
          <w:rPr>
            <w:rFonts w:ascii="Arial" w:eastAsia="Arial" w:hAnsi="Arial" w:cs="Arial"/>
            <w:szCs w:val="24"/>
          </w:rPr>
          <w:t>.</w:t>
        </w:r>
      </w:ins>
    </w:p>
    <w:p w14:paraId="6E918EC8" w14:textId="0562EDF4" w:rsidR="007B7CE7" w:rsidRDefault="007B7CE7">
      <w:pPr>
        <w:shd w:val="clear" w:color="auto" w:fill="FFFFFF"/>
        <w:spacing w:before="100" w:beforeAutospacing="1" w:after="100" w:afterAutospacing="1" w:line="360" w:lineRule="auto"/>
        <w:ind w:firstLine="709"/>
        <w:jc w:val="both"/>
        <w:textAlignment w:val="baseline"/>
        <w:rPr>
          <w:ins w:id="2369" w:author="Filip Gulan" w:date="2015-11-17T09:02:00Z"/>
          <w:rFonts w:ascii="Arial" w:eastAsia="Arial" w:hAnsi="Arial" w:cs="Arial"/>
          <w:szCs w:val="24"/>
        </w:rPr>
      </w:pPr>
      <w:ins w:id="2370" w:author="Filip Gulan" w:date="2015-11-17T09:01:00Z">
        <w:r w:rsidRPr="00885097">
          <w:rPr>
            <w:rFonts w:ascii="Arial" w:eastAsia="Arial" w:hAnsi="Arial" w:cs="Arial"/>
            <w:b/>
            <w:szCs w:val="24"/>
            <w:rPrChange w:id="2371" w:author="Filip Gulan" w:date="2015-11-17T09:03:00Z">
              <w:rPr>
                <w:rFonts w:ascii="Arial" w:eastAsia="Arial" w:hAnsi="Arial" w:cs="Arial"/>
                <w:szCs w:val="24"/>
              </w:rPr>
            </w:rPrChange>
          </w:rPr>
          <w:lastRenderedPageBreak/>
          <w:t>OredrDetails</w:t>
        </w:r>
        <w:r>
          <w:rPr>
            <w:rFonts w:ascii="Arial" w:eastAsia="Arial" w:hAnsi="Arial" w:cs="Arial"/>
            <w:szCs w:val="24"/>
          </w:rPr>
          <w:t xml:space="preserve"> razred spaja određenu narudžbu s jelima koji su naručeni pri toj narudžbi te njihovu količinu.</w:t>
        </w:r>
      </w:ins>
    </w:p>
    <w:p w14:paraId="2C903EBC" w14:textId="49CF1C2A" w:rsidR="00885097" w:rsidRDefault="00885097">
      <w:pPr>
        <w:shd w:val="clear" w:color="auto" w:fill="FFFFFF"/>
        <w:spacing w:before="100" w:beforeAutospacing="1" w:after="100" w:afterAutospacing="1" w:line="360" w:lineRule="auto"/>
        <w:ind w:firstLine="709"/>
        <w:jc w:val="both"/>
        <w:textAlignment w:val="baseline"/>
        <w:rPr>
          <w:ins w:id="2372" w:author="Filip Gulan" w:date="2015-11-17T09:55:00Z"/>
          <w:rFonts w:ascii="Arial" w:eastAsia="Arial" w:hAnsi="Arial" w:cs="Arial"/>
          <w:szCs w:val="24"/>
        </w:rPr>
      </w:pPr>
      <w:ins w:id="2373" w:author="Filip Gulan" w:date="2015-11-17T09:02:00Z">
        <w:r w:rsidRPr="00885097">
          <w:rPr>
            <w:rFonts w:ascii="Arial" w:eastAsia="Arial" w:hAnsi="Arial" w:cs="Arial"/>
            <w:b/>
            <w:szCs w:val="24"/>
            <w:rPrChange w:id="2374" w:author="Filip Gulan" w:date="2015-11-17T09:03:00Z">
              <w:rPr>
                <w:rFonts w:ascii="Arial" w:eastAsia="Arial" w:hAnsi="Arial" w:cs="Arial"/>
                <w:szCs w:val="24"/>
              </w:rPr>
            </w:rPrChange>
          </w:rPr>
          <w:t>OrederMealAddOn</w:t>
        </w:r>
        <w:r>
          <w:rPr>
            <w:rFonts w:ascii="Arial" w:eastAsia="Arial" w:hAnsi="Arial" w:cs="Arial"/>
            <w:szCs w:val="24"/>
          </w:rPr>
          <w:t xml:space="preserve"> razred spaja dodatke koji su naručeni s jelom iz određene narudžbe.</w:t>
        </w:r>
      </w:ins>
    </w:p>
    <w:p w14:paraId="534FC2AD" w14:textId="77777777" w:rsidR="004037FF" w:rsidRDefault="004037FF">
      <w:pPr>
        <w:shd w:val="clear" w:color="auto" w:fill="FFFFFF"/>
        <w:spacing w:before="100" w:beforeAutospacing="1" w:after="100" w:afterAutospacing="1" w:line="360" w:lineRule="auto"/>
        <w:ind w:firstLine="709"/>
        <w:jc w:val="both"/>
        <w:textAlignment w:val="baseline"/>
        <w:rPr>
          <w:ins w:id="2375" w:author="Filip Gulan" w:date="2015-11-17T09:54:00Z"/>
          <w:rFonts w:ascii="Arial" w:eastAsia="Arial" w:hAnsi="Arial" w:cs="Arial"/>
          <w:szCs w:val="24"/>
        </w:rPr>
      </w:pPr>
    </w:p>
    <w:p w14:paraId="01FECDD0" w14:textId="77777777" w:rsidR="004037FF" w:rsidRDefault="004037FF">
      <w:pPr>
        <w:keepNext/>
        <w:shd w:val="clear" w:color="auto" w:fill="FFFFFF"/>
        <w:spacing w:before="100" w:beforeAutospacing="1" w:after="100" w:afterAutospacing="1" w:line="360" w:lineRule="auto"/>
        <w:jc w:val="center"/>
        <w:textAlignment w:val="baseline"/>
        <w:rPr>
          <w:ins w:id="2376" w:author="Filip Gulan" w:date="2015-11-17T09:55:00Z"/>
        </w:rPr>
        <w:pPrChange w:id="2377" w:author="Filip Gulan" w:date="2015-11-17T09:55:00Z">
          <w:pPr>
            <w:shd w:val="clear" w:color="auto" w:fill="FFFFFF"/>
            <w:spacing w:before="100" w:beforeAutospacing="1" w:after="100" w:afterAutospacing="1" w:line="360" w:lineRule="auto"/>
            <w:jc w:val="center"/>
            <w:textAlignment w:val="baseline"/>
          </w:pPr>
        </w:pPrChange>
      </w:pPr>
      <w:ins w:id="2378" w:author="Filip Gulan" w:date="2015-11-17T09:55:00Z">
        <w:r>
          <w:rPr>
            <w:rFonts w:ascii="Arial" w:eastAsia="Arial" w:hAnsi="Arial" w:cs="Arial"/>
            <w:noProof/>
            <w:szCs w:val="24"/>
          </w:rPr>
          <w:drawing>
            <wp:inline distT="0" distB="0" distL="0" distR="0" wp14:anchorId="7E0CA607" wp14:editId="569268E6">
              <wp:extent cx="5760085" cy="4312920"/>
              <wp:effectExtent l="0" t="0" r="571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5-11-17 at 09.26.34.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4312920"/>
                      </a:xfrm>
                      <a:prstGeom prst="rect">
                        <a:avLst/>
                      </a:prstGeom>
                    </pic:spPr>
                  </pic:pic>
                </a:graphicData>
              </a:graphic>
            </wp:inline>
          </w:drawing>
        </w:r>
      </w:ins>
    </w:p>
    <w:p w14:paraId="2E5566B8" w14:textId="5CD7F4F8" w:rsidR="004037FF" w:rsidRDefault="004037FF">
      <w:pPr>
        <w:pStyle w:val="Caption"/>
        <w:jc w:val="center"/>
        <w:rPr>
          <w:ins w:id="2379" w:author="Filip Gulan" w:date="2015-11-17T08:44:00Z"/>
          <w:rFonts w:ascii="Arial" w:eastAsia="Arial" w:hAnsi="Arial" w:cs="Arial"/>
          <w:szCs w:val="24"/>
        </w:rPr>
        <w:pPrChange w:id="2380" w:author="Filip Gulan" w:date="2015-11-17T09:55:00Z">
          <w:pPr>
            <w:shd w:val="clear" w:color="auto" w:fill="FFFFFF"/>
            <w:spacing w:before="100" w:beforeAutospacing="1" w:after="100" w:afterAutospacing="1" w:line="360" w:lineRule="auto"/>
            <w:ind w:firstLine="709"/>
            <w:jc w:val="both"/>
            <w:textAlignment w:val="baseline"/>
          </w:pPr>
        </w:pPrChange>
      </w:pPr>
      <w:ins w:id="2381" w:author="Filip Gulan" w:date="2015-11-17T09:55:00Z">
        <w:r>
          <w:t xml:space="preserve">Slika 6.2 </w:t>
        </w:r>
        <w:r>
          <w:fldChar w:fldCharType="begin"/>
        </w:r>
        <w:r>
          <w:instrText xml:space="preserve"> SEQ Slika_6.2 \* ARABIC </w:instrText>
        </w:r>
      </w:ins>
      <w:r>
        <w:fldChar w:fldCharType="separate"/>
      </w:r>
      <w:ins w:id="2382" w:author="Filip Gulan" w:date="2015-11-17T09:55:00Z">
        <w:r>
          <w:rPr>
            <w:noProof/>
          </w:rPr>
          <w:t>1</w:t>
        </w:r>
        <w:r>
          <w:fldChar w:fldCharType="end"/>
        </w:r>
        <w:r>
          <w:t xml:space="preserve"> - Dijagram razreda</w:t>
        </w:r>
      </w:ins>
    </w:p>
    <w:p w14:paraId="6087072F" w14:textId="632D082F" w:rsidR="00A6358D" w:rsidRDefault="00A6358D">
      <w:pPr>
        <w:pStyle w:val="Normal1"/>
        <w:keepNext/>
        <w:spacing w:line="360" w:lineRule="auto"/>
        <w:jc w:val="center"/>
        <w:rPr>
          <w:ins w:id="2383" w:author="Filip Gulan" w:date="2015-11-17T09:03:00Z"/>
        </w:rPr>
        <w:pPrChange w:id="2384" w:author="Filip Gulan" w:date="2015-11-17T09:03:00Z">
          <w:pPr>
            <w:pStyle w:val="Normal1"/>
            <w:spacing w:line="360" w:lineRule="auto"/>
            <w:jc w:val="center"/>
          </w:pPr>
        </w:pPrChange>
      </w:pPr>
    </w:p>
    <w:p w14:paraId="65437EDF" w14:textId="05E29551" w:rsidR="00BF7533" w:rsidDel="00537950" w:rsidRDefault="00454E07">
      <w:pPr>
        <w:pStyle w:val="Normal1"/>
        <w:spacing w:line="360" w:lineRule="auto"/>
        <w:jc w:val="center"/>
        <w:rPr>
          <w:del w:id="2385" w:author="Filip Gulan" w:date="2015-11-17T08:44:00Z"/>
        </w:rPr>
        <w:pPrChange w:id="2386" w:author="Filip Gulan" w:date="2015-11-17T08:46:00Z">
          <w:pPr>
            <w:pStyle w:val="Normal1"/>
            <w:spacing w:line="360" w:lineRule="auto"/>
            <w:jc w:val="both"/>
          </w:pPr>
        </w:pPrChange>
      </w:pPr>
      <w:del w:id="2387" w:author="Filip Gulan" w:date="2015-11-17T08:44:00Z">
        <w:r w:rsidDel="00537950">
          <w:rPr>
            <w:rFonts w:ascii="Arial" w:eastAsia="Arial" w:hAnsi="Arial" w:cs="Arial"/>
            <w:i/>
            <w:sz w:val="20"/>
          </w:rPr>
          <w:delText>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w:delText>
        </w:r>
      </w:del>
    </w:p>
    <w:p w14:paraId="69671770" w14:textId="1B50F471" w:rsidR="00BF7533" w:rsidDel="00537950" w:rsidRDefault="00454E07">
      <w:pPr>
        <w:pStyle w:val="Normal1"/>
        <w:spacing w:line="360" w:lineRule="auto"/>
        <w:jc w:val="center"/>
        <w:rPr>
          <w:del w:id="2388" w:author="Filip Gulan" w:date="2015-11-17T08:44:00Z"/>
        </w:rPr>
        <w:pPrChange w:id="2389" w:author="Filip Gulan" w:date="2015-11-17T08:46:00Z">
          <w:pPr>
            <w:pStyle w:val="Normal1"/>
            <w:spacing w:line="360" w:lineRule="auto"/>
            <w:jc w:val="both"/>
          </w:pPr>
        </w:pPrChange>
      </w:pPr>
      <w:del w:id="2390" w:author="Filip Gulan" w:date="2015-11-17T08:44:00Z">
        <w:r w:rsidDel="00537950">
          <w:rPr>
            <w:rFonts w:ascii="Arial" w:eastAsia="Arial" w:hAnsi="Arial" w:cs="Arial"/>
            <w:i/>
            <w:sz w:val="20"/>
          </w:rPr>
          <w:delText xml:space="preserve">Primjer onoga što nije potrebno imati u dokumentaciji prilikom druge predaje su: tipovi parametara metoda razreda (npr. boolean, int), događaji (npr. klikovi miša). </w:delText>
        </w:r>
      </w:del>
    </w:p>
    <w:p w14:paraId="32FB0924" w14:textId="248B6A7C" w:rsidR="00BF7533" w:rsidDel="00537950" w:rsidRDefault="00454E07">
      <w:pPr>
        <w:pStyle w:val="Normal1"/>
        <w:spacing w:line="360" w:lineRule="auto"/>
        <w:jc w:val="center"/>
        <w:rPr>
          <w:del w:id="2391" w:author="Filip Gulan" w:date="2015-11-17T08:44:00Z"/>
        </w:rPr>
        <w:pPrChange w:id="2392" w:author="Filip Gulan" w:date="2015-11-17T08:46:00Z">
          <w:pPr>
            <w:pStyle w:val="Normal1"/>
            <w:spacing w:line="360" w:lineRule="auto"/>
            <w:jc w:val="both"/>
          </w:pPr>
        </w:pPrChange>
      </w:pPr>
      <w:del w:id="2393" w:author="Filip Gulan" w:date="2015-11-17T08:44:00Z">
        <w:r w:rsidDel="00537950">
          <w:rPr>
            <w:rFonts w:ascii="Arial" w:eastAsia="Arial" w:hAnsi="Arial" w:cs="Arial"/>
            <w:i/>
            <w:sz w:val="20"/>
          </w:rPr>
          <w:delText>Ako za neke stvari niste sigurni kako će biti implementirane, tada je bolje taj dio izostaviti prilikom prve predaje pa dopuniti na drugoj predaji. Prilikom druge predaje navest ćete sve one razrede sa svim detaljima koje direktno koristite u implementaciji sustava.</w:delText>
        </w:r>
      </w:del>
    </w:p>
    <w:p w14:paraId="639A81AB" w14:textId="77777777" w:rsidR="00BF7533" w:rsidRDefault="00BF7533">
      <w:pPr>
        <w:pStyle w:val="Normal1"/>
        <w:spacing w:line="360" w:lineRule="auto"/>
        <w:jc w:val="center"/>
        <w:pPrChange w:id="2394" w:author="Filip Gulan" w:date="2015-11-17T08:46:00Z">
          <w:pPr>
            <w:pStyle w:val="Normal1"/>
            <w:spacing w:line="360" w:lineRule="auto"/>
            <w:jc w:val="both"/>
          </w:pPr>
        </w:pPrChange>
      </w:pPr>
    </w:p>
    <w:p w14:paraId="396D63EC" w14:textId="77777777"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395" w:name="h.4d34og8" w:colFirst="0" w:colLast="0"/>
      <w:bookmarkEnd w:id="2395"/>
    </w:p>
    <w:p w14:paraId="349F36AB" w14:textId="77777777" w:rsidR="00BF7533" w:rsidRDefault="00454E07">
      <w:pPr>
        <w:pStyle w:val="Normal1"/>
      </w:pPr>
      <w:r>
        <w:br w:type="page"/>
      </w:r>
    </w:p>
    <w:p w14:paraId="262422AA" w14:textId="713DF752" w:rsidR="00C7045C" w:rsidRDefault="00454E07">
      <w:pPr>
        <w:pStyle w:val="Heading2"/>
        <w:numPr>
          <w:ilvl w:val="1"/>
          <w:numId w:val="3"/>
        </w:numPr>
        <w:rPr>
          <w:ins w:id="2396" w:author="Filip Gulan" w:date="2015-11-17T09:43:00Z"/>
        </w:rPr>
      </w:pPr>
      <w:bookmarkStart w:id="2397" w:name="_Toc431806053"/>
      <w:r>
        <w:lastRenderedPageBreak/>
        <w:t>Dijagram objekata</w:t>
      </w:r>
      <w:bookmarkEnd w:id="2397"/>
    </w:p>
    <w:p w14:paraId="11DAFECF" w14:textId="59D499A6" w:rsidR="00F00952" w:rsidRDefault="003D7F5A">
      <w:pPr>
        <w:shd w:val="clear" w:color="auto" w:fill="FFFFFF"/>
        <w:spacing w:before="100" w:beforeAutospacing="1" w:after="100" w:afterAutospacing="1" w:line="360" w:lineRule="auto"/>
        <w:ind w:firstLine="709"/>
        <w:jc w:val="both"/>
        <w:textAlignment w:val="baseline"/>
        <w:rPr>
          <w:ins w:id="2398" w:author="Filip Gulan" w:date="2015-11-17T09:52:00Z"/>
          <w:rFonts w:ascii="Arial" w:eastAsia="Arial" w:hAnsi="Arial" w:cs="Arial"/>
          <w:szCs w:val="24"/>
        </w:rPr>
      </w:pPr>
      <w:ins w:id="2399" w:author="Filip Gulan" w:date="2015-11-17T09:43:00Z">
        <w:r>
          <w:rPr>
            <w:rFonts w:ascii="Arial" w:eastAsia="Arial" w:hAnsi="Arial" w:cs="Arial"/>
            <w:szCs w:val="24"/>
          </w:rPr>
          <w:t>Pom</w:t>
        </w:r>
      </w:ins>
      <w:ins w:id="2400" w:author="Filip Gulan" w:date="2015-11-17T09:48:00Z">
        <w:r>
          <w:rPr>
            <w:rFonts w:ascii="Arial" w:eastAsia="Arial" w:hAnsi="Arial" w:cs="Arial"/>
            <w:szCs w:val="24"/>
          </w:rPr>
          <w:t>o</w:t>
        </w:r>
      </w:ins>
      <w:ins w:id="2401" w:author="Filip Gulan" w:date="2015-11-17T09:43:00Z">
        <w:r>
          <w:rPr>
            <w:rFonts w:ascii="Arial" w:eastAsia="Arial" w:hAnsi="Arial" w:cs="Arial"/>
            <w:szCs w:val="24"/>
          </w:rPr>
          <w:t xml:space="preserve">ću dijagrama </w:t>
        </w:r>
      </w:ins>
      <w:ins w:id="2402" w:author="Filip Gulan" w:date="2015-11-17T09:48:00Z">
        <w:r>
          <w:rPr>
            <w:rFonts w:ascii="Arial" w:eastAsia="Arial" w:hAnsi="Arial" w:cs="Arial"/>
            <w:szCs w:val="24"/>
          </w:rPr>
          <w:t>objekata prikazat ćemo stanje sustava u nekom trenu. Odabrali smo trenutak kad je klijent obavio narudžbu te ju je djelatnik restorana prihvatio.</w:t>
        </w:r>
      </w:ins>
      <w:ins w:id="2403" w:author="Filip Gulan" w:date="2015-11-17T09:50:00Z">
        <w:r>
          <w:rPr>
            <w:rFonts w:ascii="Arial" w:eastAsia="Arial" w:hAnsi="Arial" w:cs="Arial"/>
            <w:szCs w:val="24"/>
          </w:rPr>
          <w:t xml:space="preserve"> Narudžba sadrži sve informacije o klijentu koje su bitne djelatnicima restorana kako bi se narudžba uspješno provela i dostavila. Narudžba sadrži popis jela i njihovu količinu te za svako jelo je definirana vrsta jela i dodatci koji su odabrani za to jelo.</w:t>
        </w:r>
      </w:ins>
      <w:ins w:id="2404" w:author="Filip Gulan" w:date="2015-11-17T09:51:00Z">
        <w:r w:rsidR="00AD5FFE">
          <w:rPr>
            <w:rFonts w:ascii="Arial" w:eastAsia="Arial" w:hAnsi="Arial" w:cs="Arial"/>
            <w:szCs w:val="24"/>
          </w:rPr>
          <w:t xml:space="preserve"> Svako naručeno jelo ima svoju kategoriju kojoj pripada.</w:t>
        </w:r>
      </w:ins>
    </w:p>
    <w:p w14:paraId="7545199E" w14:textId="77777777" w:rsidR="001123A4" w:rsidRDefault="001123A4">
      <w:pPr>
        <w:shd w:val="clear" w:color="auto" w:fill="FFFFFF"/>
        <w:spacing w:before="100" w:beforeAutospacing="1" w:after="100" w:afterAutospacing="1" w:line="360" w:lineRule="auto"/>
        <w:ind w:firstLine="709"/>
        <w:jc w:val="both"/>
        <w:textAlignment w:val="baseline"/>
        <w:rPr>
          <w:ins w:id="2405" w:author="Filip Gulan" w:date="2015-11-17T09:43:00Z"/>
          <w:rFonts w:ascii="Arial" w:eastAsia="Arial" w:hAnsi="Arial" w:cs="Arial"/>
          <w:szCs w:val="24"/>
        </w:rPr>
      </w:pPr>
    </w:p>
    <w:p w14:paraId="350C7242" w14:textId="77777777" w:rsidR="00F00952" w:rsidRDefault="00F00952">
      <w:pPr>
        <w:pStyle w:val="Normal1"/>
        <w:keepNext/>
        <w:jc w:val="center"/>
        <w:rPr>
          <w:ins w:id="2406" w:author="Filip Gulan" w:date="2015-11-17T09:47:00Z"/>
        </w:rPr>
        <w:pPrChange w:id="2407" w:author="Filip Gulan" w:date="2015-11-17T09:47:00Z">
          <w:pPr>
            <w:pStyle w:val="Normal1"/>
            <w:jc w:val="center"/>
          </w:pPr>
        </w:pPrChange>
      </w:pPr>
      <w:ins w:id="2408" w:author="Filip Gulan" w:date="2015-11-17T09:47:00Z">
        <w:r>
          <w:rPr>
            <w:noProof/>
          </w:rPr>
          <w:drawing>
            <wp:inline distT="0" distB="0" distL="0" distR="0" wp14:anchorId="1BDC7563" wp14:editId="73901B39">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ins>
    </w:p>
    <w:p w14:paraId="5D907775" w14:textId="4DF14E80" w:rsidR="00C7045C" w:rsidRPr="00F00952" w:rsidDel="00C7045C" w:rsidRDefault="00F00952">
      <w:pPr>
        <w:pStyle w:val="Caption"/>
        <w:jc w:val="center"/>
        <w:rPr>
          <w:del w:id="2409" w:author="Filip Gulan" w:date="2015-11-17T09:43:00Z"/>
          <w:rPrChange w:id="2410" w:author="Filip Gulan" w:date="2015-11-17T09:47:00Z">
            <w:rPr>
              <w:del w:id="2411" w:author="Filip Gulan" w:date="2015-11-17T09:43:00Z"/>
            </w:rPr>
          </w:rPrChange>
        </w:rPr>
        <w:pPrChange w:id="2412" w:author="Filip Gulan" w:date="2015-11-17T09:47:00Z">
          <w:pPr>
            <w:pStyle w:val="Heading2"/>
            <w:numPr>
              <w:ilvl w:val="1"/>
              <w:numId w:val="3"/>
            </w:numPr>
            <w:ind w:left="1000" w:firstLine="568"/>
          </w:pPr>
        </w:pPrChange>
      </w:pPr>
      <w:ins w:id="2413" w:author="Filip Gulan" w:date="2015-11-17T09:47:00Z">
        <w:r w:rsidRPr="00F00952">
          <w:rPr>
            <w:rPrChange w:id="2414" w:author="Filip Gulan" w:date="2015-11-17T09:47:00Z">
              <w:rPr>
                <w:i w:val="0"/>
              </w:rPr>
            </w:rPrChange>
          </w:rPr>
          <w:t>Slika 6.3</w:t>
        </w:r>
        <w:r>
          <w:rPr>
            <w:b w:val="0"/>
          </w:rPr>
          <w:t xml:space="preserve"> 1</w:t>
        </w:r>
        <w:r w:rsidRPr="00F00952">
          <w:rPr>
            <w:rPrChange w:id="2415" w:author="Filip Gulan" w:date="2015-11-17T09:47:00Z">
              <w:rPr>
                <w:i w:val="0"/>
              </w:rPr>
            </w:rPrChange>
          </w:rPr>
          <w:t xml:space="preserve">  - Dijagram objekata</w:t>
        </w:r>
      </w:ins>
    </w:p>
    <w:p w14:paraId="5094517C" w14:textId="7145F734" w:rsidR="00BF7533" w:rsidRPr="00D60B08" w:rsidDel="00C7045C" w:rsidRDefault="00BF7533">
      <w:pPr>
        <w:pStyle w:val="Normal1"/>
        <w:spacing w:line="360" w:lineRule="auto"/>
        <w:jc w:val="center"/>
        <w:rPr>
          <w:del w:id="2416" w:author="Filip Gulan" w:date="2015-11-17T09:43:00Z"/>
          <w:b/>
          <w:sz w:val="40"/>
          <w:szCs w:val="40"/>
          <w:rPrChange w:id="2417" w:author="Tin Trčak" w:date="2015-11-11T22:38:00Z">
            <w:rPr>
              <w:del w:id="2418" w:author="Filip Gulan" w:date="2015-11-17T09:43:00Z"/>
            </w:rPr>
          </w:rPrChange>
        </w:rPr>
        <w:pPrChange w:id="2419" w:author="Filip Gulan" w:date="2015-11-17T09:47:00Z">
          <w:pPr>
            <w:pStyle w:val="Normal1"/>
            <w:spacing w:line="360" w:lineRule="auto"/>
            <w:jc w:val="both"/>
          </w:pPr>
        </w:pPrChange>
      </w:pPr>
    </w:p>
    <w:p w14:paraId="6506D25E" w14:textId="6466C25D" w:rsidR="00BF7533" w:rsidRPr="00D60B08" w:rsidDel="00C7045C" w:rsidRDefault="00454E07">
      <w:pPr>
        <w:pStyle w:val="Normal1"/>
        <w:jc w:val="center"/>
        <w:rPr>
          <w:del w:id="2420" w:author="Filip Gulan" w:date="2015-11-17T09:43:00Z"/>
          <w:b/>
          <w:sz w:val="40"/>
          <w:szCs w:val="40"/>
          <w:rPrChange w:id="2421" w:author="Tin Trčak" w:date="2015-11-11T22:38:00Z">
            <w:rPr>
              <w:del w:id="2422" w:author="Filip Gulan" w:date="2015-11-17T09:43:00Z"/>
            </w:rPr>
          </w:rPrChange>
        </w:rPr>
        <w:pPrChange w:id="2423" w:author="Filip Gulan" w:date="2015-11-17T09:47:00Z">
          <w:pPr>
            <w:pStyle w:val="Normal1"/>
            <w:jc w:val="both"/>
          </w:pPr>
        </w:pPrChange>
      </w:pPr>
      <w:bookmarkStart w:id="2424" w:name="h.2s8eyo1" w:colFirst="0" w:colLast="0"/>
      <w:bookmarkEnd w:id="2424"/>
      <w:del w:id="2425" w:author="Filip Gulan" w:date="2015-11-17T09:43:00Z">
        <w:r w:rsidRPr="00D60B08" w:rsidDel="00C7045C">
          <w:rPr>
            <w:rFonts w:ascii="Arial" w:eastAsia="Arial" w:hAnsi="Arial" w:cs="Arial"/>
            <w:b/>
            <w:i/>
            <w:sz w:val="40"/>
            <w:szCs w:val="40"/>
            <w:rPrChange w:id="2426" w:author="Tin Trčak" w:date="2015-11-11T22:38:00Z">
              <w:rPr>
                <w:rFonts w:ascii="Arial" w:eastAsia="Arial" w:hAnsi="Arial" w:cs="Arial"/>
                <w:i/>
                <w:sz w:val="20"/>
              </w:rPr>
            </w:rPrChange>
          </w:rPr>
          <w:delText>Prikazati stanje sustava u određenom trenutku. Dio je Revizije 1.</w:delText>
        </w:r>
      </w:del>
    </w:p>
    <w:p w14:paraId="51C1558F" w14:textId="2AAB2B7E" w:rsidR="00BF7533" w:rsidRDefault="00454E07">
      <w:pPr>
        <w:pStyle w:val="Normal1"/>
        <w:jc w:val="center"/>
        <w:pPrChange w:id="2427" w:author="Filip Gulan" w:date="2015-11-17T09:47:00Z">
          <w:pPr>
            <w:pStyle w:val="Normal1"/>
          </w:pPr>
        </w:pPrChange>
      </w:pPr>
      <w:r>
        <w:br w:type="page"/>
      </w:r>
    </w:p>
    <w:p w14:paraId="00FC40FF" w14:textId="77777777" w:rsidR="00BF7533" w:rsidRDefault="00454E07">
      <w:pPr>
        <w:pStyle w:val="Heading2"/>
        <w:numPr>
          <w:ilvl w:val="1"/>
          <w:numId w:val="3"/>
        </w:numPr>
      </w:pPr>
      <w:bookmarkStart w:id="2428" w:name="_Toc431806054"/>
      <w:r>
        <w:lastRenderedPageBreak/>
        <w:t>Ostali UML dijagrami</w:t>
      </w:r>
      <w:bookmarkEnd w:id="2428"/>
    </w:p>
    <w:p w14:paraId="68561548" w14:textId="77777777" w:rsidR="00BF7533" w:rsidRDefault="00BF7533">
      <w:pPr>
        <w:pStyle w:val="Normal1"/>
      </w:pPr>
    </w:p>
    <w:p w14:paraId="497B5029" w14:textId="77777777" w:rsidR="00BF7533" w:rsidRPr="00D60B08" w:rsidRDefault="00454E07">
      <w:pPr>
        <w:pStyle w:val="Normal1"/>
        <w:spacing w:line="360" w:lineRule="auto"/>
        <w:jc w:val="both"/>
        <w:rPr>
          <w:b/>
          <w:sz w:val="40"/>
          <w:szCs w:val="40"/>
          <w:rPrChange w:id="2429" w:author="Tin Trčak" w:date="2015-11-11T22:38:00Z">
            <w:rPr/>
          </w:rPrChange>
        </w:rPr>
      </w:pPr>
      <w:r w:rsidRPr="00D60B08">
        <w:rPr>
          <w:rFonts w:ascii="Arial" w:eastAsia="Arial" w:hAnsi="Arial" w:cs="Arial"/>
          <w:b/>
          <w:i/>
          <w:sz w:val="40"/>
          <w:szCs w:val="40"/>
          <w:rPrChange w:id="2430"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1"/>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1"/>
        <w:jc w:val="both"/>
      </w:pPr>
    </w:p>
    <w:p w14:paraId="3929C411" w14:textId="77777777" w:rsidR="00BF7533" w:rsidRDefault="00BF7533">
      <w:pPr>
        <w:pStyle w:val="Normal1"/>
        <w:spacing w:line="360" w:lineRule="auto"/>
        <w:jc w:val="center"/>
      </w:pPr>
    </w:p>
    <w:p w14:paraId="125384E3" w14:textId="77777777" w:rsidR="00BF7533" w:rsidRDefault="00BF7533">
      <w:pPr>
        <w:pStyle w:val="Normal1"/>
        <w:ind w:firstLine="284"/>
      </w:pPr>
    </w:p>
    <w:p w14:paraId="291DC199" w14:textId="77777777" w:rsidR="00BF7533" w:rsidRDefault="00BF7533">
      <w:pPr>
        <w:pStyle w:val="Normal1"/>
        <w:spacing w:line="360" w:lineRule="auto"/>
      </w:pPr>
      <w:bookmarkStart w:id="2431" w:name="h.17dp8vu" w:colFirst="0" w:colLast="0"/>
      <w:bookmarkEnd w:id="2431"/>
    </w:p>
    <w:p w14:paraId="7598C8D8" w14:textId="77777777" w:rsidR="00BF7533" w:rsidRDefault="00454E07">
      <w:pPr>
        <w:pStyle w:val="Normal1"/>
      </w:pPr>
      <w:r>
        <w:br w:type="page"/>
      </w:r>
    </w:p>
    <w:p w14:paraId="015E0481" w14:textId="77777777" w:rsidR="00BF7533" w:rsidRDefault="00454E07">
      <w:pPr>
        <w:pStyle w:val="Heading1"/>
        <w:numPr>
          <w:ilvl w:val="0"/>
          <w:numId w:val="3"/>
        </w:numPr>
      </w:pPr>
      <w:bookmarkStart w:id="2432" w:name="_Toc431806055"/>
      <w:r>
        <w:lastRenderedPageBreak/>
        <w:t>Implementacija i korisničko sučelje</w:t>
      </w:r>
      <w:bookmarkEnd w:id="2432"/>
    </w:p>
    <w:p w14:paraId="0EDF6A0F" w14:textId="77777777" w:rsidR="00BF7533" w:rsidRDefault="00BF7533">
      <w:pPr>
        <w:pStyle w:val="Normal1"/>
        <w:spacing w:line="360" w:lineRule="auto"/>
        <w:jc w:val="both"/>
      </w:pPr>
    </w:p>
    <w:p w14:paraId="2BF486D6" w14:textId="77777777" w:rsidR="00BF7533" w:rsidRDefault="00454E07">
      <w:pPr>
        <w:pStyle w:val="Normal1"/>
        <w:spacing w:line="360" w:lineRule="auto"/>
        <w:jc w:val="both"/>
      </w:pPr>
      <w:r>
        <w:rPr>
          <w:rFonts w:ascii="Arial" w:eastAsia="Arial" w:hAnsi="Arial" w:cs="Arial"/>
          <w:i/>
          <w:sz w:val="20"/>
        </w:rPr>
        <w:t>U ovom poglavlju potrebno je:</w:t>
      </w:r>
    </w:p>
    <w:p w14:paraId="5EE5865C" w14:textId="77777777" w:rsidR="00BF7533" w:rsidRDefault="00454E07">
      <w:pPr>
        <w:pStyle w:val="Normal1"/>
        <w:spacing w:line="360" w:lineRule="auto"/>
        <w:ind w:left="284" w:firstLine="284"/>
        <w:jc w:val="both"/>
      </w:pPr>
      <w:r>
        <w:rPr>
          <w:rFonts w:ascii="Arial" w:eastAsia="Arial" w:hAnsi="Arial" w:cs="Arial"/>
          <w:i/>
          <w:sz w:val="20"/>
        </w:rPr>
        <w:t>dati dijagram razmještaja (deployment dijagram)</w:t>
      </w:r>
    </w:p>
    <w:p w14:paraId="26606BFA" w14:textId="77777777"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1"/>
        <w:spacing w:line="360" w:lineRule="auto"/>
        <w:jc w:val="both"/>
      </w:pPr>
      <w:bookmarkStart w:id="2433" w:name="h.3rdcrjn" w:colFirst="0" w:colLast="0"/>
      <w:bookmarkEnd w:id="2433"/>
    </w:p>
    <w:p w14:paraId="0B42DD67" w14:textId="77777777" w:rsidR="00BF7533" w:rsidRDefault="00454E07">
      <w:pPr>
        <w:pStyle w:val="Heading2"/>
        <w:numPr>
          <w:ilvl w:val="1"/>
          <w:numId w:val="3"/>
        </w:numPr>
      </w:pPr>
      <w:bookmarkStart w:id="2434" w:name="_Toc431806056"/>
      <w:r>
        <w:t>Dijagram razmještaja</w:t>
      </w:r>
      <w:bookmarkEnd w:id="2434"/>
    </w:p>
    <w:p w14:paraId="1F3473EA" w14:textId="77777777" w:rsidR="00BF7533" w:rsidRDefault="00BF7533">
      <w:pPr>
        <w:pStyle w:val="Normal1"/>
        <w:spacing w:line="360" w:lineRule="auto"/>
        <w:jc w:val="both"/>
      </w:pPr>
    </w:p>
    <w:p w14:paraId="3A4F9407" w14:textId="77777777" w:rsidR="00BF7533" w:rsidRDefault="00454E07">
      <w:pPr>
        <w:pStyle w:val="Normal1"/>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1"/>
        <w:spacing w:line="360" w:lineRule="auto"/>
        <w:jc w:val="both"/>
      </w:pPr>
      <w:bookmarkStart w:id="2435" w:name="h.26in1rg" w:colFirst="0" w:colLast="0"/>
      <w:bookmarkEnd w:id="2435"/>
    </w:p>
    <w:p w14:paraId="7122C4C4" w14:textId="77777777" w:rsidR="00BF7533" w:rsidRDefault="00454E07">
      <w:pPr>
        <w:pStyle w:val="Normal1"/>
      </w:pPr>
      <w:r>
        <w:br w:type="page"/>
      </w:r>
    </w:p>
    <w:p w14:paraId="5DE38C23" w14:textId="77777777" w:rsidR="00BF7533" w:rsidRDefault="00454E07">
      <w:pPr>
        <w:pStyle w:val="Heading2"/>
        <w:numPr>
          <w:ilvl w:val="1"/>
          <w:numId w:val="3"/>
        </w:numPr>
      </w:pPr>
      <w:bookmarkStart w:id="2436" w:name="_Toc431806057"/>
      <w:r>
        <w:lastRenderedPageBreak/>
        <w:t>Korištene tehnologije i alati</w:t>
      </w:r>
      <w:bookmarkEnd w:id="2436"/>
    </w:p>
    <w:p w14:paraId="7D83FB25" w14:textId="77777777" w:rsidR="00BF7533" w:rsidRDefault="00BF7533">
      <w:pPr>
        <w:pStyle w:val="Normal1"/>
        <w:spacing w:line="360" w:lineRule="auto"/>
        <w:jc w:val="both"/>
      </w:pPr>
    </w:p>
    <w:p w14:paraId="4B46B1E0" w14:textId="77777777"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1"/>
      </w:pPr>
      <w:r>
        <w:br w:type="page"/>
      </w:r>
    </w:p>
    <w:p w14:paraId="3C1B43F5" w14:textId="77777777" w:rsidR="00BF7533" w:rsidRDefault="00454E07">
      <w:pPr>
        <w:pStyle w:val="Heading2"/>
        <w:numPr>
          <w:ilvl w:val="1"/>
          <w:numId w:val="3"/>
        </w:numPr>
      </w:pPr>
      <w:bookmarkStart w:id="2437" w:name="h.lnxbz9" w:colFirst="0" w:colLast="0"/>
      <w:bookmarkStart w:id="2438" w:name="_Toc431806058"/>
      <w:bookmarkEnd w:id="2437"/>
      <w:r>
        <w:lastRenderedPageBreak/>
        <w:t>Isječak programskog koda vezan za temeljnu funkcionalnost sustava</w:t>
      </w:r>
      <w:bookmarkEnd w:id="2438"/>
    </w:p>
    <w:p w14:paraId="7D0AF507" w14:textId="77777777" w:rsidR="00BF7533" w:rsidRDefault="00BF7533">
      <w:pPr>
        <w:pStyle w:val="Normal1"/>
        <w:spacing w:line="360" w:lineRule="auto"/>
        <w:jc w:val="both"/>
      </w:pPr>
    </w:p>
    <w:p w14:paraId="28670462" w14:textId="77777777"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1"/>
        <w:spacing w:line="360" w:lineRule="auto"/>
        <w:jc w:val="both"/>
      </w:pPr>
    </w:p>
    <w:p w14:paraId="4809663F" w14:textId="77777777" w:rsidR="00BF7533" w:rsidRDefault="00454E07">
      <w:pPr>
        <w:pStyle w:val="Normal1"/>
      </w:pPr>
      <w:r>
        <w:br w:type="page"/>
      </w:r>
    </w:p>
    <w:p w14:paraId="2BA462C5" w14:textId="77777777" w:rsidR="00BF7533" w:rsidRDefault="00454E07">
      <w:pPr>
        <w:pStyle w:val="Heading2"/>
        <w:numPr>
          <w:ilvl w:val="1"/>
          <w:numId w:val="3"/>
        </w:numPr>
      </w:pPr>
      <w:bookmarkStart w:id="2439" w:name="h.35nkun2" w:colFirst="0" w:colLast="0"/>
      <w:bookmarkStart w:id="2440" w:name="_Toc431806059"/>
      <w:bookmarkEnd w:id="2439"/>
      <w:r>
        <w:lastRenderedPageBreak/>
        <w:t>Ispitivanje programskog rješenja</w:t>
      </w:r>
      <w:bookmarkEnd w:id="2440"/>
    </w:p>
    <w:p w14:paraId="5C6DD7E9" w14:textId="77777777" w:rsidR="00BF7533" w:rsidRDefault="00BF7533">
      <w:pPr>
        <w:pStyle w:val="Normal1"/>
      </w:pPr>
    </w:p>
    <w:p w14:paraId="7D00F642" w14:textId="77777777"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1"/>
        <w:jc w:val="both"/>
      </w:pPr>
    </w:p>
    <w:p w14:paraId="11023AE4" w14:textId="77777777" w:rsidR="00BF7533" w:rsidRDefault="00BF7533">
      <w:pPr>
        <w:pStyle w:val="Normal1"/>
        <w:jc w:val="both"/>
      </w:pPr>
    </w:p>
    <w:p w14:paraId="1D99FEC4" w14:textId="77777777" w:rsidR="00BF7533" w:rsidRDefault="00454E07">
      <w:pPr>
        <w:pStyle w:val="Normal1"/>
      </w:pPr>
      <w:r>
        <w:br w:type="page"/>
      </w:r>
    </w:p>
    <w:p w14:paraId="37CF790C" w14:textId="77777777" w:rsidR="00BF7533" w:rsidRDefault="00454E07">
      <w:pPr>
        <w:pStyle w:val="Heading2"/>
        <w:numPr>
          <w:ilvl w:val="1"/>
          <w:numId w:val="3"/>
        </w:numPr>
      </w:pPr>
      <w:bookmarkStart w:id="2441" w:name="h.1ksv4uv" w:colFirst="0" w:colLast="0"/>
      <w:bookmarkStart w:id="2442" w:name="_Toc431806060"/>
      <w:bookmarkEnd w:id="2441"/>
      <w:r>
        <w:lastRenderedPageBreak/>
        <w:t>Upute za instalaciju</w:t>
      </w:r>
      <w:bookmarkEnd w:id="2442"/>
    </w:p>
    <w:p w14:paraId="2D63A504" w14:textId="77777777" w:rsidR="00BF7533" w:rsidRDefault="00BF7533">
      <w:pPr>
        <w:pStyle w:val="Normal1"/>
      </w:pPr>
    </w:p>
    <w:p w14:paraId="62BE5441" w14:textId="77777777" w:rsidR="00BF7533" w:rsidRDefault="00454E07">
      <w:pPr>
        <w:pStyle w:val="Normal1"/>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1"/>
      </w:pPr>
      <w:r>
        <w:br w:type="page"/>
      </w:r>
    </w:p>
    <w:p w14:paraId="0975262A" w14:textId="77777777" w:rsidR="00BF7533" w:rsidRDefault="00454E07">
      <w:pPr>
        <w:pStyle w:val="Heading2"/>
        <w:numPr>
          <w:ilvl w:val="1"/>
          <w:numId w:val="3"/>
        </w:numPr>
      </w:pPr>
      <w:bookmarkStart w:id="2443" w:name="h.44sinio" w:colFirst="0" w:colLast="0"/>
      <w:bookmarkStart w:id="2444" w:name="_Toc431806061"/>
      <w:bookmarkEnd w:id="2443"/>
      <w:r>
        <w:lastRenderedPageBreak/>
        <w:t>Korisničke upute</w:t>
      </w:r>
      <w:bookmarkEnd w:id="2444"/>
    </w:p>
    <w:p w14:paraId="6E45BDAC" w14:textId="77777777" w:rsidR="00BF7533" w:rsidRDefault="00BF7533">
      <w:pPr>
        <w:pStyle w:val="Normal1"/>
      </w:pPr>
    </w:p>
    <w:p w14:paraId="048A53F8" w14:textId="77777777"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1"/>
      </w:pPr>
      <w:bookmarkStart w:id="2445" w:name="h.2jxsxqh" w:colFirst="0" w:colLast="0"/>
      <w:bookmarkEnd w:id="2445"/>
    </w:p>
    <w:p w14:paraId="7D890262" w14:textId="77777777" w:rsidR="00BF7533" w:rsidRDefault="00454E07">
      <w:pPr>
        <w:pStyle w:val="Normal1"/>
      </w:pPr>
      <w:r>
        <w:br w:type="page"/>
      </w:r>
    </w:p>
    <w:p w14:paraId="0C2D68E9" w14:textId="77777777" w:rsidR="00BF7533" w:rsidRDefault="00454E07" w:rsidP="00DD111A">
      <w:pPr>
        <w:pStyle w:val="Heading1"/>
        <w:numPr>
          <w:ilvl w:val="0"/>
          <w:numId w:val="3"/>
        </w:numPr>
      </w:pPr>
      <w:bookmarkStart w:id="2446" w:name="_Toc431806062"/>
      <w:r>
        <w:lastRenderedPageBreak/>
        <w:t>Zaključak</w:t>
      </w:r>
      <w:r w:rsidR="00FB4C5E">
        <w:t xml:space="preserve"> i budući rad</w:t>
      </w:r>
      <w:bookmarkEnd w:id="2446"/>
    </w:p>
    <w:p w14:paraId="451E5722" w14:textId="77777777" w:rsidR="00BF7533" w:rsidRDefault="00BF7533">
      <w:pPr>
        <w:pStyle w:val="Normal1"/>
        <w:spacing w:line="360" w:lineRule="auto"/>
        <w:jc w:val="both"/>
      </w:pPr>
    </w:p>
    <w:p w14:paraId="38019ECD" w14:textId="77777777"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1"/>
      </w:pPr>
      <w:bookmarkStart w:id="2447" w:name="h.z337ya" w:colFirst="0" w:colLast="0"/>
      <w:bookmarkEnd w:id="2447"/>
    </w:p>
    <w:p w14:paraId="7B7BC9A6" w14:textId="77777777" w:rsidR="00BF7533" w:rsidRDefault="00454E07">
      <w:pPr>
        <w:pStyle w:val="Normal1"/>
      </w:pPr>
      <w:r>
        <w:br w:type="page"/>
      </w:r>
    </w:p>
    <w:p w14:paraId="56F3E535" w14:textId="77777777" w:rsidR="00BF7533" w:rsidRDefault="004F3E6B" w:rsidP="00DD111A">
      <w:pPr>
        <w:pStyle w:val="Heading1"/>
        <w:numPr>
          <w:ilvl w:val="0"/>
          <w:numId w:val="3"/>
        </w:numPr>
      </w:pPr>
      <w:bookmarkStart w:id="2448" w:name="_Toc431806063"/>
      <w:r>
        <w:lastRenderedPageBreak/>
        <w:t>Popis literature</w:t>
      </w:r>
      <w:bookmarkEnd w:id="2448"/>
    </w:p>
    <w:p w14:paraId="65ACFE7D" w14:textId="77777777" w:rsidR="00BF7533" w:rsidRDefault="00BF7533">
      <w:pPr>
        <w:pStyle w:val="Normal1"/>
        <w:spacing w:line="360" w:lineRule="auto"/>
      </w:pPr>
    </w:p>
    <w:p w14:paraId="38ABF241" w14:textId="77777777" w:rsidR="00BF7533" w:rsidRDefault="00454E07">
      <w:pPr>
        <w:pStyle w:val="Normal1"/>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1"/>
        <w:spacing w:line="360" w:lineRule="auto"/>
      </w:pPr>
    </w:p>
    <w:p w14:paraId="48D2EE8F" w14:textId="77777777"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66">
        <w:r>
          <w:rPr>
            <w:rFonts w:ascii="Arial" w:eastAsia="Arial" w:hAnsi="Arial" w:cs="Arial"/>
            <w:color w:val="0000FF"/>
            <w:u w:val="single"/>
          </w:rPr>
          <w:t>http://www.fer.hr/predmet/opp</w:t>
        </w:r>
      </w:hyperlink>
      <w:hyperlink r:id="rId67"/>
    </w:p>
    <w:p w14:paraId="5F16B219" w14:textId="77777777" w:rsidR="00BD7A70" w:rsidRPr="00BD7A70" w:rsidRDefault="00454E07">
      <w:pPr>
        <w:pStyle w:val="Normal1"/>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CF543C">
      <w:pPr>
        <w:pStyle w:val="Normal1"/>
        <w:numPr>
          <w:ilvl w:val="0"/>
          <w:numId w:val="1"/>
        </w:numPr>
        <w:spacing w:line="360" w:lineRule="auto"/>
        <w:ind w:left="357" w:hanging="356"/>
      </w:pPr>
      <w:hyperlink r:id="rId68" w:history="1">
        <w:r w:rsidR="00BD7A70" w:rsidRPr="00D13D37">
          <w:rPr>
            <w:rStyle w:val="Hyperlink"/>
            <w:rFonts w:ascii="Arial" w:eastAsia="Arial" w:hAnsi="Arial" w:cs="Arial"/>
          </w:rPr>
          <w:t>http://www.zemris.fer.hr/predmeti/opp</w:t>
        </w:r>
      </w:hyperlink>
      <w:hyperlink r:id="rId69"/>
    </w:p>
    <w:p w14:paraId="219B2B89" w14:textId="77777777" w:rsidR="00BF7533" w:rsidRDefault="00454E07">
      <w:pPr>
        <w:pStyle w:val="Normal1"/>
        <w:numPr>
          <w:ilvl w:val="0"/>
          <w:numId w:val="1"/>
        </w:numPr>
        <w:spacing w:line="360" w:lineRule="auto"/>
        <w:ind w:left="357" w:hanging="356"/>
      </w:pPr>
      <w:r>
        <w:rPr>
          <w:rFonts w:ascii="Arial" w:eastAsia="Arial" w:hAnsi="Arial" w:cs="Arial"/>
        </w:rPr>
        <w:t>I. Sommerville, „Software engineering“, 8th ed, Addison Wesley, 2007.</w:t>
      </w:r>
    </w:p>
    <w:p w14:paraId="58E1E0EA" w14:textId="77777777" w:rsidR="00BF7533" w:rsidRDefault="00454E07">
      <w:pPr>
        <w:pStyle w:val="Normal1"/>
        <w:numPr>
          <w:ilvl w:val="0"/>
          <w:numId w:val="1"/>
        </w:numPr>
        <w:spacing w:line="360" w:lineRule="auto"/>
        <w:ind w:left="357" w:hanging="356"/>
      </w:pPr>
      <w:r>
        <w:rPr>
          <w:rFonts w:ascii="Arial" w:eastAsia="Arial" w:hAnsi="Arial" w:cs="Arial"/>
        </w:rPr>
        <w:t>T.C.Lethbridge, R.Langaniere, „Object-Oriented Software Engineering“, 2nd ed. McGraw-Hill, 2005.</w:t>
      </w:r>
    </w:p>
    <w:p w14:paraId="6C7E490C" w14:textId="77777777" w:rsidR="00BF7533" w:rsidRDefault="00454E07">
      <w:pPr>
        <w:pStyle w:val="Normal1"/>
        <w:numPr>
          <w:ilvl w:val="0"/>
          <w:numId w:val="1"/>
        </w:numPr>
        <w:spacing w:line="360" w:lineRule="auto"/>
        <w:ind w:left="357" w:hanging="356"/>
      </w:pPr>
      <w:r>
        <w:rPr>
          <w:rFonts w:ascii="Arial" w:eastAsia="Arial" w:hAnsi="Arial" w:cs="Arial"/>
        </w:rPr>
        <w:t xml:space="preserve">Software engineering ,Rutgers University, </w:t>
      </w:r>
      <w:hyperlink r:id="rId70">
        <w:r>
          <w:rPr>
            <w:rFonts w:ascii="Arial" w:eastAsia="Arial" w:hAnsi="Arial" w:cs="Arial"/>
            <w:color w:val="0000FF"/>
            <w:u w:val="single"/>
          </w:rPr>
          <w:t>http://www.ece.rutgers.edu/~marsic/Teaching/SE</w:t>
        </w:r>
      </w:hyperlink>
      <w:hyperlink r:id="rId71"/>
    </w:p>
    <w:p w14:paraId="43C53B9C" w14:textId="77777777" w:rsidR="00BF7533" w:rsidRDefault="00454E07">
      <w:pPr>
        <w:pStyle w:val="Normal1"/>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72">
        <w:r>
          <w:rPr>
            <w:rFonts w:ascii="Arial" w:eastAsia="Arial" w:hAnsi="Arial" w:cs="Arial"/>
            <w:color w:val="0000FF"/>
            <w:u w:val="single"/>
          </w:rPr>
          <w:t>http://www.ece.rutgers.edu/~marsic/books/SE</w:t>
        </w:r>
      </w:hyperlink>
      <w:hyperlink r:id="rId73"/>
    </w:p>
    <w:p w14:paraId="008C9908" w14:textId="77777777" w:rsidR="00BF7533" w:rsidRDefault="00454E07">
      <w:pPr>
        <w:pStyle w:val="Normal1"/>
        <w:numPr>
          <w:ilvl w:val="0"/>
          <w:numId w:val="1"/>
        </w:numPr>
        <w:spacing w:line="360" w:lineRule="auto"/>
        <w:ind w:left="357" w:hanging="356"/>
      </w:pPr>
      <w:r>
        <w:rPr>
          <w:rFonts w:ascii="Arial" w:eastAsia="Arial" w:hAnsi="Arial" w:cs="Arial"/>
        </w:rPr>
        <w:t xml:space="preserve">Concepts:  Requirements, </w:t>
      </w:r>
      <w:hyperlink r:id="rId74">
        <w:r>
          <w:rPr>
            <w:rFonts w:ascii="Arial" w:eastAsia="Arial" w:hAnsi="Arial" w:cs="Arial"/>
            <w:color w:val="0000FF"/>
            <w:u w:val="single"/>
          </w:rPr>
          <w:t>http://www.upedu.org/upedu/process/gcncpt/co_req.htm</w:t>
        </w:r>
      </w:hyperlink>
      <w:hyperlink r:id="rId75"/>
    </w:p>
    <w:p w14:paraId="2CD774B7" w14:textId="77777777" w:rsidR="00BF7533" w:rsidRDefault="00454E07">
      <w:pPr>
        <w:pStyle w:val="Normal1"/>
        <w:numPr>
          <w:ilvl w:val="0"/>
          <w:numId w:val="1"/>
        </w:numPr>
        <w:spacing w:line="360" w:lineRule="auto"/>
        <w:ind w:left="357" w:hanging="356"/>
      </w:pPr>
      <w:r>
        <w:rPr>
          <w:rFonts w:ascii="Arial" w:eastAsia="Arial" w:hAnsi="Arial" w:cs="Arial"/>
        </w:rPr>
        <w:t xml:space="preserve">UML 2 Class Diagram Guidelines, </w:t>
      </w:r>
      <w:hyperlink r:id="rId76">
        <w:r>
          <w:rPr>
            <w:rFonts w:ascii="Arial" w:eastAsia="Arial" w:hAnsi="Arial" w:cs="Arial"/>
            <w:color w:val="0000FF"/>
            <w:u w:val="single"/>
          </w:rPr>
          <w:t>http://www.agilemodeling.com/style/classDiagram.htm</w:t>
        </w:r>
      </w:hyperlink>
      <w:hyperlink r:id="rId77"/>
    </w:p>
    <w:p w14:paraId="60A55BC8" w14:textId="77777777" w:rsidR="00BF7533" w:rsidRDefault="00454E07">
      <w:pPr>
        <w:pStyle w:val="Normal1"/>
        <w:numPr>
          <w:ilvl w:val="0"/>
          <w:numId w:val="1"/>
        </w:numPr>
        <w:spacing w:line="360" w:lineRule="auto"/>
        <w:ind w:left="357" w:hanging="356"/>
      </w:pPr>
      <w:r>
        <w:rPr>
          <w:rFonts w:ascii="Arial" w:eastAsia="Arial" w:hAnsi="Arial" w:cs="Arial"/>
        </w:rPr>
        <w:t xml:space="preserve">Domain Class Diagram Modeling Standards and Guidelines, </w:t>
      </w:r>
      <w:hyperlink r:id="rId78">
        <w:r>
          <w:rPr>
            <w:rFonts w:ascii="Arial" w:eastAsia="Arial" w:hAnsi="Arial" w:cs="Arial"/>
            <w:color w:val="0000FF"/>
            <w:u w:val="single"/>
          </w:rPr>
          <w:t>http://www.bced.gov.bc.ca/imb/downloads/classdiagramstandards.pdf</w:t>
        </w:r>
      </w:hyperlink>
      <w:hyperlink r:id="rId79"/>
    </w:p>
    <w:p w14:paraId="42BF020D" w14:textId="77777777" w:rsidR="00BF7533" w:rsidRDefault="00454E07" w:rsidP="00E55DF6">
      <w:pPr>
        <w:pStyle w:val="Normal1"/>
        <w:numPr>
          <w:ilvl w:val="0"/>
          <w:numId w:val="1"/>
        </w:numPr>
        <w:spacing w:line="360" w:lineRule="auto"/>
        <w:ind w:hanging="360"/>
      </w:pPr>
      <w:bookmarkStart w:id="2449" w:name="h.3j2qqm3" w:colFirst="0" w:colLast="0"/>
      <w:bookmarkEnd w:id="2449"/>
      <w:r>
        <w:rPr>
          <w:rFonts w:ascii="Arial" w:eastAsia="Arial" w:hAnsi="Arial" w:cs="Arial"/>
        </w:rPr>
        <w:t>A</w:t>
      </w:r>
      <w:r w:rsidR="00E55DF6">
        <w:rPr>
          <w:rFonts w:ascii="Arial" w:eastAsia="Arial" w:hAnsi="Arial" w:cs="Arial"/>
        </w:rPr>
        <w:t xml:space="preserve">stah Community, </w:t>
      </w:r>
      <w:hyperlink r:id="rId80" w:history="1">
        <w:r w:rsidR="00E55DF6" w:rsidRPr="00C43C70">
          <w:rPr>
            <w:rStyle w:val="Hyperlink"/>
            <w:rFonts w:ascii="Arial" w:eastAsia="Arial" w:hAnsi="Arial" w:cs="Arial"/>
          </w:rPr>
          <w:t>http://astah.net/editions/community/</w:t>
        </w:r>
      </w:hyperlink>
      <w:hyperlink r:id="rId81"/>
    </w:p>
    <w:p w14:paraId="34BE8E94" w14:textId="77777777" w:rsidR="00BF7533" w:rsidRDefault="00454E07" w:rsidP="00B607C3">
      <w:pPr>
        <w:pStyle w:val="Heading1"/>
        <w:tabs>
          <w:tab w:val="left" w:pos="360"/>
        </w:tabs>
        <w:spacing w:line="360" w:lineRule="auto"/>
        <w:ind w:left="360" w:firstLine="0"/>
      </w:pPr>
      <w:r>
        <w:br w:type="page"/>
      </w:r>
      <w:bookmarkStart w:id="2450" w:name="_Toc431806064"/>
      <w:r>
        <w:lastRenderedPageBreak/>
        <w:t xml:space="preserve">Dodatak A: </w:t>
      </w:r>
      <w:r w:rsidR="00B607C3">
        <w:t>Indeks</w:t>
      </w:r>
      <w:r w:rsidR="002F385F">
        <w:t xml:space="preserve"> (slika</w:t>
      </w:r>
      <w:r w:rsidR="00D7375B">
        <w:t>, dijagrama, tablica, ispisa kôda</w:t>
      </w:r>
      <w:r w:rsidR="002F385F">
        <w:t>)</w:t>
      </w:r>
      <w:bookmarkEnd w:id="2450"/>
    </w:p>
    <w:p w14:paraId="0D70A626" w14:textId="77777777" w:rsidR="00552C77" w:rsidRPr="0011026A" w:rsidRDefault="0011026A" w:rsidP="006C72DE">
      <w:pPr>
        <w:pStyle w:val="Normal1"/>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2451"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2452"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ins>
      <w:r w:rsidR="00FB1A0C">
        <w:rPr>
          <w:noProof/>
          <w:webHidden/>
        </w:rPr>
      </w:r>
      <w:r w:rsidR="00FB1A0C">
        <w:rPr>
          <w:noProof/>
          <w:webHidden/>
        </w:rPr>
        <w:fldChar w:fldCharType="separate"/>
      </w:r>
      <w:ins w:id="2453"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2454" w:author="Jan Kelemen" w:date="2015-11-11T20:14:00Z"/>
          <w:rFonts w:ascii="Calibri" w:hAnsi="Calibri"/>
          <w:noProof/>
          <w:color w:val="auto"/>
          <w:sz w:val="22"/>
          <w:szCs w:val="22"/>
        </w:rPr>
      </w:pPr>
      <w:ins w:id="2455"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ins>
      <w:r>
        <w:rPr>
          <w:noProof/>
          <w:webHidden/>
        </w:rPr>
      </w:r>
      <w:r>
        <w:rPr>
          <w:noProof/>
          <w:webHidden/>
        </w:rPr>
        <w:fldChar w:fldCharType="separate"/>
      </w:r>
      <w:ins w:id="2456"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2457" w:author="Jan Kelemen" w:date="2015-11-11T20:14:00Z"/>
          <w:rFonts w:ascii="Calibri" w:hAnsi="Calibri"/>
          <w:noProof/>
          <w:color w:val="auto"/>
          <w:sz w:val="22"/>
          <w:szCs w:val="22"/>
        </w:rPr>
      </w:pPr>
      <w:ins w:id="2458"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ins>
      <w:r>
        <w:rPr>
          <w:noProof/>
          <w:webHidden/>
        </w:rPr>
      </w:r>
      <w:r>
        <w:rPr>
          <w:noProof/>
          <w:webHidden/>
        </w:rPr>
        <w:fldChar w:fldCharType="separate"/>
      </w:r>
      <w:ins w:id="2459"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2460" w:author="Jan Kelemen" w:date="2015-11-11T19:36:00Z"/>
          <w:rFonts w:ascii="Calibri" w:hAnsi="Calibri"/>
          <w:noProof/>
          <w:color w:val="auto"/>
          <w:sz w:val="22"/>
          <w:szCs w:val="22"/>
        </w:rPr>
      </w:pPr>
      <w:del w:id="2461"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2462" w:author="Jan Kelemen" w:date="2015-11-11T19:36:00Z"/>
          <w:rFonts w:ascii="Calibri" w:hAnsi="Calibri"/>
          <w:noProof/>
          <w:color w:val="auto"/>
          <w:sz w:val="22"/>
          <w:szCs w:val="22"/>
        </w:rPr>
      </w:pPr>
      <w:del w:id="2463"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2464" w:author="Jan Kelemen" w:date="2015-11-11T19:36:00Z"/>
          <w:rFonts w:ascii="Calibri" w:hAnsi="Calibri"/>
          <w:noProof/>
          <w:color w:val="auto"/>
          <w:sz w:val="22"/>
          <w:szCs w:val="22"/>
        </w:rPr>
      </w:pPr>
      <w:del w:id="2465"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2466" w:author="Jan Kelemen" w:date="2015-11-11T19:36:00Z"/>
          <w:rFonts w:ascii="Calibri" w:hAnsi="Calibri"/>
          <w:noProof/>
          <w:color w:val="auto"/>
          <w:sz w:val="22"/>
          <w:szCs w:val="22"/>
        </w:rPr>
      </w:pPr>
      <w:del w:id="2467"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2468" w:author="Jan Kelemen" w:date="2015-11-11T19:36:00Z"/>
          <w:rFonts w:ascii="Calibri" w:hAnsi="Calibri"/>
          <w:noProof/>
          <w:color w:val="auto"/>
          <w:sz w:val="22"/>
          <w:szCs w:val="22"/>
        </w:rPr>
      </w:pPr>
      <w:del w:id="2469"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2470" w:author="Jan Kelemen" w:date="2015-11-11T19:36:00Z"/>
          <w:rFonts w:ascii="Calibri" w:hAnsi="Calibri"/>
          <w:noProof/>
          <w:color w:val="auto"/>
          <w:sz w:val="22"/>
          <w:szCs w:val="22"/>
        </w:rPr>
      </w:pPr>
      <w:del w:id="2471"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2472" w:author="Jan Kelemen" w:date="2015-11-11T19:36:00Z"/>
          <w:rFonts w:ascii="Calibri" w:hAnsi="Calibri"/>
          <w:noProof/>
          <w:color w:val="auto"/>
          <w:sz w:val="22"/>
          <w:szCs w:val="22"/>
        </w:rPr>
      </w:pPr>
      <w:del w:id="2473"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2474"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2475"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ins>
      <w:r w:rsidR="00FB1A0C">
        <w:rPr>
          <w:noProof/>
          <w:webHidden/>
        </w:rPr>
      </w:r>
      <w:r w:rsidR="00FB1A0C">
        <w:rPr>
          <w:noProof/>
          <w:webHidden/>
        </w:rPr>
        <w:fldChar w:fldCharType="separate"/>
      </w:r>
      <w:ins w:id="2476"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2477" w:author="Jan Kelemen" w:date="2015-11-11T20:12:00Z"/>
          <w:rFonts w:ascii="Calibri" w:hAnsi="Calibri"/>
          <w:noProof/>
          <w:color w:val="auto"/>
          <w:sz w:val="22"/>
          <w:szCs w:val="22"/>
        </w:rPr>
      </w:pPr>
      <w:ins w:id="2478"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ins>
      <w:r>
        <w:rPr>
          <w:noProof/>
          <w:webHidden/>
        </w:rPr>
      </w:r>
      <w:r>
        <w:rPr>
          <w:noProof/>
          <w:webHidden/>
        </w:rPr>
        <w:fldChar w:fldCharType="separate"/>
      </w:r>
      <w:ins w:id="2479"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2480" w:author="Jan Kelemen" w:date="2015-11-11T20:12:00Z"/>
          <w:rFonts w:ascii="Calibri" w:hAnsi="Calibri"/>
          <w:noProof/>
          <w:color w:val="auto"/>
          <w:sz w:val="22"/>
          <w:szCs w:val="22"/>
        </w:rPr>
      </w:pPr>
      <w:ins w:id="2481"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ins>
      <w:r>
        <w:rPr>
          <w:noProof/>
          <w:webHidden/>
        </w:rPr>
      </w:r>
      <w:r>
        <w:rPr>
          <w:noProof/>
          <w:webHidden/>
        </w:rPr>
        <w:fldChar w:fldCharType="separate"/>
      </w:r>
      <w:ins w:id="2482"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2483" w:author="Jan Kelemen" w:date="2015-11-11T20:12:00Z"/>
          <w:rFonts w:ascii="Calibri" w:hAnsi="Calibri"/>
          <w:noProof/>
          <w:color w:val="auto"/>
          <w:sz w:val="22"/>
          <w:szCs w:val="22"/>
        </w:rPr>
      </w:pPr>
      <w:ins w:id="2484"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ins>
      <w:r>
        <w:rPr>
          <w:noProof/>
          <w:webHidden/>
        </w:rPr>
      </w:r>
      <w:r>
        <w:rPr>
          <w:noProof/>
          <w:webHidden/>
        </w:rPr>
        <w:fldChar w:fldCharType="separate"/>
      </w:r>
      <w:ins w:id="2485"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2486" w:author="Jan Kelemen" w:date="2015-11-11T20:12:00Z"/>
          <w:rFonts w:ascii="Calibri" w:hAnsi="Calibri"/>
          <w:noProof/>
          <w:color w:val="auto"/>
          <w:sz w:val="22"/>
          <w:szCs w:val="22"/>
        </w:rPr>
      </w:pPr>
      <w:ins w:id="2487"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ins>
      <w:r>
        <w:rPr>
          <w:noProof/>
          <w:webHidden/>
        </w:rPr>
      </w:r>
      <w:r>
        <w:rPr>
          <w:noProof/>
          <w:webHidden/>
        </w:rPr>
        <w:fldChar w:fldCharType="separate"/>
      </w:r>
      <w:ins w:id="2488"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1"/>
        <w:spacing w:line="360" w:lineRule="auto"/>
        <w:jc w:val="both"/>
        <w:rPr>
          <w:del w:id="2489" w:author="Jan Kelemen" w:date="2015-11-11T20:12:00Z"/>
          <w:noProof/>
        </w:rPr>
      </w:pPr>
    </w:p>
    <w:p w14:paraId="11AB89A6" w14:textId="77777777" w:rsidR="008D6E50" w:rsidDel="00FB1A0C" w:rsidRDefault="008D6E50" w:rsidP="006C72DE">
      <w:pPr>
        <w:pStyle w:val="Normal1"/>
        <w:spacing w:line="360" w:lineRule="auto"/>
        <w:jc w:val="both"/>
        <w:rPr>
          <w:del w:id="2490" w:author="Jan Kelemen" w:date="2015-11-11T20:12:00Z"/>
          <w:noProof/>
        </w:rPr>
      </w:pPr>
    </w:p>
    <w:p w14:paraId="7CCC5841" w14:textId="77777777" w:rsidR="008D6E50" w:rsidRPr="002B2F9A" w:rsidDel="00FB1A0C" w:rsidRDefault="008D6E50">
      <w:pPr>
        <w:pStyle w:val="TableofFigures"/>
        <w:tabs>
          <w:tab w:val="right" w:leader="dot" w:pos="9061"/>
        </w:tabs>
        <w:rPr>
          <w:del w:id="2491" w:author="Jan Kelemen" w:date="2015-11-11T20:12:00Z"/>
          <w:rFonts w:ascii="Calibri" w:hAnsi="Calibri"/>
          <w:noProof/>
          <w:color w:val="auto"/>
          <w:sz w:val="22"/>
          <w:szCs w:val="22"/>
        </w:rPr>
      </w:pPr>
      <w:del w:id="2492"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2493" w:author="Jan Kelemen" w:date="2015-11-11T20:12:00Z"/>
          <w:rFonts w:ascii="Calibri" w:hAnsi="Calibri"/>
          <w:noProof/>
          <w:color w:val="auto"/>
          <w:sz w:val="22"/>
          <w:szCs w:val="22"/>
        </w:rPr>
      </w:pPr>
      <w:del w:id="2494"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2495" w:author="Jan Kelemen" w:date="2015-11-11T20:12:00Z"/>
          <w:rFonts w:ascii="Calibri" w:hAnsi="Calibri"/>
          <w:noProof/>
          <w:color w:val="auto"/>
          <w:sz w:val="22"/>
          <w:szCs w:val="22"/>
        </w:rPr>
      </w:pPr>
      <w:del w:id="2496"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2497" w:author="Jan Kelemen" w:date="2015-11-11T20:12:00Z"/>
          <w:rFonts w:ascii="Calibri" w:hAnsi="Calibri"/>
          <w:noProof/>
          <w:color w:val="auto"/>
          <w:sz w:val="22"/>
          <w:szCs w:val="22"/>
        </w:rPr>
      </w:pPr>
      <w:del w:id="2498"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2499" w:author="Jan Kelemen" w:date="2015-11-11T20:12:00Z"/>
          <w:rFonts w:ascii="Calibri" w:hAnsi="Calibri"/>
          <w:noProof/>
          <w:color w:val="auto"/>
          <w:sz w:val="22"/>
          <w:szCs w:val="22"/>
        </w:rPr>
      </w:pPr>
      <w:del w:id="2500"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1"/>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1"/>
        <w:spacing w:line="360" w:lineRule="auto"/>
        <w:jc w:val="both"/>
        <w:rPr>
          <w:rFonts w:ascii="Arial" w:eastAsia="Arial" w:hAnsi="Arial" w:cs="Arial"/>
          <w:sz w:val="20"/>
        </w:rPr>
      </w:pPr>
    </w:p>
    <w:p w14:paraId="4D11B642" w14:textId="77777777" w:rsidR="00B607C3" w:rsidRDefault="00B607C3">
      <w:pPr>
        <w:pStyle w:val="Normal1"/>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2501" w:name="_Toc431806065"/>
      <w:r>
        <w:lastRenderedPageBreak/>
        <w:t>Dodatak B: Dnevnik sastajanja</w:t>
      </w:r>
      <w:bookmarkEnd w:id="2501"/>
    </w:p>
    <w:p w14:paraId="314183EE" w14:textId="77777777" w:rsidR="00A40238" w:rsidRPr="000D4468" w:rsidRDefault="00A40238" w:rsidP="00B607C3">
      <w:pPr>
        <w:pStyle w:val="Normal1"/>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1"/>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Šarić Fredi, Gulan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1"/>
        <w:spacing w:line="360" w:lineRule="auto"/>
        <w:ind w:left="360"/>
        <w:jc w:val="both"/>
        <w:rPr>
          <w:rFonts w:ascii="Arial" w:hAnsi="Arial" w:cs="Arial"/>
        </w:rPr>
      </w:pPr>
      <w:r>
        <w:rPr>
          <w:rFonts w:ascii="Arial" w:hAnsi="Arial" w:cs="Arial"/>
        </w:rPr>
        <w:tab/>
        <w:t xml:space="preserve">         </w:t>
      </w:r>
      <w:r w:rsidR="00AB5DAC" w:rsidRPr="00AB5DAC">
        <w:rPr>
          <w:rFonts w:ascii="Arial" w:hAnsi="Arial" w:cs="Arial"/>
        </w:rPr>
        <w:t>Latečki Domagoj</w:t>
      </w:r>
      <w:r w:rsidR="00AB5DAC">
        <w:rPr>
          <w:rFonts w:ascii="Arial" w:hAnsi="Arial" w:cs="Arial"/>
        </w:rPr>
        <w:t xml:space="preserve">, </w:t>
      </w:r>
      <w:r w:rsidR="00AB5DAC" w:rsidRPr="00AB5DAC">
        <w:rPr>
          <w:rFonts w:ascii="Arial" w:hAnsi="Arial" w:cs="Arial"/>
        </w:rPr>
        <w:t>Trčak Tin</w:t>
      </w:r>
    </w:p>
    <w:p w14:paraId="35C11FE2" w14:textId="77777777" w:rsidR="00A40238" w:rsidRP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1"/>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1"/>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Fredi, </w:t>
      </w:r>
      <w:r w:rsidR="00AB5DAC">
        <w:rPr>
          <w:rFonts w:ascii="Arial" w:hAnsi="Arial" w:cs="Arial"/>
        </w:rPr>
        <w:t>Gulan</w:t>
      </w:r>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AB5DAC" w:rsidRPr="00AB5DAC">
        <w:rPr>
          <w:rFonts w:ascii="Arial" w:hAnsi="Arial" w:cs="Arial"/>
        </w:rPr>
        <w:t xml:space="preserve">Latečki </w:t>
      </w:r>
      <w:r w:rsidR="002C7083">
        <w:rPr>
          <w:rFonts w:ascii="Arial" w:hAnsi="Arial" w:cs="Arial"/>
        </w:rPr>
        <w:t xml:space="preserve"> </w:t>
      </w:r>
    </w:p>
    <w:p w14:paraId="4CA69ABF" w14:textId="77777777" w:rsidR="000D4468" w:rsidRPr="000D4468" w:rsidRDefault="002C7083" w:rsidP="002C7083">
      <w:pPr>
        <w:pStyle w:val="Normal1"/>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r w:rsidR="00AB5DAC" w:rsidRPr="00AB5DAC">
        <w:rPr>
          <w:rFonts w:ascii="Arial" w:hAnsi="Arial" w:cs="Arial"/>
        </w:rPr>
        <w:t>Trčak Tin</w:t>
      </w:r>
    </w:p>
    <w:p w14:paraId="2E8B6229" w14:textId="77777777" w:rsidR="000D4468" w:rsidRDefault="000D4468" w:rsidP="000D4468">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1"/>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1"/>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Fredi</w:t>
      </w:r>
      <w:r>
        <w:rPr>
          <w:rFonts w:ascii="Arial" w:hAnsi="Arial" w:cs="Arial"/>
        </w:rPr>
        <w:t xml:space="preserve">, </w:t>
      </w:r>
      <w:r w:rsidRPr="00AB5DAC">
        <w:rPr>
          <w:rFonts w:ascii="Arial" w:hAnsi="Arial" w:cs="Arial"/>
        </w:rPr>
        <w:t>Kostrešević Kenneth</w:t>
      </w:r>
      <w:r>
        <w:rPr>
          <w:rFonts w:ascii="Arial" w:hAnsi="Arial" w:cs="Arial"/>
        </w:rPr>
        <w:t xml:space="preserve">, </w:t>
      </w:r>
      <w:r w:rsidRPr="00AB5DAC">
        <w:rPr>
          <w:rFonts w:ascii="Arial" w:hAnsi="Arial" w:cs="Arial"/>
        </w:rPr>
        <w:t>Latečki Domagoj</w:t>
      </w:r>
      <w:r>
        <w:rPr>
          <w:rFonts w:ascii="Arial" w:hAnsi="Arial" w:cs="Arial"/>
        </w:rPr>
        <w:t xml:space="preserve">, </w:t>
      </w:r>
      <w:r w:rsidRPr="00AB5DAC">
        <w:rPr>
          <w:rFonts w:ascii="Arial" w:hAnsi="Arial" w:cs="Arial"/>
        </w:rPr>
        <w:t xml:space="preserve">Trčak Tin </w:t>
      </w:r>
    </w:p>
    <w:p w14:paraId="3467BB33" w14:textId="77777777" w:rsidR="00AB5DAC" w:rsidRDefault="00AB5DAC" w:rsidP="00AB5DAC">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2502" w:author="Jan Kelemen" w:date="2015-11-11T20:11:00Z">
        <w:r w:rsidR="00FB1A0C">
          <w:rPr>
            <w:rFonts w:ascii="Arial" w:hAnsi="Arial" w:cs="Arial"/>
          </w:rPr>
          <w:t>je</w:t>
        </w:r>
      </w:ins>
      <w:del w:id="2503"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1"/>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1"/>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Fredi, Gulan Filip, Janjić Matej, Kelemen Jan, </w:t>
      </w:r>
      <w:r w:rsidR="0078258E" w:rsidRPr="00AB5DAC">
        <w:rPr>
          <w:rFonts w:ascii="Arial" w:hAnsi="Arial" w:cs="Arial"/>
        </w:rPr>
        <w:t>Kostrešević Kenneth</w:t>
      </w:r>
      <w:r w:rsidR="0078258E">
        <w:rPr>
          <w:rFonts w:ascii="Arial" w:hAnsi="Arial" w:cs="Arial"/>
        </w:rPr>
        <w:t xml:space="preserve">,           </w:t>
      </w:r>
    </w:p>
    <w:p w14:paraId="3EE2CE39" w14:textId="77777777" w:rsidR="0078258E" w:rsidRPr="000D4468" w:rsidRDefault="0078258E" w:rsidP="0078258E">
      <w:pPr>
        <w:pStyle w:val="Normal1"/>
        <w:spacing w:line="360" w:lineRule="auto"/>
        <w:ind w:left="360"/>
        <w:jc w:val="both"/>
        <w:rPr>
          <w:rFonts w:ascii="Arial" w:hAnsi="Arial" w:cs="Arial"/>
        </w:rPr>
      </w:pPr>
      <w:r>
        <w:rPr>
          <w:rFonts w:ascii="Arial" w:hAnsi="Arial" w:cs="Arial"/>
        </w:rPr>
        <w:tab/>
        <w:t xml:space="preserve">         </w:t>
      </w:r>
      <w:r w:rsidRPr="00AB5DAC">
        <w:rPr>
          <w:rFonts w:ascii="Arial" w:hAnsi="Arial" w:cs="Arial"/>
        </w:rPr>
        <w:t>Latečki Domagoj</w:t>
      </w:r>
      <w:r>
        <w:rPr>
          <w:rFonts w:ascii="Arial" w:hAnsi="Arial" w:cs="Arial"/>
        </w:rPr>
        <w:t xml:space="preserve">, </w:t>
      </w:r>
      <w:r w:rsidRPr="00AB5DAC">
        <w:rPr>
          <w:rFonts w:ascii="Arial" w:hAnsi="Arial" w:cs="Arial"/>
        </w:rPr>
        <w:t>Trčak Tin</w:t>
      </w:r>
    </w:p>
    <w:p w14:paraId="1E0E2378" w14:textId="77777777" w:rsidR="002C7083" w:rsidRDefault="002C7083" w:rsidP="0078258E">
      <w:pPr>
        <w:pStyle w:val="Normal1"/>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1"/>
        <w:spacing w:line="360" w:lineRule="auto"/>
        <w:ind w:firstLine="360"/>
        <w:jc w:val="both"/>
        <w:rPr>
          <w:rFonts w:ascii="Arial" w:hAnsi="Arial" w:cs="Arial"/>
        </w:rPr>
      </w:pPr>
    </w:p>
    <w:p w14:paraId="2DF67A79" w14:textId="77777777" w:rsidR="002C7083" w:rsidRPr="000D4468" w:rsidRDefault="002C7083" w:rsidP="002C7083">
      <w:pPr>
        <w:pStyle w:val="Normal1"/>
        <w:spacing w:line="360" w:lineRule="auto"/>
        <w:jc w:val="both"/>
        <w:rPr>
          <w:rFonts w:ascii="Arial" w:hAnsi="Arial" w:cs="Arial"/>
        </w:rPr>
      </w:pPr>
    </w:p>
    <w:p w14:paraId="63C541E1" w14:textId="77777777" w:rsidR="00AB5DAC" w:rsidRPr="000D4468" w:rsidRDefault="00AB5DAC" w:rsidP="000D4468">
      <w:pPr>
        <w:pStyle w:val="Normal1"/>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2504" w:name="_Toc431806066"/>
      <w:r>
        <w:lastRenderedPageBreak/>
        <w:t xml:space="preserve">Dodatak C: Prikaz </w:t>
      </w:r>
      <w:r w:rsidR="005D6631">
        <w:t>aktivnosti grupe</w:t>
      </w:r>
      <w:bookmarkEnd w:id="2504"/>
    </w:p>
    <w:p w14:paraId="5FA6796E" w14:textId="77777777"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1"/>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1"/>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1"/>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1"/>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Gulan</w:t>
            </w:r>
          </w:p>
        </w:tc>
        <w:tc>
          <w:tcPr>
            <w:tcW w:w="1089" w:type="dxa"/>
            <w:shd w:val="clear" w:color="auto" w:fill="auto"/>
          </w:tcPr>
          <w:p w14:paraId="5CE6FED8"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1"/>
              <w:spacing w:before="120" w:after="120"/>
              <w:jc w:val="center"/>
              <w:rPr>
                <w:rFonts w:ascii="Arial" w:hAnsi="Arial" w:cs="Arial"/>
                <w:sz w:val="20"/>
              </w:rPr>
            </w:pPr>
            <w:r w:rsidRPr="000C01B6">
              <w:rPr>
                <w:rFonts w:ascii="Arial" w:hAnsi="Arial" w:cs="Arial"/>
                <w:sz w:val="20"/>
              </w:rPr>
              <w:t>Kostrešević</w:t>
            </w:r>
          </w:p>
        </w:tc>
        <w:tc>
          <w:tcPr>
            <w:tcW w:w="1089" w:type="dxa"/>
            <w:shd w:val="clear" w:color="auto" w:fill="auto"/>
          </w:tcPr>
          <w:p w14:paraId="028D4611"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Latečki</w:t>
            </w:r>
          </w:p>
        </w:tc>
        <w:tc>
          <w:tcPr>
            <w:tcW w:w="1089" w:type="dxa"/>
            <w:shd w:val="clear" w:color="auto" w:fill="auto"/>
          </w:tcPr>
          <w:p w14:paraId="00C59D65" w14:textId="77777777" w:rsidR="00B82C14" w:rsidRPr="00AD38CE" w:rsidRDefault="000C01B6" w:rsidP="000C01B6">
            <w:pPr>
              <w:pStyle w:val="Normal1"/>
              <w:spacing w:before="120" w:after="120"/>
              <w:jc w:val="center"/>
              <w:rPr>
                <w:rFonts w:ascii="Arial" w:hAnsi="Arial" w:cs="Arial"/>
                <w:sz w:val="20"/>
              </w:rPr>
            </w:pPr>
            <w:r>
              <w:rPr>
                <w:rFonts w:ascii="Arial" w:hAnsi="Arial" w:cs="Arial"/>
                <w:sz w:val="20"/>
              </w:rPr>
              <w:t>Trčak</w:t>
            </w:r>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1"/>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1"/>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1"/>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1"/>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1"/>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1"/>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1"/>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1"/>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1"/>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1"/>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1"/>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1"/>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14:paraId="21FB0CB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1"/>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1"/>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1"/>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1"/>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1"/>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1"/>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1"/>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1"/>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1"/>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1"/>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1"/>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1"/>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1"/>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1"/>
              <w:spacing w:after="120"/>
              <w:jc w:val="center"/>
              <w:rPr>
                <w:rFonts w:ascii="Arial" w:hAnsi="Arial" w:cs="Arial"/>
                <w:sz w:val="20"/>
              </w:rPr>
            </w:pPr>
          </w:p>
        </w:tc>
      </w:tr>
    </w:tbl>
    <w:p w14:paraId="2C96D4A4" w14:textId="77777777" w:rsidR="00B82C14" w:rsidRDefault="00B82C14" w:rsidP="00B82C14">
      <w:pPr>
        <w:pStyle w:val="Normal1"/>
        <w:spacing w:after="120"/>
        <w:jc w:val="both"/>
      </w:pPr>
    </w:p>
    <w:p w14:paraId="3168673A" w14:textId="77777777"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1"/>
        <w:spacing w:after="120" w:line="360" w:lineRule="auto"/>
        <w:jc w:val="both"/>
        <w:rPr>
          <w:rFonts w:ascii="Arial" w:eastAsia="Arial" w:hAnsi="Arial" w:cs="Arial"/>
          <w:i/>
          <w:sz w:val="20"/>
        </w:rPr>
      </w:pPr>
    </w:p>
    <w:p w14:paraId="5CFE57C1" w14:textId="77777777"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1"/>
        <w:spacing w:after="120" w:line="360" w:lineRule="auto"/>
        <w:jc w:val="center"/>
        <w:rPr>
          <w:rFonts w:ascii="Arial" w:hAnsi="Arial" w:cs="Arial"/>
        </w:rPr>
      </w:pPr>
      <w:r>
        <w:rPr>
          <w:rFonts w:ascii="Arial" w:hAnsi="Arial" w:cs="Arial"/>
          <w:noProof/>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1"/>
      </w:pPr>
      <w:r>
        <w:br w:type="page"/>
      </w:r>
    </w:p>
    <w:p w14:paraId="19BDFDCA" w14:textId="77777777" w:rsidR="005237D8" w:rsidRDefault="005237D8" w:rsidP="005237D8">
      <w:pPr>
        <w:pStyle w:val="Heading1"/>
        <w:ind w:left="360" w:firstLine="0"/>
      </w:pPr>
      <w:bookmarkStart w:id="2505" w:name="_Toc431806067"/>
      <w:r>
        <w:lastRenderedPageBreak/>
        <w:t>Dodatak D: Plan rada / Pregled rada i stanje ostvarenja</w:t>
      </w:r>
      <w:bookmarkEnd w:id="2505"/>
    </w:p>
    <w:p w14:paraId="28BDF6B1" w14:textId="77777777" w:rsidR="005237D8" w:rsidRDefault="005237D8" w:rsidP="005237D8">
      <w:pPr>
        <w:pStyle w:val="Normal1"/>
        <w:spacing w:line="360" w:lineRule="auto"/>
        <w:jc w:val="both"/>
      </w:pPr>
    </w:p>
    <w:p w14:paraId="1AADA2A5" w14:textId="77777777"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1"/>
        <w:numPr>
          <w:ilvl w:val="0"/>
          <w:numId w:val="4"/>
        </w:numPr>
        <w:spacing w:line="360" w:lineRule="auto"/>
        <w:jc w:val="both"/>
        <w:rPr>
          <w:rFonts w:ascii="Arial" w:hAnsi="Arial" w:cs="Arial"/>
          <w:i/>
          <w:sz w:val="20"/>
        </w:rPr>
      </w:pPr>
      <w:r w:rsidRPr="00732CA8">
        <w:rPr>
          <w:rFonts w:ascii="Arial" w:hAnsi="Arial" w:cs="Arial"/>
          <w:i/>
          <w:sz w:val="20"/>
        </w:rPr>
        <w:t>(u rev. 1) koji je plan rada za rev. 2,</w:t>
      </w:r>
    </w:p>
    <w:p w14:paraId="07899D45" w14:textId="77777777" w:rsidR="005237D8" w:rsidRPr="00732CA8" w:rsidRDefault="005237D8" w:rsidP="007372FC">
      <w:pPr>
        <w:pStyle w:val="Normal1"/>
        <w:numPr>
          <w:ilvl w:val="0"/>
          <w:numId w:val="4"/>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1"/>
      </w:pPr>
    </w:p>
    <w:p w14:paraId="059845AC" w14:textId="77777777" w:rsidR="00B607C3" w:rsidRPr="00B607C3" w:rsidRDefault="00B607C3" w:rsidP="005237D8">
      <w:pPr>
        <w:pStyle w:val="Normal1"/>
        <w:spacing w:line="360" w:lineRule="auto"/>
        <w:jc w:val="both"/>
      </w:pPr>
    </w:p>
    <w:sectPr w:rsidR="00B607C3" w:rsidRPr="00B607C3" w:rsidSect="00BF7533">
      <w:headerReference w:type="default" r:id="rId83"/>
      <w:footerReference w:type="default" r:id="rId84"/>
      <w:pgSz w:w="11905" w:h="16837"/>
      <w:pgMar w:top="1417" w:right="1417" w:bottom="1417" w:left="1417"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74" w:author="Domagoj" w:date="2015-11-17T17:49:00Z" w:initials="D">
    <w:p w14:paraId="1A67CE1A" w14:textId="55C0BA34" w:rsidR="00F4563A" w:rsidRDefault="00F4563A">
      <w:pPr>
        <w:pStyle w:val="CommentText"/>
      </w:pPr>
      <w:r>
        <w:rPr>
          <w:rStyle w:val="CommentReference"/>
        </w:rPr>
        <w:annotationRef/>
      </w:r>
      <w:r>
        <w:t>Provjeri kod asistenta</w:t>
      </w:r>
    </w:p>
  </w:comment>
  <w:comment w:id="1184" w:author="Domagoj" w:date="2015-11-17T17:50:00Z" w:initials="D">
    <w:p w14:paraId="08517FAF" w14:textId="77777777" w:rsidR="00F4563A" w:rsidRDefault="00F4563A">
      <w:pPr>
        <w:pStyle w:val="CommentText"/>
      </w:pPr>
      <w:r>
        <w:rPr>
          <w:rStyle w:val="CommentReference"/>
        </w:rPr>
        <w:annotationRef/>
      </w:r>
      <w:r>
        <w:t>Asistent</w:t>
      </w:r>
    </w:p>
    <w:p w14:paraId="5DB44D5B" w14:textId="399C027D" w:rsidR="00F4563A" w:rsidRDefault="00F4563A">
      <w:pPr>
        <w:pStyle w:val="CommentText"/>
      </w:pPr>
    </w:p>
  </w:comment>
  <w:comment w:id="1199" w:author="Domagoj" w:date="2015-11-17T17:51:00Z" w:initials="D">
    <w:p w14:paraId="6485FF27" w14:textId="77777777" w:rsidR="00F4563A" w:rsidRDefault="00F4563A">
      <w:pPr>
        <w:pStyle w:val="CommentText"/>
      </w:pPr>
      <w:r>
        <w:rPr>
          <w:rStyle w:val="CommentReference"/>
        </w:rPr>
        <w:annotationRef/>
      </w:r>
      <w:r>
        <w:t>Asistent</w:t>
      </w:r>
    </w:p>
    <w:p w14:paraId="31184BCE" w14:textId="039A5E87" w:rsidR="00F4563A" w:rsidRDefault="00F4563A">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67CE1A" w15:done="0"/>
  <w15:commentEx w15:paraId="5DB44D5B" w15:done="0"/>
  <w15:commentEx w15:paraId="31184BC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F3934" w14:textId="77777777" w:rsidR="00957F31" w:rsidRDefault="00957F31" w:rsidP="00BF7533">
      <w:r>
        <w:separator/>
      </w:r>
    </w:p>
  </w:endnote>
  <w:endnote w:type="continuationSeparator" w:id="0">
    <w:p w14:paraId="6C2AD7A7" w14:textId="77777777" w:rsidR="00957F31" w:rsidRDefault="00957F31"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CF543C" w:rsidRDefault="00CF543C">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5C0EE0">
      <w:rPr>
        <w:noProof/>
      </w:rPr>
      <w:t>1</w:t>
    </w:r>
    <w:r>
      <w:fldChar w:fldCharType="end"/>
    </w:r>
    <w:r>
      <w:rPr>
        <w:rFonts w:ascii="Arial" w:eastAsia="Arial" w:hAnsi="Arial" w:cs="Arial"/>
        <w:sz w:val="20"/>
      </w:rPr>
      <w:t xml:space="preserve"> od </w:t>
    </w:r>
    <w:r>
      <w:fldChar w:fldCharType="begin"/>
    </w:r>
    <w:r>
      <w:instrText>NUMPAGES</w:instrText>
    </w:r>
    <w:r>
      <w:fldChar w:fldCharType="separate"/>
    </w:r>
    <w:r w:rsidR="005C0EE0">
      <w:rPr>
        <w:noProof/>
      </w:rPr>
      <w:t>73</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506" w:author="Domagoj" w:date="2015-11-17T17:15:00Z">
      <w:r>
        <w:rPr>
          <w:rFonts w:ascii="Arial" w:eastAsia="Arial" w:hAnsi="Arial" w:cs="Arial"/>
          <w:noProof/>
          <w:sz w:val="20"/>
        </w:rPr>
        <w:t>17. studenog 2015.</w:t>
      </w:r>
    </w:ins>
    <w:ins w:id="2507" w:author="Filip Gulan" w:date="2015-11-17T08:19:00Z">
      <w:del w:id="2508" w:author="Domagoj" w:date="2015-11-17T17:15:00Z">
        <w:r w:rsidDel="00CF543C">
          <w:rPr>
            <w:rFonts w:ascii="Arial" w:eastAsia="Arial" w:hAnsi="Arial" w:cs="Arial"/>
            <w:noProof/>
            <w:sz w:val="20"/>
          </w:rPr>
          <w:delText>17. November 2015.</w:delText>
        </w:r>
      </w:del>
    </w:ins>
    <w:ins w:id="2509" w:author="Tin Trčak" w:date="2015-11-12T16:05:00Z">
      <w:del w:id="2510" w:author="Domagoj" w:date="2015-11-17T17:15:00Z">
        <w:r w:rsidDel="00CF543C">
          <w:rPr>
            <w:rFonts w:ascii="Arial" w:eastAsia="Arial" w:hAnsi="Arial" w:cs="Arial"/>
            <w:noProof/>
            <w:sz w:val="20"/>
          </w:rPr>
          <w:delText>12. studenog 2015.</w:delText>
        </w:r>
      </w:del>
    </w:ins>
    <w:del w:id="2511" w:author="Domagoj" w:date="2015-11-17T17:15:00Z">
      <w:r w:rsidDel="00CF543C">
        <w:rPr>
          <w:rFonts w:ascii="Arial" w:eastAsia="Arial" w:hAnsi="Arial" w:cs="Arial"/>
          <w:noProof/>
          <w:sz w:val="20"/>
        </w:rPr>
        <w:delText>11. studenog 2015.</w:delText>
      </w:r>
    </w:del>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CF543C" w:rsidRDefault="00CF543C">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5584B" w14:textId="77777777" w:rsidR="00957F31" w:rsidRDefault="00957F31" w:rsidP="00BF7533">
      <w:r>
        <w:separator/>
      </w:r>
    </w:p>
  </w:footnote>
  <w:footnote w:type="continuationSeparator" w:id="0">
    <w:p w14:paraId="03B70F1E" w14:textId="77777777" w:rsidR="00957F31" w:rsidRDefault="00957F31"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CF543C" w:rsidRDefault="00CF543C">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15:restartNumberingAfterBreak="0">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15:restartNumberingAfterBreak="0">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15:restartNumberingAfterBreak="0">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4"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0"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1" w15:restartNumberingAfterBreak="0">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2"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15:restartNumberingAfterBreak="0">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4" w15:restartNumberingAfterBreak="0">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8" w15:restartNumberingAfterBreak="0">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15:restartNumberingAfterBreak="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6"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15:restartNumberingAfterBreak="0">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2" w15:restartNumberingAfterBreak="0">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3" w15:restartNumberingAfterBreak="0">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15:restartNumberingAfterBreak="0">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8"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41"/>
  </w:num>
  <w:num w:numId="4">
    <w:abstractNumId w:val="7"/>
  </w:num>
  <w:num w:numId="5">
    <w:abstractNumId w:val="18"/>
  </w:num>
  <w:num w:numId="6">
    <w:abstractNumId w:val="5"/>
  </w:num>
  <w:num w:numId="7">
    <w:abstractNumId w:val="51"/>
  </w:num>
  <w:num w:numId="8">
    <w:abstractNumId w:val="29"/>
  </w:num>
  <w:num w:numId="9">
    <w:abstractNumId w:val="33"/>
  </w:num>
  <w:num w:numId="10">
    <w:abstractNumId w:val="63"/>
  </w:num>
  <w:num w:numId="11">
    <w:abstractNumId w:val="45"/>
  </w:num>
  <w:num w:numId="12">
    <w:abstractNumId w:val="22"/>
  </w:num>
  <w:num w:numId="13">
    <w:abstractNumId w:val="57"/>
  </w:num>
  <w:num w:numId="14">
    <w:abstractNumId w:val="8"/>
  </w:num>
  <w:num w:numId="15">
    <w:abstractNumId w:val="12"/>
  </w:num>
  <w:num w:numId="16">
    <w:abstractNumId w:val="61"/>
  </w:num>
  <w:num w:numId="17">
    <w:abstractNumId w:val="21"/>
  </w:num>
  <w:num w:numId="18">
    <w:abstractNumId w:val="9"/>
  </w:num>
  <w:num w:numId="19">
    <w:abstractNumId w:val="62"/>
  </w:num>
  <w:num w:numId="20">
    <w:abstractNumId w:val="26"/>
  </w:num>
  <w:num w:numId="21">
    <w:abstractNumId w:val="14"/>
  </w:num>
  <w:num w:numId="22">
    <w:abstractNumId w:val="35"/>
  </w:num>
  <w:num w:numId="23">
    <w:abstractNumId w:val="10"/>
  </w:num>
  <w:num w:numId="24">
    <w:abstractNumId w:val="58"/>
  </w:num>
  <w:num w:numId="25">
    <w:abstractNumId w:val="42"/>
  </w:num>
  <w:num w:numId="26">
    <w:abstractNumId w:val="39"/>
  </w:num>
  <w:num w:numId="27">
    <w:abstractNumId w:val="25"/>
  </w:num>
  <w:num w:numId="28">
    <w:abstractNumId w:val="50"/>
  </w:num>
  <w:num w:numId="29">
    <w:abstractNumId w:val="11"/>
  </w:num>
  <w:num w:numId="30">
    <w:abstractNumId w:val="49"/>
  </w:num>
  <w:num w:numId="31">
    <w:abstractNumId w:val="40"/>
  </w:num>
  <w:num w:numId="32">
    <w:abstractNumId w:val="43"/>
  </w:num>
  <w:num w:numId="33">
    <w:abstractNumId w:val="15"/>
  </w:num>
  <w:num w:numId="34">
    <w:abstractNumId w:val="17"/>
  </w:num>
  <w:num w:numId="35">
    <w:abstractNumId w:val="59"/>
  </w:num>
  <w:num w:numId="36">
    <w:abstractNumId w:val="44"/>
  </w:num>
  <w:num w:numId="37">
    <w:abstractNumId w:val="60"/>
  </w:num>
  <w:num w:numId="38">
    <w:abstractNumId w:val="46"/>
  </w:num>
  <w:num w:numId="39">
    <w:abstractNumId w:val="47"/>
  </w:num>
  <w:num w:numId="40">
    <w:abstractNumId w:val="56"/>
  </w:num>
  <w:num w:numId="41">
    <w:abstractNumId w:val="55"/>
  </w:num>
  <w:num w:numId="42">
    <w:abstractNumId w:val="28"/>
  </w:num>
  <w:num w:numId="43">
    <w:abstractNumId w:val="53"/>
  </w:num>
  <w:num w:numId="44">
    <w:abstractNumId w:val="3"/>
  </w:num>
  <w:num w:numId="45">
    <w:abstractNumId w:val="24"/>
  </w:num>
  <w:num w:numId="46">
    <w:abstractNumId w:val="13"/>
  </w:num>
  <w:num w:numId="47">
    <w:abstractNumId w:val="1"/>
  </w:num>
  <w:num w:numId="48">
    <w:abstractNumId w:val="54"/>
  </w:num>
  <w:num w:numId="49">
    <w:abstractNumId w:val="20"/>
  </w:num>
  <w:num w:numId="50">
    <w:abstractNumId w:val="4"/>
  </w:num>
  <w:num w:numId="51">
    <w:abstractNumId w:val="31"/>
  </w:num>
  <w:num w:numId="52">
    <w:abstractNumId w:val="48"/>
  </w:num>
  <w:num w:numId="53">
    <w:abstractNumId w:val="32"/>
  </w:num>
  <w:num w:numId="54">
    <w:abstractNumId w:val="52"/>
  </w:num>
  <w:num w:numId="55">
    <w:abstractNumId w:val="23"/>
  </w:num>
  <w:num w:numId="56">
    <w:abstractNumId w:val="27"/>
  </w:num>
  <w:num w:numId="57">
    <w:abstractNumId w:val="16"/>
  </w:num>
  <w:num w:numId="58">
    <w:abstractNumId w:val="37"/>
  </w:num>
  <w:num w:numId="59">
    <w:abstractNumId w:val="34"/>
  </w:num>
  <w:num w:numId="60">
    <w:abstractNumId w:val="36"/>
  </w:num>
  <w:num w:numId="61">
    <w:abstractNumId w:val="6"/>
  </w:num>
  <w:num w:numId="62">
    <w:abstractNumId w:val="19"/>
  </w:num>
  <w:num w:numId="63">
    <w:abstractNumId w:val="38"/>
  </w:num>
  <w:numIdMacAtCleanup w:val="5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magoj">
    <w15:presenceInfo w15:providerId="None" w15:userId="Domagoj"/>
  </w15:person>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40DF2"/>
    <w:rsid w:val="00051B42"/>
    <w:rsid w:val="000555E1"/>
    <w:rsid w:val="00056338"/>
    <w:rsid w:val="0007262E"/>
    <w:rsid w:val="00075079"/>
    <w:rsid w:val="00077841"/>
    <w:rsid w:val="00077EEC"/>
    <w:rsid w:val="000A2DD0"/>
    <w:rsid w:val="000C01B6"/>
    <w:rsid w:val="000C215A"/>
    <w:rsid w:val="000C232A"/>
    <w:rsid w:val="000C2CBE"/>
    <w:rsid w:val="000C7547"/>
    <w:rsid w:val="000D1468"/>
    <w:rsid w:val="000D4468"/>
    <w:rsid w:val="000E308A"/>
    <w:rsid w:val="000E3130"/>
    <w:rsid w:val="000E4184"/>
    <w:rsid w:val="00102CD4"/>
    <w:rsid w:val="0010698C"/>
    <w:rsid w:val="0011026A"/>
    <w:rsid w:val="001123A4"/>
    <w:rsid w:val="001137CC"/>
    <w:rsid w:val="00122CC6"/>
    <w:rsid w:val="00133C1F"/>
    <w:rsid w:val="00137450"/>
    <w:rsid w:val="00140841"/>
    <w:rsid w:val="001419EF"/>
    <w:rsid w:val="0014315D"/>
    <w:rsid w:val="00155041"/>
    <w:rsid w:val="00155779"/>
    <w:rsid w:val="00156D98"/>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13ECC"/>
    <w:rsid w:val="0021516D"/>
    <w:rsid w:val="002165FA"/>
    <w:rsid w:val="00225EFA"/>
    <w:rsid w:val="002279B5"/>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5AA2"/>
    <w:rsid w:val="002F74D0"/>
    <w:rsid w:val="00300C0D"/>
    <w:rsid w:val="00302B05"/>
    <w:rsid w:val="00303ABF"/>
    <w:rsid w:val="003060C5"/>
    <w:rsid w:val="00314BE7"/>
    <w:rsid w:val="00314D16"/>
    <w:rsid w:val="00323D5F"/>
    <w:rsid w:val="00330C2B"/>
    <w:rsid w:val="003311E1"/>
    <w:rsid w:val="00334D3A"/>
    <w:rsid w:val="00334ED2"/>
    <w:rsid w:val="00355929"/>
    <w:rsid w:val="0036107E"/>
    <w:rsid w:val="00364820"/>
    <w:rsid w:val="00366C65"/>
    <w:rsid w:val="00367C2B"/>
    <w:rsid w:val="00375C6E"/>
    <w:rsid w:val="00377ED6"/>
    <w:rsid w:val="00382435"/>
    <w:rsid w:val="00383126"/>
    <w:rsid w:val="0038377A"/>
    <w:rsid w:val="00391B3B"/>
    <w:rsid w:val="00391FCC"/>
    <w:rsid w:val="00392EA6"/>
    <w:rsid w:val="003B4ED3"/>
    <w:rsid w:val="003C22E8"/>
    <w:rsid w:val="003D15C7"/>
    <w:rsid w:val="003D6606"/>
    <w:rsid w:val="003D7F5A"/>
    <w:rsid w:val="003E0322"/>
    <w:rsid w:val="003E1EE8"/>
    <w:rsid w:val="003E30A1"/>
    <w:rsid w:val="003E539E"/>
    <w:rsid w:val="003F21C2"/>
    <w:rsid w:val="003F38AF"/>
    <w:rsid w:val="003F5168"/>
    <w:rsid w:val="0040136D"/>
    <w:rsid w:val="004037FF"/>
    <w:rsid w:val="0041378E"/>
    <w:rsid w:val="00426DEC"/>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55F4"/>
    <w:rsid w:val="004E4B9E"/>
    <w:rsid w:val="004E562F"/>
    <w:rsid w:val="004E62CB"/>
    <w:rsid w:val="004F3E6B"/>
    <w:rsid w:val="00500F8E"/>
    <w:rsid w:val="00512DDB"/>
    <w:rsid w:val="00514CDB"/>
    <w:rsid w:val="005177C7"/>
    <w:rsid w:val="005206E8"/>
    <w:rsid w:val="005237D8"/>
    <w:rsid w:val="0052645D"/>
    <w:rsid w:val="0053341E"/>
    <w:rsid w:val="0053388B"/>
    <w:rsid w:val="00536182"/>
    <w:rsid w:val="00536EA5"/>
    <w:rsid w:val="00537950"/>
    <w:rsid w:val="00542CDB"/>
    <w:rsid w:val="00546844"/>
    <w:rsid w:val="0054799E"/>
    <w:rsid w:val="00552C77"/>
    <w:rsid w:val="00562408"/>
    <w:rsid w:val="00563593"/>
    <w:rsid w:val="00563816"/>
    <w:rsid w:val="00572816"/>
    <w:rsid w:val="00575991"/>
    <w:rsid w:val="00585BDC"/>
    <w:rsid w:val="00590A34"/>
    <w:rsid w:val="00594552"/>
    <w:rsid w:val="005A198B"/>
    <w:rsid w:val="005A62FA"/>
    <w:rsid w:val="005B187E"/>
    <w:rsid w:val="005C0EE0"/>
    <w:rsid w:val="005D041D"/>
    <w:rsid w:val="005D42A4"/>
    <w:rsid w:val="005D6631"/>
    <w:rsid w:val="005E3336"/>
    <w:rsid w:val="005E6CD7"/>
    <w:rsid w:val="00602C7F"/>
    <w:rsid w:val="00610A3A"/>
    <w:rsid w:val="006157D1"/>
    <w:rsid w:val="00623A1C"/>
    <w:rsid w:val="00623F54"/>
    <w:rsid w:val="00635C44"/>
    <w:rsid w:val="00644822"/>
    <w:rsid w:val="00656506"/>
    <w:rsid w:val="006612DF"/>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5632"/>
    <w:rsid w:val="006F4FAC"/>
    <w:rsid w:val="006F7A08"/>
    <w:rsid w:val="0070036C"/>
    <w:rsid w:val="00701D42"/>
    <w:rsid w:val="00706873"/>
    <w:rsid w:val="007071DC"/>
    <w:rsid w:val="00707BE1"/>
    <w:rsid w:val="00720039"/>
    <w:rsid w:val="00726D58"/>
    <w:rsid w:val="007279E6"/>
    <w:rsid w:val="007319AA"/>
    <w:rsid w:val="007325DD"/>
    <w:rsid w:val="00732CA8"/>
    <w:rsid w:val="007372FC"/>
    <w:rsid w:val="00742D8F"/>
    <w:rsid w:val="00753A68"/>
    <w:rsid w:val="0075532A"/>
    <w:rsid w:val="00761630"/>
    <w:rsid w:val="00777FA9"/>
    <w:rsid w:val="00780135"/>
    <w:rsid w:val="0078258E"/>
    <w:rsid w:val="007836F4"/>
    <w:rsid w:val="007B7CE7"/>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5097"/>
    <w:rsid w:val="008873F4"/>
    <w:rsid w:val="00890613"/>
    <w:rsid w:val="0089353F"/>
    <w:rsid w:val="008A2F90"/>
    <w:rsid w:val="008A58E0"/>
    <w:rsid w:val="008A5BB6"/>
    <w:rsid w:val="008A730B"/>
    <w:rsid w:val="008B2586"/>
    <w:rsid w:val="008C636D"/>
    <w:rsid w:val="008D6E50"/>
    <w:rsid w:val="008E2110"/>
    <w:rsid w:val="008E2D1F"/>
    <w:rsid w:val="008E3504"/>
    <w:rsid w:val="008F5AE4"/>
    <w:rsid w:val="008F71C1"/>
    <w:rsid w:val="009004F9"/>
    <w:rsid w:val="00906E3C"/>
    <w:rsid w:val="00912212"/>
    <w:rsid w:val="00917B4C"/>
    <w:rsid w:val="00930E48"/>
    <w:rsid w:val="00945D10"/>
    <w:rsid w:val="00945F5C"/>
    <w:rsid w:val="00952F10"/>
    <w:rsid w:val="00955649"/>
    <w:rsid w:val="0095767D"/>
    <w:rsid w:val="00957F31"/>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050"/>
    <w:rsid w:val="009D3405"/>
    <w:rsid w:val="009D5B2D"/>
    <w:rsid w:val="009E686D"/>
    <w:rsid w:val="00A0030D"/>
    <w:rsid w:val="00A012DB"/>
    <w:rsid w:val="00A062E4"/>
    <w:rsid w:val="00A06C1A"/>
    <w:rsid w:val="00A11D2E"/>
    <w:rsid w:val="00A22E1B"/>
    <w:rsid w:val="00A40238"/>
    <w:rsid w:val="00A44805"/>
    <w:rsid w:val="00A552DB"/>
    <w:rsid w:val="00A613DA"/>
    <w:rsid w:val="00A6358D"/>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D5FFE"/>
    <w:rsid w:val="00AE259C"/>
    <w:rsid w:val="00AE3C34"/>
    <w:rsid w:val="00AE7BEF"/>
    <w:rsid w:val="00B11E06"/>
    <w:rsid w:val="00B33520"/>
    <w:rsid w:val="00B40BAE"/>
    <w:rsid w:val="00B4381D"/>
    <w:rsid w:val="00B5073B"/>
    <w:rsid w:val="00B607C3"/>
    <w:rsid w:val="00B62817"/>
    <w:rsid w:val="00B77E4A"/>
    <w:rsid w:val="00B82C14"/>
    <w:rsid w:val="00B8403D"/>
    <w:rsid w:val="00B84618"/>
    <w:rsid w:val="00B86C90"/>
    <w:rsid w:val="00B86D3A"/>
    <w:rsid w:val="00B97B0F"/>
    <w:rsid w:val="00BA191D"/>
    <w:rsid w:val="00BA5B36"/>
    <w:rsid w:val="00BB221C"/>
    <w:rsid w:val="00BC1EB4"/>
    <w:rsid w:val="00BC4BFE"/>
    <w:rsid w:val="00BD04B5"/>
    <w:rsid w:val="00BD3854"/>
    <w:rsid w:val="00BD580B"/>
    <w:rsid w:val="00BD7A70"/>
    <w:rsid w:val="00BE05B9"/>
    <w:rsid w:val="00BF241E"/>
    <w:rsid w:val="00BF27AA"/>
    <w:rsid w:val="00BF7533"/>
    <w:rsid w:val="00C10414"/>
    <w:rsid w:val="00C119E3"/>
    <w:rsid w:val="00C308F2"/>
    <w:rsid w:val="00C30F47"/>
    <w:rsid w:val="00C30FFA"/>
    <w:rsid w:val="00C312AB"/>
    <w:rsid w:val="00C326F3"/>
    <w:rsid w:val="00C3337A"/>
    <w:rsid w:val="00C351CC"/>
    <w:rsid w:val="00C416C5"/>
    <w:rsid w:val="00C4696F"/>
    <w:rsid w:val="00C47CEB"/>
    <w:rsid w:val="00C555FE"/>
    <w:rsid w:val="00C56532"/>
    <w:rsid w:val="00C61578"/>
    <w:rsid w:val="00C6330E"/>
    <w:rsid w:val="00C7045C"/>
    <w:rsid w:val="00C73AE8"/>
    <w:rsid w:val="00C772B3"/>
    <w:rsid w:val="00C835E3"/>
    <w:rsid w:val="00C84988"/>
    <w:rsid w:val="00C90858"/>
    <w:rsid w:val="00C95A69"/>
    <w:rsid w:val="00CA055A"/>
    <w:rsid w:val="00CA0961"/>
    <w:rsid w:val="00CB135C"/>
    <w:rsid w:val="00CB480D"/>
    <w:rsid w:val="00CC5D91"/>
    <w:rsid w:val="00CD3012"/>
    <w:rsid w:val="00CD45C9"/>
    <w:rsid w:val="00CD5A77"/>
    <w:rsid w:val="00CE19A5"/>
    <w:rsid w:val="00CE5F1B"/>
    <w:rsid w:val="00CF543C"/>
    <w:rsid w:val="00D02C72"/>
    <w:rsid w:val="00D0338B"/>
    <w:rsid w:val="00D054EA"/>
    <w:rsid w:val="00D11FB7"/>
    <w:rsid w:val="00D14191"/>
    <w:rsid w:val="00D1517F"/>
    <w:rsid w:val="00D17296"/>
    <w:rsid w:val="00D236E7"/>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3658"/>
    <w:rsid w:val="00D84D81"/>
    <w:rsid w:val="00D96B8B"/>
    <w:rsid w:val="00DA7636"/>
    <w:rsid w:val="00DB0359"/>
    <w:rsid w:val="00DB1013"/>
    <w:rsid w:val="00DB34D4"/>
    <w:rsid w:val="00DC1BF2"/>
    <w:rsid w:val="00DD111A"/>
    <w:rsid w:val="00DD47BF"/>
    <w:rsid w:val="00DD7D8F"/>
    <w:rsid w:val="00DE0C49"/>
    <w:rsid w:val="00DF25DC"/>
    <w:rsid w:val="00E07D73"/>
    <w:rsid w:val="00E12451"/>
    <w:rsid w:val="00E16514"/>
    <w:rsid w:val="00E27579"/>
    <w:rsid w:val="00E3618A"/>
    <w:rsid w:val="00E402FA"/>
    <w:rsid w:val="00E47081"/>
    <w:rsid w:val="00E53F0A"/>
    <w:rsid w:val="00E55DF6"/>
    <w:rsid w:val="00E56120"/>
    <w:rsid w:val="00E570EB"/>
    <w:rsid w:val="00E60D2F"/>
    <w:rsid w:val="00E71A26"/>
    <w:rsid w:val="00E725BE"/>
    <w:rsid w:val="00E736A9"/>
    <w:rsid w:val="00E76FC3"/>
    <w:rsid w:val="00E83E69"/>
    <w:rsid w:val="00E84251"/>
    <w:rsid w:val="00E935FB"/>
    <w:rsid w:val="00EA045F"/>
    <w:rsid w:val="00EA3C47"/>
    <w:rsid w:val="00EB28C7"/>
    <w:rsid w:val="00EC579D"/>
    <w:rsid w:val="00EC5DCB"/>
    <w:rsid w:val="00ED18DD"/>
    <w:rsid w:val="00ED6D0B"/>
    <w:rsid w:val="00EE714C"/>
    <w:rsid w:val="00EE724F"/>
    <w:rsid w:val="00EF34F0"/>
    <w:rsid w:val="00EF3FF0"/>
    <w:rsid w:val="00EF7274"/>
    <w:rsid w:val="00F00952"/>
    <w:rsid w:val="00F016AB"/>
    <w:rsid w:val="00F02C65"/>
    <w:rsid w:val="00F0392C"/>
    <w:rsid w:val="00F06430"/>
    <w:rsid w:val="00F071D9"/>
    <w:rsid w:val="00F07B7A"/>
    <w:rsid w:val="00F11413"/>
    <w:rsid w:val="00F14AFE"/>
    <w:rsid w:val="00F27BAB"/>
    <w:rsid w:val="00F37F5E"/>
    <w:rsid w:val="00F41036"/>
    <w:rsid w:val="00F454DB"/>
    <w:rsid w:val="00F4563A"/>
    <w:rsid w:val="00F4661E"/>
    <w:rsid w:val="00F542BA"/>
    <w:rsid w:val="00F5491A"/>
    <w:rsid w:val="00F63BA3"/>
    <w:rsid w:val="00F70957"/>
    <w:rsid w:val="00F72139"/>
    <w:rsid w:val="00F722FD"/>
    <w:rsid w:val="00F76B86"/>
    <w:rsid w:val="00F819CF"/>
    <w:rsid w:val="00F965D1"/>
    <w:rsid w:val="00FA0CF5"/>
    <w:rsid w:val="00FA209C"/>
    <w:rsid w:val="00FB1A0C"/>
    <w:rsid w:val="00FB4C5E"/>
    <w:rsid w:val="00FC0801"/>
    <w:rsid w:val="00FC706A"/>
    <w:rsid w:val="00FD0841"/>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lang w:val="hr-HR" w:eastAsia="hr-HR"/>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0">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 w:type="paragraph" w:customStyle="1" w:styleId="normal0">
    <w:name w:val="normal"/>
    <w:rsid w:val="00DD47BF"/>
    <w:rPr>
      <w:color w:val="000000"/>
      <w:sz w:val="24"/>
      <w:lang w:val="hr-HR"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zemris.fer.hr/predmeti/opp" TargetMode="External"/><Relationship Id="rId84" Type="http://schemas.openxmlformats.org/officeDocument/2006/relationships/footer" Target="footer1.xml"/><Relationship Id="rId16" Type="http://schemas.microsoft.com/office/2011/relationships/commentsExtended" Target="commentsExtended.xm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www.upedu.org/upedu/process/gcncpt/co_req.htm" TargetMode="External"/><Relationship Id="rId79" Type="http://schemas.openxmlformats.org/officeDocument/2006/relationships/hyperlink" Target="http://www.bced.gov.bc.ca/imb/downloads/classdiagramstandards.pdf"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www.zemris.fer.hr/predmeti/opp" TargetMode="External"/><Relationship Id="rId77" Type="http://schemas.openxmlformats.org/officeDocument/2006/relationships/hyperlink" Target="http://www.agilemodeling.com/style/classDiagram.htm"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www.ece.rutgers.edu/~marsic/books/SE" TargetMode="External"/><Relationship Id="rId80" Type="http://schemas.openxmlformats.org/officeDocument/2006/relationships/hyperlink" Target="http://astah.net/editions/community/"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fer.hr/predmet/opp"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G"/><Relationship Id="rId70" Type="http://schemas.openxmlformats.org/officeDocument/2006/relationships/hyperlink" Target="http://www.ece.rutgers.edu/~marsic/Teaching/SE" TargetMode="External"/><Relationship Id="rId75" Type="http://schemas.openxmlformats.org/officeDocument/2006/relationships/hyperlink" Target="http://www.upedu.org/upedu/process/gcncpt/co_req.htm"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hyperlink" Target="http://www.ece.rutgers.edu/~marsic/books/SE" TargetMode="External"/><Relationship Id="rId78" Type="http://schemas.openxmlformats.org/officeDocument/2006/relationships/hyperlink" Target="http://www.bced.gov.bc.ca/imb/downloads/classdiagramstandards.pdf" TargetMode="External"/><Relationship Id="rId81" Type="http://schemas.openxmlformats.org/officeDocument/2006/relationships/hyperlink" Target="http://argouml.tigris.org/" TargetMode="External"/><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www.agilemodeling.com/style/classDiagram.htm" TargetMode="External"/><Relationship Id="rId7" Type="http://schemas.openxmlformats.org/officeDocument/2006/relationships/endnotes" Target="endnotes.xml"/><Relationship Id="rId71" Type="http://schemas.openxmlformats.org/officeDocument/2006/relationships/hyperlink" Target="http://www.ece.rutgers.edu/~marsic/Teaching/SE"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www.fer.hr/predmet/opp" TargetMode="External"/><Relationship Id="rId87" Type="http://schemas.openxmlformats.org/officeDocument/2006/relationships/theme" Target="theme/theme1.xml"/><Relationship Id="rId61" Type="http://schemas.openxmlformats.org/officeDocument/2006/relationships/image" Target="media/image52.jpg"/><Relationship Id="rId82"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87565-F24B-4891-9A2B-DB88F9E57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12166</Words>
  <Characters>69348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81352</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Domagoj</cp:lastModifiedBy>
  <cp:revision>2</cp:revision>
  <cp:lastPrinted>2015-11-11T17:29:00Z</cp:lastPrinted>
  <dcterms:created xsi:type="dcterms:W3CDTF">2015-11-17T16:52:00Z</dcterms:created>
  <dcterms:modified xsi:type="dcterms:W3CDTF">2015-11-17T16:52:00Z</dcterms:modified>
</cp:coreProperties>
</file>