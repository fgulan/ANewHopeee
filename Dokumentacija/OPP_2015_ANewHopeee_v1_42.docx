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20295F" w:rsidRDefault="00EF161A" w:rsidP="00EF161A">
      <w:pPr>
        <w:jc w:val="center"/>
      </w:pPr>
    </w:p>
    <w:p w14:paraId="27DDD1A2" w14:textId="77777777" w:rsidR="00EF161A" w:rsidRPr="0020295F" w:rsidRDefault="00EF161A" w:rsidP="00EF161A">
      <w:pPr>
        <w:jc w:val="center"/>
      </w:pPr>
    </w:p>
    <w:p w14:paraId="03BFFEB5" w14:textId="77777777" w:rsidR="00EF161A" w:rsidRPr="0020295F" w:rsidRDefault="00EF161A" w:rsidP="00EF161A">
      <w:pPr>
        <w:jc w:val="center"/>
      </w:pPr>
    </w:p>
    <w:p w14:paraId="779B2AD6" w14:textId="77777777" w:rsidR="00EF161A" w:rsidRPr="0020295F" w:rsidRDefault="00EF161A" w:rsidP="00EF161A">
      <w:pPr>
        <w:jc w:val="center"/>
      </w:pPr>
    </w:p>
    <w:p w14:paraId="16C73FB7" w14:textId="77777777" w:rsidR="00EF161A" w:rsidRPr="0020295F" w:rsidRDefault="00EF161A" w:rsidP="00EF161A">
      <w:pPr>
        <w:jc w:val="center"/>
      </w:pPr>
    </w:p>
    <w:p w14:paraId="74E41F93" w14:textId="77777777" w:rsidR="00EF161A" w:rsidRPr="0020295F" w:rsidRDefault="00EF161A" w:rsidP="00EF161A">
      <w:pPr>
        <w:jc w:val="center"/>
      </w:pPr>
      <w:r w:rsidRPr="0020295F">
        <w:rPr>
          <w:rFonts w:eastAsia="Arial"/>
          <w:sz w:val="36"/>
        </w:rPr>
        <w:t>Oblikovanje programske potpore</w:t>
      </w:r>
    </w:p>
    <w:p w14:paraId="6E9C5145" w14:textId="77777777" w:rsidR="00EF161A" w:rsidRPr="0020295F" w:rsidRDefault="00EF161A" w:rsidP="00EF161A">
      <w:pPr>
        <w:jc w:val="center"/>
      </w:pPr>
      <w:r w:rsidRPr="0020295F">
        <w:rPr>
          <w:rFonts w:eastAsia="Arial"/>
          <w:sz w:val="28"/>
        </w:rPr>
        <w:t>Ak. god. 2015./2016.</w:t>
      </w:r>
    </w:p>
    <w:p w14:paraId="7DE6C278" w14:textId="77777777" w:rsidR="00EF161A" w:rsidRPr="0020295F" w:rsidRDefault="00EF161A" w:rsidP="00EF161A">
      <w:pPr>
        <w:jc w:val="center"/>
      </w:pPr>
    </w:p>
    <w:p w14:paraId="18BF5FEB" w14:textId="77777777" w:rsidR="00EF161A" w:rsidRPr="0020295F" w:rsidRDefault="00EF161A" w:rsidP="00EF161A">
      <w:pPr>
        <w:jc w:val="center"/>
      </w:pPr>
      <w:r w:rsidRPr="0020295F">
        <w:rPr>
          <w:rFonts w:eastAsia="Arial"/>
          <w:i/>
          <w:sz w:val="40"/>
        </w:rPr>
        <w:t>Narudžba jela s roštilja</w:t>
      </w:r>
    </w:p>
    <w:p w14:paraId="00CF8AA0" w14:textId="634657BB" w:rsidR="00EF161A" w:rsidRPr="0020295F" w:rsidRDefault="00EF161A" w:rsidP="00EF161A">
      <w:pPr>
        <w:jc w:val="center"/>
        <w:rPr>
          <w:rPrChange w:id="0" w:author="Jan Kelemen" w:date="2016-01-20T17:07:00Z">
            <w:rPr/>
          </w:rPrChange>
        </w:rPr>
      </w:pPr>
      <w:r w:rsidRPr="0020295F">
        <w:rPr>
          <w:rFonts w:eastAsia="Arial"/>
          <w:sz w:val="32"/>
        </w:rPr>
        <w:t xml:space="preserve">Dokumentacija, Rev. </w:t>
      </w:r>
      <w:r w:rsidR="008056C9" w:rsidRPr="0020295F">
        <w:rPr>
          <w:rFonts w:eastAsia="Arial"/>
          <w:i/>
          <w:sz w:val="32"/>
        </w:rPr>
        <w:t>1.</w:t>
      </w:r>
      <w:r w:rsidR="00197614" w:rsidRPr="0020295F">
        <w:rPr>
          <w:rFonts w:eastAsia="Arial"/>
          <w:i/>
          <w:sz w:val="32"/>
        </w:rPr>
        <w:t>4</w:t>
      </w:r>
      <w:ins w:id="1" w:author="Jan Kelemen" w:date="2016-01-20T16:16:00Z">
        <w:r w:rsidR="00D9128D" w:rsidRPr="0020295F">
          <w:rPr>
            <w:rFonts w:eastAsia="Arial"/>
            <w:i/>
            <w:sz w:val="32"/>
          </w:rPr>
          <w:t>2</w:t>
        </w:r>
      </w:ins>
      <w:del w:id="2" w:author="Jan Kelemen" w:date="2016-01-20T16:16:00Z">
        <w:r w:rsidR="001625F8" w:rsidRPr="0020295F" w:rsidDel="00D9128D">
          <w:rPr>
            <w:rFonts w:eastAsia="Arial"/>
            <w:i/>
            <w:sz w:val="32"/>
            <w:rPrChange w:id="3" w:author="Jan Kelemen" w:date="2016-01-20T17:07:00Z">
              <w:rPr>
                <w:rFonts w:eastAsia="Arial"/>
                <w:i/>
                <w:sz w:val="32"/>
              </w:rPr>
            </w:rPrChange>
          </w:rPr>
          <w:delText>1</w:delText>
        </w:r>
      </w:del>
    </w:p>
    <w:p w14:paraId="3505BDD8" w14:textId="77777777" w:rsidR="00EF161A" w:rsidRPr="0020295F" w:rsidRDefault="00EF161A" w:rsidP="00EF161A">
      <w:pPr>
        <w:jc w:val="center"/>
        <w:rPr>
          <w:rPrChange w:id="4" w:author="Jan Kelemen" w:date="2016-01-20T17:07:00Z">
            <w:rPr/>
          </w:rPrChange>
        </w:rPr>
      </w:pPr>
    </w:p>
    <w:p w14:paraId="3850D745" w14:textId="77777777" w:rsidR="00EF161A" w:rsidRPr="0020295F" w:rsidRDefault="00EF161A" w:rsidP="00EF161A">
      <w:pPr>
        <w:jc w:val="center"/>
        <w:rPr>
          <w:rPrChange w:id="5" w:author="Jan Kelemen" w:date="2016-01-20T17:07:00Z">
            <w:rPr/>
          </w:rPrChange>
        </w:rPr>
      </w:pPr>
    </w:p>
    <w:p w14:paraId="6D296D40" w14:textId="77777777" w:rsidR="00EF161A" w:rsidRPr="0020295F" w:rsidRDefault="00EF161A" w:rsidP="00EF161A">
      <w:pPr>
        <w:jc w:val="center"/>
        <w:rPr>
          <w:rPrChange w:id="6" w:author="Jan Kelemen" w:date="2016-01-20T17:07:00Z">
            <w:rPr/>
          </w:rPrChange>
        </w:rPr>
      </w:pPr>
    </w:p>
    <w:p w14:paraId="69512FED" w14:textId="77777777" w:rsidR="00EF161A" w:rsidRPr="0020295F" w:rsidRDefault="00EF161A" w:rsidP="00EF161A">
      <w:pPr>
        <w:jc w:val="center"/>
        <w:rPr>
          <w:rPrChange w:id="7" w:author="Jan Kelemen" w:date="2016-01-20T17:07:00Z">
            <w:rPr/>
          </w:rPrChange>
        </w:rPr>
      </w:pPr>
      <w:r w:rsidRPr="0020295F">
        <w:rPr>
          <w:rFonts w:eastAsia="Arial"/>
          <w:rPrChange w:id="8" w:author="Jan Kelemen" w:date="2016-01-20T17:07:00Z">
            <w:rPr>
              <w:rFonts w:eastAsia="Arial"/>
            </w:rPr>
          </w:rPrChange>
        </w:rPr>
        <w:t xml:space="preserve">Grupa: </w:t>
      </w:r>
      <w:r w:rsidRPr="0020295F">
        <w:rPr>
          <w:rFonts w:eastAsia="Arial"/>
          <w:i/>
          <w:rPrChange w:id="9" w:author="Jan Kelemen" w:date="2016-01-20T17:07:00Z">
            <w:rPr>
              <w:rFonts w:eastAsia="Arial"/>
              <w:i/>
            </w:rPr>
          </w:rPrChange>
        </w:rPr>
        <w:t>ANewHopeee</w:t>
      </w:r>
    </w:p>
    <w:p w14:paraId="6AA884B7" w14:textId="77777777" w:rsidR="00EF161A" w:rsidRPr="0020295F" w:rsidRDefault="00EF161A" w:rsidP="00EF161A">
      <w:pPr>
        <w:jc w:val="center"/>
        <w:rPr>
          <w:rPrChange w:id="10" w:author="Jan Kelemen" w:date="2016-01-20T17:07:00Z">
            <w:rPr/>
          </w:rPrChange>
        </w:rPr>
      </w:pPr>
      <w:r w:rsidRPr="0020295F">
        <w:rPr>
          <w:rFonts w:eastAsia="Arial"/>
          <w:rPrChange w:id="11" w:author="Jan Kelemen" w:date="2016-01-20T17:07:00Z">
            <w:rPr>
              <w:rFonts w:eastAsia="Arial"/>
            </w:rPr>
          </w:rPrChange>
        </w:rPr>
        <w:t xml:space="preserve">Voditelj: </w:t>
      </w:r>
      <w:r w:rsidRPr="0020295F">
        <w:rPr>
          <w:rFonts w:eastAsia="Arial"/>
          <w:i/>
          <w:rPrChange w:id="12" w:author="Jan Kelemen" w:date="2016-01-20T17:07:00Z">
            <w:rPr>
              <w:rFonts w:eastAsia="Arial"/>
              <w:i/>
            </w:rPr>
          </w:rPrChange>
        </w:rPr>
        <w:t>Fredi Šarić</w:t>
      </w:r>
    </w:p>
    <w:p w14:paraId="5DF856B7" w14:textId="77777777" w:rsidR="00EF161A" w:rsidRPr="0020295F" w:rsidRDefault="00EF161A" w:rsidP="00EF161A">
      <w:pPr>
        <w:jc w:val="center"/>
        <w:rPr>
          <w:rPrChange w:id="13" w:author="Jan Kelemen" w:date="2016-01-20T17:07:00Z">
            <w:rPr/>
          </w:rPrChange>
        </w:rPr>
      </w:pPr>
    </w:p>
    <w:p w14:paraId="1B239C73" w14:textId="2E354ED8" w:rsidR="00EF161A" w:rsidRPr="0020295F" w:rsidRDefault="00EF161A" w:rsidP="00EF161A">
      <w:pPr>
        <w:jc w:val="center"/>
        <w:rPr>
          <w:rPrChange w:id="14" w:author="Jan Kelemen" w:date="2016-01-20T17:07:00Z">
            <w:rPr/>
          </w:rPrChange>
        </w:rPr>
      </w:pPr>
      <w:r w:rsidRPr="0020295F">
        <w:rPr>
          <w:rFonts w:eastAsia="Arial"/>
          <w:rPrChange w:id="15" w:author="Jan Kelemen" w:date="2016-01-20T17:07:00Z">
            <w:rPr>
              <w:rFonts w:eastAsia="Arial"/>
            </w:rPr>
          </w:rPrChange>
        </w:rPr>
        <w:t xml:space="preserve">Datum predaje: </w:t>
      </w:r>
      <w:r w:rsidR="000E53F1" w:rsidRPr="0020295F">
        <w:rPr>
          <w:rFonts w:eastAsia="Arial"/>
          <w:i/>
          <w:rPrChange w:id="16" w:author="Jan Kelemen" w:date="2016-01-20T17:07:00Z">
            <w:rPr>
              <w:rFonts w:eastAsia="Arial"/>
              <w:i/>
            </w:rPr>
          </w:rPrChange>
        </w:rPr>
        <w:t>2</w:t>
      </w:r>
      <w:r w:rsidR="005B3BAD" w:rsidRPr="0020295F">
        <w:rPr>
          <w:rFonts w:eastAsia="Arial"/>
          <w:i/>
          <w:rPrChange w:id="17" w:author="Jan Kelemen" w:date="2016-01-20T17:07:00Z">
            <w:rPr>
              <w:rFonts w:eastAsia="Arial"/>
              <w:i/>
            </w:rPr>
          </w:rPrChange>
        </w:rPr>
        <w:t>1</w:t>
      </w:r>
      <w:r w:rsidR="000E53F1" w:rsidRPr="0020295F">
        <w:rPr>
          <w:rFonts w:eastAsia="Arial"/>
          <w:i/>
          <w:rPrChange w:id="18" w:author="Jan Kelemen" w:date="2016-01-20T17:07:00Z">
            <w:rPr>
              <w:rFonts w:eastAsia="Arial"/>
              <w:i/>
            </w:rPr>
          </w:rPrChange>
        </w:rPr>
        <w:t>. s</w:t>
      </w:r>
      <w:r w:rsidR="005B3BAD" w:rsidRPr="0020295F">
        <w:rPr>
          <w:rFonts w:eastAsia="Arial"/>
          <w:i/>
          <w:rPrChange w:id="19" w:author="Jan Kelemen" w:date="2016-01-20T17:07:00Z">
            <w:rPr>
              <w:rFonts w:eastAsia="Arial"/>
              <w:i/>
            </w:rPr>
          </w:rPrChange>
        </w:rPr>
        <w:t>iječnja</w:t>
      </w:r>
      <w:r w:rsidR="000E53F1" w:rsidRPr="0020295F">
        <w:rPr>
          <w:rFonts w:eastAsia="Arial"/>
          <w:i/>
          <w:rPrChange w:id="20" w:author="Jan Kelemen" w:date="2016-01-20T17:07:00Z">
            <w:rPr>
              <w:rFonts w:eastAsia="Arial"/>
              <w:i/>
            </w:rPr>
          </w:rPrChange>
        </w:rPr>
        <w:t xml:space="preserve"> </w:t>
      </w:r>
      <w:r w:rsidRPr="0020295F">
        <w:rPr>
          <w:rFonts w:eastAsia="Arial"/>
          <w:i/>
          <w:rPrChange w:id="21" w:author="Jan Kelemen" w:date="2016-01-20T17:07:00Z">
            <w:rPr>
              <w:rFonts w:eastAsia="Arial"/>
              <w:i/>
            </w:rPr>
          </w:rPrChange>
        </w:rPr>
        <w:t>201</w:t>
      </w:r>
      <w:r w:rsidR="005B3BAD" w:rsidRPr="0020295F">
        <w:rPr>
          <w:rFonts w:eastAsia="Arial"/>
          <w:i/>
          <w:rPrChange w:id="22" w:author="Jan Kelemen" w:date="2016-01-20T17:07:00Z">
            <w:rPr>
              <w:rFonts w:eastAsia="Arial"/>
              <w:i/>
            </w:rPr>
          </w:rPrChange>
        </w:rPr>
        <w:t>6</w:t>
      </w:r>
      <w:r w:rsidRPr="0020295F">
        <w:rPr>
          <w:rFonts w:eastAsia="Arial"/>
          <w:i/>
          <w:rPrChange w:id="23" w:author="Jan Kelemen" w:date="2016-01-20T17:07:00Z">
            <w:rPr>
              <w:rFonts w:eastAsia="Arial"/>
              <w:i/>
            </w:rPr>
          </w:rPrChange>
        </w:rPr>
        <w:t>.</w:t>
      </w:r>
    </w:p>
    <w:p w14:paraId="4035A5D1" w14:textId="77777777" w:rsidR="00EF161A" w:rsidRPr="0020295F" w:rsidRDefault="00EF161A" w:rsidP="00EF161A">
      <w:pPr>
        <w:jc w:val="center"/>
        <w:rPr>
          <w:rPrChange w:id="24" w:author="Jan Kelemen" w:date="2016-01-20T17:07:00Z">
            <w:rPr/>
          </w:rPrChange>
        </w:rPr>
      </w:pPr>
    </w:p>
    <w:p w14:paraId="65272C0C" w14:textId="77777777" w:rsidR="00EF161A" w:rsidRPr="0020295F" w:rsidRDefault="00EF161A" w:rsidP="00EF161A">
      <w:pPr>
        <w:jc w:val="center"/>
        <w:rPr>
          <w:rPrChange w:id="25" w:author="Jan Kelemen" w:date="2016-01-20T17:07:00Z">
            <w:rPr/>
          </w:rPrChange>
        </w:rPr>
      </w:pPr>
    </w:p>
    <w:p w14:paraId="2AD1C27E" w14:textId="77777777" w:rsidR="00EF161A" w:rsidRPr="0020295F" w:rsidRDefault="00EF161A" w:rsidP="00EF161A">
      <w:pPr>
        <w:jc w:val="center"/>
        <w:rPr>
          <w:rPrChange w:id="26" w:author="Jan Kelemen" w:date="2016-01-20T17:07:00Z">
            <w:rPr/>
          </w:rPrChange>
        </w:rPr>
      </w:pPr>
    </w:p>
    <w:p w14:paraId="4C1F3876" w14:textId="77777777" w:rsidR="00EF161A" w:rsidRPr="0020295F" w:rsidRDefault="00EF161A" w:rsidP="00EF161A">
      <w:pPr>
        <w:jc w:val="center"/>
        <w:rPr>
          <w:rPrChange w:id="27" w:author="Jan Kelemen" w:date="2016-01-20T17:07:00Z">
            <w:rPr/>
          </w:rPrChange>
        </w:rPr>
      </w:pPr>
    </w:p>
    <w:p w14:paraId="64C5D4CA" w14:textId="77777777" w:rsidR="00EF161A" w:rsidRPr="0020295F" w:rsidRDefault="00EF161A" w:rsidP="00EF161A">
      <w:pPr>
        <w:jc w:val="center"/>
        <w:rPr>
          <w:rPrChange w:id="28" w:author="Jan Kelemen" w:date="2016-01-20T17:07:00Z">
            <w:rPr/>
          </w:rPrChange>
        </w:rPr>
      </w:pPr>
      <w:r w:rsidRPr="0020295F">
        <w:rPr>
          <w:rFonts w:eastAsia="Arial"/>
          <w:rPrChange w:id="29" w:author="Jan Kelemen" w:date="2016-01-20T17:07:00Z">
            <w:rPr>
              <w:rFonts w:eastAsia="Arial"/>
            </w:rPr>
          </w:rPrChange>
        </w:rPr>
        <w:t xml:space="preserve">Nastavnik: </w:t>
      </w:r>
      <w:r w:rsidRPr="0020295F">
        <w:rPr>
          <w:rFonts w:eastAsia="Arial"/>
          <w:i/>
          <w:rPrChange w:id="30" w:author="Jan Kelemen" w:date="2016-01-20T17:07:00Z">
            <w:rPr>
              <w:rFonts w:eastAsia="Arial"/>
              <w:i/>
            </w:rPr>
          </w:rPrChange>
        </w:rPr>
        <w:t>dr. sc. Alan Jović</w:t>
      </w:r>
    </w:p>
    <w:p w14:paraId="148145FE" w14:textId="77777777" w:rsidR="00EF161A" w:rsidRPr="0020295F" w:rsidRDefault="00EF161A">
      <w:pPr>
        <w:rPr>
          <w:rFonts w:cs="Times New Roman"/>
          <w:rPrChange w:id="31" w:author="Jan Kelemen" w:date="2016-01-20T17:07:00Z">
            <w:rPr>
              <w:rFonts w:cs="Times New Roman"/>
            </w:rPr>
          </w:rPrChange>
        </w:rPr>
      </w:pPr>
      <w:r w:rsidRPr="0020295F">
        <w:rPr>
          <w:rFonts w:cs="Times New Roman"/>
          <w:rPrChange w:id="32" w:author="Jan Kelemen" w:date="2016-01-20T17:07:00Z">
            <w:rPr>
              <w:rFonts w:cs="Times New Roman"/>
            </w:rPr>
          </w:rPrChange>
        </w:rPr>
        <w:br w:type="page"/>
      </w:r>
    </w:p>
    <w:p w14:paraId="3E66D75F" w14:textId="77777777" w:rsidR="00EF161A" w:rsidRPr="0020295F" w:rsidRDefault="00EF161A" w:rsidP="00EF161A">
      <w:pPr>
        <w:rPr>
          <w:sz w:val="28"/>
          <w:szCs w:val="28"/>
          <w:u w:val="single"/>
          <w:rPrChange w:id="33" w:author="Jan Kelemen" w:date="2016-01-20T17:07:00Z">
            <w:rPr>
              <w:sz w:val="28"/>
              <w:szCs w:val="28"/>
              <w:u w:val="single"/>
            </w:rPr>
          </w:rPrChange>
        </w:rPr>
      </w:pPr>
      <w:r w:rsidRPr="0020295F">
        <w:rPr>
          <w:sz w:val="28"/>
          <w:szCs w:val="28"/>
          <w:u w:val="single"/>
          <w:rPrChange w:id="34" w:author="Jan Kelemen" w:date="2016-01-20T17:07:00Z">
            <w:rPr>
              <w:sz w:val="28"/>
              <w:szCs w:val="28"/>
              <w:u w:val="single"/>
            </w:rPr>
          </w:rPrChange>
        </w:rPr>
        <w:lastRenderedPageBreak/>
        <w:t>Popis članova grupe i zaduženja</w:t>
      </w:r>
    </w:p>
    <w:p w14:paraId="74DE8854" w14:textId="3B50660D" w:rsidR="002F15E8" w:rsidRPr="0020295F" w:rsidRDefault="00EF161A" w:rsidP="002F15E8">
      <w:pPr>
        <w:rPr>
          <w:rPrChange w:id="35" w:author="Jan Kelemen" w:date="2016-01-20T17:07:00Z">
            <w:rPr/>
          </w:rPrChange>
        </w:rPr>
      </w:pPr>
      <w:r w:rsidRPr="0020295F">
        <w:rPr>
          <w:i/>
          <w:rPrChange w:id="36" w:author="Jan Kelemen" w:date="2016-01-20T17:07:00Z">
            <w:rPr>
              <w:b/>
              <w:i/>
            </w:rPr>
          </w:rPrChange>
        </w:rPr>
        <w:t>Šarić Fredi</w:t>
      </w:r>
      <w:r w:rsidR="002F15E8" w:rsidRPr="0020295F">
        <w:rPr>
          <w:i/>
          <w:rPrChange w:id="37" w:author="Jan Kelemen" w:date="2016-01-20T17:07:00Z">
            <w:rPr>
              <w:i/>
            </w:rPr>
          </w:rPrChange>
        </w:rPr>
        <w:t xml:space="preserve"> </w:t>
      </w:r>
      <w:r w:rsidR="0049246C" w:rsidRPr="0020295F">
        <w:rPr>
          <w:i/>
          <w:rPrChange w:id="38" w:author="Jan Kelemen" w:date="2016-01-20T17:07:00Z">
            <w:rPr>
              <w:i/>
            </w:rPr>
          </w:rPrChange>
        </w:rPr>
        <w:t xml:space="preserve"> </w:t>
      </w:r>
      <w:r w:rsidR="0049246C" w:rsidRPr="0020295F">
        <w:rPr>
          <w:rPrChange w:id="39" w:author="Jan Kelemen" w:date="2016-01-20T17:07:00Z">
            <w:rPr/>
          </w:rPrChange>
        </w:rPr>
        <w:t xml:space="preserve">– </w:t>
      </w:r>
      <w:r w:rsidR="002F15E8" w:rsidRPr="0020295F">
        <w:rPr>
          <w:rPrChange w:id="40" w:author="Jan Kelemen" w:date="2016-01-20T17:07:00Z">
            <w:rPr/>
          </w:rPrChange>
        </w:rPr>
        <w:t xml:space="preserve">voditelj projekta, podjela poslova i zaduženja, izrada baze podataka, opis relacija iz baze podataka, </w:t>
      </w:r>
      <w:r w:rsidR="00CA4D0E" w:rsidRPr="0020295F">
        <w:rPr>
          <w:rPrChange w:id="41" w:author="Jan Kelemen" w:date="2016-01-20T17:07:00Z">
            <w:rPr/>
          </w:rPrChange>
        </w:rPr>
        <w:t xml:space="preserve">popis </w:t>
      </w:r>
      <w:r w:rsidR="002F15E8" w:rsidRPr="0020295F">
        <w:rPr>
          <w:rPrChange w:id="42" w:author="Jan Kelemen" w:date="2016-01-20T17:07:00Z">
            <w:rPr/>
          </w:rPrChange>
        </w:rPr>
        <w:t xml:space="preserve">obrazaca uporabe, </w:t>
      </w:r>
      <w:r w:rsidR="00CA4D0E" w:rsidRPr="0020295F">
        <w:rPr>
          <w:rPrChange w:id="43" w:author="Jan Kelemen" w:date="2016-01-20T17:07:00Z">
            <w:rPr/>
          </w:rPrChange>
        </w:rPr>
        <w:t xml:space="preserve">opis obrazaca uporabe, </w:t>
      </w:r>
      <w:r w:rsidR="002F15E8" w:rsidRPr="0020295F">
        <w:rPr>
          <w:rPrChange w:id="44" w:author="Jan Kelemen" w:date="2016-01-20T17:07:00Z">
            <w:rPr/>
          </w:rPrChange>
        </w:rPr>
        <w:t>dijagrami obrazaca uporabe, sekvencijski dijagrami</w:t>
      </w:r>
      <w:r w:rsidR="00265CEE" w:rsidRPr="0020295F">
        <w:rPr>
          <w:rPrChange w:id="45" w:author="Jan Kelemen" w:date="2016-01-20T17:07:00Z">
            <w:rPr/>
          </w:rPrChange>
        </w:rPr>
        <w:t>, ostali UML dijagrami, isječak iz programskog koda vezan za temeljnu funkcionalnost sustava</w:t>
      </w:r>
    </w:p>
    <w:p w14:paraId="42F835FF" w14:textId="1667DEC3" w:rsidR="002F15E8" w:rsidRPr="0020295F" w:rsidRDefault="00EF161A" w:rsidP="002F15E8">
      <w:pPr>
        <w:rPr>
          <w:rPrChange w:id="46" w:author="Jan Kelemen" w:date="2016-01-20T17:07:00Z">
            <w:rPr/>
          </w:rPrChange>
        </w:rPr>
      </w:pPr>
      <w:r w:rsidRPr="0020295F">
        <w:rPr>
          <w:i/>
          <w:rPrChange w:id="47" w:author="Jan Kelemen" w:date="2016-01-20T17:07:00Z">
            <w:rPr>
              <w:b/>
              <w:i/>
            </w:rPr>
          </w:rPrChange>
        </w:rPr>
        <w:t>Gulan Filip</w:t>
      </w:r>
      <w:r w:rsidRPr="0020295F">
        <w:rPr>
          <w:i/>
          <w:rPrChange w:id="48" w:author="Jan Kelemen" w:date="2016-01-20T17:07:00Z">
            <w:rPr>
              <w:i/>
            </w:rPr>
          </w:rPrChange>
        </w:rPr>
        <w:t xml:space="preserve"> </w:t>
      </w:r>
      <w:r w:rsidR="002F15E8" w:rsidRPr="0020295F">
        <w:rPr>
          <w:rPrChange w:id="49" w:author="Jan Kelemen" w:date="2016-01-20T17:07:00Z">
            <w:rPr/>
          </w:rPrChange>
        </w:rPr>
        <w:t>– izrada baze podataka, opis relacija iz baze podataka, arhitektura i dizajn sustava, svrha, opći prioriteti i skica sustava, dijagram razreda s opisom, dijagram objekata</w:t>
      </w:r>
      <w:r w:rsidR="00265CEE" w:rsidRPr="0020295F">
        <w:rPr>
          <w:rPrChange w:id="50" w:author="Jan Kelemen" w:date="2016-01-20T17:07:00Z">
            <w:rPr/>
          </w:rPrChange>
        </w:rPr>
        <w:t>, korištene tehnologije i alati, upute za instalaciju</w:t>
      </w:r>
    </w:p>
    <w:p w14:paraId="2C501467" w14:textId="5157D433" w:rsidR="00EF161A" w:rsidRPr="0020295F" w:rsidRDefault="00EF161A" w:rsidP="00EF161A">
      <w:pPr>
        <w:rPr>
          <w:rPrChange w:id="51" w:author="Jan Kelemen" w:date="2016-01-20T17:07:00Z">
            <w:rPr/>
          </w:rPrChange>
        </w:rPr>
      </w:pPr>
      <w:r w:rsidRPr="0020295F">
        <w:rPr>
          <w:i/>
          <w:rPrChange w:id="52" w:author="Jan Kelemen" w:date="2016-01-20T17:07:00Z">
            <w:rPr>
              <w:b/>
              <w:i/>
            </w:rPr>
          </w:rPrChange>
        </w:rPr>
        <w:t>Janjić Matej</w:t>
      </w:r>
      <w:r w:rsidRPr="0020295F">
        <w:rPr>
          <w:i/>
          <w:rPrChange w:id="53" w:author="Jan Kelemen" w:date="2016-01-20T17:07:00Z">
            <w:rPr>
              <w:i/>
            </w:rPr>
          </w:rPrChange>
        </w:rPr>
        <w:t xml:space="preserve"> </w:t>
      </w:r>
      <w:r w:rsidRPr="0020295F">
        <w:rPr>
          <w:rPrChange w:id="54" w:author="Jan Kelemen" w:date="2016-01-20T17:07:00Z">
            <w:rPr/>
          </w:rPrChange>
        </w:rPr>
        <w:t xml:space="preserve">– izgled i </w:t>
      </w:r>
      <w:r w:rsidR="00C84CCF" w:rsidRPr="0020295F">
        <w:rPr>
          <w:rPrChange w:id="55" w:author="Jan Kelemen" w:date="2016-01-20T17:07:00Z">
            <w:rPr/>
          </w:rPrChange>
        </w:rPr>
        <w:t>osmišljanje</w:t>
      </w:r>
      <w:r w:rsidRPr="0020295F">
        <w:rPr>
          <w:rPrChange w:id="56" w:author="Jan Kelemen" w:date="2016-01-20T17:07:00Z">
            <w:rPr/>
          </w:rPrChange>
        </w:rPr>
        <w:t xml:space="preserve"> web stranice, </w:t>
      </w:r>
      <w:r w:rsidR="00CA4D0E" w:rsidRPr="0020295F">
        <w:rPr>
          <w:rPrChange w:id="57" w:author="Jan Kelemen" w:date="2016-01-20T17:07:00Z">
            <w:rPr/>
          </w:rPrChange>
        </w:rPr>
        <w:t xml:space="preserve">popis </w:t>
      </w:r>
      <w:r w:rsidRPr="0020295F">
        <w:rPr>
          <w:rPrChange w:id="58" w:author="Jan Kelemen" w:date="2016-01-20T17:07:00Z">
            <w:rPr/>
          </w:rPrChange>
        </w:rPr>
        <w:t>obraza</w:t>
      </w:r>
      <w:r w:rsidR="00CA4D0E" w:rsidRPr="0020295F">
        <w:rPr>
          <w:rPrChange w:id="59" w:author="Jan Kelemen" w:date="2016-01-20T17:07:00Z">
            <w:rPr/>
          </w:rPrChange>
        </w:rPr>
        <w:t>ca</w:t>
      </w:r>
      <w:r w:rsidRPr="0020295F">
        <w:rPr>
          <w:rPrChange w:id="60" w:author="Jan Kelemen" w:date="2016-01-20T17:07:00Z">
            <w:rPr/>
          </w:rPrChange>
        </w:rPr>
        <w:t xml:space="preserve"> uporabe</w:t>
      </w:r>
      <w:r w:rsidR="00CA4D0E" w:rsidRPr="0020295F">
        <w:rPr>
          <w:rPrChange w:id="61" w:author="Jan Kelemen" w:date="2016-01-20T17:07:00Z">
            <w:rPr/>
          </w:rPrChange>
        </w:rPr>
        <w:t>, opis obrazaca uporabe</w:t>
      </w:r>
    </w:p>
    <w:p w14:paraId="172B8578" w14:textId="0412CF41" w:rsidR="00EF161A" w:rsidRPr="0020295F" w:rsidRDefault="00EF161A" w:rsidP="00EF161A">
      <w:pPr>
        <w:rPr>
          <w:rPrChange w:id="62" w:author="Jan Kelemen" w:date="2016-01-20T17:07:00Z">
            <w:rPr/>
          </w:rPrChange>
        </w:rPr>
      </w:pPr>
      <w:r w:rsidRPr="0020295F">
        <w:rPr>
          <w:i/>
          <w:rPrChange w:id="63" w:author="Jan Kelemen" w:date="2016-01-20T17:07:00Z">
            <w:rPr>
              <w:b/>
              <w:i/>
            </w:rPr>
          </w:rPrChange>
        </w:rPr>
        <w:t>Kelemen Jan</w:t>
      </w:r>
      <w:r w:rsidRPr="0020295F">
        <w:rPr>
          <w:i/>
          <w:rPrChange w:id="64" w:author="Jan Kelemen" w:date="2016-01-20T17:07:00Z">
            <w:rPr>
              <w:i/>
            </w:rPr>
          </w:rPrChange>
        </w:rPr>
        <w:t xml:space="preserve"> </w:t>
      </w:r>
      <w:r w:rsidRPr="0020295F">
        <w:rPr>
          <w:rPrChange w:id="65" w:author="Jan Kelemen" w:date="2016-01-20T17:07:00Z">
            <w:rPr/>
          </w:rPrChange>
        </w:rPr>
        <w:t>– opis obrazaca uporabe, dijagrami obrazaca uporabe</w:t>
      </w:r>
      <w:r w:rsidR="00265CEE" w:rsidRPr="0020295F">
        <w:rPr>
          <w:rPrChange w:id="66" w:author="Jan Kelemen" w:date="2016-01-20T17:07:00Z">
            <w:rPr/>
          </w:rPrChange>
        </w:rPr>
        <w:t>, ostali UML dijagrami</w:t>
      </w:r>
      <w:ins w:id="67" w:author="Jan Kelemen" w:date="2016-01-20T17:07:00Z">
        <w:r w:rsidR="0020295F">
          <w:t>, dijagram razmještaja</w:t>
        </w:r>
      </w:ins>
      <w:bookmarkStart w:id="68" w:name="_GoBack"/>
      <w:bookmarkEnd w:id="68"/>
    </w:p>
    <w:p w14:paraId="0FF32B12" w14:textId="1C989B47" w:rsidR="00EF161A" w:rsidRPr="0020295F" w:rsidRDefault="00EF161A" w:rsidP="002F15E8">
      <w:pPr>
        <w:rPr>
          <w:rPrChange w:id="69" w:author="Jan Kelemen" w:date="2016-01-20T17:07:00Z">
            <w:rPr/>
          </w:rPrChange>
        </w:rPr>
      </w:pPr>
      <w:r w:rsidRPr="0020295F">
        <w:rPr>
          <w:i/>
          <w:rPrChange w:id="70" w:author="Jan Kelemen" w:date="2016-01-20T17:07:00Z">
            <w:rPr>
              <w:b/>
              <w:i/>
            </w:rPr>
          </w:rPrChange>
        </w:rPr>
        <w:t>Kostrešević Kenneth</w:t>
      </w:r>
      <w:r w:rsidRPr="0020295F">
        <w:rPr>
          <w:i/>
          <w:rPrChange w:id="71" w:author="Jan Kelemen" w:date="2016-01-20T17:07:00Z">
            <w:rPr>
              <w:i/>
            </w:rPr>
          </w:rPrChange>
        </w:rPr>
        <w:t xml:space="preserve"> </w:t>
      </w:r>
      <w:r w:rsidRPr="0020295F">
        <w:rPr>
          <w:rPrChange w:id="72" w:author="Jan Kelemen" w:date="2016-01-20T17:07:00Z">
            <w:rPr/>
          </w:rPrChange>
        </w:rPr>
        <w:t xml:space="preserve">– opis projektnog zadatka, </w:t>
      </w:r>
      <w:r w:rsidR="00CA4D0E" w:rsidRPr="0020295F">
        <w:rPr>
          <w:rPrChange w:id="73" w:author="Jan Kelemen" w:date="2016-01-20T17:07:00Z">
            <w:rPr/>
          </w:rPrChange>
        </w:rPr>
        <w:t xml:space="preserve">opis </w:t>
      </w:r>
      <w:r w:rsidRPr="0020295F">
        <w:rPr>
          <w:rPrChange w:id="74" w:author="Jan Kelemen" w:date="2016-01-20T17:07:00Z">
            <w:rPr/>
          </w:rPrChange>
        </w:rPr>
        <w:t>funkcionalni</w:t>
      </w:r>
      <w:r w:rsidR="00CA4D0E" w:rsidRPr="0020295F">
        <w:rPr>
          <w:rPrChange w:id="75" w:author="Jan Kelemen" w:date="2016-01-20T17:07:00Z">
            <w:rPr/>
          </w:rPrChange>
        </w:rPr>
        <w:t>h</w:t>
      </w:r>
      <w:r w:rsidRPr="0020295F">
        <w:rPr>
          <w:rPrChange w:id="76" w:author="Jan Kelemen" w:date="2016-01-20T17:07:00Z">
            <w:rPr/>
          </w:rPrChange>
        </w:rPr>
        <w:t xml:space="preserve"> za</w:t>
      </w:r>
      <w:r w:rsidR="00CA4D0E" w:rsidRPr="0020295F">
        <w:rPr>
          <w:rPrChange w:id="77" w:author="Jan Kelemen" w:date="2016-01-20T17:07:00Z">
            <w:rPr/>
          </w:rPrChange>
        </w:rPr>
        <w:t>htjeva</w:t>
      </w:r>
      <w:r w:rsidR="002F15E8" w:rsidRPr="0020295F">
        <w:rPr>
          <w:rPrChange w:id="78" w:author="Jan Kelemen" w:date="2016-01-20T17:07:00Z">
            <w:rPr/>
          </w:rPrChange>
        </w:rPr>
        <w:t xml:space="preserve">, popis obrazaca uporabe, </w:t>
      </w:r>
      <w:r w:rsidRPr="0020295F">
        <w:rPr>
          <w:rPrChange w:id="79" w:author="Jan Kelemen" w:date="2016-01-20T17:07:00Z">
            <w:rPr/>
          </w:rPrChange>
        </w:rPr>
        <w:t>opis obrazaca uporabe, sekvencijski dijagrami</w:t>
      </w:r>
      <w:r w:rsidR="00265CEE" w:rsidRPr="0020295F">
        <w:rPr>
          <w:rPrChange w:id="80" w:author="Jan Kelemen" w:date="2016-01-20T17:07:00Z">
            <w:rPr/>
          </w:rPrChange>
        </w:rPr>
        <w:t>, ispitivanje programskog rješenja</w:t>
      </w:r>
      <w:r w:rsidR="005B3BAD" w:rsidRPr="0020295F">
        <w:rPr>
          <w:rPrChange w:id="81" w:author="Jan Kelemen" w:date="2016-01-20T17:07:00Z">
            <w:rPr/>
          </w:rPrChange>
        </w:rPr>
        <w:t>, zaključak, ispitivanje programskog rješenja, korisničke upute</w:t>
      </w:r>
    </w:p>
    <w:p w14:paraId="7EC7F8DF" w14:textId="35A437C3" w:rsidR="00EF161A" w:rsidRPr="0020295F" w:rsidRDefault="00EF161A" w:rsidP="00EF161A">
      <w:pPr>
        <w:rPr>
          <w:rPrChange w:id="82" w:author="Jan Kelemen" w:date="2016-01-20T17:07:00Z">
            <w:rPr/>
          </w:rPrChange>
        </w:rPr>
      </w:pPr>
      <w:r w:rsidRPr="0020295F">
        <w:rPr>
          <w:i/>
          <w:rPrChange w:id="83" w:author="Jan Kelemen" w:date="2016-01-20T17:07:00Z">
            <w:rPr>
              <w:b/>
              <w:i/>
            </w:rPr>
          </w:rPrChange>
        </w:rPr>
        <w:t>Latečki Domagoj</w:t>
      </w:r>
      <w:r w:rsidRPr="0020295F">
        <w:rPr>
          <w:i/>
          <w:rPrChange w:id="84" w:author="Jan Kelemen" w:date="2016-01-20T17:07:00Z">
            <w:rPr>
              <w:i/>
            </w:rPr>
          </w:rPrChange>
        </w:rPr>
        <w:t xml:space="preserve"> </w:t>
      </w:r>
      <w:r w:rsidRPr="0020295F">
        <w:rPr>
          <w:rPrChange w:id="85" w:author="Jan Kelemen" w:date="2016-01-20T17:07:00Z">
            <w:rPr/>
          </w:rPrChange>
        </w:rPr>
        <w:t>– sekvencijski dijagrami</w:t>
      </w:r>
    </w:p>
    <w:p w14:paraId="16016EBB" w14:textId="2589AA9E" w:rsidR="00EF161A" w:rsidRPr="0020295F" w:rsidRDefault="00EF161A" w:rsidP="002F15E8">
      <w:pPr>
        <w:rPr>
          <w:rPrChange w:id="86" w:author="Jan Kelemen" w:date="2016-01-20T17:07:00Z">
            <w:rPr/>
          </w:rPrChange>
        </w:rPr>
      </w:pPr>
      <w:r w:rsidRPr="0020295F">
        <w:rPr>
          <w:i/>
          <w:rPrChange w:id="87" w:author="Jan Kelemen" w:date="2016-01-20T17:07:00Z">
            <w:rPr>
              <w:b/>
              <w:i/>
            </w:rPr>
          </w:rPrChange>
        </w:rPr>
        <w:t>Trčak Tin</w:t>
      </w:r>
      <w:r w:rsidRPr="0020295F">
        <w:rPr>
          <w:i/>
          <w:rPrChange w:id="88" w:author="Jan Kelemen" w:date="2016-01-20T17:07:00Z">
            <w:rPr>
              <w:i/>
            </w:rPr>
          </w:rPrChange>
        </w:rPr>
        <w:t xml:space="preserve"> </w:t>
      </w:r>
      <w:r w:rsidRPr="0020295F">
        <w:rPr>
          <w:rPrChange w:id="89" w:author="Jan Kelemen" w:date="2016-01-20T17:07:00Z">
            <w:rPr/>
          </w:rPrChange>
        </w:rPr>
        <w:t xml:space="preserve">– opis projektnog zadatka, </w:t>
      </w:r>
      <w:r w:rsidR="00CA4D0E" w:rsidRPr="0020295F">
        <w:rPr>
          <w:rPrChange w:id="90" w:author="Jan Kelemen" w:date="2016-01-20T17:07:00Z">
            <w:rPr/>
          </w:rPrChange>
        </w:rPr>
        <w:t xml:space="preserve">opis funkcionalnih zahtjeva, popis obrazaca uporabe, opis obrazaca uporabe, </w:t>
      </w:r>
      <w:r w:rsidRPr="0020295F">
        <w:rPr>
          <w:rPrChange w:id="91" w:author="Jan Kelemen" w:date="2016-01-20T17:07:00Z">
            <w:rPr/>
          </w:rPrChange>
        </w:rPr>
        <w:t>sekvencijski dijagrami, ostali zahtjevi, pojmovnik</w:t>
      </w:r>
      <w:r w:rsidR="00265CEE" w:rsidRPr="0020295F">
        <w:rPr>
          <w:rPrChange w:id="92" w:author="Jan Kelemen" w:date="2016-01-20T17:07:00Z">
            <w:rPr/>
          </w:rPrChange>
        </w:rPr>
        <w:t>, ispitivanje programskog rješenja, zaključak</w:t>
      </w:r>
      <w:r w:rsidR="005B3BAD" w:rsidRPr="0020295F">
        <w:rPr>
          <w:rPrChange w:id="93" w:author="Jan Kelemen" w:date="2016-01-20T17:07:00Z">
            <w:rPr/>
          </w:rPrChange>
        </w:rPr>
        <w:t>, ispitivanje programskog rješenja, korisničke upute</w:t>
      </w:r>
    </w:p>
    <w:p w14:paraId="5001B3D4" w14:textId="77777777" w:rsidR="00EF161A" w:rsidRPr="0020295F" w:rsidRDefault="00EF161A">
      <w:pPr>
        <w:rPr>
          <w:rFonts w:cs="Times New Roman"/>
          <w:rPrChange w:id="94" w:author="Jan Kelemen" w:date="2016-01-20T17:07:00Z">
            <w:rPr>
              <w:rFonts w:cs="Times New Roman"/>
            </w:rPr>
          </w:rPrChange>
        </w:rPr>
      </w:pPr>
      <w:r w:rsidRPr="0020295F">
        <w:rPr>
          <w:rFonts w:cs="Times New Roman"/>
          <w:rPrChange w:id="95" w:author="Jan Kelemen" w:date="2016-01-20T17:07:00Z">
            <w:rPr>
              <w:rFonts w:cs="Times New Roman"/>
            </w:rPr>
          </w:rPrChange>
        </w:rPr>
        <w:br w:type="page"/>
      </w:r>
    </w:p>
    <w:sdt>
      <w:sdtPr>
        <w:rPr>
          <w:bCs/>
          <w:rPrChange w:id="96" w:author="Jan Kelemen" w:date="2016-01-20T17:07:00Z">
            <w:rPr>
              <w:b/>
              <w:bCs/>
            </w:rPr>
          </w:rPrChange>
        </w:rPr>
        <w:id w:val="-966665589"/>
        <w:docPartObj>
          <w:docPartGallery w:val="Table of Contents"/>
          <w:docPartUnique/>
        </w:docPartObj>
      </w:sdtPr>
      <w:sdtEndPr>
        <w:rPr>
          <w:rFonts w:cs="Times New Roman"/>
          <w:bCs w:val="0"/>
          <w:noProof/>
          <w:rPrChange w:id="97" w:author="Jan Kelemen" w:date="2016-01-20T17:07:00Z">
            <w:rPr/>
          </w:rPrChange>
        </w:rPr>
      </w:sdtEndPr>
      <w:sdtContent>
        <w:p w14:paraId="0C4263CB" w14:textId="1B849042" w:rsidR="005209EE" w:rsidRPr="0020295F" w:rsidRDefault="005209EE" w:rsidP="0049246C">
          <w:pPr>
            <w:rPr>
              <w:rPrChange w:id="98" w:author="Jan Kelemen" w:date="2016-01-20T17:07:00Z">
                <w:rPr/>
              </w:rPrChange>
            </w:rPr>
          </w:pPr>
          <w:r w:rsidRPr="0020295F">
            <w:rPr>
              <w:sz w:val="28"/>
              <w:szCs w:val="28"/>
              <w:u w:val="single"/>
              <w:rPrChange w:id="99" w:author="Jan Kelemen" w:date="2016-01-20T17:07:00Z">
                <w:rPr>
                  <w:sz w:val="28"/>
                  <w:szCs w:val="28"/>
                  <w:u w:val="single"/>
                </w:rPr>
              </w:rPrChange>
            </w:rPr>
            <w:t>Sadržaj</w:t>
          </w:r>
        </w:p>
        <w:p w14:paraId="6E801885" w14:textId="77777777" w:rsidR="0020295F" w:rsidRPr="0020295F" w:rsidRDefault="005209EE">
          <w:pPr>
            <w:pStyle w:val="TOC1"/>
            <w:rPr>
              <w:ins w:id="100" w:author="Jan Kelemen" w:date="2016-01-20T17:06:00Z"/>
              <w:rFonts w:eastAsiaTheme="minorEastAsia"/>
              <w:b w:val="0"/>
              <w:noProof/>
              <w:sz w:val="22"/>
              <w:szCs w:val="22"/>
              <w:lang w:eastAsia="hr-HR"/>
              <w:rPrChange w:id="101" w:author="Jan Kelemen" w:date="2016-01-20T17:07:00Z">
                <w:rPr>
                  <w:ins w:id="102" w:author="Jan Kelemen" w:date="2016-01-20T17:06:00Z"/>
                  <w:rFonts w:eastAsiaTheme="minorEastAsia"/>
                  <w:b w:val="0"/>
                  <w:noProof/>
                  <w:sz w:val="22"/>
                  <w:szCs w:val="22"/>
                  <w:lang w:eastAsia="hr-HR"/>
                </w:rPr>
              </w:rPrChange>
            </w:rPr>
          </w:pPr>
          <w:r w:rsidRPr="0020295F">
            <w:rPr>
              <w:rFonts w:ascii="Times New Roman" w:hAnsi="Times New Roman" w:cs="Times New Roman"/>
              <w:b w:val="0"/>
              <w:rPrChange w:id="103" w:author="Jan Kelemen" w:date="2016-01-20T17:07:00Z">
                <w:rPr>
                  <w:rFonts w:cs="Times New Roman"/>
                </w:rPr>
              </w:rPrChange>
            </w:rPr>
            <w:fldChar w:fldCharType="begin"/>
          </w:r>
          <w:r w:rsidRPr="0020295F">
            <w:rPr>
              <w:rFonts w:ascii="Times New Roman" w:hAnsi="Times New Roman" w:cs="Times New Roman"/>
              <w:b w:val="0"/>
              <w:rPrChange w:id="104" w:author="Jan Kelemen" w:date="2016-01-20T17:07:00Z">
                <w:rPr>
                  <w:rFonts w:cs="Times New Roman"/>
                </w:rPr>
              </w:rPrChange>
            </w:rPr>
            <w:instrText xml:space="preserve"> TOC \o "1-3" \h \z \u </w:instrText>
          </w:r>
          <w:r w:rsidRPr="0020295F">
            <w:rPr>
              <w:rFonts w:ascii="Times New Roman" w:hAnsi="Times New Roman" w:cs="Times New Roman"/>
              <w:b w:val="0"/>
              <w:rPrChange w:id="105" w:author="Jan Kelemen" w:date="2016-01-20T17:07:00Z">
                <w:rPr>
                  <w:rFonts w:cs="Times New Roman"/>
                  <w:bCs/>
                  <w:noProof/>
                </w:rPr>
              </w:rPrChange>
            </w:rPr>
            <w:fldChar w:fldCharType="separate"/>
          </w:r>
          <w:ins w:id="106" w:author="Jan Kelemen" w:date="2016-01-20T17:06:00Z">
            <w:r w:rsidR="0020295F" w:rsidRPr="0020295F">
              <w:rPr>
                <w:rStyle w:val="Hyperlink"/>
                <w:b w:val="0"/>
                <w:noProof/>
                <w:rPrChange w:id="107" w:author="Jan Kelemen" w:date="2016-01-20T17:07:00Z">
                  <w:rPr>
                    <w:rStyle w:val="Hyperlink"/>
                    <w:noProof/>
                  </w:rPr>
                </w:rPrChange>
              </w:rPr>
              <w:fldChar w:fldCharType="begin"/>
            </w:r>
            <w:r w:rsidR="0020295F" w:rsidRPr="0020295F">
              <w:rPr>
                <w:rStyle w:val="Hyperlink"/>
                <w:b w:val="0"/>
                <w:noProof/>
                <w:rPrChange w:id="108" w:author="Jan Kelemen" w:date="2016-01-20T17:07:00Z">
                  <w:rPr>
                    <w:rStyle w:val="Hyperlink"/>
                    <w:noProof/>
                  </w:rPr>
                </w:rPrChange>
              </w:rPr>
              <w:instrText xml:space="preserve"> </w:instrText>
            </w:r>
            <w:r w:rsidR="0020295F" w:rsidRPr="0020295F">
              <w:rPr>
                <w:b w:val="0"/>
                <w:noProof/>
                <w:rPrChange w:id="109" w:author="Jan Kelemen" w:date="2016-01-20T17:07:00Z">
                  <w:rPr>
                    <w:noProof/>
                  </w:rPr>
                </w:rPrChange>
              </w:rPr>
              <w:instrText>HYPERLINK \l "_Toc441072956"</w:instrText>
            </w:r>
            <w:r w:rsidR="0020295F" w:rsidRPr="0020295F">
              <w:rPr>
                <w:rStyle w:val="Hyperlink"/>
                <w:b w:val="0"/>
                <w:noProof/>
                <w:rPrChange w:id="110" w:author="Jan Kelemen" w:date="2016-01-20T17:07:00Z">
                  <w:rPr>
                    <w:rStyle w:val="Hyperlink"/>
                    <w:noProof/>
                  </w:rPr>
                </w:rPrChange>
              </w:rPr>
              <w:instrText xml:space="preserve"> </w:instrText>
            </w:r>
            <w:r w:rsidR="0020295F" w:rsidRPr="0020295F">
              <w:rPr>
                <w:rStyle w:val="Hyperlink"/>
                <w:b w:val="0"/>
                <w:noProof/>
                <w:rPrChange w:id="111" w:author="Jan Kelemen" w:date="2016-01-20T17:07:00Z">
                  <w:rPr>
                    <w:rStyle w:val="Hyperlink"/>
                    <w:noProof/>
                  </w:rPr>
                </w:rPrChange>
              </w:rPr>
            </w:r>
            <w:r w:rsidR="0020295F" w:rsidRPr="0020295F">
              <w:rPr>
                <w:rStyle w:val="Hyperlink"/>
                <w:b w:val="0"/>
                <w:noProof/>
                <w:rPrChange w:id="112" w:author="Jan Kelemen" w:date="2016-01-20T17:07:00Z">
                  <w:rPr>
                    <w:rStyle w:val="Hyperlink"/>
                    <w:noProof/>
                  </w:rPr>
                </w:rPrChange>
              </w:rPr>
              <w:fldChar w:fldCharType="separate"/>
            </w:r>
            <w:r w:rsidR="0020295F" w:rsidRPr="0020295F">
              <w:rPr>
                <w:rStyle w:val="Hyperlink"/>
                <w:rFonts w:eastAsia="Arial"/>
                <w:b w:val="0"/>
                <w:noProof/>
                <w:rPrChange w:id="113" w:author="Jan Kelemen" w:date="2016-01-20T17:07:00Z">
                  <w:rPr>
                    <w:rStyle w:val="Hyperlink"/>
                    <w:rFonts w:eastAsia="Arial"/>
                    <w:noProof/>
                  </w:rPr>
                </w:rPrChange>
              </w:rPr>
              <w:t>1.</w:t>
            </w:r>
            <w:r w:rsidR="0020295F" w:rsidRPr="0020295F">
              <w:rPr>
                <w:rFonts w:eastAsiaTheme="minorEastAsia"/>
                <w:b w:val="0"/>
                <w:noProof/>
                <w:sz w:val="22"/>
                <w:szCs w:val="22"/>
                <w:lang w:eastAsia="hr-HR"/>
                <w:rPrChange w:id="114" w:author="Jan Kelemen" w:date="2016-01-20T17:07:00Z">
                  <w:rPr>
                    <w:rFonts w:eastAsiaTheme="minorEastAsia"/>
                    <w:b w:val="0"/>
                    <w:noProof/>
                    <w:sz w:val="22"/>
                    <w:szCs w:val="22"/>
                    <w:lang w:eastAsia="hr-HR"/>
                  </w:rPr>
                </w:rPrChange>
              </w:rPr>
              <w:tab/>
            </w:r>
            <w:r w:rsidR="0020295F" w:rsidRPr="0020295F">
              <w:rPr>
                <w:rStyle w:val="Hyperlink"/>
                <w:rFonts w:eastAsia="Arial"/>
                <w:b w:val="0"/>
                <w:noProof/>
                <w:rPrChange w:id="115" w:author="Jan Kelemen" w:date="2016-01-20T17:07:00Z">
                  <w:rPr>
                    <w:rStyle w:val="Hyperlink"/>
                    <w:rFonts w:eastAsia="Arial"/>
                    <w:noProof/>
                  </w:rPr>
                </w:rPrChange>
              </w:rPr>
              <w:t>Dnevnik promjena dokumentacije</w:t>
            </w:r>
            <w:r w:rsidR="0020295F" w:rsidRPr="0020295F">
              <w:rPr>
                <w:b w:val="0"/>
                <w:noProof/>
                <w:webHidden/>
                <w:rPrChange w:id="116" w:author="Jan Kelemen" w:date="2016-01-20T17:07:00Z">
                  <w:rPr>
                    <w:noProof/>
                    <w:webHidden/>
                  </w:rPr>
                </w:rPrChange>
              </w:rPr>
              <w:tab/>
            </w:r>
            <w:r w:rsidR="0020295F" w:rsidRPr="0020295F">
              <w:rPr>
                <w:b w:val="0"/>
                <w:noProof/>
                <w:webHidden/>
                <w:rPrChange w:id="117" w:author="Jan Kelemen" w:date="2016-01-20T17:07:00Z">
                  <w:rPr>
                    <w:noProof/>
                    <w:webHidden/>
                  </w:rPr>
                </w:rPrChange>
              </w:rPr>
              <w:fldChar w:fldCharType="begin"/>
            </w:r>
            <w:r w:rsidR="0020295F" w:rsidRPr="0020295F">
              <w:rPr>
                <w:b w:val="0"/>
                <w:noProof/>
                <w:webHidden/>
                <w:rPrChange w:id="118" w:author="Jan Kelemen" w:date="2016-01-20T17:07:00Z">
                  <w:rPr>
                    <w:noProof/>
                    <w:webHidden/>
                  </w:rPr>
                </w:rPrChange>
              </w:rPr>
              <w:instrText xml:space="preserve"> PAGEREF _Toc441072956 \h </w:instrText>
            </w:r>
            <w:r w:rsidR="0020295F" w:rsidRPr="0020295F">
              <w:rPr>
                <w:b w:val="0"/>
                <w:noProof/>
                <w:webHidden/>
                <w:rPrChange w:id="119" w:author="Jan Kelemen" w:date="2016-01-20T17:07:00Z">
                  <w:rPr>
                    <w:noProof/>
                    <w:webHidden/>
                  </w:rPr>
                </w:rPrChange>
              </w:rPr>
            </w:r>
          </w:ins>
          <w:r w:rsidR="0020295F" w:rsidRPr="0020295F">
            <w:rPr>
              <w:b w:val="0"/>
              <w:noProof/>
              <w:webHidden/>
              <w:rPrChange w:id="120" w:author="Jan Kelemen" w:date="2016-01-20T17:07:00Z">
                <w:rPr>
                  <w:noProof/>
                  <w:webHidden/>
                </w:rPr>
              </w:rPrChange>
            </w:rPr>
            <w:fldChar w:fldCharType="separate"/>
          </w:r>
          <w:ins w:id="121" w:author="Jan Kelemen" w:date="2016-01-20T17:06:00Z">
            <w:r w:rsidR="0020295F" w:rsidRPr="0020295F">
              <w:rPr>
                <w:b w:val="0"/>
                <w:noProof/>
                <w:webHidden/>
                <w:rPrChange w:id="122" w:author="Jan Kelemen" w:date="2016-01-20T17:07:00Z">
                  <w:rPr>
                    <w:noProof/>
                    <w:webHidden/>
                  </w:rPr>
                </w:rPrChange>
              </w:rPr>
              <w:t>4</w:t>
            </w:r>
            <w:r w:rsidR="0020295F" w:rsidRPr="0020295F">
              <w:rPr>
                <w:b w:val="0"/>
                <w:noProof/>
                <w:webHidden/>
                <w:rPrChange w:id="123" w:author="Jan Kelemen" w:date="2016-01-20T17:07:00Z">
                  <w:rPr>
                    <w:noProof/>
                    <w:webHidden/>
                  </w:rPr>
                </w:rPrChange>
              </w:rPr>
              <w:fldChar w:fldCharType="end"/>
            </w:r>
            <w:r w:rsidR="0020295F" w:rsidRPr="0020295F">
              <w:rPr>
                <w:rStyle w:val="Hyperlink"/>
                <w:b w:val="0"/>
                <w:noProof/>
                <w:rPrChange w:id="124" w:author="Jan Kelemen" w:date="2016-01-20T17:07:00Z">
                  <w:rPr>
                    <w:rStyle w:val="Hyperlink"/>
                    <w:noProof/>
                  </w:rPr>
                </w:rPrChange>
              </w:rPr>
              <w:fldChar w:fldCharType="end"/>
            </w:r>
          </w:ins>
        </w:p>
        <w:p w14:paraId="43398BFF" w14:textId="77777777" w:rsidR="0020295F" w:rsidRPr="0020295F" w:rsidRDefault="0020295F">
          <w:pPr>
            <w:pStyle w:val="TOC1"/>
            <w:rPr>
              <w:ins w:id="125" w:author="Jan Kelemen" w:date="2016-01-20T17:06:00Z"/>
              <w:rFonts w:eastAsiaTheme="minorEastAsia"/>
              <w:b w:val="0"/>
              <w:noProof/>
              <w:sz w:val="22"/>
              <w:szCs w:val="22"/>
              <w:lang w:eastAsia="hr-HR"/>
              <w:rPrChange w:id="126" w:author="Jan Kelemen" w:date="2016-01-20T17:07:00Z">
                <w:rPr>
                  <w:ins w:id="127" w:author="Jan Kelemen" w:date="2016-01-20T17:06:00Z"/>
                  <w:rFonts w:eastAsiaTheme="minorEastAsia"/>
                  <w:b w:val="0"/>
                  <w:noProof/>
                  <w:sz w:val="22"/>
                  <w:szCs w:val="22"/>
                  <w:lang w:eastAsia="hr-HR"/>
                </w:rPr>
              </w:rPrChange>
            </w:rPr>
          </w:pPr>
          <w:ins w:id="128" w:author="Jan Kelemen" w:date="2016-01-20T17:06:00Z">
            <w:r w:rsidRPr="0020295F">
              <w:rPr>
                <w:rStyle w:val="Hyperlink"/>
                <w:b w:val="0"/>
                <w:noProof/>
                <w:rPrChange w:id="129" w:author="Jan Kelemen" w:date="2016-01-20T17:07:00Z">
                  <w:rPr>
                    <w:rStyle w:val="Hyperlink"/>
                    <w:noProof/>
                  </w:rPr>
                </w:rPrChange>
              </w:rPr>
              <w:fldChar w:fldCharType="begin"/>
            </w:r>
            <w:r w:rsidRPr="0020295F">
              <w:rPr>
                <w:rStyle w:val="Hyperlink"/>
                <w:b w:val="0"/>
                <w:noProof/>
                <w:rPrChange w:id="130" w:author="Jan Kelemen" w:date="2016-01-20T17:07:00Z">
                  <w:rPr>
                    <w:rStyle w:val="Hyperlink"/>
                    <w:noProof/>
                  </w:rPr>
                </w:rPrChange>
              </w:rPr>
              <w:instrText xml:space="preserve"> </w:instrText>
            </w:r>
            <w:r w:rsidRPr="0020295F">
              <w:rPr>
                <w:b w:val="0"/>
                <w:noProof/>
                <w:rPrChange w:id="131" w:author="Jan Kelemen" w:date="2016-01-20T17:07:00Z">
                  <w:rPr>
                    <w:noProof/>
                  </w:rPr>
                </w:rPrChange>
              </w:rPr>
              <w:instrText>HYPERLINK \l "_Toc441072957"</w:instrText>
            </w:r>
            <w:r w:rsidRPr="0020295F">
              <w:rPr>
                <w:rStyle w:val="Hyperlink"/>
                <w:b w:val="0"/>
                <w:noProof/>
                <w:rPrChange w:id="132" w:author="Jan Kelemen" w:date="2016-01-20T17:07:00Z">
                  <w:rPr>
                    <w:rStyle w:val="Hyperlink"/>
                    <w:noProof/>
                  </w:rPr>
                </w:rPrChange>
              </w:rPr>
              <w:instrText xml:space="preserve"> </w:instrText>
            </w:r>
            <w:r w:rsidRPr="0020295F">
              <w:rPr>
                <w:rStyle w:val="Hyperlink"/>
                <w:b w:val="0"/>
                <w:noProof/>
                <w:rPrChange w:id="133" w:author="Jan Kelemen" w:date="2016-01-20T17:07:00Z">
                  <w:rPr>
                    <w:rStyle w:val="Hyperlink"/>
                    <w:noProof/>
                  </w:rPr>
                </w:rPrChange>
              </w:rPr>
            </w:r>
            <w:r w:rsidRPr="0020295F">
              <w:rPr>
                <w:rStyle w:val="Hyperlink"/>
                <w:b w:val="0"/>
                <w:noProof/>
                <w:rPrChange w:id="134" w:author="Jan Kelemen" w:date="2016-01-20T17:07:00Z">
                  <w:rPr>
                    <w:rStyle w:val="Hyperlink"/>
                    <w:noProof/>
                  </w:rPr>
                </w:rPrChange>
              </w:rPr>
              <w:fldChar w:fldCharType="separate"/>
            </w:r>
            <w:r w:rsidRPr="0020295F">
              <w:rPr>
                <w:rStyle w:val="Hyperlink"/>
                <w:b w:val="0"/>
                <w:noProof/>
                <w:rPrChange w:id="135" w:author="Jan Kelemen" w:date="2016-01-20T17:07:00Z">
                  <w:rPr>
                    <w:rStyle w:val="Hyperlink"/>
                    <w:noProof/>
                  </w:rPr>
                </w:rPrChange>
              </w:rPr>
              <w:t>2.</w:t>
            </w:r>
            <w:r w:rsidRPr="0020295F">
              <w:rPr>
                <w:rFonts w:eastAsiaTheme="minorEastAsia"/>
                <w:b w:val="0"/>
                <w:noProof/>
                <w:sz w:val="22"/>
                <w:szCs w:val="22"/>
                <w:lang w:eastAsia="hr-HR"/>
                <w:rPrChange w:id="136" w:author="Jan Kelemen" w:date="2016-01-20T17:07:00Z">
                  <w:rPr>
                    <w:rFonts w:eastAsiaTheme="minorEastAsia"/>
                    <w:b w:val="0"/>
                    <w:noProof/>
                    <w:sz w:val="22"/>
                    <w:szCs w:val="22"/>
                    <w:lang w:eastAsia="hr-HR"/>
                  </w:rPr>
                </w:rPrChange>
              </w:rPr>
              <w:tab/>
            </w:r>
            <w:r w:rsidRPr="0020295F">
              <w:rPr>
                <w:rStyle w:val="Hyperlink"/>
                <w:b w:val="0"/>
                <w:noProof/>
                <w:rPrChange w:id="137" w:author="Jan Kelemen" w:date="2016-01-20T17:07:00Z">
                  <w:rPr>
                    <w:rStyle w:val="Hyperlink"/>
                    <w:noProof/>
                  </w:rPr>
                </w:rPrChange>
              </w:rPr>
              <w:t>Opis projektnog zadatka</w:t>
            </w:r>
            <w:r w:rsidRPr="0020295F">
              <w:rPr>
                <w:b w:val="0"/>
                <w:noProof/>
                <w:webHidden/>
                <w:rPrChange w:id="138" w:author="Jan Kelemen" w:date="2016-01-20T17:07:00Z">
                  <w:rPr>
                    <w:noProof/>
                    <w:webHidden/>
                  </w:rPr>
                </w:rPrChange>
              </w:rPr>
              <w:tab/>
            </w:r>
            <w:r w:rsidRPr="0020295F">
              <w:rPr>
                <w:b w:val="0"/>
                <w:noProof/>
                <w:webHidden/>
                <w:rPrChange w:id="139" w:author="Jan Kelemen" w:date="2016-01-20T17:07:00Z">
                  <w:rPr>
                    <w:noProof/>
                    <w:webHidden/>
                  </w:rPr>
                </w:rPrChange>
              </w:rPr>
              <w:fldChar w:fldCharType="begin"/>
            </w:r>
            <w:r w:rsidRPr="0020295F">
              <w:rPr>
                <w:b w:val="0"/>
                <w:noProof/>
                <w:webHidden/>
                <w:rPrChange w:id="140" w:author="Jan Kelemen" w:date="2016-01-20T17:07:00Z">
                  <w:rPr>
                    <w:noProof/>
                    <w:webHidden/>
                  </w:rPr>
                </w:rPrChange>
              </w:rPr>
              <w:instrText xml:space="preserve"> PAGEREF _Toc441072957 \h </w:instrText>
            </w:r>
            <w:r w:rsidRPr="0020295F">
              <w:rPr>
                <w:b w:val="0"/>
                <w:noProof/>
                <w:webHidden/>
                <w:rPrChange w:id="141" w:author="Jan Kelemen" w:date="2016-01-20T17:07:00Z">
                  <w:rPr>
                    <w:noProof/>
                    <w:webHidden/>
                  </w:rPr>
                </w:rPrChange>
              </w:rPr>
            </w:r>
          </w:ins>
          <w:r w:rsidRPr="0020295F">
            <w:rPr>
              <w:b w:val="0"/>
              <w:noProof/>
              <w:webHidden/>
              <w:rPrChange w:id="142" w:author="Jan Kelemen" w:date="2016-01-20T17:07:00Z">
                <w:rPr>
                  <w:noProof/>
                  <w:webHidden/>
                </w:rPr>
              </w:rPrChange>
            </w:rPr>
            <w:fldChar w:fldCharType="separate"/>
          </w:r>
          <w:ins w:id="143" w:author="Jan Kelemen" w:date="2016-01-20T17:06:00Z">
            <w:r w:rsidRPr="0020295F">
              <w:rPr>
                <w:b w:val="0"/>
                <w:noProof/>
                <w:webHidden/>
                <w:rPrChange w:id="144" w:author="Jan Kelemen" w:date="2016-01-20T17:07:00Z">
                  <w:rPr>
                    <w:noProof/>
                    <w:webHidden/>
                  </w:rPr>
                </w:rPrChange>
              </w:rPr>
              <w:t>7</w:t>
            </w:r>
            <w:r w:rsidRPr="0020295F">
              <w:rPr>
                <w:b w:val="0"/>
                <w:noProof/>
                <w:webHidden/>
                <w:rPrChange w:id="145" w:author="Jan Kelemen" w:date="2016-01-20T17:07:00Z">
                  <w:rPr>
                    <w:noProof/>
                    <w:webHidden/>
                  </w:rPr>
                </w:rPrChange>
              </w:rPr>
              <w:fldChar w:fldCharType="end"/>
            </w:r>
            <w:r w:rsidRPr="0020295F">
              <w:rPr>
                <w:rStyle w:val="Hyperlink"/>
                <w:b w:val="0"/>
                <w:noProof/>
                <w:rPrChange w:id="146" w:author="Jan Kelemen" w:date="2016-01-20T17:07:00Z">
                  <w:rPr>
                    <w:rStyle w:val="Hyperlink"/>
                    <w:noProof/>
                  </w:rPr>
                </w:rPrChange>
              </w:rPr>
              <w:fldChar w:fldCharType="end"/>
            </w:r>
          </w:ins>
        </w:p>
        <w:p w14:paraId="11BC7BD9" w14:textId="77777777" w:rsidR="0020295F" w:rsidRPr="0020295F" w:rsidRDefault="0020295F">
          <w:pPr>
            <w:pStyle w:val="TOC1"/>
            <w:rPr>
              <w:ins w:id="147" w:author="Jan Kelemen" w:date="2016-01-20T17:06:00Z"/>
              <w:rFonts w:eastAsiaTheme="minorEastAsia"/>
              <w:b w:val="0"/>
              <w:noProof/>
              <w:sz w:val="22"/>
              <w:szCs w:val="22"/>
              <w:lang w:eastAsia="hr-HR"/>
              <w:rPrChange w:id="148" w:author="Jan Kelemen" w:date="2016-01-20T17:07:00Z">
                <w:rPr>
                  <w:ins w:id="149" w:author="Jan Kelemen" w:date="2016-01-20T17:06:00Z"/>
                  <w:rFonts w:eastAsiaTheme="minorEastAsia"/>
                  <w:b w:val="0"/>
                  <w:noProof/>
                  <w:sz w:val="22"/>
                  <w:szCs w:val="22"/>
                  <w:lang w:eastAsia="hr-HR"/>
                </w:rPr>
              </w:rPrChange>
            </w:rPr>
          </w:pPr>
          <w:ins w:id="150" w:author="Jan Kelemen" w:date="2016-01-20T17:06:00Z">
            <w:r w:rsidRPr="0020295F">
              <w:rPr>
                <w:rStyle w:val="Hyperlink"/>
                <w:b w:val="0"/>
                <w:noProof/>
                <w:rPrChange w:id="151" w:author="Jan Kelemen" w:date="2016-01-20T17:07:00Z">
                  <w:rPr>
                    <w:rStyle w:val="Hyperlink"/>
                    <w:noProof/>
                  </w:rPr>
                </w:rPrChange>
              </w:rPr>
              <w:fldChar w:fldCharType="begin"/>
            </w:r>
            <w:r w:rsidRPr="0020295F">
              <w:rPr>
                <w:rStyle w:val="Hyperlink"/>
                <w:b w:val="0"/>
                <w:noProof/>
                <w:rPrChange w:id="152" w:author="Jan Kelemen" w:date="2016-01-20T17:07:00Z">
                  <w:rPr>
                    <w:rStyle w:val="Hyperlink"/>
                    <w:noProof/>
                  </w:rPr>
                </w:rPrChange>
              </w:rPr>
              <w:instrText xml:space="preserve"> </w:instrText>
            </w:r>
            <w:r w:rsidRPr="0020295F">
              <w:rPr>
                <w:b w:val="0"/>
                <w:noProof/>
                <w:rPrChange w:id="153" w:author="Jan Kelemen" w:date="2016-01-20T17:07:00Z">
                  <w:rPr>
                    <w:noProof/>
                  </w:rPr>
                </w:rPrChange>
              </w:rPr>
              <w:instrText>HYPERLINK \l "_Toc441072958"</w:instrText>
            </w:r>
            <w:r w:rsidRPr="0020295F">
              <w:rPr>
                <w:rStyle w:val="Hyperlink"/>
                <w:b w:val="0"/>
                <w:noProof/>
                <w:rPrChange w:id="154" w:author="Jan Kelemen" w:date="2016-01-20T17:07:00Z">
                  <w:rPr>
                    <w:rStyle w:val="Hyperlink"/>
                    <w:noProof/>
                  </w:rPr>
                </w:rPrChange>
              </w:rPr>
              <w:instrText xml:space="preserve"> </w:instrText>
            </w:r>
            <w:r w:rsidRPr="0020295F">
              <w:rPr>
                <w:rStyle w:val="Hyperlink"/>
                <w:b w:val="0"/>
                <w:noProof/>
                <w:rPrChange w:id="155" w:author="Jan Kelemen" w:date="2016-01-20T17:07:00Z">
                  <w:rPr>
                    <w:rStyle w:val="Hyperlink"/>
                    <w:noProof/>
                  </w:rPr>
                </w:rPrChange>
              </w:rPr>
            </w:r>
            <w:r w:rsidRPr="0020295F">
              <w:rPr>
                <w:rStyle w:val="Hyperlink"/>
                <w:b w:val="0"/>
                <w:noProof/>
                <w:rPrChange w:id="156" w:author="Jan Kelemen" w:date="2016-01-20T17:07:00Z">
                  <w:rPr>
                    <w:rStyle w:val="Hyperlink"/>
                    <w:noProof/>
                  </w:rPr>
                </w:rPrChange>
              </w:rPr>
              <w:fldChar w:fldCharType="separate"/>
            </w:r>
            <w:r w:rsidRPr="0020295F">
              <w:rPr>
                <w:rStyle w:val="Hyperlink"/>
                <w:b w:val="0"/>
                <w:noProof/>
                <w:rPrChange w:id="157" w:author="Jan Kelemen" w:date="2016-01-20T17:07:00Z">
                  <w:rPr>
                    <w:rStyle w:val="Hyperlink"/>
                    <w:noProof/>
                  </w:rPr>
                </w:rPrChange>
              </w:rPr>
              <w:t>3.</w:t>
            </w:r>
            <w:r w:rsidRPr="0020295F">
              <w:rPr>
                <w:rFonts w:eastAsiaTheme="minorEastAsia"/>
                <w:b w:val="0"/>
                <w:noProof/>
                <w:sz w:val="22"/>
                <w:szCs w:val="22"/>
                <w:lang w:eastAsia="hr-HR"/>
                <w:rPrChange w:id="158" w:author="Jan Kelemen" w:date="2016-01-20T17:07:00Z">
                  <w:rPr>
                    <w:rFonts w:eastAsiaTheme="minorEastAsia"/>
                    <w:b w:val="0"/>
                    <w:noProof/>
                    <w:sz w:val="22"/>
                    <w:szCs w:val="22"/>
                    <w:lang w:eastAsia="hr-HR"/>
                  </w:rPr>
                </w:rPrChange>
              </w:rPr>
              <w:tab/>
            </w:r>
            <w:r w:rsidRPr="0020295F">
              <w:rPr>
                <w:rStyle w:val="Hyperlink"/>
                <w:b w:val="0"/>
                <w:noProof/>
                <w:rPrChange w:id="159" w:author="Jan Kelemen" w:date="2016-01-20T17:07:00Z">
                  <w:rPr>
                    <w:rStyle w:val="Hyperlink"/>
                    <w:noProof/>
                  </w:rPr>
                </w:rPrChange>
              </w:rPr>
              <w:t>Pojmovnik</w:t>
            </w:r>
            <w:r w:rsidRPr="0020295F">
              <w:rPr>
                <w:b w:val="0"/>
                <w:noProof/>
                <w:webHidden/>
                <w:rPrChange w:id="160" w:author="Jan Kelemen" w:date="2016-01-20T17:07:00Z">
                  <w:rPr>
                    <w:noProof/>
                    <w:webHidden/>
                  </w:rPr>
                </w:rPrChange>
              </w:rPr>
              <w:tab/>
            </w:r>
            <w:r w:rsidRPr="0020295F">
              <w:rPr>
                <w:b w:val="0"/>
                <w:noProof/>
                <w:webHidden/>
                <w:rPrChange w:id="161" w:author="Jan Kelemen" w:date="2016-01-20T17:07:00Z">
                  <w:rPr>
                    <w:noProof/>
                    <w:webHidden/>
                  </w:rPr>
                </w:rPrChange>
              </w:rPr>
              <w:fldChar w:fldCharType="begin"/>
            </w:r>
            <w:r w:rsidRPr="0020295F">
              <w:rPr>
                <w:b w:val="0"/>
                <w:noProof/>
                <w:webHidden/>
                <w:rPrChange w:id="162" w:author="Jan Kelemen" w:date="2016-01-20T17:07:00Z">
                  <w:rPr>
                    <w:noProof/>
                    <w:webHidden/>
                  </w:rPr>
                </w:rPrChange>
              </w:rPr>
              <w:instrText xml:space="preserve"> PAGEREF _Toc441072958 \h </w:instrText>
            </w:r>
            <w:r w:rsidRPr="0020295F">
              <w:rPr>
                <w:b w:val="0"/>
                <w:noProof/>
                <w:webHidden/>
                <w:rPrChange w:id="163" w:author="Jan Kelemen" w:date="2016-01-20T17:07:00Z">
                  <w:rPr>
                    <w:noProof/>
                    <w:webHidden/>
                  </w:rPr>
                </w:rPrChange>
              </w:rPr>
            </w:r>
          </w:ins>
          <w:r w:rsidRPr="0020295F">
            <w:rPr>
              <w:b w:val="0"/>
              <w:noProof/>
              <w:webHidden/>
              <w:rPrChange w:id="164" w:author="Jan Kelemen" w:date="2016-01-20T17:07:00Z">
                <w:rPr>
                  <w:noProof/>
                  <w:webHidden/>
                </w:rPr>
              </w:rPrChange>
            </w:rPr>
            <w:fldChar w:fldCharType="separate"/>
          </w:r>
          <w:ins w:id="165" w:author="Jan Kelemen" w:date="2016-01-20T17:06:00Z">
            <w:r w:rsidRPr="0020295F">
              <w:rPr>
                <w:b w:val="0"/>
                <w:noProof/>
                <w:webHidden/>
                <w:rPrChange w:id="166" w:author="Jan Kelemen" w:date="2016-01-20T17:07:00Z">
                  <w:rPr>
                    <w:noProof/>
                    <w:webHidden/>
                  </w:rPr>
                </w:rPrChange>
              </w:rPr>
              <w:t>10</w:t>
            </w:r>
            <w:r w:rsidRPr="0020295F">
              <w:rPr>
                <w:b w:val="0"/>
                <w:noProof/>
                <w:webHidden/>
                <w:rPrChange w:id="167" w:author="Jan Kelemen" w:date="2016-01-20T17:07:00Z">
                  <w:rPr>
                    <w:noProof/>
                    <w:webHidden/>
                  </w:rPr>
                </w:rPrChange>
              </w:rPr>
              <w:fldChar w:fldCharType="end"/>
            </w:r>
            <w:r w:rsidRPr="0020295F">
              <w:rPr>
                <w:rStyle w:val="Hyperlink"/>
                <w:b w:val="0"/>
                <w:noProof/>
                <w:rPrChange w:id="168" w:author="Jan Kelemen" w:date="2016-01-20T17:07:00Z">
                  <w:rPr>
                    <w:rStyle w:val="Hyperlink"/>
                    <w:noProof/>
                  </w:rPr>
                </w:rPrChange>
              </w:rPr>
              <w:fldChar w:fldCharType="end"/>
            </w:r>
          </w:ins>
        </w:p>
        <w:p w14:paraId="06E7EEE1" w14:textId="77777777" w:rsidR="0020295F" w:rsidRPr="0020295F" w:rsidRDefault="0020295F">
          <w:pPr>
            <w:pStyle w:val="TOC1"/>
            <w:rPr>
              <w:ins w:id="169" w:author="Jan Kelemen" w:date="2016-01-20T17:06:00Z"/>
              <w:rFonts w:eastAsiaTheme="minorEastAsia"/>
              <w:b w:val="0"/>
              <w:noProof/>
              <w:sz w:val="22"/>
              <w:szCs w:val="22"/>
              <w:lang w:eastAsia="hr-HR"/>
              <w:rPrChange w:id="170" w:author="Jan Kelemen" w:date="2016-01-20T17:07:00Z">
                <w:rPr>
                  <w:ins w:id="171" w:author="Jan Kelemen" w:date="2016-01-20T17:06:00Z"/>
                  <w:rFonts w:eastAsiaTheme="minorEastAsia"/>
                  <w:b w:val="0"/>
                  <w:noProof/>
                  <w:sz w:val="22"/>
                  <w:szCs w:val="22"/>
                  <w:lang w:eastAsia="hr-HR"/>
                </w:rPr>
              </w:rPrChange>
            </w:rPr>
          </w:pPr>
          <w:ins w:id="172" w:author="Jan Kelemen" w:date="2016-01-20T17:06:00Z">
            <w:r w:rsidRPr="0020295F">
              <w:rPr>
                <w:rStyle w:val="Hyperlink"/>
                <w:b w:val="0"/>
                <w:noProof/>
                <w:rPrChange w:id="173" w:author="Jan Kelemen" w:date="2016-01-20T17:07:00Z">
                  <w:rPr>
                    <w:rStyle w:val="Hyperlink"/>
                    <w:noProof/>
                  </w:rPr>
                </w:rPrChange>
              </w:rPr>
              <w:fldChar w:fldCharType="begin"/>
            </w:r>
            <w:r w:rsidRPr="0020295F">
              <w:rPr>
                <w:rStyle w:val="Hyperlink"/>
                <w:b w:val="0"/>
                <w:noProof/>
                <w:rPrChange w:id="174" w:author="Jan Kelemen" w:date="2016-01-20T17:07:00Z">
                  <w:rPr>
                    <w:rStyle w:val="Hyperlink"/>
                    <w:noProof/>
                  </w:rPr>
                </w:rPrChange>
              </w:rPr>
              <w:instrText xml:space="preserve"> </w:instrText>
            </w:r>
            <w:r w:rsidRPr="0020295F">
              <w:rPr>
                <w:b w:val="0"/>
                <w:noProof/>
                <w:rPrChange w:id="175" w:author="Jan Kelemen" w:date="2016-01-20T17:07:00Z">
                  <w:rPr>
                    <w:noProof/>
                  </w:rPr>
                </w:rPrChange>
              </w:rPr>
              <w:instrText>HYPERLINK \l "_Toc441072959"</w:instrText>
            </w:r>
            <w:r w:rsidRPr="0020295F">
              <w:rPr>
                <w:rStyle w:val="Hyperlink"/>
                <w:b w:val="0"/>
                <w:noProof/>
                <w:rPrChange w:id="176" w:author="Jan Kelemen" w:date="2016-01-20T17:07:00Z">
                  <w:rPr>
                    <w:rStyle w:val="Hyperlink"/>
                    <w:noProof/>
                  </w:rPr>
                </w:rPrChange>
              </w:rPr>
              <w:instrText xml:space="preserve"> </w:instrText>
            </w:r>
            <w:r w:rsidRPr="0020295F">
              <w:rPr>
                <w:rStyle w:val="Hyperlink"/>
                <w:b w:val="0"/>
                <w:noProof/>
                <w:rPrChange w:id="177" w:author="Jan Kelemen" w:date="2016-01-20T17:07:00Z">
                  <w:rPr>
                    <w:rStyle w:val="Hyperlink"/>
                    <w:noProof/>
                  </w:rPr>
                </w:rPrChange>
              </w:rPr>
            </w:r>
            <w:r w:rsidRPr="0020295F">
              <w:rPr>
                <w:rStyle w:val="Hyperlink"/>
                <w:b w:val="0"/>
                <w:noProof/>
                <w:rPrChange w:id="178" w:author="Jan Kelemen" w:date="2016-01-20T17:07:00Z">
                  <w:rPr>
                    <w:rStyle w:val="Hyperlink"/>
                    <w:noProof/>
                  </w:rPr>
                </w:rPrChange>
              </w:rPr>
              <w:fldChar w:fldCharType="separate"/>
            </w:r>
            <w:r w:rsidRPr="0020295F">
              <w:rPr>
                <w:rStyle w:val="Hyperlink"/>
                <w:b w:val="0"/>
                <w:noProof/>
                <w:rPrChange w:id="179" w:author="Jan Kelemen" w:date="2016-01-20T17:07:00Z">
                  <w:rPr>
                    <w:rStyle w:val="Hyperlink"/>
                    <w:noProof/>
                  </w:rPr>
                </w:rPrChange>
              </w:rPr>
              <w:t>4.</w:t>
            </w:r>
            <w:r w:rsidRPr="0020295F">
              <w:rPr>
                <w:rFonts w:eastAsiaTheme="minorEastAsia"/>
                <w:b w:val="0"/>
                <w:noProof/>
                <w:sz w:val="22"/>
                <w:szCs w:val="22"/>
                <w:lang w:eastAsia="hr-HR"/>
                <w:rPrChange w:id="180" w:author="Jan Kelemen" w:date="2016-01-20T17:07:00Z">
                  <w:rPr>
                    <w:rFonts w:eastAsiaTheme="minorEastAsia"/>
                    <w:b w:val="0"/>
                    <w:noProof/>
                    <w:sz w:val="22"/>
                    <w:szCs w:val="22"/>
                    <w:lang w:eastAsia="hr-HR"/>
                  </w:rPr>
                </w:rPrChange>
              </w:rPr>
              <w:tab/>
            </w:r>
            <w:r w:rsidRPr="0020295F">
              <w:rPr>
                <w:rStyle w:val="Hyperlink"/>
                <w:b w:val="0"/>
                <w:noProof/>
                <w:rPrChange w:id="181" w:author="Jan Kelemen" w:date="2016-01-20T17:07:00Z">
                  <w:rPr>
                    <w:rStyle w:val="Hyperlink"/>
                    <w:noProof/>
                  </w:rPr>
                </w:rPrChange>
              </w:rPr>
              <w:t>Funkcionalni zahtjevi</w:t>
            </w:r>
            <w:r w:rsidRPr="0020295F">
              <w:rPr>
                <w:b w:val="0"/>
                <w:noProof/>
                <w:webHidden/>
                <w:rPrChange w:id="182" w:author="Jan Kelemen" w:date="2016-01-20T17:07:00Z">
                  <w:rPr>
                    <w:noProof/>
                    <w:webHidden/>
                  </w:rPr>
                </w:rPrChange>
              </w:rPr>
              <w:tab/>
            </w:r>
            <w:r w:rsidRPr="0020295F">
              <w:rPr>
                <w:b w:val="0"/>
                <w:noProof/>
                <w:webHidden/>
                <w:rPrChange w:id="183" w:author="Jan Kelemen" w:date="2016-01-20T17:07:00Z">
                  <w:rPr>
                    <w:noProof/>
                    <w:webHidden/>
                  </w:rPr>
                </w:rPrChange>
              </w:rPr>
              <w:fldChar w:fldCharType="begin"/>
            </w:r>
            <w:r w:rsidRPr="0020295F">
              <w:rPr>
                <w:b w:val="0"/>
                <w:noProof/>
                <w:webHidden/>
                <w:rPrChange w:id="184" w:author="Jan Kelemen" w:date="2016-01-20T17:07:00Z">
                  <w:rPr>
                    <w:noProof/>
                    <w:webHidden/>
                  </w:rPr>
                </w:rPrChange>
              </w:rPr>
              <w:instrText xml:space="preserve"> PAGEREF _Toc441072959 \h </w:instrText>
            </w:r>
            <w:r w:rsidRPr="0020295F">
              <w:rPr>
                <w:b w:val="0"/>
                <w:noProof/>
                <w:webHidden/>
                <w:rPrChange w:id="185" w:author="Jan Kelemen" w:date="2016-01-20T17:07:00Z">
                  <w:rPr>
                    <w:noProof/>
                    <w:webHidden/>
                  </w:rPr>
                </w:rPrChange>
              </w:rPr>
            </w:r>
          </w:ins>
          <w:r w:rsidRPr="0020295F">
            <w:rPr>
              <w:b w:val="0"/>
              <w:noProof/>
              <w:webHidden/>
              <w:rPrChange w:id="186" w:author="Jan Kelemen" w:date="2016-01-20T17:07:00Z">
                <w:rPr>
                  <w:noProof/>
                  <w:webHidden/>
                </w:rPr>
              </w:rPrChange>
            </w:rPr>
            <w:fldChar w:fldCharType="separate"/>
          </w:r>
          <w:ins w:id="187" w:author="Jan Kelemen" w:date="2016-01-20T17:06:00Z">
            <w:r w:rsidRPr="0020295F">
              <w:rPr>
                <w:b w:val="0"/>
                <w:noProof/>
                <w:webHidden/>
                <w:rPrChange w:id="188" w:author="Jan Kelemen" w:date="2016-01-20T17:07:00Z">
                  <w:rPr>
                    <w:noProof/>
                    <w:webHidden/>
                  </w:rPr>
                </w:rPrChange>
              </w:rPr>
              <w:t>11</w:t>
            </w:r>
            <w:r w:rsidRPr="0020295F">
              <w:rPr>
                <w:b w:val="0"/>
                <w:noProof/>
                <w:webHidden/>
                <w:rPrChange w:id="189" w:author="Jan Kelemen" w:date="2016-01-20T17:07:00Z">
                  <w:rPr>
                    <w:noProof/>
                    <w:webHidden/>
                  </w:rPr>
                </w:rPrChange>
              </w:rPr>
              <w:fldChar w:fldCharType="end"/>
            </w:r>
            <w:r w:rsidRPr="0020295F">
              <w:rPr>
                <w:rStyle w:val="Hyperlink"/>
                <w:b w:val="0"/>
                <w:noProof/>
                <w:rPrChange w:id="190" w:author="Jan Kelemen" w:date="2016-01-20T17:07:00Z">
                  <w:rPr>
                    <w:rStyle w:val="Hyperlink"/>
                    <w:noProof/>
                  </w:rPr>
                </w:rPrChange>
              </w:rPr>
              <w:fldChar w:fldCharType="end"/>
            </w:r>
          </w:ins>
        </w:p>
        <w:p w14:paraId="0AC3E650" w14:textId="77777777" w:rsidR="0020295F" w:rsidRPr="0020295F" w:rsidRDefault="0020295F">
          <w:pPr>
            <w:pStyle w:val="TOC2"/>
            <w:tabs>
              <w:tab w:val="left" w:pos="960"/>
              <w:tab w:val="right" w:leader="dot" w:pos="9062"/>
            </w:tabs>
            <w:rPr>
              <w:ins w:id="191" w:author="Jan Kelemen" w:date="2016-01-20T17:06:00Z"/>
              <w:rFonts w:eastAsiaTheme="minorEastAsia"/>
              <w:b w:val="0"/>
              <w:noProof/>
              <w:lang w:eastAsia="hr-HR"/>
              <w:rPrChange w:id="192" w:author="Jan Kelemen" w:date="2016-01-20T17:07:00Z">
                <w:rPr>
                  <w:ins w:id="193" w:author="Jan Kelemen" w:date="2016-01-20T17:06:00Z"/>
                  <w:rFonts w:eastAsiaTheme="minorEastAsia"/>
                  <w:b w:val="0"/>
                  <w:noProof/>
                  <w:lang w:eastAsia="hr-HR"/>
                </w:rPr>
              </w:rPrChange>
            </w:rPr>
          </w:pPr>
          <w:ins w:id="194" w:author="Jan Kelemen" w:date="2016-01-20T17:06:00Z">
            <w:r w:rsidRPr="0020295F">
              <w:rPr>
                <w:rStyle w:val="Hyperlink"/>
                <w:b w:val="0"/>
                <w:noProof/>
                <w:rPrChange w:id="195" w:author="Jan Kelemen" w:date="2016-01-20T17:07:00Z">
                  <w:rPr>
                    <w:rStyle w:val="Hyperlink"/>
                    <w:noProof/>
                  </w:rPr>
                </w:rPrChange>
              </w:rPr>
              <w:fldChar w:fldCharType="begin"/>
            </w:r>
            <w:r w:rsidRPr="0020295F">
              <w:rPr>
                <w:rStyle w:val="Hyperlink"/>
                <w:b w:val="0"/>
                <w:noProof/>
                <w:rPrChange w:id="196" w:author="Jan Kelemen" w:date="2016-01-20T17:07:00Z">
                  <w:rPr>
                    <w:rStyle w:val="Hyperlink"/>
                    <w:noProof/>
                  </w:rPr>
                </w:rPrChange>
              </w:rPr>
              <w:instrText xml:space="preserve"> </w:instrText>
            </w:r>
            <w:r w:rsidRPr="0020295F">
              <w:rPr>
                <w:b w:val="0"/>
                <w:noProof/>
                <w:rPrChange w:id="197" w:author="Jan Kelemen" w:date="2016-01-20T17:07:00Z">
                  <w:rPr>
                    <w:noProof/>
                  </w:rPr>
                </w:rPrChange>
              </w:rPr>
              <w:instrText>HYPERLINK \l "_Toc441072960"</w:instrText>
            </w:r>
            <w:r w:rsidRPr="0020295F">
              <w:rPr>
                <w:rStyle w:val="Hyperlink"/>
                <w:b w:val="0"/>
                <w:noProof/>
                <w:rPrChange w:id="198" w:author="Jan Kelemen" w:date="2016-01-20T17:07:00Z">
                  <w:rPr>
                    <w:rStyle w:val="Hyperlink"/>
                    <w:noProof/>
                  </w:rPr>
                </w:rPrChange>
              </w:rPr>
              <w:instrText xml:space="preserve"> </w:instrText>
            </w:r>
            <w:r w:rsidRPr="0020295F">
              <w:rPr>
                <w:rStyle w:val="Hyperlink"/>
                <w:b w:val="0"/>
                <w:noProof/>
                <w:rPrChange w:id="199" w:author="Jan Kelemen" w:date="2016-01-20T17:07:00Z">
                  <w:rPr>
                    <w:rStyle w:val="Hyperlink"/>
                    <w:noProof/>
                  </w:rPr>
                </w:rPrChange>
              </w:rPr>
            </w:r>
            <w:r w:rsidRPr="0020295F">
              <w:rPr>
                <w:rStyle w:val="Hyperlink"/>
                <w:b w:val="0"/>
                <w:noProof/>
                <w:rPrChange w:id="200" w:author="Jan Kelemen" w:date="2016-01-20T17:07:00Z">
                  <w:rPr>
                    <w:rStyle w:val="Hyperlink"/>
                    <w:noProof/>
                  </w:rPr>
                </w:rPrChange>
              </w:rPr>
              <w:fldChar w:fldCharType="separate"/>
            </w:r>
            <w:r w:rsidRPr="0020295F">
              <w:rPr>
                <w:rStyle w:val="Hyperlink"/>
                <w:b w:val="0"/>
                <w:noProof/>
                <w:rPrChange w:id="201" w:author="Jan Kelemen" w:date="2016-01-20T17:07:00Z">
                  <w:rPr>
                    <w:rStyle w:val="Hyperlink"/>
                    <w:noProof/>
                  </w:rPr>
                </w:rPrChange>
              </w:rPr>
              <w:t>4.1</w:t>
            </w:r>
            <w:r w:rsidRPr="0020295F">
              <w:rPr>
                <w:rFonts w:eastAsiaTheme="minorEastAsia"/>
                <w:b w:val="0"/>
                <w:noProof/>
                <w:lang w:eastAsia="hr-HR"/>
                <w:rPrChange w:id="202" w:author="Jan Kelemen" w:date="2016-01-20T17:07:00Z">
                  <w:rPr>
                    <w:rFonts w:eastAsiaTheme="minorEastAsia"/>
                    <w:b w:val="0"/>
                    <w:noProof/>
                    <w:lang w:eastAsia="hr-HR"/>
                  </w:rPr>
                </w:rPrChange>
              </w:rPr>
              <w:tab/>
            </w:r>
            <w:r w:rsidRPr="0020295F">
              <w:rPr>
                <w:rStyle w:val="Hyperlink"/>
                <w:b w:val="0"/>
                <w:noProof/>
                <w:rPrChange w:id="203" w:author="Jan Kelemen" w:date="2016-01-20T17:07:00Z">
                  <w:rPr>
                    <w:rStyle w:val="Hyperlink"/>
                    <w:noProof/>
                  </w:rPr>
                </w:rPrChange>
              </w:rPr>
              <w:t>Opis obrazaca uporabe:</w:t>
            </w:r>
            <w:r w:rsidRPr="0020295F">
              <w:rPr>
                <w:b w:val="0"/>
                <w:noProof/>
                <w:webHidden/>
                <w:rPrChange w:id="204" w:author="Jan Kelemen" w:date="2016-01-20T17:07:00Z">
                  <w:rPr>
                    <w:noProof/>
                    <w:webHidden/>
                  </w:rPr>
                </w:rPrChange>
              </w:rPr>
              <w:tab/>
            </w:r>
            <w:r w:rsidRPr="0020295F">
              <w:rPr>
                <w:b w:val="0"/>
                <w:noProof/>
                <w:webHidden/>
                <w:rPrChange w:id="205" w:author="Jan Kelemen" w:date="2016-01-20T17:07:00Z">
                  <w:rPr>
                    <w:noProof/>
                    <w:webHidden/>
                  </w:rPr>
                </w:rPrChange>
              </w:rPr>
              <w:fldChar w:fldCharType="begin"/>
            </w:r>
            <w:r w:rsidRPr="0020295F">
              <w:rPr>
                <w:b w:val="0"/>
                <w:noProof/>
                <w:webHidden/>
                <w:rPrChange w:id="206" w:author="Jan Kelemen" w:date="2016-01-20T17:07:00Z">
                  <w:rPr>
                    <w:noProof/>
                    <w:webHidden/>
                  </w:rPr>
                </w:rPrChange>
              </w:rPr>
              <w:instrText xml:space="preserve"> PAGEREF _Toc441072960 \h </w:instrText>
            </w:r>
            <w:r w:rsidRPr="0020295F">
              <w:rPr>
                <w:b w:val="0"/>
                <w:noProof/>
                <w:webHidden/>
                <w:rPrChange w:id="207" w:author="Jan Kelemen" w:date="2016-01-20T17:07:00Z">
                  <w:rPr>
                    <w:noProof/>
                    <w:webHidden/>
                  </w:rPr>
                </w:rPrChange>
              </w:rPr>
            </w:r>
          </w:ins>
          <w:r w:rsidRPr="0020295F">
            <w:rPr>
              <w:b w:val="0"/>
              <w:noProof/>
              <w:webHidden/>
              <w:rPrChange w:id="208" w:author="Jan Kelemen" w:date="2016-01-20T17:07:00Z">
                <w:rPr>
                  <w:noProof/>
                  <w:webHidden/>
                </w:rPr>
              </w:rPrChange>
            </w:rPr>
            <w:fldChar w:fldCharType="separate"/>
          </w:r>
          <w:ins w:id="209" w:author="Jan Kelemen" w:date="2016-01-20T17:06:00Z">
            <w:r w:rsidRPr="0020295F">
              <w:rPr>
                <w:b w:val="0"/>
                <w:noProof/>
                <w:webHidden/>
                <w:rPrChange w:id="210" w:author="Jan Kelemen" w:date="2016-01-20T17:07:00Z">
                  <w:rPr>
                    <w:noProof/>
                    <w:webHidden/>
                  </w:rPr>
                </w:rPrChange>
              </w:rPr>
              <w:t>13</w:t>
            </w:r>
            <w:r w:rsidRPr="0020295F">
              <w:rPr>
                <w:b w:val="0"/>
                <w:noProof/>
                <w:webHidden/>
                <w:rPrChange w:id="211" w:author="Jan Kelemen" w:date="2016-01-20T17:07:00Z">
                  <w:rPr>
                    <w:noProof/>
                    <w:webHidden/>
                  </w:rPr>
                </w:rPrChange>
              </w:rPr>
              <w:fldChar w:fldCharType="end"/>
            </w:r>
            <w:r w:rsidRPr="0020295F">
              <w:rPr>
                <w:rStyle w:val="Hyperlink"/>
                <w:b w:val="0"/>
                <w:noProof/>
                <w:rPrChange w:id="212" w:author="Jan Kelemen" w:date="2016-01-20T17:07:00Z">
                  <w:rPr>
                    <w:rStyle w:val="Hyperlink"/>
                    <w:noProof/>
                  </w:rPr>
                </w:rPrChange>
              </w:rPr>
              <w:fldChar w:fldCharType="end"/>
            </w:r>
          </w:ins>
        </w:p>
        <w:p w14:paraId="186743DC" w14:textId="77777777" w:rsidR="0020295F" w:rsidRPr="0020295F" w:rsidRDefault="0020295F">
          <w:pPr>
            <w:pStyle w:val="TOC2"/>
            <w:tabs>
              <w:tab w:val="left" w:pos="960"/>
              <w:tab w:val="right" w:leader="dot" w:pos="9062"/>
            </w:tabs>
            <w:rPr>
              <w:ins w:id="213" w:author="Jan Kelemen" w:date="2016-01-20T17:06:00Z"/>
              <w:rFonts w:eastAsiaTheme="minorEastAsia"/>
              <w:b w:val="0"/>
              <w:noProof/>
              <w:lang w:eastAsia="hr-HR"/>
              <w:rPrChange w:id="214" w:author="Jan Kelemen" w:date="2016-01-20T17:07:00Z">
                <w:rPr>
                  <w:ins w:id="215" w:author="Jan Kelemen" w:date="2016-01-20T17:06:00Z"/>
                  <w:rFonts w:eastAsiaTheme="minorEastAsia"/>
                  <w:b w:val="0"/>
                  <w:noProof/>
                  <w:lang w:eastAsia="hr-HR"/>
                </w:rPr>
              </w:rPrChange>
            </w:rPr>
          </w:pPr>
          <w:ins w:id="216" w:author="Jan Kelemen" w:date="2016-01-20T17:06:00Z">
            <w:r w:rsidRPr="0020295F">
              <w:rPr>
                <w:rStyle w:val="Hyperlink"/>
                <w:b w:val="0"/>
                <w:noProof/>
                <w:rPrChange w:id="217" w:author="Jan Kelemen" w:date="2016-01-20T17:07:00Z">
                  <w:rPr>
                    <w:rStyle w:val="Hyperlink"/>
                    <w:noProof/>
                  </w:rPr>
                </w:rPrChange>
              </w:rPr>
              <w:fldChar w:fldCharType="begin"/>
            </w:r>
            <w:r w:rsidRPr="0020295F">
              <w:rPr>
                <w:rStyle w:val="Hyperlink"/>
                <w:b w:val="0"/>
                <w:noProof/>
                <w:rPrChange w:id="218" w:author="Jan Kelemen" w:date="2016-01-20T17:07:00Z">
                  <w:rPr>
                    <w:rStyle w:val="Hyperlink"/>
                    <w:noProof/>
                  </w:rPr>
                </w:rPrChange>
              </w:rPr>
              <w:instrText xml:space="preserve"> </w:instrText>
            </w:r>
            <w:r w:rsidRPr="0020295F">
              <w:rPr>
                <w:b w:val="0"/>
                <w:noProof/>
                <w:rPrChange w:id="219" w:author="Jan Kelemen" w:date="2016-01-20T17:07:00Z">
                  <w:rPr>
                    <w:noProof/>
                  </w:rPr>
                </w:rPrChange>
              </w:rPr>
              <w:instrText>HYPERLINK \l "_Toc441072961"</w:instrText>
            </w:r>
            <w:r w:rsidRPr="0020295F">
              <w:rPr>
                <w:rStyle w:val="Hyperlink"/>
                <w:b w:val="0"/>
                <w:noProof/>
                <w:rPrChange w:id="220" w:author="Jan Kelemen" w:date="2016-01-20T17:07:00Z">
                  <w:rPr>
                    <w:rStyle w:val="Hyperlink"/>
                    <w:noProof/>
                  </w:rPr>
                </w:rPrChange>
              </w:rPr>
              <w:instrText xml:space="preserve"> </w:instrText>
            </w:r>
            <w:r w:rsidRPr="0020295F">
              <w:rPr>
                <w:rStyle w:val="Hyperlink"/>
                <w:b w:val="0"/>
                <w:noProof/>
                <w:rPrChange w:id="221" w:author="Jan Kelemen" w:date="2016-01-20T17:07:00Z">
                  <w:rPr>
                    <w:rStyle w:val="Hyperlink"/>
                    <w:noProof/>
                  </w:rPr>
                </w:rPrChange>
              </w:rPr>
            </w:r>
            <w:r w:rsidRPr="0020295F">
              <w:rPr>
                <w:rStyle w:val="Hyperlink"/>
                <w:b w:val="0"/>
                <w:noProof/>
                <w:rPrChange w:id="222" w:author="Jan Kelemen" w:date="2016-01-20T17:07:00Z">
                  <w:rPr>
                    <w:rStyle w:val="Hyperlink"/>
                    <w:noProof/>
                  </w:rPr>
                </w:rPrChange>
              </w:rPr>
              <w:fldChar w:fldCharType="separate"/>
            </w:r>
            <w:r w:rsidRPr="0020295F">
              <w:rPr>
                <w:rStyle w:val="Hyperlink"/>
                <w:b w:val="0"/>
                <w:noProof/>
                <w:rPrChange w:id="223" w:author="Jan Kelemen" w:date="2016-01-20T17:07:00Z">
                  <w:rPr>
                    <w:rStyle w:val="Hyperlink"/>
                    <w:noProof/>
                  </w:rPr>
                </w:rPrChange>
              </w:rPr>
              <w:t>4.2</w:t>
            </w:r>
            <w:r w:rsidRPr="0020295F">
              <w:rPr>
                <w:rFonts w:eastAsiaTheme="minorEastAsia"/>
                <w:b w:val="0"/>
                <w:noProof/>
                <w:lang w:eastAsia="hr-HR"/>
                <w:rPrChange w:id="224" w:author="Jan Kelemen" w:date="2016-01-20T17:07:00Z">
                  <w:rPr>
                    <w:rFonts w:eastAsiaTheme="minorEastAsia"/>
                    <w:b w:val="0"/>
                    <w:noProof/>
                    <w:lang w:eastAsia="hr-HR"/>
                  </w:rPr>
                </w:rPrChange>
              </w:rPr>
              <w:tab/>
            </w:r>
            <w:r w:rsidRPr="0020295F">
              <w:rPr>
                <w:rStyle w:val="Hyperlink"/>
                <w:b w:val="0"/>
                <w:noProof/>
                <w:rPrChange w:id="225" w:author="Jan Kelemen" w:date="2016-01-20T17:07:00Z">
                  <w:rPr>
                    <w:rStyle w:val="Hyperlink"/>
                    <w:noProof/>
                  </w:rPr>
                </w:rPrChange>
              </w:rPr>
              <w:t>Dijagrami obrazaca</w:t>
            </w:r>
            <w:r w:rsidRPr="0020295F">
              <w:rPr>
                <w:b w:val="0"/>
                <w:noProof/>
                <w:webHidden/>
                <w:rPrChange w:id="226" w:author="Jan Kelemen" w:date="2016-01-20T17:07:00Z">
                  <w:rPr>
                    <w:noProof/>
                    <w:webHidden/>
                  </w:rPr>
                </w:rPrChange>
              </w:rPr>
              <w:tab/>
            </w:r>
            <w:r w:rsidRPr="0020295F">
              <w:rPr>
                <w:b w:val="0"/>
                <w:noProof/>
                <w:webHidden/>
                <w:rPrChange w:id="227" w:author="Jan Kelemen" w:date="2016-01-20T17:07:00Z">
                  <w:rPr>
                    <w:noProof/>
                    <w:webHidden/>
                  </w:rPr>
                </w:rPrChange>
              </w:rPr>
              <w:fldChar w:fldCharType="begin"/>
            </w:r>
            <w:r w:rsidRPr="0020295F">
              <w:rPr>
                <w:b w:val="0"/>
                <w:noProof/>
                <w:webHidden/>
                <w:rPrChange w:id="228" w:author="Jan Kelemen" w:date="2016-01-20T17:07:00Z">
                  <w:rPr>
                    <w:noProof/>
                    <w:webHidden/>
                  </w:rPr>
                </w:rPrChange>
              </w:rPr>
              <w:instrText xml:space="preserve"> PAGEREF _Toc441072961 \h </w:instrText>
            </w:r>
            <w:r w:rsidRPr="0020295F">
              <w:rPr>
                <w:b w:val="0"/>
                <w:noProof/>
                <w:webHidden/>
                <w:rPrChange w:id="229" w:author="Jan Kelemen" w:date="2016-01-20T17:07:00Z">
                  <w:rPr>
                    <w:noProof/>
                    <w:webHidden/>
                  </w:rPr>
                </w:rPrChange>
              </w:rPr>
            </w:r>
          </w:ins>
          <w:r w:rsidRPr="0020295F">
            <w:rPr>
              <w:b w:val="0"/>
              <w:noProof/>
              <w:webHidden/>
              <w:rPrChange w:id="230" w:author="Jan Kelemen" w:date="2016-01-20T17:07:00Z">
                <w:rPr>
                  <w:noProof/>
                  <w:webHidden/>
                </w:rPr>
              </w:rPrChange>
            </w:rPr>
            <w:fldChar w:fldCharType="separate"/>
          </w:r>
          <w:ins w:id="231" w:author="Jan Kelemen" w:date="2016-01-20T17:06:00Z">
            <w:r w:rsidRPr="0020295F">
              <w:rPr>
                <w:b w:val="0"/>
                <w:noProof/>
                <w:webHidden/>
                <w:rPrChange w:id="232" w:author="Jan Kelemen" w:date="2016-01-20T17:07:00Z">
                  <w:rPr>
                    <w:noProof/>
                    <w:webHidden/>
                  </w:rPr>
                </w:rPrChange>
              </w:rPr>
              <w:t>27</w:t>
            </w:r>
            <w:r w:rsidRPr="0020295F">
              <w:rPr>
                <w:b w:val="0"/>
                <w:noProof/>
                <w:webHidden/>
                <w:rPrChange w:id="233" w:author="Jan Kelemen" w:date="2016-01-20T17:07:00Z">
                  <w:rPr>
                    <w:noProof/>
                    <w:webHidden/>
                  </w:rPr>
                </w:rPrChange>
              </w:rPr>
              <w:fldChar w:fldCharType="end"/>
            </w:r>
            <w:r w:rsidRPr="0020295F">
              <w:rPr>
                <w:rStyle w:val="Hyperlink"/>
                <w:b w:val="0"/>
                <w:noProof/>
                <w:rPrChange w:id="234" w:author="Jan Kelemen" w:date="2016-01-20T17:07:00Z">
                  <w:rPr>
                    <w:rStyle w:val="Hyperlink"/>
                    <w:noProof/>
                  </w:rPr>
                </w:rPrChange>
              </w:rPr>
              <w:fldChar w:fldCharType="end"/>
            </w:r>
          </w:ins>
        </w:p>
        <w:p w14:paraId="4CA31C9F" w14:textId="77777777" w:rsidR="0020295F" w:rsidRPr="0020295F" w:rsidRDefault="0020295F">
          <w:pPr>
            <w:pStyle w:val="TOC2"/>
            <w:tabs>
              <w:tab w:val="left" w:pos="960"/>
              <w:tab w:val="right" w:leader="dot" w:pos="9062"/>
            </w:tabs>
            <w:rPr>
              <w:ins w:id="235" w:author="Jan Kelemen" w:date="2016-01-20T17:06:00Z"/>
              <w:rFonts w:eastAsiaTheme="minorEastAsia"/>
              <w:b w:val="0"/>
              <w:noProof/>
              <w:lang w:eastAsia="hr-HR"/>
              <w:rPrChange w:id="236" w:author="Jan Kelemen" w:date="2016-01-20T17:07:00Z">
                <w:rPr>
                  <w:ins w:id="237" w:author="Jan Kelemen" w:date="2016-01-20T17:06:00Z"/>
                  <w:rFonts w:eastAsiaTheme="minorEastAsia"/>
                  <w:b w:val="0"/>
                  <w:noProof/>
                  <w:lang w:eastAsia="hr-HR"/>
                </w:rPr>
              </w:rPrChange>
            </w:rPr>
          </w:pPr>
          <w:ins w:id="238" w:author="Jan Kelemen" w:date="2016-01-20T17:06:00Z">
            <w:r w:rsidRPr="0020295F">
              <w:rPr>
                <w:rStyle w:val="Hyperlink"/>
                <w:b w:val="0"/>
                <w:noProof/>
                <w:rPrChange w:id="239" w:author="Jan Kelemen" w:date="2016-01-20T17:07:00Z">
                  <w:rPr>
                    <w:rStyle w:val="Hyperlink"/>
                    <w:noProof/>
                  </w:rPr>
                </w:rPrChange>
              </w:rPr>
              <w:fldChar w:fldCharType="begin"/>
            </w:r>
            <w:r w:rsidRPr="0020295F">
              <w:rPr>
                <w:rStyle w:val="Hyperlink"/>
                <w:b w:val="0"/>
                <w:noProof/>
                <w:rPrChange w:id="240" w:author="Jan Kelemen" w:date="2016-01-20T17:07:00Z">
                  <w:rPr>
                    <w:rStyle w:val="Hyperlink"/>
                    <w:noProof/>
                  </w:rPr>
                </w:rPrChange>
              </w:rPr>
              <w:instrText xml:space="preserve"> </w:instrText>
            </w:r>
            <w:r w:rsidRPr="0020295F">
              <w:rPr>
                <w:b w:val="0"/>
                <w:noProof/>
                <w:rPrChange w:id="241" w:author="Jan Kelemen" w:date="2016-01-20T17:07:00Z">
                  <w:rPr>
                    <w:noProof/>
                  </w:rPr>
                </w:rPrChange>
              </w:rPr>
              <w:instrText>HYPERLINK \l "_Toc441072962"</w:instrText>
            </w:r>
            <w:r w:rsidRPr="0020295F">
              <w:rPr>
                <w:rStyle w:val="Hyperlink"/>
                <w:b w:val="0"/>
                <w:noProof/>
                <w:rPrChange w:id="242" w:author="Jan Kelemen" w:date="2016-01-20T17:07:00Z">
                  <w:rPr>
                    <w:rStyle w:val="Hyperlink"/>
                    <w:noProof/>
                  </w:rPr>
                </w:rPrChange>
              </w:rPr>
              <w:instrText xml:space="preserve"> </w:instrText>
            </w:r>
            <w:r w:rsidRPr="0020295F">
              <w:rPr>
                <w:rStyle w:val="Hyperlink"/>
                <w:b w:val="0"/>
                <w:noProof/>
                <w:rPrChange w:id="243" w:author="Jan Kelemen" w:date="2016-01-20T17:07:00Z">
                  <w:rPr>
                    <w:rStyle w:val="Hyperlink"/>
                    <w:noProof/>
                  </w:rPr>
                </w:rPrChange>
              </w:rPr>
            </w:r>
            <w:r w:rsidRPr="0020295F">
              <w:rPr>
                <w:rStyle w:val="Hyperlink"/>
                <w:b w:val="0"/>
                <w:noProof/>
                <w:rPrChange w:id="244" w:author="Jan Kelemen" w:date="2016-01-20T17:07:00Z">
                  <w:rPr>
                    <w:rStyle w:val="Hyperlink"/>
                    <w:noProof/>
                  </w:rPr>
                </w:rPrChange>
              </w:rPr>
              <w:fldChar w:fldCharType="separate"/>
            </w:r>
            <w:r w:rsidRPr="0020295F">
              <w:rPr>
                <w:rStyle w:val="Hyperlink"/>
                <w:b w:val="0"/>
                <w:noProof/>
                <w:rPrChange w:id="245" w:author="Jan Kelemen" w:date="2016-01-20T17:07:00Z">
                  <w:rPr>
                    <w:rStyle w:val="Hyperlink"/>
                    <w:noProof/>
                  </w:rPr>
                </w:rPrChange>
              </w:rPr>
              <w:t>4.3</w:t>
            </w:r>
            <w:r w:rsidRPr="0020295F">
              <w:rPr>
                <w:rFonts w:eastAsiaTheme="minorEastAsia"/>
                <w:b w:val="0"/>
                <w:noProof/>
                <w:lang w:eastAsia="hr-HR"/>
                <w:rPrChange w:id="246" w:author="Jan Kelemen" w:date="2016-01-20T17:07:00Z">
                  <w:rPr>
                    <w:rFonts w:eastAsiaTheme="minorEastAsia"/>
                    <w:b w:val="0"/>
                    <w:noProof/>
                    <w:lang w:eastAsia="hr-HR"/>
                  </w:rPr>
                </w:rPrChange>
              </w:rPr>
              <w:tab/>
            </w:r>
            <w:r w:rsidRPr="0020295F">
              <w:rPr>
                <w:rStyle w:val="Hyperlink"/>
                <w:b w:val="0"/>
                <w:noProof/>
                <w:rPrChange w:id="247" w:author="Jan Kelemen" w:date="2016-01-20T17:07:00Z">
                  <w:rPr>
                    <w:rStyle w:val="Hyperlink"/>
                    <w:noProof/>
                  </w:rPr>
                </w:rPrChange>
              </w:rPr>
              <w:t>Sekvencijski dijagrami</w:t>
            </w:r>
            <w:r w:rsidRPr="0020295F">
              <w:rPr>
                <w:b w:val="0"/>
                <w:noProof/>
                <w:webHidden/>
                <w:rPrChange w:id="248" w:author="Jan Kelemen" w:date="2016-01-20T17:07:00Z">
                  <w:rPr>
                    <w:noProof/>
                    <w:webHidden/>
                  </w:rPr>
                </w:rPrChange>
              </w:rPr>
              <w:tab/>
            </w:r>
            <w:r w:rsidRPr="0020295F">
              <w:rPr>
                <w:b w:val="0"/>
                <w:noProof/>
                <w:webHidden/>
                <w:rPrChange w:id="249" w:author="Jan Kelemen" w:date="2016-01-20T17:07:00Z">
                  <w:rPr>
                    <w:noProof/>
                    <w:webHidden/>
                  </w:rPr>
                </w:rPrChange>
              </w:rPr>
              <w:fldChar w:fldCharType="begin"/>
            </w:r>
            <w:r w:rsidRPr="0020295F">
              <w:rPr>
                <w:b w:val="0"/>
                <w:noProof/>
                <w:webHidden/>
                <w:rPrChange w:id="250" w:author="Jan Kelemen" w:date="2016-01-20T17:07:00Z">
                  <w:rPr>
                    <w:noProof/>
                    <w:webHidden/>
                  </w:rPr>
                </w:rPrChange>
              </w:rPr>
              <w:instrText xml:space="preserve"> PAGEREF _Toc441072962 \h </w:instrText>
            </w:r>
            <w:r w:rsidRPr="0020295F">
              <w:rPr>
                <w:b w:val="0"/>
                <w:noProof/>
                <w:webHidden/>
                <w:rPrChange w:id="251" w:author="Jan Kelemen" w:date="2016-01-20T17:07:00Z">
                  <w:rPr>
                    <w:noProof/>
                    <w:webHidden/>
                  </w:rPr>
                </w:rPrChange>
              </w:rPr>
            </w:r>
          </w:ins>
          <w:r w:rsidRPr="0020295F">
            <w:rPr>
              <w:b w:val="0"/>
              <w:noProof/>
              <w:webHidden/>
              <w:rPrChange w:id="252" w:author="Jan Kelemen" w:date="2016-01-20T17:07:00Z">
                <w:rPr>
                  <w:noProof/>
                  <w:webHidden/>
                </w:rPr>
              </w:rPrChange>
            </w:rPr>
            <w:fldChar w:fldCharType="separate"/>
          </w:r>
          <w:ins w:id="253" w:author="Jan Kelemen" w:date="2016-01-20T17:06:00Z">
            <w:r w:rsidRPr="0020295F">
              <w:rPr>
                <w:b w:val="0"/>
                <w:noProof/>
                <w:webHidden/>
                <w:rPrChange w:id="254" w:author="Jan Kelemen" w:date="2016-01-20T17:07:00Z">
                  <w:rPr>
                    <w:noProof/>
                    <w:webHidden/>
                  </w:rPr>
                </w:rPrChange>
              </w:rPr>
              <w:t>31</w:t>
            </w:r>
            <w:r w:rsidRPr="0020295F">
              <w:rPr>
                <w:b w:val="0"/>
                <w:noProof/>
                <w:webHidden/>
                <w:rPrChange w:id="255" w:author="Jan Kelemen" w:date="2016-01-20T17:07:00Z">
                  <w:rPr>
                    <w:noProof/>
                    <w:webHidden/>
                  </w:rPr>
                </w:rPrChange>
              </w:rPr>
              <w:fldChar w:fldCharType="end"/>
            </w:r>
            <w:r w:rsidRPr="0020295F">
              <w:rPr>
                <w:rStyle w:val="Hyperlink"/>
                <w:b w:val="0"/>
                <w:noProof/>
                <w:rPrChange w:id="256" w:author="Jan Kelemen" w:date="2016-01-20T17:07:00Z">
                  <w:rPr>
                    <w:rStyle w:val="Hyperlink"/>
                    <w:noProof/>
                  </w:rPr>
                </w:rPrChange>
              </w:rPr>
              <w:fldChar w:fldCharType="end"/>
            </w:r>
          </w:ins>
        </w:p>
        <w:p w14:paraId="288DE777" w14:textId="77777777" w:rsidR="0020295F" w:rsidRPr="0020295F" w:rsidRDefault="0020295F">
          <w:pPr>
            <w:pStyle w:val="TOC1"/>
            <w:rPr>
              <w:ins w:id="257" w:author="Jan Kelemen" w:date="2016-01-20T17:06:00Z"/>
              <w:rFonts w:eastAsiaTheme="minorEastAsia"/>
              <w:b w:val="0"/>
              <w:noProof/>
              <w:sz w:val="22"/>
              <w:szCs w:val="22"/>
              <w:lang w:eastAsia="hr-HR"/>
              <w:rPrChange w:id="258" w:author="Jan Kelemen" w:date="2016-01-20T17:07:00Z">
                <w:rPr>
                  <w:ins w:id="259" w:author="Jan Kelemen" w:date="2016-01-20T17:06:00Z"/>
                  <w:rFonts w:eastAsiaTheme="minorEastAsia"/>
                  <w:b w:val="0"/>
                  <w:noProof/>
                  <w:sz w:val="22"/>
                  <w:szCs w:val="22"/>
                  <w:lang w:eastAsia="hr-HR"/>
                </w:rPr>
              </w:rPrChange>
            </w:rPr>
          </w:pPr>
          <w:ins w:id="260" w:author="Jan Kelemen" w:date="2016-01-20T17:06:00Z">
            <w:r w:rsidRPr="0020295F">
              <w:rPr>
                <w:rStyle w:val="Hyperlink"/>
                <w:b w:val="0"/>
                <w:noProof/>
                <w:rPrChange w:id="261" w:author="Jan Kelemen" w:date="2016-01-20T17:07:00Z">
                  <w:rPr>
                    <w:rStyle w:val="Hyperlink"/>
                    <w:noProof/>
                  </w:rPr>
                </w:rPrChange>
              </w:rPr>
              <w:fldChar w:fldCharType="begin"/>
            </w:r>
            <w:r w:rsidRPr="0020295F">
              <w:rPr>
                <w:rStyle w:val="Hyperlink"/>
                <w:b w:val="0"/>
                <w:noProof/>
                <w:rPrChange w:id="262" w:author="Jan Kelemen" w:date="2016-01-20T17:07:00Z">
                  <w:rPr>
                    <w:rStyle w:val="Hyperlink"/>
                    <w:noProof/>
                  </w:rPr>
                </w:rPrChange>
              </w:rPr>
              <w:instrText xml:space="preserve"> </w:instrText>
            </w:r>
            <w:r w:rsidRPr="0020295F">
              <w:rPr>
                <w:b w:val="0"/>
                <w:noProof/>
                <w:rPrChange w:id="263" w:author="Jan Kelemen" w:date="2016-01-20T17:07:00Z">
                  <w:rPr>
                    <w:noProof/>
                  </w:rPr>
                </w:rPrChange>
              </w:rPr>
              <w:instrText>HYPERLINK \l "_Toc441072963"</w:instrText>
            </w:r>
            <w:r w:rsidRPr="0020295F">
              <w:rPr>
                <w:rStyle w:val="Hyperlink"/>
                <w:b w:val="0"/>
                <w:noProof/>
                <w:rPrChange w:id="264" w:author="Jan Kelemen" w:date="2016-01-20T17:07:00Z">
                  <w:rPr>
                    <w:rStyle w:val="Hyperlink"/>
                    <w:noProof/>
                  </w:rPr>
                </w:rPrChange>
              </w:rPr>
              <w:instrText xml:space="preserve"> </w:instrText>
            </w:r>
            <w:r w:rsidRPr="0020295F">
              <w:rPr>
                <w:rStyle w:val="Hyperlink"/>
                <w:b w:val="0"/>
                <w:noProof/>
                <w:rPrChange w:id="265" w:author="Jan Kelemen" w:date="2016-01-20T17:07:00Z">
                  <w:rPr>
                    <w:rStyle w:val="Hyperlink"/>
                    <w:noProof/>
                  </w:rPr>
                </w:rPrChange>
              </w:rPr>
            </w:r>
            <w:r w:rsidRPr="0020295F">
              <w:rPr>
                <w:rStyle w:val="Hyperlink"/>
                <w:b w:val="0"/>
                <w:noProof/>
                <w:rPrChange w:id="266" w:author="Jan Kelemen" w:date="2016-01-20T17:07:00Z">
                  <w:rPr>
                    <w:rStyle w:val="Hyperlink"/>
                    <w:noProof/>
                  </w:rPr>
                </w:rPrChange>
              </w:rPr>
              <w:fldChar w:fldCharType="separate"/>
            </w:r>
            <w:r w:rsidRPr="0020295F">
              <w:rPr>
                <w:rStyle w:val="Hyperlink"/>
                <w:b w:val="0"/>
                <w:noProof/>
                <w:lang w:eastAsia="hr-HR"/>
                <w:rPrChange w:id="267" w:author="Jan Kelemen" w:date="2016-01-20T17:07:00Z">
                  <w:rPr>
                    <w:rStyle w:val="Hyperlink"/>
                    <w:noProof/>
                    <w:lang w:eastAsia="hr-HR"/>
                  </w:rPr>
                </w:rPrChange>
              </w:rPr>
              <w:t>5.</w:t>
            </w:r>
            <w:r w:rsidRPr="0020295F">
              <w:rPr>
                <w:rFonts w:eastAsiaTheme="minorEastAsia"/>
                <w:b w:val="0"/>
                <w:noProof/>
                <w:sz w:val="22"/>
                <w:szCs w:val="22"/>
                <w:lang w:eastAsia="hr-HR"/>
                <w:rPrChange w:id="268" w:author="Jan Kelemen" w:date="2016-01-20T17:07:00Z">
                  <w:rPr>
                    <w:rFonts w:eastAsiaTheme="minorEastAsia"/>
                    <w:b w:val="0"/>
                    <w:noProof/>
                    <w:sz w:val="22"/>
                    <w:szCs w:val="22"/>
                    <w:lang w:eastAsia="hr-HR"/>
                  </w:rPr>
                </w:rPrChange>
              </w:rPr>
              <w:tab/>
            </w:r>
            <w:r w:rsidRPr="0020295F">
              <w:rPr>
                <w:rStyle w:val="Hyperlink"/>
                <w:b w:val="0"/>
                <w:noProof/>
                <w:lang w:eastAsia="hr-HR"/>
                <w:rPrChange w:id="269" w:author="Jan Kelemen" w:date="2016-01-20T17:07:00Z">
                  <w:rPr>
                    <w:rStyle w:val="Hyperlink"/>
                    <w:noProof/>
                    <w:lang w:eastAsia="hr-HR"/>
                  </w:rPr>
                </w:rPrChange>
              </w:rPr>
              <w:t>Ostali zahtjevi</w:t>
            </w:r>
            <w:r w:rsidRPr="0020295F">
              <w:rPr>
                <w:b w:val="0"/>
                <w:noProof/>
                <w:webHidden/>
                <w:rPrChange w:id="270" w:author="Jan Kelemen" w:date="2016-01-20T17:07:00Z">
                  <w:rPr>
                    <w:noProof/>
                    <w:webHidden/>
                  </w:rPr>
                </w:rPrChange>
              </w:rPr>
              <w:tab/>
            </w:r>
            <w:r w:rsidRPr="0020295F">
              <w:rPr>
                <w:b w:val="0"/>
                <w:noProof/>
                <w:webHidden/>
                <w:rPrChange w:id="271" w:author="Jan Kelemen" w:date="2016-01-20T17:07:00Z">
                  <w:rPr>
                    <w:noProof/>
                    <w:webHidden/>
                  </w:rPr>
                </w:rPrChange>
              </w:rPr>
              <w:fldChar w:fldCharType="begin"/>
            </w:r>
            <w:r w:rsidRPr="0020295F">
              <w:rPr>
                <w:b w:val="0"/>
                <w:noProof/>
                <w:webHidden/>
                <w:rPrChange w:id="272" w:author="Jan Kelemen" w:date="2016-01-20T17:07:00Z">
                  <w:rPr>
                    <w:noProof/>
                    <w:webHidden/>
                  </w:rPr>
                </w:rPrChange>
              </w:rPr>
              <w:instrText xml:space="preserve"> PAGEREF _Toc441072963 \h </w:instrText>
            </w:r>
            <w:r w:rsidRPr="0020295F">
              <w:rPr>
                <w:b w:val="0"/>
                <w:noProof/>
                <w:webHidden/>
                <w:rPrChange w:id="273" w:author="Jan Kelemen" w:date="2016-01-20T17:07:00Z">
                  <w:rPr>
                    <w:noProof/>
                    <w:webHidden/>
                  </w:rPr>
                </w:rPrChange>
              </w:rPr>
            </w:r>
          </w:ins>
          <w:r w:rsidRPr="0020295F">
            <w:rPr>
              <w:b w:val="0"/>
              <w:noProof/>
              <w:webHidden/>
              <w:rPrChange w:id="274" w:author="Jan Kelemen" w:date="2016-01-20T17:07:00Z">
                <w:rPr>
                  <w:noProof/>
                  <w:webHidden/>
                </w:rPr>
              </w:rPrChange>
            </w:rPr>
            <w:fldChar w:fldCharType="separate"/>
          </w:r>
          <w:ins w:id="275" w:author="Jan Kelemen" w:date="2016-01-20T17:06:00Z">
            <w:r w:rsidRPr="0020295F">
              <w:rPr>
                <w:b w:val="0"/>
                <w:noProof/>
                <w:webHidden/>
                <w:rPrChange w:id="276" w:author="Jan Kelemen" w:date="2016-01-20T17:07:00Z">
                  <w:rPr>
                    <w:noProof/>
                    <w:webHidden/>
                  </w:rPr>
                </w:rPrChange>
              </w:rPr>
              <w:t>47</w:t>
            </w:r>
            <w:r w:rsidRPr="0020295F">
              <w:rPr>
                <w:b w:val="0"/>
                <w:noProof/>
                <w:webHidden/>
                <w:rPrChange w:id="277" w:author="Jan Kelemen" w:date="2016-01-20T17:07:00Z">
                  <w:rPr>
                    <w:noProof/>
                    <w:webHidden/>
                  </w:rPr>
                </w:rPrChange>
              </w:rPr>
              <w:fldChar w:fldCharType="end"/>
            </w:r>
            <w:r w:rsidRPr="0020295F">
              <w:rPr>
                <w:rStyle w:val="Hyperlink"/>
                <w:b w:val="0"/>
                <w:noProof/>
                <w:rPrChange w:id="278" w:author="Jan Kelemen" w:date="2016-01-20T17:07:00Z">
                  <w:rPr>
                    <w:rStyle w:val="Hyperlink"/>
                    <w:noProof/>
                  </w:rPr>
                </w:rPrChange>
              </w:rPr>
              <w:fldChar w:fldCharType="end"/>
            </w:r>
          </w:ins>
        </w:p>
        <w:p w14:paraId="66F582B1" w14:textId="77777777" w:rsidR="0020295F" w:rsidRPr="0020295F" w:rsidRDefault="0020295F">
          <w:pPr>
            <w:pStyle w:val="TOC1"/>
            <w:rPr>
              <w:ins w:id="279" w:author="Jan Kelemen" w:date="2016-01-20T17:06:00Z"/>
              <w:rFonts w:eastAsiaTheme="minorEastAsia"/>
              <w:b w:val="0"/>
              <w:noProof/>
              <w:sz w:val="22"/>
              <w:szCs w:val="22"/>
              <w:lang w:eastAsia="hr-HR"/>
              <w:rPrChange w:id="280" w:author="Jan Kelemen" w:date="2016-01-20T17:07:00Z">
                <w:rPr>
                  <w:ins w:id="281" w:author="Jan Kelemen" w:date="2016-01-20T17:06:00Z"/>
                  <w:rFonts w:eastAsiaTheme="minorEastAsia"/>
                  <w:b w:val="0"/>
                  <w:noProof/>
                  <w:sz w:val="22"/>
                  <w:szCs w:val="22"/>
                  <w:lang w:eastAsia="hr-HR"/>
                </w:rPr>
              </w:rPrChange>
            </w:rPr>
          </w:pPr>
          <w:ins w:id="282" w:author="Jan Kelemen" w:date="2016-01-20T17:06:00Z">
            <w:r w:rsidRPr="0020295F">
              <w:rPr>
                <w:rStyle w:val="Hyperlink"/>
                <w:b w:val="0"/>
                <w:noProof/>
                <w:rPrChange w:id="283" w:author="Jan Kelemen" w:date="2016-01-20T17:07:00Z">
                  <w:rPr>
                    <w:rStyle w:val="Hyperlink"/>
                    <w:noProof/>
                  </w:rPr>
                </w:rPrChange>
              </w:rPr>
              <w:fldChar w:fldCharType="begin"/>
            </w:r>
            <w:r w:rsidRPr="0020295F">
              <w:rPr>
                <w:rStyle w:val="Hyperlink"/>
                <w:b w:val="0"/>
                <w:noProof/>
                <w:rPrChange w:id="284" w:author="Jan Kelemen" w:date="2016-01-20T17:07:00Z">
                  <w:rPr>
                    <w:rStyle w:val="Hyperlink"/>
                    <w:noProof/>
                  </w:rPr>
                </w:rPrChange>
              </w:rPr>
              <w:instrText xml:space="preserve"> </w:instrText>
            </w:r>
            <w:r w:rsidRPr="0020295F">
              <w:rPr>
                <w:b w:val="0"/>
                <w:noProof/>
                <w:rPrChange w:id="285" w:author="Jan Kelemen" w:date="2016-01-20T17:07:00Z">
                  <w:rPr>
                    <w:noProof/>
                  </w:rPr>
                </w:rPrChange>
              </w:rPr>
              <w:instrText>HYPERLINK \l "_Toc441072964"</w:instrText>
            </w:r>
            <w:r w:rsidRPr="0020295F">
              <w:rPr>
                <w:rStyle w:val="Hyperlink"/>
                <w:b w:val="0"/>
                <w:noProof/>
                <w:rPrChange w:id="286" w:author="Jan Kelemen" w:date="2016-01-20T17:07:00Z">
                  <w:rPr>
                    <w:rStyle w:val="Hyperlink"/>
                    <w:noProof/>
                  </w:rPr>
                </w:rPrChange>
              </w:rPr>
              <w:instrText xml:space="preserve"> </w:instrText>
            </w:r>
            <w:r w:rsidRPr="0020295F">
              <w:rPr>
                <w:rStyle w:val="Hyperlink"/>
                <w:b w:val="0"/>
                <w:noProof/>
                <w:rPrChange w:id="287" w:author="Jan Kelemen" w:date="2016-01-20T17:07:00Z">
                  <w:rPr>
                    <w:rStyle w:val="Hyperlink"/>
                    <w:noProof/>
                  </w:rPr>
                </w:rPrChange>
              </w:rPr>
            </w:r>
            <w:r w:rsidRPr="0020295F">
              <w:rPr>
                <w:rStyle w:val="Hyperlink"/>
                <w:b w:val="0"/>
                <w:noProof/>
                <w:rPrChange w:id="288" w:author="Jan Kelemen" w:date="2016-01-20T17:07:00Z">
                  <w:rPr>
                    <w:rStyle w:val="Hyperlink"/>
                    <w:noProof/>
                  </w:rPr>
                </w:rPrChange>
              </w:rPr>
              <w:fldChar w:fldCharType="separate"/>
            </w:r>
            <w:r w:rsidRPr="0020295F">
              <w:rPr>
                <w:rStyle w:val="Hyperlink"/>
                <w:b w:val="0"/>
                <w:noProof/>
                <w:lang w:eastAsia="hr-HR"/>
                <w:rPrChange w:id="289" w:author="Jan Kelemen" w:date="2016-01-20T17:07:00Z">
                  <w:rPr>
                    <w:rStyle w:val="Hyperlink"/>
                    <w:noProof/>
                    <w:lang w:eastAsia="hr-HR"/>
                  </w:rPr>
                </w:rPrChange>
              </w:rPr>
              <w:t>6.</w:t>
            </w:r>
            <w:r w:rsidRPr="0020295F">
              <w:rPr>
                <w:rFonts w:eastAsiaTheme="minorEastAsia"/>
                <w:b w:val="0"/>
                <w:noProof/>
                <w:sz w:val="22"/>
                <w:szCs w:val="22"/>
                <w:lang w:eastAsia="hr-HR"/>
                <w:rPrChange w:id="290" w:author="Jan Kelemen" w:date="2016-01-20T17:07:00Z">
                  <w:rPr>
                    <w:rFonts w:eastAsiaTheme="minorEastAsia"/>
                    <w:b w:val="0"/>
                    <w:noProof/>
                    <w:sz w:val="22"/>
                    <w:szCs w:val="22"/>
                    <w:lang w:eastAsia="hr-HR"/>
                  </w:rPr>
                </w:rPrChange>
              </w:rPr>
              <w:tab/>
            </w:r>
            <w:r w:rsidRPr="0020295F">
              <w:rPr>
                <w:rStyle w:val="Hyperlink"/>
                <w:b w:val="0"/>
                <w:noProof/>
                <w:lang w:eastAsia="hr-HR"/>
                <w:rPrChange w:id="291" w:author="Jan Kelemen" w:date="2016-01-20T17:07:00Z">
                  <w:rPr>
                    <w:rStyle w:val="Hyperlink"/>
                    <w:noProof/>
                    <w:lang w:eastAsia="hr-HR"/>
                  </w:rPr>
                </w:rPrChange>
              </w:rPr>
              <w:t>Arhitektura i dizajn sustava</w:t>
            </w:r>
            <w:r w:rsidRPr="0020295F">
              <w:rPr>
                <w:b w:val="0"/>
                <w:noProof/>
                <w:webHidden/>
                <w:rPrChange w:id="292" w:author="Jan Kelemen" w:date="2016-01-20T17:07:00Z">
                  <w:rPr>
                    <w:noProof/>
                    <w:webHidden/>
                  </w:rPr>
                </w:rPrChange>
              </w:rPr>
              <w:tab/>
            </w:r>
            <w:r w:rsidRPr="0020295F">
              <w:rPr>
                <w:b w:val="0"/>
                <w:noProof/>
                <w:webHidden/>
                <w:rPrChange w:id="293" w:author="Jan Kelemen" w:date="2016-01-20T17:07:00Z">
                  <w:rPr>
                    <w:noProof/>
                    <w:webHidden/>
                  </w:rPr>
                </w:rPrChange>
              </w:rPr>
              <w:fldChar w:fldCharType="begin"/>
            </w:r>
            <w:r w:rsidRPr="0020295F">
              <w:rPr>
                <w:b w:val="0"/>
                <w:noProof/>
                <w:webHidden/>
                <w:rPrChange w:id="294" w:author="Jan Kelemen" w:date="2016-01-20T17:07:00Z">
                  <w:rPr>
                    <w:noProof/>
                    <w:webHidden/>
                  </w:rPr>
                </w:rPrChange>
              </w:rPr>
              <w:instrText xml:space="preserve"> PAGEREF _Toc441072964 \h </w:instrText>
            </w:r>
            <w:r w:rsidRPr="0020295F">
              <w:rPr>
                <w:b w:val="0"/>
                <w:noProof/>
                <w:webHidden/>
                <w:rPrChange w:id="295" w:author="Jan Kelemen" w:date="2016-01-20T17:07:00Z">
                  <w:rPr>
                    <w:noProof/>
                    <w:webHidden/>
                  </w:rPr>
                </w:rPrChange>
              </w:rPr>
            </w:r>
          </w:ins>
          <w:r w:rsidRPr="0020295F">
            <w:rPr>
              <w:b w:val="0"/>
              <w:noProof/>
              <w:webHidden/>
              <w:rPrChange w:id="296" w:author="Jan Kelemen" w:date="2016-01-20T17:07:00Z">
                <w:rPr>
                  <w:noProof/>
                  <w:webHidden/>
                </w:rPr>
              </w:rPrChange>
            </w:rPr>
            <w:fldChar w:fldCharType="separate"/>
          </w:r>
          <w:ins w:id="297" w:author="Jan Kelemen" w:date="2016-01-20T17:06:00Z">
            <w:r w:rsidRPr="0020295F">
              <w:rPr>
                <w:b w:val="0"/>
                <w:noProof/>
                <w:webHidden/>
                <w:rPrChange w:id="298" w:author="Jan Kelemen" w:date="2016-01-20T17:07:00Z">
                  <w:rPr>
                    <w:noProof/>
                    <w:webHidden/>
                  </w:rPr>
                </w:rPrChange>
              </w:rPr>
              <w:t>48</w:t>
            </w:r>
            <w:r w:rsidRPr="0020295F">
              <w:rPr>
                <w:b w:val="0"/>
                <w:noProof/>
                <w:webHidden/>
                <w:rPrChange w:id="299" w:author="Jan Kelemen" w:date="2016-01-20T17:07:00Z">
                  <w:rPr>
                    <w:noProof/>
                    <w:webHidden/>
                  </w:rPr>
                </w:rPrChange>
              </w:rPr>
              <w:fldChar w:fldCharType="end"/>
            </w:r>
            <w:r w:rsidRPr="0020295F">
              <w:rPr>
                <w:rStyle w:val="Hyperlink"/>
                <w:b w:val="0"/>
                <w:noProof/>
                <w:rPrChange w:id="300" w:author="Jan Kelemen" w:date="2016-01-20T17:07:00Z">
                  <w:rPr>
                    <w:rStyle w:val="Hyperlink"/>
                    <w:noProof/>
                  </w:rPr>
                </w:rPrChange>
              </w:rPr>
              <w:fldChar w:fldCharType="end"/>
            </w:r>
          </w:ins>
        </w:p>
        <w:p w14:paraId="73A39E8F" w14:textId="77777777" w:rsidR="0020295F" w:rsidRPr="0020295F" w:rsidRDefault="0020295F">
          <w:pPr>
            <w:pStyle w:val="TOC2"/>
            <w:tabs>
              <w:tab w:val="left" w:pos="960"/>
              <w:tab w:val="right" w:leader="dot" w:pos="9062"/>
            </w:tabs>
            <w:rPr>
              <w:ins w:id="301" w:author="Jan Kelemen" w:date="2016-01-20T17:06:00Z"/>
              <w:rFonts w:eastAsiaTheme="minorEastAsia"/>
              <w:b w:val="0"/>
              <w:noProof/>
              <w:lang w:eastAsia="hr-HR"/>
              <w:rPrChange w:id="302" w:author="Jan Kelemen" w:date="2016-01-20T17:07:00Z">
                <w:rPr>
                  <w:ins w:id="303" w:author="Jan Kelemen" w:date="2016-01-20T17:06:00Z"/>
                  <w:rFonts w:eastAsiaTheme="minorEastAsia"/>
                  <w:b w:val="0"/>
                  <w:noProof/>
                  <w:lang w:eastAsia="hr-HR"/>
                </w:rPr>
              </w:rPrChange>
            </w:rPr>
          </w:pPr>
          <w:ins w:id="304" w:author="Jan Kelemen" w:date="2016-01-20T17:06:00Z">
            <w:r w:rsidRPr="0020295F">
              <w:rPr>
                <w:rStyle w:val="Hyperlink"/>
                <w:b w:val="0"/>
                <w:noProof/>
                <w:rPrChange w:id="305" w:author="Jan Kelemen" w:date="2016-01-20T17:07:00Z">
                  <w:rPr>
                    <w:rStyle w:val="Hyperlink"/>
                    <w:noProof/>
                  </w:rPr>
                </w:rPrChange>
              </w:rPr>
              <w:fldChar w:fldCharType="begin"/>
            </w:r>
            <w:r w:rsidRPr="0020295F">
              <w:rPr>
                <w:rStyle w:val="Hyperlink"/>
                <w:b w:val="0"/>
                <w:noProof/>
                <w:rPrChange w:id="306" w:author="Jan Kelemen" w:date="2016-01-20T17:07:00Z">
                  <w:rPr>
                    <w:rStyle w:val="Hyperlink"/>
                    <w:noProof/>
                  </w:rPr>
                </w:rPrChange>
              </w:rPr>
              <w:instrText xml:space="preserve"> </w:instrText>
            </w:r>
            <w:r w:rsidRPr="0020295F">
              <w:rPr>
                <w:b w:val="0"/>
                <w:noProof/>
                <w:rPrChange w:id="307" w:author="Jan Kelemen" w:date="2016-01-20T17:07:00Z">
                  <w:rPr>
                    <w:noProof/>
                  </w:rPr>
                </w:rPrChange>
              </w:rPr>
              <w:instrText>HYPERLINK \l "_Toc441072965"</w:instrText>
            </w:r>
            <w:r w:rsidRPr="0020295F">
              <w:rPr>
                <w:rStyle w:val="Hyperlink"/>
                <w:b w:val="0"/>
                <w:noProof/>
                <w:rPrChange w:id="308" w:author="Jan Kelemen" w:date="2016-01-20T17:07:00Z">
                  <w:rPr>
                    <w:rStyle w:val="Hyperlink"/>
                    <w:noProof/>
                  </w:rPr>
                </w:rPrChange>
              </w:rPr>
              <w:instrText xml:space="preserve"> </w:instrText>
            </w:r>
            <w:r w:rsidRPr="0020295F">
              <w:rPr>
                <w:rStyle w:val="Hyperlink"/>
                <w:b w:val="0"/>
                <w:noProof/>
                <w:rPrChange w:id="309" w:author="Jan Kelemen" w:date="2016-01-20T17:07:00Z">
                  <w:rPr>
                    <w:rStyle w:val="Hyperlink"/>
                    <w:noProof/>
                  </w:rPr>
                </w:rPrChange>
              </w:rPr>
            </w:r>
            <w:r w:rsidRPr="0020295F">
              <w:rPr>
                <w:rStyle w:val="Hyperlink"/>
                <w:b w:val="0"/>
                <w:noProof/>
                <w:rPrChange w:id="310" w:author="Jan Kelemen" w:date="2016-01-20T17:07:00Z">
                  <w:rPr>
                    <w:rStyle w:val="Hyperlink"/>
                    <w:noProof/>
                  </w:rPr>
                </w:rPrChange>
              </w:rPr>
              <w:fldChar w:fldCharType="separate"/>
            </w:r>
            <w:r w:rsidRPr="0020295F">
              <w:rPr>
                <w:rStyle w:val="Hyperlink"/>
                <w:b w:val="0"/>
                <w:noProof/>
                <w:rPrChange w:id="311" w:author="Jan Kelemen" w:date="2016-01-20T17:07:00Z">
                  <w:rPr>
                    <w:rStyle w:val="Hyperlink"/>
                    <w:noProof/>
                  </w:rPr>
                </w:rPrChange>
              </w:rPr>
              <w:t>6.1</w:t>
            </w:r>
            <w:r w:rsidRPr="0020295F">
              <w:rPr>
                <w:rFonts w:eastAsiaTheme="minorEastAsia"/>
                <w:b w:val="0"/>
                <w:noProof/>
                <w:lang w:eastAsia="hr-HR"/>
                <w:rPrChange w:id="312" w:author="Jan Kelemen" w:date="2016-01-20T17:07:00Z">
                  <w:rPr>
                    <w:rFonts w:eastAsiaTheme="minorEastAsia"/>
                    <w:b w:val="0"/>
                    <w:noProof/>
                    <w:lang w:eastAsia="hr-HR"/>
                  </w:rPr>
                </w:rPrChange>
              </w:rPr>
              <w:tab/>
            </w:r>
            <w:r w:rsidRPr="0020295F">
              <w:rPr>
                <w:rStyle w:val="Hyperlink"/>
                <w:b w:val="0"/>
                <w:noProof/>
                <w:rPrChange w:id="313" w:author="Jan Kelemen" w:date="2016-01-20T17:07:00Z">
                  <w:rPr>
                    <w:rStyle w:val="Hyperlink"/>
                    <w:noProof/>
                  </w:rPr>
                </w:rPrChange>
              </w:rPr>
              <w:t>Svrha, opći prioriteti i skica sustava</w:t>
            </w:r>
            <w:r w:rsidRPr="0020295F">
              <w:rPr>
                <w:b w:val="0"/>
                <w:noProof/>
                <w:webHidden/>
                <w:rPrChange w:id="314" w:author="Jan Kelemen" w:date="2016-01-20T17:07:00Z">
                  <w:rPr>
                    <w:noProof/>
                    <w:webHidden/>
                  </w:rPr>
                </w:rPrChange>
              </w:rPr>
              <w:tab/>
            </w:r>
            <w:r w:rsidRPr="0020295F">
              <w:rPr>
                <w:b w:val="0"/>
                <w:noProof/>
                <w:webHidden/>
                <w:rPrChange w:id="315" w:author="Jan Kelemen" w:date="2016-01-20T17:07:00Z">
                  <w:rPr>
                    <w:noProof/>
                    <w:webHidden/>
                  </w:rPr>
                </w:rPrChange>
              </w:rPr>
              <w:fldChar w:fldCharType="begin"/>
            </w:r>
            <w:r w:rsidRPr="0020295F">
              <w:rPr>
                <w:b w:val="0"/>
                <w:noProof/>
                <w:webHidden/>
                <w:rPrChange w:id="316" w:author="Jan Kelemen" w:date="2016-01-20T17:07:00Z">
                  <w:rPr>
                    <w:noProof/>
                    <w:webHidden/>
                  </w:rPr>
                </w:rPrChange>
              </w:rPr>
              <w:instrText xml:space="preserve"> PAGEREF _Toc441072965 \h </w:instrText>
            </w:r>
            <w:r w:rsidRPr="0020295F">
              <w:rPr>
                <w:b w:val="0"/>
                <w:noProof/>
                <w:webHidden/>
                <w:rPrChange w:id="317" w:author="Jan Kelemen" w:date="2016-01-20T17:07:00Z">
                  <w:rPr>
                    <w:noProof/>
                    <w:webHidden/>
                  </w:rPr>
                </w:rPrChange>
              </w:rPr>
            </w:r>
          </w:ins>
          <w:r w:rsidRPr="0020295F">
            <w:rPr>
              <w:b w:val="0"/>
              <w:noProof/>
              <w:webHidden/>
              <w:rPrChange w:id="318" w:author="Jan Kelemen" w:date="2016-01-20T17:07:00Z">
                <w:rPr>
                  <w:noProof/>
                  <w:webHidden/>
                </w:rPr>
              </w:rPrChange>
            </w:rPr>
            <w:fldChar w:fldCharType="separate"/>
          </w:r>
          <w:ins w:id="319" w:author="Jan Kelemen" w:date="2016-01-20T17:06:00Z">
            <w:r w:rsidRPr="0020295F">
              <w:rPr>
                <w:b w:val="0"/>
                <w:noProof/>
                <w:webHidden/>
                <w:rPrChange w:id="320" w:author="Jan Kelemen" w:date="2016-01-20T17:07:00Z">
                  <w:rPr>
                    <w:noProof/>
                    <w:webHidden/>
                  </w:rPr>
                </w:rPrChange>
              </w:rPr>
              <w:t>48</w:t>
            </w:r>
            <w:r w:rsidRPr="0020295F">
              <w:rPr>
                <w:b w:val="0"/>
                <w:noProof/>
                <w:webHidden/>
                <w:rPrChange w:id="321" w:author="Jan Kelemen" w:date="2016-01-20T17:07:00Z">
                  <w:rPr>
                    <w:noProof/>
                    <w:webHidden/>
                  </w:rPr>
                </w:rPrChange>
              </w:rPr>
              <w:fldChar w:fldCharType="end"/>
            </w:r>
            <w:r w:rsidRPr="0020295F">
              <w:rPr>
                <w:rStyle w:val="Hyperlink"/>
                <w:b w:val="0"/>
                <w:noProof/>
                <w:rPrChange w:id="322" w:author="Jan Kelemen" w:date="2016-01-20T17:07:00Z">
                  <w:rPr>
                    <w:rStyle w:val="Hyperlink"/>
                    <w:noProof/>
                  </w:rPr>
                </w:rPrChange>
              </w:rPr>
              <w:fldChar w:fldCharType="end"/>
            </w:r>
          </w:ins>
        </w:p>
        <w:p w14:paraId="6706C11E" w14:textId="77777777" w:rsidR="0020295F" w:rsidRPr="0020295F" w:rsidRDefault="0020295F">
          <w:pPr>
            <w:pStyle w:val="TOC2"/>
            <w:tabs>
              <w:tab w:val="left" w:pos="960"/>
              <w:tab w:val="right" w:leader="dot" w:pos="9062"/>
            </w:tabs>
            <w:rPr>
              <w:ins w:id="323" w:author="Jan Kelemen" w:date="2016-01-20T17:06:00Z"/>
              <w:rFonts w:eastAsiaTheme="minorEastAsia"/>
              <w:b w:val="0"/>
              <w:noProof/>
              <w:lang w:eastAsia="hr-HR"/>
              <w:rPrChange w:id="324" w:author="Jan Kelemen" w:date="2016-01-20T17:07:00Z">
                <w:rPr>
                  <w:ins w:id="325" w:author="Jan Kelemen" w:date="2016-01-20T17:06:00Z"/>
                  <w:rFonts w:eastAsiaTheme="minorEastAsia"/>
                  <w:b w:val="0"/>
                  <w:noProof/>
                  <w:lang w:eastAsia="hr-HR"/>
                </w:rPr>
              </w:rPrChange>
            </w:rPr>
          </w:pPr>
          <w:ins w:id="326" w:author="Jan Kelemen" w:date="2016-01-20T17:06:00Z">
            <w:r w:rsidRPr="0020295F">
              <w:rPr>
                <w:rStyle w:val="Hyperlink"/>
                <w:b w:val="0"/>
                <w:noProof/>
                <w:rPrChange w:id="327" w:author="Jan Kelemen" w:date="2016-01-20T17:07:00Z">
                  <w:rPr>
                    <w:rStyle w:val="Hyperlink"/>
                    <w:noProof/>
                  </w:rPr>
                </w:rPrChange>
              </w:rPr>
              <w:fldChar w:fldCharType="begin"/>
            </w:r>
            <w:r w:rsidRPr="0020295F">
              <w:rPr>
                <w:rStyle w:val="Hyperlink"/>
                <w:b w:val="0"/>
                <w:noProof/>
                <w:rPrChange w:id="328" w:author="Jan Kelemen" w:date="2016-01-20T17:07:00Z">
                  <w:rPr>
                    <w:rStyle w:val="Hyperlink"/>
                    <w:noProof/>
                  </w:rPr>
                </w:rPrChange>
              </w:rPr>
              <w:instrText xml:space="preserve"> </w:instrText>
            </w:r>
            <w:r w:rsidRPr="0020295F">
              <w:rPr>
                <w:b w:val="0"/>
                <w:noProof/>
                <w:rPrChange w:id="329" w:author="Jan Kelemen" w:date="2016-01-20T17:07:00Z">
                  <w:rPr>
                    <w:noProof/>
                  </w:rPr>
                </w:rPrChange>
              </w:rPr>
              <w:instrText>HYPERLINK \l "_Toc441072966"</w:instrText>
            </w:r>
            <w:r w:rsidRPr="0020295F">
              <w:rPr>
                <w:rStyle w:val="Hyperlink"/>
                <w:b w:val="0"/>
                <w:noProof/>
                <w:rPrChange w:id="330" w:author="Jan Kelemen" w:date="2016-01-20T17:07:00Z">
                  <w:rPr>
                    <w:rStyle w:val="Hyperlink"/>
                    <w:noProof/>
                  </w:rPr>
                </w:rPrChange>
              </w:rPr>
              <w:instrText xml:space="preserve"> </w:instrText>
            </w:r>
            <w:r w:rsidRPr="0020295F">
              <w:rPr>
                <w:rStyle w:val="Hyperlink"/>
                <w:b w:val="0"/>
                <w:noProof/>
                <w:rPrChange w:id="331" w:author="Jan Kelemen" w:date="2016-01-20T17:07:00Z">
                  <w:rPr>
                    <w:rStyle w:val="Hyperlink"/>
                    <w:noProof/>
                  </w:rPr>
                </w:rPrChange>
              </w:rPr>
            </w:r>
            <w:r w:rsidRPr="0020295F">
              <w:rPr>
                <w:rStyle w:val="Hyperlink"/>
                <w:b w:val="0"/>
                <w:noProof/>
                <w:rPrChange w:id="332" w:author="Jan Kelemen" w:date="2016-01-20T17:07:00Z">
                  <w:rPr>
                    <w:rStyle w:val="Hyperlink"/>
                    <w:noProof/>
                  </w:rPr>
                </w:rPrChange>
              </w:rPr>
              <w:fldChar w:fldCharType="separate"/>
            </w:r>
            <w:r w:rsidRPr="0020295F">
              <w:rPr>
                <w:rStyle w:val="Hyperlink"/>
                <w:b w:val="0"/>
                <w:noProof/>
                <w:rPrChange w:id="333" w:author="Jan Kelemen" w:date="2016-01-20T17:07:00Z">
                  <w:rPr>
                    <w:rStyle w:val="Hyperlink"/>
                    <w:noProof/>
                  </w:rPr>
                </w:rPrChange>
              </w:rPr>
              <w:t>6.2</w:t>
            </w:r>
            <w:r w:rsidRPr="0020295F">
              <w:rPr>
                <w:rFonts w:eastAsiaTheme="minorEastAsia"/>
                <w:b w:val="0"/>
                <w:noProof/>
                <w:lang w:eastAsia="hr-HR"/>
                <w:rPrChange w:id="334" w:author="Jan Kelemen" w:date="2016-01-20T17:07:00Z">
                  <w:rPr>
                    <w:rFonts w:eastAsiaTheme="minorEastAsia"/>
                    <w:b w:val="0"/>
                    <w:noProof/>
                    <w:lang w:eastAsia="hr-HR"/>
                  </w:rPr>
                </w:rPrChange>
              </w:rPr>
              <w:tab/>
            </w:r>
            <w:r w:rsidRPr="0020295F">
              <w:rPr>
                <w:rStyle w:val="Hyperlink"/>
                <w:b w:val="0"/>
                <w:noProof/>
                <w:rPrChange w:id="335" w:author="Jan Kelemen" w:date="2016-01-20T17:07:00Z">
                  <w:rPr>
                    <w:rStyle w:val="Hyperlink"/>
                    <w:noProof/>
                  </w:rPr>
                </w:rPrChange>
              </w:rPr>
              <w:t>Dijagram razreda s opisom</w:t>
            </w:r>
            <w:r w:rsidRPr="0020295F">
              <w:rPr>
                <w:b w:val="0"/>
                <w:noProof/>
                <w:webHidden/>
                <w:rPrChange w:id="336" w:author="Jan Kelemen" w:date="2016-01-20T17:07:00Z">
                  <w:rPr>
                    <w:noProof/>
                    <w:webHidden/>
                  </w:rPr>
                </w:rPrChange>
              </w:rPr>
              <w:tab/>
            </w:r>
            <w:r w:rsidRPr="0020295F">
              <w:rPr>
                <w:b w:val="0"/>
                <w:noProof/>
                <w:webHidden/>
                <w:rPrChange w:id="337" w:author="Jan Kelemen" w:date="2016-01-20T17:07:00Z">
                  <w:rPr>
                    <w:noProof/>
                    <w:webHidden/>
                  </w:rPr>
                </w:rPrChange>
              </w:rPr>
              <w:fldChar w:fldCharType="begin"/>
            </w:r>
            <w:r w:rsidRPr="0020295F">
              <w:rPr>
                <w:b w:val="0"/>
                <w:noProof/>
                <w:webHidden/>
                <w:rPrChange w:id="338" w:author="Jan Kelemen" w:date="2016-01-20T17:07:00Z">
                  <w:rPr>
                    <w:noProof/>
                    <w:webHidden/>
                  </w:rPr>
                </w:rPrChange>
              </w:rPr>
              <w:instrText xml:space="preserve"> PAGEREF _Toc441072966 \h </w:instrText>
            </w:r>
            <w:r w:rsidRPr="0020295F">
              <w:rPr>
                <w:b w:val="0"/>
                <w:noProof/>
                <w:webHidden/>
                <w:rPrChange w:id="339" w:author="Jan Kelemen" w:date="2016-01-20T17:07:00Z">
                  <w:rPr>
                    <w:noProof/>
                    <w:webHidden/>
                  </w:rPr>
                </w:rPrChange>
              </w:rPr>
            </w:r>
          </w:ins>
          <w:r w:rsidRPr="0020295F">
            <w:rPr>
              <w:b w:val="0"/>
              <w:noProof/>
              <w:webHidden/>
              <w:rPrChange w:id="340" w:author="Jan Kelemen" w:date="2016-01-20T17:07:00Z">
                <w:rPr>
                  <w:noProof/>
                  <w:webHidden/>
                </w:rPr>
              </w:rPrChange>
            </w:rPr>
            <w:fldChar w:fldCharType="separate"/>
          </w:r>
          <w:ins w:id="341" w:author="Jan Kelemen" w:date="2016-01-20T17:06:00Z">
            <w:r w:rsidRPr="0020295F">
              <w:rPr>
                <w:b w:val="0"/>
                <w:noProof/>
                <w:webHidden/>
                <w:rPrChange w:id="342" w:author="Jan Kelemen" w:date="2016-01-20T17:07:00Z">
                  <w:rPr>
                    <w:noProof/>
                    <w:webHidden/>
                  </w:rPr>
                </w:rPrChange>
              </w:rPr>
              <w:t>54</w:t>
            </w:r>
            <w:r w:rsidRPr="0020295F">
              <w:rPr>
                <w:b w:val="0"/>
                <w:noProof/>
                <w:webHidden/>
                <w:rPrChange w:id="343" w:author="Jan Kelemen" w:date="2016-01-20T17:07:00Z">
                  <w:rPr>
                    <w:noProof/>
                    <w:webHidden/>
                  </w:rPr>
                </w:rPrChange>
              </w:rPr>
              <w:fldChar w:fldCharType="end"/>
            </w:r>
            <w:r w:rsidRPr="0020295F">
              <w:rPr>
                <w:rStyle w:val="Hyperlink"/>
                <w:b w:val="0"/>
                <w:noProof/>
                <w:rPrChange w:id="344" w:author="Jan Kelemen" w:date="2016-01-20T17:07:00Z">
                  <w:rPr>
                    <w:rStyle w:val="Hyperlink"/>
                    <w:noProof/>
                  </w:rPr>
                </w:rPrChange>
              </w:rPr>
              <w:fldChar w:fldCharType="end"/>
            </w:r>
          </w:ins>
        </w:p>
        <w:p w14:paraId="092B8EC4" w14:textId="77777777" w:rsidR="0020295F" w:rsidRPr="0020295F" w:rsidRDefault="0020295F">
          <w:pPr>
            <w:pStyle w:val="TOC2"/>
            <w:tabs>
              <w:tab w:val="left" w:pos="960"/>
              <w:tab w:val="right" w:leader="dot" w:pos="9062"/>
            </w:tabs>
            <w:rPr>
              <w:ins w:id="345" w:author="Jan Kelemen" w:date="2016-01-20T17:06:00Z"/>
              <w:rFonts w:eastAsiaTheme="minorEastAsia"/>
              <w:b w:val="0"/>
              <w:noProof/>
              <w:lang w:eastAsia="hr-HR"/>
              <w:rPrChange w:id="346" w:author="Jan Kelemen" w:date="2016-01-20T17:07:00Z">
                <w:rPr>
                  <w:ins w:id="347" w:author="Jan Kelemen" w:date="2016-01-20T17:06:00Z"/>
                  <w:rFonts w:eastAsiaTheme="minorEastAsia"/>
                  <w:b w:val="0"/>
                  <w:noProof/>
                  <w:lang w:eastAsia="hr-HR"/>
                </w:rPr>
              </w:rPrChange>
            </w:rPr>
          </w:pPr>
          <w:ins w:id="348" w:author="Jan Kelemen" w:date="2016-01-20T17:06:00Z">
            <w:r w:rsidRPr="0020295F">
              <w:rPr>
                <w:rStyle w:val="Hyperlink"/>
                <w:b w:val="0"/>
                <w:noProof/>
                <w:rPrChange w:id="349" w:author="Jan Kelemen" w:date="2016-01-20T17:07:00Z">
                  <w:rPr>
                    <w:rStyle w:val="Hyperlink"/>
                    <w:noProof/>
                  </w:rPr>
                </w:rPrChange>
              </w:rPr>
              <w:fldChar w:fldCharType="begin"/>
            </w:r>
            <w:r w:rsidRPr="0020295F">
              <w:rPr>
                <w:rStyle w:val="Hyperlink"/>
                <w:b w:val="0"/>
                <w:noProof/>
                <w:rPrChange w:id="350" w:author="Jan Kelemen" w:date="2016-01-20T17:07:00Z">
                  <w:rPr>
                    <w:rStyle w:val="Hyperlink"/>
                    <w:noProof/>
                  </w:rPr>
                </w:rPrChange>
              </w:rPr>
              <w:instrText xml:space="preserve"> </w:instrText>
            </w:r>
            <w:r w:rsidRPr="0020295F">
              <w:rPr>
                <w:b w:val="0"/>
                <w:noProof/>
                <w:rPrChange w:id="351" w:author="Jan Kelemen" w:date="2016-01-20T17:07:00Z">
                  <w:rPr>
                    <w:noProof/>
                  </w:rPr>
                </w:rPrChange>
              </w:rPr>
              <w:instrText>HYPERLINK \l "_Toc441072967"</w:instrText>
            </w:r>
            <w:r w:rsidRPr="0020295F">
              <w:rPr>
                <w:rStyle w:val="Hyperlink"/>
                <w:b w:val="0"/>
                <w:noProof/>
                <w:rPrChange w:id="352" w:author="Jan Kelemen" w:date="2016-01-20T17:07:00Z">
                  <w:rPr>
                    <w:rStyle w:val="Hyperlink"/>
                    <w:noProof/>
                  </w:rPr>
                </w:rPrChange>
              </w:rPr>
              <w:instrText xml:space="preserve"> </w:instrText>
            </w:r>
            <w:r w:rsidRPr="0020295F">
              <w:rPr>
                <w:rStyle w:val="Hyperlink"/>
                <w:b w:val="0"/>
                <w:noProof/>
                <w:rPrChange w:id="353" w:author="Jan Kelemen" w:date="2016-01-20T17:07:00Z">
                  <w:rPr>
                    <w:rStyle w:val="Hyperlink"/>
                    <w:noProof/>
                  </w:rPr>
                </w:rPrChange>
              </w:rPr>
            </w:r>
            <w:r w:rsidRPr="0020295F">
              <w:rPr>
                <w:rStyle w:val="Hyperlink"/>
                <w:b w:val="0"/>
                <w:noProof/>
                <w:rPrChange w:id="354" w:author="Jan Kelemen" w:date="2016-01-20T17:07:00Z">
                  <w:rPr>
                    <w:rStyle w:val="Hyperlink"/>
                    <w:noProof/>
                  </w:rPr>
                </w:rPrChange>
              </w:rPr>
              <w:fldChar w:fldCharType="separate"/>
            </w:r>
            <w:r w:rsidRPr="0020295F">
              <w:rPr>
                <w:rStyle w:val="Hyperlink"/>
                <w:b w:val="0"/>
                <w:noProof/>
                <w:rPrChange w:id="355" w:author="Jan Kelemen" w:date="2016-01-20T17:07:00Z">
                  <w:rPr>
                    <w:rStyle w:val="Hyperlink"/>
                    <w:noProof/>
                  </w:rPr>
                </w:rPrChange>
              </w:rPr>
              <w:t>6.3</w:t>
            </w:r>
            <w:r w:rsidRPr="0020295F">
              <w:rPr>
                <w:rFonts w:eastAsiaTheme="minorEastAsia"/>
                <w:b w:val="0"/>
                <w:noProof/>
                <w:lang w:eastAsia="hr-HR"/>
                <w:rPrChange w:id="356" w:author="Jan Kelemen" w:date="2016-01-20T17:07:00Z">
                  <w:rPr>
                    <w:rFonts w:eastAsiaTheme="minorEastAsia"/>
                    <w:b w:val="0"/>
                    <w:noProof/>
                    <w:lang w:eastAsia="hr-HR"/>
                  </w:rPr>
                </w:rPrChange>
              </w:rPr>
              <w:tab/>
            </w:r>
            <w:r w:rsidRPr="0020295F">
              <w:rPr>
                <w:rStyle w:val="Hyperlink"/>
                <w:b w:val="0"/>
                <w:noProof/>
                <w:rPrChange w:id="357" w:author="Jan Kelemen" w:date="2016-01-20T17:07:00Z">
                  <w:rPr>
                    <w:rStyle w:val="Hyperlink"/>
                    <w:noProof/>
                  </w:rPr>
                </w:rPrChange>
              </w:rPr>
              <w:t>Dijagram objekata</w:t>
            </w:r>
            <w:r w:rsidRPr="0020295F">
              <w:rPr>
                <w:b w:val="0"/>
                <w:noProof/>
                <w:webHidden/>
                <w:rPrChange w:id="358" w:author="Jan Kelemen" w:date="2016-01-20T17:07:00Z">
                  <w:rPr>
                    <w:noProof/>
                    <w:webHidden/>
                  </w:rPr>
                </w:rPrChange>
              </w:rPr>
              <w:tab/>
            </w:r>
            <w:r w:rsidRPr="0020295F">
              <w:rPr>
                <w:b w:val="0"/>
                <w:noProof/>
                <w:webHidden/>
                <w:rPrChange w:id="359" w:author="Jan Kelemen" w:date="2016-01-20T17:07:00Z">
                  <w:rPr>
                    <w:noProof/>
                    <w:webHidden/>
                  </w:rPr>
                </w:rPrChange>
              </w:rPr>
              <w:fldChar w:fldCharType="begin"/>
            </w:r>
            <w:r w:rsidRPr="0020295F">
              <w:rPr>
                <w:b w:val="0"/>
                <w:noProof/>
                <w:webHidden/>
                <w:rPrChange w:id="360" w:author="Jan Kelemen" w:date="2016-01-20T17:07:00Z">
                  <w:rPr>
                    <w:noProof/>
                    <w:webHidden/>
                  </w:rPr>
                </w:rPrChange>
              </w:rPr>
              <w:instrText xml:space="preserve"> PAGEREF _Toc441072967 \h </w:instrText>
            </w:r>
            <w:r w:rsidRPr="0020295F">
              <w:rPr>
                <w:b w:val="0"/>
                <w:noProof/>
                <w:webHidden/>
                <w:rPrChange w:id="361" w:author="Jan Kelemen" w:date="2016-01-20T17:07:00Z">
                  <w:rPr>
                    <w:noProof/>
                    <w:webHidden/>
                  </w:rPr>
                </w:rPrChange>
              </w:rPr>
            </w:r>
          </w:ins>
          <w:r w:rsidRPr="0020295F">
            <w:rPr>
              <w:b w:val="0"/>
              <w:noProof/>
              <w:webHidden/>
              <w:rPrChange w:id="362" w:author="Jan Kelemen" w:date="2016-01-20T17:07:00Z">
                <w:rPr>
                  <w:noProof/>
                  <w:webHidden/>
                </w:rPr>
              </w:rPrChange>
            </w:rPr>
            <w:fldChar w:fldCharType="separate"/>
          </w:r>
          <w:ins w:id="363" w:author="Jan Kelemen" w:date="2016-01-20T17:06:00Z">
            <w:r w:rsidRPr="0020295F">
              <w:rPr>
                <w:b w:val="0"/>
                <w:noProof/>
                <w:webHidden/>
                <w:rPrChange w:id="364" w:author="Jan Kelemen" w:date="2016-01-20T17:07:00Z">
                  <w:rPr>
                    <w:noProof/>
                    <w:webHidden/>
                  </w:rPr>
                </w:rPrChange>
              </w:rPr>
              <w:t>56</w:t>
            </w:r>
            <w:r w:rsidRPr="0020295F">
              <w:rPr>
                <w:b w:val="0"/>
                <w:noProof/>
                <w:webHidden/>
                <w:rPrChange w:id="365" w:author="Jan Kelemen" w:date="2016-01-20T17:07:00Z">
                  <w:rPr>
                    <w:noProof/>
                    <w:webHidden/>
                  </w:rPr>
                </w:rPrChange>
              </w:rPr>
              <w:fldChar w:fldCharType="end"/>
            </w:r>
            <w:r w:rsidRPr="0020295F">
              <w:rPr>
                <w:rStyle w:val="Hyperlink"/>
                <w:b w:val="0"/>
                <w:noProof/>
                <w:rPrChange w:id="366" w:author="Jan Kelemen" w:date="2016-01-20T17:07:00Z">
                  <w:rPr>
                    <w:rStyle w:val="Hyperlink"/>
                    <w:noProof/>
                  </w:rPr>
                </w:rPrChange>
              </w:rPr>
              <w:fldChar w:fldCharType="end"/>
            </w:r>
          </w:ins>
        </w:p>
        <w:p w14:paraId="6710BA23" w14:textId="77777777" w:rsidR="0020295F" w:rsidRPr="0020295F" w:rsidRDefault="0020295F">
          <w:pPr>
            <w:pStyle w:val="TOC2"/>
            <w:tabs>
              <w:tab w:val="left" w:pos="960"/>
              <w:tab w:val="right" w:leader="dot" w:pos="9062"/>
            </w:tabs>
            <w:rPr>
              <w:ins w:id="367" w:author="Jan Kelemen" w:date="2016-01-20T17:06:00Z"/>
              <w:rFonts w:eastAsiaTheme="minorEastAsia"/>
              <w:b w:val="0"/>
              <w:noProof/>
              <w:lang w:eastAsia="hr-HR"/>
              <w:rPrChange w:id="368" w:author="Jan Kelemen" w:date="2016-01-20T17:07:00Z">
                <w:rPr>
                  <w:ins w:id="369" w:author="Jan Kelemen" w:date="2016-01-20T17:06:00Z"/>
                  <w:rFonts w:eastAsiaTheme="minorEastAsia"/>
                  <w:b w:val="0"/>
                  <w:noProof/>
                  <w:lang w:eastAsia="hr-HR"/>
                </w:rPr>
              </w:rPrChange>
            </w:rPr>
          </w:pPr>
          <w:ins w:id="370" w:author="Jan Kelemen" w:date="2016-01-20T17:06:00Z">
            <w:r w:rsidRPr="0020295F">
              <w:rPr>
                <w:rStyle w:val="Hyperlink"/>
                <w:b w:val="0"/>
                <w:noProof/>
                <w:rPrChange w:id="371" w:author="Jan Kelemen" w:date="2016-01-20T17:07:00Z">
                  <w:rPr>
                    <w:rStyle w:val="Hyperlink"/>
                    <w:noProof/>
                  </w:rPr>
                </w:rPrChange>
              </w:rPr>
              <w:fldChar w:fldCharType="begin"/>
            </w:r>
            <w:r w:rsidRPr="0020295F">
              <w:rPr>
                <w:rStyle w:val="Hyperlink"/>
                <w:b w:val="0"/>
                <w:noProof/>
                <w:rPrChange w:id="372" w:author="Jan Kelemen" w:date="2016-01-20T17:07:00Z">
                  <w:rPr>
                    <w:rStyle w:val="Hyperlink"/>
                    <w:noProof/>
                  </w:rPr>
                </w:rPrChange>
              </w:rPr>
              <w:instrText xml:space="preserve"> </w:instrText>
            </w:r>
            <w:r w:rsidRPr="0020295F">
              <w:rPr>
                <w:b w:val="0"/>
                <w:noProof/>
                <w:rPrChange w:id="373" w:author="Jan Kelemen" w:date="2016-01-20T17:07:00Z">
                  <w:rPr>
                    <w:noProof/>
                  </w:rPr>
                </w:rPrChange>
              </w:rPr>
              <w:instrText>HYPERLINK \l "_Toc441072968"</w:instrText>
            </w:r>
            <w:r w:rsidRPr="0020295F">
              <w:rPr>
                <w:rStyle w:val="Hyperlink"/>
                <w:b w:val="0"/>
                <w:noProof/>
                <w:rPrChange w:id="374" w:author="Jan Kelemen" w:date="2016-01-20T17:07:00Z">
                  <w:rPr>
                    <w:rStyle w:val="Hyperlink"/>
                    <w:noProof/>
                  </w:rPr>
                </w:rPrChange>
              </w:rPr>
              <w:instrText xml:space="preserve"> </w:instrText>
            </w:r>
            <w:r w:rsidRPr="0020295F">
              <w:rPr>
                <w:rStyle w:val="Hyperlink"/>
                <w:b w:val="0"/>
                <w:noProof/>
                <w:rPrChange w:id="375" w:author="Jan Kelemen" w:date="2016-01-20T17:07:00Z">
                  <w:rPr>
                    <w:rStyle w:val="Hyperlink"/>
                    <w:noProof/>
                  </w:rPr>
                </w:rPrChange>
              </w:rPr>
            </w:r>
            <w:r w:rsidRPr="0020295F">
              <w:rPr>
                <w:rStyle w:val="Hyperlink"/>
                <w:b w:val="0"/>
                <w:noProof/>
                <w:rPrChange w:id="376" w:author="Jan Kelemen" w:date="2016-01-20T17:07:00Z">
                  <w:rPr>
                    <w:rStyle w:val="Hyperlink"/>
                    <w:noProof/>
                  </w:rPr>
                </w:rPrChange>
              </w:rPr>
              <w:fldChar w:fldCharType="separate"/>
            </w:r>
            <w:r w:rsidRPr="0020295F">
              <w:rPr>
                <w:rStyle w:val="Hyperlink"/>
                <w:b w:val="0"/>
                <w:noProof/>
                <w:rPrChange w:id="377" w:author="Jan Kelemen" w:date="2016-01-20T17:07:00Z">
                  <w:rPr>
                    <w:rStyle w:val="Hyperlink"/>
                    <w:noProof/>
                  </w:rPr>
                </w:rPrChange>
              </w:rPr>
              <w:t>6.4</w:t>
            </w:r>
            <w:r w:rsidRPr="0020295F">
              <w:rPr>
                <w:rFonts w:eastAsiaTheme="minorEastAsia"/>
                <w:b w:val="0"/>
                <w:noProof/>
                <w:lang w:eastAsia="hr-HR"/>
                <w:rPrChange w:id="378" w:author="Jan Kelemen" w:date="2016-01-20T17:07:00Z">
                  <w:rPr>
                    <w:rFonts w:eastAsiaTheme="minorEastAsia"/>
                    <w:b w:val="0"/>
                    <w:noProof/>
                    <w:lang w:eastAsia="hr-HR"/>
                  </w:rPr>
                </w:rPrChange>
              </w:rPr>
              <w:tab/>
            </w:r>
            <w:r w:rsidRPr="0020295F">
              <w:rPr>
                <w:rStyle w:val="Hyperlink"/>
                <w:b w:val="0"/>
                <w:noProof/>
                <w:rPrChange w:id="379" w:author="Jan Kelemen" w:date="2016-01-20T17:07:00Z">
                  <w:rPr>
                    <w:rStyle w:val="Hyperlink"/>
                    <w:noProof/>
                  </w:rPr>
                </w:rPrChange>
              </w:rPr>
              <w:t>Ostali UML dijagrami</w:t>
            </w:r>
            <w:r w:rsidRPr="0020295F">
              <w:rPr>
                <w:b w:val="0"/>
                <w:noProof/>
                <w:webHidden/>
                <w:rPrChange w:id="380" w:author="Jan Kelemen" w:date="2016-01-20T17:07:00Z">
                  <w:rPr>
                    <w:noProof/>
                    <w:webHidden/>
                  </w:rPr>
                </w:rPrChange>
              </w:rPr>
              <w:tab/>
            </w:r>
            <w:r w:rsidRPr="0020295F">
              <w:rPr>
                <w:b w:val="0"/>
                <w:noProof/>
                <w:webHidden/>
                <w:rPrChange w:id="381" w:author="Jan Kelemen" w:date="2016-01-20T17:07:00Z">
                  <w:rPr>
                    <w:noProof/>
                    <w:webHidden/>
                  </w:rPr>
                </w:rPrChange>
              </w:rPr>
              <w:fldChar w:fldCharType="begin"/>
            </w:r>
            <w:r w:rsidRPr="0020295F">
              <w:rPr>
                <w:b w:val="0"/>
                <w:noProof/>
                <w:webHidden/>
                <w:rPrChange w:id="382" w:author="Jan Kelemen" w:date="2016-01-20T17:07:00Z">
                  <w:rPr>
                    <w:noProof/>
                    <w:webHidden/>
                  </w:rPr>
                </w:rPrChange>
              </w:rPr>
              <w:instrText xml:space="preserve"> PAGEREF _Toc441072968 \h </w:instrText>
            </w:r>
            <w:r w:rsidRPr="0020295F">
              <w:rPr>
                <w:b w:val="0"/>
                <w:noProof/>
                <w:webHidden/>
                <w:rPrChange w:id="383" w:author="Jan Kelemen" w:date="2016-01-20T17:07:00Z">
                  <w:rPr>
                    <w:noProof/>
                    <w:webHidden/>
                  </w:rPr>
                </w:rPrChange>
              </w:rPr>
            </w:r>
          </w:ins>
          <w:r w:rsidRPr="0020295F">
            <w:rPr>
              <w:b w:val="0"/>
              <w:noProof/>
              <w:webHidden/>
              <w:rPrChange w:id="384" w:author="Jan Kelemen" w:date="2016-01-20T17:07:00Z">
                <w:rPr>
                  <w:noProof/>
                  <w:webHidden/>
                </w:rPr>
              </w:rPrChange>
            </w:rPr>
            <w:fldChar w:fldCharType="separate"/>
          </w:r>
          <w:ins w:id="385" w:author="Jan Kelemen" w:date="2016-01-20T17:06:00Z">
            <w:r w:rsidRPr="0020295F">
              <w:rPr>
                <w:b w:val="0"/>
                <w:noProof/>
                <w:webHidden/>
                <w:rPrChange w:id="386" w:author="Jan Kelemen" w:date="2016-01-20T17:07:00Z">
                  <w:rPr>
                    <w:noProof/>
                    <w:webHidden/>
                  </w:rPr>
                </w:rPrChange>
              </w:rPr>
              <w:t>57</w:t>
            </w:r>
            <w:r w:rsidRPr="0020295F">
              <w:rPr>
                <w:b w:val="0"/>
                <w:noProof/>
                <w:webHidden/>
                <w:rPrChange w:id="387" w:author="Jan Kelemen" w:date="2016-01-20T17:07:00Z">
                  <w:rPr>
                    <w:noProof/>
                    <w:webHidden/>
                  </w:rPr>
                </w:rPrChange>
              </w:rPr>
              <w:fldChar w:fldCharType="end"/>
            </w:r>
            <w:r w:rsidRPr="0020295F">
              <w:rPr>
                <w:rStyle w:val="Hyperlink"/>
                <w:b w:val="0"/>
                <w:noProof/>
                <w:rPrChange w:id="388" w:author="Jan Kelemen" w:date="2016-01-20T17:07:00Z">
                  <w:rPr>
                    <w:rStyle w:val="Hyperlink"/>
                    <w:noProof/>
                  </w:rPr>
                </w:rPrChange>
              </w:rPr>
              <w:fldChar w:fldCharType="end"/>
            </w:r>
          </w:ins>
        </w:p>
        <w:p w14:paraId="07C1AEC1" w14:textId="77777777" w:rsidR="0020295F" w:rsidRPr="0020295F" w:rsidRDefault="0020295F">
          <w:pPr>
            <w:pStyle w:val="TOC3"/>
            <w:tabs>
              <w:tab w:val="left" w:pos="1200"/>
              <w:tab w:val="right" w:leader="dot" w:pos="9062"/>
            </w:tabs>
            <w:rPr>
              <w:ins w:id="389" w:author="Jan Kelemen" w:date="2016-01-20T17:06:00Z"/>
              <w:rFonts w:eastAsiaTheme="minorEastAsia"/>
              <w:noProof/>
              <w:lang w:eastAsia="hr-HR"/>
              <w:rPrChange w:id="390" w:author="Jan Kelemen" w:date="2016-01-20T17:07:00Z">
                <w:rPr>
                  <w:ins w:id="391" w:author="Jan Kelemen" w:date="2016-01-20T17:06:00Z"/>
                  <w:rFonts w:eastAsiaTheme="minorEastAsia"/>
                  <w:noProof/>
                  <w:lang w:eastAsia="hr-HR"/>
                </w:rPr>
              </w:rPrChange>
            </w:rPr>
          </w:pPr>
          <w:ins w:id="392" w:author="Jan Kelemen" w:date="2016-01-20T17:06:00Z">
            <w:r w:rsidRPr="0020295F">
              <w:rPr>
                <w:rStyle w:val="Hyperlink"/>
                <w:noProof/>
                <w:rPrChange w:id="393" w:author="Jan Kelemen" w:date="2016-01-20T17:07:00Z">
                  <w:rPr>
                    <w:rStyle w:val="Hyperlink"/>
                    <w:noProof/>
                  </w:rPr>
                </w:rPrChange>
              </w:rPr>
              <w:fldChar w:fldCharType="begin"/>
            </w:r>
            <w:r w:rsidRPr="0020295F">
              <w:rPr>
                <w:rStyle w:val="Hyperlink"/>
                <w:noProof/>
                <w:rPrChange w:id="394" w:author="Jan Kelemen" w:date="2016-01-20T17:07:00Z">
                  <w:rPr>
                    <w:rStyle w:val="Hyperlink"/>
                    <w:noProof/>
                  </w:rPr>
                </w:rPrChange>
              </w:rPr>
              <w:instrText xml:space="preserve"> </w:instrText>
            </w:r>
            <w:r w:rsidRPr="0020295F">
              <w:rPr>
                <w:noProof/>
                <w:rPrChange w:id="395" w:author="Jan Kelemen" w:date="2016-01-20T17:07:00Z">
                  <w:rPr>
                    <w:noProof/>
                  </w:rPr>
                </w:rPrChange>
              </w:rPr>
              <w:instrText>HYPERLINK \l "_Toc441072969"</w:instrText>
            </w:r>
            <w:r w:rsidRPr="0020295F">
              <w:rPr>
                <w:rStyle w:val="Hyperlink"/>
                <w:noProof/>
                <w:rPrChange w:id="396" w:author="Jan Kelemen" w:date="2016-01-20T17:07:00Z">
                  <w:rPr>
                    <w:rStyle w:val="Hyperlink"/>
                    <w:noProof/>
                  </w:rPr>
                </w:rPrChange>
              </w:rPr>
              <w:instrText xml:space="preserve"> </w:instrText>
            </w:r>
            <w:r w:rsidRPr="0020295F">
              <w:rPr>
                <w:rStyle w:val="Hyperlink"/>
                <w:noProof/>
                <w:rPrChange w:id="397" w:author="Jan Kelemen" w:date="2016-01-20T17:07:00Z">
                  <w:rPr>
                    <w:rStyle w:val="Hyperlink"/>
                    <w:noProof/>
                  </w:rPr>
                </w:rPrChange>
              </w:rPr>
            </w:r>
            <w:r w:rsidRPr="0020295F">
              <w:rPr>
                <w:rStyle w:val="Hyperlink"/>
                <w:noProof/>
                <w:rPrChange w:id="398" w:author="Jan Kelemen" w:date="2016-01-20T17:07:00Z">
                  <w:rPr>
                    <w:rStyle w:val="Hyperlink"/>
                    <w:noProof/>
                  </w:rPr>
                </w:rPrChange>
              </w:rPr>
              <w:fldChar w:fldCharType="separate"/>
            </w:r>
            <w:r w:rsidRPr="0020295F">
              <w:rPr>
                <w:rStyle w:val="Hyperlink"/>
                <w:noProof/>
                <w:rPrChange w:id="399" w:author="Jan Kelemen" w:date="2016-01-20T17:07:00Z">
                  <w:rPr>
                    <w:rStyle w:val="Hyperlink"/>
                    <w:noProof/>
                  </w:rPr>
                </w:rPrChange>
              </w:rPr>
              <w:t>6.4.1</w:t>
            </w:r>
            <w:r w:rsidRPr="0020295F">
              <w:rPr>
                <w:rFonts w:eastAsiaTheme="minorEastAsia"/>
                <w:noProof/>
                <w:lang w:eastAsia="hr-HR"/>
                <w:rPrChange w:id="400" w:author="Jan Kelemen" w:date="2016-01-20T17:07:00Z">
                  <w:rPr>
                    <w:rFonts w:eastAsiaTheme="minorEastAsia"/>
                    <w:noProof/>
                    <w:lang w:eastAsia="hr-HR"/>
                  </w:rPr>
                </w:rPrChange>
              </w:rPr>
              <w:tab/>
            </w:r>
            <w:r w:rsidRPr="0020295F">
              <w:rPr>
                <w:rStyle w:val="Hyperlink"/>
                <w:noProof/>
                <w:rPrChange w:id="401" w:author="Jan Kelemen" w:date="2016-01-20T17:07:00Z">
                  <w:rPr>
                    <w:rStyle w:val="Hyperlink"/>
                    <w:noProof/>
                  </w:rPr>
                </w:rPrChange>
              </w:rPr>
              <w:t>Komunikacijski dijagram</w:t>
            </w:r>
            <w:r w:rsidRPr="0020295F">
              <w:rPr>
                <w:noProof/>
                <w:webHidden/>
                <w:rPrChange w:id="402" w:author="Jan Kelemen" w:date="2016-01-20T17:07:00Z">
                  <w:rPr>
                    <w:noProof/>
                    <w:webHidden/>
                  </w:rPr>
                </w:rPrChange>
              </w:rPr>
              <w:tab/>
            </w:r>
            <w:r w:rsidRPr="0020295F">
              <w:rPr>
                <w:noProof/>
                <w:webHidden/>
                <w:rPrChange w:id="403" w:author="Jan Kelemen" w:date="2016-01-20T17:07:00Z">
                  <w:rPr>
                    <w:noProof/>
                    <w:webHidden/>
                  </w:rPr>
                </w:rPrChange>
              </w:rPr>
              <w:fldChar w:fldCharType="begin"/>
            </w:r>
            <w:r w:rsidRPr="0020295F">
              <w:rPr>
                <w:noProof/>
                <w:webHidden/>
                <w:rPrChange w:id="404" w:author="Jan Kelemen" w:date="2016-01-20T17:07:00Z">
                  <w:rPr>
                    <w:noProof/>
                    <w:webHidden/>
                  </w:rPr>
                </w:rPrChange>
              </w:rPr>
              <w:instrText xml:space="preserve"> PAGEREF _Toc441072969 \h </w:instrText>
            </w:r>
            <w:r w:rsidRPr="0020295F">
              <w:rPr>
                <w:noProof/>
                <w:webHidden/>
                <w:rPrChange w:id="405" w:author="Jan Kelemen" w:date="2016-01-20T17:07:00Z">
                  <w:rPr>
                    <w:noProof/>
                    <w:webHidden/>
                  </w:rPr>
                </w:rPrChange>
              </w:rPr>
            </w:r>
          </w:ins>
          <w:r w:rsidRPr="0020295F">
            <w:rPr>
              <w:noProof/>
              <w:webHidden/>
              <w:rPrChange w:id="406" w:author="Jan Kelemen" w:date="2016-01-20T17:07:00Z">
                <w:rPr>
                  <w:noProof/>
                  <w:webHidden/>
                </w:rPr>
              </w:rPrChange>
            </w:rPr>
            <w:fldChar w:fldCharType="separate"/>
          </w:r>
          <w:ins w:id="407" w:author="Jan Kelemen" w:date="2016-01-20T17:06:00Z">
            <w:r w:rsidRPr="0020295F">
              <w:rPr>
                <w:noProof/>
                <w:webHidden/>
                <w:rPrChange w:id="408" w:author="Jan Kelemen" w:date="2016-01-20T17:07:00Z">
                  <w:rPr>
                    <w:noProof/>
                    <w:webHidden/>
                  </w:rPr>
                </w:rPrChange>
              </w:rPr>
              <w:t>57</w:t>
            </w:r>
            <w:r w:rsidRPr="0020295F">
              <w:rPr>
                <w:noProof/>
                <w:webHidden/>
                <w:rPrChange w:id="409" w:author="Jan Kelemen" w:date="2016-01-20T17:07:00Z">
                  <w:rPr>
                    <w:noProof/>
                    <w:webHidden/>
                  </w:rPr>
                </w:rPrChange>
              </w:rPr>
              <w:fldChar w:fldCharType="end"/>
            </w:r>
            <w:r w:rsidRPr="0020295F">
              <w:rPr>
                <w:rStyle w:val="Hyperlink"/>
                <w:noProof/>
                <w:rPrChange w:id="410" w:author="Jan Kelemen" w:date="2016-01-20T17:07:00Z">
                  <w:rPr>
                    <w:rStyle w:val="Hyperlink"/>
                    <w:noProof/>
                  </w:rPr>
                </w:rPrChange>
              </w:rPr>
              <w:fldChar w:fldCharType="end"/>
            </w:r>
          </w:ins>
        </w:p>
        <w:p w14:paraId="2C59D404" w14:textId="77777777" w:rsidR="0020295F" w:rsidRPr="0020295F" w:rsidRDefault="0020295F">
          <w:pPr>
            <w:pStyle w:val="TOC3"/>
            <w:tabs>
              <w:tab w:val="left" w:pos="1200"/>
              <w:tab w:val="right" w:leader="dot" w:pos="9062"/>
            </w:tabs>
            <w:rPr>
              <w:ins w:id="411" w:author="Jan Kelemen" w:date="2016-01-20T17:06:00Z"/>
              <w:rFonts w:eastAsiaTheme="minorEastAsia"/>
              <w:noProof/>
              <w:lang w:eastAsia="hr-HR"/>
              <w:rPrChange w:id="412" w:author="Jan Kelemen" w:date="2016-01-20T17:07:00Z">
                <w:rPr>
                  <w:ins w:id="413" w:author="Jan Kelemen" w:date="2016-01-20T17:06:00Z"/>
                  <w:rFonts w:eastAsiaTheme="minorEastAsia"/>
                  <w:noProof/>
                  <w:lang w:eastAsia="hr-HR"/>
                </w:rPr>
              </w:rPrChange>
            </w:rPr>
          </w:pPr>
          <w:ins w:id="414" w:author="Jan Kelemen" w:date="2016-01-20T17:06:00Z">
            <w:r w:rsidRPr="0020295F">
              <w:rPr>
                <w:rStyle w:val="Hyperlink"/>
                <w:noProof/>
                <w:rPrChange w:id="415" w:author="Jan Kelemen" w:date="2016-01-20T17:07:00Z">
                  <w:rPr>
                    <w:rStyle w:val="Hyperlink"/>
                    <w:noProof/>
                  </w:rPr>
                </w:rPrChange>
              </w:rPr>
              <w:fldChar w:fldCharType="begin"/>
            </w:r>
            <w:r w:rsidRPr="0020295F">
              <w:rPr>
                <w:rStyle w:val="Hyperlink"/>
                <w:noProof/>
                <w:rPrChange w:id="416" w:author="Jan Kelemen" w:date="2016-01-20T17:07:00Z">
                  <w:rPr>
                    <w:rStyle w:val="Hyperlink"/>
                    <w:noProof/>
                  </w:rPr>
                </w:rPrChange>
              </w:rPr>
              <w:instrText xml:space="preserve"> </w:instrText>
            </w:r>
            <w:r w:rsidRPr="0020295F">
              <w:rPr>
                <w:noProof/>
                <w:rPrChange w:id="417" w:author="Jan Kelemen" w:date="2016-01-20T17:07:00Z">
                  <w:rPr>
                    <w:noProof/>
                  </w:rPr>
                </w:rPrChange>
              </w:rPr>
              <w:instrText>HYPERLINK \l "_Toc441072970"</w:instrText>
            </w:r>
            <w:r w:rsidRPr="0020295F">
              <w:rPr>
                <w:rStyle w:val="Hyperlink"/>
                <w:noProof/>
                <w:rPrChange w:id="418" w:author="Jan Kelemen" w:date="2016-01-20T17:07:00Z">
                  <w:rPr>
                    <w:rStyle w:val="Hyperlink"/>
                    <w:noProof/>
                  </w:rPr>
                </w:rPrChange>
              </w:rPr>
              <w:instrText xml:space="preserve"> </w:instrText>
            </w:r>
            <w:r w:rsidRPr="0020295F">
              <w:rPr>
                <w:rStyle w:val="Hyperlink"/>
                <w:noProof/>
                <w:rPrChange w:id="419" w:author="Jan Kelemen" w:date="2016-01-20T17:07:00Z">
                  <w:rPr>
                    <w:rStyle w:val="Hyperlink"/>
                    <w:noProof/>
                  </w:rPr>
                </w:rPrChange>
              </w:rPr>
            </w:r>
            <w:r w:rsidRPr="0020295F">
              <w:rPr>
                <w:rStyle w:val="Hyperlink"/>
                <w:noProof/>
                <w:rPrChange w:id="420" w:author="Jan Kelemen" w:date="2016-01-20T17:07:00Z">
                  <w:rPr>
                    <w:rStyle w:val="Hyperlink"/>
                    <w:noProof/>
                  </w:rPr>
                </w:rPrChange>
              </w:rPr>
              <w:fldChar w:fldCharType="separate"/>
            </w:r>
            <w:r w:rsidRPr="0020295F">
              <w:rPr>
                <w:rStyle w:val="Hyperlink"/>
                <w:noProof/>
                <w:rPrChange w:id="421" w:author="Jan Kelemen" w:date="2016-01-20T17:07:00Z">
                  <w:rPr>
                    <w:rStyle w:val="Hyperlink"/>
                    <w:noProof/>
                  </w:rPr>
                </w:rPrChange>
              </w:rPr>
              <w:t>6.4.2</w:t>
            </w:r>
            <w:r w:rsidRPr="0020295F">
              <w:rPr>
                <w:rFonts w:eastAsiaTheme="minorEastAsia"/>
                <w:noProof/>
                <w:lang w:eastAsia="hr-HR"/>
                <w:rPrChange w:id="422" w:author="Jan Kelemen" w:date="2016-01-20T17:07:00Z">
                  <w:rPr>
                    <w:rFonts w:eastAsiaTheme="minorEastAsia"/>
                    <w:noProof/>
                    <w:lang w:eastAsia="hr-HR"/>
                  </w:rPr>
                </w:rPrChange>
              </w:rPr>
              <w:tab/>
            </w:r>
            <w:r w:rsidRPr="0020295F">
              <w:rPr>
                <w:rStyle w:val="Hyperlink"/>
                <w:noProof/>
                <w:rPrChange w:id="423" w:author="Jan Kelemen" w:date="2016-01-20T17:07:00Z">
                  <w:rPr>
                    <w:rStyle w:val="Hyperlink"/>
                    <w:noProof/>
                  </w:rPr>
                </w:rPrChange>
              </w:rPr>
              <w:t>Dijagram stanja</w:t>
            </w:r>
            <w:r w:rsidRPr="0020295F">
              <w:rPr>
                <w:noProof/>
                <w:webHidden/>
                <w:rPrChange w:id="424" w:author="Jan Kelemen" w:date="2016-01-20T17:07:00Z">
                  <w:rPr>
                    <w:noProof/>
                    <w:webHidden/>
                  </w:rPr>
                </w:rPrChange>
              </w:rPr>
              <w:tab/>
            </w:r>
            <w:r w:rsidRPr="0020295F">
              <w:rPr>
                <w:noProof/>
                <w:webHidden/>
                <w:rPrChange w:id="425" w:author="Jan Kelemen" w:date="2016-01-20T17:07:00Z">
                  <w:rPr>
                    <w:noProof/>
                    <w:webHidden/>
                  </w:rPr>
                </w:rPrChange>
              </w:rPr>
              <w:fldChar w:fldCharType="begin"/>
            </w:r>
            <w:r w:rsidRPr="0020295F">
              <w:rPr>
                <w:noProof/>
                <w:webHidden/>
                <w:rPrChange w:id="426" w:author="Jan Kelemen" w:date="2016-01-20T17:07:00Z">
                  <w:rPr>
                    <w:noProof/>
                    <w:webHidden/>
                  </w:rPr>
                </w:rPrChange>
              </w:rPr>
              <w:instrText xml:space="preserve"> PAGEREF _Toc441072970 \h </w:instrText>
            </w:r>
            <w:r w:rsidRPr="0020295F">
              <w:rPr>
                <w:noProof/>
                <w:webHidden/>
                <w:rPrChange w:id="427" w:author="Jan Kelemen" w:date="2016-01-20T17:07:00Z">
                  <w:rPr>
                    <w:noProof/>
                    <w:webHidden/>
                  </w:rPr>
                </w:rPrChange>
              </w:rPr>
            </w:r>
          </w:ins>
          <w:r w:rsidRPr="0020295F">
            <w:rPr>
              <w:noProof/>
              <w:webHidden/>
              <w:rPrChange w:id="428" w:author="Jan Kelemen" w:date="2016-01-20T17:07:00Z">
                <w:rPr>
                  <w:noProof/>
                  <w:webHidden/>
                </w:rPr>
              </w:rPrChange>
            </w:rPr>
            <w:fldChar w:fldCharType="separate"/>
          </w:r>
          <w:ins w:id="429" w:author="Jan Kelemen" w:date="2016-01-20T17:06:00Z">
            <w:r w:rsidRPr="0020295F">
              <w:rPr>
                <w:noProof/>
                <w:webHidden/>
                <w:rPrChange w:id="430" w:author="Jan Kelemen" w:date="2016-01-20T17:07:00Z">
                  <w:rPr>
                    <w:noProof/>
                    <w:webHidden/>
                  </w:rPr>
                </w:rPrChange>
              </w:rPr>
              <w:t>59</w:t>
            </w:r>
            <w:r w:rsidRPr="0020295F">
              <w:rPr>
                <w:noProof/>
                <w:webHidden/>
                <w:rPrChange w:id="431" w:author="Jan Kelemen" w:date="2016-01-20T17:07:00Z">
                  <w:rPr>
                    <w:noProof/>
                    <w:webHidden/>
                  </w:rPr>
                </w:rPrChange>
              </w:rPr>
              <w:fldChar w:fldCharType="end"/>
            </w:r>
            <w:r w:rsidRPr="0020295F">
              <w:rPr>
                <w:rStyle w:val="Hyperlink"/>
                <w:noProof/>
                <w:rPrChange w:id="432" w:author="Jan Kelemen" w:date="2016-01-20T17:07:00Z">
                  <w:rPr>
                    <w:rStyle w:val="Hyperlink"/>
                    <w:noProof/>
                  </w:rPr>
                </w:rPrChange>
              </w:rPr>
              <w:fldChar w:fldCharType="end"/>
            </w:r>
          </w:ins>
        </w:p>
        <w:p w14:paraId="0D27763F" w14:textId="77777777" w:rsidR="0020295F" w:rsidRPr="0020295F" w:rsidRDefault="0020295F">
          <w:pPr>
            <w:pStyle w:val="TOC3"/>
            <w:tabs>
              <w:tab w:val="left" w:pos="1200"/>
              <w:tab w:val="right" w:leader="dot" w:pos="9062"/>
            </w:tabs>
            <w:rPr>
              <w:ins w:id="433" w:author="Jan Kelemen" w:date="2016-01-20T17:06:00Z"/>
              <w:rFonts w:eastAsiaTheme="minorEastAsia"/>
              <w:noProof/>
              <w:lang w:eastAsia="hr-HR"/>
              <w:rPrChange w:id="434" w:author="Jan Kelemen" w:date="2016-01-20T17:07:00Z">
                <w:rPr>
                  <w:ins w:id="435" w:author="Jan Kelemen" w:date="2016-01-20T17:06:00Z"/>
                  <w:rFonts w:eastAsiaTheme="minorEastAsia"/>
                  <w:noProof/>
                  <w:lang w:eastAsia="hr-HR"/>
                </w:rPr>
              </w:rPrChange>
            </w:rPr>
          </w:pPr>
          <w:ins w:id="436" w:author="Jan Kelemen" w:date="2016-01-20T17:06:00Z">
            <w:r w:rsidRPr="0020295F">
              <w:rPr>
                <w:rStyle w:val="Hyperlink"/>
                <w:noProof/>
                <w:rPrChange w:id="437" w:author="Jan Kelemen" w:date="2016-01-20T17:07:00Z">
                  <w:rPr>
                    <w:rStyle w:val="Hyperlink"/>
                    <w:noProof/>
                  </w:rPr>
                </w:rPrChange>
              </w:rPr>
              <w:fldChar w:fldCharType="begin"/>
            </w:r>
            <w:r w:rsidRPr="0020295F">
              <w:rPr>
                <w:rStyle w:val="Hyperlink"/>
                <w:noProof/>
                <w:rPrChange w:id="438" w:author="Jan Kelemen" w:date="2016-01-20T17:07:00Z">
                  <w:rPr>
                    <w:rStyle w:val="Hyperlink"/>
                    <w:noProof/>
                  </w:rPr>
                </w:rPrChange>
              </w:rPr>
              <w:instrText xml:space="preserve"> </w:instrText>
            </w:r>
            <w:r w:rsidRPr="0020295F">
              <w:rPr>
                <w:noProof/>
                <w:rPrChange w:id="439" w:author="Jan Kelemen" w:date="2016-01-20T17:07:00Z">
                  <w:rPr>
                    <w:noProof/>
                  </w:rPr>
                </w:rPrChange>
              </w:rPr>
              <w:instrText>HYPERLINK \l "_Toc441072971"</w:instrText>
            </w:r>
            <w:r w:rsidRPr="0020295F">
              <w:rPr>
                <w:rStyle w:val="Hyperlink"/>
                <w:noProof/>
                <w:rPrChange w:id="440" w:author="Jan Kelemen" w:date="2016-01-20T17:07:00Z">
                  <w:rPr>
                    <w:rStyle w:val="Hyperlink"/>
                    <w:noProof/>
                  </w:rPr>
                </w:rPrChange>
              </w:rPr>
              <w:instrText xml:space="preserve"> </w:instrText>
            </w:r>
            <w:r w:rsidRPr="0020295F">
              <w:rPr>
                <w:rStyle w:val="Hyperlink"/>
                <w:noProof/>
                <w:rPrChange w:id="441" w:author="Jan Kelemen" w:date="2016-01-20T17:07:00Z">
                  <w:rPr>
                    <w:rStyle w:val="Hyperlink"/>
                    <w:noProof/>
                  </w:rPr>
                </w:rPrChange>
              </w:rPr>
            </w:r>
            <w:r w:rsidRPr="0020295F">
              <w:rPr>
                <w:rStyle w:val="Hyperlink"/>
                <w:noProof/>
                <w:rPrChange w:id="442" w:author="Jan Kelemen" w:date="2016-01-20T17:07:00Z">
                  <w:rPr>
                    <w:rStyle w:val="Hyperlink"/>
                    <w:noProof/>
                  </w:rPr>
                </w:rPrChange>
              </w:rPr>
              <w:fldChar w:fldCharType="separate"/>
            </w:r>
            <w:r w:rsidRPr="0020295F">
              <w:rPr>
                <w:rStyle w:val="Hyperlink"/>
                <w:noProof/>
                <w:rPrChange w:id="443" w:author="Jan Kelemen" w:date="2016-01-20T17:07:00Z">
                  <w:rPr>
                    <w:rStyle w:val="Hyperlink"/>
                    <w:noProof/>
                  </w:rPr>
                </w:rPrChange>
              </w:rPr>
              <w:t>6.4.3</w:t>
            </w:r>
            <w:r w:rsidRPr="0020295F">
              <w:rPr>
                <w:rFonts w:eastAsiaTheme="minorEastAsia"/>
                <w:noProof/>
                <w:lang w:eastAsia="hr-HR"/>
                <w:rPrChange w:id="444" w:author="Jan Kelemen" w:date="2016-01-20T17:07:00Z">
                  <w:rPr>
                    <w:rFonts w:eastAsiaTheme="minorEastAsia"/>
                    <w:noProof/>
                    <w:lang w:eastAsia="hr-HR"/>
                  </w:rPr>
                </w:rPrChange>
              </w:rPr>
              <w:tab/>
            </w:r>
            <w:r w:rsidRPr="0020295F">
              <w:rPr>
                <w:rStyle w:val="Hyperlink"/>
                <w:noProof/>
                <w:rPrChange w:id="445" w:author="Jan Kelemen" w:date="2016-01-20T17:07:00Z">
                  <w:rPr>
                    <w:rStyle w:val="Hyperlink"/>
                    <w:noProof/>
                  </w:rPr>
                </w:rPrChange>
              </w:rPr>
              <w:t>Dijagram aktivnosti</w:t>
            </w:r>
            <w:r w:rsidRPr="0020295F">
              <w:rPr>
                <w:noProof/>
                <w:webHidden/>
                <w:rPrChange w:id="446" w:author="Jan Kelemen" w:date="2016-01-20T17:07:00Z">
                  <w:rPr>
                    <w:noProof/>
                    <w:webHidden/>
                  </w:rPr>
                </w:rPrChange>
              </w:rPr>
              <w:tab/>
            </w:r>
            <w:r w:rsidRPr="0020295F">
              <w:rPr>
                <w:noProof/>
                <w:webHidden/>
                <w:rPrChange w:id="447" w:author="Jan Kelemen" w:date="2016-01-20T17:07:00Z">
                  <w:rPr>
                    <w:noProof/>
                    <w:webHidden/>
                  </w:rPr>
                </w:rPrChange>
              </w:rPr>
              <w:fldChar w:fldCharType="begin"/>
            </w:r>
            <w:r w:rsidRPr="0020295F">
              <w:rPr>
                <w:noProof/>
                <w:webHidden/>
                <w:rPrChange w:id="448" w:author="Jan Kelemen" w:date="2016-01-20T17:07:00Z">
                  <w:rPr>
                    <w:noProof/>
                    <w:webHidden/>
                  </w:rPr>
                </w:rPrChange>
              </w:rPr>
              <w:instrText xml:space="preserve"> PAGEREF _Toc441072971 \h </w:instrText>
            </w:r>
            <w:r w:rsidRPr="0020295F">
              <w:rPr>
                <w:noProof/>
                <w:webHidden/>
                <w:rPrChange w:id="449" w:author="Jan Kelemen" w:date="2016-01-20T17:07:00Z">
                  <w:rPr>
                    <w:noProof/>
                    <w:webHidden/>
                  </w:rPr>
                </w:rPrChange>
              </w:rPr>
            </w:r>
          </w:ins>
          <w:r w:rsidRPr="0020295F">
            <w:rPr>
              <w:noProof/>
              <w:webHidden/>
              <w:rPrChange w:id="450" w:author="Jan Kelemen" w:date="2016-01-20T17:07:00Z">
                <w:rPr>
                  <w:noProof/>
                  <w:webHidden/>
                </w:rPr>
              </w:rPrChange>
            </w:rPr>
            <w:fldChar w:fldCharType="separate"/>
          </w:r>
          <w:ins w:id="451" w:author="Jan Kelemen" w:date="2016-01-20T17:06:00Z">
            <w:r w:rsidRPr="0020295F">
              <w:rPr>
                <w:noProof/>
                <w:webHidden/>
                <w:rPrChange w:id="452" w:author="Jan Kelemen" w:date="2016-01-20T17:07:00Z">
                  <w:rPr>
                    <w:noProof/>
                    <w:webHidden/>
                  </w:rPr>
                </w:rPrChange>
              </w:rPr>
              <w:t>61</w:t>
            </w:r>
            <w:r w:rsidRPr="0020295F">
              <w:rPr>
                <w:noProof/>
                <w:webHidden/>
                <w:rPrChange w:id="453" w:author="Jan Kelemen" w:date="2016-01-20T17:07:00Z">
                  <w:rPr>
                    <w:noProof/>
                    <w:webHidden/>
                  </w:rPr>
                </w:rPrChange>
              </w:rPr>
              <w:fldChar w:fldCharType="end"/>
            </w:r>
            <w:r w:rsidRPr="0020295F">
              <w:rPr>
                <w:rStyle w:val="Hyperlink"/>
                <w:noProof/>
                <w:rPrChange w:id="454" w:author="Jan Kelemen" w:date="2016-01-20T17:07:00Z">
                  <w:rPr>
                    <w:rStyle w:val="Hyperlink"/>
                    <w:noProof/>
                  </w:rPr>
                </w:rPrChange>
              </w:rPr>
              <w:fldChar w:fldCharType="end"/>
            </w:r>
          </w:ins>
        </w:p>
        <w:p w14:paraId="3DF00BBB" w14:textId="77777777" w:rsidR="0020295F" w:rsidRPr="0020295F" w:rsidRDefault="0020295F">
          <w:pPr>
            <w:pStyle w:val="TOC3"/>
            <w:tabs>
              <w:tab w:val="left" w:pos="1200"/>
              <w:tab w:val="right" w:leader="dot" w:pos="9062"/>
            </w:tabs>
            <w:rPr>
              <w:ins w:id="455" w:author="Jan Kelemen" w:date="2016-01-20T17:06:00Z"/>
              <w:rFonts w:eastAsiaTheme="minorEastAsia"/>
              <w:noProof/>
              <w:lang w:eastAsia="hr-HR"/>
              <w:rPrChange w:id="456" w:author="Jan Kelemen" w:date="2016-01-20T17:07:00Z">
                <w:rPr>
                  <w:ins w:id="457" w:author="Jan Kelemen" w:date="2016-01-20T17:06:00Z"/>
                  <w:rFonts w:eastAsiaTheme="minorEastAsia"/>
                  <w:noProof/>
                  <w:lang w:eastAsia="hr-HR"/>
                </w:rPr>
              </w:rPrChange>
            </w:rPr>
          </w:pPr>
          <w:ins w:id="458" w:author="Jan Kelemen" w:date="2016-01-20T17:06:00Z">
            <w:r w:rsidRPr="0020295F">
              <w:rPr>
                <w:rStyle w:val="Hyperlink"/>
                <w:noProof/>
                <w:rPrChange w:id="459" w:author="Jan Kelemen" w:date="2016-01-20T17:07:00Z">
                  <w:rPr>
                    <w:rStyle w:val="Hyperlink"/>
                    <w:noProof/>
                  </w:rPr>
                </w:rPrChange>
              </w:rPr>
              <w:fldChar w:fldCharType="begin"/>
            </w:r>
            <w:r w:rsidRPr="0020295F">
              <w:rPr>
                <w:rStyle w:val="Hyperlink"/>
                <w:noProof/>
                <w:rPrChange w:id="460" w:author="Jan Kelemen" w:date="2016-01-20T17:07:00Z">
                  <w:rPr>
                    <w:rStyle w:val="Hyperlink"/>
                    <w:noProof/>
                  </w:rPr>
                </w:rPrChange>
              </w:rPr>
              <w:instrText xml:space="preserve"> </w:instrText>
            </w:r>
            <w:r w:rsidRPr="0020295F">
              <w:rPr>
                <w:noProof/>
                <w:rPrChange w:id="461" w:author="Jan Kelemen" w:date="2016-01-20T17:07:00Z">
                  <w:rPr>
                    <w:noProof/>
                  </w:rPr>
                </w:rPrChange>
              </w:rPr>
              <w:instrText>HYPERLINK \l "_Toc441072972"</w:instrText>
            </w:r>
            <w:r w:rsidRPr="0020295F">
              <w:rPr>
                <w:rStyle w:val="Hyperlink"/>
                <w:noProof/>
                <w:rPrChange w:id="462" w:author="Jan Kelemen" w:date="2016-01-20T17:07:00Z">
                  <w:rPr>
                    <w:rStyle w:val="Hyperlink"/>
                    <w:noProof/>
                  </w:rPr>
                </w:rPrChange>
              </w:rPr>
              <w:instrText xml:space="preserve"> </w:instrText>
            </w:r>
            <w:r w:rsidRPr="0020295F">
              <w:rPr>
                <w:rStyle w:val="Hyperlink"/>
                <w:noProof/>
                <w:rPrChange w:id="463" w:author="Jan Kelemen" w:date="2016-01-20T17:07:00Z">
                  <w:rPr>
                    <w:rStyle w:val="Hyperlink"/>
                    <w:noProof/>
                  </w:rPr>
                </w:rPrChange>
              </w:rPr>
            </w:r>
            <w:r w:rsidRPr="0020295F">
              <w:rPr>
                <w:rStyle w:val="Hyperlink"/>
                <w:noProof/>
                <w:rPrChange w:id="464" w:author="Jan Kelemen" w:date="2016-01-20T17:07:00Z">
                  <w:rPr>
                    <w:rStyle w:val="Hyperlink"/>
                    <w:noProof/>
                  </w:rPr>
                </w:rPrChange>
              </w:rPr>
              <w:fldChar w:fldCharType="separate"/>
            </w:r>
            <w:r w:rsidRPr="0020295F">
              <w:rPr>
                <w:rStyle w:val="Hyperlink"/>
                <w:noProof/>
                <w:rPrChange w:id="465" w:author="Jan Kelemen" w:date="2016-01-20T17:07:00Z">
                  <w:rPr>
                    <w:rStyle w:val="Hyperlink"/>
                    <w:noProof/>
                  </w:rPr>
                </w:rPrChange>
              </w:rPr>
              <w:t>6.4.4</w:t>
            </w:r>
            <w:r w:rsidRPr="0020295F">
              <w:rPr>
                <w:rFonts w:eastAsiaTheme="minorEastAsia"/>
                <w:noProof/>
                <w:lang w:eastAsia="hr-HR"/>
                <w:rPrChange w:id="466" w:author="Jan Kelemen" w:date="2016-01-20T17:07:00Z">
                  <w:rPr>
                    <w:rFonts w:eastAsiaTheme="minorEastAsia"/>
                    <w:noProof/>
                    <w:lang w:eastAsia="hr-HR"/>
                  </w:rPr>
                </w:rPrChange>
              </w:rPr>
              <w:tab/>
            </w:r>
            <w:r w:rsidRPr="0020295F">
              <w:rPr>
                <w:rStyle w:val="Hyperlink"/>
                <w:noProof/>
                <w:rPrChange w:id="467" w:author="Jan Kelemen" w:date="2016-01-20T17:07:00Z">
                  <w:rPr>
                    <w:rStyle w:val="Hyperlink"/>
                    <w:noProof/>
                  </w:rPr>
                </w:rPrChange>
              </w:rPr>
              <w:t>Dijagrami komponenata</w:t>
            </w:r>
            <w:r w:rsidRPr="0020295F">
              <w:rPr>
                <w:noProof/>
                <w:webHidden/>
                <w:rPrChange w:id="468" w:author="Jan Kelemen" w:date="2016-01-20T17:07:00Z">
                  <w:rPr>
                    <w:noProof/>
                    <w:webHidden/>
                  </w:rPr>
                </w:rPrChange>
              </w:rPr>
              <w:tab/>
            </w:r>
            <w:r w:rsidRPr="0020295F">
              <w:rPr>
                <w:noProof/>
                <w:webHidden/>
                <w:rPrChange w:id="469" w:author="Jan Kelemen" w:date="2016-01-20T17:07:00Z">
                  <w:rPr>
                    <w:noProof/>
                    <w:webHidden/>
                  </w:rPr>
                </w:rPrChange>
              </w:rPr>
              <w:fldChar w:fldCharType="begin"/>
            </w:r>
            <w:r w:rsidRPr="0020295F">
              <w:rPr>
                <w:noProof/>
                <w:webHidden/>
                <w:rPrChange w:id="470" w:author="Jan Kelemen" w:date="2016-01-20T17:07:00Z">
                  <w:rPr>
                    <w:noProof/>
                    <w:webHidden/>
                  </w:rPr>
                </w:rPrChange>
              </w:rPr>
              <w:instrText xml:space="preserve"> PAGEREF _Toc441072972 \h </w:instrText>
            </w:r>
            <w:r w:rsidRPr="0020295F">
              <w:rPr>
                <w:noProof/>
                <w:webHidden/>
                <w:rPrChange w:id="471" w:author="Jan Kelemen" w:date="2016-01-20T17:07:00Z">
                  <w:rPr>
                    <w:noProof/>
                    <w:webHidden/>
                  </w:rPr>
                </w:rPrChange>
              </w:rPr>
            </w:r>
          </w:ins>
          <w:r w:rsidRPr="0020295F">
            <w:rPr>
              <w:noProof/>
              <w:webHidden/>
              <w:rPrChange w:id="472" w:author="Jan Kelemen" w:date="2016-01-20T17:07:00Z">
                <w:rPr>
                  <w:noProof/>
                  <w:webHidden/>
                </w:rPr>
              </w:rPrChange>
            </w:rPr>
            <w:fldChar w:fldCharType="separate"/>
          </w:r>
          <w:ins w:id="473" w:author="Jan Kelemen" w:date="2016-01-20T17:06:00Z">
            <w:r w:rsidRPr="0020295F">
              <w:rPr>
                <w:noProof/>
                <w:webHidden/>
                <w:rPrChange w:id="474" w:author="Jan Kelemen" w:date="2016-01-20T17:07:00Z">
                  <w:rPr>
                    <w:noProof/>
                    <w:webHidden/>
                  </w:rPr>
                </w:rPrChange>
              </w:rPr>
              <w:t>62</w:t>
            </w:r>
            <w:r w:rsidRPr="0020295F">
              <w:rPr>
                <w:noProof/>
                <w:webHidden/>
                <w:rPrChange w:id="475" w:author="Jan Kelemen" w:date="2016-01-20T17:07:00Z">
                  <w:rPr>
                    <w:noProof/>
                    <w:webHidden/>
                  </w:rPr>
                </w:rPrChange>
              </w:rPr>
              <w:fldChar w:fldCharType="end"/>
            </w:r>
            <w:r w:rsidRPr="0020295F">
              <w:rPr>
                <w:rStyle w:val="Hyperlink"/>
                <w:noProof/>
                <w:rPrChange w:id="476" w:author="Jan Kelemen" w:date="2016-01-20T17:07:00Z">
                  <w:rPr>
                    <w:rStyle w:val="Hyperlink"/>
                    <w:noProof/>
                  </w:rPr>
                </w:rPrChange>
              </w:rPr>
              <w:fldChar w:fldCharType="end"/>
            </w:r>
          </w:ins>
        </w:p>
        <w:p w14:paraId="3CFECB4B" w14:textId="77777777" w:rsidR="0020295F" w:rsidRPr="0020295F" w:rsidRDefault="0020295F">
          <w:pPr>
            <w:pStyle w:val="TOC1"/>
            <w:rPr>
              <w:ins w:id="477" w:author="Jan Kelemen" w:date="2016-01-20T17:06:00Z"/>
              <w:rFonts w:eastAsiaTheme="minorEastAsia"/>
              <w:b w:val="0"/>
              <w:noProof/>
              <w:sz w:val="22"/>
              <w:szCs w:val="22"/>
              <w:lang w:eastAsia="hr-HR"/>
              <w:rPrChange w:id="478" w:author="Jan Kelemen" w:date="2016-01-20T17:07:00Z">
                <w:rPr>
                  <w:ins w:id="479" w:author="Jan Kelemen" w:date="2016-01-20T17:06:00Z"/>
                  <w:rFonts w:eastAsiaTheme="minorEastAsia"/>
                  <w:b w:val="0"/>
                  <w:noProof/>
                  <w:sz w:val="22"/>
                  <w:szCs w:val="22"/>
                  <w:lang w:eastAsia="hr-HR"/>
                </w:rPr>
              </w:rPrChange>
            </w:rPr>
          </w:pPr>
          <w:ins w:id="480" w:author="Jan Kelemen" w:date="2016-01-20T17:06:00Z">
            <w:r w:rsidRPr="0020295F">
              <w:rPr>
                <w:rStyle w:val="Hyperlink"/>
                <w:b w:val="0"/>
                <w:noProof/>
                <w:rPrChange w:id="481" w:author="Jan Kelemen" w:date="2016-01-20T17:07:00Z">
                  <w:rPr>
                    <w:rStyle w:val="Hyperlink"/>
                    <w:noProof/>
                  </w:rPr>
                </w:rPrChange>
              </w:rPr>
              <w:fldChar w:fldCharType="begin"/>
            </w:r>
            <w:r w:rsidRPr="0020295F">
              <w:rPr>
                <w:rStyle w:val="Hyperlink"/>
                <w:b w:val="0"/>
                <w:noProof/>
                <w:rPrChange w:id="482" w:author="Jan Kelemen" w:date="2016-01-20T17:07:00Z">
                  <w:rPr>
                    <w:rStyle w:val="Hyperlink"/>
                    <w:noProof/>
                  </w:rPr>
                </w:rPrChange>
              </w:rPr>
              <w:instrText xml:space="preserve"> </w:instrText>
            </w:r>
            <w:r w:rsidRPr="0020295F">
              <w:rPr>
                <w:b w:val="0"/>
                <w:noProof/>
                <w:rPrChange w:id="483" w:author="Jan Kelemen" w:date="2016-01-20T17:07:00Z">
                  <w:rPr>
                    <w:noProof/>
                  </w:rPr>
                </w:rPrChange>
              </w:rPr>
              <w:instrText>HYPERLINK \l "_Toc441072973"</w:instrText>
            </w:r>
            <w:r w:rsidRPr="0020295F">
              <w:rPr>
                <w:rStyle w:val="Hyperlink"/>
                <w:b w:val="0"/>
                <w:noProof/>
                <w:rPrChange w:id="484" w:author="Jan Kelemen" w:date="2016-01-20T17:07:00Z">
                  <w:rPr>
                    <w:rStyle w:val="Hyperlink"/>
                    <w:noProof/>
                  </w:rPr>
                </w:rPrChange>
              </w:rPr>
              <w:instrText xml:space="preserve"> </w:instrText>
            </w:r>
            <w:r w:rsidRPr="0020295F">
              <w:rPr>
                <w:rStyle w:val="Hyperlink"/>
                <w:b w:val="0"/>
                <w:noProof/>
                <w:rPrChange w:id="485" w:author="Jan Kelemen" w:date="2016-01-20T17:07:00Z">
                  <w:rPr>
                    <w:rStyle w:val="Hyperlink"/>
                    <w:noProof/>
                  </w:rPr>
                </w:rPrChange>
              </w:rPr>
            </w:r>
            <w:r w:rsidRPr="0020295F">
              <w:rPr>
                <w:rStyle w:val="Hyperlink"/>
                <w:b w:val="0"/>
                <w:noProof/>
                <w:rPrChange w:id="486" w:author="Jan Kelemen" w:date="2016-01-20T17:07:00Z">
                  <w:rPr>
                    <w:rStyle w:val="Hyperlink"/>
                    <w:noProof/>
                  </w:rPr>
                </w:rPrChange>
              </w:rPr>
              <w:fldChar w:fldCharType="separate"/>
            </w:r>
            <w:r w:rsidRPr="0020295F">
              <w:rPr>
                <w:rStyle w:val="Hyperlink"/>
                <w:b w:val="0"/>
                <w:noProof/>
                <w:rPrChange w:id="487" w:author="Jan Kelemen" w:date="2016-01-20T17:07:00Z">
                  <w:rPr>
                    <w:rStyle w:val="Hyperlink"/>
                    <w:noProof/>
                  </w:rPr>
                </w:rPrChange>
              </w:rPr>
              <w:t>7.</w:t>
            </w:r>
            <w:r w:rsidRPr="0020295F">
              <w:rPr>
                <w:rFonts w:eastAsiaTheme="minorEastAsia"/>
                <w:b w:val="0"/>
                <w:noProof/>
                <w:sz w:val="22"/>
                <w:szCs w:val="22"/>
                <w:lang w:eastAsia="hr-HR"/>
                <w:rPrChange w:id="488" w:author="Jan Kelemen" w:date="2016-01-20T17:07:00Z">
                  <w:rPr>
                    <w:rFonts w:eastAsiaTheme="minorEastAsia"/>
                    <w:b w:val="0"/>
                    <w:noProof/>
                    <w:sz w:val="22"/>
                    <w:szCs w:val="22"/>
                    <w:lang w:eastAsia="hr-HR"/>
                  </w:rPr>
                </w:rPrChange>
              </w:rPr>
              <w:tab/>
            </w:r>
            <w:r w:rsidRPr="0020295F">
              <w:rPr>
                <w:rStyle w:val="Hyperlink"/>
                <w:b w:val="0"/>
                <w:noProof/>
                <w:rPrChange w:id="489" w:author="Jan Kelemen" w:date="2016-01-20T17:07:00Z">
                  <w:rPr>
                    <w:rStyle w:val="Hyperlink"/>
                    <w:noProof/>
                  </w:rPr>
                </w:rPrChange>
              </w:rPr>
              <w:t>Implementacija i korisničko sučelje</w:t>
            </w:r>
            <w:r w:rsidRPr="0020295F">
              <w:rPr>
                <w:b w:val="0"/>
                <w:noProof/>
                <w:webHidden/>
                <w:rPrChange w:id="490" w:author="Jan Kelemen" w:date="2016-01-20T17:07:00Z">
                  <w:rPr>
                    <w:noProof/>
                    <w:webHidden/>
                  </w:rPr>
                </w:rPrChange>
              </w:rPr>
              <w:tab/>
            </w:r>
            <w:r w:rsidRPr="0020295F">
              <w:rPr>
                <w:b w:val="0"/>
                <w:noProof/>
                <w:webHidden/>
                <w:rPrChange w:id="491" w:author="Jan Kelemen" w:date="2016-01-20T17:07:00Z">
                  <w:rPr>
                    <w:noProof/>
                    <w:webHidden/>
                  </w:rPr>
                </w:rPrChange>
              </w:rPr>
              <w:fldChar w:fldCharType="begin"/>
            </w:r>
            <w:r w:rsidRPr="0020295F">
              <w:rPr>
                <w:b w:val="0"/>
                <w:noProof/>
                <w:webHidden/>
                <w:rPrChange w:id="492" w:author="Jan Kelemen" w:date="2016-01-20T17:07:00Z">
                  <w:rPr>
                    <w:noProof/>
                    <w:webHidden/>
                  </w:rPr>
                </w:rPrChange>
              </w:rPr>
              <w:instrText xml:space="preserve"> PAGEREF _Toc441072973 \h </w:instrText>
            </w:r>
            <w:r w:rsidRPr="0020295F">
              <w:rPr>
                <w:b w:val="0"/>
                <w:noProof/>
                <w:webHidden/>
                <w:rPrChange w:id="493" w:author="Jan Kelemen" w:date="2016-01-20T17:07:00Z">
                  <w:rPr>
                    <w:noProof/>
                    <w:webHidden/>
                  </w:rPr>
                </w:rPrChange>
              </w:rPr>
            </w:r>
          </w:ins>
          <w:r w:rsidRPr="0020295F">
            <w:rPr>
              <w:b w:val="0"/>
              <w:noProof/>
              <w:webHidden/>
              <w:rPrChange w:id="494" w:author="Jan Kelemen" w:date="2016-01-20T17:07:00Z">
                <w:rPr>
                  <w:noProof/>
                  <w:webHidden/>
                </w:rPr>
              </w:rPrChange>
            </w:rPr>
            <w:fldChar w:fldCharType="separate"/>
          </w:r>
          <w:ins w:id="495" w:author="Jan Kelemen" w:date="2016-01-20T17:06:00Z">
            <w:r w:rsidRPr="0020295F">
              <w:rPr>
                <w:b w:val="0"/>
                <w:noProof/>
                <w:webHidden/>
                <w:rPrChange w:id="496" w:author="Jan Kelemen" w:date="2016-01-20T17:07:00Z">
                  <w:rPr>
                    <w:noProof/>
                    <w:webHidden/>
                  </w:rPr>
                </w:rPrChange>
              </w:rPr>
              <w:t>65</w:t>
            </w:r>
            <w:r w:rsidRPr="0020295F">
              <w:rPr>
                <w:b w:val="0"/>
                <w:noProof/>
                <w:webHidden/>
                <w:rPrChange w:id="497" w:author="Jan Kelemen" w:date="2016-01-20T17:07:00Z">
                  <w:rPr>
                    <w:noProof/>
                    <w:webHidden/>
                  </w:rPr>
                </w:rPrChange>
              </w:rPr>
              <w:fldChar w:fldCharType="end"/>
            </w:r>
            <w:r w:rsidRPr="0020295F">
              <w:rPr>
                <w:rStyle w:val="Hyperlink"/>
                <w:b w:val="0"/>
                <w:noProof/>
                <w:rPrChange w:id="498" w:author="Jan Kelemen" w:date="2016-01-20T17:07:00Z">
                  <w:rPr>
                    <w:rStyle w:val="Hyperlink"/>
                    <w:noProof/>
                  </w:rPr>
                </w:rPrChange>
              </w:rPr>
              <w:fldChar w:fldCharType="end"/>
            </w:r>
          </w:ins>
        </w:p>
        <w:p w14:paraId="15C9C53B" w14:textId="77777777" w:rsidR="0020295F" w:rsidRPr="0020295F" w:rsidRDefault="0020295F">
          <w:pPr>
            <w:pStyle w:val="TOC2"/>
            <w:tabs>
              <w:tab w:val="left" w:pos="960"/>
              <w:tab w:val="right" w:leader="dot" w:pos="9062"/>
            </w:tabs>
            <w:rPr>
              <w:ins w:id="499" w:author="Jan Kelemen" w:date="2016-01-20T17:06:00Z"/>
              <w:rFonts w:eastAsiaTheme="minorEastAsia"/>
              <w:b w:val="0"/>
              <w:noProof/>
              <w:lang w:eastAsia="hr-HR"/>
              <w:rPrChange w:id="500" w:author="Jan Kelemen" w:date="2016-01-20T17:07:00Z">
                <w:rPr>
                  <w:ins w:id="501" w:author="Jan Kelemen" w:date="2016-01-20T17:06:00Z"/>
                  <w:rFonts w:eastAsiaTheme="minorEastAsia"/>
                  <w:b w:val="0"/>
                  <w:noProof/>
                  <w:lang w:eastAsia="hr-HR"/>
                </w:rPr>
              </w:rPrChange>
            </w:rPr>
          </w:pPr>
          <w:ins w:id="502" w:author="Jan Kelemen" w:date="2016-01-20T17:06:00Z">
            <w:r w:rsidRPr="0020295F">
              <w:rPr>
                <w:rStyle w:val="Hyperlink"/>
                <w:b w:val="0"/>
                <w:noProof/>
                <w:rPrChange w:id="503" w:author="Jan Kelemen" w:date="2016-01-20T17:07:00Z">
                  <w:rPr>
                    <w:rStyle w:val="Hyperlink"/>
                    <w:noProof/>
                  </w:rPr>
                </w:rPrChange>
              </w:rPr>
              <w:fldChar w:fldCharType="begin"/>
            </w:r>
            <w:r w:rsidRPr="0020295F">
              <w:rPr>
                <w:rStyle w:val="Hyperlink"/>
                <w:b w:val="0"/>
                <w:noProof/>
                <w:rPrChange w:id="504" w:author="Jan Kelemen" w:date="2016-01-20T17:07:00Z">
                  <w:rPr>
                    <w:rStyle w:val="Hyperlink"/>
                    <w:noProof/>
                  </w:rPr>
                </w:rPrChange>
              </w:rPr>
              <w:instrText xml:space="preserve"> </w:instrText>
            </w:r>
            <w:r w:rsidRPr="0020295F">
              <w:rPr>
                <w:b w:val="0"/>
                <w:noProof/>
                <w:rPrChange w:id="505" w:author="Jan Kelemen" w:date="2016-01-20T17:07:00Z">
                  <w:rPr>
                    <w:noProof/>
                  </w:rPr>
                </w:rPrChange>
              </w:rPr>
              <w:instrText>HYPERLINK \l "_Toc441072974"</w:instrText>
            </w:r>
            <w:r w:rsidRPr="0020295F">
              <w:rPr>
                <w:rStyle w:val="Hyperlink"/>
                <w:b w:val="0"/>
                <w:noProof/>
                <w:rPrChange w:id="506" w:author="Jan Kelemen" w:date="2016-01-20T17:07:00Z">
                  <w:rPr>
                    <w:rStyle w:val="Hyperlink"/>
                    <w:noProof/>
                  </w:rPr>
                </w:rPrChange>
              </w:rPr>
              <w:instrText xml:space="preserve"> </w:instrText>
            </w:r>
            <w:r w:rsidRPr="0020295F">
              <w:rPr>
                <w:rStyle w:val="Hyperlink"/>
                <w:b w:val="0"/>
                <w:noProof/>
                <w:rPrChange w:id="507" w:author="Jan Kelemen" w:date="2016-01-20T17:07:00Z">
                  <w:rPr>
                    <w:rStyle w:val="Hyperlink"/>
                    <w:noProof/>
                  </w:rPr>
                </w:rPrChange>
              </w:rPr>
            </w:r>
            <w:r w:rsidRPr="0020295F">
              <w:rPr>
                <w:rStyle w:val="Hyperlink"/>
                <w:b w:val="0"/>
                <w:noProof/>
                <w:rPrChange w:id="508" w:author="Jan Kelemen" w:date="2016-01-20T17:07:00Z">
                  <w:rPr>
                    <w:rStyle w:val="Hyperlink"/>
                    <w:noProof/>
                  </w:rPr>
                </w:rPrChange>
              </w:rPr>
              <w:fldChar w:fldCharType="separate"/>
            </w:r>
            <w:r w:rsidRPr="0020295F">
              <w:rPr>
                <w:rStyle w:val="Hyperlink"/>
                <w:b w:val="0"/>
                <w:noProof/>
                <w:rPrChange w:id="509" w:author="Jan Kelemen" w:date="2016-01-20T17:07:00Z">
                  <w:rPr>
                    <w:rStyle w:val="Hyperlink"/>
                    <w:noProof/>
                  </w:rPr>
                </w:rPrChange>
              </w:rPr>
              <w:t>7.1</w:t>
            </w:r>
            <w:r w:rsidRPr="0020295F">
              <w:rPr>
                <w:rFonts w:eastAsiaTheme="minorEastAsia"/>
                <w:b w:val="0"/>
                <w:noProof/>
                <w:lang w:eastAsia="hr-HR"/>
                <w:rPrChange w:id="510" w:author="Jan Kelemen" w:date="2016-01-20T17:07:00Z">
                  <w:rPr>
                    <w:rFonts w:eastAsiaTheme="minorEastAsia"/>
                    <w:b w:val="0"/>
                    <w:noProof/>
                    <w:lang w:eastAsia="hr-HR"/>
                  </w:rPr>
                </w:rPrChange>
              </w:rPr>
              <w:tab/>
            </w:r>
            <w:r w:rsidRPr="0020295F">
              <w:rPr>
                <w:rStyle w:val="Hyperlink"/>
                <w:b w:val="0"/>
                <w:noProof/>
                <w:rPrChange w:id="511" w:author="Jan Kelemen" w:date="2016-01-20T17:07:00Z">
                  <w:rPr>
                    <w:rStyle w:val="Hyperlink"/>
                    <w:noProof/>
                  </w:rPr>
                </w:rPrChange>
              </w:rPr>
              <w:t>Dijagram razmještaja</w:t>
            </w:r>
            <w:r w:rsidRPr="0020295F">
              <w:rPr>
                <w:b w:val="0"/>
                <w:noProof/>
                <w:webHidden/>
                <w:rPrChange w:id="512" w:author="Jan Kelemen" w:date="2016-01-20T17:07:00Z">
                  <w:rPr>
                    <w:noProof/>
                    <w:webHidden/>
                  </w:rPr>
                </w:rPrChange>
              </w:rPr>
              <w:tab/>
            </w:r>
            <w:r w:rsidRPr="0020295F">
              <w:rPr>
                <w:b w:val="0"/>
                <w:noProof/>
                <w:webHidden/>
                <w:rPrChange w:id="513" w:author="Jan Kelemen" w:date="2016-01-20T17:07:00Z">
                  <w:rPr>
                    <w:noProof/>
                    <w:webHidden/>
                  </w:rPr>
                </w:rPrChange>
              </w:rPr>
              <w:fldChar w:fldCharType="begin"/>
            </w:r>
            <w:r w:rsidRPr="0020295F">
              <w:rPr>
                <w:b w:val="0"/>
                <w:noProof/>
                <w:webHidden/>
                <w:rPrChange w:id="514" w:author="Jan Kelemen" w:date="2016-01-20T17:07:00Z">
                  <w:rPr>
                    <w:noProof/>
                    <w:webHidden/>
                  </w:rPr>
                </w:rPrChange>
              </w:rPr>
              <w:instrText xml:space="preserve"> PAGEREF _Toc441072974 \h </w:instrText>
            </w:r>
            <w:r w:rsidRPr="0020295F">
              <w:rPr>
                <w:b w:val="0"/>
                <w:noProof/>
                <w:webHidden/>
                <w:rPrChange w:id="515" w:author="Jan Kelemen" w:date="2016-01-20T17:07:00Z">
                  <w:rPr>
                    <w:noProof/>
                    <w:webHidden/>
                  </w:rPr>
                </w:rPrChange>
              </w:rPr>
            </w:r>
          </w:ins>
          <w:r w:rsidRPr="0020295F">
            <w:rPr>
              <w:b w:val="0"/>
              <w:noProof/>
              <w:webHidden/>
              <w:rPrChange w:id="516" w:author="Jan Kelemen" w:date="2016-01-20T17:07:00Z">
                <w:rPr>
                  <w:noProof/>
                  <w:webHidden/>
                </w:rPr>
              </w:rPrChange>
            </w:rPr>
            <w:fldChar w:fldCharType="separate"/>
          </w:r>
          <w:ins w:id="517" w:author="Jan Kelemen" w:date="2016-01-20T17:06:00Z">
            <w:r w:rsidRPr="0020295F">
              <w:rPr>
                <w:b w:val="0"/>
                <w:noProof/>
                <w:webHidden/>
                <w:rPrChange w:id="518" w:author="Jan Kelemen" w:date="2016-01-20T17:07:00Z">
                  <w:rPr>
                    <w:noProof/>
                    <w:webHidden/>
                  </w:rPr>
                </w:rPrChange>
              </w:rPr>
              <w:t>65</w:t>
            </w:r>
            <w:r w:rsidRPr="0020295F">
              <w:rPr>
                <w:b w:val="0"/>
                <w:noProof/>
                <w:webHidden/>
                <w:rPrChange w:id="519" w:author="Jan Kelemen" w:date="2016-01-20T17:07:00Z">
                  <w:rPr>
                    <w:noProof/>
                    <w:webHidden/>
                  </w:rPr>
                </w:rPrChange>
              </w:rPr>
              <w:fldChar w:fldCharType="end"/>
            </w:r>
            <w:r w:rsidRPr="0020295F">
              <w:rPr>
                <w:rStyle w:val="Hyperlink"/>
                <w:b w:val="0"/>
                <w:noProof/>
                <w:rPrChange w:id="520" w:author="Jan Kelemen" w:date="2016-01-20T17:07:00Z">
                  <w:rPr>
                    <w:rStyle w:val="Hyperlink"/>
                    <w:noProof/>
                  </w:rPr>
                </w:rPrChange>
              </w:rPr>
              <w:fldChar w:fldCharType="end"/>
            </w:r>
          </w:ins>
        </w:p>
        <w:p w14:paraId="78A018C2" w14:textId="77777777" w:rsidR="0020295F" w:rsidRPr="0020295F" w:rsidRDefault="0020295F">
          <w:pPr>
            <w:pStyle w:val="TOC2"/>
            <w:tabs>
              <w:tab w:val="left" w:pos="960"/>
              <w:tab w:val="right" w:leader="dot" w:pos="9062"/>
            </w:tabs>
            <w:rPr>
              <w:ins w:id="521" w:author="Jan Kelemen" w:date="2016-01-20T17:06:00Z"/>
              <w:rFonts w:eastAsiaTheme="minorEastAsia"/>
              <w:b w:val="0"/>
              <w:noProof/>
              <w:lang w:eastAsia="hr-HR"/>
              <w:rPrChange w:id="522" w:author="Jan Kelemen" w:date="2016-01-20T17:07:00Z">
                <w:rPr>
                  <w:ins w:id="523" w:author="Jan Kelemen" w:date="2016-01-20T17:06:00Z"/>
                  <w:rFonts w:eastAsiaTheme="minorEastAsia"/>
                  <w:b w:val="0"/>
                  <w:noProof/>
                  <w:lang w:eastAsia="hr-HR"/>
                </w:rPr>
              </w:rPrChange>
            </w:rPr>
          </w:pPr>
          <w:ins w:id="524" w:author="Jan Kelemen" w:date="2016-01-20T17:06:00Z">
            <w:r w:rsidRPr="0020295F">
              <w:rPr>
                <w:rStyle w:val="Hyperlink"/>
                <w:b w:val="0"/>
                <w:noProof/>
                <w:rPrChange w:id="525" w:author="Jan Kelemen" w:date="2016-01-20T17:07:00Z">
                  <w:rPr>
                    <w:rStyle w:val="Hyperlink"/>
                    <w:noProof/>
                  </w:rPr>
                </w:rPrChange>
              </w:rPr>
              <w:fldChar w:fldCharType="begin"/>
            </w:r>
            <w:r w:rsidRPr="0020295F">
              <w:rPr>
                <w:rStyle w:val="Hyperlink"/>
                <w:b w:val="0"/>
                <w:noProof/>
                <w:rPrChange w:id="526" w:author="Jan Kelemen" w:date="2016-01-20T17:07:00Z">
                  <w:rPr>
                    <w:rStyle w:val="Hyperlink"/>
                    <w:noProof/>
                  </w:rPr>
                </w:rPrChange>
              </w:rPr>
              <w:instrText xml:space="preserve"> </w:instrText>
            </w:r>
            <w:r w:rsidRPr="0020295F">
              <w:rPr>
                <w:b w:val="0"/>
                <w:noProof/>
                <w:rPrChange w:id="527" w:author="Jan Kelemen" w:date="2016-01-20T17:07:00Z">
                  <w:rPr>
                    <w:noProof/>
                  </w:rPr>
                </w:rPrChange>
              </w:rPr>
              <w:instrText>HYPERLINK \l "_Toc441072975"</w:instrText>
            </w:r>
            <w:r w:rsidRPr="0020295F">
              <w:rPr>
                <w:rStyle w:val="Hyperlink"/>
                <w:b w:val="0"/>
                <w:noProof/>
                <w:rPrChange w:id="528" w:author="Jan Kelemen" w:date="2016-01-20T17:07:00Z">
                  <w:rPr>
                    <w:rStyle w:val="Hyperlink"/>
                    <w:noProof/>
                  </w:rPr>
                </w:rPrChange>
              </w:rPr>
              <w:instrText xml:space="preserve"> </w:instrText>
            </w:r>
            <w:r w:rsidRPr="0020295F">
              <w:rPr>
                <w:rStyle w:val="Hyperlink"/>
                <w:b w:val="0"/>
                <w:noProof/>
                <w:rPrChange w:id="529" w:author="Jan Kelemen" w:date="2016-01-20T17:07:00Z">
                  <w:rPr>
                    <w:rStyle w:val="Hyperlink"/>
                    <w:noProof/>
                  </w:rPr>
                </w:rPrChange>
              </w:rPr>
            </w:r>
            <w:r w:rsidRPr="0020295F">
              <w:rPr>
                <w:rStyle w:val="Hyperlink"/>
                <w:b w:val="0"/>
                <w:noProof/>
                <w:rPrChange w:id="530" w:author="Jan Kelemen" w:date="2016-01-20T17:07:00Z">
                  <w:rPr>
                    <w:rStyle w:val="Hyperlink"/>
                    <w:noProof/>
                  </w:rPr>
                </w:rPrChange>
              </w:rPr>
              <w:fldChar w:fldCharType="separate"/>
            </w:r>
            <w:r w:rsidRPr="0020295F">
              <w:rPr>
                <w:rStyle w:val="Hyperlink"/>
                <w:b w:val="0"/>
                <w:noProof/>
                <w:rPrChange w:id="531" w:author="Jan Kelemen" w:date="2016-01-20T17:07:00Z">
                  <w:rPr>
                    <w:rStyle w:val="Hyperlink"/>
                    <w:noProof/>
                  </w:rPr>
                </w:rPrChange>
              </w:rPr>
              <w:t>7.2</w:t>
            </w:r>
            <w:r w:rsidRPr="0020295F">
              <w:rPr>
                <w:rFonts w:eastAsiaTheme="minorEastAsia"/>
                <w:b w:val="0"/>
                <w:noProof/>
                <w:lang w:eastAsia="hr-HR"/>
                <w:rPrChange w:id="532" w:author="Jan Kelemen" w:date="2016-01-20T17:07:00Z">
                  <w:rPr>
                    <w:rFonts w:eastAsiaTheme="minorEastAsia"/>
                    <w:b w:val="0"/>
                    <w:noProof/>
                    <w:lang w:eastAsia="hr-HR"/>
                  </w:rPr>
                </w:rPrChange>
              </w:rPr>
              <w:tab/>
            </w:r>
            <w:r w:rsidRPr="0020295F">
              <w:rPr>
                <w:rStyle w:val="Hyperlink"/>
                <w:b w:val="0"/>
                <w:noProof/>
                <w:rPrChange w:id="533" w:author="Jan Kelemen" w:date="2016-01-20T17:07:00Z">
                  <w:rPr>
                    <w:rStyle w:val="Hyperlink"/>
                    <w:noProof/>
                  </w:rPr>
                </w:rPrChange>
              </w:rPr>
              <w:t>Korištene tehnologije i alati</w:t>
            </w:r>
            <w:r w:rsidRPr="0020295F">
              <w:rPr>
                <w:b w:val="0"/>
                <w:noProof/>
                <w:webHidden/>
                <w:rPrChange w:id="534" w:author="Jan Kelemen" w:date="2016-01-20T17:07:00Z">
                  <w:rPr>
                    <w:noProof/>
                    <w:webHidden/>
                  </w:rPr>
                </w:rPrChange>
              </w:rPr>
              <w:tab/>
            </w:r>
            <w:r w:rsidRPr="0020295F">
              <w:rPr>
                <w:b w:val="0"/>
                <w:noProof/>
                <w:webHidden/>
                <w:rPrChange w:id="535" w:author="Jan Kelemen" w:date="2016-01-20T17:07:00Z">
                  <w:rPr>
                    <w:noProof/>
                    <w:webHidden/>
                  </w:rPr>
                </w:rPrChange>
              </w:rPr>
              <w:fldChar w:fldCharType="begin"/>
            </w:r>
            <w:r w:rsidRPr="0020295F">
              <w:rPr>
                <w:b w:val="0"/>
                <w:noProof/>
                <w:webHidden/>
                <w:rPrChange w:id="536" w:author="Jan Kelemen" w:date="2016-01-20T17:07:00Z">
                  <w:rPr>
                    <w:noProof/>
                    <w:webHidden/>
                  </w:rPr>
                </w:rPrChange>
              </w:rPr>
              <w:instrText xml:space="preserve"> PAGEREF _Toc441072975 \h </w:instrText>
            </w:r>
            <w:r w:rsidRPr="0020295F">
              <w:rPr>
                <w:b w:val="0"/>
                <w:noProof/>
                <w:webHidden/>
                <w:rPrChange w:id="537" w:author="Jan Kelemen" w:date="2016-01-20T17:07:00Z">
                  <w:rPr>
                    <w:noProof/>
                    <w:webHidden/>
                  </w:rPr>
                </w:rPrChange>
              </w:rPr>
            </w:r>
          </w:ins>
          <w:r w:rsidRPr="0020295F">
            <w:rPr>
              <w:b w:val="0"/>
              <w:noProof/>
              <w:webHidden/>
              <w:rPrChange w:id="538" w:author="Jan Kelemen" w:date="2016-01-20T17:07:00Z">
                <w:rPr>
                  <w:noProof/>
                  <w:webHidden/>
                </w:rPr>
              </w:rPrChange>
            </w:rPr>
            <w:fldChar w:fldCharType="separate"/>
          </w:r>
          <w:ins w:id="539" w:author="Jan Kelemen" w:date="2016-01-20T17:06:00Z">
            <w:r w:rsidRPr="0020295F">
              <w:rPr>
                <w:b w:val="0"/>
                <w:noProof/>
                <w:webHidden/>
                <w:rPrChange w:id="540" w:author="Jan Kelemen" w:date="2016-01-20T17:07:00Z">
                  <w:rPr>
                    <w:noProof/>
                    <w:webHidden/>
                  </w:rPr>
                </w:rPrChange>
              </w:rPr>
              <w:t>66</w:t>
            </w:r>
            <w:r w:rsidRPr="0020295F">
              <w:rPr>
                <w:b w:val="0"/>
                <w:noProof/>
                <w:webHidden/>
                <w:rPrChange w:id="541" w:author="Jan Kelemen" w:date="2016-01-20T17:07:00Z">
                  <w:rPr>
                    <w:noProof/>
                    <w:webHidden/>
                  </w:rPr>
                </w:rPrChange>
              </w:rPr>
              <w:fldChar w:fldCharType="end"/>
            </w:r>
            <w:r w:rsidRPr="0020295F">
              <w:rPr>
                <w:rStyle w:val="Hyperlink"/>
                <w:b w:val="0"/>
                <w:noProof/>
                <w:rPrChange w:id="542" w:author="Jan Kelemen" w:date="2016-01-20T17:07:00Z">
                  <w:rPr>
                    <w:rStyle w:val="Hyperlink"/>
                    <w:noProof/>
                  </w:rPr>
                </w:rPrChange>
              </w:rPr>
              <w:fldChar w:fldCharType="end"/>
            </w:r>
          </w:ins>
        </w:p>
        <w:p w14:paraId="30E2D0C0" w14:textId="77777777" w:rsidR="0020295F" w:rsidRPr="0020295F" w:rsidRDefault="0020295F">
          <w:pPr>
            <w:pStyle w:val="TOC2"/>
            <w:tabs>
              <w:tab w:val="left" w:pos="960"/>
              <w:tab w:val="right" w:leader="dot" w:pos="9062"/>
            </w:tabs>
            <w:rPr>
              <w:ins w:id="543" w:author="Jan Kelemen" w:date="2016-01-20T17:06:00Z"/>
              <w:rFonts w:eastAsiaTheme="minorEastAsia"/>
              <w:b w:val="0"/>
              <w:noProof/>
              <w:lang w:eastAsia="hr-HR"/>
              <w:rPrChange w:id="544" w:author="Jan Kelemen" w:date="2016-01-20T17:07:00Z">
                <w:rPr>
                  <w:ins w:id="545" w:author="Jan Kelemen" w:date="2016-01-20T17:06:00Z"/>
                  <w:rFonts w:eastAsiaTheme="minorEastAsia"/>
                  <w:b w:val="0"/>
                  <w:noProof/>
                  <w:lang w:eastAsia="hr-HR"/>
                </w:rPr>
              </w:rPrChange>
            </w:rPr>
          </w:pPr>
          <w:ins w:id="546" w:author="Jan Kelemen" w:date="2016-01-20T17:06:00Z">
            <w:r w:rsidRPr="0020295F">
              <w:rPr>
                <w:rStyle w:val="Hyperlink"/>
                <w:b w:val="0"/>
                <w:noProof/>
                <w:rPrChange w:id="547" w:author="Jan Kelemen" w:date="2016-01-20T17:07:00Z">
                  <w:rPr>
                    <w:rStyle w:val="Hyperlink"/>
                    <w:noProof/>
                  </w:rPr>
                </w:rPrChange>
              </w:rPr>
              <w:fldChar w:fldCharType="begin"/>
            </w:r>
            <w:r w:rsidRPr="0020295F">
              <w:rPr>
                <w:rStyle w:val="Hyperlink"/>
                <w:b w:val="0"/>
                <w:noProof/>
                <w:rPrChange w:id="548" w:author="Jan Kelemen" w:date="2016-01-20T17:07:00Z">
                  <w:rPr>
                    <w:rStyle w:val="Hyperlink"/>
                    <w:noProof/>
                  </w:rPr>
                </w:rPrChange>
              </w:rPr>
              <w:instrText xml:space="preserve"> </w:instrText>
            </w:r>
            <w:r w:rsidRPr="0020295F">
              <w:rPr>
                <w:b w:val="0"/>
                <w:noProof/>
                <w:rPrChange w:id="549" w:author="Jan Kelemen" w:date="2016-01-20T17:07:00Z">
                  <w:rPr>
                    <w:noProof/>
                  </w:rPr>
                </w:rPrChange>
              </w:rPr>
              <w:instrText>HYPERLINK \l "_Toc441072976"</w:instrText>
            </w:r>
            <w:r w:rsidRPr="0020295F">
              <w:rPr>
                <w:rStyle w:val="Hyperlink"/>
                <w:b w:val="0"/>
                <w:noProof/>
                <w:rPrChange w:id="550" w:author="Jan Kelemen" w:date="2016-01-20T17:07:00Z">
                  <w:rPr>
                    <w:rStyle w:val="Hyperlink"/>
                    <w:noProof/>
                  </w:rPr>
                </w:rPrChange>
              </w:rPr>
              <w:instrText xml:space="preserve"> </w:instrText>
            </w:r>
            <w:r w:rsidRPr="0020295F">
              <w:rPr>
                <w:rStyle w:val="Hyperlink"/>
                <w:b w:val="0"/>
                <w:noProof/>
                <w:rPrChange w:id="551" w:author="Jan Kelemen" w:date="2016-01-20T17:07:00Z">
                  <w:rPr>
                    <w:rStyle w:val="Hyperlink"/>
                    <w:noProof/>
                  </w:rPr>
                </w:rPrChange>
              </w:rPr>
            </w:r>
            <w:r w:rsidRPr="0020295F">
              <w:rPr>
                <w:rStyle w:val="Hyperlink"/>
                <w:b w:val="0"/>
                <w:noProof/>
                <w:rPrChange w:id="552" w:author="Jan Kelemen" w:date="2016-01-20T17:07:00Z">
                  <w:rPr>
                    <w:rStyle w:val="Hyperlink"/>
                    <w:noProof/>
                  </w:rPr>
                </w:rPrChange>
              </w:rPr>
              <w:fldChar w:fldCharType="separate"/>
            </w:r>
            <w:r w:rsidRPr="0020295F">
              <w:rPr>
                <w:rStyle w:val="Hyperlink"/>
                <w:b w:val="0"/>
                <w:noProof/>
                <w:rPrChange w:id="553" w:author="Jan Kelemen" w:date="2016-01-20T17:07:00Z">
                  <w:rPr>
                    <w:rStyle w:val="Hyperlink"/>
                    <w:noProof/>
                  </w:rPr>
                </w:rPrChange>
              </w:rPr>
              <w:t>7.3</w:t>
            </w:r>
            <w:r w:rsidRPr="0020295F">
              <w:rPr>
                <w:rFonts w:eastAsiaTheme="minorEastAsia"/>
                <w:b w:val="0"/>
                <w:noProof/>
                <w:lang w:eastAsia="hr-HR"/>
                <w:rPrChange w:id="554" w:author="Jan Kelemen" w:date="2016-01-20T17:07:00Z">
                  <w:rPr>
                    <w:rFonts w:eastAsiaTheme="minorEastAsia"/>
                    <w:b w:val="0"/>
                    <w:noProof/>
                    <w:lang w:eastAsia="hr-HR"/>
                  </w:rPr>
                </w:rPrChange>
              </w:rPr>
              <w:tab/>
            </w:r>
            <w:r w:rsidRPr="0020295F">
              <w:rPr>
                <w:rStyle w:val="Hyperlink"/>
                <w:b w:val="0"/>
                <w:noProof/>
                <w:rPrChange w:id="555" w:author="Jan Kelemen" w:date="2016-01-20T17:07:00Z">
                  <w:rPr>
                    <w:rStyle w:val="Hyperlink"/>
                    <w:noProof/>
                  </w:rPr>
                </w:rPrChange>
              </w:rPr>
              <w:t>Isječak programskog koda vezan za temeljnu funkcionalnost sustava</w:t>
            </w:r>
            <w:r w:rsidRPr="0020295F">
              <w:rPr>
                <w:b w:val="0"/>
                <w:noProof/>
                <w:webHidden/>
                <w:rPrChange w:id="556" w:author="Jan Kelemen" w:date="2016-01-20T17:07:00Z">
                  <w:rPr>
                    <w:noProof/>
                    <w:webHidden/>
                  </w:rPr>
                </w:rPrChange>
              </w:rPr>
              <w:tab/>
            </w:r>
            <w:r w:rsidRPr="0020295F">
              <w:rPr>
                <w:b w:val="0"/>
                <w:noProof/>
                <w:webHidden/>
                <w:rPrChange w:id="557" w:author="Jan Kelemen" w:date="2016-01-20T17:07:00Z">
                  <w:rPr>
                    <w:noProof/>
                    <w:webHidden/>
                  </w:rPr>
                </w:rPrChange>
              </w:rPr>
              <w:fldChar w:fldCharType="begin"/>
            </w:r>
            <w:r w:rsidRPr="0020295F">
              <w:rPr>
                <w:b w:val="0"/>
                <w:noProof/>
                <w:webHidden/>
                <w:rPrChange w:id="558" w:author="Jan Kelemen" w:date="2016-01-20T17:07:00Z">
                  <w:rPr>
                    <w:noProof/>
                    <w:webHidden/>
                  </w:rPr>
                </w:rPrChange>
              </w:rPr>
              <w:instrText xml:space="preserve"> PAGEREF _Toc441072976 \h </w:instrText>
            </w:r>
            <w:r w:rsidRPr="0020295F">
              <w:rPr>
                <w:b w:val="0"/>
                <w:noProof/>
                <w:webHidden/>
                <w:rPrChange w:id="559" w:author="Jan Kelemen" w:date="2016-01-20T17:07:00Z">
                  <w:rPr>
                    <w:noProof/>
                    <w:webHidden/>
                  </w:rPr>
                </w:rPrChange>
              </w:rPr>
            </w:r>
          </w:ins>
          <w:r w:rsidRPr="0020295F">
            <w:rPr>
              <w:b w:val="0"/>
              <w:noProof/>
              <w:webHidden/>
              <w:rPrChange w:id="560" w:author="Jan Kelemen" w:date="2016-01-20T17:07:00Z">
                <w:rPr>
                  <w:noProof/>
                  <w:webHidden/>
                </w:rPr>
              </w:rPrChange>
            </w:rPr>
            <w:fldChar w:fldCharType="separate"/>
          </w:r>
          <w:ins w:id="561" w:author="Jan Kelemen" w:date="2016-01-20T17:06:00Z">
            <w:r w:rsidRPr="0020295F">
              <w:rPr>
                <w:b w:val="0"/>
                <w:noProof/>
                <w:webHidden/>
                <w:rPrChange w:id="562" w:author="Jan Kelemen" w:date="2016-01-20T17:07:00Z">
                  <w:rPr>
                    <w:noProof/>
                    <w:webHidden/>
                  </w:rPr>
                </w:rPrChange>
              </w:rPr>
              <w:t>67</w:t>
            </w:r>
            <w:r w:rsidRPr="0020295F">
              <w:rPr>
                <w:b w:val="0"/>
                <w:noProof/>
                <w:webHidden/>
                <w:rPrChange w:id="563" w:author="Jan Kelemen" w:date="2016-01-20T17:07:00Z">
                  <w:rPr>
                    <w:noProof/>
                    <w:webHidden/>
                  </w:rPr>
                </w:rPrChange>
              </w:rPr>
              <w:fldChar w:fldCharType="end"/>
            </w:r>
            <w:r w:rsidRPr="0020295F">
              <w:rPr>
                <w:rStyle w:val="Hyperlink"/>
                <w:b w:val="0"/>
                <w:noProof/>
                <w:rPrChange w:id="564" w:author="Jan Kelemen" w:date="2016-01-20T17:07:00Z">
                  <w:rPr>
                    <w:rStyle w:val="Hyperlink"/>
                    <w:noProof/>
                  </w:rPr>
                </w:rPrChange>
              </w:rPr>
              <w:fldChar w:fldCharType="end"/>
            </w:r>
          </w:ins>
        </w:p>
        <w:p w14:paraId="086F1C69" w14:textId="77777777" w:rsidR="0020295F" w:rsidRPr="0020295F" w:rsidRDefault="0020295F">
          <w:pPr>
            <w:pStyle w:val="TOC2"/>
            <w:tabs>
              <w:tab w:val="left" w:pos="960"/>
              <w:tab w:val="right" w:leader="dot" w:pos="9062"/>
            </w:tabs>
            <w:rPr>
              <w:ins w:id="565" w:author="Jan Kelemen" w:date="2016-01-20T17:06:00Z"/>
              <w:rFonts w:eastAsiaTheme="minorEastAsia"/>
              <w:b w:val="0"/>
              <w:noProof/>
              <w:lang w:eastAsia="hr-HR"/>
              <w:rPrChange w:id="566" w:author="Jan Kelemen" w:date="2016-01-20T17:07:00Z">
                <w:rPr>
                  <w:ins w:id="567" w:author="Jan Kelemen" w:date="2016-01-20T17:06:00Z"/>
                  <w:rFonts w:eastAsiaTheme="minorEastAsia"/>
                  <w:b w:val="0"/>
                  <w:noProof/>
                  <w:lang w:eastAsia="hr-HR"/>
                </w:rPr>
              </w:rPrChange>
            </w:rPr>
          </w:pPr>
          <w:ins w:id="568" w:author="Jan Kelemen" w:date="2016-01-20T17:06:00Z">
            <w:r w:rsidRPr="0020295F">
              <w:rPr>
                <w:rStyle w:val="Hyperlink"/>
                <w:b w:val="0"/>
                <w:noProof/>
                <w:rPrChange w:id="569" w:author="Jan Kelemen" w:date="2016-01-20T17:07:00Z">
                  <w:rPr>
                    <w:rStyle w:val="Hyperlink"/>
                    <w:noProof/>
                  </w:rPr>
                </w:rPrChange>
              </w:rPr>
              <w:fldChar w:fldCharType="begin"/>
            </w:r>
            <w:r w:rsidRPr="0020295F">
              <w:rPr>
                <w:rStyle w:val="Hyperlink"/>
                <w:b w:val="0"/>
                <w:noProof/>
                <w:rPrChange w:id="570" w:author="Jan Kelemen" w:date="2016-01-20T17:07:00Z">
                  <w:rPr>
                    <w:rStyle w:val="Hyperlink"/>
                    <w:noProof/>
                  </w:rPr>
                </w:rPrChange>
              </w:rPr>
              <w:instrText xml:space="preserve"> </w:instrText>
            </w:r>
            <w:r w:rsidRPr="0020295F">
              <w:rPr>
                <w:b w:val="0"/>
                <w:noProof/>
                <w:rPrChange w:id="571" w:author="Jan Kelemen" w:date="2016-01-20T17:07:00Z">
                  <w:rPr>
                    <w:noProof/>
                  </w:rPr>
                </w:rPrChange>
              </w:rPr>
              <w:instrText>HYPERLINK \l "_Toc441072977"</w:instrText>
            </w:r>
            <w:r w:rsidRPr="0020295F">
              <w:rPr>
                <w:rStyle w:val="Hyperlink"/>
                <w:b w:val="0"/>
                <w:noProof/>
                <w:rPrChange w:id="572" w:author="Jan Kelemen" w:date="2016-01-20T17:07:00Z">
                  <w:rPr>
                    <w:rStyle w:val="Hyperlink"/>
                    <w:noProof/>
                  </w:rPr>
                </w:rPrChange>
              </w:rPr>
              <w:instrText xml:space="preserve"> </w:instrText>
            </w:r>
            <w:r w:rsidRPr="0020295F">
              <w:rPr>
                <w:rStyle w:val="Hyperlink"/>
                <w:b w:val="0"/>
                <w:noProof/>
                <w:rPrChange w:id="573" w:author="Jan Kelemen" w:date="2016-01-20T17:07:00Z">
                  <w:rPr>
                    <w:rStyle w:val="Hyperlink"/>
                    <w:noProof/>
                  </w:rPr>
                </w:rPrChange>
              </w:rPr>
            </w:r>
            <w:r w:rsidRPr="0020295F">
              <w:rPr>
                <w:rStyle w:val="Hyperlink"/>
                <w:b w:val="0"/>
                <w:noProof/>
                <w:rPrChange w:id="574" w:author="Jan Kelemen" w:date="2016-01-20T17:07:00Z">
                  <w:rPr>
                    <w:rStyle w:val="Hyperlink"/>
                    <w:noProof/>
                  </w:rPr>
                </w:rPrChange>
              </w:rPr>
              <w:fldChar w:fldCharType="separate"/>
            </w:r>
            <w:r w:rsidRPr="0020295F">
              <w:rPr>
                <w:rStyle w:val="Hyperlink"/>
                <w:b w:val="0"/>
                <w:noProof/>
                <w:rPrChange w:id="575" w:author="Jan Kelemen" w:date="2016-01-20T17:07:00Z">
                  <w:rPr>
                    <w:rStyle w:val="Hyperlink"/>
                    <w:noProof/>
                  </w:rPr>
                </w:rPrChange>
              </w:rPr>
              <w:t>7.4</w:t>
            </w:r>
            <w:r w:rsidRPr="0020295F">
              <w:rPr>
                <w:rFonts w:eastAsiaTheme="minorEastAsia"/>
                <w:b w:val="0"/>
                <w:noProof/>
                <w:lang w:eastAsia="hr-HR"/>
                <w:rPrChange w:id="576" w:author="Jan Kelemen" w:date="2016-01-20T17:07:00Z">
                  <w:rPr>
                    <w:rFonts w:eastAsiaTheme="minorEastAsia"/>
                    <w:b w:val="0"/>
                    <w:noProof/>
                    <w:lang w:eastAsia="hr-HR"/>
                  </w:rPr>
                </w:rPrChange>
              </w:rPr>
              <w:tab/>
            </w:r>
            <w:r w:rsidRPr="0020295F">
              <w:rPr>
                <w:rStyle w:val="Hyperlink"/>
                <w:b w:val="0"/>
                <w:noProof/>
                <w:rPrChange w:id="577" w:author="Jan Kelemen" w:date="2016-01-20T17:07:00Z">
                  <w:rPr>
                    <w:rStyle w:val="Hyperlink"/>
                    <w:noProof/>
                  </w:rPr>
                </w:rPrChange>
              </w:rPr>
              <w:t>Ispitivanje programskog rješenja</w:t>
            </w:r>
            <w:r w:rsidRPr="0020295F">
              <w:rPr>
                <w:b w:val="0"/>
                <w:noProof/>
                <w:webHidden/>
                <w:rPrChange w:id="578" w:author="Jan Kelemen" w:date="2016-01-20T17:07:00Z">
                  <w:rPr>
                    <w:noProof/>
                    <w:webHidden/>
                  </w:rPr>
                </w:rPrChange>
              </w:rPr>
              <w:tab/>
            </w:r>
            <w:r w:rsidRPr="0020295F">
              <w:rPr>
                <w:b w:val="0"/>
                <w:noProof/>
                <w:webHidden/>
                <w:rPrChange w:id="579" w:author="Jan Kelemen" w:date="2016-01-20T17:07:00Z">
                  <w:rPr>
                    <w:noProof/>
                    <w:webHidden/>
                  </w:rPr>
                </w:rPrChange>
              </w:rPr>
              <w:fldChar w:fldCharType="begin"/>
            </w:r>
            <w:r w:rsidRPr="0020295F">
              <w:rPr>
                <w:b w:val="0"/>
                <w:noProof/>
                <w:webHidden/>
                <w:rPrChange w:id="580" w:author="Jan Kelemen" w:date="2016-01-20T17:07:00Z">
                  <w:rPr>
                    <w:noProof/>
                    <w:webHidden/>
                  </w:rPr>
                </w:rPrChange>
              </w:rPr>
              <w:instrText xml:space="preserve"> PAGEREF _Toc441072977 \h </w:instrText>
            </w:r>
            <w:r w:rsidRPr="0020295F">
              <w:rPr>
                <w:b w:val="0"/>
                <w:noProof/>
                <w:webHidden/>
                <w:rPrChange w:id="581" w:author="Jan Kelemen" w:date="2016-01-20T17:07:00Z">
                  <w:rPr>
                    <w:noProof/>
                    <w:webHidden/>
                  </w:rPr>
                </w:rPrChange>
              </w:rPr>
            </w:r>
          </w:ins>
          <w:r w:rsidRPr="0020295F">
            <w:rPr>
              <w:b w:val="0"/>
              <w:noProof/>
              <w:webHidden/>
              <w:rPrChange w:id="582" w:author="Jan Kelemen" w:date="2016-01-20T17:07:00Z">
                <w:rPr>
                  <w:noProof/>
                  <w:webHidden/>
                </w:rPr>
              </w:rPrChange>
            </w:rPr>
            <w:fldChar w:fldCharType="separate"/>
          </w:r>
          <w:ins w:id="583" w:author="Jan Kelemen" w:date="2016-01-20T17:06:00Z">
            <w:r w:rsidRPr="0020295F">
              <w:rPr>
                <w:b w:val="0"/>
                <w:noProof/>
                <w:webHidden/>
                <w:rPrChange w:id="584" w:author="Jan Kelemen" w:date="2016-01-20T17:07:00Z">
                  <w:rPr>
                    <w:noProof/>
                    <w:webHidden/>
                  </w:rPr>
                </w:rPrChange>
              </w:rPr>
              <w:t>68</w:t>
            </w:r>
            <w:r w:rsidRPr="0020295F">
              <w:rPr>
                <w:b w:val="0"/>
                <w:noProof/>
                <w:webHidden/>
                <w:rPrChange w:id="585" w:author="Jan Kelemen" w:date="2016-01-20T17:07:00Z">
                  <w:rPr>
                    <w:noProof/>
                    <w:webHidden/>
                  </w:rPr>
                </w:rPrChange>
              </w:rPr>
              <w:fldChar w:fldCharType="end"/>
            </w:r>
            <w:r w:rsidRPr="0020295F">
              <w:rPr>
                <w:rStyle w:val="Hyperlink"/>
                <w:b w:val="0"/>
                <w:noProof/>
                <w:rPrChange w:id="586" w:author="Jan Kelemen" w:date="2016-01-20T17:07:00Z">
                  <w:rPr>
                    <w:rStyle w:val="Hyperlink"/>
                    <w:noProof/>
                  </w:rPr>
                </w:rPrChange>
              </w:rPr>
              <w:fldChar w:fldCharType="end"/>
            </w:r>
          </w:ins>
        </w:p>
        <w:p w14:paraId="29A1A6A3" w14:textId="77777777" w:rsidR="0020295F" w:rsidRPr="0020295F" w:rsidRDefault="0020295F">
          <w:pPr>
            <w:pStyle w:val="TOC2"/>
            <w:tabs>
              <w:tab w:val="left" w:pos="960"/>
              <w:tab w:val="right" w:leader="dot" w:pos="9062"/>
            </w:tabs>
            <w:rPr>
              <w:ins w:id="587" w:author="Jan Kelemen" w:date="2016-01-20T17:06:00Z"/>
              <w:rFonts w:eastAsiaTheme="minorEastAsia"/>
              <w:b w:val="0"/>
              <w:noProof/>
              <w:lang w:eastAsia="hr-HR"/>
              <w:rPrChange w:id="588" w:author="Jan Kelemen" w:date="2016-01-20T17:07:00Z">
                <w:rPr>
                  <w:ins w:id="589" w:author="Jan Kelemen" w:date="2016-01-20T17:06:00Z"/>
                  <w:rFonts w:eastAsiaTheme="minorEastAsia"/>
                  <w:b w:val="0"/>
                  <w:noProof/>
                  <w:lang w:eastAsia="hr-HR"/>
                </w:rPr>
              </w:rPrChange>
            </w:rPr>
          </w:pPr>
          <w:ins w:id="590" w:author="Jan Kelemen" w:date="2016-01-20T17:06:00Z">
            <w:r w:rsidRPr="0020295F">
              <w:rPr>
                <w:rStyle w:val="Hyperlink"/>
                <w:b w:val="0"/>
                <w:noProof/>
                <w:rPrChange w:id="591" w:author="Jan Kelemen" w:date="2016-01-20T17:07:00Z">
                  <w:rPr>
                    <w:rStyle w:val="Hyperlink"/>
                    <w:noProof/>
                  </w:rPr>
                </w:rPrChange>
              </w:rPr>
              <w:fldChar w:fldCharType="begin"/>
            </w:r>
            <w:r w:rsidRPr="0020295F">
              <w:rPr>
                <w:rStyle w:val="Hyperlink"/>
                <w:b w:val="0"/>
                <w:noProof/>
                <w:rPrChange w:id="592" w:author="Jan Kelemen" w:date="2016-01-20T17:07:00Z">
                  <w:rPr>
                    <w:rStyle w:val="Hyperlink"/>
                    <w:noProof/>
                  </w:rPr>
                </w:rPrChange>
              </w:rPr>
              <w:instrText xml:space="preserve"> </w:instrText>
            </w:r>
            <w:r w:rsidRPr="0020295F">
              <w:rPr>
                <w:b w:val="0"/>
                <w:noProof/>
                <w:rPrChange w:id="593" w:author="Jan Kelemen" w:date="2016-01-20T17:07:00Z">
                  <w:rPr>
                    <w:noProof/>
                  </w:rPr>
                </w:rPrChange>
              </w:rPr>
              <w:instrText>HYPERLINK \l "_Toc441072978"</w:instrText>
            </w:r>
            <w:r w:rsidRPr="0020295F">
              <w:rPr>
                <w:rStyle w:val="Hyperlink"/>
                <w:b w:val="0"/>
                <w:noProof/>
                <w:rPrChange w:id="594" w:author="Jan Kelemen" w:date="2016-01-20T17:07:00Z">
                  <w:rPr>
                    <w:rStyle w:val="Hyperlink"/>
                    <w:noProof/>
                  </w:rPr>
                </w:rPrChange>
              </w:rPr>
              <w:instrText xml:space="preserve"> </w:instrText>
            </w:r>
            <w:r w:rsidRPr="0020295F">
              <w:rPr>
                <w:rStyle w:val="Hyperlink"/>
                <w:b w:val="0"/>
                <w:noProof/>
                <w:rPrChange w:id="595" w:author="Jan Kelemen" w:date="2016-01-20T17:07:00Z">
                  <w:rPr>
                    <w:rStyle w:val="Hyperlink"/>
                    <w:noProof/>
                  </w:rPr>
                </w:rPrChange>
              </w:rPr>
            </w:r>
            <w:r w:rsidRPr="0020295F">
              <w:rPr>
                <w:rStyle w:val="Hyperlink"/>
                <w:b w:val="0"/>
                <w:noProof/>
                <w:rPrChange w:id="596" w:author="Jan Kelemen" w:date="2016-01-20T17:07:00Z">
                  <w:rPr>
                    <w:rStyle w:val="Hyperlink"/>
                    <w:noProof/>
                  </w:rPr>
                </w:rPrChange>
              </w:rPr>
              <w:fldChar w:fldCharType="separate"/>
            </w:r>
            <w:r w:rsidRPr="0020295F">
              <w:rPr>
                <w:rStyle w:val="Hyperlink"/>
                <w:b w:val="0"/>
                <w:noProof/>
                <w:rPrChange w:id="597" w:author="Jan Kelemen" w:date="2016-01-20T17:07:00Z">
                  <w:rPr>
                    <w:rStyle w:val="Hyperlink"/>
                    <w:noProof/>
                  </w:rPr>
                </w:rPrChange>
              </w:rPr>
              <w:t>7.5</w:t>
            </w:r>
            <w:r w:rsidRPr="0020295F">
              <w:rPr>
                <w:rFonts w:eastAsiaTheme="minorEastAsia"/>
                <w:b w:val="0"/>
                <w:noProof/>
                <w:lang w:eastAsia="hr-HR"/>
                <w:rPrChange w:id="598" w:author="Jan Kelemen" w:date="2016-01-20T17:07:00Z">
                  <w:rPr>
                    <w:rFonts w:eastAsiaTheme="minorEastAsia"/>
                    <w:b w:val="0"/>
                    <w:noProof/>
                    <w:lang w:eastAsia="hr-HR"/>
                  </w:rPr>
                </w:rPrChange>
              </w:rPr>
              <w:tab/>
            </w:r>
            <w:r w:rsidRPr="0020295F">
              <w:rPr>
                <w:rStyle w:val="Hyperlink"/>
                <w:b w:val="0"/>
                <w:noProof/>
                <w:rPrChange w:id="599" w:author="Jan Kelemen" w:date="2016-01-20T17:07:00Z">
                  <w:rPr>
                    <w:rStyle w:val="Hyperlink"/>
                    <w:noProof/>
                  </w:rPr>
                </w:rPrChange>
              </w:rPr>
              <w:t>Upute za instalaciju</w:t>
            </w:r>
            <w:r w:rsidRPr="0020295F">
              <w:rPr>
                <w:b w:val="0"/>
                <w:noProof/>
                <w:webHidden/>
                <w:rPrChange w:id="600" w:author="Jan Kelemen" w:date="2016-01-20T17:07:00Z">
                  <w:rPr>
                    <w:noProof/>
                    <w:webHidden/>
                  </w:rPr>
                </w:rPrChange>
              </w:rPr>
              <w:tab/>
            </w:r>
            <w:r w:rsidRPr="0020295F">
              <w:rPr>
                <w:b w:val="0"/>
                <w:noProof/>
                <w:webHidden/>
                <w:rPrChange w:id="601" w:author="Jan Kelemen" w:date="2016-01-20T17:07:00Z">
                  <w:rPr>
                    <w:noProof/>
                    <w:webHidden/>
                  </w:rPr>
                </w:rPrChange>
              </w:rPr>
              <w:fldChar w:fldCharType="begin"/>
            </w:r>
            <w:r w:rsidRPr="0020295F">
              <w:rPr>
                <w:b w:val="0"/>
                <w:noProof/>
                <w:webHidden/>
                <w:rPrChange w:id="602" w:author="Jan Kelemen" w:date="2016-01-20T17:07:00Z">
                  <w:rPr>
                    <w:noProof/>
                    <w:webHidden/>
                  </w:rPr>
                </w:rPrChange>
              </w:rPr>
              <w:instrText xml:space="preserve"> PAGEREF _Toc441072978 \h </w:instrText>
            </w:r>
            <w:r w:rsidRPr="0020295F">
              <w:rPr>
                <w:b w:val="0"/>
                <w:noProof/>
                <w:webHidden/>
                <w:rPrChange w:id="603" w:author="Jan Kelemen" w:date="2016-01-20T17:07:00Z">
                  <w:rPr>
                    <w:noProof/>
                    <w:webHidden/>
                  </w:rPr>
                </w:rPrChange>
              </w:rPr>
            </w:r>
          </w:ins>
          <w:r w:rsidRPr="0020295F">
            <w:rPr>
              <w:b w:val="0"/>
              <w:noProof/>
              <w:webHidden/>
              <w:rPrChange w:id="604" w:author="Jan Kelemen" w:date="2016-01-20T17:07:00Z">
                <w:rPr>
                  <w:noProof/>
                  <w:webHidden/>
                </w:rPr>
              </w:rPrChange>
            </w:rPr>
            <w:fldChar w:fldCharType="separate"/>
          </w:r>
          <w:ins w:id="605" w:author="Jan Kelemen" w:date="2016-01-20T17:06:00Z">
            <w:r w:rsidRPr="0020295F">
              <w:rPr>
                <w:b w:val="0"/>
                <w:noProof/>
                <w:webHidden/>
                <w:rPrChange w:id="606" w:author="Jan Kelemen" w:date="2016-01-20T17:07:00Z">
                  <w:rPr>
                    <w:noProof/>
                    <w:webHidden/>
                  </w:rPr>
                </w:rPrChange>
              </w:rPr>
              <w:t>75</w:t>
            </w:r>
            <w:r w:rsidRPr="0020295F">
              <w:rPr>
                <w:b w:val="0"/>
                <w:noProof/>
                <w:webHidden/>
                <w:rPrChange w:id="607" w:author="Jan Kelemen" w:date="2016-01-20T17:07:00Z">
                  <w:rPr>
                    <w:noProof/>
                    <w:webHidden/>
                  </w:rPr>
                </w:rPrChange>
              </w:rPr>
              <w:fldChar w:fldCharType="end"/>
            </w:r>
            <w:r w:rsidRPr="0020295F">
              <w:rPr>
                <w:rStyle w:val="Hyperlink"/>
                <w:b w:val="0"/>
                <w:noProof/>
                <w:rPrChange w:id="608" w:author="Jan Kelemen" w:date="2016-01-20T17:07:00Z">
                  <w:rPr>
                    <w:rStyle w:val="Hyperlink"/>
                    <w:noProof/>
                  </w:rPr>
                </w:rPrChange>
              </w:rPr>
              <w:fldChar w:fldCharType="end"/>
            </w:r>
          </w:ins>
        </w:p>
        <w:p w14:paraId="3982816C" w14:textId="77777777" w:rsidR="0020295F" w:rsidRPr="0020295F" w:rsidRDefault="0020295F">
          <w:pPr>
            <w:pStyle w:val="TOC2"/>
            <w:tabs>
              <w:tab w:val="left" w:pos="960"/>
              <w:tab w:val="right" w:leader="dot" w:pos="9062"/>
            </w:tabs>
            <w:rPr>
              <w:ins w:id="609" w:author="Jan Kelemen" w:date="2016-01-20T17:06:00Z"/>
              <w:rFonts w:eastAsiaTheme="minorEastAsia"/>
              <w:b w:val="0"/>
              <w:noProof/>
              <w:lang w:eastAsia="hr-HR"/>
              <w:rPrChange w:id="610" w:author="Jan Kelemen" w:date="2016-01-20T17:07:00Z">
                <w:rPr>
                  <w:ins w:id="611" w:author="Jan Kelemen" w:date="2016-01-20T17:06:00Z"/>
                  <w:rFonts w:eastAsiaTheme="minorEastAsia"/>
                  <w:b w:val="0"/>
                  <w:noProof/>
                  <w:lang w:eastAsia="hr-HR"/>
                </w:rPr>
              </w:rPrChange>
            </w:rPr>
          </w:pPr>
          <w:ins w:id="612" w:author="Jan Kelemen" w:date="2016-01-20T17:06:00Z">
            <w:r w:rsidRPr="0020295F">
              <w:rPr>
                <w:rStyle w:val="Hyperlink"/>
                <w:b w:val="0"/>
                <w:noProof/>
                <w:rPrChange w:id="613" w:author="Jan Kelemen" w:date="2016-01-20T17:07:00Z">
                  <w:rPr>
                    <w:rStyle w:val="Hyperlink"/>
                    <w:noProof/>
                  </w:rPr>
                </w:rPrChange>
              </w:rPr>
              <w:fldChar w:fldCharType="begin"/>
            </w:r>
            <w:r w:rsidRPr="0020295F">
              <w:rPr>
                <w:rStyle w:val="Hyperlink"/>
                <w:b w:val="0"/>
                <w:noProof/>
                <w:rPrChange w:id="614" w:author="Jan Kelemen" w:date="2016-01-20T17:07:00Z">
                  <w:rPr>
                    <w:rStyle w:val="Hyperlink"/>
                    <w:noProof/>
                  </w:rPr>
                </w:rPrChange>
              </w:rPr>
              <w:instrText xml:space="preserve"> </w:instrText>
            </w:r>
            <w:r w:rsidRPr="0020295F">
              <w:rPr>
                <w:b w:val="0"/>
                <w:noProof/>
                <w:rPrChange w:id="615" w:author="Jan Kelemen" w:date="2016-01-20T17:07:00Z">
                  <w:rPr>
                    <w:noProof/>
                  </w:rPr>
                </w:rPrChange>
              </w:rPr>
              <w:instrText>HYPERLINK \l "_Toc441072979"</w:instrText>
            </w:r>
            <w:r w:rsidRPr="0020295F">
              <w:rPr>
                <w:rStyle w:val="Hyperlink"/>
                <w:b w:val="0"/>
                <w:noProof/>
                <w:rPrChange w:id="616" w:author="Jan Kelemen" w:date="2016-01-20T17:07:00Z">
                  <w:rPr>
                    <w:rStyle w:val="Hyperlink"/>
                    <w:noProof/>
                  </w:rPr>
                </w:rPrChange>
              </w:rPr>
              <w:instrText xml:space="preserve"> </w:instrText>
            </w:r>
            <w:r w:rsidRPr="0020295F">
              <w:rPr>
                <w:rStyle w:val="Hyperlink"/>
                <w:b w:val="0"/>
                <w:noProof/>
                <w:rPrChange w:id="617" w:author="Jan Kelemen" w:date="2016-01-20T17:07:00Z">
                  <w:rPr>
                    <w:rStyle w:val="Hyperlink"/>
                    <w:noProof/>
                  </w:rPr>
                </w:rPrChange>
              </w:rPr>
            </w:r>
            <w:r w:rsidRPr="0020295F">
              <w:rPr>
                <w:rStyle w:val="Hyperlink"/>
                <w:b w:val="0"/>
                <w:noProof/>
                <w:rPrChange w:id="618" w:author="Jan Kelemen" w:date="2016-01-20T17:07:00Z">
                  <w:rPr>
                    <w:rStyle w:val="Hyperlink"/>
                    <w:noProof/>
                  </w:rPr>
                </w:rPrChange>
              </w:rPr>
              <w:fldChar w:fldCharType="separate"/>
            </w:r>
            <w:r w:rsidRPr="0020295F">
              <w:rPr>
                <w:rStyle w:val="Hyperlink"/>
                <w:b w:val="0"/>
                <w:noProof/>
                <w:rPrChange w:id="619" w:author="Jan Kelemen" w:date="2016-01-20T17:07:00Z">
                  <w:rPr>
                    <w:rStyle w:val="Hyperlink"/>
                    <w:noProof/>
                  </w:rPr>
                </w:rPrChange>
              </w:rPr>
              <w:t>7.6</w:t>
            </w:r>
            <w:r w:rsidRPr="0020295F">
              <w:rPr>
                <w:rFonts w:eastAsiaTheme="minorEastAsia"/>
                <w:b w:val="0"/>
                <w:noProof/>
                <w:lang w:eastAsia="hr-HR"/>
                <w:rPrChange w:id="620" w:author="Jan Kelemen" w:date="2016-01-20T17:07:00Z">
                  <w:rPr>
                    <w:rFonts w:eastAsiaTheme="minorEastAsia"/>
                    <w:b w:val="0"/>
                    <w:noProof/>
                    <w:lang w:eastAsia="hr-HR"/>
                  </w:rPr>
                </w:rPrChange>
              </w:rPr>
              <w:tab/>
            </w:r>
            <w:r w:rsidRPr="0020295F">
              <w:rPr>
                <w:rStyle w:val="Hyperlink"/>
                <w:b w:val="0"/>
                <w:noProof/>
                <w:rPrChange w:id="621" w:author="Jan Kelemen" w:date="2016-01-20T17:07:00Z">
                  <w:rPr>
                    <w:rStyle w:val="Hyperlink"/>
                    <w:noProof/>
                  </w:rPr>
                </w:rPrChange>
              </w:rPr>
              <w:t>Korisničke upute</w:t>
            </w:r>
            <w:r w:rsidRPr="0020295F">
              <w:rPr>
                <w:b w:val="0"/>
                <w:noProof/>
                <w:webHidden/>
                <w:rPrChange w:id="622" w:author="Jan Kelemen" w:date="2016-01-20T17:07:00Z">
                  <w:rPr>
                    <w:noProof/>
                    <w:webHidden/>
                  </w:rPr>
                </w:rPrChange>
              </w:rPr>
              <w:tab/>
            </w:r>
            <w:r w:rsidRPr="0020295F">
              <w:rPr>
                <w:b w:val="0"/>
                <w:noProof/>
                <w:webHidden/>
                <w:rPrChange w:id="623" w:author="Jan Kelemen" w:date="2016-01-20T17:07:00Z">
                  <w:rPr>
                    <w:noProof/>
                    <w:webHidden/>
                  </w:rPr>
                </w:rPrChange>
              </w:rPr>
              <w:fldChar w:fldCharType="begin"/>
            </w:r>
            <w:r w:rsidRPr="0020295F">
              <w:rPr>
                <w:b w:val="0"/>
                <w:noProof/>
                <w:webHidden/>
                <w:rPrChange w:id="624" w:author="Jan Kelemen" w:date="2016-01-20T17:07:00Z">
                  <w:rPr>
                    <w:noProof/>
                    <w:webHidden/>
                  </w:rPr>
                </w:rPrChange>
              </w:rPr>
              <w:instrText xml:space="preserve"> PAGEREF _Toc441072979 \h </w:instrText>
            </w:r>
            <w:r w:rsidRPr="0020295F">
              <w:rPr>
                <w:b w:val="0"/>
                <w:noProof/>
                <w:webHidden/>
                <w:rPrChange w:id="625" w:author="Jan Kelemen" w:date="2016-01-20T17:07:00Z">
                  <w:rPr>
                    <w:noProof/>
                    <w:webHidden/>
                  </w:rPr>
                </w:rPrChange>
              </w:rPr>
            </w:r>
          </w:ins>
          <w:r w:rsidRPr="0020295F">
            <w:rPr>
              <w:b w:val="0"/>
              <w:noProof/>
              <w:webHidden/>
              <w:rPrChange w:id="626" w:author="Jan Kelemen" w:date="2016-01-20T17:07:00Z">
                <w:rPr>
                  <w:noProof/>
                  <w:webHidden/>
                </w:rPr>
              </w:rPrChange>
            </w:rPr>
            <w:fldChar w:fldCharType="separate"/>
          </w:r>
          <w:ins w:id="627" w:author="Jan Kelemen" w:date="2016-01-20T17:06:00Z">
            <w:r w:rsidRPr="0020295F">
              <w:rPr>
                <w:b w:val="0"/>
                <w:noProof/>
                <w:webHidden/>
                <w:rPrChange w:id="628" w:author="Jan Kelemen" w:date="2016-01-20T17:07:00Z">
                  <w:rPr>
                    <w:noProof/>
                    <w:webHidden/>
                  </w:rPr>
                </w:rPrChange>
              </w:rPr>
              <w:t>82</w:t>
            </w:r>
            <w:r w:rsidRPr="0020295F">
              <w:rPr>
                <w:b w:val="0"/>
                <w:noProof/>
                <w:webHidden/>
                <w:rPrChange w:id="629" w:author="Jan Kelemen" w:date="2016-01-20T17:07:00Z">
                  <w:rPr>
                    <w:noProof/>
                    <w:webHidden/>
                  </w:rPr>
                </w:rPrChange>
              </w:rPr>
              <w:fldChar w:fldCharType="end"/>
            </w:r>
            <w:r w:rsidRPr="0020295F">
              <w:rPr>
                <w:rStyle w:val="Hyperlink"/>
                <w:b w:val="0"/>
                <w:noProof/>
                <w:rPrChange w:id="630" w:author="Jan Kelemen" w:date="2016-01-20T17:07:00Z">
                  <w:rPr>
                    <w:rStyle w:val="Hyperlink"/>
                    <w:noProof/>
                  </w:rPr>
                </w:rPrChange>
              </w:rPr>
              <w:fldChar w:fldCharType="end"/>
            </w:r>
          </w:ins>
        </w:p>
        <w:p w14:paraId="5EABEDA4" w14:textId="77777777" w:rsidR="0020295F" w:rsidRPr="0020295F" w:rsidRDefault="0020295F">
          <w:pPr>
            <w:pStyle w:val="TOC1"/>
            <w:rPr>
              <w:ins w:id="631" w:author="Jan Kelemen" w:date="2016-01-20T17:06:00Z"/>
              <w:rFonts w:eastAsiaTheme="minorEastAsia"/>
              <w:b w:val="0"/>
              <w:noProof/>
              <w:sz w:val="22"/>
              <w:szCs w:val="22"/>
              <w:lang w:eastAsia="hr-HR"/>
              <w:rPrChange w:id="632" w:author="Jan Kelemen" w:date="2016-01-20T17:07:00Z">
                <w:rPr>
                  <w:ins w:id="633" w:author="Jan Kelemen" w:date="2016-01-20T17:06:00Z"/>
                  <w:rFonts w:eastAsiaTheme="minorEastAsia"/>
                  <w:b w:val="0"/>
                  <w:noProof/>
                  <w:sz w:val="22"/>
                  <w:szCs w:val="22"/>
                  <w:lang w:eastAsia="hr-HR"/>
                </w:rPr>
              </w:rPrChange>
            </w:rPr>
          </w:pPr>
          <w:ins w:id="634" w:author="Jan Kelemen" w:date="2016-01-20T17:06:00Z">
            <w:r w:rsidRPr="0020295F">
              <w:rPr>
                <w:rStyle w:val="Hyperlink"/>
                <w:b w:val="0"/>
                <w:noProof/>
                <w:rPrChange w:id="635" w:author="Jan Kelemen" w:date="2016-01-20T17:07:00Z">
                  <w:rPr>
                    <w:rStyle w:val="Hyperlink"/>
                    <w:noProof/>
                  </w:rPr>
                </w:rPrChange>
              </w:rPr>
              <w:fldChar w:fldCharType="begin"/>
            </w:r>
            <w:r w:rsidRPr="0020295F">
              <w:rPr>
                <w:rStyle w:val="Hyperlink"/>
                <w:b w:val="0"/>
                <w:noProof/>
                <w:rPrChange w:id="636" w:author="Jan Kelemen" w:date="2016-01-20T17:07:00Z">
                  <w:rPr>
                    <w:rStyle w:val="Hyperlink"/>
                    <w:noProof/>
                  </w:rPr>
                </w:rPrChange>
              </w:rPr>
              <w:instrText xml:space="preserve"> </w:instrText>
            </w:r>
            <w:r w:rsidRPr="0020295F">
              <w:rPr>
                <w:b w:val="0"/>
                <w:noProof/>
                <w:rPrChange w:id="637" w:author="Jan Kelemen" w:date="2016-01-20T17:07:00Z">
                  <w:rPr>
                    <w:noProof/>
                  </w:rPr>
                </w:rPrChange>
              </w:rPr>
              <w:instrText>HYPERLINK \l "_Toc441072980"</w:instrText>
            </w:r>
            <w:r w:rsidRPr="0020295F">
              <w:rPr>
                <w:rStyle w:val="Hyperlink"/>
                <w:b w:val="0"/>
                <w:noProof/>
                <w:rPrChange w:id="638" w:author="Jan Kelemen" w:date="2016-01-20T17:07:00Z">
                  <w:rPr>
                    <w:rStyle w:val="Hyperlink"/>
                    <w:noProof/>
                  </w:rPr>
                </w:rPrChange>
              </w:rPr>
              <w:instrText xml:space="preserve"> </w:instrText>
            </w:r>
            <w:r w:rsidRPr="0020295F">
              <w:rPr>
                <w:rStyle w:val="Hyperlink"/>
                <w:b w:val="0"/>
                <w:noProof/>
                <w:rPrChange w:id="639" w:author="Jan Kelemen" w:date="2016-01-20T17:07:00Z">
                  <w:rPr>
                    <w:rStyle w:val="Hyperlink"/>
                    <w:noProof/>
                  </w:rPr>
                </w:rPrChange>
              </w:rPr>
            </w:r>
            <w:r w:rsidRPr="0020295F">
              <w:rPr>
                <w:rStyle w:val="Hyperlink"/>
                <w:b w:val="0"/>
                <w:noProof/>
                <w:rPrChange w:id="640" w:author="Jan Kelemen" w:date="2016-01-20T17:07:00Z">
                  <w:rPr>
                    <w:rStyle w:val="Hyperlink"/>
                    <w:noProof/>
                  </w:rPr>
                </w:rPrChange>
              </w:rPr>
              <w:fldChar w:fldCharType="separate"/>
            </w:r>
            <w:r w:rsidRPr="0020295F">
              <w:rPr>
                <w:rStyle w:val="Hyperlink"/>
                <w:b w:val="0"/>
                <w:noProof/>
                <w:rPrChange w:id="641" w:author="Jan Kelemen" w:date="2016-01-20T17:07:00Z">
                  <w:rPr>
                    <w:rStyle w:val="Hyperlink"/>
                    <w:noProof/>
                  </w:rPr>
                </w:rPrChange>
              </w:rPr>
              <w:t>8.</w:t>
            </w:r>
            <w:r w:rsidRPr="0020295F">
              <w:rPr>
                <w:rFonts w:eastAsiaTheme="minorEastAsia"/>
                <w:b w:val="0"/>
                <w:noProof/>
                <w:sz w:val="22"/>
                <w:szCs w:val="22"/>
                <w:lang w:eastAsia="hr-HR"/>
                <w:rPrChange w:id="642" w:author="Jan Kelemen" w:date="2016-01-20T17:07:00Z">
                  <w:rPr>
                    <w:rFonts w:eastAsiaTheme="minorEastAsia"/>
                    <w:b w:val="0"/>
                    <w:noProof/>
                    <w:sz w:val="22"/>
                    <w:szCs w:val="22"/>
                    <w:lang w:eastAsia="hr-HR"/>
                  </w:rPr>
                </w:rPrChange>
              </w:rPr>
              <w:tab/>
            </w:r>
            <w:r w:rsidRPr="0020295F">
              <w:rPr>
                <w:rStyle w:val="Hyperlink"/>
                <w:b w:val="0"/>
                <w:noProof/>
                <w:rPrChange w:id="643" w:author="Jan Kelemen" w:date="2016-01-20T17:07:00Z">
                  <w:rPr>
                    <w:rStyle w:val="Hyperlink"/>
                    <w:noProof/>
                  </w:rPr>
                </w:rPrChange>
              </w:rPr>
              <w:t>Zaključak i budući rad</w:t>
            </w:r>
            <w:r w:rsidRPr="0020295F">
              <w:rPr>
                <w:b w:val="0"/>
                <w:noProof/>
                <w:webHidden/>
                <w:rPrChange w:id="644" w:author="Jan Kelemen" w:date="2016-01-20T17:07:00Z">
                  <w:rPr>
                    <w:noProof/>
                    <w:webHidden/>
                  </w:rPr>
                </w:rPrChange>
              </w:rPr>
              <w:tab/>
            </w:r>
            <w:r w:rsidRPr="0020295F">
              <w:rPr>
                <w:b w:val="0"/>
                <w:noProof/>
                <w:webHidden/>
                <w:rPrChange w:id="645" w:author="Jan Kelemen" w:date="2016-01-20T17:07:00Z">
                  <w:rPr>
                    <w:noProof/>
                    <w:webHidden/>
                  </w:rPr>
                </w:rPrChange>
              </w:rPr>
              <w:fldChar w:fldCharType="begin"/>
            </w:r>
            <w:r w:rsidRPr="0020295F">
              <w:rPr>
                <w:b w:val="0"/>
                <w:noProof/>
                <w:webHidden/>
                <w:rPrChange w:id="646" w:author="Jan Kelemen" w:date="2016-01-20T17:07:00Z">
                  <w:rPr>
                    <w:noProof/>
                    <w:webHidden/>
                  </w:rPr>
                </w:rPrChange>
              </w:rPr>
              <w:instrText xml:space="preserve"> PAGEREF _Toc441072980 \h </w:instrText>
            </w:r>
            <w:r w:rsidRPr="0020295F">
              <w:rPr>
                <w:b w:val="0"/>
                <w:noProof/>
                <w:webHidden/>
                <w:rPrChange w:id="647" w:author="Jan Kelemen" w:date="2016-01-20T17:07:00Z">
                  <w:rPr>
                    <w:noProof/>
                    <w:webHidden/>
                  </w:rPr>
                </w:rPrChange>
              </w:rPr>
            </w:r>
          </w:ins>
          <w:r w:rsidRPr="0020295F">
            <w:rPr>
              <w:b w:val="0"/>
              <w:noProof/>
              <w:webHidden/>
              <w:rPrChange w:id="648" w:author="Jan Kelemen" w:date="2016-01-20T17:07:00Z">
                <w:rPr>
                  <w:noProof/>
                  <w:webHidden/>
                </w:rPr>
              </w:rPrChange>
            </w:rPr>
            <w:fldChar w:fldCharType="separate"/>
          </w:r>
          <w:ins w:id="649" w:author="Jan Kelemen" w:date="2016-01-20T17:06:00Z">
            <w:r w:rsidRPr="0020295F">
              <w:rPr>
                <w:b w:val="0"/>
                <w:noProof/>
                <w:webHidden/>
                <w:rPrChange w:id="650" w:author="Jan Kelemen" w:date="2016-01-20T17:07:00Z">
                  <w:rPr>
                    <w:noProof/>
                    <w:webHidden/>
                  </w:rPr>
                </w:rPrChange>
              </w:rPr>
              <w:t>87</w:t>
            </w:r>
            <w:r w:rsidRPr="0020295F">
              <w:rPr>
                <w:b w:val="0"/>
                <w:noProof/>
                <w:webHidden/>
                <w:rPrChange w:id="651" w:author="Jan Kelemen" w:date="2016-01-20T17:07:00Z">
                  <w:rPr>
                    <w:noProof/>
                    <w:webHidden/>
                  </w:rPr>
                </w:rPrChange>
              </w:rPr>
              <w:fldChar w:fldCharType="end"/>
            </w:r>
            <w:r w:rsidRPr="0020295F">
              <w:rPr>
                <w:rStyle w:val="Hyperlink"/>
                <w:b w:val="0"/>
                <w:noProof/>
                <w:rPrChange w:id="652" w:author="Jan Kelemen" w:date="2016-01-20T17:07:00Z">
                  <w:rPr>
                    <w:rStyle w:val="Hyperlink"/>
                    <w:noProof/>
                  </w:rPr>
                </w:rPrChange>
              </w:rPr>
              <w:fldChar w:fldCharType="end"/>
            </w:r>
          </w:ins>
        </w:p>
        <w:p w14:paraId="04C88B84" w14:textId="77777777" w:rsidR="0020295F" w:rsidRPr="0020295F" w:rsidRDefault="0020295F">
          <w:pPr>
            <w:pStyle w:val="TOC1"/>
            <w:rPr>
              <w:ins w:id="653" w:author="Jan Kelemen" w:date="2016-01-20T17:06:00Z"/>
              <w:rFonts w:eastAsiaTheme="minorEastAsia"/>
              <w:b w:val="0"/>
              <w:noProof/>
              <w:sz w:val="22"/>
              <w:szCs w:val="22"/>
              <w:lang w:eastAsia="hr-HR"/>
              <w:rPrChange w:id="654" w:author="Jan Kelemen" w:date="2016-01-20T17:07:00Z">
                <w:rPr>
                  <w:ins w:id="655" w:author="Jan Kelemen" w:date="2016-01-20T17:06:00Z"/>
                  <w:rFonts w:eastAsiaTheme="minorEastAsia"/>
                  <w:b w:val="0"/>
                  <w:noProof/>
                  <w:sz w:val="22"/>
                  <w:szCs w:val="22"/>
                  <w:lang w:eastAsia="hr-HR"/>
                </w:rPr>
              </w:rPrChange>
            </w:rPr>
          </w:pPr>
          <w:ins w:id="656" w:author="Jan Kelemen" w:date="2016-01-20T17:06:00Z">
            <w:r w:rsidRPr="0020295F">
              <w:rPr>
                <w:rStyle w:val="Hyperlink"/>
                <w:b w:val="0"/>
                <w:noProof/>
                <w:rPrChange w:id="657" w:author="Jan Kelemen" w:date="2016-01-20T17:07:00Z">
                  <w:rPr>
                    <w:rStyle w:val="Hyperlink"/>
                    <w:noProof/>
                  </w:rPr>
                </w:rPrChange>
              </w:rPr>
              <w:fldChar w:fldCharType="begin"/>
            </w:r>
            <w:r w:rsidRPr="0020295F">
              <w:rPr>
                <w:rStyle w:val="Hyperlink"/>
                <w:b w:val="0"/>
                <w:noProof/>
                <w:rPrChange w:id="658" w:author="Jan Kelemen" w:date="2016-01-20T17:07:00Z">
                  <w:rPr>
                    <w:rStyle w:val="Hyperlink"/>
                    <w:noProof/>
                  </w:rPr>
                </w:rPrChange>
              </w:rPr>
              <w:instrText xml:space="preserve"> </w:instrText>
            </w:r>
            <w:r w:rsidRPr="0020295F">
              <w:rPr>
                <w:b w:val="0"/>
                <w:noProof/>
                <w:rPrChange w:id="659" w:author="Jan Kelemen" w:date="2016-01-20T17:07:00Z">
                  <w:rPr>
                    <w:noProof/>
                  </w:rPr>
                </w:rPrChange>
              </w:rPr>
              <w:instrText>HYPERLINK \l "_Toc441072981"</w:instrText>
            </w:r>
            <w:r w:rsidRPr="0020295F">
              <w:rPr>
                <w:rStyle w:val="Hyperlink"/>
                <w:b w:val="0"/>
                <w:noProof/>
                <w:rPrChange w:id="660" w:author="Jan Kelemen" w:date="2016-01-20T17:07:00Z">
                  <w:rPr>
                    <w:rStyle w:val="Hyperlink"/>
                    <w:noProof/>
                  </w:rPr>
                </w:rPrChange>
              </w:rPr>
              <w:instrText xml:space="preserve"> </w:instrText>
            </w:r>
            <w:r w:rsidRPr="0020295F">
              <w:rPr>
                <w:rStyle w:val="Hyperlink"/>
                <w:b w:val="0"/>
                <w:noProof/>
                <w:rPrChange w:id="661" w:author="Jan Kelemen" w:date="2016-01-20T17:07:00Z">
                  <w:rPr>
                    <w:rStyle w:val="Hyperlink"/>
                    <w:noProof/>
                  </w:rPr>
                </w:rPrChange>
              </w:rPr>
            </w:r>
            <w:r w:rsidRPr="0020295F">
              <w:rPr>
                <w:rStyle w:val="Hyperlink"/>
                <w:b w:val="0"/>
                <w:noProof/>
                <w:rPrChange w:id="662" w:author="Jan Kelemen" w:date="2016-01-20T17:07:00Z">
                  <w:rPr>
                    <w:rStyle w:val="Hyperlink"/>
                    <w:noProof/>
                  </w:rPr>
                </w:rPrChange>
              </w:rPr>
              <w:fldChar w:fldCharType="separate"/>
            </w:r>
            <w:r w:rsidRPr="0020295F">
              <w:rPr>
                <w:rStyle w:val="Hyperlink"/>
                <w:b w:val="0"/>
                <w:noProof/>
                <w:rPrChange w:id="663" w:author="Jan Kelemen" w:date="2016-01-20T17:07:00Z">
                  <w:rPr>
                    <w:rStyle w:val="Hyperlink"/>
                    <w:noProof/>
                  </w:rPr>
                </w:rPrChange>
              </w:rPr>
              <w:t>9.</w:t>
            </w:r>
            <w:r w:rsidRPr="0020295F">
              <w:rPr>
                <w:rFonts w:eastAsiaTheme="minorEastAsia"/>
                <w:b w:val="0"/>
                <w:noProof/>
                <w:sz w:val="22"/>
                <w:szCs w:val="22"/>
                <w:lang w:eastAsia="hr-HR"/>
                <w:rPrChange w:id="664" w:author="Jan Kelemen" w:date="2016-01-20T17:07:00Z">
                  <w:rPr>
                    <w:rFonts w:eastAsiaTheme="minorEastAsia"/>
                    <w:b w:val="0"/>
                    <w:noProof/>
                    <w:sz w:val="22"/>
                    <w:szCs w:val="22"/>
                    <w:lang w:eastAsia="hr-HR"/>
                  </w:rPr>
                </w:rPrChange>
              </w:rPr>
              <w:tab/>
            </w:r>
            <w:r w:rsidRPr="0020295F">
              <w:rPr>
                <w:rStyle w:val="Hyperlink"/>
                <w:b w:val="0"/>
                <w:noProof/>
                <w:rPrChange w:id="665" w:author="Jan Kelemen" w:date="2016-01-20T17:07:00Z">
                  <w:rPr>
                    <w:rStyle w:val="Hyperlink"/>
                    <w:noProof/>
                  </w:rPr>
                </w:rPrChange>
              </w:rPr>
              <w:t>Popis literature</w:t>
            </w:r>
            <w:r w:rsidRPr="0020295F">
              <w:rPr>
                <w:b w:val="0"/>
                <w:noProof/>
                <w:webHidden/>
                <w:rPrChange w:id="666" w:author="Jan Kelemen" w:date="2016-01-20T17:07:00Z">
                  <w:rPr>
                    <w:noProof/>
                    <w:webHidden/>
                  </w:rPr>
                </w:rPrChange>
              </w:rPr>
              <w:tab/>
            </w:r>
            <w:r w:rsidRPr="0020295F">
              <w:rPr>
                <w:b w:val="0"/>
                <w:noProof/>
                <w:webHidden/>
                <w:rPrChange w:id="667" w:author="Jan Kelemen" w:date="2016-01-20T17:07:00Z">
                  <w:rPr>
                    <w:noProof/>
                    <w:webHidden/>
                  </w:rPr>
                </w:rPrChange>
              </w:rPr>
              <w:fldChar w:fldCharType="begin"/>
            </w:r>
            <w:r w:rsidRPr="0020295F">
              <w:rPr>
                <w:b w:val="0"/>
                <w:noProof/>
                <w:webHidden/>
                <w:rPrChange w:id="668" w:author="Jan Kelemen" w:date="2016-01-20T17:07:00Z">
                  <w:rPr>
                    <w:noProof/>
                    <w:webHidden/>
                  </w:rPr>
                </w:rPrChange>
              </w:rPr>
              <w:instrText xml:space="preserve"> PAGEREF _Toc441072981 \h </w:instrText>
            </w:r>
            <w:r w:rsidRPr="0020295F">
              <w:rPr>
                <w:b w:val="0"/>
                <w:noProof/>
                <w:webHidden/>
                <w:rPrChange w:id="669" w:author="Jan Kelemen" w:date="2016-01-20T17:07:00Z">
                  <w:rPr>
                    <w:noProof/>
                    <w:webHidden/>
                  </w:rPr>
                </w:rPrChange>
              </w:rPr>
            </w:r>
          </w:ins>
          <w:r w:rsidRPr="0020295F">
            <w:rPr>
              <w:b w:val="0"/>
              <w:noProof/>
              <w:webHidden/>
              <w:rPrChange w:id="670" w:author="Jan Kelemen" w:date="2016-01-20T17:07:00Z">
                <w:rPr>
                  <w:noProof/>
                  <w:webHidden/>
                </w:rPr>
              </w:rPrChange>
            </w:rPr>
            <w:fldChar w:fldCharType="separate"/>
          </w:r>
          <w:ins w:id="671" w:author="Jan Kelemen" w:date="2016-01-20T17:06:00Z">
            <w:r w:rsidRPr="0020295F">
              <w:rPr>
                <w:b w:val="0"/>
                <w:noProof/>
                <w:webHidden/>
                <w:rPrChange w:id="672" w:author="Jan Kelemen" w:date="2016-01-20T17:07:00Z">
                  <w:rPr>
                    <w:noProof/>
                    <w:webHidden/>
                  </w:rPr>
                </w:rPrChange>
              </w:rPr>
              <w:t>88</w:t>
            </w:r>
            <w:r w:rsidRPr="0020295F">
              <w:rPr>
                <w:b w:val="0"/>
                <w:noProof/>
                <w:webHidden/>
                <w:rPrChange w:id="673" w:author="Jan Kelemen" w:date="2016-01-20T17:07:00Z">
                  <w:rPr>
                    <w:noProof/>
                    <w:webHidden/>
                  </w:rPr>
                </w:rPrChange>
              </w:rPr>
              <w:fldChar w:fldCharType="end"/>
            </w:r>
            <w:r w:rsidRPr="0020295F">
              <w:rPr>
                <w:rStyle w:val="Hyperlink"/>
                <w:b w:val="0"/>
                <w:noProof/>
                <w:rPrChange w:id="674" w:author="Jan Kelemen" w:date="2016-01-20T17:07:00Z">
                  <w:rPr>
                    <w:rStyle w:val="Hyperlink"/>
                    <w:noProof/>
                  </w:rPr>
                </w:rPrChange>
              </w:rPr>
              <w:fldChar w:fldCharType="end"/>
            </w:r>
          </w:ins>
        </w:p>
        <w:p w14:paraId="1C9CFFC0" w14:textId="77777777" w:rsidR="0020295F" w:rsidRPr="0020295F" w:rsidRDefault="0020295F">
          <w:pPr>
            <w:pStyle w:val="TOC1"/>
            <w:rPr>
              <w:ins w:id="675" w:author="Jan Kelemen" w:date="2016-01-20T17:06:00Z"/>
              <w:rFonts w:eastAsiaTheme="minorEastAsia"/>
              <w:b w:val="0"/>
              <w:noProof/>
              <w:sz w:val="22"/>
              <w:szCs w:val="22"/>
              <w:lang w:eastAsia="hr-HR"/>
              <w:rPrChange w:id="676" w:author="Jan Kelemen" w:date="2016-01-20T17:07:00Z">
                <w:rPr>
                  <w:ins w:id="677" w:author="Jan Kelemen" w:date="2016-01-20T17:06:00Z"/>
                  <w:rFonts w:eastAsiaTheme="minorEastAsia"/>
                  <w:b w:val="0"/>
                  <w:noProof/>
                  <w:sz w:val="22"/>
                  <w:szCs w:val="22"/>
                  <w:lang w:eastAsia="hr-HR"/>
                </w:rPr>
              </w:rPrChange>
            </w:rPr>
          </w:pPr>
          <w:ins w:id="678" w:author="Jan Kelemen" w:date="2016-01-20T17:06:00Z">
            <w:r w:rsidRPr="0020295F">
              <w:rPr>
                <w:rStyle w:val="Hyperlink"/>
                <w:b w:val="0"/>
                <w:noProof/>
                <w:rPrChange w:id="679" w:author="Jan Kelemen" w:date="2016-01-20T17:07:00Z">
                  <w:rPr>
                    <w:rStyle w:val="Hyperlink"/>
                    <w:noProof/>
                  </w:rPr>
                </w:rPrChange>
              </w:rPr>
              <w:fldChar w:fldCharType="begin"/>
            </w:r>
            <w:r w:rsidRPr="0020295F">
              <w:rPr>
                <w:rStyle w:val="Hyperlink"/>
                <w:b w:val="0"/>
                <w:noProof/>
                <w:rPrChange w:id="680" w:author="Jan Kelemen" w:date="2016-01-20T17:07:00Z">
                  <w:rPr>
                    <w:rStyle w:val="Hyperlink"/>
                    <w:noProof/>
                  </w:rPr>
                </w:rPrChange>
              </w:rPr>
              <w:instrText xml:space="preserve"> </w:instrText>
            </w:r>
            <w:r w:rsidRPr="0020295F">
              <w:rPr>
                <w:b w:val="0"/>
                <w:noProof/>
                <w:rPrChange w:id="681" w:author="Jan Kelemen" w:date="2016-01-20T17:07:00Z">
                  <w:rPr>
                    <w:noProof/>
                  </w:rPr>
                </w:rPrChange>
              </w:rPr>
              <w:instrText>HYPERLINK \l "_Toc441072982"</w:instrText>
            </w:r>
            <w:r w:rsidRPr="0020295F">
              <w:rPr>
                <w:rStyle w:val="Hyperlink"/>
                <w:b w:val="0"/>
                <w:noProof/>
                <w:rPrChange w:id="682" w:author="Jan Kelemen" w:date="2016-01-20T17:07:00Z">
                  <w:rPr>
                    <w:rStyle w:val="Hyperlink"/>
                    <w:noProof/>
                  </w:rPr>
                </w:rPrChange>
              </w:rPr>
              <w:instrText xml:space="preserve"> </w:instrText>
            </w:r>
            <w:r w:rsidRPr="0020295F">
              <w:rPr>
                <w:rStyle w:val="Hyperlink"/>
                <w:b w:val="0"/>
                <w:noProof/>
                <w:rPrChange w:id="683" w:author="Jan Kelemen" w:date="2016-01-20T17:07:00Z">
                  <w:rPr>
                    <w:rStyle w:val="Hyperlink"/>
                    <w:noProof/>
                  </w:rPr>
                </w:rPrChange>
              </w:rPr>
            </w:r>
            <w:r w:rsidRPr="0020295F">
              <w:rPr>
                <w:rStyle w:val="Hyperlink"/>
                <w:b w:val="0"/>
                <w:noProof/>
                <w:rPrChange w:id="684" w:author="Jan Kelemen" w:date="2016-01-20T17:07:00Z">
                  <w:rPr>
                    <w:rStyle w:val="Hyperlink"/>
                    <w:noProof/>
                  </w:rPr>
                </w:rPrChange>
              </w:rPr>
              <w:fldChar w:fldCharType="separate"/>
            </w:r>
            <w:r w:rsidRPr="0020295F">
              <w:rPr>
                <w:rStyle w:val="Hyperlink"/>
                <w:b w:val="0"/>
                <w:noProof/>
                <w:rPrChange w:id="685" w:author="Jan Kelemen" w:date="2016-01-20T17:07:00Z">
                  <w:rPr>
                    <w:rStyle w:val="Hyperlink"/>
                    <w:noProof/>
                  </w:rPr>
                </w:rPrChange>
              </w:rPr>
              <w:t>Dodatak A: Indeks (slika, dijagrama, tablica, ispisa kôda)</w:t>
            </w:r>
            <w:r w:rsidRPr="0020295F">
              <w:rPr>
                <w:b w:val="0"/>
                <w:noProof/>
                <w:webHidden/>
                <w:rPrChange w:id="686" w:author="Jan Kelemen" w:date="2016-01-20T17:07:00Z">
                  <w:rPr>
                    <w:noProof/>
                    <w:webHidden/>
                  </w:rPr>
                </w:rPrChange>
              </w:rPr>
              <w:tab/>
            </w:r>
            <w:r w:rsidRPr="0020295F">
              <w:rPr>
                <w:b w:val="0"/>
                <w:noProof/>
                <w:webHidden/>
                <w:rPrChange w:id="687" w:author="Jan Kelemen" w:date="2016-01-20T17:07:00Z">
                  <w:rPr>
                    <w:noProof/>
                    <w:webHidden/>
                  </w:rPr>
                </w:rPrChange>
              </w:rPr>
              <w:fldChar w:fldCharType="begin"/>
            </w:r>
            <w:r w:rsidRPr="0020295F">
              <w:rPr>
                <w:b w:val="0"/>
                <w:noProof/>
                <w:webHidden/>
                <w:rPrChange w:id="688" w:author="Jan Kelemen" w:date="2016-01-20T17:07:00Z">
                  <w:rPr>
                    <w:noProof/>
                    <w:webHidden/>
                  </w:rPr>
                </w:rPrChange>
              </w:rPr>
              <w:instrText xml:space="preserve"> PAGEREF _Toc441072982 \h </w:instrText>
            </w:r>
            <w:r w:rsidRPr="0020295F">
              <w:rPr>
                <w:b w:val="0"/>
                <w:noProof/>
                <w:webHidden/>
                <w:rPrChange w:id="689" w:author="Jan Kelemen" w:date="2016-01-20T17:07:00Z">
                  <w:rPr>
                    <w:noProof/>
                    <w:webHidden/>
                  </w:rPr>
                </w:rPrChange>
              </w:rPr>
            </w:r>
          </w:ins>
          <w:r w:rsidRPr="0020295F">
            <w:rPr>
              <w:b w:val="0"/>
              <w:noProof/>
              <w:webHidden/>
              <w:rPrChange w:id="690" w:author="Jan Kelemen" w:date="2016-01-20T17:07:00Z">
                <w:rPr>
                  <w:noProof/>
                  <w:webHidden/>
                </w:rPr>
              </w:rPrChange>
            </w:rPr>
            <w:fldChar w:fldCharType="separate"/>
          </w:r>
          <w:ins w:id="691" w:author="Jan Kelemen" w:date="2016-01-20T17:06:00Z">
            <w:r w:rsidRPr="0020295F">
              <w:rPr>
                <w:b w:val="0"/>
                <w:noProof/>
                <w:webHidden/>
                <w:rPrChange w:id="692" w:author="Jan Kelemen" w:date="2016-01-20T17:07:00Z">
                  <w:rPr>
                    <w:noProof/>
                    <w:webHidden/>
                  </w:rPr>
                </w:rPrChange>
              </w:rPr>
              <w:t>89</w:t>
            </w:r>
            <w:r w:rsidRPr="0020295F">
              <w:rPr>
                <w:b w:val="0"/>
                <w:noProof/>
                <w:webHidden/>
                <w:rPrChange w:id="693" w:author="Jan Kelemen" w:date="2016-01-20T17:07:00Z">
                  <w:rPr>
                    <w:noProof/>
                    <w:webHidden/>
                  </w:rPr>
                </w:rPrChange>
              </w:rPr>
              <w:fldChar w:fldCharType="end"/>
            </w:r>
            <w:r w:rsidRPr="0020295F">
              <w:rPr>
                <w:rStyle w:val="Hyperlink"/>
                <w:b w:val="0"/>
                <w:noProof/>
                <w:rPrChange w:id="694" w:author="Jan Kelemen" w:date="2016-01-20T17:07:00Z">
                  <w:rPr>
                    <w:rStyle w:val="Hyperlink"/>
                    <w:noProof/>
                  </w:rPr>
                </w:rPrChange>
              </w:rPr>
              <w:fldChar w:fldCharType="end"/>
            </w:r>
          </w:ins>
        </w:p>
        <w:p w14:paraId="4E0C3673" w14:textId="77777777" w:rsidR="0020295F" w:rsidRPr="0020295F" w:rsidRDefault="0020295F">
          <w:pPr>
            <w:pStyle w:val="TOC1"/>
            <w:rPr>
              <w:ins w:id="695" w:author="Jan Kelemen" w:date="2016-01-20T17:06:00Z"/>
              <w:rFonts w:eastAsiaTheme="minorEastAsia"/>
              <w:b w:val="0"/>
              <w:noProof/>
              <w:sz w:val="22"/>
              <w:szCs w:val="22"/>
              <w:lang w:eastAsia="hr-HR"/>
              <w:rPrChange w:id="696" w:author="Jan Kelemen" w:date="2016-01-20T17:07:00Z">
                <w:rPr>
                  <w:ins w:id="697" w:author="Jan Kelemen" w:date="2016-01-20T17:06:00Z"/>
                  <w:rFonts w:eastAsiaTheme="minorEastAsia"/>
                  <w:b w:val="0"/>
                  <w:noProof/>
                  <w:sz w:val="22"/>
                  <w:szCs w:val="22"/>
                  <w:lang w:eastAsia="hr-HR"/>
                </w:rPr>
              </w:rPrChange>
            </w:rPr>
          </w:pPr>
          <w:ins w:id="698" w:author="Jan Kelemen" w:date="2016-01-20T17:06:00Z">
            <w:r w:rsidRPr="0020295F">
              <w:rPr>
                <w:rStyle w:val="Hyperlink"/>
                <w:b w:val="0"/>
                <w:noProof/>
                <w:rPrChange w:id="699" w:author="Jan Kelemen" w:date="2016-01-20T17:07:00Z">
                  <w:rPr>
                    <w:rStyle w:val="Hyperlink"/>
                    <w:noProof/>
                  </w:rPr>
                </w:rPrChange>
              </w:rPr>
              <w:fldChar w:fldCharType="begin"/>
            </w:r>
            <w:r w:rsidRPr="0020295F">
              <w:rPr>
                <w:rStyle w:val="Hyperlink"/>
                <w:b w:val="0"/>
                <w:noProof/>
                <w:rPrChange w:id="700" w:author="Jan Kelemen" w:date="2016-01-20T17:07:00Z">
                  <w:rPr>
                    <w:rStyle w:val="Hyperlink"/>
                    <w:noProof/>
                  </w:rPr>
                </w:rPrChange>
              </w:rPr>
              <w:instrText xml:space="preserve"> </w:instrText>
            </w:r>
            <w:r w:rsidRPr="0020295F">
              <w:rPr>
                <w:b w:val="0"/>
                <w:noProof/>
                <w:rPrChange w:id="701" w:author="Jan Kelemen" w:date="2016-01-20T17:07:00Z">
                  <w:rPr>
                    <w:noProof/>
                  </w:rPr>
                </w:rPrChange>
              </w:rPr>
              <w:instrText>HYPERLINK \l "_Toc441072983"</w:instrText>
            </w:r>
            <w:r w:rsidRPr="0020295F">
              <w:rPr>
                <w:rStyle w:val="Hyperlink"/>
                <w:b w:val="0"/>
                <w:noProof/>
                <w:rPrChange w:id="702" w:author="Jan Kelemen" w:date="2016-01-20T17:07:00Z">
                  <w:rPr>
                    <w:rStyle w:val="Hyperlink"/>
                    <w:noProof/>
                  </w:rPr>
                </w:rPrChange>
              </w:rPr>
              <w:instrText xml:space="preserve"> </w:instrText>
            </w:r>
            <w:r w:rsidRPr="0020295F">
              <w:rPr>
                <w:rStyle w:val="Hyperlink"/>
                <w:b w:val="0"/>
                <w:noProof/>
                <w:rPrChange w:id="703" w:author="Jan Kelemen" w:date="2016-01-20T17:07:00Z">
                  <w:rPr>
                    <w:rStyle w:val="Hyperlink"/>
                    <w:noProof/>
                  </w:rPr>
                </w:rPrChange>
              </w:rPr>
            </w:r>
            <w:r w:rsidRPr="0020295F">
              <w:rPr>
                <w:rStyle w:val="Hyperlink"/>
                <w:b w:val="0"/>
                <w:noProof/>
                <w:rPrChange w:id="704" w:author="Jan Kelemen" w:date="2016-01-20T17:07:00Z">
                  <w:rPr>
                    <w:rStyle w:val="Hyperlink"/>
                    <w:noProof/>
                  </w:rPr>
                </w:rPrChange>
              </w:rPr>
              <w:fldChar w:fldCharType="separate"/>
            </w:r>
            <w:r w:rsidRPr="0020295F">
              <w:rPr>
                <w:rStyle w:val="Hyperlink"/>
                <w:b w:val="0"/>
                <w:noProof/>
                <w:rPrChange w:id="705" w:author="Jan Kelemen" w:date="2016-01-20T17:07:00Z">
                  <w:rPr>
                    <w:rStyle w:val="Hyperlink"/>
                    <w:noProof/>
                  </w:rPr>
                </w:rPrChange>
              </w:rPr>
              <w:t>Dodatak B: Dnevnik sastajanja</w:t>
            </w:r>
            <w:r w:rsidRPr="0020295F">
              <w:rPr>
                <w:b w:val="0"/>
                <w:noProof/>
                <w:webHidden/>
                <w:rPrChange w:id="706" w:author="Jan Kelemen" w:date="2016-01-20T17:07:00Z">
                  <w:rPr>
                    <w:noProof/>
                    <w:webHidden/>
                  </w:rPr>
                </w:rPrChange>
              </w:rPr>
              <w:tab/>
            </w:r>
            <w:r w:rsidRPr="0020295F">
              <w:rPr>
                <w:b w:val="0"/>
                <w:noProof/>
                <w:webHidden/>
                <w:rPrChange w:id="707" w:author="Jan Kelemen" w:date="2016-01-20T17:07:00Z">
                  <w:rPr>
                    <w:noProof/>
                    <w:webHidden/>
                  </w:rPr>
                </w:rPrChange>
              </w:rPr>
              <w:fldChar w:fldCharType="begin"/>
            </w:r>
            <w:r w:rsidRPr="0020295F">
              <w:rPr>
                <w:b w:val="0"/>
                <w:noProof/>
                <w:webHidden/>
                <w:rPrChange w:id="708" w:author="Jan Kelemen" w:date="2016-01-20T17:07:00Z">
                  <w:rPr>
                    <w:noProof/>
                    <w:webHidden/>
                  </w:rPr>
                </w:rPrChange>
              </w:rPr>
              <w:instrText xml:space="preserve"> PAGEREF _Toc441072983 \h </w:instrText>
            </w:r>
            <w:r w:rsidRPr="0020295F">
              <w:rPr>
                <w:b w:val="0"/>
                <w:noProof/>
                <w:webHidden/>
                <w:rPrChange w:id="709" w:author="Jan Kelemen" w:date="2016-01-20T17:07:00Z">
                  <w:rPr>
                    <w:noProof/>
                    <w:webHidden/>
                  </w:rPr>
                </w:rPrChange>
              </w:rPr>
            </w:r>
          </w:ins>
          <w:r w:rsidRPr="0020295F">
            <w:rPr>
              <w:b w:val="0"/>
              <w:noProof/>
              <w:webHidden/>
              <w:rPrChange w:id="710" w:author="Jan Kelemen" w:date="2016-01-20T17:07:00Z">
                <w:rPr>
                  <w:noProof/>
                  <w:webHidden/>
                </w:rPr>
              </w:rPrChange>
            </w:rPr>
            <w:fldChar w:fldCharType="separate"/>
          </w:r>
          <w:ins w:id="711" w:author="Jan Kelemen" w:date="2016-01-20T17:06:00Z">
            <w:r w:rsidRPr="0020295F">
              <w:rPr>
                <w:b w:val="0"/>
                <w:noProof/>
                <w:webHidden/>
                <w:rPrChange w:id="712" w:author="Jan Kelemen" w:date="2016-01-20T17:07:00Z">
                  <w:rPr>
                    <w:noProof/>
                    <w:webHidden/>
                  </w:rPr>
                </w:rPrChange>
              </w:rPr>
              <w:t>91</w:t>
            </w:r>
            <w:r w:rsidRPr="0020295F">
              <w:rPr>
                <w:b w:val="0"/>
                <w:noProof/>
                <w:webHidden/>
                <w:rPrChange w:id="713" w:author="Jan Kelemen" w:date="2016-01-20T17:07:00Z">
                  <w:rPr>
                    <w:noProof/>
                    <w:webHidden/>
                  </w:rPr>
                </w:rPrChange>
              </w:rPr>
              <w:fldChar w:fldCharType="end"/>
            </w:r>
            <w:r w:rsidRPr="0020295F">
              <w:rPr>
                <w:rStyle w:val="Hyperlink"/>
                <w:b w:val="0"/>
                <w:noProof/>
                <w:rPrChange w:id="714" w:author="Jan Kelemen" w:date="2016-01-20T17:07:00Z">
                  <w:rPr>
                    <w:rStyle w:val="Hyperlink"/>
                    <w:noProof/>
                  </w:rPr>
                </w:rPrChange>
              </w:rPr>
              <w:fldChar w:fldCharType="end"/>
            </w:r>
          </w:ins>
        </w:p>
        <w:p w14:paraId="4591C17A" w14:textId="77777777" w:rsidR="0020295F" w:rsidRPr="0020295F" w:rsidRDefault="0020295F">
          <w:pPr>
            <w:pStyle w:val="TOC1"/>
            <w:rPr>
              <w:ins w:id="715" w:author="Jan Kelemen" w:date="2016-01-20T17:06:00Z"/>
              <w:rFonts w:eastAsiaTheme="minorEastAsia"/>
              <w:b w:val="0"/>
              <w:noProof/>
              <w:sz w:val="22"/>
              <w:szCs w:val="22"/>
              <w:lang w:eastAsia="hr-HR"/>
              <w:rPrChange w:id="716" w:author="Jan Kelemen" w:date="2016-01-20T17:07:00Z">
                <w:rPr>
                  <w:ins w:id="717" w:author="Jan Kelemen" w:date="2016-01-20T17:06:00Z"/>
                  <w:rFonts w:eastAsiaTheme="minorEastAsia"/>
                  <w:b w:val="0"/>
                  <w:noProof/>
                  <w:sz w:val="22"/>
                  <w:szCs w:val="22"/>
                  <w:lang w:eastAsia="hr-HR"/>
                </w:rPr>
              </w:rPrChange>
            </w:rPr>
          </w:pPr>
          <w:ins w:id="718" w:author="Jan Kelemen" w:date="2016-01-20T17:06:00Z">
            <w:r w:rsidRPr="0020295F">
              <w:rPr>
                <w:rStyle w:val="Hyperlink"/>
                <w:b w:val="0"/>
                <w:noProof/>
                <w:rPrChange w:id="719" w:author="Jan Kelemen" w:date="2016-01-20T17:07:00Z">
                  <w:rPr>
                    <w:rStyle w:val="Hyperlink"/>
                    <w:noProof/>
                  </w:rPr>
                </w:rPrChange>
              </w:rPr>
              <w:fldChar w:fldCharType="begin"/>
            </w:r>
            <w:r w:rsidRPr="0020295F">
              <w:rPr>
                <w:rStyle w:val="Hyperlink"/>
                <w:b w:val="0"/>
                <w:noProof/>
                <w:rPrChange w:id="720" w:author="Jan Kelemen" w:date="2016-01-20T17:07:00Z">
                  <w:rPr>
                    <w:rStyle w:val="Hyperlink"/>
                    <w:noProof/>
                  </w:rPr>
                </w:rPrChange>
              </w:rPr>
              <w:instrText xml:space="preserve"> </w:instrText>
            </w:r>
            <w:r w:rsidRPr="0020295F">
              <w:rPr>
                <w:b w:val="0"/>
                <w:noProof/>
                <w:rPrChange w:id="721" w:author="Jan Kelemen" w:date="2016-01-20T17:07:00Z">
                  <w:rPr>
                    <w:noProof/>
                  </w:rPr>
                </w:rPrChange>
              </w:rPr>
              <w:instrText>HYPERLINK \l "_Toc441072984"</w:instrText>
            </w:r>
            <w:r w:rsidRPr="0020295F">
              <w:rPr>
                <w:rStyle w:val="Hyperlink"/>
                <w:b w:val="0"/>
                <w:noProof/>
                <w:rPrChange w:id="722" w:author="Jan Kelemen" w:date="2016-01-20T17:07:00Z">
                  <w:rPr>
                    <w:rStyle w:val="Hyperlink"/>
                    <w:noProof/>
                  </w:rPr>
                </w:rPrChange>
              </w:rPr>
              <w:instrText xml:space="preserve"> </w:instrText>
            </w:r>
            <w:r w:rsidRPr="0020295F">
              <w:rPr>
                <w:rStyle w:val="Hyperlink"/>
                <w:b w:val="0"/>
                <w:noProof/>
                <w:rPrChange w:id="723" w:author="Jan Kelemen" w:date="2016-01-20T17:07:00Z">
                  <w:rPr>
                    <w:rStyle w:val="Hyperlink"/>
                    <w:noProof/>
                  </w:rPr>
                </w:rPrChange>
              </w:rPr>
            </w:r>
            <w:r w:rsidRPr="0020295F">
              <w:rPr>
                <w:rStyle w:val="Hyperlink"/>
                <w:b w:val="0"/>
                <w:noProof/>
                <w:rPrChange w:id="724" w:author="Jan Kelemen" w:date="2016-01-20T17:07:00Z">
                  <w:rPr>
                    <w:rStyle w:val="Hyperlink"/>
                    <w:noProof/>
                  </w:rPr>
                </w:rPrChange>
              </w:rPr>
              <w:fldChar w:fldCharType="separate"/>
            </w:r>
            <w:r w:rsidRPr="0020295F">
              <w:rPr>
                <w:rStyle w:val="Hyperlink"/>
                <w:b w:val="0"/>
                <w:noProof/>
                <w:rPrChange w:id="725" w:author="Jan Kelemen" w:date="2016-01-20T17:07:00Z">
                  <w:rPr>
                    <w:rStyle w:val="Hyperlink"/>
                    <w:noProof/>
                  </w:rPr>
                </w:rPrChange>
              </w:rPr>
              <w:t>Dodatak C: Prikaz aktivnosti grupe</w:t>
            </w:r>
            <w:r w:rsidRPr="0020295F">
              <w:rPr>
                <w:b w:val="0"/>
                <w:noProof/>
                <w:webHidden/>
                <w:rPrChange w:id="726" w:author="Jan Kelemen" w:date="2016-01-20T17:07:00Z">
                  <w:rPr>
                    <w:noProof/>
                    <w:webHidden/>
                  </w:rPr>
                </w:rPrChange>
              </w:rPr>
              <w:tab/>
            </w:r>
            <w:r w:rsidRPr="0020295F">
              <w:rPr>
                <w:b w:val="0"/>
                <w:noProof/>
                <w:webHidden/>
                <w:rPrChange w:id="727" w:author="Jan Kelemen" w:date="2016-01-20T17:07:00Z">
                  <w:rPr>
                    <w:noProof/>
                    <w:webHidden/>
                  </w:rPr>
                </w:rPrChange>
              </w:rPr>
              <w:fldChar w:fldCharType="begin"/>
            </w:r>
            <w:r w:rsidRPr="0020295F">
              <w:rPr>
                <w:b w:val="0"/>
                <w:noProof/>
                <w:webHidden/>
                <w:rPrChange w:id="728" w:author="Jan Kelemen" w:date="2016-01-20T17:07:00Z">
                  <w:rPr>
                    <w:noProof/>
                    <w:webHidden/>
                  </w:rPr>
                </w:rPrChange>
              </w:rPr>
              <w:instrText xml:space="preserve"> PAGEREF _Toc441072984 \h </w:instrText>
            </w:r>
            <w:r w:rsidRPr="0020295F">
              <w:rPr>
                <w:b w:val="0"/>
                <w:noProof/>
                <w:webHidden/>
                <w:rPrChange w:id="729" w:author="Jan Kelemen" w:date="2016-01-20T17:07:00Z">
                  <w:rPr>
                    <w:noProof/>
                    <w:webHidden/>
                  </w:rPr>
                </w:rPrChange>
              </w:rPr>
            </w:r>
          </w:ins>
          <w:r w:rsidRPr="0020295F">
            <w:rPr>
              <w:b w:val="0"/>
              <w:noProof/>
              <w:webHidden/>
              <w:rPrChange w:id="730" w:author="Jan Kelemen" w:date="2016-01-20T17:07:00Z">
                <w:rPr>
                  <w:noProof/>
                  <w:webHidden/>
                </w:rPr>
              </w:rPrChange>
            </w:rPr>
            <w:fldChar w:fldCharType="separate"/>
          </w:r>
          <w:ins w:id="731" w:author="Jan Kelemen" w:date="2016-01-20T17:06:00Z">
            <w:r w:rsidRPr="0020295F">
              <w:rPr>
                <w:b w:val="0"/>
                <w:noProof/>
                <w:webHidden/>
                <w:rPrChange w:id="732" w:author="Jan Kelemen" w:date="2016-01-20T17:07:00Z">
                  <w:rPr>
                    <w:noProof/>
                    <w:webHidden/>
                  </w:rPr>
                </w:rPrChange>
              </w:rPr>
              <w:t>92</w:t>
            </w:r>
            <w:r w:rsidRPr="0020295F">
              <w:rPr>
                <w:b w:val="0"/>
                <w:noProof/>
                <w:webHidden/>
                <w:rPrChange w:id="733" w:author="Jan Kelemen" w:date="2016-01-20T17:07:00Z">
                  <w:rPr>
                    <w:noProof/>
                    <w:webHidden/>
                  </w:rPr>
                </w:rPrChange>
              </w:rPr>
              <w:fldChar w:fldCharType="end"/>
            </w:r>
            <w:r w:rsidRPr="0020295F">
              <w:rPr>
                <w:rStyle w:val="Hyperlink"/>
                <w:b w:val="0"/>
                <w:noProof/>
                <w:rPrChange w:id="734" w:author="Jan Kelemen" w:date="2016-01-20T17:07:00Z">
                  <w:rPr>
                    <w:rStyle w:val="Hyperlink"/>
                    <w:noProof/>
                  </w:rPr>
                </w:rPrChange>
              </w:rPr>
              <w:fldChar w:fldCharType="end"/>
            </w:r>
          </w:ins>
        </w:p>
        <w:p w14:paraId="03B84E26" w14:textId="77777777" w:rsidR="0020295F" w:rsidRPr="0020295F" w:rsidRDefault="0020295F">
          <w:pPr>
            <w:pStyle w:val="TOC1"/>
            <w:rPr>
              <w:ins w:id="735" w:author="Jan Kelemen" w:date="2016-01-20T17:06:00Z"/>
              <w:rFonts w:eastAsiaTheme="minorEastAsia"/>
              <w:b w:val="0"/>
              <w:noProof/>
              <w:sz w:val="22"/>
              <w:szCs w:val="22"/>
              <w:lang w:eastAsia="hr-HR"/>
              <w:rPrChange w:id="736" w:author="Jan Kelemen" w:date="2016-01-20T17:07:00Z">
                <w:rPr>
                  <w:ins w:id="737" w:author="Jan Kelemen" w:date="2016-01-20T17:06:00Z"/>
                  <w:rFonts w:eastAsiaTheme="minorEastAsia"/>
                  <w:b w:val="0"/>
                  <w:noProof/>
                  <w:sz w:val="22"/>
                  <w:szCs w:val="22"/>
                  <w:lang w:eastAsia="hr-HR"/>
                </w:rPr>
              </w:rPrChange>
            </w:rPr>
          </w:pPr>
          <w:ins w:id="738" w:author="Jan Kelemen" w:date="2016-01-20T17:06:00Z">
            <w:r w:rsidRPr="0020295F">
              <w:rPr>
                <w:rStyle w:val="Hyperlink"/>
                <w:b w:val="0"/>
                <w:noProof/>
                <w:rPrChange w:id="739" w:author="Jan Kelemen" w:date="2016-01-20T17:07:00Z">
                  <w:rPr>
                    <w:rStyle w:val="Hyperlink"/>
                    <w:noProof/>
                  </w:rPr>
                </w:rPrChange>
              </w:rPr>
              <w:fldChar w:fldCharType="begin"/>
            </w:r>
            <w:r w:rsidRPr="0020295F">
              <w:rPr>
                <w:rStyle w:val="Hyperlink"/>
                <w:b w:val="0"/>
                <w:noProof/>
                <w:rPrChange w:id="740" w:author="Jan Kelemen" w:date="2016-01-20T17:07:00Z">
                  <w:rPr>
                    <w:rStyle w:val="Hyperlink"/>
                    <w:noProof/>
                  </w:rPr>
                </w:rPrChange>
              </w:rPr>
              <w:instrText xml:space="preserve"> </w:instrText>
            </w:r>
            <w:r w:rsidRPr="0020295F">
              <w:rPr>
                <w:b w:val="0"/>
                <w:noProof/>
                <w:rPrChange w:id="741" w:author="Jan Kelemen" w:date="2016-01-20T17:07:00Z">
                  <w:rPr>
                    <w:noProof/>
                  </w:rPr>
                </w:rPrChange>
              </w:rPr>
              <w:instrText>HYPERLINK \l "_Toc441072985"</w:instrText>
            </w:r>
            <w:r w:rsidRPr="0020295F">
              <w:rPr>
                <w:rStyle w:val="Hyperlink"/>
                <w:b w:val="0"/>
                <w:noProof/>
                <w:rPrChange w:id="742" w:author="Jan Kelemen" w:date="2016-01-20T17:07:00Z">
                  <w:rPr>
                    <w:rStyle w:val="Hyperlink"/>
                    <w:noProof/>
                  </w:rPr>
                </w:rPrChange>
              </w:rPr>
              <w:instrText xml:space="preserve"> </w:instrText>
            </w:r>
            <w:r w:rsidRPr="0020295F">
              <w:rPr>
                <w:rStyle w:val="Hyperlink"/>
                <w:b w:val="0"/>
                <w:noProof/>
                <w:rPrChange w:id="743" w:author="Jan Kelemen" w:date="2016-01-20T17:07:00Z">
                  <w:rPr>
                    <w:rStyle w:val="Hyperlink"/>
                    <w:noProof/>
                  </w:rPr>
                </w:rPrChange>
              </w:rPr>
            </w:r>
            <w:r w:rsidRPr="0020295F">
              <w:rPr>
                <w:rStyle w:val="Hyperlink"/>
                <w:b w:val="0"/>
                <w:noProof/>
                <w:rPrChange w:id="744" w:author="Jan Kelemen" w:date="2016-01-20T17:07:00Z">
                  <w:rPr>
                    <w:rStyle w:val="Hyperlink"/>
                    <w:noProof/>
                  </w:rPr>
                </w:rPrChange>
              </w:rPr>
              <w:fldChar w:fldCharType="separate"/>
            </w:r>
            <w:r w:rsidRPr="0020295F">
              <w:rPr>
                <w:rStyle w:val="Hyperlink"/>
                <w:b w:val="0"/>
                <w:noProof/>
                <w:rPrChange w:id="745" w:author="Jan Kelemen" w:date="2016-01-20T17:07:00Z">
                  <w:rPr>
                    <w:rStyle w:val="Hyperlink"/>
                    <w:noProof/>
                  </w:rPr>
                </w:rPrChange>
              </w:rPr>
              <w:t>Dodatak D: Plan rada / Pregled rada i stanje ostvarenja</w:t>
            </w:r>
            <w:r w:rsidRPr="0020295F">
              <w:rPr>
                <w:b w:val="0"/>
                <w:noProof/>
                <w:webHidden/>
                <w:rPrChange w:id="746" w:author="Jan Kelemen" w:date="2016-01-20T17:07:00Z">
                  <w:rPr>
                    <w:noProof/>
                    <w:webHidden/>
                  </w:rPr>
                </w:rPrChange>
              </w:rPr>
              <w:tab/>
            </w:r>
            <w:r w:rsidRPr="0020295F">
              <w:rPr>
                <w:b w:val="0"/>
                <w:noProof/>
                <w:webHidden/>
                <w:rPrChange w:id="747" w:author="Jan Kelemen" w:date="2016-01-20T17:07:00Z">
                  <w:rPr>
                    <w:noProof/>
                    <w:webHidden/>
                  </w:rPr>
                </w:rPrChange>
              </w:rPr>
              <w:fldChar w:fldCharType="begin"/>
            </w:r>
            <w:r w:rsidRPr="0020295F">
              <w:rPr>
                <w:b w:val="0"/>
                <w:noProof/>
                <w:webHidden/>
                <w:rPrChange w:id="748" w:author="Jan Kelemen" w:date="2016-01-20T17:07:00Z">
                  <w:rPr>
                    <w:noProof/>
                    <w:webHidden/>
                  </w:rPr>
                </w:rPrChange>
              </w:rPr>
              <w:instrText xml:space="preserve"> PAGEREF _Toc441072985 \h </w:instrText>
            </w:r>
            <w:r w:rsidRPr="0020295F">
              <w:rPr>
                <w:b w:val="0"/>
                <w:noProof/>
                <w:webHidden/>
                <w:rPrChange w:id="749" w:author="Jan Kelemen" w:date="2016-01-20T17:07:00Z">
                  <w:rPr>
                    <w:noProof/>
                    <w:webHidden/>
                  </w:rPr>
                </w:rPrChange>
              </w:rPr>
            </w:r>
          </w:ins>
          <w:r w:rsidRPr="0020295F">
            <w:rPr>
              <w:b w:val="0"/>
              <w:noProof/>
              <w:webHidden/>
              <w:rPrChange w:id="750" w:author="Jan Kelemen" w:date="2016-01-20T17:07:00Z">
                <w:rPr>
                  <w:noProof/>
                  <w:webHidden/>
                </w:rPr>
              </w:rPrChange>
            </w:rPr>
            <w:fldChar w:fldCharType="separate"/>
          </w:r>
          <w:ins w:id="751" w:author="Jan Kelemen" w:date="2016-01-20T17:06:00Z">
            <w:r w:rsidRPr="0020295F">
              <w:rPr>
                <w:b w:val="0"/>
                <w:noProof/>
                <w:webHidden/>
                <w:rPrChange w:id="752" w:author="Jan Kelemen" w:date="2016-01-20T17:07:00Z">
                  <w:rPr>
                    <w:noProof/>
                    <w:webHidden/>
                  </w:rPr>
                </w:rPrChange>
              </w:rPr>
              <w:t>95</w:t>
            </w:r>
            <w:r w:rsidRPr="0020295F">
              <w:rPr>
                <w:b w:val="0"/>
                <w:noProof/>
                <w:webHidden/>
                <w:rPrChange w:id="753" w:author="Jan Kelemen" w:date="2016-01-20T17:07:00Z">
                  <w:rPr>
                    <w:noProof/>
                    <w:webHidden/>
                  </w:rPr>
                </w:rPrChange>
              </w:rPr>
              <w:fldChar w:fldCharType="end"/>
            </w:r>
            <w:r w:rsidRPr="0020295F">
              <w:rPr>
                <w:rStyle w:val="Hyperlink"/>
                <w:b w:val="0"/>
                <w:noProof/>
                <w:rPrChange w:id="754" w:author="Jan Kelemen" w:date="2016-01-20T17:07:00Z">
                  <w:rPr>
                    <w:rStyle w:val="Hyperlink"/>
                    <w:noProof/>
                  </w:rPr>
                </w:rPrChange>
              </w:rPr>
              <w:fldChar w:fldCharType="end"/>
            </w:r>
          </w:ins>
        </w:p>
        <w:p w14:paraId="37202927" w14:textId="77777777" w:rsidR="005B3BAD" w:rsidRPr="0020295F" w:rsidDel="008142BA" w:rsidRDefault="005B3BAD">
          <w:pPr>
            <w:pStyle w:val="TOC1"/>
            <w:rPr>
              <w:ins w:id="755" w:author="Tin Trčak" w:date="2016-01-20T12:19:00Z"/>
              <w:del w:id="756" w:author="Jan Kelemen" w:date="2016-01-20T16:49:00Z"/>
              <w:rFonts w:eastAsiaTheme="minorEastAsia"/>
              <w:b w:val="0"/>
              <w:noProof/>
              <w:sz w:val="22"/>
              <w:lang w:eastAsia="hr-HR"/>
              <w:rPrChange w:id="757" w:author="Jan Kelemen" w:date="2016-01-20T17:07:00Z">
                <w:rPr>
                  <w:ins w:id="758" w:author="Tin Trčak" w:date="2016-01-20T12:19:00Z"/>
                  <w:del w:id="759" w:author="Jan Kelemen" w:date="2016-01-20T16:49:00Z"/>
                  <w:rFonts w:eastAsiaTheme="minorEastAsia"/>
                  <w:b/>
                  <w:noProof/>
                  <w:sz w:val="22"/>
                </w:rPr>
              </w:rPrChange>
            </w:rPr>
            <w:pPrChange w:id="760" w:author="Tin Trčak" w:date="2016-01-20T14:48:00Z">
              <w:pPr>
                <w:spacing w:after="160" w:line="259" w:lineRule="auto"/>
                <w:jc w:val="left"/>
              </w:pPr>
            </w:pPrChange>
          </w:pPr>
          <w:ins w:id="761" w:author="Tin Trčak" w:date="2016-01-20T12:19:00Z">
            <w:del w:id="762" w:author="Jan Kelemen" w:date="2016-01-20T16:49:00Z">
              <w:r w:rsidRPr="0020295F" w:rsidDel="008142BA">
                <w:rPr>
                  <w:rStyle w:val="Hyperlink"/>
                  <w:rFonts w:eastAsia="Arial"/>
                  <w:b w:val="0"/>
                  <w:noProof/>
                  <w:rPrChange w:id="763" w:author="Jan Kelemen" w:date="2016-01-20T17:07:00Z">
                    <w:rPr>
                      <w:rStyle w:val="Hyperlink"/>
                      <w:noProof/>
                    </w:rPr>
                  </w:rPrChange>
                </w:rPr>
                <w:delText>1.</w:delText>
              </w:r>
              <w:r w:rsidRPr="0020295F" w:rsidDel="008142BA">
                <w:rPr>
                  <w:rFonts w:eastAsiaTheme="minorEastAsia"/>
                  <w:b w:val="0"/>
                  <w:noProof/>
                  <w:sz w:val="22"/>
                  <w:szCs w:val="22"/>
                  <w:lang w:eastAsia="hr-HR"/>
                  <w:rPrChange w:id="764" w:author="Jan Kelemen" w:date="2016-01-20T17:07:00Z">
                    <w:rPr>
                      <w:rFonts w:eastAsiaTheme="minorEastAsia"/>
                      <w:noProof/>
                      <w:sz w:val="22"/>
                    </w:rPr>
                  </w:rPrChange>
                </w:rPr>
                <w:tab/>
              </w:r>
              <w:r w:rsidRPr="0020295F" w:rsidDel="008142BA">
                <w:rPr>
                  <w:rStyle w:val="Hyperlink"/>
                  <w:rFonts w:eastAsia="Arial"/>
                  <w:b w:val="0"/>
                  <w:noProof/>
                  <w:rPrChange w:id="765" w:author="Jan Kelemen" w:date="2016-01-20T17:07:00Z">
                    <w:rPr>
                      <w:rStyle w:val="Hyperlink"/>
                      <w:noProof/>
                    </w:rPr>
                  </w:rPrChange>
                </w:rPr>
                <w:delText>Dnevnik promjena dokumentacije</w:delText>
              </w:r>
              <w:r w:rsidRPr="0020295F" w:rsidDel="008142BA">
                <w:rPr>
                  <w:b w:val="0"/>
                  <w:noProof/>
                  <w:webHidden/>
                  <w:rPrChange w:id="766" w:author="Jan Kelemen" w:date="2016-01-20T17:07:00Z">
                    <w:rPr>
                      <w:noProof/>
                      <w:webHidden/>
                    </w:rPr>
                  </w:rPrChange>
                </w:rPr>
                <w:tab/>
                <w:delText>5</w:delText>
              </w:r>
            </w:del>
          </w:ins>
        </w:p>
        <w:p w14:paraId="67D794D3" w14:textId="77777777" w:rsidR="005B3BAD" w:rsidRPr="0020295F" w:rsidDel="008142BA" w:rsidRDefault="005B3BAD">
          <w:pPr>
            <w:pStyle w:val="TOC1"/>
            <w:rPr>
              <w:ins w:id="767" w:author="Tin Trčak" w:date="2016-01-20T12:19:00Z"/>
              <w:del w:id="768" w:author="Jan Kelemen" w:date="2016-01-20T16:49:00Z"/>
              <w:rFonts w:eastAsiaTheme="minorEastAsia"/>
              <w:b w:val="0"/>
              <w:noProof/>
              <w:sz w:val="22"/>
              <w:szCs w:val="22"/>
              <w:lang w:eastAsia="hr-HR"/>
              <w:rPrChange w:id="769" w:author="Jan Kelemen" w:date="2016-01-20T17:07:00Z">
                <w:rPr>
                  <w:ins w:id="770" w:author="Tin Trčak" w:date="2016-01-20T12:19:00Z"/>
                  <w:del w:id="771" w:author="Jan Kelemen" w:date="2016-01-20T16:49:00Z"/>
                  <w:rFonts w:eastAsiaTheme="minorEastAsia"/>
                  <w:noProof/>
                  <w:sz w:val="22"/>
                </w:rPr>
              </w:rPrChange>
            </w:rPr>
          </w:pPr>
          <w:ins w:id="772" w:author="Tin Trčak" w:date="2016-01-20T12:19:00Z">
            <w:del w:id="773" w:author="Jan Kelemen" w:date="2016-01-20T16:49:00Z">
              <w:r w:rsidRPr="0020295F" w:rsidDel="008142BA">
                <w:rPr>
                  <w:rStyle w:val="Hyperlink"/>
                  <w:b w:val="0"/>
                  <w:noProof/>
                  <w:rPrChange w:id="774" w:author="Jan Kelemen" w:date="2016-01-20T17:07:00Z">
                    <w:rPr>
                      <w:rStyle w:val="Hyperlink"/>
                      <w:noProof/>
                    </w:rPr>
                  </w:rPrChange>
                </w:rPr>
                <w:delText>2.</w:delText>
              </w:r>
              <w:r w:rsidRPr="0020295F" w:rsidDel="008142BA">
                <w:rPr>
                  <w:rFonts w:eastAsiaTheme="minorEastAsia"/>
                  <w:b w:val="0"/>
                  <w:noProof/>
                  <w:sz w:val="22"/>
                  <w:szCs w:val="22"/>
                  <w:lang w:eastAsia="hr-HR"/>
                  <w:rPrChange w:id="775" w:author="Jan Kelemen" w:date="2016-01-20T17:07:00Z">
                    <w:rPr>
                      <w:rFonts w:eastAsiaTheme="minorEastAsia"/>
                      <w:noProof/>
                      <w:sz w:val="22"/>
                    </w:rPr>
                  </w:rPrChange>
                </w:rPr>
                <w:tab/>
              </w:r>
              <w:r w:rsidRPr="0020295F" w:rsidDel="008142BA">
                <w:rPr>
                  <w:rStyle w:val="Hyperlink"/>
                  <w:b w:val="0"/>
                  <w:noProof/>
                  <w:rPrChange w:id="776" w:author="Jan Kelemen" w:date="2016-01-20T17:07:00Z">
                    <w:rPr>
                      <w:rStyle w:val="Hyperlink"/>
                      <w:noProof/>
                    </w:rPr>
                  </w:rPrChange>
                </w:rPr>
                <w:delText>Opis projektnog zadatka</w:delText>
              </w:r>
              <w:r w:rsidRPr="0020295F" w:rsidDel="008142BA">
                <w:rPr>
                  <w:b w:val="0"/>
                  <w:noProof/>
                  <w:webHidden/>
                  <w:rPrChange w:id="777" w:author="Jan Kelemen" w:date="2016-01-20T17:07:00Z">
                    <w:rPr>
                      <w:noProof/>
                      <w:webHidden/>
                    </w:rPr>
                  </w:rPrChange>
                </w:rPr>
                <w:tab/>
                <w:delText>8</w:delText>
              </w:r>
            </w:del>
          </w:ins>
        </w:p>
        <w:p w14:paraId="547563AE" w14:textId="77777777" w:rsidR="005B3BAD" w:rsidRPr="0020295F" w:rsidDel="008142BA" w:rsidRDefault="005B3BAD">
          <w:pPr>
            <w:pStyle w:val="TOC1"/>
            <w:rPr>
              <w:ins w:id="778" w:author="Tin Trčak" w:date="2016-01-20T12:19:00Z"/>
              <w:del w:id="779" w:author="Jan Kelemen" w:date="2016-01-20T16:49:00Z"/>
              <w:rFonts w:eastAsiaTheme="minorEastAsia"/>
              <w:b w:val="0"/>
              <w:noProof/>
              <w:sz w:val="22"/>
              <w:szCs w:val="22"/>
              <w:lang w:eastAsia="hr-HR"/>
              <w:rPrChange w:id="780" w:author="Jan Kelemen" w:date="2016-01-20T17:07:00Z">
                <w:rPr>
                  <w:ins w:id="781" w:author="Tin Trčak" w:date="2016-01-20T12:19:00Z"/>
                  <w:del w:id="782" w:author="Jan Kelemen" w:date="2016-01-20T16:49:00Z"/>
                  <w:rFonts w:eastAsiaTheme="minorEastAsia"/>
                  <w:noProof/>
                  <w:sz w:val="22"/>
                </w:rPr>
              </w:rPrChange>
            </w:rPr>
          </w:pPr>
          <w:ins w:id="783" w:author="Tin Trčak" w:date="2016-01-20T12:19:00Z">
            <w:del w:id="784" w:author="Jan Kelemen" w:date="2016-01-20T16:49:00Z">
              <w:r w:rsidRPr="0020295F" w:rsidDel="008142BA">
                <w:rPr>
                  <w:rStyle w:val="Hyperlink"/>
                  <w:b w:val="0"/>
                  <w:noProof/>
                  <w:rPrChange w:id="785" w:author="Jan Kelemen" w:date="2016-01-20T17:07:00Z">
                    <w:rPr>
                      <w:rStyle w:val="Hyperlink"/>
                      <w:noProof/>
                    </w:rPr>
                  </w:rPrChange>
                </w:rPr>
                <w:delText>3.</w:delText>
              </w:r>
              <w:r w:rsidRPr="0020295F" w:rsidDel="008142BA">
                <w:rPr>
                  <w:rFonts w:eastAsiaTheme="minorEastAsia"/>
                  <w:b w:val="0"/>
                  <w:noProof/>
                  <w:sz w:val="22"/>
                  <w:szCs w:val="22"/>
                  <w:lang w:eastAsia="hr-HR"/>
                  <w:rPrChange w:id="786" w:author="Jan Kelemen" w:date="2016-01-20T17:07:00Z">
                    <w:rPr>
                      <w:rFonts w:eastAsiaTheme="minorEastAsia"/>
                      <w:noProof/>
                      <w:sz w:val="22"/>
                    </w:rPr>
                  </w:rPrChange>
                </w:rPr>
                <w:tab/>
              </w:r>
              <w:r w:rsidRPr="0020295F" w:rsidDel="008142BA">
                <w:rPr>
                  <w:rStyle w:val="Hyperlink"/>
                  <w:b w:val="0"/>
                  <w:noProof/>
                  <w:rPrChange w:id="787" w:author="Jan Kelemen" w:date="2016-01-20T17:07:00Z">
                    <w:rPr>
                      <w:rStyle w:val="Hyperlink"/>
                      <w:noProof/>
                    </w:rPr>
                  </w:rPrChange>
                </w:rPr>
                <w:delText>Pojmovnik</w:delText>
              </w:r>
              <w:r w:rsidRPr="0020295F" w:rsidDel="008142BA">
                <w:rPr>
                  <w:b w:val="0"/>
                  <w:noProof/>
                  <w:webHidden/>
                  <w:rPrChange w:id="788" w:author="Jan Kelemen" w:date="2016-01-20T17:07:00Z">
                    <w:rPr>
                      <w:noProof/>
                      <w:webHidden/>
                    </w:rPr>
                  </w:rPrChange>
                </w:rPr>
                <w:tab/>
                <w:delText>11</w:delText>
              </w:r>
            </w:del>
          </w:ins>
        </w:p>
        <w:p w14:paraId="367DDBCF" w14:textId="77777777" w:rsidR="005B3BAD" w:rsidRPr="0020295F" w:rsidDel="008142BA" w:rsidRDefault="005B3BAD">
          <w:pPr>
            <w:pStyle w:val="TOC1"/>
            <w:rPr>
              <w:ins w:id="789" w:author="Tin Trčak" w:date="2016-01-20T12:19:00Z"/>
              <w:del w:id="790" w:author="Jan Kelemen" w:date="2016-01-20T16:49:00Z"/>
              <w:rFonts w:eastAsiaTheme="minorEastAsia"/>
              <w:b w:val="0"/>
              <w:noProof/>
              <w:sz w:val="22"/>
              <w:szCs w:val="22"/>
              <w:lang w:eastAsia="hr-HR"/>
              <w:rPrChange w:id="791" w:author="Jan Kelemen" w:date="2016-01-20T17:07:00Z">
                <w:rPr>
                  <w:ins w:id="792" w:author="Tin Trčak" w:date="2016-01-20T12:19:00Z"/>
                  <w:del w:id="793" w:author="Jan Kelemen" w:date="2016-01-20T16:49:00Z"/>
                  <w:rFonts w:eastAsiaTheme="minorEastAsia"/>
                  <w:noProof/>
                  <w:sz w:val="22"/>
                </w:rPr>
              </w:rPrChange>
            </w:rPr>
          </w:pPr>
          <w:ins w:id="794" w:author="Tin Trčak" w:date="2016-01-20T12:19:00Z">
            <w:del w:id="795" w:author="Jan Kelemen" w:date="2016-01-20T16:49:00Z">
              <w:r w:rsidRPr="0020295F" w:rsidDel="008142BA">
                <w:rPr>
                  <w:rStyle w:val="Hyperlink"/>
                  <w:b w:val="0"/>
                  <w:noProof/>
                  <w:rPrChange w:id="796" w:author="Jan Kelemen" w:date="2016-01-20T17:07:00Z">
                    <w:rPr>
                      <w:rStyle w:val="Hyperlink"/>
                      <w:noProof/>
                    </w:rPr>
                  </w:rPrChange>
                </w:rPr>
                <w:delText>4.</w:delText>
              </w:r>
              <w:r w:rsidRPr="0020295F" w:rsidDel="008142BA">
                <w:rPr>
                  <w:rFonts w:eastAsiaTheme="minorEastAsia"/>
                  <w:b w:val="0"/>
                  <w:noProof/>
                  <w:sz w:val="22"/>
                  <w:szCs w:val="22"/>
                  <w:lang w:eastAsia="hr-HR"/>
                  <w:rPrChange w:id="797" w:author="Jan Kelemen" w:date="2016-01-20T17:07:00Z">
                    <w:rPr>
                      <w:rFonts w:eastAsiaTheme="minorEastAsia"/>
                      <w:noProof/>
                      <w:sz w:val="22"/>
                    </w:rPr>
                  </w:rPrChange>
                </w:rPr>
                <w:tab/>
              </w:r>
              <w:r w:rsidRPr="0020295F" w:rsidDel="008142BA">
                <w:rPr>
                  <w:rStyle w:val="Hyperlink"/>
                  <w:b w:val="0"/>
                  <w:noProof/>
                  <w:rPrChange w:id="798" w:author="Jan Kelemen" w:date="2016-01-20T17:07:00Z">
                    <w:rPr>
                      <w:rStyle w:val="Hyperlink"/>
                      <w:noProof/>
                    </w:rPr>
                  </w:rPrChange>
                </w:rPr>
                <w:delText>Funkcionalni zahtjevi</w:delText>
              </w:r>
              <w:r w:rsidRPr="0020295F" w:rsidDel="008142BA">
                <w:rPr>
                  <w:b w:val="0"/>
                  <w:noProof/>
                  <w:webHidden/>
                  <w:rPrChange w:id="799" w:author="Jan Kelemen" w:date="2016-01-20T17:07:00Z">
                    <w:rPr>
                      <w:noProof/>
                      <w:webHidden/>
                    </w:rPr>
                  </w:rPrChange>
                </w:rPr>
                <w:tab/>
                <w:delText>12</w:delText>
              </w:r>
            </w:del>
          </w:ins>
        </w:p>
        <w:p w14:paraId="156666A0" w14:textId="77777777" w:rsidR="005B3BAD" w:rsidRPr="0020295F" w:rsidDel="008142BA" w:rsidRDefault="005B3BAD">
          <w:pPr>
            <w:pStyle w:val="TOC2"/>
            <w:tabs>
              <w:tab w:val="left" w:pos="960"/>
              <w:tab w:val="right" w:leader="dot" w:pos="9062"/>
            </w:tabs>
            <w:rPr>
              <w:ins w:id="800" w:author="Tin Trčak" w:date="2016-01-20T12:19:00Z"/>
              <w:del w:id="801" w:author="Jan Kelemen" w:date="2016-01-20T16:49:00Z"/>
              <w:rFonts w:eastAsiaTheme="minorEastAsia"/>
              <w:b w:val="0"/>
              <w:noProof/>
              <w:lang w:eastAsia="hr-HR"/>
              <w:rPrChange w:id="802" w:author="Jan Kelemen" w:date="2016-01-20T17:07:00Z">
                <w:rPr>
                  <w:ins w:id="803" w:author="Tin Trčak" w:date="2016-01-20T12:19:00Z"/>
                  <w:del w:id="804" w:author="Jan Kelemen" w:date="2016-01-20T16:49:00Z"/>
                  <w:rFonts w:eastAsiaTheme="minorEastAsia"/>
                  <w:b w:val="0"/>
                  <w:noProof/>
                  <w:lang w:eastAsia="hr-HR"/>
                </w:rPr>
              </w:rPrChange>
            </w:rPr>
          </w:pPr>
          <w:ins w:id="805" w:author="Tin Trčak" w:date="2016-01-20T12:19:00Z">
            <w:del w:id="806" w:author="Jan Kelemen" w:date="2016-01-20T16:49:00Z">
              <w:r w:rsidRPr="0020295F" w:rsidDel="008142BA">
                <w:rPr>
                  <w:rStyle w:val="Hyperlink"/>
                  <w:b w:val="0"/>
                  <w:noProof/>
                  <w:rPrChange w:id="807" w:author="Jan Kelemen" w:date="2016-01-20T17:07:00Z">
                    <w:rPr>
                      <w:rStyle w:val="Hyperlink"/>
                      <w:noProof/>
                    </w:rPr>
                  </w:rPrChange>
                </w:rPr>
                <w:delText>4.1</w:delText>
              </w:r>
              <w:r w:rsidRPr="0020295F" w:rsidDel="008142BA">
                <w:rPr>
                  <w:rFonts w:eastAsiaTheme="minorEastAsia"/>
                  <w:b w:val="0"/>
                  <w:noProof/>
                  <w:lang w:eastAsia="hr-HR"/>
                  <w:rPrChange w:id="808" w:author="Jan Kelemen" w:date="2016-01-20T17:07:00Z">
                    <w:rPr>
                      <w:rFonts w:eastAsiaTheme="minorEastAsia"/>
                      <w:b w:val="0"/>
                      <w:noProof/>
                      <w:lang w:eastAsia="hr-HR"/>
                    </w:rPr>
                  </w:rPrChange>
                </w:rPr>
                <w:tab/>
              </w:r>
              <w:r w:rsidRPr="0020295F" w:rsidDel="008142BA">
                <w:rPr>
                  <w:rStyle w:val="Hyperlink"/>
                  <w:b w:val="0"/>
                  <w:noProof/>
                  <w:rPrChange w:id="809" w:author="Jan Kelemen" w:date="2016-01-20T17:07:00Z">
                    <w:rPr>
                      <w:rStyle w:val="Hyperlink"/>
                      <w:noProof/>
                    </w:rPr>
                  </w:rPrChange>
                </w:rPr>
                <w:delText>Opis obrazaca uporabe:</w:delText>
              </w:r>
              <w:r w:rsidRPr="0020295F" w:rsidDel="008142BA">
                <w:rPr>
                  <w:b w:val="0"/>
                  <w:noProof/>
                  <w:webHidden/>
                  <w:rPrChange w:id="810" w:author="Jan Kelemen" w:date="2016-01-20T17:07:00Z">
                    <w:rPr>
                      <w:noProof/>
                      <w:webHidden/>
                    </w:rPr>
                  </w:rPrChange>
                </w:rPr>
                <w:tab/>
                <w:delText>14</w:delText>
              </w:r>
            </w:del>
          </w:ins>
        </w:p>
        <w:p w14:paraId="147BB41C" w14:textId="77777777" w:rsidR="005B3BAD" w:rsidRPr="0020295F" w:rsidDel="008142BA" w:rsidRDefault="005B3BAD">
          <w:pPr>
            <w:pStyle w:val="TOC2"/>
            <w:tabs>
              <w:tab w:val="left" w:pos="960"/>
              <w:tab w:val="right" w:leader="dot" w:pos="9062"/>
            </w:tabs>
            <w:rPr>
              <w:ins w:id="811" w:author="Tin Trčak" w:date="2016-01-20T12:19:00Z"/>
              <w:del w:id="812" w:author="Jan Kelemen" w:date="2016-01-20T16:49:00Z"/>
              <w:rFonts w:eastAsiaTheme="minorEastAsia"/>
              <w:b w:val="0"/>
              <w:noProof/>
              <w:lang w:eastAsia="hr-HR"/>
              <w:rPrChange w:id="813" w:author="Jan Kelemen" w:date="2016-01-20T17:07:00Z">
                <w:rPr>
                  <w:ins w:id="814" w:author="Tin Trčak" w:date="2016-01-20T12:19:00Z"/>
                  <w:del w:id="815" w:author="Jan Kelemen" w:date="2016-01-20T16:49:00Z"/>
                  <w:rFonts w:eastAsiaTheme="minorEastAsia"/>
                  <w:b w:val="0"/>
                  <w:noProof/>
                  <w:lang w:eastAsia="hr-HR"/>
                </w:rPr>
              </w:rPrChange>
            </w:rPr>
          </w:pPr>
          <w:ins w:id="816" w:author="Tin Trčak" w:date="2016-01-20T12:19:00Z">
            <w:del w:id="817" w:author="Jan Kelemen" w:date="2016-01-20T16:49:00Z">
              <w:r w:rsidRPr="0020295F" w:rsidDel="008142BA">
                <w:rPr>
                  <w:rStyle w:val="Hyperlink"/>
                  <w:b w:val="0"/>
                  <w:noProof/>
                  <w:rPrChange w:id="818" w:author="Jan Kelemen" w:date="2016-01-20T17:07:00Z">
                    <w:rPr>
                      <w:rStyle w:val="Hyperlink"/>
                      <w:noProof/>
                    </w:rPr>
                  </w:rPrChange>
                </w:rPr>
                <w:delText>4.2</w:delText>
              </w:r>
              <w:r w:rsidRPr="0020295F" w:rsidDel="008142BA">
                <w:rPr>
                  <w:rFonts w:eastAsiaTheme="minorEastAsia"/>
                  <w:b w:val="0"/>
                  <w:noProof/>
                  <w:lang w:eastAsia="hr-HR"/>
                  <w:rPrChange w:id="819" w:author="Jan Kelemen" w:date="2016-01-20T17:07:00Z">
                    <w:rPr>
                      <w:rFonts w:eastAsiaTheme="minorEastAsia"/>
                      <w:b w:val="0"/>
                      <w:noProof/>
                      <w:lang w:eastAsia="hr-HR"/>
                    </w:rPr>
                  </w:rPrChange>
                </w:rPr>
                <w:tab/>
              </w:r>
              <w:r w:rsidRPr="0020295F" w:rsidDel="008142BA">
                <w:rPr>
                  <w:rStyle w:val="Hyperlink"/>
                  <w:b w:val="0"/>
                  <w:noProof/>
                  <w:rPrChange w:id="820" w:author="Jan Kelemen" w:date="2016-01-20T17:07:00Z">
                    <w:rPr>
                      <w:rStyle w:val="Hyperlink"/>
                      <w:noProof/>
                    </w:rPr>
                  </w:rPrChange>
                </w:rPr>
                <w:delText>Dijagrami obrazaca</w:delText>
              </w:r>
              <w:r w:rsidRPr="0020295F" w:rsidDel="008142BA">
                <w:rPr>
                  <w:b w:val="0"/>
                  <w:noProof/>
                  <w:webHidden/>
                  <w:rPrChange w:id="821" w:author="Jan Kelemen" w:date="2016-01-20T17:07:00Z">
                    <w:rPr>
                      <w:noProof/>
                      <w:webHidden/>
                    </w:rPr>
                  </w:rPrChange>
                </w:rPr>
                <w:tab/>
                <w:delText>28</w:delText>
              </w:r>
            </w:del>
          </w:ins>
        </w:p>
        <w:p w14:paraId="68B9618C" w14:textId="77777777" w:rsidR="005B3BAD" w:rsidRPr="0020295F" w:rsidDel="008142BA" w:rsidRDefault="005B3BAD">
          <w:pPr>
            <w:pStyle w:val="TOC2"/>
            <w:tabs>
              <w:tab w:val="left" w:pos="960"/>
              <w:tab w:val="right" w:leader="dot" w:pos="9062"/>
            </w:tabs>
            <w:rPr>
              <w:ins w:id="822" w:author="Tin Trčak" w:date="2016-01-20T12:19:00Z"/>
              <w:del w:id="823" w:author="Jan Kelemen" w:date="2016-01-20T16:49:00Z"/>
              <w:rFonts w:eastAsiaTheme="minorEastAsia"/>
              <w:b w:val="0"/>
              <w:noProof/>
              <w:lang w:eastAsia="hr-HR"/>
              <w:rPrChange w:id="824" w:author="Jan Kelemen" w:date="2016-01-20T17:07:00Z">
                <w:rPr>
                  <w:ins w:id="825" w:author="Tin Trčak" w:date="2016-01-20T12:19:00Z"/>
                  <w:del w:id="826" w:author="Jan Kelemen" w:date="2016-01-20T16:49:00Z"/>
                  <w:rFonts w:eastAsiaTheme="minorEastAsia"/>
                  <w:b w:val="0"/>
                  <w:noProof/>
                  <w:lang w:eastAsia="hr-HR"/>
                </w:rPr>
              </w:rPrChange>
            </w:rPr>
          </w:pPr>
          <w:ins w:id="827" w:author="Tin Trčak" w:date="2016-01-20T12:19:00Z">
            <w:del w:id="828" w:author="Jan Kelemen" w:date="2016-01-20T16:49:00Z">
              <w:r w:rsidRPr="0020295F" w:rsidDel="008142BA">
                <w:rPr>
                  <w:rStyle w:val="Hyperlink"/>
                  <w:b w:val="0"/>
                  <w:noProof/>
                  <w:rPrChange w:id="829" w:author="Jan Kelemen" w:date="2016-01-20T17:07:00Z">
                    <w:rPr>
                      <w:rStyle w:val="Hyperlink"/>
                      <w:noProof/>
                    </w:rPr>
                  </w:rPrChange>
                </w:rPr>
                <w:delText>4.3</w:delText>
              </w:r>
              <w:r w:rsidRPr="0020295F" w:rsidDel="008142BA">
                <w:rPr>
                  <w:rFonts w:eastAsiaTheme="minorEastAsia"/>
                  <w:b w:val="0"/>
                  <w:noProof/>
                  <w:lang w:eastAsia="hr-HR"/>
                  <w:rPrChange w:id="830" w:author="Jan Kelemen" w:date="2016-01-20T17:07:00Z">
                    <w:rPr>
                      <w:rFonts w:eastAsiaTheme="minorEastAsia"/>
                      <w:b w:val="0"/>
                      <w:noProof/>
                      <w:lang w:eastAsia="hr-HR"/>
                    </w:rPr>
                  </w:rPrChange>
                </w:rPr>
                <w:tab/>
              </w:r>
              <w:r w:rsidRPr="0020295F" w:rsidDel="008142BA">
                <w:rPr>
                  <w:rStyle w:val="Hyperlink"/>
                  <w:b w:val="0"/>
                  <w:noProof/>
                  <w:rPrChange w:id="831" w:author="Jan Kelemen" w:date="2016-01-20T17:07:00Z">
                    <w:rPr>
                      <w:rStyle w:val="Hyperlink"/>
                      <w:noProof/>
                    </w:rPr>
                  </w:rPrChange>
                </w:rPr>
                <w:delText>Sekvencijski dijagrami</w:delText>
              </w:r>
              <w:r w:rsidRPr="0020295F" w:rsidDel="008142BA">
                <w:rPr>
                  <w:b w:val="0"/>
                  <w:noProof/>
                  <w:webHidden/>
                  <w:rPrChange w:id="832" w:author="Jan Kelemen" w:date="2016-01-20T17:07:00Z">
                    <w:rPr>
                      <w:noProof/>
                      <w:webHidden/>
                    </w:rPr>
                  </w:rPrChange>
                </w:rPr>
                <w:tab/>
                <w:delText>32</w:delText>
              </w:r>
            </w:del>
          </w:ins>
        </w:p>
        <w:p w14:paraId="2AE02DB9" w14:textId="77777777" w:rsidR="005B3BAD" w:rsidRPr="0020295F" w:rsidDel="008142BA" w:rsidRDefault="005B3BAD">
          <w:pPr>
            <w:pStyle w:val="TOC1"/>
            <w:rPr>
              <w:ins w:id="833" w:author="Tin Trčak" w:date="2016-01-20T12:19:00Z"/>
              <w:del w:id="834" w:author="Jan Kelemen" w:date="2016-01-20T16:49:00Z"/>
              <w:rFonts w:eastAsiaTheme="minorEastAsia"/>
              <w:b w:val="0"/>
              <w:noProof/>
              <w:sz w:val="22"/>
              <w:szCs w:val="22"/>
              <w:lang w:eastAsia="hr-HR"/>
              <w:rPrChange w:id="835" w:author="Jan Kelemen" w:date="2016-01-20T17:07:00Z">
                <w:rPr>
                  <w:ins w:id="836" w:author="Tin Trčak" w:date="2016-01-20T12:19:00Z"/>
                  <w:del w:id="837" w:author="Jan Kelemen" w:date="2016-01-20T16:49:00Z"/>
                  <w:rFonts w:eastAsiaTheme="minorEastAsia"/>
                  <w:noProof/>
                  <w:sz w:val="22"/>
                </w:rPr>
              </w:rPrChange>
            </w:rPr>
          </w:pPr>
          <w:ins w:id="838" w:author="Tin Trčak" w:date="2016-01-20T12:19:00Z">
            <w:del w:id="839" w:author="Jan Kelemen" w:date="2016-01-20T16:49:00Z">
              <w:r w:rsidRPr="0020295F" w:rsidDel="008142BA">
                <w:rPr>
                  <w:rStyle w:val="Hyperlink"/>
                  <w:b w:val="0"/>
                  <w:noProof/>
                  <w:lang w:eastAsia="hr-HR"/>
                  <w:rPrChange w:id="840" w:author="Jan Kelemen" w:date="2016-01-20T17:07:00Z">
                    <w:rPr>
                      <w:rStyle w:val="Hyperlink"/>
                      <w:noProof/>
                    </w:rPr>
                  </w:rPrChange>
                </w:rPr>
                <w:delText>5.</w:delText>
              </w:r>
              <w:r w:rsidRPr="0020295F" w:rsidDel="008142BA">
                <w:rPr>
                  <w:rFonts w:eastAsiaTheme="minorEastAsia"/>
                  <w:b w:val="0"/>
                  <w:noProof/>
                  <w:sz w:val="22"/>
                  <w:szCs w:val="22"/>
                  <w:lang w:eastAsia="hr-HR"/>
                  <w:rPrChange w:id="841" w:author="Jan Kelemen" w:date="2016-01-20T17:07:00Z">
                    <w:rPr>
                      <w:rFonts w:eastAsiaTheme="minorEastAsia"/>
                      <w:noProof/>
                      <w:sz w:val="22"/>
                    </w:rPr>
                  </w:rPrChange>
                </w:rPr>
                <w:tab/>
              </w:r>
              <w:r w:rsidRPr="0020295F" w:rsidDel="008142BA">
                <w:rPr>
                  <w:rStyle w:val="Hyperlink"/>
                  <w:b w:val="0"/>
                  <w:noProof/>
                  <w:lang w:eastAsia="hr-HR"/>
                  <w:rPrChange w:id="842" w:author="Jan Kelemen" w:date="2016-01-20T17:07:00Z">
                    <w:rPr>
                      <w:rStyle w:val="Hyperlink"/>
                      <w:noProof/>
                    </w:rPr>
                  </w:rPrChange>
                </w:rPr>
                <w:delText>Ostali zahtjevi</w:delText>
              </w:r>
              <w:r w:rsidRPr="0020295F" w:rsidDel="008142BA">
                <w:rPr>
                  <w:b w:val="0"/>
                  <w:noProof/>
                  <w:webHidden/>
                  <w:rPrChange w:id="843" w:author="Jan Kelemen" w:date="2016-01-20T17:07:00Z">
                    <w:rPr>
                      <w:noProof/>
                      <w:webHidden/>
                    </w:rPr>
                  </w:rPrChange>
                </w:rPr>
                <w:tab/>
                <w:delText>47</w:delText>
              </w:r>
            </w:del>
          </w:ins>
        </w:p>
        <w:p w14:paraId="7546E154" w14:textId="77777777" w:rsidR="005B3BAD" w:rsidRPr="0020295F" w:rsidDel="008142BA" w:rsidRDefault="005B3BAD">
          <w:pPr>
            <w:pStyle w:val="TOC1"/>
            <w:rPr>
              <w:ins w:id="844" w:author="Tin Trčak" w:date="2016-01-20T12:19:00Z"/>
              <w:del w:id="845" w:author="Jan Kelemen" w:date="2016-01-20T16:49:00Z"/>
              <w:rFonts w:eastAsiaTheme="minorEastAsia"/>
              <w:b w:val="0"/>
              <w:noProof/>
              <w:sz w:val="22"/>
              <w:szCs w:val="22"/>
              <w:lang w:eastAsia="hr-HR"/>
              <w:rPrChange w:id="846" w:author="Jan Kelemen" w:date="2016-01-20T17:07:00Z">
                <w:rPr>
                  <w:ins w:id="847" w:author="Tin Trčak" w:date="2016-01-20T12:19:00Z"/>
                  <w:del w:id="848" w:author="Jan Kelemen" w:date="2016-01-20T16:49:00Z"/>
                  <w:rFonts w:eastAsiaTheme="minorEastAsia"/>
                  <w:noProof/>
                  <w:sz w:val="22"/>
                </w:rPr>
              </w:rPrChange>
            </w:rPr>
          </w:pPr>
          <w:ins w:id="849" w:author="Tin Trčak" w:date="2016-01-20T12:19:00Z">
            <w:del w:id="850" w:author="Jan Kelemen" w:date="2016-01-20T16:49:00Z">
              <w:r w:rsidRPr="0020295F" w:rsidDel="008142BA">
                <w:rPr>
                  <w:rStyle w:val="Hyperlink"/>
                  <w:b w:val="0"/>
                  <w:noProof/>
                  <w:lang w:eastAsia="hr-HR"/>
                  <w:rPrChange w:id="851" w:author="Jan Kelemen" w:date="2016-01-20T17:07:00Z">
                    <w:rPr>
                      <w:rStyle w:val="Hyperlink"/>
                      <w:noProof/>
                    </w:rPr>
                  </w:rPrChange>
                </w:rPr>
                <w:delText>6.</w:delText>
              </w:r>
              <w:r w:rsidRPr="0020295F" w:rsidDel="008142BA">
                <w:rPr>
                  <w:rFonts w:eastAsiaTheme="minorEastAsia"/>
                  <w:b w:val="0"/>
                  <w:noProof/>
                  <w:sz w:val="22"/>
                  <w:szCs w:val="22"/>
                  <w:lang w:eastAsia="hr-HR"/>
                  <w:rPrChange w:id="852" w:author="Jan Kelemen" w:date="2016-01-20T17:07:00Z">
                    <w:rPr>
                      <w:rFonts w:eastAsiaTheme="minorEastAsia"/>
                      <w:noProof/>
                      <w:sz w:val="22"/>
                    </w:rPr>
                  </w:rPrChange>
                </w:rPr>
                <w:tab/>
              </w:r>
              <w:r w:rsidRPr="0020295F" w:rsidDel="008142BA">
                <w:rPr>
                  <w:rStyle w:val="Hyperlink"/>
                  <w:b w:val="0"/>
                  <w:noProof/>
                  <w:lang w:eastAsia="hr-HR"/>
                  <w:rPrChange w:id="853" w:author="Jan Kelemen" w:date="2016-01-20T17:07:00Z">
                    <w:rPr>
                      <w:rStyle w:val="Hyperlink"/>
                      <w:noProof/>
                    </w:rPr>
                  </w:rPrChange>
                </w:rPr>
                <w:delText>Arhitektura i dizajn sustava</w:delText>
              </w:r>
              <w:r w:rsidRPr="0020295F" w:rsidDel="008142BA">
                <w:rPr>
                  <w:b w:val="0"/>
                  <w:noProof/>
                  <w:webHidden/>
                  <w:rPrChange w:id="854" w:author="Jan Kelemen" w:date="2016-01-20T17:07:00Z">
                    <w:rPr>
                      <w:noProof/>
                      <w:webHidden/>
                    </w:rPr>
                  </w:rPrChange>
                </w:rPr>
                <w:tab/>
                <w:delText>49</w:delText>
              </w:r>
            </w:del>
          </w:ins>
        </w:p>
        <w:p w14:paraId="3B3F4C87" w14:textId="77777777" w:rsidR="005B3BAD" w:rsidRPr="0020295F" w:rsidDel="008142BA" w:rsidRDefault="005B3BAD">
          <w:pPr>
            <w:pStyle w:val="TOC2"/>
            <w:tabs>
              <w:tab w:val="left" w:pos="960"/>
              <w:tab w:val="right" w:leader="dot" w:pos="9062"/>
            </w:tabs>
            <w:rPr>
              <w:ins w:id="855" w:author="Tin Trčak" w:date="2016-01-20T12:19:00Z"/>
              <w:del w:id="856" w:author="Jan Kelemen" w:date="2016-01-20T16:49:00Z"/>
              <w:rFonts w:eastAsiaTheme="minorEastAsia"/>
              <w:b w:val="0"/>
              <w:noProof/>
              <w:lang w:eastAsia="hr-HR"/>
              <w:rPrChange w:id="857" w:author="Jan Kelemen" w:date="2016-01-20T17:07:00Z">
                <w:rPr>
                  <w:ins w:id="858" w:author="Tin Trčak" w:date="2016-01-20T12:19:00Z"/>
                  <w:del w:id="859" w:author="Jan Kelemen" w:date="2016-01-20T16:49:00Z"/>
                  <w:rFonts w:eastAsiaTheme="minorEastAsia"/>
                  <w:b w:val="0"/>
                  <w:noProof/>
                  <w:lang w:eastAsia="hr-HR"/>
                </w:rPr>
              </w:rPrChange>
            </w:rPr>
          </w:pPr>
          <w:ins w:id="860" w:author="Tin Trčak" w:date="2016-01-20T12:19:00Z">
            <w:del w:id="861" w:author="Jan Kelemen" w:date="2016-01-20T16:49:00Z">
              <w:r w:rsidRPr="0020295F" w:rsidDel="008142BA">
                <w:rPr>
                  <w:rStyle w:val="Hyperlink"/>
                  <w:b w:val="0"/>
                  <w:noProof/>
                  <w:rPrChange w:id="862" w:author="Jan Kelemen" w:date="2016-01-20T17:07:00Z">
                    <w:rPr>
                      <w:rStyle w:val="Hyperlink"/>
                      <w:noProof/>
                    </w:rPr>
                  </w:rPrChange>
                </w:rPr>
                <w:delText>6.1</w:delText>
              </w:r>
              <w:r w:rsidRPr="0020295F" w:rsidDel="008142BA">
                <w:rPr>
                  <w:rFonts w:eastAsiaTheme="minorEastAsia"/>
                  <w:b w:val="0"/>
                  <w:noProof/>
                  <w:lang w:eastAsia="hr-HR"/>
                  <w:rPrChange w:id="863" w:author="Jan Kelemen" w:date="2016-01-20T17:07:00Z">
                    <w:rPr>
                      <w:rFonts w:eastAsiaTheme="minorEastAsia"/>
                      <w:b w:val="0"/>
                      <w:noProof/>
                      <w:lang w:eastAsia="hr-HR"/>
                    </w:rPr>
                  </w:rPrChange>
                </w:rPr>
                <w:tab/>
              </w:r>
              <w:r w:rsidRPr="0020295F" w:rsidDel="008142BA">
                <w:rPr>
                  <w:rStyle w:val="Hyperlink"/>
                  <w:b w:val="0"/>
                  <w:noProof/>
                  <w:rPrChange w:id="864" w:author="Jan Kelemen" w:date="2016-01-20T17:07:00Z">
                    <w:rPr>
                      <w:rStyle w:val="Hyperlink"/>
                      <w:noProof/>
                    </w:rPr>
                  </w:rPrChange>
                </w:rPr>
                <w:delText>Svrha, opći prioriteti i skica sustava</w:delText>
              </w:r>
              <w:r w:rsidRPr="0020295F" w:rsidDel="008142BA">
                <w:rPr>
                  <w:b w:val="0"/>
                  <w:noProof/>
                  <w:webHidden/>
                  <w:rPrChange w:id="865" w:author="Jan Kelemen" w:date="2016-01-20T17:07:00Z">
                    <w:rPr>
                      <w:noProof/>
                      <w:webHidden/>
                    </w:rPr>
                  </w:rPrChange>
                </w:rPr>
                <w:tab/>
                <w:delText>49</w:delText>
              </w:r>
            </w:del>
          </w:ins>
        </w:p>
        <w:p w14:paraId="06679802" w14:textId="77777777" w:rsidR="005B3BAD" w:rsidRPr="0020295F" w:rsidDel="008142BA" w:rsidRDefault="005B3BAD">
          <w:pPr>
            <w:pStyle w:val="TOC2"/>
            <w:tabs>
              <w:tab w:val="left" w:pos="960"/>
              <w:tab w:val="right" w:leader="dot" w:pos="9062"/>
            </w:tabs>
            <w:rPr>
              <w:ins w:id="866" w:author="Tin Trčak" w:date="2016-01-20T12:19:00Z"/>
              <w:del w:id="867" w:author="Jan Kelemen" w:date="2016-01-20T16:49:00Z"/>
              <w:rFonts w:eastAsiaTheme="minorEastAsia"/>
              <w:b w:val="0"/>
              <w:noProof/>
              <w:lang w:eastAsia="hr-HR"/>
              <w:rPrChange w:id="868" w:author="Jan Kelemen" w:date="2016-01-20T17:07:00Z">
                <w:rPr>
                  <w:ins w:id="869" w:author="Tin Trčak" w:date="2016-01-20T12:19:00Z"/>
                  <w:del w:id="870" w:author="Jan Kelemen" w:date="2016-01-20T16:49:00Z"/>
                  <w:rFonts w:eastAsiaTheme="minorEastAsia"/>
                  <w:b w:val="0"/>
                  <w:noProof/>
                  <w:lang w:eastAsia="hr-HR"/>
                </w:rPr>
              </w:rPrChange>
            </w:rPr>
          </w:pPr>
          <w:ins w:id="871" w:author="Tin Trčak" w:date="2016-01-20T12:19:00Z">
            <w:del w:id="872" w:author="Jan Kelemen" w:date="2016-01-20T16:49:00Z">
              <w:r w:rsidRPr="0020295F" w:rsidDel="008142BA">
                <w:rPr>
                  <w:rStyle w:val="Hyperlink"/>
                  <w:b w:val="0"/>
                  <w:noProof/>
                  <w:rPrChange w:id="873" w:author="Jan Kelemen" w:date="2016-01-20T17:07:00Z">
                    <w:rPr>
                      <w:rStyle w:val="Hyperlink"/>
                      <w:noProof/>
                    </w:rPr>
                  </w:rPrChange>
                </w:rPr>
                <w:delText>6.2</w:delText>
              </w:r>
              <w:r w:rsidRPr="0020295F" w:rsidDel="008142BA">
                <w:rPr>
                  <w:rFonts w:eastAsiaTheme="minorEastAsia"/>
                  <w:b w:val="0"/>
                  <w:noProof/>
                  <w:lang w:eastAsia="hr-HR"/>
                  <w:rPrChange w:id="874" w:author="Jan Kelemen" w:date="2016-01-20T17:07:00Z">
                    <w:rPr>
                      <w:rFonts w:eastAsiaTheme="minorEastAsia"/>
                      <w:b w:val="0"/>
                      <w:noProof/>
                      <w:lang w:eastAsia="hr-HR"/>
                    </w:rPr>
                  </w:rPrChange>
                </w:rPr>
                <w:tab/>
              </w:r>
              <w:r w:rsidRPr="0020295F" w:rsidDel="008142BA">
                <w:rPr>
                  <w:rStyle w:val="Hyperlink"/>
                  <w:b w:val="0"/>
                  <w:noProof/>
                  <w:rPrChange w:id="875" w:author="Jan Kelemen" w:date="2016-01-20T17:07:00Z">
                    <w:rPr>
                      <w:rStyle w:val="Hyperlink"/>
                      <w:noProof/>
                    </w:rPr>
                  </w:rPrChange>
                </w:rPr>
                <w:delText>Dijagram razreda s opisom</w:delText>
              </w:r>
              <w:r w:rsidRPr="0020295F" w:rsidDel="008142BA">
                <w:rPr>
                  <w:b w:val="0"/>
                  <w:noProof/>
                  <w:webHidden/>
                  <w:rPrChange w:id="876" w:author="Jan Kelemen" w:date="2016-01-20T17:07:00Z">
                    <w:rPr>
                      <w:noProof/>
                      <w:webHidden/>
                    </w:rPr>
                  </w:rPrChange>
                </w:rPr>
                <w:tab/>
                <w:delText>55</w:delText>
              </w:r>
            </w:del>
          </w:ins>
        </w:p>
        <w:p w14:paraId="4F3F4AB6" w14:textId="77777777" w:rsidR="005B3BAD" w:rsidRPr="0020295F" w:rsidDel="008142BA" w:rsidRDefault="005B3BAD">
          <w:pPr>
            <w:pStyle w:val="TOC2"/>
            <w:tabs>
              <w:tab w:val="left" w:pos="960"/>
              <w:tab w:val="right" w:leader="dot" w:pos="9062"/>
            </w:tabs>
            <w:rPr>
              <w:ins w:id="877" w:author="Tin Trčak" w:date="2016-01-20T12:19:00Z"/>
              <w:del w:id="878" w:author="Jan Kelemen" w:date="2016-01-20T16:49:00Z"/>
              <w:rFonts w:eastAsiaTheme="minorEastAsia"/>
              <w:b w:val="0"/>
              <w:noProof/>
              <w:lang w:eastAsia="hr-HR"/>
              <w:rPrChange w:id="879" w:author="Jan Kelemen" w:date="2016-01-20T17:07:00Z">
                <w:rPr>
                  <w:ins w:id="880" w:author="Tin Trčak" w:date="2016-01-20T12:19:00Z"/>
                  <w:del w:id="881" w:author="Jan Kelemen" w:date="2016-01-20T16:49:00Z"/>
                  <w:rFonts w:eastAsiaTheme="minorEastAsia"/>
                  <w:b w:val="0"/>
                  <w:noProof/>
                  <w:lang w:eastAsia="hr-HR"/>
                </w:rPr>
              </w:rPrChange>
            </w:rPr>
          </w:pPr>
          <w:ins w:id="882" w:author="Tin Trčak" w:date="2016-01-20T12:19:00Z">
            <w:del w:id="883" w:author="Jan Kelemen" w:date="2016-01-20T16:49:00Z">
              <w:r w:rsidRPr="0020295F" w:rsidDel="008142BA">
                <w:rPr>
                  <w:rStyle w:val="Hyperlink"/>
                  <w:b w:val="0"/>
                  <w:noProof/>
                  <w:rPrChange w:id="884" w:author="Jan Kelemen" w:date="2016-01-20T17:07:00Z">
                    <w:rPr>
                      <w:rStyle w:val="Hyperlink"/>
                      <w:noProof/>
                    </w:rPr>
                  </w:rPrChange>
                </w:rPr>
                <w:delText>6.3</w:delText>
              </w:r>
              <w:r w:rsidRPr="0020295F" w:rsidDel="008142BA">
                <w:rPr>
                  <w:rFonts w:eastAsiaTheme="minorEastAsia"/>
                  <w:b w:val="0"/>
                  <w:noProof/>
                  <w:lang w:eastAsia="hr-HR"/>
                  <w:rPrChange w:id="885" w:author="Jan Kelemen" w:date="2016-01-20T17:07:00Z">
                    <w:rPr>
                      <w:rFonts w:eastAsiaTheme="minorEastAsia"/>
                      <w:b w:val="0"/>
                      <w:noProof/>
                      <w:lang w:eastAsia="hr-HR"/>
                    </w:rPr>
                  </w:rPrChange>
                </w:rPr>
                <w:tab/>
              </w:r>
              <w:r w:rsidRPr="0020295F" w:rsidDel="008142BA">
                <w:rPr>
                  <w:rStyle w:val="Hyperlink"/>
                  <w:b w:val="0"/>
                  <w:noProof/>
                  <w:rPrChange w:id="886" w:author="Jan Kelemen" w:date="2016-01-20T17:07:00Z">
                    <w:rPr>
                      <w:rStyle w:val="Hyperlink"/>
                      <w:noProof/>
                    </w:rPr>
                  </w:rPrChange>
                </w:rPr>
                <w:delText>Dijagram objekata</w:delText>
              </w:r>
              <w:r w:rsidRPr="0020295F" w:rsidDel="008142BA">
                <w:rPr>
                  <w:b w:val="0"/>
                  <w:noProof/>
                  <w:webHidden/>
                  <w:rPrChange w:id="887" w:author="Jan Kelemen" w:date="2016-01-20T17:07:00Z">
                    <w:rPr>
                      <w:noProof/>
                      <w:webHidden/>
                    </w:rPr>
                  </w:rPrChange>
                </w:rPr>
                <w:tab/>
                <w:delText>57</w:delText>
              </w:r>
            </w:del>
          </w:ins>
        </w:p>
        <w:p w14:paraId="4A21F49E" w14:textId="77777777" w:rsidR="005B3BAD" w:rsidRPr="0020295F" w:rsidDel="008142BA" w:rsidRDefault="005B3BAD">
          <w:pPr>
            <w:pStyle w:val="TOC2"/>
            <w:tabs>
              <w:tab w:val="left" w:pos="960"/>
              <w:tab w:val="right" w:leader="dot" w:pos="9062"/>
            </w:tabs>
            <w:rPr>
              <w:ins w:id="888" w:author="Tin Trčak" w:date="2016-01-20T12:19:00Z"/>
              <w:del w:id="889" w:author="Jan Kelemen" w:date="2016-01-20T16:49:00Z"/>
              <w:rFonts w:eastAsiaTheme="minorEastAsia"/>
              <w:b w:val="0"/>
              <w:noProof/>
              <w:lang w:eastAsia="hr-HR"/>
              <w:rPrChange w:id="890" w:author="Jan Kelemen" w:date="2016-01-20T17:07:00Z">
                <w:rPr>
                  <w:ins w:id="891" w:author="Tin Trčak" w:date="2016-01-20T12:19:00Z"/>
                  <w:del w:id="892" w:author="Jan Kelemen" w:date="2016-01-20T16:49:00Z"/>
                  <w:rFonts w:eastAsiaTheme="minorEastAsia"/>
                  <w:b w:val="0"/>
                  <w:noProof/>
                  <w:lang w:eastAsia="hr-HR"/>
                </w:rPr>
              </w:rPrChange>
            </w:rPr>
          </w:pPr>
          <w:ins w:id="893" w:author="Tin Trčak" w:date="2016-01-20T12:19:00Z">
            <w:del w:id="894" w:author="Jan Kelemen" w:date="2016-01-20T16:49:00Z">
              <w:r w:rsidRPr="0020295F" w:rsidDel="008142BA">
                <w:rPr>
                  <w:rStyle w:val="Hyperlink"/>
                  <w:b w:val="0"/>
                  <w:noProof/>
                  <w:rPrChange w:id="895" w:author="Jan Kelemen" w:date="2016-01-20T17:07:00Z">
                    <w:rPr>
                      <w:rStyle w:val="Hyperlink"/>
                      <w:noProof/>
                    </w:rPr>
                  </w:rPrChange>
                </w:rPr>
                <w:delText>6.4</w:delText>
              </w:r>
              <w:r w:rsidRPr="0020295F" w:rsidDel="008142BA">
                <w:rPr>
                  <w:rFonts w:eastAsiaTheme="minorEastAsia"/>
                  <w:b w:val="0"/>
                  <w:noProof/>
                  <w:lang w:eastAsia="hr-HR"/>
                  <w:rPrChange w:id="896" w:author="Jan Kelemen" w:date="2016-01-20T17:07:00Z">
                    <w:rPr>
                      <w:rFonts w:eastAsiaTheme="minorEastAsia"/>
                      <w:b w:val="0"/>
                      <w:noProof/>
                      <w:lang w:eastAsia="hr-HR"/>
                    </w:rPr>
                  </w:rPrChange>
                </w:rPr>
                <w:tab/>
              </w:r>
              <w:r w:rsidRPr="0020295F" w:rsidDel="008142BA">
                <w:rPr>
                  <w:rStyle w:val="Hyperlink"/>
                  <w:b w:val="0"/>
                  <w:noProof/>
                  <w:rPrChange w:id="897" w:author="Jan Kelemen" w:date="2016-01-20T17:07:00Z">
                    <w:rPr>
                      <w:rStyle w:val="Hyperlink"/>
                      <w:noProof/>
                    </w:rPr>
                  </w:rPrChange>
                </w:rPr>
                <w:delText>Ostali UML dijagrami</w:delText>
              </w:r>
              <w:r w:rsidRPr="0020295F" w:rsidDel="008142BA">
                <w:rPr>
                  <w:b w:val="0"/>
                  <w:noProof/>
                  <w:webHidden/>
                  <w:rPrChange w:id="898" w:author="Jan Kelemen" w:date="2016-01-20T17:07:00Z">
                    <w:rPr>
                      <w:noProof/>
                      <w:webHidden/>
                    </w:rPr>
                  </w:rPrChange>
                </w:rPr>
                <w:tab/>
                <w:delText>58</w:delText>
              </w:r>
            </w:del>
          </w:ins>
        </w:p>
        <w:p w14:paraId="13B23CB3" w14:textId="77777777" w:rsidR="005B3BAD" w:rsidRPr="0020295F" w:rsidDel="008142BA" w:rsidRDefault="005B3BAD">
          <w:pPr>
            <w:pStyle w:val="TOC3"/>
            <w:tabs>
              <w:tab w:val="left" w:pos="1200"/>
              <w:tab w:val="right" w:leader="dot" w:pos="9062"/>
            </w:tabs>
            <w:rPr>
              <w:ins w:id="899" w:author="Tin Trčak" w:date="2016-01-20T12:19:00Z"/>
              <w:del w:id="900" w:author="Jan Kelemen" w:date="2016-01-20T16:49:00Z"/>
              <w:rFonts w:eastAsiaTheme="minorEastAsia"/>
              <w:noProof/>
              <w:lang w:eastAsia="hr-HR"/>
              <w:rPrChange w:id="901" w:author="Jan Kelemen" w:date="2016-01-20T17:07:00Z">
                <w:rPr>
                  <w:ins w:id="902" w:author="Tin Trčak" w:date="2016-01-20T12:19:00Z"/>
                  <w:del w:id="903" w:author="Jan Kelemen" w:date="2016-01-20T16:49:00Z"/>
                  <w:rFonts w:eastAsiaTheme="minorEastAsia"/>
                  <w:noProof/>
                  <w:lang w:eastAsia="hr-HR"/>
                </w:rPr>
              </w:rPrChange>
            </w:rPr>
          </w:pPr>
          <w:ins w:id="904" w:author="Tin Trčak" w:date="2016-01-20T12:19:00Z">
            <w:del w:id="905" w:author="Jan Kelemen" w:date="2016-01-20T16:49:00Z">
              <w:r w:rsidRPr="0020295F" w:rsidDel="008142BA">
                <w:rPr>
                  <w:rStyle w:val="Hyperlink"/>
                  <w:noProof/>
                  <w:rPrChange w:id="906" w:author="Jan Kelemen" w:date="2016-01-20T17:07:00Z">
                    <w:rPr>
                      <w:rStyle w:val="Hyperlink"/>
                      <w:noProof/>
                    </w:rPr>
                  </w:rPrChange>
                </w:rPr>
                <w:delText>6.4.1</w:delText>
              </w:r>
              <w:r w:rsidRPr="0020295F" w:rsidDel="008142BA">
                <w:rPr>
                  <w:rFonts w:eastAsiaTheme="minorEastAsia"/>
                  <w:noProof/>
                  <w:lang w:eastAsia="hr-HR"/>
                  <w:rPrChange w:id="907" w:author="Jan Kelemen" w:date="2016-01-20T17:07:00Z">
                    <w:rPr>
                      <w:rFonts w:eastAsiaTheme="minorEastAsia"/>
                      <w:noProof/>
                      <w:lang w:eastAsia="hr-HR"/>
                    </w:rPr>
                  </w:rPrChange>
                </w:rPr>
                <w:tab/>
              </w:r>
              <w:r w:rsidRPr="0020295F" w:rsidDel="008142BA">
                <w:rPr>
                  <w:rStyle w:val="Hyperlink"/>
                  <w:noProof/>
                  <w:rPrChange w:id="908" w:author="Jan Kelemen" w:date="2016-01-20T17:07:00Z">
                    <w:rPr>
                      <w:rStyle w:val="Hyperlink"/>
                      <w:noProof/>
                    </w:rPr>
                  </w:rPrChange>
                </w:rPr>
                <w:delText>Komunikacijski dijagram</w:delText>
              </w:r>
              <w:r w:rsidRPr="0020295F" w:rsidDel="008142BA">
                <w:rPr>
                  <w:noProof/>
                  <w:webHidden/>
                  <w:rPrChange w:id="909" w:author="Jan Kelemen" w:date="2016-01-20T17:07:00Z">
                    <w:rPr>
                      <w:noProof/>
                      <w:webHidden/>
                    </w:rPr>
                  </w:rPrChange>
                </w:rPr>
                <w:tab/>
                <w:delText>58</w:delText>
              </w:r>
            </w:del>
          </w:ins>
        </w:p>
        <w:p w14:paraId="37CF56B3" w14:textId="77777777" w:rsidR="005B3BAD" w:rsidRPr="0020295F" w:rsidDel="008142BA" w:rsidRDefault="005B3BAD">
          <w:pPr>
            <w:pStyle w:val="TOC3"/>
            <w:tabs>
              <w:tab w:val="left" w:pos="1200"/>
              <w:tab w:val="right" w:leader="dot" w:pos="9062"/>
            </w:tabs>
            <w:rPr>
              <w:ins w:id="910" w:author="Tin Trčak" w:date="2016-01-20T12:19:00Z"/>
              <w:del w:id="911" w:author="Jan Kelemen" w:date="2016-01-20T16:49:00Z"/>
              <w:rFonts w:eastAsiaTheme="minorEastAsia"/>
              <w:noProof/>
              <w:lang w:eastAsia="hr-HR"/>
              <w:rPrChange w:id="912" w:author="Jan Kelemen" w:date="2016-01-20T17:07:00Z">
                <w:rPr>
                  <w:ins w:id="913" w:author="Tin Trčak" w:date="2016-01-20T12:19:00Z"/>
                  <w:del w:id="914" w:author="Jan Kelemen" w:date="2016-01-20T16:49:00Z"/>
                  <w:rFonts w:eastAsiaTheme="minorEastAsia"/>
                  <w:noProof/>
                  <w:lang w:eastAsia="hr-HR"/>
                </w:rPr>
              </w:rPrChange>
            </w:rPr>
          </w:pPr>
          <w:ins w:id="915" w:author="Tin Trčak" w:date="2016-01-20T12:19:00Z">
            <w:del w:id="916" w:author="Jan Kelemen" w:date="2016-01-20T16:49:00Z">
              <w:r w:rsidRPr="0020295F" w:rsidDel="008142BA">
                <w:rPr>
                  <w:rStyle w:val="Hyperlink"/>
                  <w:noProof/>
                  <w:rPrChange w:id="917" w:author="Jan Kelemen" w:date="2016-01-20T17:07:00Z">
                    <w:rPr>
                      <w:rStyle w:val="Hyperlink"/>
                      <w:noProof/>
                    </w:rPr>
                  </w:rPrChange>
                </w:rPr>
                <w:delText>6.4.2</w:delText>
              </w:r>
              <w:r w:rsidRPr="0020295F" w:rsidDel="008142BA">
                <w:rPr>
                  <w:rFonts w:eastAsiaTheme="minorEastAsia"/>
                  <w:noProof/>
                  <w:lang w:eastAsia="hr-HR"/>
                  <w:rPrChange w:id="918" w:author="Jan Kelemen" w:date="2016-01-20T17:07:00Z">
                    <w:rPr>
                      <w:rFonts w:eastAsiaTheme="minorEastAsia"/>
                      <w:noProof/>
                      <w:lang w:eastAsia="hr-HR"/>
                    </w:rPr>
                  </w:rPrChange>
                </w:rPr>
                <w:tab/>
              </w:r>
              <w:r w:rsidRPr="0020295F" w:rsidDel="008142BA">
                <w:rPr>
                  <w:rStyle w:val="Hyperlink"/>
                  <w:noProof/>
                  <w:rPrChange w:id="919" w:author="Jan Kelemen" w:date="2016-01-20T17:07:00Z">
                    <w:rPr>
                      <w:rStyle w:val="Hyperlink"/>
                      <w:noProof/>
                    </w:rPr>
                  </w:rPrChange>
                </w:rPr>
                <w:delText>Dijagram stanja</w:delText>
              </w:r>
              <w:r w:rsidRPr="0020295F" w:rsidDel="008142BA">
                <w:rPr>
                  <w:noProof/>
                  <w:webHidden/>
                  <w:rPrChange w:id="920" w:author="Jan Kelemen" w:date="2016-01-20T17:07:00Z">
                    <w:rPr>
                      <w:noProof/>
                      <w:webHidden/>
                    </w:rPr>
                  </w:rPrChange>
                </w:rPr>
                <w:tab/>
                <w:delText>59</w:delText>
              </w:r>
            </w:del>
          </w:ins>
        </w:p>
        <w:p w14:paraId="283DE94B" w14:textId="77777777" w:rsidR="005B3BAD" w:rsidRPr="0020295F" w:rsidDel="008142BA" w:rsidRDefault="005B3BAD">
          <w:pPr>
            <w:pStyle w:val="TOC3"/>
            <w:tabs>
              <w:tab w:val="left" w:pos="1200"/>
              <w:tab w:val="right" w:leader="dot" w:pos="9062"/>
            </w:tabs>
            <w:rPr>
              <w:ins w:id="921" w:author="Tin Trčak" w:date="2016-01-20T12:19:00Z"/>
              <w:del w:id="922" w:author="Jan Kelemen" w:date="2016-01-20T16:49:00Z"/>
              <w:rFonts w:eastAsiaTheme="minorEastAsia"/>
              <w:noProof/>
              <w:lang w:eastAsia="hr-HR"/>
              <w:rPrChange w:id="923" w:author="Jan Kelemen" w:date="2016-01-20T17:07:00Z">
                <w:rPr>
                  <w:ins w:id="924" w:author="Tin Trčak" w:date="2016-01-20T12:19:00Z"/>
                  <w:del w:id="925" w:author="Jan Kelemen" w:date="2016-01-20T16:49:00Z"/>
                  <w:rFonts w:eastAsiaTheme="minorEastAsia"/>
                  <w:noProof/>
                  <w:lang w:eastAsia="hr-HR"/>
                </w:rPr>
              </w:rPrChange>
            </w:rPr>
          </w:pPr>
          <w:ins w:id="926" w:author="Tin Trčak" w:date="2016-01-20T12:19:00Z">
            <w:del w:id="927" w:author="Jan Kelemen" w:date="2016-01-20T16:49:00Z">
              <w:r w:rsidRPr="0020295F" w:rsidDel="008142BA">
                <w:rPr>
                  <w:rStyle w:val="Hyperlink"/>
                  <w:noProof/>
                  <w:rPrChange w:id="928" w:author="Jan Kelemen" w:date="2016-01-20T17:07:00Z">
                    <w:rPr>
                      <w:rStyle w:val="Hyperlink"/>
                      <w:noProof/>
                    </w:rPr>
                  </w:rPrChange>
                </w:rPr>
                <w:delText>6.4.3</w:delText>
              </w:r>
              <w:r w:rsidRPr="0020295F" w:rsidDel="008142BA">
                <w:rPr>
                  <w:rFonts w:eastAsiaTheme="minorEastAsia"/>
                  <w:noProof/>
                  <w:lang w:eastAsia="hr-HR"/>
                  <w:rPrChange w:id="929" w:author="Jan Kelemen" w:date="2016-01-20T17:07:00Z">
                    <w:rPr>
                      <w:rFonts w:eastAsiaTheme="minorEastAsia"/>
                      <w:noProof/>
                      <w:lang w:eastAsia="hr-HR"/>
                    </w:rPr>
                  </w:rPrChange>
                </w:rPr>
                <w:tab/>
              </w:r>
              <w:r w:rsidRPr="0020295F" w:rsidDel="008142BA">
                <w:rPr>
                  <w:rStyle w:val="Hyperlink"/>
                  <w:noProof/>
                  <w:rPrChange w:id="930" w:author="Jan Kelemen" w:date="2016-01-20T17:07:00Z">
                    <w:rPr>
                      <w:rStyle w:val="Hyperlink"/>
                      <w:noProof/>
                    </w:rPr>
                  </w:rPrChange>
                </w:rPr>
                <w:delText>Dijagram aktivnosti</w:delText>
              </w:r>
              <w:r w:rsidRPr="0020295F" w:rsidDel="008142BA">
                <w:rPr>
                  <w:noProof/>
                  <w:webHidden/>
                  <w:rPrChange w:id="931" w:author="Jan Kelemen" w:date="2016-01-20T17:07:00Z">
                    <w:rPr>
                      <w:noProof/>
                      <w:webHidden/>
                    </w:rPr>
                  </w:rPrChange>
                </w:rPr>
                <w:tab/>
                <w:delText>61</w:delText>
              </w:r>
            </w:del>
          </w:ins>
        </w:p>
        <w:p w14:paraId="6A2BBB09" w14:textId="77777777" w:rsidR="005B3BAD" w:rsidRPr="0020295F" w:rsidDel="008142BA" w:rsidRDefault="005B3BAD">
          <w:pPr>
            <w:pStyle w:val="TOC3"/>
            <w:tabs>
              <w:tab w:val="left" w:pos="1200"/>
              <w:tab w:val="right" w:leader="dot" w:pos="9062"/>
            </w:tabs>
            <w:rPr>
              <w:ins w:id="932" w:author="Tin Trčak" w:date="2016-01-20T12:19:00Z"/>
              <w:del w:id="933" w:author="Jan Kelemen" w:date="2016-01-20T16:49:00Z"/>
              <w:rFonts w:eastAsiaTheme="minorEastAsia"/>
              <w:noProof/>
              <w:lang w:eastAsia="hr-HR"/>
              <w:rPrChange w:id="934" w:author="Jan Kelemen" w:date="2016-01-20T17:07:00Z">
                <w:rPr>
                  <w:ins w:id="935" w:author="Tin Trčak" w:date="2016-01-20T12:19:00Z"/>
                  <w:del w:id="936" w:author="Jan Kelemen" w:date="2016-01-20T16:49:00Z"/>
                  <w:rFonts w:eastAsiaTheme="minorEastAsia"/>
                  <w:noProof/>
                  <w:lang w:eastAsia="hr-HR"/>
                </w:rPr>
              </w:rPrChange>
            </w:rPr>
          </w:pPr>
          <w:ins w:id="937" w:author="Tin Trčak" w:date="2016-01-20T12:19:00Z">
            <w:del w:id="938" w:author="Jan Kelemen" w:date="2016-01-20T16:49:00Z">
              <w:r w:rsidRPr="0020295F" w:rsidDel="008142BA">
                <w:rPr>
                  <w:rStyle w:val="Hyperlink"/>
                  <w:noProof/>
                  <w:rPrChange w:id="939" w:author="Jan Kelemen" w:date="2016-01-20T17:07:00Z">
                    <w:rPr>
                      <w:rStyle w:val="Hyperlink"/>
                      <w:noProof/>
                    </w:rPr>
                  </w:rPrChange>
                </w:rPr>
                <w:delText>6.4.4</w:delText>
              </w:r>
              <w:r w:rsidRPr="0020295F" w:rsidDel="008142BA">
                <w:rPr>
                  <w:rFonts w:eastAsiaTheme="minorEastAsia"/>
                  <w:noProof/>
                  <w:lang w:eastAsia="hr-HR"/>
                  <w:rPrChange w:id="940" w:author="Jan Kelemen" w:date="2016-01-20T17:07:00Z">
                    <w:rPr>
                      <w:rFonts w:eastAsiaTheme="minorEastAsia"/>
                      <w:noProof/>
                      <w:lang w:eastAsia="hr-HR"/>
                    </w:rPr>
                  </w:rPrChange>
                </w:rPr>
                <w:tab/>
              </w:r>
              <w:r w:rsidRPr="0020295F" w:rsidDel="008142BA">
                <w:rPr>
                  <w:rStyle w:val="Hyperlink"/>
                  <w:noProof/>
                  <w:rPrChange w:id="941" w:author="Jan Kelemen" w:date="2016-01-20T17:07:00Z">
                    <w:rPr>
                      <w:rStyle w:val="Hyperlink"/>
                      <w:noProof/>
                    </w:rPr>
                  </w:rPrChange>
                </w:rPr>
                <w:delText>Dijagrami komponenata</w:delText>
              </w:r>
              <w:r w:rsidRPr="0020295F" w:rsidDel="008142BA">
                <w:rPr>
                  <w:noProof/>
                  <w:webHidden/>
                  <w:rPrChange w:id="942" w:author="Jan Kelemen" w:date="2016-01-20T17:07:00Z">
                    <w:rPr>
                      <w:noProof/>
                      <w:webHidden/>
                    </w:rPr>
                  </w:rPrChange>
                </w:rPr>
                <w:tab/>
                <w:delText>62</w:delText>
              </w:r>
            </w:del>
          </w:ins>
        </w:p>
        <w:p w14:paraId="2AB32B7A" w14:textId="77777777" w:rsidR="005B3BAD" w:rsidRPr="0020295F" w:rsidDel="008142BA" w:rsidRDefault="005B3BAD">
          <w:pPr>
            <w:pStyle w:val="TOC1"/>
            <w:rPr>
              <w:ins w:id="943" w:author="Tin Trčak" w:date="2016-01-20T12:19:00Z"/>
              <w:del w:id="944" w:author="Jan Kelemen" w:date="2016-01-20T16:49:00Z"/>
              <w:rFonts w:eastAsiaTheme="minorEastAsia"/>
              <w:b w:val="0"/>
              <w:noProof/>
              <w:sz w:val="22"/>
              <w:szCs w:val="22"/>
              <w:lang w:eastAsia="hr-HR"/>
              <w:rPrChange w:id="945" w:author="Jan Kelemen" w:date="2016-01-20T17:07:00Z">
                <w:rPr>
                  <w:ins w:id="946" w:author="Tin Trčak" w:date="2016-01-20T12:19:00Z"/>
                  <w:del w:id="947" w:author="Jan Kelemen" w:date="2016-01-20T16:49:00Z"/>
                  <w:rFonts w:eastAsiaTheme="minorEastAsia"/>
                  <w:noProof/>
                  <w:sz w:val="22"/>
                </w:rPr>
              </w:rPrChange>
            </w:rPr>
          </w:pPr>
          <w:ins w:id="948" w:author="Tin Trčak" w:date="2016-01-20T12:19:00Z">
            <w:del w:id="949" w:author="Jan Kelemen" w:date="2016-01-20T16:49:00Z">
              <w:r w:rsidRPr="0020295F" w:rsidDel="008142BA">
                <w:rPr>
                  <w:rStyle w:val="Hyperlink"/>
                  <w:b w:val="0"/>
                  <w:noProof/>
                  <w:rPrChange w:id="950" w:author="Jan Kelemen" w:date="2016-01-20T17:07:00Z">
                    <w:rPr>
                      <w:rStyle w:val="Hyperlink"/>
                      <w:noProof/>
                    </w:rPr>
                  </w:rPrChange>
                </w:rPr>
                <w:delText>7.</w:delText>
              </w:r>
              <w:r w:rsidRPr="0020295F" w:rsidDel="008142BA">
                <w:rPr>
                  <w:rFonts w:eastAsiaTheme="minorEastAsia"/>
                  <w:b w:val="0"/>
                  <w:noProof/>
                  <w:sz w:val="22"/>
                  <w:szCs w:val="22"/>
                  <w:lang w:eastAsia="hr-HR"/>
                  <w:rPrChange w:id="951" w:author="Jan Kelemen" w:date="2016-01-20T17:07:00Z">
                    <w:rPr>
                      <w:rFonts w:eastAsiaTheme="minorEastAsia"/>
                      <w:noProof/>
                      <w:sz w:val="22"/>
                    </w:rPr>
                  </w:rPrChange>
                </w:rPr>
                <w:tab/>
              </w:r>
              <w:r w:rsidRPr="0020295F" w:rsidDel="008142BA">
                <w:rPr>
                  <w:rStyle w:val="Hyperlink"/>
                  <w:b w:val="0"/>
                  <w:noProof/>
                  <w:rPrChange w:id="952" w:author="Jan Kelemen" w:date="2016-01-20T17:07:00Z">
                    <w:rPr>
                      <w:rStyle w:val="Hyperlink"/>
                      <w:noProof/>
                    </w:rPr>
                  </w:rPrChange>
                </w:rPr>
                <w:delText>Implementacija i korisničko sučelje</w:delText>
              </w:r>
              <w:r w:rsidRPr="0020295F" w:rsidDel="008142BA">
                <w:rPr>
                  <w:b w:val="0"/>
                  <w:noProof/>
                  <w:webHidden/>
                  <w:rPrChange w:id="953" w:author="Jan Kelemen" w:date="2016-01-20T17:07:00Z">
                    <w:rPr>
                      <w:noProof/>
                      <w:webHidden/>
                    </w:rPr>
                  </w:rPrChange>
                </w:rPr>
                <w:tab/>
                <w:delText>65</w:delText>
              </w:r>
            </w:del>
          </w:ins>
        </w:p>
        <w:p w14:paraId="3697ADAE" w14:textId="77777777" w:rsidR="005B3BAD" w:rsidRPr="0020295F" w:rsidDel="008142BA" w:rsidRDefault="005B3BAD">
          <w:pPr>
            <w:pStyle w:val="TOC2"/>
            <w:tabs>
              <w:tab w:val="left" w:pos="960"/>
              <w:tab w:val="right" w:leader="dot" w:pos="9062"/>
            </w:tabs>
            <w:rPr>
              <w:ins w:id="954" w:author="Tin Trčak" w:date="2016-01-20T12:19:00Z"/>
              <w:del w:id="955" w:author="Jan Kelemen" w:date="2016-01-20T16:49:00Z"/>
              <w:rFonts w:eastAsiaTheme="minorEastAsia"/>
              <w:b w:val="0"/>
              <w:noProof/>
              <w:lang w:eastAsia="hr-HR"/>
              <w:rPrChange w:id="956" w:author="Jan Kelemen" w:date="2016-01-20T17:07:00Z">
                <w:rPr>
                  <w:ins w:id="957" w:author="Tin Trčak" w:date="2016-01-20T12:19:00Z"/>
                  <w:del w:id="958" w:author="Jan Kelemen" w:date="2016-01-20T16:49:00Z"/>
                  <w:rFonts w:eastAsiaTheme="minorEastAsia"/>
                  <w:b w:val="0"/>
                  <w:noProof/>
                  <w:lang w:eastAsia="hr-HR"/>
                </w:rPr>
              </w:rPrChange>
            </w:rPr>
          </w:pPr>
          <w:ins w:id="959" w:author="Tin Trčak" w:date="2016-01-20T12:19:00Z">
            <w:del w:id="960" w:author="Jan Kelemen" w:date="2016-01-20T16:49:00Z">
              <w:r w:rsidRPr="0020295F" w:rsidDel="008142BA">
                <w:rPr>
                  <w:rStyle w:val="Hyperlink"/>
                  <w:b w:val="0"/>
                  <w:noProof/>
                  <w:rPrChange w:id="961" w:author="Jan Kelemen" w:date="2016-01-20T17:07:00Z">
                    <w:rPr>
                      <w:rStyle w:val="Hyperlink"/>
                      <w:noProof/>
                    </w:rPr>
                  </w:rPrChange>
                </w:rPr>
                <w:delText>7.1</w:delText>
              </w:r>
              <w:r w:rsidRPr="0020295F" w:rsidDel="008142BA">
                <w:rPr>
                  <w:rFonts w:eastAsiaTheme="minorEastAsia"/>
                  <w:b w:val="0"/>
                  <w:noProof/>
                  <w:lang w:eastAsia="hr-HR"/>
                  <w:rPrChange w:id="962" w:author="Jan Kelemen" w:date="2016-01-20T17:07:00Z">
                    <w:rPr>
                      <w:rFonts w:eastAsiaTheme="minorEastAsia"/>
                      <w:b w:val="0"/>
                      <w:noProof/>
                      <w:lang w:eastAsia="hr-HR"/>
                    </w:rPr>
                  </w:rPrChange>
                </w:rPr>
                <w:tab/>
              </w:r>
              <w:r w:rsidRPr="0020295F" w:rsidDel="008142BA">
                <w:rPr>
                  <w:rStyle w:val="Hyperlink"/>
                  <w:b w:val="0"/>
                  <w:noProof/>
                  <w:rPrChange w:id="963" w:author="Jan Kelemen" w:date="2016-01-20T17:07:00Z">
                    <w:rPr>
                      <w:rStyle w:val="Hyperlink"/>
                      <w:noProof/>
                    </w:rPr>
                  </w:rPrChange>
                </w:rPr>
                <w:delText>Dijagram razmještaja</w:delText>
              </w:r>
              <w:r w:rsidRPr="0020295F" w:rsidDel="008142BA">
                <w:rPr>
                  <w:b w:val="0"/>
                  <w:noProof/>
                  <w:webHidden/>
                  <w:rPrChange w:id="964" w:author="Jan Kelemen" w:date="2016-01-20T17:07:00Z">
                    <w:rPr>
                      <w:noProof/>
                      <w:webHidden/>
                    </w:rPr>
                  </w:rPrChange>
                </w:rPr>
                <w:tab/>
                <w:delText>65</w:delText>
              </w:r>
            </w:del>
          </w:ins>
        </w:p>
        <w:p w14:paraId="73EEB530" w14:textId="77777777" w:rsidR="005B3BAD" w:rsidRPr="0020295F" w:rsidDel="008142BA" w:rsidRDefault="005B3BAD">
          <w:pPr>
            <w:pStyle w:val="TOC2"/>
            <w:tabs>
              <w:tab w:val="left" w:pos="960"/>
              <w:tab w:val="right" w:leader="dot" w:pos="9062"/>
            </w:tabs>
            <w:rPr>
              <w:ins w:id="965" w:author="Tin Trčak" w:date="2016-01-20T12:19:00Z"/>
              <w:del w:id="966" w:author="Jan Kelemen" w:date="2016-01-20T16:49:00Z"/>
              <w:rFonts w:eastAsiaTheme="minorEastAsia"/>
              <w:b w:val="0"/>
              <w:noProof/>
              <w:lang w:eastAsia="hr-HR"/>
              <w:rPrChange w:id="967" w:author="Jan Kelemen" w:date="2016-01-20T17:07:00Z">
                <w:rPr>
                  <w:ins w:id="968" w:author="Tin Trčak" w:date="2016-01-20T12:19:00Z"/>
                  <w:del w:id="969" w:author="Jan Kelemen" w:date="2016-01-20T16:49:00Z"/>
                  <w:rFonts w:eastAsiaTheme="minorEastAsia"/>
                  <w:b w:val="0"/>
                  <w:noProof/>
                  <w:lang w:eastAsia="hr-HR"/>
                </w:rPr>
              </w:rPrChange>
            </w:rPr>
          </w:pPr>
          <w:ins w:id="970" w:author="Tin Trčak" w:date="2016-01-20T12:19:00Z">
            <w:del w:id="971" w:author="Jan Kelemen" w:date="2016-01-20T16:49:00Z">
              <w:r w:rsidRPr="0020295F" w:rsidDel="008142BA">
                <w:rPr>
                  <w:rStyle w:val="Hyperlink"/>
                  <w:b w:val="0"/>
                  <w:noProof/>
                  <w:rPrChange w:id="972" w:author="Jan Kelemen" w:date="2016-01-20T17:07:00Z">
                    <w:rPr>
                      <w:rStyle w:val="Hyperlink"/>
                      <w:noProof/>
                    </w:rPr>
                  </w:rPrChange>
                </w:rPr>
                <w:delText>7.2</w:delText>
              </w:r>
              <w:r w:rsidRPr="0020295F" w:rsidDel="008142BA">
                <w:rPr>
                  <w:rFonts w:eastAsiaTheme="minorEastAsia"/>
                  <w:b w:val="0"/>
                  <w:noProof/>
                  <w:lang w:eastAsia="hr-HR"/>
                  <w:rPrChange w:id="973" w:author="Jan Kelemen" w:date="2016-01-20T17:07:00Z">
                    <w:rPr>
                      <w:rFonts w:eastAsiaTheme="minorEastAsia"/>
                      <w:b w:val="0"/>
                      <w:noProof/>
                      <w:lang w:eastAsia="hr-HR"/>
                    </w:rPr>
                  </w:rPrChange>
                </w:rPr>
                <w:tab/>
              </w:r>
              <w:r w:rsidRPr="0020295F" w:rsidDel="008142BA">
                <w:rPr>
                  <w:rStyle w:val="Hyperlink"/>
                  <w:b w:val="0"/>
                  <w:noProof/>
                  <w:rPrChange w:id="974" w:author="Jan Kelemen" w:date="2016-01-20T17:07:00Z">
                    <w:rPr>
                      <w:rStyle w:val="Hyperlink"/>
                      <w:noProof/>
                    </w:rPr>
                  </w:rPrChange>
                </w:rPr>
                <w:delText>Korištene tehnologije i alati</w:delText>
              </w:r>
              <w:r w:rsidRPr="0020295F" w:rsidDel="008142BA">
                <w:rPr>
                  <w:b w:val="0"/>
                  <w:noProof/>
                  <w:webHidden/>
                  <w:rPrChange w:id="975" w:author="Jan Kelemen" w:date="2016-01-20T17:07:00Z">
                    <w:rPr>
                      <w:noProof/>
                      <w:webHidden/>
                    </w:rPr>
                  </w:rPrChange>
                </w:rPr>
                <w:tab/>
                <w:delText>65</w:delText>
              </w:r>
            </w:del>
          </w:ins>
        </w:p>
        <w:p w14:paraId="27A9EF7F" w14:textId="77777777" w:rsidR="005B3BAD" w:rsidRPr="0020295F" w:rsidDel="008142BA" w:rsidRDefault="005B3BAD">
          <w:pPr>
            <w:pStyle w:val="TOC2"/>
            <w:tabs>
              <w:tab w:val="left" w:pos="960"/>
              <w:tab w:val="right" w:leader="dot" w:pos="9062"/>
            </w:tabs>
            <w:rPr>
              <w:ins w:id="976" w:author="Tin Trčak" w:date="2016-01-20T12:19:00Z"/>
              <w:del w:id="977" w:author="Jan Kelemen" w:date="2016-01-20T16:49:00Z"/>
              <w:rFonts w:eastAsiaTheme="minorEastAsia"/>
              <w:b w:val="0"/>
              <w:noProof/>
              <w:lang w:eastAsia="hr-HR"/>
              <w:rPrChange w:id="978" w:author="Jan Kelemen" w:date="2016-01-20T17:07:00Z">
                <w:rPr>
                  <w:ins w:id="979" w:author="Tin Trčak" w:date="2016-01-20T12:19:00Z"/>
                  <w:del w:id="980" w:author="Jan Kelemen" w:date="2016-01-20T16:49:00Z"/>
                  <w:rFonts w:eastAsiaTheme="minorEastAsia"/>
                  <w:b w:val="0"/>
                  <w:noProof/>
                  <w:lang w:eastAsia="hr-HR"/>
                </w:rPr>
              </w:rPrChange>
            </w:rPr>
          </w:pPr>
          <w:ins w:id="981" w:author="Tin Trčak" w:date="2016-01-20T12:19:00Z">
            <w:del w:id="982" w:author="Jan Kelemen" w:date="2016-01-20T16:49:00Z">
              <w:r w:rsidRPr="0020295F" w:rsidDel="008142BA">
                <w:rPr>
                  <w:rStyle w:val="Hyperlink"/>
                  <w:b w:val="0"/>
                  <w:noProof/>
                  <w:rPrChange w:id="983" w:author="Jan Kelemen" w:date="2016-01-20T17:07:00Z">
                    <w:rPr>
                      <w:rStyle w:val="Hyperlink"/>
                      <w:noProof/>
                    </w:rPr>
                  </w:rPrChange>
                </w:rPr>
                <w:delText>7.3</w:delText>
              </w:r>
              <w:r w:rsidRPr="0020295F" w:rsidDel="008142BA">
                <w:rPr>
                  <w:rFonts w:eastAsiaTheme="minorEastAsia"/>
                  <w:b w:val="0"/>
                  <w:noProof/>
                  <w:lang w:eastAsia="hr-HR"/>
                  <w:rPrChange w:id="984" w:author="Jan Kelemen" w:date="2016-01-20T17:07:00Z">
                    <w:rPr>
                      <w:rFonts w:eastAsiaTheme="minorEastAsia"/>
                      <w:b w:val="0"/>
                      <w:noProof/>
                      <w:lang w:eastAsia="hr-HR"/>
                    </w:rPr>
                  </w:rPrChange>
                </w:rPr>
                <w:tab/>
              </w:r>
              <w:r w:rsidRPr="0020295F" w:rsidDel="008142BA">
                <w:rPr>
                  <w:rStyle w:val="Hyperlink"/>
                  <w:b w:val="0"/>
                  <w:noProof/>
                  <w:rPrChange w:id="985" w:author="Jan Kelemen" w:date="2016-01-20T17:07:00Z">
                    <w:rPr>
                      <w:rStyle w:val="Hyperlink"/>
                      <w:noProof/>
                    </w:rPr>
                  </w:rPrChange>
                </w:rPr>
                <w:delText>Isječak programskog koda vezan za temeljnu funkcionalnost sustava</w:delText>
              </w:r>
              <w:r w:rsidRPr="0020295F" w:rsidDel="008142BA">
                <w:rPr>
                  <w:b w:val="0"/>
                  <w:noProof/>
                  <w:webHidden/>
                  <w:rPrChange w:id="986" w:author="Jan Kelemen" w:date="2016-01-20T17:07:00Z">
                    <w:rPr>
                      <w:noProof/>
                      <w:webHidden/>
                    </w:rPr>
                  </w:rPrChange>
                </w:rPr>
                <w:tab/>
                <w:delText>66</w:delText>
              </w:r>
            </w:del>
          </w:ins>
        </w:p>
        <w:p w14:paraId="3D5594C2" w14:textId="77777777" w:rsidR="005B3BAD" w:rsidRPr="0020295F" w:rsidDel="008142BA" w:rsidRDefault="005B3BAD">
          <w:pPr>
            <w:pStyle w:val="TOC2"/>
            <w:tabs>
              <w:tab w:val="left" w:pos="960"/>
              <w:tab w:val="right" w:leader="dot" w:pos="9062"/>
            </w:tabs>
            <w:rPr>
              <w:ins w:id="987" w:author="Tin Trčak" w:date="2016-01-20T12:19:00Z"/>
              <w:del w:id="988" w:author="Jan Kelemen" w:date="2016-01-20T16:49:00Z"/>
              <w:rFonts w:eastAsiaTheme="minorEastAsia"/>
              <w:b w:val="0"/>
              <w:noProof/>
              <w:lang w:eastAsia="hr-HR"/>
              <w:rPrChange w:id="989" w:author="Jan Kelemen" w:date="2016-01-20T17:07:00Z">
                <w:rPr>
                  <w:ins w:id="990" w:author="Tin Trčak" w:date="2016-01-20T12:19:00Z"/>
                  <w:del w:id="991" w:author="Jan Kelemen" w:date="2016-01-20T16:49:00Z"/>
                  <w:rFonts w:eastAsiaTheme="minorEastAsia"/>
                  <w:b w:val="0"/>
                  <w:noProof/>
                  <w:lang w:eastAsia="hr-HR"/>
                </w:rPr>
              </w:rPrChange>
            </w:rPr>
          </w:pPr>
          <w:ins w:id="992" w:author="Tin Trčak" w:date="2016-01-20T12:19:00Z">
            <w:del w:id="993" w:author="Jan Kelemen" w:date="2016-01-20T16:49:00Z">
              <w:r w:rsidRPr="0020295F" w:rsidDel="008142BA">
                <w:rPr>
                  <w:rStyle w:val="Hyperlink"/>
                  <w:b w:val="0"/>
                  <w:noProof/>
                  <w:rPrChange w:id="994" w:author="Jan Kelemen" w:date="2016-01-20T17:07:00Z">
                    <w:rPr>
                      <w:rStyle w:val="Hyperlink"/>
                      <w:noProof/>
                    </w:rPr>
                  </w:rPrChange>
                </w:rPr>
                <w:delText>7.4</w:delText>
              </w:r>
              <w:r w:rsidRPr="0020295F" w:rsidDel="008142BA">
                <w:rPr>
                  <w:rFonts w:eastAsiaTheme="minorEastAsia"/>
                  <w:b w:val="0"/>
                  <w:noProof/>
                  <w:lang w:eastAsia="hr-HR"/>
                  <w:rPrChange w:id="995" w:author="Jan Kelemen" w:date="2016-01-20T17:07:00Z">
                    <w:rPr>
                      <w:rFonts w:eastAsiaTheme="minorEastAsia"/>
                      <w:b w:val="0"/>
                      <w:noProof/>
                      <w:lang w:eastAsia="hr-HR"/>
                    </w:rPr>
                  </w:rPrChange>
                </w:rPr>
                <w:tab/>
              </w:r>
              <w:r w:rsidRPr="0020295F" w:rsidDel="008142BA">
                <w:rPr>
                  <w:rStyle w:val="Hyperlink"/>
                  <w:b w:val="0"/>
                  <w:noProof/>
                  <w:rPrChange w:id="996" w:author="Jan Kelemen" w:date="2016-01-20T17:07:00Z">
                    <w:rPr>
                      <w:rStyle w:val="Hyperlink"/>
                      <w:noProof/>
                    </w:rPr>
                  </w:rPrChange>
                </w:rPr>
                <w:delText>Ispitivanje programskog rješenja</w:delText>
              </w:r>
              <w:r w:rsidRPr="0020295F" w:rsidDel="008142BA">
                <w:rPr>
                  <w:b w:val="0"/>
                  <w:noProof/>
                  <w:webHidden/>
                  <w:rPrChange w:id="997" w:author="Jan Kelemen" w:date="2016-01-20T17:07:00Z">
                    <w:rPr>
                      <w:noProof/>
                      <w:webHidden/>
                    </w:rPr>
                  </w:rPrChange>
                </w:rPr>
                <w:tab/>
                <w:delText>68</w:delText>
              </w:r>
            </w:del>
          </w:ins>
        </w:p>
        <w:p w14:paraId="1738A41B" w14:textId="77777777" w:rsidR="005B3BAD" w:rsidRPr="0020295F" w:rsidDel="008142BA" w:rsidRDefault="005B3BAD">
          <w:pPr>
            <w:pStyle w:val="TOC2"/>
            <w:tabs>
              <w:tab w:val="left" w:pos="960"/>
              <w:tab w:val="right" w:leader="dot" w:pos="9062"/>
            </w:tabs>
            <w:rPr>
              <w:ins w:id="998" w:author="Tin Trčak" w:date="2016-01-20T12:19:00Z"/>
              <w:del w:id="999" w:author="Jan Kelemen" w:date="2016-01-20T16:49:00Z"/>
              <w:rFonts w:eastAsiaTheme="minorEastAsia"/>
              <w:b w:val="0"/>
              <w:noProof/>
              <w:lang w:eastAsia="hr-HR"/>
              <w:rPrChange w:id="1000" w:author="Jan Kelemen" w:date="2016-01-20T17:07:00Z">
                <w:rPr>
                  <w:ins w:id="1001" w:author="Tin Trčak" w:date="2016-01-20T12:19:00Z"/>
                  <w:del w:id="1002" w:author="Jan Kelemen" w:date="2016-01-20T16:49:00Z"/>
                  <w:rFonts w:eastAsiaTheme="minorEastAsia"/>
                  <w:b w:val="0"/>
                  <w:noProof/>
                  <w:lang w:eastAsia="hr-HR"/>
                </w:rPr>
              </w:rPrChange>
            </w:rPr>
          </w:pPr>
          <w:ins w:id="1003" w:author="Tin Trčak" w:date="2016-01-20T12:19:00Z">
            <w:del w:id="1004" w:author="Jan Kelemen" w:date="2016-01-20T16:49:00Z">
              <w:r w:rsidRPr="0020295F" w:rsidDel="008142BA">
                <w:rPr>
                  <w:rStyle w:val="Hyperlink"/>
                  <w:b w:val="0"/>
                  <w:noProof/>
                  <w:rPrChange w:id="1005" w:author="Jan Kelemen" w:date="2016-01-20T17:07:00Z">
                    <w:rPr>
                      <w:rStyle w:val="Hyperlink"/>
                      <w:noProof/>
                    </w:rPr>
                  </w:rPrChange>
                </w:rPr>
                <w:delText>7.5</w:delText>
              </w:r>
              <w:r w:rsidRPr="0020295F" w:rsidDel="008142BA">
                <w:rPr>
                  <w:rFonts w:eastAsiaTheme="minorEastAsia"/>
                  <w:b w:val="0"/>
                  <w:noProof/>
                  <w:lang w:eastAsia="hr-HR"/>
                  <w:rPrChange w:id="1006" w:author="Jan Kelemen" w:date="2016-01-20T17:07:00Z">
                    <w:rPr>
                      <w:rFonts w:eastAsiaTheme="minorEastAsia"/>
                      <w:b w:val="0"/>
                      <w:noProof/>
                      <w:lang w:eastAsia="hr-HR"/>
                    </w:rPr>
                  </w:rPrChange>
                </w:rPr>
                <w:tab/>
              </w:r>
              <w:r w:rsidRPr="0020295F" w:rsidDel="008142BA">
                <w:rPr>
                  <w:rStyle w:val="Hyperlink"/>
                  <w:b w:val="0"/>
                  <w:noProof/>
                  <w:rPrChange w:id="1007" w:author="Jan Kelemen" w:date="2016-01-20T17:07:00Z">
                    <w:rPr>
                      <w:rStyle w:val="Hyperlink"/>
                      <w:noProof/>
                    </w:rPr>
                  </w:rPrChange>
                </w:rPr>
                <w:delText>Upute za instalaciju</w:delText>
              </w:r>
              <w:r w:rsidRPr="0020295F" w:rsidDel="008142BA">
                <w:rPr>
                  <w:b w:val="0"/>
                  <w:noProof/>
                  <w:webHidden/>
                  <w:rPrChange w:id="1008" w:author="Jan Kelemen" w:date="2016-01-20T17:07:00Z">
                    <w:rPr>
                      <w:noProof/>
                      <w:webHidden/>
                    </w:rPr>
                  </w:rPrChange>
                </w:rPr>
                <w:tab/>
                <w:delText>75</w:delText>
              </w:r>
            </w:del>
          </w:ins>
        </w:p>
        <w:p w14:paraId="72FC5A2D" w14:textId="77777777" w:rsidR="005B3BAD" w:rsidRPr="0020295F" w:rsidDel="008142BA" w:rsidRDefault="005B3BAD">
          <w:pPr>
            <w:pStyle w:val="TOC2"/>
            <w:tabs>
              <w:tab w:val="left" w:pos="960"/>
              <w:tab w:val="right" w:leader="dot" w:pos="9062"/>
            </w:tabs>
            <w:rPr>
              <w:ins w:id="1009" w:author="Tin Trčak" w:date="2016-01-20T12:19:00Z"/>
              <w:del w:id="1010" w:author="Jan Kelemen" w:date="2016-01-20T16:49:00Z"/>
              <w:rFonts w:eastAsiaTheme="minorEastAsia"/>
              <w:b w:val="0"/>
              <w:noProof/>
              <w:lang w:eastAsia="hr-HR"/>
              <w:rPrChange w:id="1011" w:author="Jan Kelemen" w:date="2016-01-20T17:07:00Z">
                <w:rPr>
                  <w:ins w:id="1012" w:author="Tin Trčak" w:date="2016-01-20T12:19:00Z"/>
                  <w:del w:id="1013" w:author="Jan Kelemen" w:date="2016-01-20T16:49:00Z"/>
                  <w:rFonts w:eastAsiaTheme="minorEastAsia"/>
                  <w:b w:val="0"/>
                  <w:noProof/>
                  <w:lang w:eastAsia="hr-HR"/>
                </w:rPr>
              </w:rPrChange>
            </w:rPr>
          </w:pPr>
          <w:ins w:id="1014" w:author="Tin Trčak" w:date="2016-01-20T12:19:00Z">
            <w:del w:id="1015" w:author="Jan Kelemen" w:date="2016-01-20T16:49:00Z">
              <w:r w:rsidRPr="0020295F" w:rsidDel="008142BA">
                <w:rPr>
                  <w:rStyle w:val="Hyperlink"/>
                  <w:b w:val="0"/>
                  <w:noProof/>
                  <w:rPrChange w:id="1016" w:author="Jan Kelemen" w:date="2016-01-20T17:07:00Z">
                    <w:rPr>
                      <w:rStyle w:val="Hyperlink"/>
                      <w:noProof/>
                    </w:rPr>
                  </w:rPrChange>
                </w:rPr>
                <w:delText>7.6</w:delText>
              </w:r>
              <w:r w:rsidRPr="0020295F" w:rsidDel="008142BA">
                <w:rPr>
                  <w:rFonts w:eastAsiaTheme="minorEastAsia"/>
                  <w:b w:val="0"/>
                  <w:noProof/>
                  <w:lang w:eastAsia="hr-HR"/>
                  <w:rPrChange w:id="1017" w:author="Jan Kelemen" w:date="2016-01-20T17:07:00Z">
                    <w:rPr>
                      <w:rFonts w:eastAsiaTheme="minorEastAsia"/>
                      <w:b w:val="0"/>
                      <w:noProof/>
                      <w:lang w:eastAsia="hr-HR"/>
                    </w:rPr>
                  </w:rPrChange>
                </w:rPr>
                <w:tab/>
              </w:r>
              <w:r w:rsidRPr="0020295F" w:rsidDel="008142BA">
                <w:rPr>
                  <w:rStyle w:val="Hyperlink"/>
                  <w:b w:val="0"/>
                  <w:noProof/>
                  <w:rPrChange w:id="1018" w:author="Jan Kelemen" w:date="2016-01-20T17:07:00Z">
                    <w:rPr>
                      <w:rStyle w:val="Hyperlink"/>
                      <w:noProof/>
                    </w:rPr>
                  </w:rPrChange>
                </w:rPr>
                <w:delText>Korisničke upute</w:delText>
              </w:r>
              <w:r w:rsidRPr="0020295F" w:rsidDel="008142BA">
                <w:rPr>
                  <w:b w:val="0"/>
                  <w:noProof/>
                  <w:webHidden/>
                  <w:rPrChange w:id="1019" w:author="Jan Kelemen" w:date="2016-01-20T17:07:00Z">
                    <w:rPr>
                      <w:noProof/>
                      <w:webHidden/>
                    </w:rPr>
                  </w:rPrChange>
                </w:rPr>
                <w:tab/>
                <w:delText>82</w:delText>
              </w:r>
            </w:del>
          </w:ins>
        </w:p>
        <w:p w14:paraId="561C5D4B" w14:textId="77777777" w:rsidR="005B3BAD" w:rsidRPr="0020295F" w:rsidDel="008142BA" w:rsidRDefault="005B3BAD">
          <w:pPr>
            <w:pStyle w:val="TOC1"/>
            <w:rPr>
              <w:ins w:id="1020" w:author="Tin Trčak" w:date="2016-01-20T12:19:00Z"/>
              <w:del w:id="1021" w:author="Jan Kelemen" w:date="2016-01-20T16:49:00Z"/>
              <w:rFonts w:eastAsiaTheme="minorEastAsia"/>
              <w:b w:val="0"/>
              <w:noProof/>
              <w:sz w:val="22"/>
              <w:szCs w:val="22"/>
              <w:lang w:eastAsia="hr-HR"/>
              <w:rPrChange w:id="1022" w:author="Jan Kelemen" w:date="2016-01-20T17:07:00Z">
                <w:rPr>
                  <w:ins w:id="1023" w:author="Tin Trčak" w:date="2016-01-20T12:19:00Z"/>
                  <w:del w:id="1024" w:author="Jan Kelemen" w:date="2016-01-20T16:49:00Z"/>
                  <w:rFonts w:eastAsiaTheme="minorEastAsia"/>
                  <w:noProof/>
                  <w:sz w:val="22"/>
                </w:rPr>
              </w:rPrChange>
            </w:rPr>
          </w:pPr>
          <w:ins w:id="1025" w:author="Tin Trčak" w:date="2016-01-20T12:19:00Z">
            <w:del w:id="1026" w:author="Jan Kelemen" w:date="2016-01-20T16:49:00Z">
              <w:r w:rsidRPr="0020295F" w:rsidDel="008142BA">
                <w:rPr>
                  <w:rStyle w:val="Hyperlink"/>
                  <w:b w:val="0"/>
                  <w:noProof/>
                  <w:rPrChange w:id="1027" w:author="Jan Kelemen" w:date="2016-01-20T17:07:00Z">
                    <w:rPr>
                      <w:rStyle w:val="Hyperlink"/>
                      <w:noProof/>
                    </w:rPr>
                  </w:rPrChange>
                </w:rPr>
                <w:delText>8.</w:delText>
              </w:r>
              <w:r w:rsidRPr="0020295F" w:rsidDel="008142BA">
                <w:rPr>
                  <w:rFonts w:eastAsiaTheme="minorEastAsia"/>
                  <w:b w:val="0"/>
                  <w:noProof/>
                  <w:sz w:val="22"/>
                  <w:szCs w:val="22"/>
                  <w:lang w:eastAsia="hr-HR"/>
                  <w:rPrChange w:id="1028" w:author="Jan Kelemen" w:date="2016-01-20T17:07:00Z">
                    <w:rPr>
                      <w:rFonts w:eastAsiaTheme="minorEastAsia"/>
                      <w:noProof/>
                      <w:sz w:val="22"/>
                    </w:rPr>
                  </w:rPrChange>
                </w:rPr>
                <w:tab/>
              </w:r>
              <w:r w:rsidRPr="0020295F" w:rsidDel="008142BA">
                <w:rPr>
                  <w:rStyle w:val="Hyperlink"/>
                  <w:b w:val="0"/>
                  <w:noProof/>
                  <w:rPrChange w:id="1029" w:author="Jan Kelemen" w:date="2016-01-20T17:07:00Z">
                    <w:rPr>
                      <w:rStyle w:val="Hyperlink"/>
                      <w:noProof/>
                    </w:rPr>
                  </w:rPrChange>
                </w:rPr>
                <w:delText>Zaključak i budući rad</w:delText>
              </w:r>
              <w:r w:rsidRPr="0020295F" w:rsidDel="008142BA">
                <w:rPr>
                  <w:b w:val="0"/>
                  <w:noProof/>
                  <w:webHidden/>
                  <w:rPrChange w:id="1030" w:author="Jan Kelemen" w:date="2016-01-20T17:07:00Z">
                    <w:rPr>
                      <w:noProof/>
                      <w:webHidden/>
                    </w:rPr>
                  </w:rPrChange>
                </w:rPr>
                <w:tab/>
                <w:delText>87</w:delText>
              </w:r>
            </w:del>
          </w:ins>
        </w:p>
        <w:p w14:paraId="1933E449" w14:textId="77777777" w:rsidR="005B3BAD" w:rsidRPr="0020295F" w:rsidDel="008142BA" w:rsidRDefault="005B3BAD">
          <w:pPr>
            <w:pStyle w:val="TOC1"/>
            <w:rPr>
              <w:ins w:id="1031" w:author="Tin Trčak" w:date="2016-01-20T12:19:00Z"/>
              <w:del w:id="1032" w:author="Jan Kelemen" w:date="2016-01-20T16:49:00Z"/>
              <w:rFonts w:eastAsiaTheme="minorEastAsia"/>
              <w:b w:val="0"/>
              <w:noProof/>
              <w:sz w:val="22"/>
              <w:szCs w:val="22"/>
              <w:lang w:eastAsia="hr-HR"/>
              <w:rPrChange w:id="1033" w:author="Jan Kelemen" w:date="2016-01-20T17:07:00Z">
                <w:rPr>
                  <w:ins w:id="1034" w:author="Tin Trčak" w:date="2016-01-20T12:19:00Z"/>
                  <w:del w:id="1035" w:author="Jan Kelemen" w:date="2016-01-20T16:49:00Z"/>
                  <w:rFonts w:eastAsiaTheme="minorEastAsia"/>
                  <w:noProof/>
                  <w:sz w:val="22"/>
                </w:rPr>
              </w:rPrChange>
            </w:rPr>
          </w:pPr>
          <w:ins w:id="1036" w:author="Tin Trčak" w:date="2016-01-20T12:19:00Z">
            <w:del w:id="1037" w:author="Jan Kelemen" w:date="2016-01-20T16:49:00Z">
              <w:r w:rsidRPr="0020295F" w:rsidDel="008142BA">
                <w:rPr>
                  <w:rStyle w:val="Hyperlink"/>
                  <w:b w:val="0"/>
                  <w:noProof/>
                  <w:rPrChange w:id="1038" w:author="Jan Kelemen" w:date="2016-01-20T17:07:00Z">
                    <w:rPr>
                      <w:rStyle w:val="Hyperlink"/>
                      <w:noProof/>
                    </w:rPr>
                  </w:rPrChange>
                </w:rPr>
                <w:delText>9.</w:delText>
              </w:r>
              <w:r w:rsidRPr="0020295F" w:rsidDel="008142BA">
                <w:rPr>
                  <w:rFonts w:eastAsiaTheme="minorEastAsia"/>
                  <w:b w:val="0"/>
                  <w:noProof/>
                  <w:sz w:val="22"/>
                  <w:szCs w:val="22"/>
                  <w:lang w:eastAsia="hr-HR"/>
                  <w:rPrChange w:id="1039" w:author="Jan Kelemen" w:date="2016-01-20T17:07:00Z">
                    <w:rPr>
                      <w:rFonts w:eastAsiaTheme="minorEastAsia"/>
                      <w:noProof/>
                      <w:sz w:val="22"/>
                    </w:rPr>
                  </w:rPrChange>
                </w:rPr>
                <w:tab/>
              </w:r>
              <w:r w:rsidRPr="0020295F" w:rsidDel="008142BA">
                <w:rPr>
                  <w:rStyle w:val="Hyperlink"/>
                  <w:b w:val="0"/>
                  <w:noProof/>
                  <w:rPrChange w:id="1040" w:author="Jan Kelemen" w:date="2016-01-20T17:07:00Z">
                    <w:rPr>
                      <w:rStyle w:val="Hyperlink"/>
                      <w:noProof/>
                    </w:rPr>
                  </w:rPrChange>
                </w:rPr>
                <w:delText>Popis literature</w:delText>
              </w:r>
              <w:r w:rsidRPr="0020295F" w:rsidDel="008142BA">
                <w:rPr>
                  <w:b w:val="0"/>
                  <w:noProof/>
                  <w:webHidden/>
                  <w:rPrChange w:id="1041" w:author="Jan Kelemen" w:date="2016-01-20T17:07:00Z">
                    <w:rPr>
                      <w:noProof/>
                      <w:webHidden/>
                    </w:rPr>
                  </w:rPrChange>
                </w:rPr>
                <w:tab/>
                <w:delText>88</w:delText>
              </w:r>
            </w:del>
          </w:ins>
        </w:p>
        <w:p w14:paraId="76C9766B" w14:textId="77777777" w:rsidR="005B3BAD" w:rsidRPr="0020295F" w:rsidDel="008142BA" w:rsidRDefault="005B3BAD">
          <w:pPr>
            <w:pStyle w:val="TOC1"/>
            <w:rPr>
              <w:ins w:id="1042" w:author="Tin Trčak" w:date="2016-01-20T12:19:00Z"/>
              <w:del w:id="1043" w:author="Jan Kelemen" w:date="2016-01-20T16:49:00Z"/>
              <w:rFonts w:eastAsiaTheme="minorEastAsia"/>
              <w:b w:val="0"/>
              <w:noProof/>
              <w:sz w:val="22"/>
              <w:szCs w:val="22"/>
              <w:lang w:eastAsia="hr-HR"/>
              <w:rPrChange w:id="1044" w:author="Jan Kelemen" w:date="2016-01-20T17:07:00Z">
                <w:rPr>
                  <w:ins w:id="1045" w:author="Tin Trčak" w:date="2016-01-20T12:19:00Z"/>
                  <w:del w:id="1046" w:author="Jan Kelemen" w:date="2016-01-20T16:49:00Z"/>
                  <w:rFonts w:eastAsiaTheme="minorEastAsia"/>
                  <w:noProof/>
                  <w:sz w:val="22"/>
                </w:rPr>
              </w:rPrChange>
            </w:rPr>
          </w:pPr>
          <w:ins w:id="1047" w:author="Tin Trčak" w:date="2016-01-20T12:19:00Z">
            <w:del w:id="1048" w:author="Jan Kelemen" w:date="2016-01-20T16:49:00Z">
              <w:r w:rsidRPr="0020295F" w:rsidDel="008142BA">
                <w:rPr>
                  <w:rStyle w:val="Hyperlink"/>
                  <w:b w:val="0"/>
                  <w:noProof/>
                  <w:rPrChange w:id="1049" w:author="Jan Kelemen" w:date="2016-01-20T17:07:00Z">
                    <w:rPr>
                      <w:rStyle w:val="Hyperlink"/>
                      <w:noProof/>
                    </w:rPr>
                  </w:rPrChange>
                </w:rPr>
                <w:delText>Dodatak A: Indeks (slika, dijagrama, tablica, ispisa kôda)</w:delText>
              </w:r>
              <w:r w:rsidRPr="0020295F" w:rsidDel="008142BA">
                <w:rPr>
                  <w:b w:val="0"/>
                  <w:noProof/>
                  <w:webHidden/>
                  <w:rPrChange w:id="1050" w:author="Jan Kelemen" w:date="2016-01-20T17:07:00Z">
                    <w:rPr>
                      <w:noProof/>
                      <w:webHidden/>
                    </w:rPr>
                  </w:rPrChange>
                </w:rPr>
                <w:tab/>
                <w:delText>89</w:delText>
              </w:r>
            </w:del>
          </w:ins>
        </w:p>
        <w:p w14:paraId="29D0E607" w14:textId="77777777" w:rsidR="005B3BAD" w:rsidRPr="0020295F" w:rsidDel="008142BA" w:rsidRDefault="005B3BAD">
          <w:pPr>
            <w:pStyle w:val="TOC1"/>
            <w:rPr>
              <w:ins w:id="1051" w:author="Tin Trčak" w:date="2016-01-20T12:19:00Z"/>
              <w:del w:id="1052" w:author="Jan Kelemen" w:date="2016-01-20T16:49:00Z"/>
              <w:rFonts w:eastAsiaTheme="minorEastAsia"/>
              <w:b w:val="0"/>
              <w:noProof/>
              <w:sz w:val="22"/>
              <w:szCs w:val="22"/>
              <w:lang w:eastAsia="hr-HR"/>
              <w:rPrChange w:id="1053" w:author="Jan Kelemen" w:date="2016-01-20T17:07:00Z">
                <w:rPr>
                  <w:ins w:id="1054" w:author="Tin Trčak" w:date="2016-01-20T12:19:00Z"/>
                  <w:del w:id="1055" w:author="Jan Kelemen" w:date="2016-01-20T16:49:00Z"/>
                  <w:rFonts w:eastAsiaTheme="minorEastAsia"/>
                  <w:noProof/>
                  <w:sz w:val="22"/>
                </w:rPr>
              </w:rPrChange>
            </w:rPr>
          </w:pPr>
          <w:ins w:id="1056" w:author="Tin Trčak" w:date="2016-01-20T12:19:00Z">
            <w:del w:id="1057" w:author="Jan Kelemen" w:date="2016-01-20T16:49:00Z">
              <w:r w:rsidRPr="0020295F" w:rsidDel="008142BA">
                <w:rPr>
                  <w:rStyle w:val="Hyperlink"/>
                  <w:b w:val="0"/>
                  <w:noProof/>
                  <w:rPrChange w:id="1058" w:author="Jan Kelemen" w:date="2016-01-20T17:07:00Z">
                    <w:rPr>
                      <w:rStyle w:val="Hyperlink"/>
                      <w:noProof/>
                    </w:rPr>
                  </w:rPrChange>
                </w:rPr>
                <w:delText>Dodatak B: Dnevnik sastajanja</w:delText>
              </w:r>
              <w:r w:rsidRPr="0020295F" w:rsidDel="008142BA">
                <w:rPr>
                  <w:b w:val="0"/>
                  <w:noProof/>
                  <w:webHidden/>
                  <w:rPrChange w:id="1059" w:author="Jan Kelemen" w:date="2016-01-20T17:07:00Z">
                    <w:rPr>
                      <w:noProof/>
                      <w:webHidden/>
                    </w:rPr>
                  </w:rPrChange>
                </w:rPr>
                <w:tab/>
                <w:delText>90</w:delText>
              </w:r>
            </w:del>
          </w:ins>
        </w:p>
        <w:p w14:paraId="4E155776" w14:textId="77777777" w:rsidR="005B3BAD" w:rsidRPr="0020295F" w:rsidDel="008142BA" w:rsidRDefault="005B3BAD">
          <w:pPr>
            <w:pStyle w:val="TOC1"/>
            <w:rPr>
              <w:ins w:id="1060" w:author="Tin Trčak" w:date="2016-01-20T12:19:00Z"/>
              <w:del w:id="1061" w:author="Jan Kelemen" w:date="2016-01-20T16:49:00Z"/>
              <w:rFonts w:eastAsiaTheme="minorEastAsia"/>
              <w:b w:val="0"/>
              <w:noProof/>
              <w:sz w:val="22"/>
              <w:szCs w:val="22"/>
              <w:lang w:eastAsia="hr-HR"/>
              <w:rPrChange w:id="1062" w:author="Jan Kelemen" w:date="2016-01-20T17:07:00Z">
                <w:rPr>
                  <w:ins w:id="1063" w:author="Tin Trčak" w:date="2016-01-20T12:19:00Z"/>
                  <w:del w:id="1064" w:author="Jan Kelemen" w:date="2016-01-20T16:49:00Z"/>
                  <w:rFonts w:eastAsiaTheme="minorEastAsia"/>
                  <w:noProof/>
                  <w:sz w:val="22"/>
                </w:rPr>
              </w:rPrChange>
            </w:rPr>
          </w:pPr>
          <w:ins w:id="1065" w:author="Tin Trčak" w:date="2016-01-20T12:19:00Z">
            <w:del w:id="1066" w:author="Jan Kelemen" w:date="2016-01-20T16:49:00Z">
              <w:r w:rsidRPr="0020295F" w:rsidDel="008142BA">
                <w:rPr>
                  <w:rStyle w:val="Hyperlink"/>
                  <w:b w:val="0"/>
                  <w:noProof/>
                  <w:rPrChange w:id="1067" w:author="Jan Kelemen" w:date="2016-01-20T17:07:00Z">
                    <w:rPr>
                      <w:rStyle w:val="Hyperlink"/>
                      <w:noProof/>
                    </w:rPr>
                  </w:rPrChange>
                </w:rPr>
                <w:delText>Dodatak C: Prikaz aktivnosti grupe</w:delText>
              </w:r>
              <w:r w:rsidRPr="0020295F" w:rsidDel="008142BA">
                <w:rPr>
                  <w:b w:val="0"/>
                  <w:noProof/>
                  <w:webHidden/>
                  <w:rPrChange w:id="1068" w:author="Jan Kelemen" w:date="2016-01-20T17:07:00Z">
                    <w:rPr>
                      <w:noProof/>
                      <w:webHidden/>
                    </w:rPr>
                  </w:rPrChange>
                </w:rPr>
                <w:tab/>
                <w:delText>91</w:delText>
              </w:r>
            </w:del>
          </w:ins>
        </w:p>
        <w:p w14:paraId="23C91732" w14:textId="77777777" w:rsidR="005B3BAD" w:rsidRPr="0020295F" w:rsidDel="008142BA" w:rsidRDefault="005B3BAD">
          <w:pPr>
            <w:pStyle w:val="TOC1"/>
            <w:rPr>
              <w:ins w:id="1069" w:author="Tin Trčak" w:date="2016-01-20T12:19:00Z"/>
              <w:del w:id="1070" w:author="Jan Kelemen" w:date="2016-01-20T16:49:00Z"/>
              <w:rFonts w:eastAsiaTheme="minorEastAsia"/>
              <w:b w:val="0"/>
              <w:noProof/>
              <w:sz w:val="22"/>
              <w:szCs w:val="22"/>
              <w:lang w:eastAsia="hr-HR"/>
              <w:rPrChange w:id="1071" w:author="Jan Kelemen" w:date="2016-01-20T17:07:00Z">
                <w:rPr>
                  <w:ins w:id="1072" w:author="Tin Trčak" w:date="2016-01-20T12:19:00Z"/>
                  <w:del w:id="1073" w:author="Jan Kelemen" w:date="2016-01-20T16:49:00Z"/>
                  <w:rFonts w:eastAsiaTheme="minorEastAsia"/>
                  <w:noProof/>
                  <w:sz w:val="22"/>
                </w:rPr>
              </w:rPrChange>
            </w:rPr>
          </w:pPr>
          <w:ins w:id="1074" w:author="Tin Trčak" w:date="2016-01-20T12:19:00Z">
            <w:del w:id="1075" w:author="Jan Kelemen" w:date="2016-01-20T16:49:00Z">
              <w:r w:rsidRPr="0020295F" w:rsidDel="008142BA">
                <w:rPr>
                  <w:rStyle w:val="Hyperlink"/>
                  <w:b w:val="0"/>
                  <w:noProof/>
                  <w:rPrChange w:id="1076" w:author="Jan Kelemen" w:date="2016-01-20T17:07:00Z">
                    <w:rPr>
                      <w:rStyle w:val="Hyperlink"/>
                      <w:noProof/>
                    </w:rPr>
                  </w:rPrChange>
                </w:rPr>
                <w:delText>Dodatak D: Plan rada / Pregled rada i stanje ostvarenja</w:delText>
              </w:r>
              <w:r w:rsidRPr="0020295F" w:rsidDel="008142BA">
                <w:rPr>
                  <w:b w:val="0"/>
                  <w:noProof/>
                  <w:webHidden/>
                  <w:rPrChange w:id="1077" w:author="Jan Kelemen" w:date="2016-01-20T17:07:00Z">
                    <w:rPr>
                      <w:noProof/>
                      <w:webHidden/>
                    </w:rPr>
                  </w:rPrChange>
                </w:rPr>
                <w:tab/>
                <w:delText>94</w:delText>
              </w:r>
            </w:del>
          </w:ins>
        </w:p>
        <w:p w14:paraId="17B55614" w14:textId="77777777" w:rsidR="008056C9" w:rsidRPr="0020295F" w:rsidDel="008142BA" w:rsidRDefault="008056C9">
          <w:pPr>
            <w:pStyle w:val="TOC1"/>
            <w:rPr>
              <w:del w:id="1078" w:author="Jan Kelemen" w:date="2016-01-20T16:49:00Z"/>
              <w:rFonts w:ascii="Times New Roman" w:eastAsiaTheme="minorEastAsia" w:hAnsi="Times New Roman" w:cs="Times New Roman"/>
              <w:b w:val="0"/>
              <w:noProof/>
              <w:sz w:val="22"/>
              <w:szCs w:val="22"/>
              <w:lang w:eastAsia="hr-HR"/>
              <w:rPrChange w:id="1079" w:author="Jan Kelemen" w:date="2016-01-20T17:07:00Z">
                <w:rPr>
                  <w:del w:id="1080" w:author="Jan Kelemen" w:date="2016-01-20T16:49:00Z"/>
                  <w:rFonts w:ascii="Times New Roman" w:eastAsiaTheme="minorEastAsia" w:hAnsi="Times New Roman" w:cs="Times New Roman"/>
                  <w:b w:val="0"/>
                  <w:noProof/>
                  <w:sz w:val="22"/>
                  <w:szCs w:val="22"/>
                  <w:lang w:eastAsia="hr-HR"/>
                </w:rPr>
              </w:rPrChange>
            </w:rPr>
          </w:pPr>
          <w:del w:id="1081" w:author="Jan Kelemen" w:date="2016-01-20T16:49:00Z">
            <w:r w:rsidRPr="0020295F" w:rsidDel="008142BA">
              <w:rPr>
                <w:b w:val="0"/>
                <w:noProof/>
                <w:rPrChange w:id="1082" w:author="Jan Kelemen" w:date="2016-01-20T17:07:00Z">
                  <w:rPr>
                    <w:rStyle w:val="Hyperlink"/>
                    <w:rFonts w:eastAsia="Arial" w:cs="Times New Roman"/>
                    <w:noProof/>
                  </w:rPr>
                </w:rPrChange>
              </w:rPr>
              <w:delText>1.</w:delText>
            </w:r>
            <w:r w:rsidRPr="0020295F" w:rsidDel="008142BA">
              <w:rPr>
                <w:rFonts w:eastAsiaTheme="minorEastAsia" w:cs="Times New Roman"/>
                <w:b w:val="0"/>
                <w:noProof/>
                <w:sz w:val="22"/>
                <w:lang w:eastAsia="hr-HR"/>
                <w:rPrChange w:id="1083" w:author="Jan Kelemen" w:date="2016-01-20T17:07:00Z">
                  <w:rPr>
                    <w:rFonts w:eastAsiaTheme="minorEastAsia" w:cs="Times New Roman"/>
                    <w:noProof/>
                    <w:sz w:val="22"/>
                    <w:lang w:eastAsia="hr-HR"/>
                  </w:rPr>
                </w:rPrChange>
              </w:rPr>
              <w:tab/>
            </w:r>
            <w:r w:rsidRPr="0020295F" w:rsidDel="008142BA">
              <w:rPr>
                <w:b w:val="0"/>
                <w:noProof/>
                <w:rPrChange w:id="1084" w:author="Jan Kelemen" w:date="2016-01-20T17:07:00Z">
                  <w:rPr>
                    <w:rStyle w:val="Hyperlink"/>
                    <w:rFonts w:eastAsia="Arial" w:cs="Times New Roman"/>
                    <w:noProof/>
                  </w:rPr>
                </w:rPrChange>
              </w:rPr>
              <w:delText xml:space="preserve">Dnevnik </w:delText>
            </w:r>
            <w:r w:rsidRPr="0020295F" w:rsidDel="008142BA">
              <w:rPr>
                <w:b w:val="0"/>
                <w:noProof/>
                <w:rPrChange w:id="1085" w:author="Jan Kelemen" w:date="2016-01-20T17:07:00Z">
                  <w:rPr>
                    <w:rStyle w:val="Hyperlink"/>
                    <w:rFonts w:eastAsia="Arial" w:cs="Times New Roman"/>
                    <w:noProof/>
                    <w:u w:val="none"/>
                  </w:rPr>
                </w:rPrChange>
              </w:rPr>
              <w:delText>promjena</w:delText>
            </w:r>
            <w:r w:rsidRPr="0020295F" w:rsidDel="008142BA">
              <w:rPr>
                <w:b w:val="0"/>
                <w:noProof/>
                <w:rPrChange w:id="1086" w:author="Jan Kelemen" w:date="2016-01-20T17:07:00Z">
                  <w:rPr>
                    <w:rStyle w:val="Hyperlink"/>
                    <w:rFonts w:eastAsia="Arial" w:cs="Times New Roman"/>
                    <w:noProof/>
                  </w:rPr>
                </w:rPrChange>
              </w:rPr>
              <w:delText xml:space="preserve"> dokumentacije</w:delText>
            </w:r>
            <w:r w:rsidRPr="0020295F" w:rsidDel="008142BA">
              <w:rPr>
                <w:rFonts w:cs="Times New Roman"/>
                <w:b w:val="0"/>
                <w:noProof/>
                <w:webHidden/>
                <w:rPrChange w:id="1087" w:author="Jan Kelemen" w:date="2016-01-20T17:07:00Z">
                  <w:rPr>
                    <w:rFonts w:cs="Times New Roman"/>
                    <w:noProof/>
                    <w:webHidden/>
                  </w:rPr>
                </w:rPrChange>
              </w:rPr>
              <w:tab/>
            </w:r>
            <w:r w:rsidR="004A227F" w:rsidRPr="0020295F" w:rsidDel="008142BA">
              <w:rPr>
                <w:rFonts w:cs="Times New Roman"/>
                <w:b w:val="0"/>
                <w:noProof/>
                <w:webHidden/>
                <w:rPrChange w:id="1088" w:author="Jan Kelemen" w:date="2016-01-20T17:07:00Z">
                  <w:rPr>
                    <w:rFonts w:cs="Times New Roman"/>
                    <w:noProof/>
                    <w:webHidden/>
                  </w:rPr>
                </w:rPrChange>
              </w:rPr>
              <w:delText>4</w:delText>
            </w:r>
          </w:del>
        </w:p>
        <w:p w14:paraId="22B3E8F3" w14:textId="77777777" w:rsidR="008056C9" w:rsidRPr="0020295F" w:rsidDel="008142BA" w:rsidRDefault="008056C9">
          <w:pPr>
            <w:pStyle w:val="TOC1"/>
            <w:rPr>
              <w:del w:id="1089" w:author="Jan Kelemen" w:date="2016-01-20T16:49:00Z"/>
              <w:rFonts w:ascii="Times New Roman" w:eastAsiaTheme="minorEastAsia" w:hAnsi="Times New Roman" w:cs="Times New Roman"/>
              <w:b w:val="0"/>
              <w:noProof/>
              <w:sz w:val="22"/>
              <w:szCs w:val="22"/>
              <w:lang w:eastAsia="hr-HR"/>
              <w:rPrChange w:id="1090" w:author="Jan Kelemen" w:date="2016-01-20T17:07:00Z">
                <w:rPr>
                  <w:del w:id="1091" w:author="Jan Kelemen" w:date="2016-01-20T16:49:00Z"/>
                  <w:rFonts w:ascii="Times New Roman" w:eastAsiaTheme="minorEastAsia" w:hAnsi="Times New Roman" w:cs="Times New Roman"/>
                  <w:b w:val="0"/>
                  <w:noProof/>
                  <w:sz w:val="22"/>
                  <w:szCs w:val="22"/>
                  <w:lang w:eastAsia="hr-HR"/>
                </w:rPr>
              </w:rPrChange>
            </w:rPr>
          </w:pPr>
          <w:del w:id="1092" w:author="Jan Kelemen" w:date="2016-01-20T16:49:00Z">
            <w:r w:rsidRPr="0020295F" w:rsidDel="008142BA">
              <w:rPr>
                <w:b w:val="0"/>
                <w:noProof/>
                <w:rPrChange w:id="1093" w:author="Jan Kelemen" w:date="2016-01-20T17:07:00Z">
                  <w:rPr>
                    <w:rStyle w:val="Hyperlink"/>
                    <w:rFonts w:cs="Times New Roman"/>
                    <w:noProof/>
                  </w:rPr>
                </w:rPrChange>
              </w:rPr>
              <w:delText>2.</w:delText>
            </w:r>
            <w:r w:rsidRPr="0020295F" w:rsidDel="008142BA">
              <w:rPr>
                <w:rFonts w:eastAsiaTheme="minorEastAsia" w:cs="Times New Roman"/>
                <w:b w:val="0"/>
                <w:noProof/>
                <w:sz w:val="22"/>
                <w:lang w:eastAsia="hr-HR"/>
                <w:rPrChange w:id="1094" w:author="Jan Kelemen" w:date="2016-01-20T17:07:00Z">
                  <w:rPr>
                    <w:rFonts w:eastAsiaTheme="minorEastAsia" w:cs="Times New Roman"/>
                    <w:noProof/>
                    <w:sz w:val="22"/>
                    <w:lang w:eastAsia="hr-HR"/>
                  </w:rPr>
                </w:rPrChange>
              </w:rPr>
              <w:tab/>
            </w:r>
            <w:r w:rsidRPr="0020295F" w:rsidDel="008142BA">
              <w:rPr>
                <w:b w:val="0"/>
                <w:noProof/>
                <w:rPrChange w:id="1095" w:author="Jan Kelemen" w:date="2016-01-20T17:07:00Z">
                  <w:rPr>
                    <w:rStyle w:val="Hyperlink"/>
                    <w:rFonts w:cs="Times New Roman"/>
                    <w:noProof/>
                  </w:rPr>
                </w:rPrChange>
              </w:rPr>
              <w:delText>Opis projektnog zadatka</w:delText>
            </w:r>
            <w:r w:rsidRPr="0020295F" w:rsidDel="008142BA">
              <w:rPr>
                <w:rFonts w:cs="Times New Roman"/>
                <w:b w:val="0"/>
                <w:noProof/>
                <w:webHidden/>
                <w:rPrChange w:id="1096" w:author="Jan Kelemen" w:date="2016-01-20T17:07:00Z">
                  <w:rPr>
                    <w:rFonts w:cs="Times New Roman"/>
                    <w:noProof/>
                    <w:webHidden/>
                  </w:rPr>
                </w:rPrChange>
              </w:rPr>
              <w:tab/>
            </w:r>
            <w:r w:rsidR="004A227F" w:rsidRPr="0020295F" w:rsidDel="008142BA">
              <w:rPr>
                <w:rFonts w:cs="Times New Roman"/>
                <w:b w:val="0"/>
                <w:noProof/>
                <w:webHidden/>
                <w:rPrChange w:id="1097" w:author="Jan Kelemen" w:date="2016-01-20T17:07:00Z">
                  <w:rPr>
                    <w:rFonts w:cs="Times New Roman"/>
                    <w:noProof/>
                    <w:webHidden/>
                  </w:rPr>
                </w:rPrChange>
              </w:rPr>
              <w:delText>6</w:delText>
            </w:r>
          </w:del>
        </w:p>
        <w:p w14:paraId="6AFC8825" w14:textId="77777777" w:rsidR="008056C9" w:rsidRPr="0020295F" w:rsidDel="008142BA" w:rsidRDefault="008056C9">
          <w:pPr>
            <w:pStyle w:val="TOC1"/>
            <w:rPr>
              <w:del w:id="1098" w:author="Jan Kelemen" w:date="2016-01-20T16:49:00Z"/>
              <w:rFonts w:ascii="Times New Roman" w:eastAsiaTheme="minorEastAsia" w:hAnsi="Times New Roman" w:cs="Times New Roman"/>
              <w:b w:val="0"/>
              <w:noProof/>
              <w:sz w:val="22"/>
              <w:szCs w:val="22"/>
              <w:lang w:eastAsia="hr-HR"/>
              <w:rPrChange w:id="1099" w:author="Jan Kelemen" w:date="2016-01-20T17:07:00Z">
                <w:rPr>
                  <w:del w:id="1100" w:author="Jan Kelemen" w:date="2016-01-20T16:49:00Z"/>
                  <w:rFonts w:ascii="Times New Roman" w:eastAsiaTheme="minorEastAsia" w:hAnsi="Times New Roman" w:cs="Times New Roman"/>
                  <w:b w:val="0"/>
                  <w:noProof/>
                  <w:sz w:val="22"/>
                  <w:szCs w:val="22"/>
                  <w:lang w:eastAsia="hr-HR"/>
                </w:rPr>
              </w:rPrChange>
            </w:rPr>
          </w:pPr>
          <w:del w:id="1101" w:author="Jan Kelemen" w:date="2016-01-20T16:49:00Z">
            <w:r w:rsidRPr="0020295F" w:rsidDel="008142BA">
              <w:rPr>
                <w:b w:val="0"/>
                <w:noProof/>
                <w:rPrChange w:id="1102" w:author="Jan Kelemen" w:date="2016-01-20T17:07:00Z">
                  <w:rPr>
                    <w:rStyle w:val="Hyperlink"/>
                    <w:rFonts w:cs="Times New Roman"/>
                    <w:noProof/>
                  </w:rPr>
                </w:rPrChange>
              </w:rPr>
              <w:delText>3.</w:delText>
            </w:r>
            <w:r w:rsidRPr="0020295F" w:rsidDel="008142BA">
              <w:rPr>
                <w:rFonts w:eastAsiaTheme="minorEastAsia" w:cs="Times New Roman"/>
                <w:b w:val="0"/>
                <w:noProof/>
                <w:sz w:val="22"/>
                <w:lang w:eastAsia="hr-HR"/>
                <w:rPrChange w:id="1103" w:author="Jan Kelemen" w:date="2016-01-20T17:07:00Z">
                  <w:rPr>
                    <w:rFonts w:eastAsiaTheme="minorEastAsia" w:cs="Times New Roman"/>
                    <w:noProof/>
                    <w:sz w:val="22"/>
                    <w:lang w:eastAsia="hr-HR"/>
                  </w:rPr>
                </w:rPrChange>
              </w:rPr>
              <w:tab/>
            </w:r>
            <w:r w:rsidRPr="0020295F" w:rsidDel="008142BA">
              <w:rPr>
                <w:b w:val="0"/>
                <w:noProof/>
                <w:rPrChange w:id="1104" w:author="Jan Kelemen" w:date="2016-01-20T17:07:00Z">
                  <w:rPr>
                    <w:rStyle w:val="Hyperlink"/>
                    <w:rFonts w:cs="Times New Roman"/>
                    <w:noProof/>
                  </w:rPr>
                </w:rPrChange>
              </w:rPr>
              <w:delText>Pojmovnik</w:delText>
            </w:r>
            <w:r w:rsidRPr="0020295F" w:rsidDel="008142BA">
              <w:rPr>
                <w:rFonts w:cs="Times New Roman"/>
                <w:b w:val="0"/>
                <w:noProof/>
                <w:webHidden/>
                <w:rPrChange w:id="1105" w:author="Jan Kelemen" w:date="2016-01-20T17:07:00Z">
                  <w:rPr>
                    <w:rFonts w:cs="Times New Roman"/>
                    <w:noProof/>
                    <w:webHidden/>
                  </w:rPr>
                </w:rPrChange>
              </w:rPr>
              <w:tab/>
            </w:r>
            <w:r w:rsidR="004A227F" w:rsidRPr="0020295F" w:rsidDel="008142BA">
              <w:rPr>
                <w:rFonts w:cs="Times New Roman"/>
                <w:b w:val="0"/>
                <w:noProof/>
                <w:webHidden/>
                <w:rPrChange w:id="1106" w:author="Jan Kelemen" w:date="2016-01-20T17:07:00Z">
                  <w:rPr>
                    <w:rFonts w:cs="Times New Roman"/>
                    <w:noProof/>
                    <w:webHidden/>
                  </w:rPr>
                </w:rPrChange>
              </w:rPr>
              <w:delText>9</w:delText>
            </w:r>
          </w:del>
        </w:p>
        <w:p w14:paraId="74FFD36C" w14:textId="77777777" w:rsidR="008056C9" w:rsidRPr="0020295F" w:rsidDel="008142BA" w:rsidRDefault="008056C9">
          <w:pPr>
            <w:pStyle w:val="TOC1"/>
            <w:rPr>
              <w:del w:id="1107" w:author="Jan Kelemen" w:date="2016-01-20T16:49:00Z"/>
              <w:rFonts w:ascii="Times New Roman" w:eastAsiaTheme="minorEastAsia" w:hAnsi="Times New Roman" w:cs="Times New Roman"/>
              <w:b w:val="0"/>
              <w:noProof/>
              <w:sz w:val="22"/>
              <w:szCs w:val="22"/>
              <w:lang w:eastAsia="hr-HR"/>
              <w:rPrChange w:id="1108" w:author="Jan Kelemen" w:date="2016-01-20T17:07:00Z">
                <w:rPr>
                  <w:del w:id="1109" w:author="Jan Kelemen" w:date="2016-01-20T16:49:00Z"/>
                  <w:rFonts w:ascii="Times New Roman" w:eastAsiaTheme="minorEastAsia" w:hAnsi="Times New Roman" w:cs="Times New Roman"/>
                  <w:b w:val="0"/>
                  <w:noProof/>
                  <w:sz w:val="22"/>
                  <w:szCs w:val="22"/>
                  <w:lang w:eastAsia="hr-HR"/>
                </w:rPr>
              </w:rPrChange>
            </w:rPr>
          </w:pPr>
          <w:del w:id="1110" w:author="Jan Kelemen" w:date="2016-01-20T16:49:00Z">
            <w:r w:rsidRPr="0020295F" w:rsidDel="008142BA">
              <w:rPr>
                <w:b w:val="0"/>
                <w:noProof/>
                <w:rPrChange w:id="1111" w:author="Jan Kelemen" w:date="2016-01-20T17:07:00Z">
                  <w:rPr>
                    <w:rStyle w:val="Hyperlink"/>
                    <w:rFonts w:cs="Times New Roman"/>
                    <w:noProof/>
                  </w:rPr>
                </w:rPrChange>
              </w:rPr>
              <w:delText>4.</w:delText>
            </w:r>
            <w:r w:rsidRPr="0020295F" w:rsidDel="008142BA">
              <w:rPr>
                <w:rFonts w:eastAsiaTheme="minorEastAsia" w:cs="Times New Roman"/>
                <w:b w:val="0"/>
                <w:noProof/>
                <w:sz w:val="22"/>
                <w:lang w:eastAsia="hr-HR"/>
                <w:rPrChange w:id="1112" w:author="Jan Kelemen" w:date="2016-01-20T17:07:00Z">
                  <w:rPr>
                    <w:rFonts w:eastAsiaTheme="minorEastAsia" w:cs="Times New Roman"/>
                    <w:noProof/>
                    <w:sz w:val="22"/>
                    <w:lang w:eastAsia="hr-HR"/>
                  </w:rPr>
                </w:rPrChange>
              </w:rPr>
              <w:tab/>
            </w:r>
            <w:r w:rsidRPr="0020295F" w:rsidDel="008142BA">
              <w:rPr>
                <w:b w:val="0"/>
                <w:noProof/>
                <w:rPrChange w:id="1113" w:author="Jan Kelemen" w:date="2016-01-20T17:07:00Z">
                  <w:rPr>
                    <w:rStyle w:val="Hyperlink"/>
                    <w:rFonts w:cs="Times New Roman"/>
                    <w:noProof/>
                  </w:rPr>
                </w:rPrChange>
              </w:rPr>
              <w:delText>Funkcionalni zahtjevi</w:delText>
            </w:r>
            <w:r w:rsidRPr="0020295F" w:rsidDel="008142BA">
              <w:rPr>
                <w:rFonts w:cs="Times New Roman"/>
                <w:b w:val="0"/>
                <w:noProof/>
                <w:webHidden/>
                <w:rPrChange w:id="1114" w:author="Jan Kelemen" w:date="2016-01-20T17:07:00Z">
                  <w:rPr>
                    <w:rFonts w:cs="Times New Roman"/>
                    <w:noProof/>
                    <w:webHidden/>
                  </w:rPr>
                </w:rPrChange>
              </w:rPr>
              <w:tab/>
            </w:r>
            <w:r w:rsidR="004A227F" w:rsidRPr="0020295F" w:rsidDel="008142BA">
              <w:rPr>
                <w:rFonts w:cs="Times New Roman"/>
                <w:b w:val="0"/>
                <w:noProof/>
                <w:webHidden/>
                <w:rPrChange w:id="1115" w:author="Jan Kelemen" w:date="2016-01-20T17:07:00Z">
                  <w:rPr>
                    <w:rFonts w:cs="Times New Roman"/>
                    <w:noProof/>
                    <w:webHidden/>
                  </w:rPr>
                </w:rPrChange>
              </w:rPr>
              <w:delText>10</w:delText>
            </w:r>
          </w:del>
        </w:p>
        <w:p w14:paraId="155ECA4D" w14:textId="77777777" w:rsidR="008056C9" w:rsidRPr="0020295F" w:rsidDel="008142BA" w:rsidRDefault="008056C9">
          <w:pPr>
            <w:pStyle w:val="TOC2"/>
            <w:tabs>
              <w:tab w:val="left" w:pos="960"/>
              <w:tab w:val="right" w:leader="dot" w:pos="9062"/>
            </w:tabs>
            <w:rPr>
              <w:del w:id="1116" w:author="Jan Kelemen" w:date="2016-01-20T16:49:00Z"/>
              <w:rFonts w:ascii="Times New Roman" w:eastAsiaTheme="minorEastAsia" w:hAnsi="Times New Roman" w:cs="Times New Roman"/>
              <w:b w:val="0"/>
              <w:noProof/>
              <w:lang w:eastAsia="hr-HR"/>
              <w:rPrChange w:id="1117" w:author="Jan Kelemen" w:date="2016-01-20T17:07:00Z">
                <w:rPr>
                  <w:del w:id="1118" w:author="Jan Kelemen" w:date="2016-01-20T16:49:00Z"/>
                  <w:rFonts w:ascii="Times New Roman" w:eastAsiaTheme="minorEastAsia" w:hAnsi="Times New Roman" w:cs="Times New Roman"/>
                  <w:b w:val="0"/>
                  <w:noProof/>
                  <w:lang w:eastAsia="hr-HR"/>
                </w:rPr>
              </w:rPrChange>
            </w:rPr>
          </w:pPr>
          <w:del w:id="1119" w:author="Jan Kelemen" w:date="2016-01-20T16:49:00Z">
            <w:r w:rsidRPr="0020295F" w:rsidDel="008142BA">
              <w:rPr>
                <w:b w:val="0"/>
                <w:noProof/>
                <w:rPrChange w:id="1120" w:author="Jan Kelemen" w:date="2016-01-20T17:07:00Z">
                  <w:rPr>
                    <w:rStyle w:val="Hyperlink"/>
                    <w:rFonts w:cs="Times New Roman"/>
                    <w:noProof/>
                  </w:rPr>
                </w:rPrChange>
              </w:rPr>
              <w:delText>4.1</w:delText>
            </w:r>
            <w:r w:rsidRPr="0020295F" w:rsidDel="008142BA">
              <w:rPr>
                <w:rFonts w:eastAsiaTheme="minorEastAsia" w:cs="Times New Roman"/>
                <w:b w:val="0"/>
                <w:noProof/>
                <w:lang w:eastAsia="hr-HR"/>
                <w:rPrChange w:id="1121" w:author="Jan Kelemen" w:date="2016-01-20T17:07:00Z">
                  <w:rPr>
                    <w:rFonts w:eastAsiaTheme="minorEastAsia" w:cs="Times New Roman"/>
                    <w:noProof/>
                    <w:lang w:eastAsia="hr-HR"/>
                  </w:rPr>
                </w:rPrChange>
              </w:rPr>
              <w:tab/>
            </w:r>
            <w:r w:rsidRPr="0020295F" w:rsidDel="008142BA">
              <w:rPr>
                <w:b w:val="0"/>
                <w:noProof/>
                <w:rPrChange w:id="1122" w:author="Jan Kelemen" w:date="2016-01-20T17:07:00Z">
                  <w:rPr>
                    <w:rStyle w:val="Hyperlink"/>
                    <w:rFonts w:cs="Times New Roman"/>
                    <w:noProof/>
                  </w:rPr>
                </w:rPrChange>
              </w:rPr>
              <w:delText>Opis obrazaca uporabe:</w:delText>
            </w:r>
            <w:r w:rsidRPr="0020295F" w:rsidDel="008142BA">
              <w:rPr>
                <w:rFonts w:cs="Times New Roman"/>
                <w:b w:val="0"/>
                <w:noProof/>
                <w:webHidden/>
                <w:rPrChange w:id="1123" w:author="Jan Kelemen" w:date="2016-01-20T17:07:00Z">
                  <w:rPr>
                    <w:rFonts w:cs="Times New Roman"/>
                    <w:noProof/>
                    <w:webHidden/>
                  </w:rPr>
                </w:rPrChange>
              </w:rPr>
              <w:tab/>
            </w:r>
            <w:r w:rsidR="004A227F" w:rsidRPr="0020295F" w:rsidDel="008142BA">
              <w:rPr>
                <w:rFonts w:cs="Times New Roman"/>
                <w:b w:val="0"/>
                <w:noProof/>
                <w:webHidden/>
                <w:rPrChange w:id="1124" w:author="Jan Kelemen" w:date="2016-01-20T17:07:00Z">
                  <w:rPr>
                    <w:rFonts w:cs="Times New Roman"/>
                    <w:noProof/>
                    <w:webHidden/>
                  </w:rPr>
                </w:rPrChange>
              </w:rPr>
              <w:delText>12</w:delText>
            </w:r>
          </w:del>
        </w:p>
        <w:p w14:paraId="7083AD62" w14:textId="77777777" w:rsidR="008056C9" w:rsidRPr="0020295F" w:rsidDel="008142BA" w:rsidRDefault="008056C9">
          <w:pPr>
            <w:pStyle w:val="TOC2"/>
            <w:tabs>
              <w:tab w:val="left" w:pos="960"/>
              <w:tab w:val="right" w:leader="dot" w:pos="9062"/>
            </w:tabs>
            <w:rPr>
              <w:del w:id="1125" w:author="Jan Kelemen" w:date="2016-01-20T16:49:00Z"/>
              <w:rFonts w:ascii="Times New Roman" w:eastAsiaTheme="minorEastAsia" w:hAnsi="Times New Roman" w:cs="Times New Roman"/>
              <w:b w:val="0"/>
              <w:noProof/>
              <w:lang w:eastAsia="hr-HR"/>
              <w:rPrChange w:id="1126" w:author="Jan Kelemen" w:date="2016-01-20T17:07:00Z">
                <w:rPr>
                  <w:del w:id="1127" w:author="Jan Kelemen" w:date="2016-01-20T16:49:00Z"/>
                  <w:rFonts w:ascii="Times New Roman" w:eastAsiaTheme="minorEastAsia" w:hAnsi="Times New Roman" w:cs="Times New Roman"/>
                  <w:b w:val="0"/>
                  <w:noProof/>
                  <w:lang w:eastAsia="hr-HR"/>
                </w:rPr>
              </w:rPrChange>
            </w:rPr>
          </w:pPr>
          <w:del w:id="1128" w:author="Jan Kelemen" w:date="2016-01-20T16:49:00Z">
            <w:r w:rsidRPr="0020295F" w:rsidDel="008142BA">
              <w:rPr>
                <w:b w:val="0"/>
                <w:noProof/>
                <w:rPrChange w:id="1129" w:author="Jan Kelemen" w:date="2016-01-20T17:07:00Z">
                  <w:rPr>
                    <w:rStyle w:val="Hyperlink"/>
                    <w:rFonts w:cs="Times New Roman"/>
                    <w:noProof/>
                  </w:rPr>
                </w:rPrChange>
              </w:rPr>
              <w:delText>4.2</w:delText>
            </w:r>
            <w:r w:rsidRPr="0020295F" w:rsidDel="008142BA">
              <w:rPr>
                <w:rFonts w:eastAsiaTheme="minorEastAsia" w:cs="Times New Roman"/>
                <w:b w:val="0"/>
                <w:noProof/>
                <w:lang w:eastAsia="hr-HR"/>
                <w:rPrChange w:id="1130" w:author="Jan Kelemen" w:date="2016-01-20T17:07:00Z">
                  <w:rPr>
                    <w:rFonts w:eastAsiaTheme="minorEastAsia" w:cs="Times New Roman"/>
                    <w:noProof/>
                    <w:lang w:eastAsia="hr-HR"/>
                  </w:rPr>
                </w:rPrChange>
              </w:rPr>
              <w:tab/>
            </w:r>
            <w:r w:rsidRPr="0020295F" w:rsidDel="008142BA">
              <w:rPr>
                <w:b w:val="0"/>
                <w:noProof/>
                <w:rPrChange w:id="1131" w:author="Jan Kelemen" w:date="2016-01-20T17:07:00Z">
                  <w:rPr>
                    <w:rStyle w:val="Hyperlink"/>
                    <w:rFonts w:cs="Times New Roman"/>
                    <w:noProof/>
                  </w:rPr>
                </w:rPrChange>
              </w:rPr>
              <w:delText>Dijagrami obrazaca</w:delText>
            </w:r>
            <w:r w:rsidRPr="0020295F" w:rsidDel="008142BA">
              <w:rPr>
                <w:rFonts w:cs="Times New Roman"/>
                <w:b w:val="0"/>
                <w:noProof/>
                <w:webHidden/>
                <w:rPrChange w:id="1132" w:author="Jan Kelemen" w:date="2016-01-20T17:07:00Z">
                  <w:rPr>
                    <w:rFonts w:cs="Times New Roman"/>
                    <w:noProof/>
                    <w:webHidden/>
                  </w:rPr>
                </w:rPrChange>
              </w:rPr>
              <w:tab/>
            </w:r>
            <w:r w:rsidR="004A227F" w:rsidRPr="0020295F" w:rsidDel="008142BA">
              <w:rPr>
                <w:rFonts w:cs="Times New Roman"/>
                <w:b w:val="0"/>
                <w:noProof/>
                <w:webHidden/>
                <w:rPrChange w:id="1133" w:author="Jan Kelemen" w:date="2016-01-20T17:07:00Z">
                  <w:rPr>
                    <w:rFonts w:cs="Times New Roman"/>
                    <w:noProof/>
                    <w:webHidden/>
                  </w:rPr>
                </w:rPrChange>
              </w:rPr>
              <w:delText>26</w:delText>
            </w:r>
          </w:del>
        </w:p>
        <w:p w14:paraId="069F7866" w14:textId="77777777" w:rsidR="008056C9" w:rsidRPr="0020295F" w:rsidDel="008142BA" w:rsidRDefault="008056C9">
          <w:pPr>
            <w:pStyle w:val="TOC2"/>
            <w:tabs>
              <w:tab w:val="left" w:pos="960"/>
              <w:tab w:val="right" w:leader="dot" w:pos="9062"/>
            </w:tabs>
            <w:rPr>
              <w:del w:id="1134" w:author="Jan Kelemen" w:date="2016-01-20T16:49:00Z"/>
              <w:rFonts w:ascii="Times New Roman" w:eastAsiaTheme="minorEastAsia" w:hAnsi="Times New Roman" w:cs="Times New Roman"/>
              <w:b w:val="0"/>
              <w:noProof/>
              <w:lang w:eastAsia="hr-HR"/>
              <w:rPrChange w:id="1135" w:author="Jan Kelemen" w:date="2016-01-20T17:07:00Z">
                <w:rPr>
                  <w:del w:id="1136" w:author="Jan Kelemen" w:date="2016-01-20T16:49:00Z"/>
                  <w:rFonts w:ascii="Times New Roman" w:eastAsiaTheme="minorEastAsia" w:hAnsi="Times New Roman" w:cs="Times New Roman"/>
                  <w:b w:val="0"/>
                  <w:noProof/>
                  <w:lang w:eastAsia="hr-HR"/>
                </w:rPr>
              </w:rPrChange>
            </w:rPr>
          </w:pPr>
          <w:del w:id="1137" w:author="Jan Kelemen" w:date="2016-01-20T16:49:00Z">
            <w:r w:rsidRPr="0020295F" w:rsidDel="008142BA">
              <w:rPr>
                <w:b w:val="0"/>
                <w:noProof/>
                <w:rPrChange w:id="1138" w:author="Jan Kelemen" w:date="2016-01-20T17:07:00Z">
                  <w:rPr>
                    <w:rStyle w:val="Hyperlink"/>
                    <w:rFonts w:cs="Times New Roman"/>
                    <w:noProof/>
                  </w:rPr>
                </w:rPrChange>
              </w:rPr>
              <w:delText>4.3</w:delText>
            </w:r>
            <w:r w:rsidRPr="0020295F" w:rsidDel="008142BA">
              <w:rPr>
                <w:rFonts w:eastAsiaTheme="minorEastAsia" w:cs="Times New Roman"/>
                <w:b w:val="0"/>
                <w:noProof/>
                <w:lang w:eastAsia="hr-HR"/>
                <w:rPrChange w:id="1139" w:author="Jan Kelemen" w:date="2016-01-20T17:07:00Z">
                  <w:rPr>
                    <w:rFonts w:eastAsiaTheme="minorEastAsia" w:cs="Times New Roman"/>
                    <w:noProof/>
                    <w:lang w:eastAsia="hr-HR"/>
                  </w:rPr>
                </w:rPrChange>
              </w:rPr>
              <w:tab/>
            </w:r>
            <w:r w:rsidRPr="0020295F" w:rsidDel="008142BA">
              <w:rPr>
                <w:b w:val="0"/>
                <w:noProof/>
                <w:rPrChange w:id="1140" w:author="Jan Kelemen" w:date="2016-01-20T17:07:00Z">
                  <w:rPr>
                    <w:rStyle w:val="Hyperlink"/>
                    <w:rFonts w:cs="Times New Roman"/>
                    <w:noProof/>
                  </w:rPr>
                </w:rPrChange>
              </w:rPr>
              <w:delText>Sekvencijski dijagrami</w:delText>
            </w:r>
            <w:r w:rsidRPr="0020295F" w:rsidDel="008142BA">
              <w:rPr>
                <w:rFonts w:cs="Times New Roman"/>
                <w:b w:val="0"/>
                <w:noProof/>
                <w:webHidden/>
                <w:rPrChange w:id="1141" w:author="Jan Kelemen" w:date="2016-01-20T17:07:00Z">
                  <w:rPr>
                    <w:rFonts w:cs="Times New Roman"/>
                    <w:noProof/>
                    <w:webHidden/>
                  </w:rPr>
                </w:rPrChange>
              </w:rPr>
              <w:tab/>
            </w:r>
            <w:r w:rsidR="004A227F" w:rsidRPr="0020295F" w:rsidDel="008142BA">
              <w:rPr>
                <w:rFonts w:cs="Times New Roman"/>
                <w:b w:val="0"/>
                <w:noProof/>
                <w:webHidden/>
                <w:rPrChange w:id="1142" w:author="Jan Kelemen" w:date="2016-01-20T17:07:00Z">
                  <w:rPr>
                    <w:rFonts w:cs="Times New Roman"/>
                    <w:noProof/>
                    <w:webHidden/>
                  </w:rPr>
                </w:rPrChange>
              </w:rPr>
              <w:delText>30</w:delText>
            </w:r>
          </w:del>
        </w:p>
        <w:p w14:paraId="2EDA94D5" w14:textId="77777777" w:rsidR="008056C9" w:rsidRPr="0020295F" w:rsidDel="008142BA" w:rsidRDefault="008056C9">
          <w:pPr>
            <w:pStyle w:val="TOC1"/>
            <w:rPr>
              <w:del w:id="1143" w:author="Jan Kelemen" w:date="2016-01-20T16:49:00Z"/>
              <w:rFonts w:ascii="Times New Roman" w:eastAsiaTheme="minorEastAsia" w:hAnsi="Times New Roman" w:cs="Times New Roman"/>
              <w:b w:val="0"/>
              <w:noProof/>
              <w:sz w:val="22"/>
              <w:szCs w:val="22"/>
              <w:lang w:eastAsia="hr-HR"/>
              <w:rPrChange w:id="1144" w:author="Jan Kelemen" w:date="2016-01-20T17:07:00Z">
                <w:rPr>
                  <w:del w:id="1145" w:author="Jan Kelemen" w:date="2016-01-20T16:49:00Z"/>
                  <w:rFonts w:ascii="Times New Roman" w:eastAsiaTheme="minorEastAsia" w:hAnsi="Times New Roman" w:cs="Times New Roman"/>
                  <w:b w:val="0"/>
                  <w:noProof/>
                  <w:sz w:val="22"/>
                  <w:szCs w:val="22"/>
                  <w:lang w:eastAsia="hr-HR"/>
                </w:rPr>
              </w:rPrChange>
            </w:rPr>
          </w:pPr>
          <w:del w:id="1146" w:author="Jan Kelemen" w:date="2016-01-20T16:49:00Z">
            <w:r w:rsidRPr="0020295F" w:rsidDel="008142BA">
              <w:rPr>
                <w:b w:val="0"/>
                <w:noProof/>
                <w:rPrChange w:id="1147" w:author="Jan Kelemen" w:date="2016-01-20T17:07:00Z">
                  <w:rPr>
                    <w:rStyle w:val="Hyperlink"/>
                    <w:rFonts w:cs="Times New Roman"/>
                    <w:noProof/>
                    <w:lang w:eastAsia="hr-HR"/>
                  </w:rPr>
                </w:rPrChange>
              </w:rPr>
              <w:delText>5.</w:delText>
            </w:r>
            <w:r w:rsidRPr="0020295F" w:rsidDel="008142BA">
              <w:rPr>
                <w:rFonts w:eastAsiaTheme="minorEastAsia" w:cs="Times New Roman"/>
                <w:b w:val="0"/>
                <w:noProof/>
                <w:sz w:val="22"/>
                <w:lang w:eastAsia="hr-HR"/>
                <w:rPrChange w:id="1148" w:author="Jan Kelemen" w:date="2016-01-20T17:07:00Z">
                  <w:rPr>
                    <w:rFonts w:eastAsiaTheme="minorEastAsia" w:cs="Times New Roman"/>
                    <w:noProof/>
                    <w:sz w:val="22"/>
                    <w:lang w:eastAsia="hr-HR"/>
                  </w:rPr>
                </w:rPrChange>
              </w:rPr>
              <w:tab/>
            </w:r>
            <w:r w:rsidRPr="0020295F" w:rsidDel="008142BA">
              <w:rPr>
                <w:b w:val="0"/>
                <w:noProof/>
                <w:rPrChange w:id="1149" w:author="Jan Kelemen" w:date="2016-01-20T17:07:00Z">
                  <w:rPr>
                    <w:rStyle w:val="Hyperlink"/>
                    <w:rFonts w:cs="Times New Roman"/>
                    <w:noProof/>
                    <w:lang w:eastAsia="hr-HR"/>
                  </w:rPr>
                </w:rPrChange>
              </w:rPr>
              <w:delText>Ostali zahtjevi</w:delText>
            </w:r>
            <w:r w:rsidRPr="0020295F" w:rsidDel="008142BA">
              <w:rPr>
                <w:rFonts w:cs="Times New Roman"/>
                <w:b w:val="0"/>
                <w:noProof/>
                <w:webHidden/>
                <w:rPrChange w:id="1150" w:author="Jan Kelemen" w:date="2016-01-20T17:07:00Z">
                  <w:rPr>
                    <w:rFonts w:cs="Times New Roman"/>
                    <w:noProof/>
                    <w:webHidden/>
                  </w:rPr>
                </w:rPrChange>
              </w:rPr>
              <w:tab/>
            </w:r>
          </w:del>
          <w:ins w:id="1151" w:author="Filip Gulan" w:date="2016-01-19T23:45:00Z">
            <w:del w:id="1152" w:author="Jan Kelemen" w:date="2016-01-20T16:49:00Z">
              <w:r w:rsidR="004A227F" w:rsidRPr="0020295F" w:rsidDel="008142BA">
                <w:rPr>
                  <w:rFonts w:cs="Times New Roman"/>
                  <w:b w:val="0"/>
                  <w:noProof/>
                  <w:webHidden/>
                  <w:rPrChange w:id="1153" w:author="Jan Kelemen" w:date="2016-01-20T17:07:00Z">
                    <w:rPr>
                      <w:rFonts w:cs="Times New Roman"/>
                      <w:noProof/>
                      <w:webHidden/>
                    </w:rPr>
                  </w:rPrChange>
                </w:rPr>
                <w:delText>45</w:delText>
              </w:r>
            </w:del>
          </w:ins>
          <w:del w:id="1154" w:author="Jan Kelemen" w:date="2016-01-20T16:49:00Z">
            <w:r w:rsidR="001E5B16" w:rsidRPr="0020295F" w:rsidDel="008142BA">
              <w:rPr>
                <w:rFonts w:cs="Times New Roman"/>
                <w:b w:val="0"/>
                <w:noProof/>
                <w:webHidden/>
                <w:rPrChange w:id="1155" w:author="Jan Kelemen" w:date="2016-01-20T17:07:00Z">
                  <w:rPr>
                    <w:rFonts w:cs="Times New Roman"/>
                    <w:noProof/>
                    <w:webHidden/>
                  </w:rPr>
                </w:rPrChange>
              </w:rPr>
              <w:delText>46</w:delText>
            </w:r>
          </w:del>
        </w:p>
        <w:p w14:paraId="128C7690" w14:textId="77777777" w:rsidR="008056C9" w:rsidRPr="0020295F" w:rsidDel="008142BA" w:rsidRDefault="008056C9">
          <w:pPr>
            <w:pStyle w:val="TOC1"/>
            <w:rPr>
              <w:del w:id="1156" w:author="Jan Kelemen" w:date="2016-01-20T16:49:00Z"/>
              <w:rFonts w:ascii="Times New Roman" w:eastAsiaTheme="minorEastAsia" w:hAnsi="Times New Roman" w:cs="Times New Roman"/>
              <w:b w:val="0"/>
              <w:noProof/>
              <w:sz w:val="22"/>
              <w:szCs w:val="22"/>
              <w:lang w:eastAsia="hr-HR"/>
              <w:rPrChange w:id="1157" w:author="Jan Kelemen" w:date="2016-01-20T17:07:00Z">
                <w:rPr>
                  <w:del w:id="1158" w:author="Jan Kelemen" w:date="2016-01-20T16:49:00Z"/>
                  <w:rFonts w:ascii="Times New Roman" w:eastAsiaTheme="minorEastAsia" w:hAnsi="Times New Roman" w:cs="Times New Roman"/>
                  <w:b w:val="0"/>
                  <w:noProof/>
                  <w:sz w:val="22"/>
                  <w:szCs w:val="22"/>
                  <w:lang w:eastAsia="hr-HR"/>
                </w:rPr>
              </w:rPrChange>
            </w:rPr>
          </w:pPr>
          <w:del w:id="1159" w:author="Jan Kelemen" w:date="2016-01-20T16:49:00Z">
            <w:r w:rsidRPr="0020295F" w:rsidDel="008142BA">
              <w:rPr>
                <w:b w:val="0"/>
                <w:noProof/>
                <w:rPrChange w:id="1160" w:author="Jan Kelemen" w:date="2016-01-20T17:07:00Z">
                  <w:rPr>
                    <w:rStyle w:val="Hyperlink"/>
                    <w:rFonts w:cs="Times New Roman"/>
                    <w:noProof/>
                    <w:lang w:eastAsia="hr-HR"/>
                  </w:rPr>
                </w:rPrChange>
              </w:rPr>
              <w:delText>6.</w:delText>
            </w:r>
            <w:r w:rsidRPr="0020295F" w:rsidDel="008142BA">
              <w:rPr>
                <w:rFonts w:eastAsiaTheme="minorEastAsia" w:cs="Times New Roman"/>
                <w:b w:val="0"/>
                <w:noProof/>
                <w:sz w:val="22"/>
                <w:lang w:eastAsia="hr-HR"/>
                <w:rPrChange w:id="1161" w:author="Jan Kelemen" w:date="2016-01-20T17:07:00Z">
                  <w:rPr>
                    <w:rFonts w:eastAsiaTheme="minorEastAsia" w:cs="Times New Roman"/>
                    <w:noProof/>
                    <w:sz w:val="22"/>
                    <w:lang w:eastAsia="hr-HR"/>
                  </w:rPr>
                </w:rPrChange>
              </w:rPr>
              <w:tab/>
            </w:r>
            <w:r w:rsidRPr="0020295F" w:rsidDel="008142BA">
              <w:rPr>
                <w:b w:val="0"/>
                <w:noProof/>
                <w:rPrChange w:id="1162" w:author="Jan Kelemen" w:date="2016-01-20T17:07:00Z">
                  <w:rPr>
                    <w:rStyle w:val="Hyperlink"/>
                    <w:rFonts w:cs="Times New Roman"/>
                    <w:noProof/>
                    <w:lang w:eastAsia="hr-HR"/>
                  </w:rPr>
                </w:rPrChange>
              </w:rPr>
              <w:delText>Arhitektura i dizajn sustava</w:delText>
            </w:r>
            <w:r w:rsidRPr="0020295F" w:rsidDel="008142BA">
              <w:rPr>
                <w:rFonts w:cs="Times New Roman"/>
                <w:b w:val="0"/>
                <w:noProof/>
                <w:webHidden/>
                <w:rPrChange w:id="1163" w:author="Jan Kelemen" w:date="2016-01-20T17:07:00Z">
                  <w:rPr>
                    <w:rFonts w:cs="Times New Roman"/>
                    <w:noProof/>
                    <w:webHidden/>
                  </w:rPr>
                </w:rPrChange>
              </w:rPr>
              <w:tab/>
            </w:r>
            <w:r w:rsidR="004A227F" w:rsidRPr="0020295F" w:rsidDel="008142BA">
              <w:rPr>
                <w:rFonts w:cs="Times New Roman"/>
                <w:b w:val="0"/>
                <w:noProof/>
                <w:webHidden/>
                <w:rPrChange w:id="1164" w:author="Jan Kelemen" w:date="2016-01-20T17:07:00Z">
                  <w:rPr>
                    <w:rFonts w:cs="Times New Roman"/>
                    <w:noProof/>
                    <w:webHidden/>
                  </w:rPr>
                </w:rPrChange>
              </w:rPr>
              <w:delText>47</w:delText>
            </w:r>
          </w:del>
        </w:p>
        <w:p w14:paraId="31AD3B38" w14:textId="77777777" w:rsidR="008056C9" w:rsidRPr="0020295F" w:rsidDel="008142BA" w:rsidRDefault="008056C9">
          <w:pPr>
            <w:pStyle w:val="TOC2"/>
            <w:tabs>
              <w:tab w:val="left" w:pos="960"/>
              <w:tab w:val="right" w:leader="dot" w:pos="9062"/>
            </w:tabs>
            <w:rPr>
              <w:del w:id="1165" w:author="Jan Kelemen" w:date="2016-01-20T16:49:00Z"/>
              <w:rFonts w:ascii="Times New Roman" w:eastAsiaTheme="minorEastAsia" w:hAnsi="Times New Roman" w:cs="Times New Roman"/>
              <w:b w:val="0"/>
              <w:noProof/>
              <w:lang w:eastAsia="hr-HR"/>
              <w:rPrChange w:id="1166" w:author="Jan Kelemen" w:date="2016-01-20T17:07:00Z">
                <w:rPr>
                  <w:del w:id="1167" w:author="Jan Kelemen" w:date="2016-01-20T16:49:00Z"/>
                  <w:rFonts w:ascii="Times New Roman" w:eastAsiaTheme="minorEastAsia" w:hAnsi="Times New Roman" w:cs="Times New Roman"/>
                  <w:b w:val="0"/>
                  <w:noProof/>
                  <w:lang w:eastAsia="hr-HR"/>
                </w:rPr>
              </w:rPrChange>
            </w:rPr>
          </w:pPr>
          <w:del w:id="1168" w:author="Jan Kelemen" w:date="2016-01-20T16:49:00Z">
            <w:r w:rsidRPr="0020295F" w:rsidDel="008142BA">
              <w:rPr>
                <w:b w:val="0"/>
                <w:noProof/>
                <w:rPrChange w:id="1169" w:author="Jan Kelemen" w:date="2016-01-20T17:07:00Z">
                  <w:rPr>
                    <w:rStyle w:val="Hyperlink"/>
                    <w:rFonts w:cs="Times New Roman"/>
                    <w:noProof/>
                  </w:rPr>
                </w:rPrChange>
              </w:rPr>
              <w:delText>6.1</w:delText>
            </w:r>
            <w:r w:rsidRPr="0020295F" w:rsidDel="008142BA">
              <w:rPr>
                <w:rFonts w:eastAsiaTheme="minorEastAsia" w:cs="Times New Roman"/>
                <w:b w:val="0"/>
                <w:noProof/>
                <w:lang w:eastAsia="hr-HR"/>
                <w:rPrChange w:id="1170" w:author="Jan Kelemen" w:date="2016-01-20T17:07:00Z">
                  <w:rPr>
                    <w:rFonts w:eastAsiaTheme="minorEastAsia" w:cs="Times New Roman"/>
                    <w:noProof/>
                    <w:lang w:eastAsia="hr-HR"/>
                  </w:rPr>
                </w:rPrChange>
              </w:rPr>
              <w:tab/>
            </w:r>
            <w:r w:rsidRPr="0020295F" w:rsidDel="008142BA">
              <w:rPr>
                <w:b w:val="0"/>
                <w:noProof/>
                <w:rPrChange w:id="1171" w:author="Jan Kelemen" w:date="2016-01-20T17:07:00Z">
                  <w:rPr>
                    <w:rStyle w:val="Hyperlink"/>
                    <w:rFonts w:cs="Times New Roman"/>
                    <w:noProof/>
                  </w:rPr>
                </w:rPrChange>
              </w:rPr>
              <w:delText>Svrha, opći prioriteti i skica sustava</w:delText>
            </w:r>
            <w:r w:rsidRPr="0020295F" w:rsidDel="008142BA">
              <w:rPr>
                <w:rFonts w:cs="Times New Roman"/>
                <w:b w:val="0"/>
                <w:noProof/>
                <w:webHidden/>
                <w:rPrChange w:id="1172" w:author="Jan Kelemen" w:date="2016-01-20T17:07:00Z">
                  <w:rPr>
                    <w:rFonts w:cs="Times New Roman"/>
                    <w:noProof/>
                    <w:webHidden/>
                  </w:rPr>
                </w:rPrChange>
              </w:rPr>
              <w:tab/>
            </w:r>
            <w:r w:rsidR="004A227F" w:rsidRPr="0020295F" w:rsidDel="008142BA">
              <w:rPr>
                <w:rFonts w:cs="Times New Roman"/>
                <w:b w:val="0"/>
                <w:noProof/>
                <w:webHidden/>
                <w:rPrChange w:id="1173" w:author="Jan Kelemen" w:date="2016-01-20T17:07:00Z">
                  <w:rPr>
                    <w:rFonts w:cs="Times New Roman"/>
                    <w:noProof/>
                    <w:webHidden/>
                  </w:rPr>
                </w:rPrChange>
              </w:rPr>
              <w:delText>47</w:delText>
            </w:r>
          </w:del>
        </w:p>
        <w:p w14:paraId="5DC5A311" w14:textId="77777777" w:rsidR="008056C9" w:rsidRPr="0020295F" w:rsidDel="008142BA" w:rsidRDefault="008056C9">
          <w:pPr>
            <w:pStyle w:val="TOC2"/>
            <w:tabs>
              <w:tab w:val="left" w:pos="960"/>
              <w:tab w:val="right" w:leader="dot" w:pos="9062"/>
            </w:tabs>
            <w:rPr>
              <w:del w:id="1174" w:author="Jan Kelemen" w:date="2016-01-20T16:49:00Z"/>
              <w:rFonts w:ascii="Times New Roman" w:eastAsiaTheme="minorEastAsia" w:hAnsi="Times New Roman" w:cs="Times New Roman"/>
              <w:b w:val="0"/>
              <w:noProof/>
              <w:lang w:eastAsia="hr-HR"/>
              <w:rPrChange w:id="1175" w:author="Jan Kelemen" w:date="2016-01-20T17:07:00Z">
                <w:rPr>
                  <w:del w:id="1176" w:author="Jan Kelemen" w:date="2016-01-20T16:49:00Z"/>
                  <w:rFonts w:ascii="Times New Roman" w:eastAsiaTheme="minorEastAsia" w:hAnsi="Times New Roman" w:cs="Times New Roman"/>
                  <w:b w:val="0"/>
                  <w:noProof/>
                  <w:lang w:eastAsia="hr-HR"/>
                </w:rPr>
              </w:rPrChange>
            </w:rPr>
          </w:pPr>
          <w:del w:id="1177" w:author="Jan Kelemen" w:date="2016-01-20T16:49:00Z">
            <w:r w:rsidRPr="0020295F" w:rsidDel="008142BA">
              <w:rPr>
                <w:b w:val="0"/>
                <w:noProof/>
                <w:rPrChange w:id="1178" w:author="Jan Kelemen" w:date="2016-01-20T17:07:00Z">
                  <w:rPr>
                    <w:rStyle w:val="Hyperlink"/>
                    <w:rFonts w:cs="Times New Roman"/>
                    <w:noProof/>
                  </w:rPr>
                </w:rPrChange>
              </w:rPr>
              <w:delText>6.2</w:delText>
            </w:r>
            <w:r w:rsidRPr="0020295F" w:rsidDel="008142BA">
              <w:rPr>
                <w:rFonts w:eastAsiaTheme="minorEastAsia" w:cs="Times New Roman"/>
                <w:b w:val="0"/>
                <w:noProof/>
                <w:lang w:eastAsia="hr-HR"/>
                <w:rPrChange w:id="1179" w:author="Jan Kelemen" w:date="2016-01-20T17:07:00Z">
                  <w:rPr>
                    <w:rFonts w:eastAsiaTheme="minorEastAsia" w:cs="Times New Roman"/>
                    <w:noProof/>
                    <w:lang w:eastAsia="hr-HR"/>
                  </w:rPr>
                </w:rPrChange>
              </w:rPr>
              <w:tab/>
            </w:r>
            <w:r w:rsidRPr="0020295F" w:rsidDel="008142BA">
              <w:rPr>
                <w:b w:val="0"/>
                <w:noProof/>
                <w:rPrChange w:id="1180" w:author="Jan Kelemen" w:date="2016-01-20T17:07:00Z">
                  <w:rPr>
                    <w:rStyle w:val="Hyperlink"/>
                    <w:rFonts w:cs="Times New Roman"/>
                    <w:noProof/>
                  </w:rPr>
                </w:rPrChange>
              </w:rPr>
              <w:delText>Dijagram razreda s opisom</w:delText>
            </w:r>
            <w:r w:rsidRPr="0020295F" w:rsidDel="008142BA">
              <w:rPr>
                <w:rFonts w:cs="Times New Roman"/>
                <w:b w:val="0"/>
                <w:noProof/>
                <w:webHidden/>
                <w:rPrChange w:id="1181" w:author="Jan Kelemen" w:date="2016-01-20T17:07:00Z">
                  <w:rPr>
                    <w:rFonts w:cs="Times New Roman"/>
                    <w:noProof/>
                    <w:webHidden/>
                  </w:rPr>
                </w:rPrChange>
              </w:rPr>
              <w:tab/>
            </w:r>
          </w:del>
          <w:ins w:id="1182" w:author="Filip Gulan" w:date="2016-01-19T23:45:00Z">
            <w:del w:id="1183" w:author="Jan Kelemen" w:date="2016-01-20T16:49:00Z">
              <w:r w:rsidR="004A227F" w:rsidRPr="0020295F" w:rsidDel="008142BA">
                <w:rPr>
                  <w:rFonts w:cs="Times New Roman"/>
                  <w:b w:val="0"/>
                  <w:noProof/>
                  <w:webHidden/>
                  <w:rPrChange w:id="1184" w:author="Jan Kelemen" w:date="2016-01-20T17:07:00Z">
                    <w:rPr>
                      <w:rFonts w:cs="Times New Roman"/>
                      <w:noProof/>
                      <w:webHidden/>
                    </w:rPr>
                  </w:rPrChange>
                </w:rPr>
                <w:delText>53</w:delText>
              </w:r>
            </w:del>
          </w:ins>
          <w:del w:id="1185" w:author="Jan Kelemen" w:date="2016-01-20T16:49:00Z">
            <w:r w:rsidR="001E5B16" w:rsidRPr="0020295F" w:rsidDel="008142BA">
              <w:rPr>
                <w:rFonts w:cs="Times New Roman"/>
                <w:b w:val="0"/>
                <w:noProof/>
                <w:webHidden/>
                <w:rPrChange w:id="1186" w:author="Jan Kelemen" w:date="2016-01-20T17:07:00Z">
                  <w:rPr>
                    <w:rFonts w:cs="Times New Roman"/>
                    <w:noProof/>
                    <w:webHidden/>
                  </w:rPr>
                </w:rPrChange>
              </w:rPr>
              <w:delText>53</w:delText>
            </w:r>
          </w:del>
        </w:p>
        <w:p w14:paraId="020DA736" w14:textId="77777777" w:rsidR="008056C9" w:rsidRPr="0020295F" w:rsidDel="008142BA" w:rsidRDefault="008056C9">
          <w:pPr>
            <w:pStyle w:val="TOC2"/>
            <w:tabs>
              <w:tab w:val="left" w:pos="960"/>
              <w:tab w:val="right" w:leader="dot" w:pos="9062"/>
            </w:tabs>
            <w:rPr>
              <w:del w:id="1187" w:author="Jan Kelemen" w:date="2016-01-20T16:49:00Z"/>
              <w:rFonts w:ascii="Times New Roman" w:eastAsiaTheme="minorEastAsia" w:hAnsi="Times New Roman" w:cs="Times New Roman"/>
              <w:b w:val="0"/>
              <w:noProof/>
              <w:lang w:eastAsia="hr-HR"/>
              <w:rPrChange w:id="1188" w:author="Jan Kelemen" w:date="2016-01-20T17:07:00Z">
                <w:rPr>
                  <w:del w:id="1189" w:author="Jan Kelemen" w:date="2016-01-20T16:49:00Z"/>
                  <w:rFonts w:ascii="Times New Roman" w:eastAsiaTheme="minorEastAsia" w:hAnsi="Times New Roman" w:cs="Times New Roman"/>
                  <w:b w:val="0"/>
                  <w:noProof/>
                  <w:lang w:eastAsia="hr-HR"/>
                </w:rPr>
              </w:rPrChange>
            </w:rPr>
          </w:pPr>
          <w:del w:id="1190" w:author="Jan Kelemen" w:date="2016-01-20T16:49:00Z">
            <w:r w:rsidRPr="0020295F" w:rsidDel="008142BA">
              <w:rPr>
                <w:b w:val="0"/>
                <w:noProof/>
                <w:rPrChange w:id="1191" w:author="Jan Kelemen" w:date="2016-01-20T17:07:00Z">
                  <w:rPr>
                    <w:rStyle w:val="Hyperlink"/>
                    <w:rFonts w:cs="Times New Roman"/>
                    <w:noProof/>
                  </w:rPr>
                </w:rPrChange>
              </w:rPr>
              <w:delText>6.3</w:delText>
            </w:r>
            <w:r w:rsidRPr="0020295F" w:rsidDel="008142BA">
              <w:rPr>
                <w:rFonts w:eastAsiaTheme="minorEastAsia" w:cs="Times New Roman"/>
                <w:b w:val="0"/>
                <w:noProof/>
                <w:lang w:eastAsia="hr-HR"/>
                <w:rPrChange w:id="1192" w:author="Jan Kelemen" w:date="2016-01-20T17:07:00Z">
                  <w:rPr>
                    <w:rFonts w:eastAsiaTheme="minorEastAsia" w:cs="Times New Roman"/>
                    <w:noProof/>
                    <w:lang w:eastAsia="hr-HR"/>
                  </w:rPr>
                </w:rPrChange>
              </w:rPr>
              <w:tab/>
            </w:r>
            <w:r w:rsidRPr="0020295F" w:rsidDel="008142BA">
              <w:rPr>
                <w:b w:val="0"/>
                <w:noProof/>
                <w:rPrChange w:id="1193" w:author="Jan Kelemen" w:date="2016-01-20T17:07:00Z">
                  <w:rPr>
                    <w:rStyle w:val="Hyperlink"/>
                    <w:rFonts w:cs="Times New Roman"/>
                    <w:noProof/>
                  </w:rPr>
                </w:rPrChange>
              </w:rPr>
              <w:delText>Dijagram objekata</w:delText>
            </w:r>
            <w:r w:rsidRPr="0020295F" w:rsidDel="008142BA">
              <w:rPr>
                <w:rFonts w:cs="Times New Roman"/>
                <w:b w:val="0"/>
                <w:noProof/>
                <w:webHidden/>
                <w:rPrChange w:id="1194" w:author="Jan Kelemen" w:date="2016-01-20T17:07:00Z">
                  <w:rPr>
                    <w:rFonts w:cs="Times New Roman"/>
                    <w:noProof/>
                    <w:webHidden/>
                  </w:rPr>
                </w:rPrChange>
              </w:rPr>
              <w:tab/>
            </w:r>
          </w:del>
          <w:ins w:id="1195" w:author="Filip Gulan" w:date="2016-01-19T23:45:00Z">
            <w:del w:id="1196" w:author="Jan Kelemen" w:date="2016-01-20T16:49:00Z">
              <w:r w:rsidR="004A227F" w:rsidRPr="0020295F" w:rsidDel="008142BA">
                <w:rPr>
                  <w:rFonts w:cs="Times New Roman"/>
                  <w:b w:val="0"/>
                  <w:noProof/>
                  <w:webHidden/>
                  <w:rPrChange w:id="1197" w:author="Jan Kelemen" w:date="2016-01-20T17:07:00Z">
                    <w:rPr>
                      <w:rFonts w:cs="Times New Roman"/>
                      <w:noProof/>
                      <w:webHidden/>
                    </w:rPr>
                  </w:rPrChange>
                </w:rPr>
                <w:delText>55</w:delText>
              </w:r>
            </w:del>
          </w:ins>
          <w:del w:id="1198" w:author="Jan Kelemen" w:date="2016-01-20T16:49:00Z">
            <w:r w:rsidR="001E5B16" w:rsidRPr="0020295F" w:rsidDel="008142BA">
              <w:rPr>
                <w:rFonts w:cs="Times New Roman"/>
                <w:b w:val="0"/>
                <w:noProof/>
                <w:webHidden/>
                <w:rPrChange w:id="1199" w:author="Jan Kelemen" w:date="2016-01-20T17:07:00Z">
                  <w:rPr>
                    <w:rFonts w:cs="Times New Roman"/>
                    <w:noProof/>
                    <w:webHidden/>
                  </w:rPr>
                </w:rPrChange>
              </w:rPr>
              <w:delText>55</w:delText>
            </w:r>
          </w:del>
        </w:p>
        <w:p w14:paraId="60D46289" w14:textId="77777777" w:rsidR="008056C9" w:rsidRPr="0020295F" w:rsidDel="008142BA" w:rsidRDefault="008056C9">
          <w:pPr>
            <w:pStyle w:val="TOC1"/>
            <w:rPr>
              <w:del w:id="1200" w:author="Jan Kelemen" w:date="2016-01-20T16:49:00Z"/>
              <w:rFonts w:ascii="Times New Roman" w:eastAsiaTheme="minorEastAsia" w:hAnsi="Times New Roman" w:cs="Times New Roman"/>
              <w:b w:val="0"/>
              <w:noProof/>
              <w:sz w:val="22"/>
              <w:szCs w:val="22"/>
              <w:lang w:eastAsia="hr-HR"/>
              <w:rPrChange w:id="1201" w:author="Jan Kelemen" w:date="2016-01-20T17:07:00Z">
                <w:rPr>
                  <w:del w:id="1202" w:author="Jan Kelemen" w:date="2016-01-20T16:49:00Z"/>
                  <w:rFonts w:ascii="Times New Roman" w:eastAsiaTheme="minorEastAsia" w:hAnsi="Times New Roman" w:cs="Times New Roman"/>
                  <w:b w:val="0"/>
                  <w:noProof/>
                  <w:sz w:val="22"/>
                  <w:szCs w:val="22"/>
                  <w:lang w:eastAsia="hr-HR"/>
                </w:rPr>
              </w:rPrChange>
            </w:rPr>
          </w:pPr>
          <w:del w:id="1203" w:author="Jan Kelemen" w:date="2016-01-20T16:49:00Z">
            <w:r w:rsidRPr="0020295F" w:rsidDel="008142BA">
              <w:rPr>
                <w:b w:val="0"/>
                <w:noProof/>
                <w:rPrChange w:id="1204" w:author="Jan Kelemen" w:date="2016-01-20T17:07:00Z">
                  <w:rPr>
                    <w:rStyle w:val="Hyperlink"/>
                    <w:rFonts w:cs="Times New Roman"/>
                    <w:noProof/>
                  </w:rPr>
                </w:rPrChange>
              </w:rPr>
              <w:delText>7.</w:delText>
            </w:r>
            <w:r w:rsidRPr="0020295F" w:rsidDel="008142BA">
              <w:rPr>
                <w:rFonts w:eastAsiaTheme="minorEastAsia" w:cs="Times New Roman"/>
                <w:b w:val="0"/>
                <w:noProof/>
                <w:sz w:val="22"/>
                <w:lang w:eastAsia="hr-HR"/>
                <w:rPrChange w:id="1205" w:author="Jan Kelemen" w:date="2016-01-20T17:07:00Z">
                  <w:rPr>
                    <w:rFonts w:eastAsiaTheme="minorEastAsia" w:cs="Times New Roman"/>
                    <w:noProof/>
                    <w:sz w:val="22"/>
                    <w:lang w:eastAsia="hr-HR"/>
                  </w:rPr>
                </w:rPrChange>
              </w:rPr>
              <w:tab/>
            </w:r>
            <w:r w:rsidRPr="0020295F" w:rsidDel="008142BA">
              <w:rPr>
                <w:b w:val="0"/>
                <w:noProof/>
                <w:rPrChange w:id="1206" w:author="Jan Kelemen" w:date="2016-01-20T17:07:00Z">
                  <w:rPr>
                    <w:rStyle w:val="Hyperlink"/>
                    <w:rFonts w:cs="Times New Roman"/>
                    <w:noProof/>
                  </w:rPr>
                </w:rPrChange>
              </w:rPr>
              <w:delText>Zaključak i budući rad</w:delText>
            </w:r>
            <w:r w:rsidRPr="0020295F" w:rsidDel="008142BA">
              <w:rPr>
                <w:rFonts w:cs="Times New Roman"/>
                <w:b w:val="0"/>
                <w:noProof/>
                <w:webHidden/>
                <w:rPrChange w:id="1207" w:author="Jan Kelemen" w:date="2016-01-20T17:07:00Z">
                  <w:rPr>
                    <w:rFonts w:cs="Times New Roman"/>
                    <w:noProof/>
                    <w:webHidden/>
                  </w:rPr>
                </w:rPrChange>
              </w:rPr>
              <w:tab/>
            </w:r>
          </w:del>
          <w:ins w:id="1208" w:author="Filip Gulan" w:date="2016-01-19T23:45:00Z">
            <w:del w:id="1209" w:author="Jan Kelemen" w:date="2016-01-20T16:49:00Z">
              <w:r w:rsidR="004A227F" w:rsidRPr="0020295F" w:rsidDel="008142BA">
                <w:rPr>
                  <w:rFonts w:cs="Times New Roman"/>
                  <w:b w:val="0"/>
                  <w:noProof/>
                  <w:webHidden/>
                  <w:rPrChange w:id="1210" w:author="Jan Kelemen" w:date="2016-01-20T17:07:00Z">
                    <w:rPr>
                      <w:rFonts w:cs="Times New Roman"/>
                      <w:noProof/>
                      <w:webHidden/>
                    </w:rPr>
                  </w:rPrChange>
                </w:rPr>
                <w:delText>76</w:delText>
              </w:r>
            </w:del>
          </w:ins>
          <w:del w:id="1211" w:author="Jan Kelemen" w:date="2016-01-20T16:49:00Z">
            <w:r w:rsidR="001E5B16" w:rsidRPr="0020295F" w:rsidDel="008142BA">
              <w:rPr>
                <w:rFonts w:cs="Times New Roman"/>
                <w:b w:val="0"/>
                <w:noProof/>
                <w:webHidden/>
                <w:rPrChange w:id="1212" w:author="Jan Kelemen" w:date="2016-01-20T17:07:00Z">
                  <w:rPr>
                    <w:rFonts w:cs="Times New Roman"/>
                    <w:noProof/>
                    <w:webHidden/>
                  </w:rPr>
                </w:rPrChange>
              </w:rPr>
              <w:delText>56</w:delText>
            </w:r>
          </w:del>
        </w:p>
        <w:p w14:paraId="4ED50A25" w14:textId="77777777" w:rsidR="008056C9" w:rsidRPr="0020295F" w:rsidDel="008142BA" w:rsidRDefault="008056C9">
          <w:pPr>
            <w:pStyle w:val="TOC1"/>
            <w:rPr>
              <w:del w:id="1213" w:author="Jan Kelemen" w:date="2016-01-20T16:49:00Z"/>
              <w:rFonts w:ascii="Times New Roman" w:eastAsiaTheme="minorEastAsia" w:hAnsi="Times New Roman" w:cs="Times New Roman"/>
              <w:b w:val="0"/>
              <w:noProof/>
              <w:sz w:val="22"/>
              <w:szCs w:val="22"/>
              <w:lang w:eastAsia="hr-HR"/>
              <w:rPrChange w:id="1214" w:author="Jan Kelemen" w:date="2016-01-20T17:07:00Z">
                <w:rPr>
                  <w:del w:id="1215" w:author="Jan Kelemen" w:date="2016-01-20T16:49:00Z"/>
                  <w:rFonts w:ascii="Times New Roman" w:eastAsiaTheme="minorEastAsia" w:hAnsi="Times New Roman" w:cs="Times New Roman"/>
                  <w:b w:val="0"/>
                  <w:noProof/>
                  <w:sz w:val="22"/>
                  <w:szCs w:val="22"/>
                  <w:lang w:eastAsia="hr-HR"/>
                </w:rPr>
              </w:rPrChange>
            </w:rPr>
          </w:pPr>
          <w:del w:id="1216" w:author="Jan Kelemen" w:date="2016-01-20T16:49:00Z">
            <w:r w:rsidRPr="0020295F" w:rsidDel="008142BA">
              <w:rPr>
                <w:b w:val="0"/>
                <w:noProof/>
                <w:rPrChange w:id="1217" w:author="Jan Kelemen" w:date="2016-01-20T17:07:00Z">
                  <w:rPr>
                    <w:rStyle w:val="Hyperlink"/>
                    <w:rFonts w:cs="Times New Roman"/>
                    <w:noProof/>
                  </w:rPr>
                </w:rPrChange>
              </w:rPr>
              <w:delText>8.</w:delText>
            </w:r>
            <w:r w:rsidRPr="0020295F" w:rsidDel="008142BA">
              <w:rPr>
                <w:rFonts w:eastAsiaTheme="minorEastAsia" w:cs="Times New Roman"/>
                <w:b w:val="0"/>
                <w:noProof/>
                <w:sz w:val="22"/>
                <w:lang w:eastAsia="hr-HR"/>
                <w:rPrChange w:id="1218" w:author="Jan Kelemen" w:date="2016-01-20T17:07:00Z">
                  <w:rPr>
                    <w:rFonts w:eastAsiaTheme="minorEastAsia" w:cs="Times New Roman"/>
                    <w:noProof/>
                    <w:sz w:val="22"/>
                    <w:lang w:eastAsia="hr-HR"/>
                  </w:rPr>
                </w:rPrChange>
              </w:rPr>
              <w:tab/>
            </w:r>
            <w:r w:rsidRPr="0020295F" w:rsidDel="008142BA">
              <w:rPr>
                <w:b w:val="0"/>
                <w:noProof/>
                <w:rPrChange w:id="1219" w:author="Jan Kelemen" w:date="2016-01-20T17:07:00Z">
                  <w:rPr>
                    <w:rStyle w:val="Hyperlink"/>
                    <w:rFonts w:cs="Times New Roman"/>
                    <w:noProof/>
                  </w:rPr>
                </w:rPrChange>
              </w:rPr>
              <w:delText>Popis literature</w:delText>
            </w:r>
            <w:r w:rsidRPr="0020295F" w:rsidDel="008142BA">
              <w:rPr>
                <w:rFonts w:cs="Times New Roman"/>
                <w:b w:val="0"/>
                <w:noProof/>
                <w:webHidden/>
                <w:rPrChange w:id="1220" w:author="Jan Kelemen" w:date="2016-01-20T17:07:00Z">
                  <w:rPr>
                    <w:rFonts w:cs="Times New Roman"/>
                    <w:noProof/>
                    <w:webHidden/>
                  </w:rPr>
                </w:rPrChange>
              </w:rPr>
              <w:tab/>
            </w:r>
          </w:del>
          <w:ins w:id="1221" w:author="Filip Gulan" w:date="2016-01-19T23:45:00Z">
            <w:del w:id="1222" w:author="Jan Kelemen" w:date="2016-01-20T16:49:00Z">
              <w:r w:rsidR="004A227F" w:rsidRPr="0020295F" w:rsidDel="008142BA">
                <w:rPr>
                  <w:rFonts w:cs="Times New Roman"/>
                  <w:b w:val="0"/>
                  <w:noProof/>
                  <w:webHidden/>
                  <w:rPrChange w:id="1223" w:author="Jan Kelemen" w:date="2016-01-20T17:07:00Z">
                    <w:rPr>
                      <w:rFonts w:cs="Times New Roman"/>
                      <w:noProof/>
                      <w:webHidden/>
                    </w:rPr>
                  </w:rPrChange>
                </w:rPr>
                <w:delText>78</w:delText>
              </w:r>
            </w:del>
          </w:ins>
          <w:del w:id="1224" w:author="Jan Kelemen" w:date="2016-01-20T16:49:00Z">
            <w:r w:rsidR="001E5B16" w:rsidRPr="0020295F" w:rsidDel="008142BA">
              <w:rPr>
                <w:rFonts w:cs="Times New Roman"/>
                <w:b w:val="0"/>
                <w:noProof/>
                <w:webHidden/>
                <w:rPrChange w:id="1225" w:author="Jan Kelemen" w:date="2016-01-20T17:07:00Z">
                  <w:rPr>
                    <w:rFonts w:cs="Times New Roman"/>
                    <w:noProof/>
                    <w:webHidden/>
                  </w:rPr>
                </w:rPrChange>
              </w:rPr>
              <w:delText>57</w:delText>
            </w:r>
          </w:del>
        </w:p>
        <w:p w14:paraId="5DF31F42" w14:textId="77777777" w:rsidR="008056C9" w:rsidRPr="0020295F" w:rsidDel="008142BA" w:rsidRDefault="008056C9">
          <w:pPr>
            <w:pStyle w:val="TOC1"/>
            <w:rPr>
              <w:del w:id="1226" w:author="Jan Kelemen" w:date="2016-01-20T16:49:00Z"/>
              <w:rFonts w:ascii="Times New Roman" w:eastAsiaTheme="minorEastAsia" w:hAnsi="Times New Roman" w:cs="Times New Roman"/>
              <w:b w:val="0"/>
              <w:noProof/>
              <w:sz w:val="22"/>
              <w:szCs w:val="22"/>
              <w:lang w:eastAsia="hr-HR"/>
              <w:rPrChange w:id="1227" w:author="Jan Kelemen" w:date="2016-01-20T17:07:00Z">
                <w:rPr>
                  <w:del w:id="1228" w:author="Jan Kelemen" w:date="2016-01-20T16:49:00Z"/>
                  <w:rFonts w:ascii="Times New Roman" w:eastAsiaTheme="minorEastAsia" w:hAnsi="Times New Roman" w:cs="Times New Roman"/>
                  <w:b w:val="0"/>
                  <w:noProof/>
                  <w:sz w:val="22"/>
                  <w:szCs w:val="22"/>
                  <w:lang w:eastAsia="hr-HR"/>
                </w:rPr>
              </w:rPrChange>
            </w:rPr>
          </w:pPr>
          <w:del w:id="1229" w:author="Jan Kelemen" w:date="2016-01-20T16:49:00Z">
            <w:r w:rsidRPr="0020295F" w:rsidDel="008142BA">
              <w:rPr>
                <w:b w:val="0"/>
                <w:noProof/>
                <w:rPrChange w:id="1230" w:author="Jan Kelemen" w:date="2016-01-20T17:07:00Z">
                  <w:rPr>
                    <w:rStyle w:val="Hyperlink"/>
                    <w:rFonts w:cs="Times New Roman"/>
                    <w:noProof/>
                  </w:rPr>
                </w:rPrChange>
              </w:rPr>
              <w:delText>Dodatak A: Indeks (slika, dijagrama, tablica, ispisa kôda)</w:delText>
            </w:r>
            <w:r w:rsidRPr="0020295F" w:rsidDel="008142BA">
              <w:rPr>
                <w:rFonts w:cs="Times New Roman"/>
                <w:b w:val="0"/>
                <w:noProof/>
                <w:webHidden/>
                <w:rPrChange w:id="1231" w:author="Jan Kelemen" w:date="2016-01-20T17:07:00Z">
                  <w:rPr>
                    <w:rFonts w:cs="Times New Roman"/>
                    <w:noProof/>
                    <w:webHidden/>
                  </w:rPr>
                </w:rPrChange>
              </w:rPr>
              <w:tab/>
            </w:r>
          </w:del>
          <w:ins w:id="1232" w:author="Filip Gulan" w:date="2016-01-19T23:45:00Z">
            <w:del w:id="1233" w:author="Jan Kelemen" w:date="2016-01-20T16:49:00Z">
              <w:r w:rsidR="004A227F" w:rsidRPr="0020295F" w:rsidDel="008142BA">
                <w:rPr>
                  <w:rFonts w:cs="Times New Roman"/>
                  <w:b w:val="0"/>
                  <w:noProof/>
                  <w:webHidden/>
                  <w:rPrChange w:id="1234" w:author="Jan Kelemen" w:date="2016-01-20T17:07:00Z">
                    <w:rPr>
                      <w:rFonts w:cs="Times New Roman"/>
                      <w:noProof/>
                      <w:webHidden/>
                    </w:rPr>
                  </w:rPrChange>
                </w:rPr>
                <w:delText>79</w:delText>
              </w:r>
            </w:del>
          </w:ins>
          <w:del w:id="1235" w:author="Jan Kelemen" w:date="2016-01-20T16:49:00Z">
            <w:r w:rsidR="001E5B16" w:rsidRPr="0020295F" w:rsidDel="008142BA">
              <w:rPr>
                <w:rFonts w:cs="Times New Roman"/>
                <w:b w:val="0"/>
                <w:noProof/>
                <w:webHidden/>
                <w:rPrChange w:id="1236" w:author="Jan Kelemen" w:date="2016-01-20T17:07:00Z">
                  <w:rPr>
                    <w:rFonts w:cs="Times New Roman"/>
                    <w:noProof/>
                    <w:webHidden/>
                  </w:rPr>
                </w:rPrChange>
              </w:rPr>
              <w:delText>58</w:delText>
            </w:r>
          </w:del>
        </w:p>
        <w:p w14:paraId="5302FD71" w14:textId="77777777" w:rsidR="008056C9" w:rsidRPr="0020295F" w:rsidDel="008142BA" w:rsidRDefault="008056C9">
          <w:pPr>
            <w:pStyle w:val="TOC1"/>
            <w:rPr>
              <w:del w:id="1237" w:author="Jan Kelemen" w:date="2016-01-20T16:49:00Z"/>
              <w:rFonts w:ascii="Times New Roman" w:eastAsiaTheme="minorEastAsia" w:hAnsi="Times New Roman" w:cs="Times New Roman"/>
              <w:b w:val="0"/>
              <w:noProof/>
              <w:sz w:val="22"/>
              <w:szCs w:val="22"/>
              <w:lang w:eastAsia="hr-HR"/>
              <w:rPrChange w:id="1238" w:author="Jan Kelemen" w:date="2016-01-20T17:07:00Z">
                <w:rPr>
                  <w:del w:id="1239" w:author="Jan Kelemen" w:date="2016-01-20T16:49:00Z"/>
                  <w:rFonts w:ascii="Times New Roman" w:eastAsiaTheme="minorEastAsia" w:hAnsi="Times New Roman" w:cs="Times New Roman"/>
                  <w:b w:val="0"/>
                  <w:noProof/>
                  <w:sz w:val="22"/>
                  <w:szCs w:val="22"/>
                  <w:lang w:eastAsia="hr-HR"/>
                </w:rPr>
              </w:rPrChange>
            </w:rPr>
          </w:pPr>
          <w:del w:id="1240" w:author="Jan Kelemen" w:date="2016-01-20T16:49:00Z">
            <w:r w:rsidRPr="0020295F" w:rsidDel="008142BA">
              <w:rPr>
                <w:b w:val="0"/>
                <w:noProof/>
                <w:rPrChange w:id="1241" w:author="Jan Kelemen" w:date="2016-01-20T17:07:00Z">
                  <w:rPr>
                    <w:rStyle w:val="Hyperlink"/>
                    <w:rFonts w:cs="Times New Roman"/>
                    <w:noProof/>
                  </w:rPr>
                </w:rPrChange>
              </w:rPr>
              <w:delText>Dodatak B: Dnevnik sastajanja</w:delText>
            </w:r>
            <w:r w:rsidRPr="0020295F" w:rsidDel="008142BA">
              <w:rPr>
                <w:rFonts w:cs="Times New Roman"/>
                <w:b w:val="0"/>
                <w:noProof/>
                <w:webHidden/>
                <w:rPrChange w:id="1242" w:author="Jan Kelemen" w:date="2016-01-20T17:07:00Z">
                  <w:rPr>
                    <w:rFonts w:cs="Times New Roman"/>
                    <w:noProof/>
                    <w:webHidden/>
                  </w:rPr>
                </w:rPrChange>
              </w:rPr>
              <w:tab/>
            </w:r>
          </w:del>
          <w:ins w:id="1243" w:author="Filip Gulan" w:date="2016-01-19T23:45:00Z">
            <w:del w:id="1244" w:author="Jan Kelemen" w:date="2016-01-20T16:49:00Z">
              <w:r w:rsidR="004A227F" w:rsidRPr="0020295F" w:rsidDel="008142BA">
                <w:rPr>
                  <w:rFonts w:cs="Times New Roman"/>
                  <w:b w:val="0"/>
                  <w:noProof/>
                  <w:webHidden/>
                  <w:rPrChange w:id="1245" w:author="Jan Kelemen" w:date="2016-01-20T17:07:00Z">
                    <w:rPr>
                      <w:rFonts w:cs="Times New Roman"/>
                      <w:noProof/>
                      <w:webHidden/>
                    </w:rPr>
                  </w:rPrChange>
                </w:rPr>
                <w:delText>80</w:delText>
              </w:r>
            </w:del>
          </w:ins>
          <w:del w:id="1246" w:author="Jan Kelemen" w:date="2016-01-20T16:49:00Z">
            <w:r w:rsidR="001E5B16" w:rsidRPr="0020295F" w:rsidDel="008142BA">
              <w:rPr>
                <w:rFonts w:cs="Times New Roman"/>
                <w:b w:val="0"/>
                <w:noProof/>
                <w:webHidden/>
                <w:rPrChange w:id="1247" w:author="Jan Kelemen" w:date="2016-01-20T17:07:00Z">
                  <w:rPr>
                    <w:rFonts w:cs="Times New Roman"/>
                    <w:noProof/>
                    <w:webHidden/>
                  </w:rPr>
                </w:rPrChange>
              </w:rPr>
              <w:delText>59</w:delText>
            </w:r>
          </w:del>
        </w:p>
        <w:p w14:paraId="34C1C96B" w14:textId="77777777" w:rsidR="008056C9" w:rsidRPr="0020295F" w:rsidDel="008142BA" w:rsidRDefault="008056C9">
          <w:pPr>
            <w:pStyle w:val="TOC1"/>
            <w:rPr>
              <w:del w:id="1248" w:author="Jan Kelemen" w:date="2016-01-20T16:49:00Z"/>
              <w:rFonts w:ascii="Times New Roman" w:eastAsiaTheme="minorEastAsia" w:hAnsi="Times New Roman" w:cs="Times New Roman"/>
              <w:b w:val="0"/>
              <w:noProof/>
              <w:sz w:val="22"/>
              <w:szCs w:val="22"/>
              <w:lang w:eastAsia="hr-HR"/>
              <w:rPrChange w:id="1249" w:author="Jan Kelemen" w:date="2016-01-20T17:07:00Z">
                <w:rPr>
                  <w:del w:id="1250" w:author="Jan Kelemen" w:date="2016-01-20T16:49:00Z"/>
                  <w:rFonts w:ascii="Times New Roman" w:eastAsiaTheme="minorEastAsia" w:hAnsi="Times New Roman" w:cs="Times New Roman"/>
                  <w:b w:val="0"/>
                  <w:noProof/>
                  <w:sz w:val="22"/>
                  <w:szCs w:val="22"/>
                  <w:lang w:eastAsia="hr-HR"/>
                </w:rPr>
              </w:rPrChange>
            </w:rPr>
          </w:pPr>
          <w:del w:id="1251" w:author="Jan Kelemen" w:date="2016-01-20T16:49:00Z">
            <w:r w:rsidRPr="0020295F" w:rsidDel="008142BA">
              <w:rPr>
                <w:b w:val="0"/>
                <w:noProof/>
                <w:rPrChange w:id="1252" w:author="Jan Kelemen" w:date="2016-01-20T17:07:00Z">
                  <w:rPr>
                    <w:rStyle w:val="Hyperlink"/>
                    <w:rFonts w:cs="Times New Roman"/>
                    <w:noProof/>
                  </w:rPr>
                </w:rPrChange>
              </w:rPr>
              <w:delText>Dodatak C: Prikaz aktivnosti grupe</w:delText>
            </w:r>
            <w:r w:rsidRPr="0020295F" w:rsidDel="008142BA">
              <w:rPr>
                <w:rFonts w:cs="Times New Roman"/>
                <w:b w:val="0"/>
                <w:noProof/>
                <w:webHidden/>
                <w:rPrChange w:id="1253" w:author="Jan Kelemen" w:date="2016-01-20T17:07:00Z">
                  <w:rPr>
                    <w:rFonts w:cs="Times New Roman"/>
                    <w:noProof/>
                    <w:webHidden/>
                  </w:rPr>
                </w:rPrChange>
              </w:rPr>
              <w:tab/>
            </w:r>
          </w:del>
          <w:ins w:id="1254" w:author="Filip Gulan" w:date="2016-01-19T23:45:00Z">
            <w:del w:id="1255" w:author="Jan Kelemen" w:date="2016-01-20T16:49:00Z">
              <w:r w:rsidR="004A227F" w:rsidRPr="0020295F" w:rsidDel="008142BA">
                <w:rPr>
                  <w:rFonts w:cs="Times New Roman"/>
                  <w:b w:val="0"/>
                  <w:noProof/>
                  <w:webHidden/>
                  <w:rPrChange w:id="1256" w:author="Jan Kelemen" w:date="2016-01-20T17:07:00Z">
                    <w:rPr>
                      <w:rFonts w:cs="Times New Roman"/>
                      <w:noProof/>
                      <w:webHidden/>
                    </w:rPr>
                  </w:rPrChange>
                </w:rPr>
                <w:delText>81</w:delText>
              </w:r>
            </w:del>
          </w:ins>
          <w:del w:id="1257" w:author="Jan Kelemen" w:date="2016-01-20T16:49:00Z">
            <w:r w:rsidR="001E5B16" w:rsidRPr="0020295F" w:rsidDel="008142BA">
              <w:rPr>
                <w:rFonts w:cs="Times New Roman"/>
                <w:b w:val="0"/>
                <w:noProof/>
                <w:webHidden/>
                <w:rPrChange w:id="1258" w:author="Jan Kelemen" w:date="2016-01-20T17:07:00Z">
                  <w:rPr>
                    <w:rFonts w:cs="Times New Roman"/>
                    <w:noProof/>
                    <w:webHidden/>
                  </w:rPr>
                </w:rPrChange>
              </w:rPr>
              <w:delText>60</w:delText>
            </w:r>
          </w:del>
        </w:p>
        <w:p w14:paraId="0958E0E5" w14:textId="77777777" w:rsidR="008056C9" w:rsidRPr="0020295F" w:rsidDel="008142BA" w:rsidRDefault="008056C9">
          <w:pPr>
            <w:pStyle w:val="TOC1"/>
            <w:rPr>
              <w:del w:id="1259" w:author="Jan Kelemen" w:date="2016-01-20T16:49:00Z"/>
              <w:rFonts w:eastAsiaTheme="minorEastAsia"/>
              <w:b w:val="0"/>
              <w:noProof/>
              <w:sz w:val="22"/>
              <w:szCs w:val="22"/>
              <w:lang w:eastAsia="hr-HR"/>
              <w:rPrChange w:id="1260" w:author="Jan Kelemen" w:date="2016-01-20T17:07:00Z">
                <w:rPr>
                  <w:del w:id="1261" w:author="Jan Kelemen" w:date="2016-01-20T16:49:00Z"/>
                  <w:rFonts w:eastAsiaTheme="minorEastAsia"/>
                  <w:b w:val="0"/>
                  <w:noProof/>
                  <w:sz w:val="22"/>
                  <w:szCs w:val="22"/>
                  <w:lang w:eastAsia="hr-HR"/>
                </w:rPr>
              </w:rPrChange>
            </w:rPr>
          </w:pPr>
          <w:del w:id="1262" w:author="Jan Kelemen" w:date="2016-01-20T16:49:00Z">
            <w:r w:rsidRPr="0020295F" w:rsidDel="008142BA">
              <w:rPr>
                <w:b w:val="0"/>
                <w:noProof/>
                <w:rPrChange w:id="1263" w:author="Jan Kelemen" w:date="2016-01-20T17:07:00Z">
                  <w:rPr>
                    <w:rStyle w:val="Hyperlink"/>
                    <w:rFonts w:cs="Times New Roman"/>
                    <w:noProof/>
                  </w:rPr>
                </w:rPrChange>
              </w:rPr>
              <w:delText>Dodatak D: Plan rada / Pregled rada i stanje ostvarenja</w:delText>
            </w:r>
            <w:r w:rsidRPr="0020295F" w:rsidDel="008142BA">
              <w:rPr>
                <w:rFonts w:cs="Times New Roman"/>
                <w:b w:val="0"/>
                <w:noProof/>
                <w:webHidden/>
                <w:rPrChange w:id="1264" w:author="Jan Kelemen" w:date="2016-01-20T17:07:00Z">
                  <w:rPr>
                    <w:rFonts w:cs="Times New Roman"/>
                    <w:noProof/>
                    <w:webHidden/>
                  </w:rPr>
                </w:rPrChange>
              </w:rPr>
              <w:tab/>
            </w:r>
          </w:del>
          <w:ins w:id="1265" w:author="Filip Gulan" w:date="2016-01-19T23:45:00Z">
            <w:del w:id="1266" w:author="Jan Kelemen" w:date="2016-01-20T16:49:00Z">
              <w:r w:rsidR="004A227F" w:rsidRPr="0020295F" w:rsidDel="008142BA">
                <w:rPr>
                  <w:rFonts w:cs="Times New Roman"/>
                  <w:b w:val="0"/>
                  <w:noProof/>
                  <w:webHidden/>
                  <w:rPrChange w:id="1267" w:author="Jan Kelemen" w:date="2016-01-20T17:07:00Z">
                    <w:rPr>
                      <w:rFonts w:cs="Times New Roman"/>
                      <w:noProof/>
                      <w:webHidden/>
                    </w:rPr>
                  </w:rPrChange>
                </w:rPr>
                <w:delText>84</w:delText>
              </w:r>
            </w:del>
          </w:ins>
          <w:del w:id="1268" w:author="Jan Kelemen" w:date="2016-01-20T16:49:00Z">
            <w:r w:rsidR="001E5B16" w:rsidRPr="0020295F" w:rsidDel="008142BA">
              <w:rPr>
                <w:rFonts w:cs="Times New Roman"/>
                <w:b w:val="0"/>
                <w:noProof/>
                <w:webHidden/>
                <w:rPrChange w:id="1269" w:author="Jan Kelemen" w:date="2016-01-20T17:07:00Z">
                  <w:rPr>
                    <w:rFonts w:cs="Times New Roman"/>
                    <w:noProof/>
                    <w:webHidden/>
                  </w:rPr>
                </w:rPrChange>
              </w:rPr>
              <w:delText>63</w:delText>
            </w:r>
          </w:del>
        </w:p>
        <w:p w14:paraId="69FB1C37" w14:textId="718F06AE" w:rsidR="005209EE" w:rsidRPr="0020295F" w:rsidRDefault="005209EE">
          <w:pPr>
            <w:rPr>
              <w:rFonts w:cs="Times New Roman"/>
              <w:rPrChange w:id="1270" w:author="Jan Kelemen" w:date="2016-01-20T17:07:00Z">
                <w:rPr>
                  <w:rFonts w:cs="Times New Roman"/>
                </w:rPr>
              </w:rPrChange>
            </w:rPr>
          </w:pPr>
          <w:r w:rsidRPr="0020295F">
            <w:rPr>
              <w:rFonts w:cs="Times New Roman"/>
              <w:bCs/>
              <w:noProof/>
              <w:rPrChange w:id="1271" w:author="Jan Kelemen" w:date="2016-01-20T17:07:00Z">
                <w:rPr>
                  <w:rFonts w:cs="Times New Roman"/>
                  <w:bCs/>
                  <w:noProof/>
                </w:rPr>
              </w:rPrChange>
            </w:rPr>
            <w:fldChar w:fldCharType="end"/>
          </w:r>
        </w:p>
      </w:sdtContent>
    </w:sdt>
    <w:p w14:paraId="3C3932DD" w14:textId="0E56C2EF" w:rsidR="00EF161A" w:rsidRPr="0020295F" w:rsidDel="00445371" w:rsidRDefault="00EF161A" w:rsidP="00EF161A">
      <w:pPr>
        <w:rPr>
          <w:del w:id="1272" w:author="Tin Trčak" w:date="2016-01-20T14:48:00Z"/>
          <w:sz w:val="28"/>
          <w:szCs w:val="28"/>
          <w:u w:val="single"/>
          <w:rPrChange w:id="1273" w:author="Jan Kelemen" w:date="2016-01-20T17:07:00Z">
            <w:rPr>
              <w:del w:id="1274" w:author="Tin Trčak" w:date="2016-01-20T14:48:00Z"/>
              <w:sz w:val="28"/>
              <w:szCs w:val="28"/>
              <w:u w:val="single"/>
            </w:rPr>
          </w:rPrChange>
        </w:rPr>
      </w:pPr>
    </w:p>
    <w:p w14:paraId="79612C9C" w14:textId="31811228" w:rsidR="00EF161A" w:rsidRPr="0020295F" w:rsidRDefault="00EF161A">
      <w:pPr>
        <w:rPr>
          <w:rFonts w:cs="Times New Roman"/>
          <w:rPrChange w:id="1275" w:author="Jan Kelemen" w:date="2016-01-20T17:07:00Z">
            <w:rPr>
              <w:rFonts w:cs="Times New Roman"/>
            </w:rPr>
          </w:rPrChange>
        </w:rPr>
      </w:pPr>
    </w:p>
    <w:p w14:paraId="1FF96532" w14:textId="77777777" w:rsidR="00EF161A" w:rsidRPr="0020295F" w:rsidRDefault="00EF161A" w:rsidP="00A360BF">
      <w:pPr>
        <w:pStyle w:val="Heading1"/>
        <w:rPr>
          <w:rFonts w:eastAsia="Arial"/>
          <w:b w:val="0"/>
          <w:rPrChange w:id="1276" w:author="Jan Kelemen" w:date="2016-01-20T17:07:00Z">
            <w:rPr>
              <w:rFonts w:eastAsia="Arial"/>
            </w:rPr>
          </w:rPrChange>
        </w:rPr>
      </w:pPr>
      <w:r w:rsidRPr="0020295F">
        <w:rPr>
          <w:rFonts w:eastAsia="Arial"/>
          <w:b w:val="0"/>
          <w:rPrChange w:id="1277" w:author="Jan Kelemen" w:date="2016-01-20T17:07:00Z">
            <w:rPr>
              <w:rFonts w:eastAsia="Arial"/>
            </w:rPr>
          </w:rPrChange>
        </w:rPr>
        <w:br w:type="page"/>
      </w:r>
      <w:bookmarkStart w:id="1278" w:name="_Toc441072956"/>
      <w:r w:rsidR="00824032" w:rsidRPr="0020295F">
        <w:rPr>
          <w:rFonts w:eastAsia="Arial"/>
          <w:b w:val="0"/>
          <w:rPrChange w:id="1279" w:author="Jan Kelemen" w:date="2016-01-20T17:07:00Z">
            <w:rPr>
              <w:rFonts w:eastAsia="Arial"/>
            </w:rPr>
          </w:rPrChange>
        </w:rPr>
        <w:lastRenderedPageBreak/>
        <w:t>Dnevnik promjena dokumentacije</w:t>
      </w:r>
      <w:bookmarkEnd w:id="1278"/>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rsidRPr="0020295F"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20295F" w:rsidRDefault="00824032" w:rsidP="00824032">
            <w:pPr>
              <w:rPr>
                <w:rPrChange w:id="1280" w:author="Jan Kelemen" w:date="2016-01-20T17:07:00Z">
                  <w:rPr>
                    <w:b/>
                  </w:rPr>
                </w:rPrChange>
              </w:rPr>
            </w:pPr>
            <w:r w:rsidRPr="0020295F">
              <w:rPr>
                <w:rPrChange w:id="1281" w:author="Jan Kelemen" w:date="2016-01-20T17:07:00Z">
                  <w:rPr>
                    <w:b/>
                  </w:rPr>
                </w:rPrChange>
              </w:rPr>
              <w:t>Rev.</w:t>
            </w:r>
          </w:p>
        </w:tc>
        <w:tc>
          <w:tcPr>
            <w:tcW w:w="5487" w:type="dxa"/>
            <w:tcBorders>
              <w:left w:val="nil"/>
              <w:bottom w:val="single" w:sz="12" w:space="0" w:color="000000"/>
              <w:right w:val="single" w:sz="6" w:space="0" w:color="000000"/>
            </w:tcBorders>
            <w:vAlign w:val="center"/>
          </w:tcPr>
          <w:p w14:paraId="05DD825C" w14:textId="77777777" w:rsidR="00824032" w:rsidRPr="0020295F" w:rsidRDefault="00824032" w:rsidP="00824032">
            <w:pPr>
              <w:rPr>
                <w:rPrChange w:id="1282" w:author="Jan Kelemen" w:date="2016-01-20T17:07:00Z">
                  <w:rPr>
                    <w:b/>
                  </w:rPr>
                </w:rPrChange>
              </w:rPr>
            </w:pPr>
            <w:r w:rsidRPr="0020295F">
              <w:rPr>
                <w:rPrChange w:id="1283" w:author="Jan Kelemen" w:date="2016-01-20T17:07:00Z">
                  <w:rPr>
                    <w:b/>
                  </w:rPr>
                </w:rPrChange>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20295F" w:rsidRDefault="00824032" w:rsidP="00824032">
            <w:pPr>
              <w:rPr>
                <w:rPrChange w:id="1284" w:author="Jan Kelemen" w:date="2016-01-20T17:07:00Z">
                  <w:rPr>
                    <w:b/>
                  </w:rPr>
                </w:rPrChange>
              </w:rPr>
            </w:pPr>
            <w:r w:rsidRPr="0020295F">
              <w:rPr>
                <w:rPrChange w:id="1285" w:author="Jan Kelemen" w:date="2016-01-20T17:07:00Z">
                  <w:rPr>
                    <w:b/>
                  </w:rPr>
                </w:rPrChange>
              </w:rPr>
              <w:t>Autor(i)</w:t>
            </w:r>
          </w:p>
        </w:tc>
        <w:tc>
          <w:tcPr>
            <w:tcW w:w="1484" w:type="dxa"/>
            <w:tcBorders>
              <w:left w:val="single" w:sz="6" w:space="0" w:color="000000"/>
              <w:bottom w:val="single" w:sz="12" w:space="0" w:color="000000"/>
              <w:right w:val="nil"/>
            </w:tcBorders>
            <w:vAlign w:val="center"/>
          </w:tcPr>
          <w:p w14:paraId="019D43F1" w14:textId="77777777" w:rsidR="00824032" w:rsidRPr="0020295F" w:rsidRDefault="00824032" w:rsidP="00824032">
            <w:pPr>
              <w:rPr>
                <w:rPrChange w:id="1286" w:author="Jan Kelemen" w:date="2016-01-20T17:07:00Z">
                  <w:rPr>
                    <w:b/>
                  </w:rPr>
                </w:rPrChange>
              </w:rPr>
            </w:pPr>
            <w:r w:rsidRPr="0020295F">
              <w:rPr>
                <w:rPrChange w:id="1287" w:author="Jan Kelemen" w:date="2016-01-20T17:07:00Z">
                  <w:rPr>
                    <w:b/>
                  </w:rPr>
                </w:rPrChange>
              </w:rPr>
              <w:t>Datum</w:t>
            </w:r>
          </w:p>
        </w:tc>
      </w:tr>
      <w:tr w:rsidR="00824032" w:rsidRPr="0020295F"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Pr="0020295F" w:rsidRDefault="00824032" w:rsidP="0039462F">
            <w:pPr>
              <w:spacing w:beforeLines="60" w:before="144" w:afterLines="60" w:after="144" w:line="240" w:lineRule="auto"/>
              <w:rPr>
                <w:rPrChange w:id="1288" w:author="Jan Kelemen" w:date="2016-01-20T17:07:00Z">
                  <w:rPr/>
                </w:rPrChange>
              </w:rPr>
            </w:pPr>
            <w:r w:rsidRPr="0020295F">
              <w:rPr>
                <w:rPrChange w:id="1289" w:author="Jan Kelemen" w:date="2016-01-20T17:07:00Z">
                  <w:rPr/>
                </w:rPrChange>
              </w:rPr>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Pr="0020295F" w:rsidRDefault="00824032" w:rsidP="0039462F">
            <w:pPr>
              <w:spacing w:beforeLines="60" w:before="144" w:afterLines="60" w:after="144" w:line="240" w:lineRule="auto"/>
              <w:rPr>
                <w:rPrChange w:id="1290" w:author="Jan Kelemen" w:date="2016-01-20T17:07:00Z">
                  <w:rPr/>
                </w:rPrChange>
              </w:rPr>
            </w:pPr>
            <w:r w:rsidRPr="0020295F">
              <w:rPr>
                <w:rPrChange w:id="1291" w:author="Jan Kelemen" w:date="2016-01-20T17:07:00Z">
                  <w:rPr/>
                </w:rPrChange>
              </w:rPr>
              <w:t>Napravljen predložak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Pr="0020295F" w:rsidRDefault="00824032" w:rsidP="0039462F">
            <w:pPr>
              <w:spacing w:beforeLines="60" w:before="144" w:afterLines="60" w:after="144" w:line="240" w:lineRule="auto"/>
              <w:rPr>
                <w:rPrChange w:id="1292" w:author="Jan Kelemen" w:date="2016-01-20T17:07:00Z">
                  <w:rPr/>
                </w:rPrChange>
              </w:rPr>
            </w:pPr>
            <w:r w:rsidRPr="0020295F">
              <w:rPr>
                <w:rPrChange w:id="1293" w:author="Jan Kelemen" w:date="2016-01-20T17:07:00Z">
                  <w:rPr/>
                </w:rPrChange>
              </w:rPr>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Pr="0020295F" w:rsidRDefault="00824032" w:rsidP="0039462F">
            <w:pPr>
              <w:spacing w:beforeLines="60" w:before="144" w:afterLines="60" w:after="144" w:line="240" w:lineRule="auto"/>
              <w:rPr>
                <w:rPrChange w:id="1294" w:author="Jan Kelemen" w:date="2016-01-20T17:07:00Z">
                  <w:rPr/>
                </w:rPrChange>
              </w:rPr>
            </w:pPr>
            <w:r w:rsidRPr="0020295F">
              <w:rPr>
                <w:rPrChange w:id="1295" w:author="Jan Kelemen" w:date="2016-01-20T17:07:00Z">
                  <w:rPr/>
                </w:rPrChange>
              </w:rPr>
              <w:t>23.10.2015.</w:t>
            </w:r>
          </w:p>
        </w:tc>
      </w:tr>
      <w:tr w:rsidR="00824032" w:rsidRPr="0020295F"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Pr="0020295F" w:rsidRDefault="00824032" w:rsidP="0039462F">
            <w:pPr>
              <w:spacing w:beforeLines="60" w:before="144" w:afterLines="60" w:after="144" w:line="240" w:lineRule="auto"/>
              <w:rPr>
                <w:rPrChange w:id="1296" w:author="Jan Kelemen" w:date="2016-01-20T17:07:00Z">
                  <w:rPr/>
                </w:rPrChange>
              </w:rPr>
            </w:pPr>
            <w:r w:rsidRPr="0020295F">
              <w:rPr>
                <w:rPrChange w:id="1297" w:author="Jan Kelemen" w:date="2016-01-20T17:07:00Z">
                  <w:rPr/>
                </w:rPrChange>
              </w:rPr>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Pr="0020295F" w:rsidRDefault="00824032" w:rsidP="0039462F">
            <w:pPr>
              <w:spacing w:beforeLines="60" w:before="144" w:afterLines="60" w:after="144" w:line="240" w:lineRule="auto"/>
              <w:rPr>
                <w:rPrChange w:id="1298" w:author="Jan Kelemen" w:date="2016-01-20T17:07:00Z">
                  <w:rPr/>
                </w:rPrChange>
              </w:rPr>
            </w:pPr>
            <w:r w:rsidRPr="0020295F">
              <w:rPr>
                <w:rPrChange w:id="1299" w:author="Jan Kelemen" w:date="2016-01-20T17:07:00Z">
                  <w:rPr/>
                </w:rPrChange>
              </w:rPr>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Pr="0020295F" w:rsidRDefault="00824032" w:rsidP="0039462F">
            <w:pPr>
              <w:spacing w:beforeLines="60" w:before="144" w:afterLines="60" w:after="144" w:line="240" w:lineRule="auto"/>
              <w:rPr>
                <w:rPrChange w:id="1300" w:author="Jan Kelemen" w:date="2016-01-20T17:07:00Z">
                  <w:rPr/>
                </w:rPrChange>
              </w:rPr>
            </w:pPr>
            <w:r w:rsidRPr="0020295F">
              <w:rPr>
                <w:rPrChange w:id="1301" w:author="Jan Kelemen" w:date="2016-01-20T17:07:00Z">
                  <w:rPr/>
                </w:rPrChange>
              </w:rPr>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Pr="0020295F" w:rsidRDefault="00824032" w:rsidP="0039462F">
            <w:pPr>
              <w:spacing w:beforeLines="60" w:before="144" w:afterLines="60" w:after="144" w:line="240" w:lineRule="auto"/>
              <w:rPr>
                <w:rPrChange w:id="1302" w:author="Jan Kelemen" w:date="2016-01-20T17:07:00Z">
                  <w:rPr/>
                </w:rPrChange>
              </w:rPr>
            </w:pPr>
            <w:r w:rsidRPr="0020295F">
              <w:rPr>
                <w:rPrChange w:id="1303" w:author="Jan Kelemen" w:date="2016-01-20T17:07:00Z">
                  <w:rPr/>
                </w:rPrChange>
              </w:rPr>
              <w:t>31.10.2015.</w:t>
            </w:r>
          </w:p>
        </w:tc>
      </w:tr>
      <w:tr w:rsidR="00824032" w:rsidRPr="0020295F"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Pr="0020295F" w:rsidRDefault="00824032" w:rsidP="0039462F">
            <w:pPr>
              <w:spacing w:beforeLines="60" w:before="144" w:afterLines="60" w:after="144" w:line="240" w:lineRule="auto"/>
              <w:rPr>
                <w:rPrChange w:id="1304" w:author="Jan Kelemen" w:date="2016-01-20T17:07:00Z">
                  <w:rPr/>
                </w:rPrChange>
              </w:rPr>
            </w:pPr>
            <w:r w:rsidRPr="0020295F">
              <w:rPr>
                <w:rPrChange w:id="1305" w:author="Jan Kelemen" w:date="2016-01-20T17:07:00Z">
                  <w:rPr/>
                </w:rPrChange>
              </w:rPr>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Pr="0020295F" w:rsidRDefault="006F02EA" w:rsidP="0039462F">
            <w:pPr>
              <w:spacing w:beforeLines="60" w:before="144" w:afterLines="60" w:after="144" w:line="240" w:lineRule="auto"/>
              <w:rPr>
                <w:rPrChange w:id="1306" w:author="Jan Kelemen" w:date="2016-01-20T17:07:00Z">
                  <w:rPr/>
                </w:rPrChange>
              </w:rPr>
            </w:pPr>
            <w:r w:rsidRPr="0020295F">
              <w:rPr>
                <w:rPrChange w:id="1307" w:author="Jan Kelemen" w:date="2016-01-20T17:07:00Z">
                  <w:rPr/>
                </w:rPrChange>
              </w:rPr>
              <w:t>Napisan</w:t>
            </w:r>
            <w:r w:rsidR="00824032" w:rsidRPr="0020295F">
              <w:rPr>
                <w:rPrChange w:id="1308" w:author="Jan Kelemen" w:date="2016-01-20T17:07:00Z">
                  <w:rPr/>
                </w:rPrChange>
              </w:rPr>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Pr="0020295F" w:rsidRDefault="00824032" w:rsidP="0039462F">
            <w:pPr>
              <w:spacing w:beforeLines="60" w:before="144" w:afterLines="60" w:after="144" w:line="240" w:lineRule="auto"/>
              <w:rPr>
                <w:rPrChange w:id="1309" w:author="Jan Kelemen" w:date="2016-01-20T17:07:00Z">
                  <w:rPr/>
                </w:rPrChange>
              </w:rPr>
            </w:pPr>
            <w:r w:rsidRPr="0020295F">
              <w:rPr>
                <w:rPrChange w:id="1310" w:author="Jan Kelemen" w:date="2016-01-20T17:07:00Z">
                  <w:rPr/>
                </w:rPrChange>
              </w:rPr>
              <w:t>Šarić,</w:t>
            </w:r>
            <w:r w:rsidR="006F02EA" w:rsidRPr="0020295F">
              <w:rPr>
                <w:rPrChange w:id="1311" w:author="Jan Kelemen" w:date="2016-01-20T17:07:00Z">
                  <w:rPr/>
                </w:rPrChange>
              </w:rPr>
              <w:t xml:space="preserve"> </w:t>
            </w:r>
            <w:r w:rsidRPr="0020295F">
              <w:rPr>
                <w:rPrChange w:id="1312" w:author="Jan Kelemen" w:date="2016-01-20T17:07:00Z">
                  <w:rPr/>
                </w:rPrChange>
              </w:rPr>
              <w:t>Kostrešević,</w:t>
            </w:r>
            <w:r w:rsidR="006F02EA" w:rsidRPr="0020295F">
              <w:rPr>
                <w:rPrChange w:id="1313" w:author="Jan Kelemen" w:date="2016-01-20T17:07:00Z">
                  <w:rPr/>
                </w:rPrChange>
              </w:rPr>
              <w:t xml:space="preserve"> Janjić,     </w:t>
            </w:r>
            <w:r w:rsidRPr="0020295F">
              <w:rPr>
                <w:rPrChange w:id="1314" w:author="Jan Kelemen" w:date="2016-01-20T17:07:00Z">
                  <w:rPr/>
                </w:rPrChange>
              </w:rPr>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Pr="0020295F" w:rsidRDefault="00824032" w:rsidP="0039462F">
            <w:pPr>
              <w:spacing w:beforeLines="60" w:before="144" w:afterLines="60" w:after="144" w:line="240" w:lineRule="auto"/>
              <w:rPr>
                <w:rPrChange w:id="1315" w:author="Jan Kelemen" w:date="2016-01-20T17:07:00Z">
                  <w:rPr/>
                </w:rPrChange>
              </w:rPr>
            </w:pPr>
            <w:r w:rsidRPr="0020295F">
              <w:rPr>
                <w:rPrChange w:id="1316" w:author="Jan Kelemen" w:date="2016-01-20T17:07:00Z">
                  <w:rPr/>
                </w:rPrChange>
              </w:rPr>
              <w:t>02.11.2015.</w:t>
            </w:r>
          </w:p>
        </w:tc>
      </w:tr>
      <w:tr w:rsidR="00824032" w:rsidRPr="0020295F"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Pr="0020295F" w:rsidRDefault="00824032" w:rsidP="0039462F">
            <w:pPr>
              <w:spacing w:beforeLines="60" w:before="144" w:afterLines="60" w:after="144" w:line="240" w:lineRule="auto"/>
              <w:rPr>
                <w:rPrChange w:id="1317" w:author="Jan Kelemen" w:date="2016-01-20T17:07:00Z">
                  <w:rPr/>
                </w:rPrChange>
              </w:rPr>
            </w:pPr>
            <w:r w:rsidRPr="0020295F">
              <w:rPr>
                <w:rPrChange w:id="1318" w:author="Jan Kelemen" w:date="2016-01-20T17:07:00Z">
                  <w:rPr/>
                </w:rPrChange>
              </w:rPr>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Pr="0020295F" w:rsidRDefault="00824032" w:rsidP="0039462F">
            <w:pPr>
              <w:spacing w:beforeLines="60" w:before="144" w:afterLines="60" w:after="144" w:line="240" w:lineRule="auto"/>
              <w:rPr>
                <w:rPrChange w:id="1319" w:author="Jan Kelemen" w:date="2016-01-20T17:07:00Z">
                  <w:rPr/>
                </w:rPrChange>
              </w:rPr>
            </w:pPr>
            <w:r w:rsidRPr="0020295F">
              <w:rPr>
                <w:rPrChange w:id="1320" w:author="Jan Kelemen" w:date="2016-01-20T17:07:00Z">
                  <w:rPr/>
                </w:rPrChange>
              </w:rPr>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Pr="0020295F" w:rsidRDefault="00824032" w:rsidP="0039462F">
            <w:pPr>
              <w:spacing w:beforeLines="60" w:before="144" w:afterLines="60" w:after="144" w:line="240" w:lineRule="auto"/>
              <w:rPr>
                <w:rPrChange w:id="1321" w:author="Jan Kelemen" w:date="2016-01-20T17:07:00Z">
                  <w:rPr/>
                </w:rPrChange>
              </w:rPr>
            </w:pPr>
            <w:r w:rsidRPr="0020295F">
              <w:rPr>
                <w:rPrChange w:id="1322" w:author="Jan Kelemen" w:date="2016-01-20T17:07:00Z">
                  <w:rPr/>
                </w:rPrChange>
              </w:rPr>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Pr="0020295F" w:rsidRDefault="00824032" w:rsidP="0039462F">
            <w:pPr>
              <w:spacing w:beforeLines="60" w:before="144" w:afterLines="60" w:after="144" w:line="240" w:lineRule="auto"/>
              <w:rPr>
                <w:rPrChange w:id="1323" w:author="Jan Kelemen" w:date="2016-01-20T17:07:00Z">
                  <w:rPr/>
                </w:rPrChange>
              </w:rPr>
            </w:pPr>
            <w:r w:rsidRPr="0020295F">
              <w:rPr>
                <w:rPrChange w:id="1324" w:author="Jan Kelemen" w:date="2016-01-20T17:07:00Z">
                  <w:rPr/>
                </w:rPrChange>
              </w:rPr>
              <w:t>7.11.2015.</w:t>
            </w:r>
          </w:p>
        </w:tc>
      </w:tr>
      <w:tr w:rsidR="00824032" w:rsidRPr="0020295F"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Pr="0020295F" w:rsidRDefault="00824032" w:rsidP="0039462F">
            <w:pPr>
              <w:spacing w:beforeLines="60" w:before="144" w:afterLines="60" w:after="144" w:line="240" w:lineRule="auto"/>
              <w:rPr>
                <w:rPrChange w:id="1325" w:author="Jan Kelemen" w:date="2016-01-20T17:07:00Z">
                  <w:rPr/>
                </w:rPrChange>
              </w:rPr>
            </w:pPr>
            <w:r w:rsidRPr="0020295F">
              <w:rPr>
                <w:rPrChange w:id="1326" w:author="Jan Kelemen" w:date="2016-01-20T17:07:00Z">
                  <w:rPr/>
                </w:rPrChange>
              </w:rPr>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Pr="0020295F" w:rsidRDefault="00824032" w:rsidP="0039462F">
            <w:pPr>
              <w:spacing w:beforeLines="60" w:before="144" w:afterLines="60" w:after="144" w:line="240" w:lineRule="auto"/>
              <w:rPr>
                <w:rPrChange w:id="1327" w:author="Jan Kelemen" w:date="2016-01-20T17:07:00Z">
                  <w:rPr/>
                </w:rPrChange>
              </w:rPr>
            </w:pPr>
            <w:r w:rsidRPr="0020295F">
              <w:rPr>
                <w:rPrChange w:id="1328" w:author="Jan Kelemen" w:date="2016-01-20T17:07:00Z">
                  <w:rPr/>
                </w:rPrChange>
              </w:rP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Pr="0020295F" w:rsidRDefault="00824032" w:rsidP="0039462F">
            <w:pPr>
              <w:spacing w:beforeLines="60" w:before="144" w:afterLines="60" w:after="144" w:line="240" w:lineRule="auto"/>
              <w:rPr>
                <w:rPrChange w:id="1329" w:author="Jan Kelemen" w:date="2016-01-20T17:07:00Z">
                  <w:rPr/>
                </w:rPrChange>
              </w:rPr>
            </w:pPr>
            <w:r w:rsidRPr="0020295F">
              <w:rPr>
                <w:rPrChange w:id="1330" w:author="Jan Kelemen" w:date="2016-01-20T17:07:00Z">
                  <w:rPr/>
                </w:rPrChange>
              </w:rPr>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Pr="0020295F" w:rsidRDefault="00824032" w:rsidP="0039462F">
            <w:pPr>
              <w:spacing w:beforeLines="60" w:before="144" w:afterLines="60" w:after="144" w:line="240" w:lineRule="auto"/>
              <w:rPr>
                <w:rPrChange w:id="1331" w:author="Jan Kelemen" w:date="2016-01-20T17:07:00Z">
                  <w:rPr/>
                </w:rPrChange>
              </w:rPr>
            </w:pPr>
            <w:r w:rsidRPr="0020295F">
              <w:rPr>
                <w:rPrChange w:id="1332" w:author="Jan Kelemen" w:date="2016-01-20T17:07:00Z">
                  <w:rPr/>
                </w:rPrChange>
              </w:rPr>
              <w:t>9.11.2015.</w:t>
            </w:r>
          </w:p>
        </w:tc>
      </w:tr>
      <w:tr w:rsidR="00824032" w:rsidRPr="0020295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Pr="0020295F" w:rsidRDefault="00824032" w:rsidP="0039462F">
            <w:pPr>
              <w:spacing w:beforeLines="60" w:before="144" w:afterLines="60" w:after="144" w:line="240" w:lineRule="auto"/>
              <w:rPr>
                <w:rPrChange w:id="1333" w:author="Jan Kelemen" w:date="2016-01-20T17:07:00Z">
                  <w:rPr/>
                </w:rPrChange>
              </w:rPr>
            </w:pPr>
            <w:r w:rsidRPr="0020295F">
              <w:rPr>
                <w:rPrChange w:id="1334" w:author="Jan Kelemen" w:date="2016-01-20T17:07:00Z">
                  <w:rPr/>
                </w:rPrChange>
              </w:rPr>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20295F" w:rsidRDefault="00824032" w:rsidP="0039462F">
            <w:pPr>
              <w:spacing w:beforeLines="60" w:before="144" w:afterLines="60" w:after="144" w:line="240" w:lineRule="auto"/>
              <w:rPr>
                <w:rPrChange w:id="1335" w:author="Jan Kelemen" w:date="2016-01-20T17:07:00Z">
                  <w:rPr/>
                </w:rPrChange>
              </w:rPr>
            </w:pPr>
            <w:r w:rsidRPr="0020295F">
              <w:rPr>
                <w:rPrChange w:id="1336" w:author="Jan Kelemen" w:date="2016-01-20T17:07:00Z">
                  <w:rPr/>
                </w:rPrChange>
              </w:rPr>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Pr="0020295F" w:rsidRDefault="00824032" w:rsidP="0039462F">
            <w:pPr>
              <w:spacing w:beforeLines="60" w:before="144" w:afterLines="60" w:after="144" w:line="240" w:lineRule="auto"/>
              <w:rPr>
                <w:rPrChange w:id="1337" w:author="Jan Kelemen" w:date="2016-01-20T17:07:00Z">
                  <w:rPr/>
                </w:rPrChange>
              </w:rPr>
            </w:pPr>
            <w:r w:rsidRPr="0020295F">
              <w:rPr>
                <w:rPrChange w:id="1338" w:author="Jan Kelemen" w:date="2016-01-20T17:07:00Z">
                  <w:rPr/>
                </w:rPrChange>
              </w:rPr>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20295F" w:rsidRDefault="00824032" w:rsidP="0039462F">
            <w:pPr>
              <w:spacing w:beforeLines="60" w:before="144" w:afterLines="60" w:after="144" w:line="240" w:lineRule="auto"/>
              <w:rPr>
                <w:rPrChange w:id="1339" w:author="Jan Kelemen" w:date="2016-01-20T17:07:00Z">
                  <w:rPr/>
                </w:rPrChange>
              </w:rPr>
            </w:pPr>
            <w:r w:rsidRPr="0020295F">
              <w:rPr>
                <w:rPrChange w:id="1340" w:author="Jan Kelemen" w:date="2016-01-20T17:07:00Z">
                  <w:rPr/>
                </w:rPrChange>
              </w:rPr>
              <w:t>10.11.2015.</w:t>
            </w:r>
          </w:p>
        </w:tc>
      </w:tr>
      <w:tr w:rsidR="00824032" w:rsidRPr="0020295F"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20295F" w:rsidRDefault="00824032" w:rsidP="0039462F">
            <w:pPr>
              <w:spacing w:beforeLines="60" w:before="144" w:afterLines="60" w:after="144" w:line="240" w:lineRule="auto"/>
              <w:rPr>
                <w:rPrChange w:id="1341" w:author="Jan Kelemen" w:date="2016-01-20T17:07:00Z">
                  <w:rPr/>
                </w:rPrChange>
              </w:rPr>
            </w:pPr>
            <w:r w:rsidRPr="0020295F">
              <w:rPr>
                <w:rPrChange w:id="1342" w:author="Jan Kelemen" w:date="2016-01-20T17:07:00Z">
                  <w:rPr/>
                </w:rPrChange>
              </w:rPr>
              <w:t>0.4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20295F" w:rsidRDefault="00824032" w:rsidP="0039462F">
            <w:pPr>
              <w:spacing w:beforeLines="60" w:before="144" w:afterLines="60" w:after="144" w:line="240" w:lineRule="auto"/>
              <w:rPr>
                <w:rPrChange w:id="1343" w:author="Jan Kelemen" w:date="2016-01-20T17:07:00Z">
                  <w:rPr/>
                </w:rPrChange>
              </w:rPr>
            </w:pPr>
            <w:r w:rsidRPr="0020295F">
              <w:rPr>
                <w:rPrChange w:id="1344" w:author="Jan Kelemen" w:date="2016-01-20T17:07:00Z">
                  <w:rPr/>
                </w:rPrChange>
              </w:rPr>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Pr="0020295F" w:rsidRDefault="00824032" w:rsidP="0039462F">
            <w:pPr>
              <w:spacing w:beforeLines="60" w:before="144" w:afterLines="60" w:after="144" w:line="240" w:lineRule="auto"/>
              <w:rPr>
                <w:rPrChange w:id="1345" w:author="Jan Kelemen" w:date="2016-01-20T17:07:00Z">
                  <w:rPr/>
                </w:rPrChange>
              </w:rPr>
            </w:pPr>
            <w:r w:rsidRPr="0020295F">
              <w:rPr>
                <w:rPrChange w:id="1346" w:author="Jan Kelemen" w:date="2016-01-20T17:07:00Z">
                  <w:rPr/>
                </w:rPrChange>
              </w:rPr>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Pr="0020295F" w:rsidRDefault="00824032" w:rsidP="0039462F">
            <w:pPr>
              <w:spacing w:beforeLines="60" w:before="144" w:afterLines="60" w:after="144" w:line="240" w:lineRule="auto"/>
              <w:rPr>
                <w:rPrChange w:id="1347" w:author="Jan Kelemen" w:date="2016-01-20T17:07:00Z">
                  <w:rPr/>
                </w:rPrChange>
              </w:rPr>
            </w:pPr>
            <w:r w:rsidRPr="0020295F">
              <w:rPr>
                <w:rPrChange w:id="1348" w:author="Jan Kelemen" w:date="2016-01-20T17:07:00Z">
                  <w:rPr/>
                </w:rPrChange>
              </w:rPr>
              <w:t>11.11.2015.</w:t>
            </w:r>
          </w:p>
        </w:tc>
      </w:tr>
      <w:tr w:rsidR="00824032" w:rsidRPr="0020295F"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20295F" w:rsidRDefault="00824032" w:rsidP="0039462F">
            <w:pPr>
              <w:spacing w:beforeLines="60" w:before="144" w:afterLines="60" w:after="144" w:line="240" w:lineRule="auto"/>
              <w:rPr>
                <w:rPrChange w:id="1349" w:author="Jan Kelemen" w:date="2016-01-20T17:07:00Z">
                  <w:rPr/>
                </w:rPrChange>
              </w:rPr>
            </w:pPr>
            <w:r w:rsidRPr="0020295F">
              <w:rPr>
                <w:rPrChange w:id="1350" w:author="Jan Kelemen" w:date="2016-01-20T17:07:00Z">
                  <w:rPr/>
                </w:rPrChange>
              </w:rPr>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20295F" w:rsidRDefault="00824032" w:rsidP="0039462F">
            <w:pPr>
              <w:spacing w:beforeLines="60" w:before="144" w:afterLines="60" w:after="144" w:line="240" w:lineRule="auto"/>
              <w:rPr>
                <w:rPrChange w:id="1351" w:author="Jan Kelemen" w:date="2016-01-20T17:07:00Z">
                  <w:rPr/>
                </w:rPrChange>
              </w:rPr>
            </w:pPr>
            <w:r w:rsidRPr="0020295F">
              <w:rPr>
                <w:rPrChange w:id="1352" w:author="Jan Kelemen" w:date="2016-01-20T17:07:00Z">
                  <w:rPr/>
                </w:rPrChange>
              </w:rP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20295F" w:rsidRDefault="00824032" w:rsidP="0039462F">
            <w:pPr>
              <w:spacing w:beforeLines="60" w:before="144" w:afterLines="60" w:after="144" w:line="240" w:lineRule="auto"/>
              <w:rPr>
                <w:rPrChange w:id="1353" w:author="Jan Kelemen" w:date="2016-01-20T17:07:00Z">
                  <w:rPr/>
                </w:rPrChange>
              </w:rPr>
            </w:pPr>
            <w:r w:rsidRPr="0020295F">
              <w:rPr>
                <w:rPrChange w:id="1354" w:author="Jan Kelemen" w:date="2016-01-20T17:07:00Z">
                  <w:rPr/>
                </w:rPrChange>
              </w:rPr>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20295F" w:rsidRDefault="00824032" w:rsidP="0039462F">
            <w:pPr>
              <w:spacing w:beforeLines="60" w:before="144" w:afterLines="60" w:after="144" w:line="240" w:lineRule="auto"/>
              <w:rPr>
                <w:rPrChange w:id="1355" w:author="Jan Kelemen" w:date="2016-01-20T17:07:00Z">
                  <w:rPr/>
                </w:rPrChange>
              </w:rPr>
            </w:pPr>
            <w:r w:rsidRPr="0020295F">
              <w:rPr>
                <w:rPrChange w:id="1356" w:author="Jan Kelemen" w:date="2016-01-20T17:07:00Z">
                  <w:rPr/>
                </w:rPrChange>
              </w:rPr>
              <w:t>11.11.2015.</w:t>
            </w:r>
          </w:p>
        </w:tc>
      </w:tr>
      <w:tr w:rsidR="00824032" w:rsidRPr="0020295F"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20295F" w:rsidRDefault="00824032" w:rsidP="0039462F">
            <w:pPr>
              <w:spacing w:beforeLines="60" w:before="144" w:afterLines="60" w:after="144" w:line="240" w:lineRule="auto"/>
              <w:rPr>
                <w:rPrChange w:id="1357" w:author="Jan Kelemen" w:date="2016-01-20T17:07:00Z">
                  <w:rPr/>
                </w:rPrChange>
              </w:rPr>
            </w:pPr>
            <w:r w:rsidRPr="0020295F">
              <w:rPr>
                <w:rPrChange w:id="1358" w:author="Jan Kelemen" w:date="2016-01-20T17:07:00Z">
                  <w:rPr/>
                </w:rPrChange>
              </w:rPr>
              <w:t>0.6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20295F" w:rsidRDefault="00824032" w:rsidP="0039462F">
            <w:pPr>
              <w:spacing w:beforeLines="60" w:before="144" w:afterLines="60" w:after="144" w:line="240" w:lineRule="auto"/>
              <w:rPr>
                <w:rPrChange w:id="1359" w:author="Jan Kelemen" w:date="2016-01-20T17:07:00Z">
                  <w:rPr/>
                </w:rPrChange>
              </w:rPr>
            </w:pPr>
            <w:r w:rsidRPr="0020295F">
              <w:rPr>
                <w:rPrChange w:id="1360" w:author="Jan Kelemen" w:date="2016-01-20T17:07:00Z">
                  <w:rPr/>
                </w:rPrChange>
              </w:rPr>
              <w:t>Dodani ostali zahtjevi, manje izmjene opisa obrazaca uporabe i sekvencijskih dijagrama</w:t>
            </w:r>
            <w:r w:rsidRPr="0020295F" w:rsidDel="00890613">
              <w:rPr>
                <w:rPrChange w:id="1361" w:author="Jan Kelemen" w:date="2016-01-20T17:07:00Z">
                  <w:rPr/>
                </w:rPrChange>
              </w:rPr>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20295F" w:rsidRDefault="00824032" w:rsidP="0039462F">
            <w:pPr>
              <w:spacing w:beforeLines="60" w:before="144" w:afterLines="60" w:after="144" w:line="240" w:lineRule="auto"/>
              <w:rPr>
                <w:rPrChange w:id="1362" w:author="Jan Kelemen" w:date="2016-01-20T17:07:00Z">
                  <w:rPr/>
                </w:rPrChange>
              </w:rPr>
            </w:pPr>
            <w:r w:rsidRPr="0020295F">
              <w:rPr>
                <w:rPrChange w:id="1363" w:author="Jan Kelemen" w:date="2016-01-20T17:07:00Z">
                  <w:rPr/>
                </w:rPrChange>
              </w:rPr>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20295F" w:rsidRDefault="00824032" w:rsidP="0039462F">
            <w:pPr>
              <w:spacing w:beforeLines="60" w:before="144" w:afterLines="60" w:after="144" w:line="240" w:lineRule="auto"/>
              <w:rPr>
                <w:rPrChange w:id="1364" w:author="Jan Kelemen" w:date="2016-01-20T17:07:00Z">
                  <w:rPr/>
                </w:rPrChange>
              </w:rPr>
            </w:pPr>
            <w:r w:rsidRPr="0020295F">
              <w:rPr>
                <w:rPrChange w:id="1365" w:author="Jan Kelemen" w:date="2016-01-20T17:07:00Z">
                  <w:rPr/>
                </w:rPrChange>
              </w:rPr>
              <w:t>12.11.2015.</w:t>
            </w:r>
          </w:p>
        </w:tc>
      </w:tr>
      <w:tr w:rsidR="00824032" w:rsidRPr="0020295F"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Pr="0020295F" w:rsidRDefault="00824032" w:rsidP="0039462F">
            <w:pPr>
              <w:spacing w:beforeLines="60" w:before="144" w:afterLines="60" w:after="144" w:line="240" w:lineRule="auto"/>
              <w:rPr>
                <w:rPrChange w:id="1366" w:author="Jan Kelemen" w:date="2016-01-20T17:07:00Z">
                  <w:rPr/>
                </w:rPrChange>
              </w:rPr>
            </w:pPr>
            <w:r w:rsidRPr="0020295F">
              <w:rPr>
                <w:rPrChange w:id="1367" w:author="Jan Kelemen" w:date="2016-01-20T17:07:00Z">
                  <w:rPr/>
                </w:rPrChange>
              </w:rPr>
              <w:t>0.65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Pr="0020295F" w:rsidRDefault="00824032" w:rsidP="0039462F">
            <w:pPr>
              <w:spacing w:beforeLines="60" w:before="144" w:afterLines="60" w:after="144" w:line="240" w:lineRule="auto"/>
              <w:rPr>
                <w:rPrChange w:id="1368" w:author="Jan Kelemen" w:date="2016-01-20T17:07:00Z">
                  <w:rPr/>
                </w:rPrChange>
              </w:rPr>
            </w:pPr>
            <w:r w:rsidRPr="0020295F">
              <w:rPr>
                <w:rPrChange w:id="1369" w:author="Jan Kelemen" w:date="2016-01-20T17:07:00Z">
                  <w:rPr/>
                </w:rPrChange>
              </w:rPr>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Pr="0020295F" w:rsidRDefault="00824032" w:rsidP="0039462F">
            <w:pPr>
              <w:spacing w:beforeLines="60" w:before="144" w:afterLines="60" w:after="144" w:line="240" w:lineRule="auto"/>
              <w:rPr>
                <w:rPrChange w:id="1370" w:author="Jan Kelemen" w:date="2016-01-20T17:07:00Z">
                  <w:rPr/>
                </w:rPrChange>
              </w:rPr>
            </w:pPr>
            <w:r w:rsidRPr="0020295F">
              <w:rPr>
                <w:rPrChange w:id="1371" w:author="Jan Kelemen" w:date="2016-01-20T17:07:00Z">
                  <w:rPr/>
                </w:rPrChange>
              </w:rPr>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Pr="0020295F" w:rsidRDefault="00824032" w:rsidP="0039462F">
            <w:pPr>
              <w:spacing w:beforeLines="60" w:before="144" w:afterLines="60" w:after="144" w:line="240" w:lineRule="auto"/>
              <w:rPr>
                <w:rPrChange w:id="1372" w:author="Jan Kelemen" w:date="2016-01-20T17:07:00Z">
                  <w:rPr/>
                </w:rPrChange>
              </w:rPr>
            </w:pPr>
            <w:r w:rsidRPr="0020295F">
              <w:rPr>
                <w:rPrChange w:id="1373" w:author="Jan Kelemen" w:date="2016-01-20T17:07:00Z">
                  <w:rPr/>
                </w:rPrChange>
              </w:rPr>
              <w:t>12.11.2015.</w:t>
            </w:r>
          </w:p>
        </w:tc>
      </w:tr>
      <w:tr w:rsidR="00824032" w:rsidRPr="0020295F"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Pr="0020295F" w:rsidRDefault="00824032" w:rsidP="0039462F">
            <w:pPr>
              <w:spacing w:beforeLines="60" w:before="144" w:afterLines="60" w:after="144" w:line="240" w:lineRule="auto"/>
              <w:rPr>
                <w:rPrChange w:id="1374" w:author="Jan Kelemen" w:date="2016-01-20T17:07:00Z">
                  <w:rPr/>
                </w:rPrChange>
              </w:rPr>
            </w:pPr>
            <w:r w:rsidRPr="0020295F">
              <w:rPr>
                <w:rPrChange w:id="1375" w:author="Jan Kelemen" w:date="2016-01-20T17:07:00Z">
                  <w:rPr/>
                </w:rPrChange>
              </w:rPr>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Pr="0020295F" w:rsidRDefault="00824032" w:rsidP="0039462F">
            <w:pPr>
              <w:spacing w:beforeLines="60" w:before="144" w:afterLines="60" w:after="144" w:line="240" w:lineRule="auto"/>
              <w:rPr>
                <w:rPrChange w:id="1376" w:author="Jan Kelemen" w:date="2016-01-20T17:07:00Z">
                  <w:rPr/>
                </w:rPrChange>
              </w:rPr>
            </w:pPr>
            <w:r w:rsidRPr="0020295F">
              <w:rPr>
                <w:rPrChange w:id="1377" w:author="Jan Kelemen" w:date="2016-01-20T17:07:00Z">
                  <w:rPr/>
                </w:rPrChange>
              </w:rPr>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Pr="0020295F" w:rsidRDefault="00824032" w:rsidP="0039462F">
            <w:pPr>
              <w:spacing w:beforeLines="60" w:before="144" w:afterLines="60" w:after="144" w:line="240" w:lineRule="auto"/>
              <w:rPr>
                <w:rPrChange w:id="1378" w:author="Jan Kelemen" w:date="2016-01-20T17:07:00Z">
                  <w:rPr/>
                </w:rPrChange>
              </w:rPr>
            </w:pPr>
            <w:r w:rsidRPr="0020295F">
              <w:rPr>
                <w:rPrChange w:id="1379" w:author="Jan Kelemen" w:date="2016-01-20T17:07:00Z">
                  <w:rPr/>
                </w:rPrChange>
              </w:rPr>
              <w:t>Šarić,</w:t>
            </w:r>
            <w:r w:rsidR="006F02EA" w:rsidRPr="0020295F">
              <w:rPr>
                <w:rPrChange w:id="1380" w:author="Jan Kelemen" w:date="2016-01-20T17:07:00Z">
                  <w:rPr/>
                </w:rPrChange>
              </w:rPr>
              <w:t xml:space="preserve">   </w:t>
            </w:r>
            <w:r w:rsidRPr="0020295F">
              <w:rPr>
                <w:rPrChange w:id="1381" w:author="Jan Kelemen" w:date="2016-01-20T17:07:00Z">
                  <w:rPr/>
                </w:rPrChange>
              </w:rPr>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Pr="0020295F" w:rsidRDefault="00824032" w:rsidP="0039462F">
            <w:pPr>
              <w:spacing w:beforeLines="60" w:before="144" w:afterLines="60" w:after="144" w:line="240" w:lineRule="auto"/>
              <w:rPr>
                <w:rPrChange w:id="1382" w:author="Jan Kelemen" w:date="2016-01-20T17:07:00Z">
                  <w:rPr/>
                </w:rPrChange>
              </w:rPr>
            </w:pPr>
            <w:r w:rsidRPr="0020295F">
              <w:rPr>
                <w:rPrChange w:id="1383" w:author="Jan Kelemen" w:date="2016-01-20T17:07:00Z">
                  <w:rPr/>
                </w:rPrChange>
              </w:rPr>
              <w:t>14.11.2015.</w:t>
            </w:r>
          </w:p>
        </w:tc>
      </w:tr>
      <w:tr w:rsidR="00824032" w:rsidRPr="0020295F"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Pr="0020295F" w:rsidRDefault="00824032" w:rsidP="0039462F">
            <w:pPr>
              <w:spacing w:beforeLines="60" w:before="144" w:afterLines="60" w:after="144" w:line="240" w:lineRule="auto"/>
              <w:rPr>
                <w:rPrChange w:id="1384" w:author="Jan Kelemen" w:date="2016-01-20T17:07:00Z">
                  <w:rPr/>
                </w:rPrChange>
              </w:rPr>
            </w:pPr>
            <w:r w:rsidRPr="0020295F">
              <w:rPr>
                <w:rPrChange w:id="1385" w:author="Jan Kelemen" w:date="2016-01-20T17:07:00Z">
                  <w:rPr/>
                </w:rPrChange>
              </w:rPr>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Pr="0020295F" w:rsidRDefault="00824032" w:rsidP="0039462F">
            <w:pPr>
              <w:spacing w:beforeLines="60" w:before="144" w:afterLines="60" w:after="144" w:line="240" w:lineRule="auto"/>
              <w:rPr>
                <w:rPrChange w:id="1386" w:author="Jan Kelemen" w:date="2016-01-20T17:07:00Z">
                  <w:rPr/>
                </w:rPrChange>
              </w:rPr>
            </w:pPr>
            <w:r w:rsidRPr="0020295F">
              <w:rPr>
                <w:rPrChange w:id="1387" w:author="Jan Kelemen" w:date="2016-01-20T17:07:00Z">
                  <w:rPr/>
                </w:rPrChange>
              </w:rPr>
              <w:t>Napisana svrha,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Pr="0020295F" w:rsidRDefault="00824032" w:rsidP="0039462F">
            <w:pPr>
              <w:spacing w:beforeLines="60" w:before="144" w:afterLines="60" w:after="144" w:line="240" w:lineRule="auto"/>
              <w:rPr>
                <w:rPrChange w:id="1388" w:author="Jan Kelemen" w:date="2016-01-20T17:07:00Z">
                  <w:rPr/>
                </w:rPrChange>
              </w:rPr>
            </w:pPr>
            <w:r w:rsidRPr="0020295F">
              <w:rPr>
                <w:rPrChange w:id="1389" w:author="Jan Kelemen" w:date="2016-01-20T17:07:00Z">
                  <w:rPr/>
                </w:rPrChange>
              </w:rPr>
              <w:t>Gulan</w:t>
            </w:r>
            <w:r w:rsidRPr="0020295F">
              <w:rPr>
                <w:rPrChange w:id="1390" w:author="Jan Kelemen" w:date="2016-01-20T17:07:00Z">
                  <w:rPr/>
                </w:rPrChange>
              </w:rPr>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Pr="0020295F" w:rsidRDefault="00824032" w:rsidP="0039462F">
            <w:pPr>
              <w:spacing w:beforeLines="60" w:before="144" w:afterLines="60" w:after="144" w:line="240" w:lineRule="auto"/>
              <w:rPr>
                <w:rPrChange w:id="1391" w:author="Jan Kelemen" w:date="2016-01-20T17:07:00Z">
                  <w:rPr/>
                </w:rPrChange>
              </w:rPr>
            </w:pPr>
            <w:r w:rsidRPr="0020295F">
              <w:rPr>
                <w:rPrChange w:id="1392" w:author="Jan Kelemen" w:date="2016-01-20T17:07:00Z">
                  <w:rPr/>
                </w:rPrChange>
              </w:rPr>
              <w:t>14.11.2015.</w:t>
            </w:r>
          </w:p>
        </w:tc>
      </w:tr>
      <w:tr w:rsidR="00824032" w:rsidRPr="0020295F"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Pr="0020295F" w:rsidRDefault="00824032" w:rsidP="0039462F">
            <w:pPr>
              <w:spacing w:beforeLines="60" w:before="144" w:afterLines="60" w:after="144" w:line="240" w:lineRule="auto"/>
              <w:rPr>
                <w:rPrChange w:id="1393" w:author="Jan Kelemen" w:date="2016-01-20T17:07:00Z">
                  <w:rPr/>
                </w:rPrChange>
              </w:rPr>
            </w:pPr>
            <w:r w:rsidRPr="0020295F">
              <w:rPr>
                <w:rPrChange w:id="1394" w:author="Jan Kelemen" w:date="2016-01-20T17:07:00Z">
                  <w:rPr/>
                </w:rPrChange>
              </w:rPr>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Pr="0020295F" w:rsidRDefault="00824032" w:rsidP="0039462F">
            <w:pPr>
              <w:spacing w:beforeLines="60" w:before="144" w:afterLines="60" w:after="144" w:line="240" w:lineRule="auto"/>
              <w:rPr>
                <w:rPrChange w:id="1395" w:author="Jan Kelemen" w:date="2016-01-20T17:07:00Z">
                  <w:rPr/>
                </w:rPrChange>
              </w:rPr>
            </w:pPr>
            <w:r w:rsidRPr="0020295F">
              <w:rPr>
                <w:rPrChange w:id="1396" w:author="Jan Kelemen" w:date="2016-01-20T17:07:00Z">
                  <w:rPr/>
                </w:rPrChange>
              </w:rPr>
              <w:t>Napisan pojmovnik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Pr="0020295F" w:rsidRDefault="00824032" w:rsidP="0039462F">
            <w:pPr>
              <w:spacing w:beforeLines="60" w:before="144" w:afterLines="60" w:after="144" w:line="240" w:lineRule="auto"/>
              <w:rPr>
                <w:rPrChange w:id="1397" w:author="Jan Kelemen" w:date="2016-01-20T17:07:00Z">
                  <w:rPr/>
                </w:rPrChange>
              </w:rPr>
            </w:pPr>
            <w:r w:rsidRPr="0020295F">
              <w:rPr>
                <w:rPrChange w:id="1398" w:author="Jan Kelemen" w:date="2016-01-20T17:07:00Z">
                  <w:rPr/>
                </w:rPrChange>
              </w:rPr>
              <w:t>Trčak</w:t>
            </w:r>
            <w:r w:rsidRPr="0020295F">
              <w:rPr>
                <w:rPrChange w:id="1399" w:author="Jan Kelemen" w:date="2016-01-20T17:07:00Z">
                  <w:rPr/>
                </w:rPrChange>
              </w:rPr>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Pr="0020295F" w:rsidRDefault="00824032" w:rsidP="0039462F">
            <w:pPr>
              <w:spacing w:beforeLines="60" w:before="144" w:afterLines="60" w:after="144" w:line="240" w:lineRule="auto"/>
              <w:rPr>
                <w:rPrChange w:id="1400" w:author="Jan Kelemen" w:date="2016-01-20T17:07:00Z">
                  <w:rPr/>
                </w:rPrChange>
              </w:rPr>
            </w:pPr>
            <w:r w:rsidRPr="0020295F">
              <w:rPr>
                <w:rPrChange w:id="1401" w:author="Jan Kelemen" w:date="2016-01-20T17:07:00Z">
                  <w:rPr/>
                </w:rPrChange>
              </w:rPr>
              <w:t>16.11.2015.</w:t>
            </w:r>
          </w:p>
        </w:tc>
      </w:tr>
      <w:tr w:rsidR="00824032" w:rsidRPr="0020295F"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Pr="0020295F" w:rsidRDefault="00824032" w:rsidP="0039462F">
            <w:pPr>
              <w:spacing w:beforeLines="60" w:before="144" w:afterLines="60" w:after="144" w:line="240" w:lineRule="auto"/>
              <w:rPr>
                <w:rPrChange w:id="1402" w:author="Jan Kelemen" w:date="2016-01-20T17:07:00Z">
                  <w:rPr/>
                </w:rPrChange>
              </w:rPr>
            </w:pPr>
            <w:r w:rsidRPr="0020295F">
              <w:rPr>
                <w:rPrChange w:id="1403" w:author="Jan Kelemen" w:date="2016-01-20T17:07:00Z">
                  <w:rPr/>
                </w:rPrChange>
              </w:rPr>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Pr="0020295F" w:rsidRDefault="00824032" w:rsidP="0039462F">
            <w:pPr>
              <w:spacing w:beforeLines="60" w:before="144" w:afterLines="60" w:after="144" w:line="240" w:lineRule="auto"/>
              <w:rPr>
                <w:rPrChange w:id="1404" w:author="Jan Kelemen" w:date="2016-01-20T17:07:00Z">
                  <w:rPr/>
                </w:rPrChange>
              </w:rPr>
            </w:pPr>
            <w:r w:rsidRPr="0020295F">
              <w:rPr>
                <w:rPrChange w:id="1405" w:author="Jan Kelemen" w:date="2016-01-20T17:07:00Z">
                  <w:rPr/>
                </w:rPrChange>
              </w:rPr>
              <w:t>Napisan dijagram razreda s opisom i objektni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Pr="0020295F" w:rsidRDefault="00824032" w:rsidP="0039462F">
            <w:pPr>
              <w:spacing w:beforeLines="60" w:before="144" w:afterLines="60" w:after="144" w:line="240" w:lineRule="auto"/>
              <w:rPr>
                <w:rPrChange w:id="1406" w:author="Jan Kelemen" w:date="2016-01-20T17:07:00Z">
                  <w:rPr/>
                </w:rPrChange>
              </w:rPr>
            </w:pPr>
            <w:r w:rsidRPr="0020295F">
              <w:rPr>
                <w:rPrChange w:id="1407" w:author="Jan Kelemen" w:date="2016-01-20T17:07:00Z">
                  <w:rPr/>
                </w:rPrChange>
              </w:rPr>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Pr="0020295F" w:rsidRDefault="00824032" w:rsidP="0039462F">
            <w:pPr>
              <w:spacing w:beforeLines="60" w:before="144" w:afterLines="60" w:after="144" w:line="240" w:lineRule="auto"/>
              <w:rPr>
                <w:rPrChange w:id="1408" w:author="Jan Kelemen" w:date="2016-01-20T17:07:00Z">
                  <w:rPr/>
                </w:rPrChange>
              </w:rPr>
            </w:pPr>
            <w:r w:rsidRPr="0020295F">
              <w:rPr>
                <w:rPrChange w:id="1409" w:author="Jan Kelemen" w:date="2016-01-20T17:07:00Z">
                  <w:rPr/>
                </w:rPrChange>
              </w:rPr>
              <w:t>17.11.2015.</w:t>
            </w:r>
          </w:p>
        </w:tc>
      </w:tr>
      <w:tr w:rsidR="00824032" w:rsidRPr="0020295F"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Pr="0020295F" w:rsidRDefault="00824032" w:rsidP="0039462F">
            <w:pPr>
              <w:spacing w:beforeLines="60" w:before="144" w:afterLines="60" w:after="144" w:line="240" w:lineRule="auto"/>
              <w:rPr>
                <w:rPrChange w:id="1410" w:author="Jan Kelemen" w:date="2016-01-20T17:07:00Z">
                  <w:rPr/>
                </w:rPrChange>
              </w:rPr>
            </w:pPr>
            <w:r w:rsidRPr="0020295F">
              <w:rPr>
                <w:rPrChange w:id="1411" w:author="Jan Kelemen" w:date="2016-01-20T17:07:00Z">
                  <w:rPr/>
                </w:rPrChange>
              </w:rPr>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Pr="0020295F" w:rsidRDefault="00824032" w:rsidP="0039462F">
            <w:pPr>
              <w:spacing w:beforeLines="60" w:before="144" w:afterLines="60" w:after="144" w:line="240" w:lineRule="auto"/>
              <w:rPr>
                <w:rPrChange w:id="1412" w:author="Jan Kelemen" w:date="2016-01-20T17:07:00Z">
                  <w:rPr/>
                </w:rPrChange>
              </w:rPr>
            </w:pPr>
            <w:r w:rsidRPr="0020295F">
              <w:rPr>
                <w:rPrChange w:id="1413" w:author="Jan Kelemen" w:date="2016-01-20T17:07:00Z">
                  <w:rPr/>
                </w:rPrChange>
              </w:rPr>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Pr="0020295F" w:rsidRDefault="00824032" w:rsidP="0039462F">
            <w:pPr>
              <w:spacing w:beforeLines="60" w:before="144" w:afterLines="60" w:after="144" w:line="240" w:lineRule="auto"/>
              <w:rPr>
                <w:rPrChange w:id="1414" w:author="Jan Kelemen" w:date="2016-01-20T17:07:00Z">
                  <w:rPr/>
                </w:rPrChange>
              </w:rPr>
            </w:pPr>
            <w:r w:rsidRPr="0020295F">
              <w:rPr>
                <w:rPrChange w:id="1415" w:author="Jan Kelemen" w:date="2016-01-20T17:07:00Z">
                  <w:rPr/>
                </w:rPrChange>
              </w:rPr>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Pr="0020295F" w:rsidRDefault="00824032" w:rsidP="0039462F">
            <w:pPr>
              <w:spacing w:beforeLines="60" w:before="144" w:afterLines="60" w:after="144" w:line="240" w:lineRule="auto"/>
              <w:rPr>
                <w:rPrChange w:id="1416" w:author="Jan Kelemen" w:date="2016-01-20T17:07:00Z">
                  <w:rPr/>
                </w:rPrChange>
              </w:rPr>
            </w:pPr>
            <w:r w:rsidRPr="0020295F">
              <w:rPr>
                <w:rPrChange w:id="1417" w:author="Jan Kelemen" w:date="2016-01-20T17:07:00Z">
                  <w:rPr/>
                </w:rPrChange>
              </w:rPr>
              <w:t>18.11.2015.</w:t>
            </w:r>
          </w:p>
        </w:tc>
      </w:tr>
      <w:tr w:rsidR="00824032" w:rsidRPr="0020295F"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20295F" w:rsidRDefault="00824032" w:rsidP="0039462F">
            <w:pPr>
              <w:spacing w:beforeLines="60" w:before="144" w:afterLines="60" w:after="144" w:line="240" w:lineRule="auto"/>
              <w:rPr>
                <w:rPrChange w:id="1418" w:author="Jan Kelemen" w:date="2016-01-20T17:07:00Z">
                  <w:rPr/>
                </w:rPrChange>
              </w:rPr>
            </w:pPr>
            <w:r w:rsidRPr="0020295F">
              <w:rPr>
                <w:rPrChange w:id="1419" w:author="Jan Kelemen" w:date="2016-01-20T17:07:00Z">
                  <w:rPr/>
                </w:rPrChange>
              </w:rPr>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20295F" w:rsidRDefault="00824032" w:rsidP="0039462F">
            <w:pPr>
              <w:spacing w:beforeLines="60" w:before="144" w:afterLines="60" w:after="144" w:line="240" w:lineRule="auto"/>
              <w:rPr>
                <w:rPrChange w:id="1420" w:author="Jan Kelemen" w:date="2016-01-20T17:07:00Z">
                  <w:rPr/>
                </w:rPrChange>
              </w:rPr>
            </w:pPr>
            <w:r w:rsidRPr="0020295F">
              <w:rPr>
                <w:rPrChange w:id="1421" w:author="Jan Kelemen" w:date="2016-01-20T17:07:00Z">
                  <w:rPr/>
                </w:rPrChange>
              </w:rPr>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Pr="0020295F" w:rsidRDefault="00824032" w:rsidP="0039462F">
            <w:pPr>
              <w:spacing w:beforeLines="60" w:before="144" w:afterLines="60" w:after="144" w:line="240" w:lineRule="auto"/>
              <w:rPr>
                <w:rPrChange w:id="1422" w:author="Jan Kelemen" w:date="2016-01-20T17:07:00Z">
                  <w:rPr/>
                </w:rPrChange>
              </w:rPr>
            </w:pPr>
            <w:r w:rsidRPr="0020295F">
              <w:rPr>
                <w:rPrChange w:id="1423" w:author="Jan Kelemen" w:date="2016-01-20T17:07:00Z">
                  <w:rPr/>
                </w:rPrChange>
              </w:rPr>
              <w:t>Šarić,</w:t>
            </w:r>
            <w:r w:rsidR="006F02EA" w:rsidRPr="0020295F">
              <w:rPr>
                <w:rPrChange w:id="1424" w:author="Jan Kelemen" w:date="2016-01-20T17:07:00Z">
                  <w:rPr/>
                </w:rPrChange>
              </w:rPr>
              <w:t xml:space="preserve">      </w:t>
            </w:r>
            <w:r w:rsidRPr="0020295F">
              <w:rPr>
                <w:rPrChange w:id="1425" w:author="Jan Kelemen" w:date="2016-01-20T17:07:00Z">
                  <w:rPr/>
                </w:rPrChange>
              </w:rPr>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Pr="0020295F" w:rsidRDefault="00824032" w:rsidP="0039462F">
            <w:pPr>
              <w:spacing w:beforeLines="60" w:before="144" w:afterLines="60" w:after="144" w:line="240" w:lineRule="auto"/>
              <w:rPr>
                <w:rPrChange w:id="1426" w:author="Jan Kelemen" w:date="2016-01-20T17:07:00Z">
                  <w:rPr/>
                </w:rPrChange>
              </w:rPr>
            </w:pPr>
            <w:r w:rsidRPr="0020295F">
              <w:rPr>
                <w:rPrChange w:id="1427" w:author="Jan Kelemen" w:date="2016-01-20T17:07:00Z">
                  <w:rPr/>
                </w:rPrChange>
              </w:rPr>
              <w:t>19.11.2015.</w:t>
            </w:r>
          </w:p>
        </w:tc>
      </w:tr>
      <w:tr w:rsidR="00824032" w:rsidRPr="0020295F"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Pr="0020295F" w:rsidRDefault="0049246C" w:rsidP="0039462F">
            <w:pPr>
              <w:spacing w:beforeLines="60" w:before="144" w:afterLines="60" w:after="144" w:line="240" w:lineRule="auto"/>
              <w:rPr>
                <w:rPrChange w:id="1428" w:author="Jan Kelemen" w:date="2016-01-20T17:07:00Z">
                  <w:rPr/>
                </w:rPrChange>
              </w:rPr>
            </w:pPr>
            <w:r w:rsidRPr="0020295F">
              <w:rPr>
                <w:rPrChange w:id="1429" w:author="Jan Kelemen" w:date="2016-01-20T17:07:00Z">
                  <w:rPr/>
                </w:rPrChange>
              </w:rPr>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Pr="0020295F" w:rsidRDefault="0049246C" w:rsidP="0039462F">
            <w:pPr>
              <w:spacing w:beforeLines="60" w:before="144" w:afterLines="60" w:after="144" w:line="240" w:lineRule="auto"/>
              <w:rPr>
                <w:rPrChange w:id="1430" w:author="Jan Kelemen" w:date="2016-01-20T17:07:00Z">
                  <w:rPr/>
                </w:rPrChange>
              </w:rPr>
            </w:pPr>
            <w:r w:rsidRPr="0020295F">
              <w:rPr>
                <w:rPrChange w:id="1431" w:author="Jan Kelemen" w:date="2016-01-20T17:07:00Z">
                  <w:rPr/>
                </w:rPrChange>
              </w:rPr>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Pr="0020295F" w:rsidRDefault="0049246C" w:rsidP="0039462F">
            <w:pPr>
              <w:spacing w:beforeLines="60" w:before="144" w:afterLines="60" w:after="144" w:line="240" w:lineRule="auto"/>
              <w:rPr>
                <w:rPrChange w:id="1432" w:author="Jan Kelemen" w:date="2016-01-20T17:07:00Z">
                  <w:rPr/>
                </w:rPrChange>
              </w:rPr>
            </w:pPr>
            <w:r w:rsidRPr="0020295F">
              <w:rPr>
                <w:rPrChange w:id="1433" w:author="Jan Kelemen" w:date="2016-01-20T17:07:00Z">
                  <w:rPr/>
                </w:rPrChange>
              </w:rPr>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Pr="0020295F" w:rsidRDefault="00824032" w:rsidP="0039462F">
            <w:pPr>
              <w:spacing w:beforeLines="60" w:before="144" w:afterLines="60" w:after="144" w:line="240" w:lineRule="auto"/>
              <w:rPr>
                <w:rPrChange w:id="1434" w:author="Jan Kelemen" w:date="2016-01-20T17:07:00Z">
                  <w:rPr/>
                </w:rPrChange>
              </w:rPr>
            </w:pPr>
            <w:r w:rsidRPr="0020295F">
              <w:rPr>
                <w:rPrChange w:id="1435" w:author="Jan Kelemen" w:date="2016-01-20T17:07:00Z">
                  <w:rPr/>
                </w:rPrChange>
              </w:rPr>
              <w:t>20.</w:t>
            </w:r>
            <w:r w:rsidR="0049246C" w:rsidRPr="0020295F">
              <w:rPr>
                <w:rPrChange w:id="1436" w:author="Jan Kelemen" w:date="2016-01-20T17:07:00Z">
                  <w:rPr/>
                </w:rPrChange>
              </w:rPr>
              <w:t>11.2015</w:t>
            </w:r>
            <w:r w:rsidRPr="0020295F">
              <w:rPr>
                <w:rPrChange w:id="1437" w:author="Jan Kelemen" w:date="2016-01-20T17:07:00Z">
                  <w:rPr/>
                </w:rPrChange>
              </w:rPr>
              <w:t>.</w:t>
            </w:r>
          </w:p>
        </w:tc>
      </w:tr>
      <w:tr w:rsidR="00BD4E4F" w:rsidRPr="0020295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Pr="0020295F" w:rsidRDefault="00CA4D0E" w:rsidP="0039462F">
            <w:pPr>
              <w:spacing w:beforeLines="60" w:before="144" w:afterLines="60" w:after="144" w:line="240" w:lineRule="auto"/>
              <w:rPr>
                <w:rPrChange w:id="1438" w:author="Jan Kelemen" w:date="2016-01-20T17:07:00Z">
                  <w:rPr/>
                </w:rPrChange>
              </w:rPr>
            </w:pPr>
            <w:r w:rsidRPr="0020295F">
              <w:rPr>
                <w:rPrChange w:id="1439" w:author="Jan Kelemen" w:date="2016-01-20T17:07:00Z">
                  <w:rPr/>
                </w:rPrChange>
              </w:rPr>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Pr="0020295F" w:rsidRDefault="0079511F" w:rsidP="0039462F">
            <w:pPr>
              <w:spacing w:beforeLines="60" w:before="144" w:afterLines="60" w:after="144" w:line="240" w:lineRule="auto"/>
              <w:rPr>
                <w:rPrChange w:id="1440" w:author="Jan Kelemen" w:date="2016-01-20T17:07:00Z">
                  <w:rPr/>
                </w:rPrChange>
              </w:rPr>
            </w:pPr>
            <w:r w:rsidRPr="0020295F">
              <w:rPr>
                <w:rPrChange w:id="1441" w:author="Jan Kelemen" w:date="2016-01-20T17:07:00Z">
                  <w:rPr/>
                </w:rPrChange>
              </w:rPr>
              <w:t xml:space="preserve">Napisan </w:t>
            </w:r>
            <w:r w:rsidR="00BD4E4F" w:rsidRPr="0020295F">
              <w:rPr>
                <w:rPrChange w:id="1442" w:author="Jan Kelemen" w:date="2016-01-20T17:07:00Z">
                  <w:rPr/>
                </w:rPrChange>
              </w:rPr>
              <w:t>zaključ</w:t>
            </w:r>
            <w:r w:rsidRPr="0020295F">
              <w:rPr>
                <w:rPrChange w:id="1443" w:author="Jan Kelemen" w:date="2016-01-20T17:07:00Z">
                  <w:rPr/>
                </w:rPrChange>
              </w:rPr>
              <w:t>a</w:t>
            </w:r>
            <w:r w:rsidR="00BD4E4F" w:rsidRPr="0020295F">
              <w:rPr>
                <w:rPrChange w:id="1444" w:author="Jan Kelemen" w:date="2016-01-20T17:07:00Z">
                  <w:rPr/>
                </w:rPrChange>
              </w:rPr>
              <w:t>k</w:t>
            </w:r>
            <w:r w:rsidRPr="0020295F">
              <w:rPr>
                <w:rPrChange w:id="1445" w:author="Jan Kelemen" w:date="2016-01-20T17:07:00Z">
                  <w:rPr/>
                </w:rPrChange>
              </w:rPr>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Pr="0020295F" w:rsidRDefault="00BD4E4F" w:rsidP="0039462F">
            <w:pPr>
              <w:spacing w:beforeLines="60" w:before="144" w:afterLines="60" w:after="144" w:line="240" w:lineRule="auto"/>
              <w:rPr>
                <w:rPrChange w:id="1446" w:author="Jan Kelemen" w:date="2016-01-20T17:07:00Z">
                  <w:rPr/>
                </w:rPrChange>
              </w:rPr>
            </w:pPr>
            <w:r w:rsidRPr="0020295F">
              <w:rPr>
                <w:rPrChange w:id="1447" w:author="Jan Kelemen" w:date="2016-01-20T17:07:00Z">
                  <w:rPr/>
                </w:rPrChange>
              </w:rPr>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20295F" w:rsidRDefault="00BD4E4F" w:rsidP="0039462F">
            <w:pPr>
              <w:spacing w:beforeLines="60" w:before="144" w:afterLines="60" w:after="144" w:line="240" w:lineRule="auto"/>
              <w:rPr>
                <w:rPrChange w:id="1448" w:author="Jan Kelemen" w:date="2016-01-20T17:07:00Z">
                  <w:rPr/>
                </w:rPrChange>
              </w:rPr>
            </w:pPr>
            <w:r w:rsidRPr="0020295F">
              <w:rPr>
                <w:rPrChange w:id="1449" w:author="Jan Kelemen" w:date="2016-01-20T17:07:00Z">
                  <w:rPr/>
                </w:rPrChange>
              </w:rPr>
              <w:t>20.11.2015.</w:t>
            </w:r>
          </w:p>
        </w:tc>
      </w:tr>
      <w:tr w:rsidR="00BD4E4F" w:rsidRPr="0020295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Pr="0020295F" w:rsidRDefault="00BD4E4F" w:rsidP="0039462F">
            <w:pPr>
              <w:spacing w:beforeLines="60" w:before="144" w:afterLines="60" w:after="144" w:line="240" w:lineRule="auto"/>
              <w:rPr>
                <w:rPrChange w:id="1450" w:author="Jan Kelemen" w:date="2016-01-20T17:07:00Z">
                  <w:rPr/>
                </w:rPrChange>
              </w:rPr>
            </w:pPr>
            <w:r w:rsidRPr="0020295F">
              <w:rPr>
                <w:rPrChange w:id="1451" w:author="Jan Kelemen" w:date="2016-01-20T17:07:00Z">
                  <w:rPr/>
                </w:rPrChange>
              </w:rPr>
              <w:t>0.9</w:t>
            </w:r>
            <w:r w:rsidR="005A3F8E" w:rsidRPr="0020295F">
              <w:rPr>
                <w:rPrChange w:id="1452" w:author="Jan Kelemen" w:date="2016-01-20T17:07:00Z">
                  <w:rPr/>
                </w:rPrChange>
              </w:rPr>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Pr="0020295F" w:rsidRDefault="00BD4E4F" w:rsidP="0039462F">
            <w:pPr>
              <w:spacing w:beforeLines="60" w:before="144" w:afterLines="60" w:after="144" w:line="240" w:lineRule="auto"/>
              <w:rPr>
                <w:rPrChange w:id="1453" w:author="Jan Kelemen" w:date="2016-01-20T17:07:00Z">
                  <w:rPr/>
                </w:rPrChange>
              </w:rPr>
            </w:pPr>
            <w:r w:rsidRPr="0020295F">
              <w:rPr>
                <w:rPrChange w:id="1454" w:author="Jan Kelemen" w:date="2016-01-20T17:07:00Z">
                  <w:rPr/>
                </w:rPrChange>
              </w:rPr>
              <w:t xml:space="preserve">Posljednje uređivanje i </w:t>
            </w:r>
            <w:r w:rsidR="00CA4D0E" w:rsidRPr="0020295F">
              <w:rPr>
                <w:rPrChange w:id="1455" w:author="Jan Kelemen" w:date="2016-01-20T17:07:00Z">
                  <w:rPr/>
                </w:rPrChange>
              </w:rPr>
              <w:t xml:space="preserve">neki </w:t>
            </w:r>
            <w:r w:rsidRPr="0020295F">
              <w:rPr>
                <w:rPrChange w:id="1456" w:author="Jan Kelemen" w:date="2016-01-20T17:07:00Z">
                  <w:rPr/>
                </w:rPrChange>
              </w:rPr>
              <w:t>ispravci</w:t>
            </w:r>
            <w:r w:rsidR="00CA4D0E" w:rsidRPr="0020295F">
              <w:rPr>
                <w:rPrChange w:id="1457" w:author="Jan Kelemen" w:date="2016-01-20T17:07:00Z">
                  <w:rPr/>
                </w:rPrChange>
              </w:rPr>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Pr="0020295F" w:rsidRDefault="006F02EA" w:rsidP="0039462F">
            <w:pPr>
              <w:spacing w:beforeLines="60" w:before="144" w:afterLines="60" w:after="144" w:line="240" w:lineRule="auto"/>
              <w:rPr>
                <w:rPrChange w:id="1458" w:author="Jan Kelemen" w:date="2016-01-20T17:07:00Z">
                  <w:rPr/>
                </w:rPrChange>
              </w:rPr>
            </w:pPr>
            <w:r w:rsidRPr="0020295F">
              <w:rPr>
                <w:rPrChange w:id="1459" w:author="Jan Kelemen" w:date="2016-01-20T17:07:00Z">
                  <w:rPr/>
                </w:rPrChange>
              </w:rPr>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20295F" w:rsidRDefault="00BD4E4F" w:rsidP="0039462F">
            <w:pPr>
              <w:spacing w:beforeLines="60" w:before="144" w:afterLines="60" w:after="144" w:line="240" w:lineRule="auto"/>
              <w:rPr>
                <w:rPrChange w:id="1460" w:author="Jan Kelemen" w:date="2016-01-20T17:07:00Z">
                  <w:rPr/>
                </w:rPrChange>
              </w:rPr>
            </w:pPr>
            <w:r w:rsidRPr="0020295F">
              <w:rPr>
                <w:rPrChange w:id="1461" w:author="Jan Kelemen" w:date="2016-01-20T17:07:00Z">
                  <w:rPr/>
                </w:rPrChange>
              </w:rPr>
              <w:t>20.11.2015.</w:t>
            </w:r>
          </w:p>
        </w:tc>
      </w:tr>
      <w:tr w:rsidR="00025FCC" w:rsidRPr="0020295F"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Pr="0020295F" w:rsidRDefault="00025FCC" w:rsidP="0039462F">
            <w:pPr>
              <w:spacing w:beforeLines="60" w:before="144" w:afterLines="60" w:after="144" w:line="240" w:lineRule="auto"/>
              <w:rPr>
                <w:rPrChange w:id="1462" w:author="Jan Kelemen" w:date="2016-01-20T17:07:00Z">
                  <w:rPr/>
                </w:rPrChange>
              </w:rPr>
            </w:pPr>
            <w:r w:rsidRPr="0020295F">
              <w:rPr>
                <w:rPrChange w:id="1463" w:author="Jan Kelemen" w:date="2016-01-20T17:07:00Z">
                  <w:rPr/>
                </w:rPrChange>
              </w:rPr>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Pr="0020295F" w:rsidRDefault="00025FCC" w:rsidP="0039462F">
            <w:pPr>
              <w:spacing w:beforeLines="60" w:before="144" w:afterLines="60" w:after="144" w:line="240" w:lineRule="auto"/>
              <w:rPr>
                <w:rPrChange w:id="1464" w:author="Jan Kelemen" w:date="2016-01-20T17:07:00Z">
                  <w:rPr/>
                </w:rPrChange>
              </w:rPr>
            </w:pPr>
            <w:r w:rsidRPr="0020295F">
              <w:rPr>
                <w:rPrChange w:id="1465" w:author="Jan Kelemen" w:date="2016-01-20T17:07:00Z">
                  <w:rPr/>
                </w:rPrChange>
              </w:rPr>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Pr="0020295F" w:rsidRDefault="00025FCC" w:rsidP="0039462F">
            <w:pPr>
              <w:spacing w:beforeLines="60" w:before="144" w:afterLines="60" w:after="144" w:line="240" w:lineRule="auto"/>
              <w:rPr>
                <w:rPrChange w:id="1466" w:author="Jan Kelemen" w:date="2016-01-20T17:07:00Z">
                  <w:rPr/>
                </w:rPrChange>
              </w:rPr>
            </w:pPr>
            <w:r w:rsidRPr="0020295F">
              <w:rPr>
                <w:rPrChange w:id="1467" w:author="Jan Kelemen" w:date="2016-01-20T17:07:00Z">
                  <w:rPr/>
                </w:rPrChange>
              </w:rPr>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Pr="0020295F" w:rsidRDefault="00025FCC" w:rsidP="0039462F">
            <w:pPr>
              <w:spacing w:beforeLines="60" w:before="144" w:afterLines="60" w:after="144" w:line="240" w:lineRule="auto"/>
              <w:rPr>
                <w:rPrChange w:id="1468" w:author="Jan Kelemen" w:date="2016-01-20T17:07:00Z">
                  <w:rPr/>
                </w:rPrChange>
              </w:rPr>
            </w:pPr>
            <w:r w:rsidRPr="0020295F">
              <w:rPr>
                <w:rPrChange w:id="1469" w:author="Jan Kelemen" w:date="2016-01-20T17:07:00Z">
                  <w:rPr/>
                </w:rPrChange>
              </w:rPr>
              <w:t>20.11.2015.</w:t>
            </w:r>
          </w:p>
        </w:tc>
      </w:tr>
      <w:tr w:rsidR="008341DC" w:rsidRPr="0020295F"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20295F" w:rsidRDefault="008341DC" w:rsidP="0039462F">
            <w:pPr>
              <w:spacing w:beforeLines="60" w:before="144" w:afterLines="60" w:after="144" w:line="240" w:lineRule="auto"/>
              <w:rPr>
                <w:rPrChange w:id="1470" w:author="Jan Kelemen" w:date="2016-01-20T17:07:00Z">
                  <w:rPr>
                    <w:b/>
                  </w:rPr>
                </w:rPrChange>
              </w:rPr>
            </w:pPr>
            <w:r w:rsidRPr="0020295F">
              <w:rPr>
                <w:rPrChange w:id="1471" w:author="Jan Kelemen" w:date="2016-01-20T17:07:00Z">
                  <w:rPr>
                    <w:b/>
                  </w:rPr>
                </w:rPrChange>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Pr="0020295F" w:rsidRDefault="008341DC" w:rsidP="0039462F">
            <w:pPr>
              <w:spacing w:beforeLines="60" w:before="144" w:afterLines="60" w:after="144" w:line="240" w:lineRule="auto"/>
              <w:rPr>
                <w:rPrChange w:id="1472" w:author="Jan Kelemen" w:date="2016-01-20T17:07:00Z">
                  <w:rPr/>
                </w:rPrChange>
              </w:rPr>
            </w:pPr>
            <w:r w:rsidRPr="0020295F">
              <w:rPr>
                <w:rPrChange w:id="1473" w:author="Jan Kelemen" w:date="2016-01-20T17:07:00Z">
                  <w:rPr/>
                </w:rPrChange>
              </w:rPr>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F82FB95" w14:textId="7A2EE31F" w:rsidR="008341DC" w:rsidRPr="0020295F" w:rsidRDefault="00A95FAA" w:rsidP="0039462F">
            <w:pPr>
              <w:spacing w:beforeLines="60" w:before="144" w:afterLines="60" w:after="144" w:line="240" w:lineRule="auto"/>
              <w:rPr>
                <w:rPrChange w:id="1474" w:author="Jan Kelemen" w:date="2016-01-20T17:07:00Z">
                  <w:rPr/>
                </w:rPrChange>
              </w:rPr>
            </w:pPr>
            <w:r w:rsidRPr="0020295F">
              <w:rPr>
                <w:rPrChange w:id="1475" w:author="Jan Kelemen" w:date="2016-01-20T17:07:00Z">
                  <w:rPr/>
                </w:rPrChange>
              </w:rPr>
              <w:t>Šarić,      Trčak</w:t>
            </w: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Pr="0020295F" w:rsidRDefault="008341DC" w:rsidP="0039462F">
            <w:pPr>
              <w:spacing w:beforeLines="60" w:before="144" w:afterLines="60" w:after="144" w:line="240" w:lineRule="auto"/>
              <w:rPr>
                <w:rPrChange w:id="1476" w:author="Jan Kelemen" w:date="2016-01-20T17:07:00Z">
                  <w:rPr/>
                </w:rPrChange>
              </w:rPr>
            </w:pPr>
            <w:r w:rsidRPr="0020295F">
              <w:rPr>
                <w:rPrChange w:id="1477" w:author="Jan Kelemen" w:date="2016-01-20T17:07:00Z">
                  <w:rPr/>
                </w:rPrChange>
              </w:rPr>
              <w:t>20.11.2015.</w:t>
            </w:r>
          </w:p>
        </w:tc>
      </w:tr>
      <w:tr w:rsidR="00B00F49" w:rsidRPr="0020295F" w14:paraId="709C49BC" w14:textId="77777777" w:rsidTr="005E4C33">
        <w:tc>
          <w:tcPr>
            <w:tcW w:w="723" w:type="dxa"/>
            <w:tcBorders>
              <w:top w:val="single" w:sz="6" w:space="0" w:color="000000"/>
              <w:left w:val="nil"/>
              <w:bottom w:val="single" w:sz="6" w:space="0" w:color="000000"/>
              <w:right w:val="single" w:sz="6" w:space="0" w:color="000000"/>
            </w:tcBorders>
            <w:vAlign w:val="center"/>
          </w:tcPr>
          <w:p w14:paraId="6E953CE9" w14:textId="73CC11E5" w:rsidR="00B00F49" w:rsidRPr="0020295F" w:rsidRDefault="00B00F49" w:rsidP="00B00F49">
            <w:pPr>
              <w:spacing w:beforeLines="60" w:before="144" w:afterLines="60" w:after="144" w:line="240" w:lineRule="auto"/>
              <w:rPr>
                <w:rPrChange w:id="1478" w:author="Jan Kelemen" w:date="2016-01-20T17:07:00Z">
                  <w:rPr/>
                </w:rPrChange>
              </w:rPr>
            </w:pPr>
            <w:r w:rsidRPr="0020295F">
              <w:rPr>
                <w:rPrChange w:id="1479" w:author="Jan Kelemen" w:date="2016-01-20T17:07:00Z">
                  <w:rPr/>
                </w:rPrChange>
              </w:rPr>
              <w:t>1.01</w:t>
            </w:r>
          </w:p>
        </w:tc>
        <w:tc>
          <w:tcPr>
            <w:tcW w:w="5487" w:type="dxa"/>
            <w:tcBorders>
              <w:top w:val="single" w:sz="6" w:space="0" w:color="000000"/>
              <w:left w:val="nil"/>
              <w:bottom w:val="single" w:sz="6" w:space="0" w:color="000000"/>
              <w:right w:val="single" w:sz="6" w:space="0" w:color="000000"/>
            </w:tcBorders>
            <w:vAlign w:val="center"/>
          </w:tcPr>
          <w:p w14:paraId="6E4EBA97" w14:textId="76D78549" w:rsidR="00B00F49" w:rsidRPr="0020295F" w:rsidRDefault="00B00F49" w:rsidP="00B00F49">
            <w:pPr>
              <w:spacing w:beforeLines="60" w:before="144" w:afterLines="60" w:after="144" w:line="240" w:lineRule="auto"/>
              <w:rPr>
                <w:rPrChange w:id="1480" w:author="Jan Kelemen" w:date="2016-01-20T17:07:00Z">
                  <w:rPr/>
                </w:rPrChange>
              </w:rPr>
            </w:pPr>
            <w:r w:rsidRPr="0020295F">
              <w:rPr>
                <w:rPrChange w:id="1481" w:author="Jan Kelemen" w:date="2016-01-20T17:07:00Z">
                  <w:rPr/>
                </w:rPrChange>
              </w:rPr>
              <w:t>Ispravljene greške, priprema za 2.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5D592E1C" w14:textId="45212E8A" w:rsidR="00B00F49" w:rsidRPr="0020295F" w:rsidRDefault="00B00F49" w:rsidP="00B00F49">
            <w:pPr>
              <w:spacing w:beforeLines="60" w:before="144" w:afterLines="60" w:after="144" w:line="240" w:lineRule="auto"/>
              <w:rPr>
                <w:rPrChange w:id="1482" w:author="Jan Kelemen" w:date="2016-01-20T17:07:00Z">
                  <w:rPr/>
                </w:rPrChange>
              </w:rPr>
            </w:pPr>
            <w:r w:rsidRPr="0020295F">
              <w:rPr>
                <w:rPrChange w:id="1483" w:author="Jan Kelemen" w:date="2016-01-20T17:07:00Z">
                  <w:rPr/>
                </w:rPrChange>
              </w:rPr>
              <w:t>Kelemen</w:t>
            </w:r>
          </w:p>
        </w:tc>
        <w:tc>
          <w:tcPr>
            <w:tcW w:w="1484" w:type="dxa"/>
            <w:tcBorders>
              <w:top w:val="single" w:sz="6" w:space="0" w:color="000000"/>
              <w:left w:val="single" w:sz="6" w:space="0" w:color="000000"/>
              <w:bottom w:val="single" w:sz="6" w:space="0" w:color="000000"/>
              <w:right w:val="nil"/>
            </w:tcBorders>
            <w:vAlign w:val="center"/>
          </w:tcPr>
          <w:p w14:paraId="414AE0BB" w14:textId="25034910" w:rsidR="00B00F49" w:rsidRPr="0020295F" w:rsidRDefault="00B00F49" w:rsidP="00B00F49">
            <w:pPr>
              <w:spacing w:beforeLines="60" w:before="144" w:afterLines="60" w:after="144" w:line="240" w:lineRule="auto"/>
              <w:rPr>
                <w:rPrChange w:id="1484" w:author="Jan Kelemen" w:date="2016-01-20T17:07:00Z">
                  <w:rPr/>
                </w:rPrChange>
              </w:rPr>
            </w:pPr>
            <w:r w:rsidRPr="0020295F">
              <w:rPr>
                <w:rPrChange w:id="1485" w:author="Jan Kelemen" w:date="2016-01-20T17:07:00Z">
                  <w:rPr/>
                </w:rPrChange>
              </w:rPr>
              <w:t>10.12.2015.</w:t>
            </w:r>
          </w:p>
        </w:tc>
      </w:tr>
      <w:tr w:rsidR="00B00F49" w:rsidRPr="0020295F" w14:paraId="2FAC70C9" w14:textId="77777777" w:rsidTr="005E4C33">
        <w:tc>
          <w:tcPr>
            <w:tcW w:w="723" w:type="dxa"/>
            <w:tcBorders>
              <w:top w:val="single" w:sz="6" w:space="0" w:color="000000"/>
              <w:left w:val="nil"/>
              <w:bottom w:val="single" w:sz="6" w:space="0" w:color="000000"/>
              <w:right w:val="single" w:sz="6" w:space="0" w:color="000000"/>
            </w:tcBorders>
            <w:vAlign w:val="center"/>
          </w:tcPr>
          <w:p w14:paraId="57326B0B" w14:textId="0A16B7FE" w:rsidR="00B00F49" w:rsidRPr="0020295F" w:rsidRDefault="00B00F49" w:rsidP="00B00F49">
            <w:pPr>
              <w:spacing w:beforeLines="60" w:before="144" w:afterLines="60" w:after="144" w:line="240" w:lineRule="auto"/>
              <w:rPr>
                <w:rPrChange w:id="1486" w:author="Jan Kelemen" w:date="2016-01-20T17:07:00Z">
                  <w:rPr/>
                </w:rPrChange>
              </w:rPr>
            </w:pPr>
            <w:r w:rsidRPr="0020295F">
              <w:rPr>
                <w:rPrChange w:id="1487" w:author="Jan Kelemen" w:date="2016-01-20T17:07:00Z">
                  <w:rPr/>
                </w:rPrChange>
              </w:rPr>
              <w:t>1.02</w:t>
            </w:r>
          </w:p>
        </w:tc>
        <w:tc>
          <w:tcPr>
            <w:tcW w:w="5487" w:type="dxa"/>
            <w:tcBorders>
              <w:top w:val="single" w:sz="6" w:space="0" w:color="000000"/>
              <w:left w:val="nil"/>
              <w:bottom w:val="single" w:sz="6" w:space="0" w:color="000000"/>
              <w:right w:val="single" w:sz="6" w:space="0" w:color="000000"/>
            </w:tcBorders>
            <w:vAlign w:val="center"/>
          </w:tcPr>
          <w:p w14:paraId="444174A4" w14:textId="249D4233" w:rsidR="00B00F49" w:rsidRPr="0020295F" w:rsidRDefault="00B00F49" w:rsidP="00B00F49">
            <w:pPr>
              <w:spacing w:beforeLines="60" w:before="144" w:afterLines="60" w:after="144" w:line="240" w:lineRule="auto"/>
              <w:rPr>
                <w:rPrChange w:id="1488" w:author="Jan Kelemen" w:date="2016-01-20T17:07:00Z">
                  <w:rPr/>
                </w:rPrChange>
              </w:rPr>
            </w:pPr>
            <w:r w:rsidRPr="0020295F">
              <w:rPr>
                <w:rPrChange w:id="1489" w:author="Jan Kelemen" w:date="2016-01-20T17:07:00Z">
                  <w:rPr/>
                </w:rPrChange>
              </w:rP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1E2483C8" w14:textId="40015779" w:rsidR="00B00F49" w:rsidRPr="0020295F" w:rsidRDefault="00B00F49" w:rsidP="00B00F49">
            <w:pPr>
              <w:spacing w:beforeLines="60" w:before="144" w:afterLines="60" w:after="144" w:line="240" w:lineRule="auto"/>
              <w:rPr>
                <w:rPrChange w:id="1490" w:author="Jan Kelemen" w:date="2016-01-20T17:07:00Z">
                  <w:rPr/>
                </w:rPrChange>
              </w:rPr>
            </w:pPr>
            <w:r w:rsidRPr="0020295F">
              <w:rPr>
                <w:rPrChange w:id="1491" w:author="Jan Kelemen" w:date="2016-01-20T17:07:00Z">
                  <w:rPr/>
                </w:rPrChange>
              </w:rPr>
              <w:t>Kelemen</w:t>
            </w:r>
          </w:p>
        </w:tc>
        <w:tc>
          <w:tcPr>
            <w:tcW w:w="1484" w:type="dxa"/>
            <w:tcBorders>
              <w:top w:val="single" w:sz="6" w:space="0" w:color="000000"/>
              <w:left w:val="single" w:sz="6" w:space="0" w:color="000000"/>
              <w:bottom w:val="single" w:sz="6" w:space="0" w:color="000000"/>
              <w:right w:val="nil"/>
            </w:tcBorders>
            <w:vAlign w:val="center"/>
          </w:tcPr>
          <w:p w14:paraId="79E05F14" w14:textId="0E859899" w:rsidR="00B00F49" w:rsidRPr="0020295F" w:rsidRDefault="00B00F49" w:rsidP="00B00F49">
            <w:pPr>
              <w:spacing w:beforeLines="60" w:before="144" w:afterLines="60" w:after="144" w:line="240" w:lineRule="auto"/>
              <w:rPr>
                <w:rPrChange w:id="1492" w:author="Jan Kelemen" w:date="2016-01-20T17:07:00Z">
                  <w:rPr/>
                </w:rPrChange>
              </w:rPr>
            </w:pPr>
            <w:r w:rsidRPr="0020295F">
              <w:rPr>
                <w:rPrChange w:id="1493" w:author="Jan Kelemen" w:date="2016-01-20T17:07:00Z">
                  <w:rPr/>
                </w:rPrChange>
              </w:rPr>
              <w:t>17.01.2016.</w:t>
            </w:r>
          </w:p>
        </w:tc>
      </w:tr>
      <w:tr w:rsidR="00B00F49" w:rsidRPr="0020295F" w14:paraId="1DDDEE93" w14:textId="77777777" w:rsidTr="005E4C33">
        <w:tc>
          <w:tcPr>
            <w:tcW w:w="723" w:type="dxa"/>
            <w:tcBorders>
              <w:top w:val="single" w:sz="6" w:space="0" w:color="000000"/>
              <w:left w:val="nil"/>
              <w:bottom w:val="single" w:sz="6" w:space="0" w:color="000000"/>
              <w:right w:val="single" w:sz="6" w:space="0" w:color="000000"/>
            </w:tcBorders>
            <w:vAlign w:val="center"/>
          </w:tcPr>
          <w:p w14:paraId="09D03131" w14:textId="364D91CB" w:rsidR="00B00F49" w:rsidRPr="0020295F" w:rsidRDefault="00B00F49" w:rsidP="00B00F49">
            <w:pPr>
              <w:spacing w:beforeLines="60" w:before="144" w:afterLines="60" w:after="144" w:line="240" w:lineRule="auto"/>
              <w:rPr>
                <w:rPrChange w:id="1494" w:author="Jan Kelemen" w:date="2016-01-20T17:07:00Z">
                  <w:rPr/>
                </w:rPrChange>
              </w:rPr>
            </w:pPr>
            <w:r w:rsidRPr="0020295F">
              <w:rPr>
                <w:rPrChange w:id="1495" w:author="Jan Kelemen" w:date="2016-01-20T17:07:00Z">
                  <w:rPr/>
                </w:rPrChange>
              </w:rPr>
              <w:t>1.03</w:t>
            </w:r>
          </w:p>
        </w:tc>
        <w:tc>
          <w:tcPr>
            <w:tcW w:w="5487" w:type="dxa"/>
            <w:tcBorders>
              <w:top w:val="single" w:sz="6" w:space="0" w:color="000000"/>
              <w:left w:val="nil"/>
              <w:bottom w:val="single" w:sz="6" w:space="0" w:color="000000"/>
              <w:right w:val="single" w:sz="6" w:space="0" w:color="000000"/>
            </w:tcBorders>
            <w:vAlign w:val="center"/>
          </w:tcPr>
          <w:p w14:paraId="12FBCD0A" w14:textId="7CE1EC97" w:rsidR="00B00F49" w:rsidRPr="0020295F" w:rsidRDefault="00B00F49" w:rsidP="00B00F49">
            <w:pPr>
              <w:spacing w:beforeLines="60" w:before="144" w:afterLines="60" w:after="144" w:line="240" w:lineRule="auto"/>
              <w:rPr>
                <w:rPrChange w:id="1496" w:author="Jan Kelemen" w:date="2016-01-20T17:07:00Z">
                  <w:rPr/>
                </w:rPrChange>
              </w:rPr>
            </w:pPr>
            <w:r w:rsidRPr="0020295F">
              <w:rPr>
                <w:rPrChange w:id="1497" w:author="Jan Kelemen" w:date="2016-01-20T17:07:00Z">
                  <w:rPr/>
                </w:rPrChange>
              </w:rP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0F5C0DD" w14:textId="39B02DD3" w:rsidR="00B00F49" w:rsidRPr="0020295F" w:rsidRDefault="00B00F49" w:rsidP="00B00F49">
            <w:pPr>
              <w:spacing w:beforeLines="60" w:before="144" w:afterLines="60" w:after="144" w:line="240" w:lineRule="auto"/>
              <w:rPr>
                <w:rPrChange w:id="1498" w:author="Jan Kelemen" w:date="2016-01-20T17:07:00Z">
                  <w:rPr/>
                </w:rPrChange>
              </w:rPr>
            </w:pPr>
            <w:r w:rsidRPr="0020295F">
              <w:rPr>
                <w:rPrChange w:id="1499" w:author="Jan Kelemen" w:date="2016-01-20T17:07:00Z">
                  <w:rPr/>
                </w:rPrChange>
              </w:rPr>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4EF4BC05" w14:textId="36DAC2F5" w:rsidR="00B00F49" w:rsidRPr="0020295F" w:rsidRDefault="00B00F49" w:rsidP="00B00F49">
            <w:pPr>
              <w:spacing w:beforeLines="60" w:before="144" w:afterLines="60" w:after="144" w:line="240" w:lineRule="auto"/>
              <w:rPr>
                <w:rPrChange w:id="1500" w:author="Jan Kelemen" w:date="2016-01-20T17:07:00Z">
                  <w:rPr/>
                </w:rPrChange>
              </w:rPr>
            </w:pPr>
            <w:r w:rsidRPr="0020295F">
              <w:rPr>
                <w:rPrChange w:id="1501" w:author="Jan Kelemen" w:date="2016-01-20T17:07:00Z">
                  <w:rPr/>
                </w:rPrChange>
              </w:rPr>
              <w:t>18.01.2016.</w:t>
            </w:r>
          </w:p>
        </w:tc>
      </w:tr>
      <w:tr w:rsidR="00B00F49" w:rsidRPr="0020295F" w14:paraId="602CEB59" w14:textId="77777777" w:rsidTr="005E4C33">
        <w:tc>
          <w:tcPr>
            <w:tcW w:w="723" w:type="dxa"/>
            <w:tcBorders>
              <w:top w:val="single" w:sz="6" w:space="0" w:color="000000"/>
              <w:left w:val="nil"/>
              <w:bottom w:val="single" w:sz="6" w:space="0" w:color="000000"/>
              <w:right w:val="single" w:sz="6" w:space="0" w:color="000000"/>
            </w:tcBorders>
            <w:vAlign w:val="center"/>
          </w:tcPr>
          <w:p w14:paraId="66164050" w14:textId="422693FC" w:rsidR="00B00F49" w:rsidRPr="0020295F" w:rsidRDefault="00A95FAA" w:rsidP="00B00F49">
            <w:pPr>
              <w:spacing w:beforeLines="60" w:before="144" w:afterLines="60" w:after="144" w:line="240" w:lineRule="auto"/>
              <w:rPr>
                <w:rPrChange w:id="1502" w:author="Jan Kelemen" w:date="2016-01-20T17:07:00Z">
                  <w:rPr/>
                </w:rPrChange>
              </w:rPr>
            </w:pPr>
            <w:r w:rsidRPr="0020295F">
              <w:rPr>
                <w:rPrChange w:id="1503" w:author="Jan Kelemen" w:date="2016-01-20T17:07:00Z">
                  <w:rPr/>
                </w:rPrChange>
              </w:rPr>
              <w:t>1.1</w:t>
            </w:r>
          </w:p>
        </w:tc>
        <w:tc>
          <w:tcPr>
            <w:tcW w:w="5487" w:type="dxa"/>
            <w:tcBorders>
              <w:top w:val="single" w:sz="6" w:space="0" w:color="000000"/>
              <w:left w:val="nil"/>
              <w:bottom w:val="single" w:sz="6" w:space="0" w:color="000000"/>
              <w:right w:val="single" w:sz="6" w:space="0" w:color="000000"/>
            </w:tcBorders>
            <w:vAlign w:val="center"/>
          </w:tcPr>
          <w:p w14:paraId="7EAE1EC4" w14:textId="14C2FC7D" w:rsidR="00B00F49" w:rsidRPr="0020295F" w:rsidRDefault="00A95FAA" w:rsidP="00B00F49">
            <w:pPr>
              <w:spacing w:beforeLines="60" w:before="144" w:afterLines="60" w:after="144" w:line="240" w:lineRule="auto"/>
              <w:rPr>
                <w:rPrChange w:id="1504" w:author="Jan Kelemen" w:date="2016-01-20T17:07:00Z">
                  <w:rPr/>
                </w:rPrChange>
              </w:rPr>
            </w:pPr>
            <w:r w:rsidRPr="0020295F">
              <w:rPr>
                <w:rPrChange w:id="1505" w:author="Jan Kelemen" w:date="2016-01-20T17:07:00Z">
                  <w:rPr/>
                </w:rPrChange>
              </w:rPr>
              <w:t>Dodano ispitivanje programskih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8DF4002" w14:textId="7DA8E2C5" w:rsidR="00A95FAA" w:rsidRPr="0020295F" w:rsidRDefault="00A95FAA" w:rsidP="00B00F49">
            <w:pPr>
              <w:spacing w:beforeLines="60" w:before="144" w:afterLines="60" w:after="144" w:line="240" w:lineRule="auto"/>
              <w:rPr>
                <w:rPrChange w:id="1506" w:author="Jan Kelemen" w:date="2016-01-20T17:07:00Z">
                  <w:rPr/>
                </w:rPrChange>
              </w:rPr>
            </w:pPr>
            <w:r w:rsidRPr="0020295F">
              <w:rPr>
                <w:rPrChange w:id="1507" w:author="Jan Kelemen" w:date="2016-01-20T17:07:00Z">
                  <w:rPr/>
                </w:rPrChange>
              </w:rPr>
              <w:t>Trčak, Kostrešević</w:t>
            </w:r>
          </w:p>
        </w:tc>
        <w:tc>
          <w:tcPr>
            <w:tcW w:w="1484" w:type="dxa"/>
            <w:tcBorders>
              <w:top w:val="single" w:sz="6" w:space="0" w:color="000000"/>
              <w:left w:val="single" w:sz="6" w:space="0" w:color="000000"/>
              <w:bottom w:val="single" w:sz="6" w:space="0" w:color="000000"/>
              <w:right w:val="nil"/>
            </w:tcBorders>
            <w:vAlign w:val="center"/>
          </w:tcPr>
          <w:p w14:paraId="27A781D7" w14:textId="29D4566C" w:rsidR="00B00F49" w:rsidRPr="0020295F" w:rsidRDefault="00A95FAA" w:rsidP="00B00F49">
            <w:pPr>
              <w:spacing w:beforeLines="60" w:before="144" w:afterLines="60" w:after="144" w:line="240" w:lineRule="auto"/>
              <w:rPr>
                <w:rPrChange w:id="1508" w:author="Jan Kelemen" w:date="2016-01-20T17:07:00Z">
                  <w:rPr/>
                </w:rPrChange>
              </w:rPr>
            </w:pPr>
            <w:r w:rsidRPr="0020295F">
              <w:rPr>
                <w:rPrChange w:id="1509" w:author="Jan Kelemen" w:date="2016-01-20T17:07:00Z">
                  <w:rPr/>
                </w:rPrChange>
              </w:rPr>
              <w:t>19.01.2016.</w:t>
            </w:r>
          </w:p>
        </w:tc>
      </w:tr>
      <w:tr w:rsidR="007A2E92" w:rsidRPr="0020295F" w14:paraId="17029AC6" w14:textId="77777777" w:rsidTr="005E4C33">
        <w:tc>
          <w:tcPr>
            <w:tcW w:w="723" w:type="dxa"/>
            <w:tcBorders>
              <w:top w:val="single" w:sz="6" w:space="0" w:color="000000"/>
              <w:left w:val="nil"/>
              <w:bottom w:val="single" w:sz="6" w:space="0" w:color="000000"/>
              <w:right w:val="single" w:sz="6" w:space="0" w:color="000000"/>
            </w:tcBorders>
            <w:vAlign w:val="center"/>
          </w:tcPr>
          <w:p w14:paraId="48EF5A89" w14:textId="6855FE5E" w:rsidR="007A2E92" w:rsidRPr="0020295F" w:rsidRDefault="007A2E92" w:rsidP="007A2E92">
            <w:pPr>
              <w:spacing w:beforeLines="60" w:before="144" w:afterLines="60" w:after="144" w:line="240" w:lineRule="auto"/>
              <w:rPr>
                <w:rPrChange w:id="1510" w:author="Jan Kelemen" w:date="2016-01-20T17:07:00Z">
                  <w:rPr/>
                </w:rPrChange>
              </w:rPr>
            </w:pPr>
            <w:r w:rsidRPr="0020295F">
              <w:rPr>
                <w:rPrChange w:id="1511" w:author="Jan Kelemen" w:date="2016-01-20T17:07:00Z">
                  <w:rPr/>
                </w:rPrChange>
              </w:rPr>
              <w:t>1.2</w:t>
            </w:r>
          </w:p>
        </w:tc>
        <w:tc>
          <w:tcPr>
            <w:tcW w:w="5487" w:type="dxa"/>
            <w:tcBorders>
              <w:top w:val="single" w:sz="6" w:space="0" w:color="000000"/>
              <w:left w:val="nil"/>
              <w:bottom w:val="single" w:sz="6" w:space="0" w:color="000000"/>
              <w:right w:val="single" w:sz="6" w:space="0" w:color="000000"/>
            </w:tcBorders>
            <w:vAlign w:val="center"/>
          </w:tcPr>
          <w:p w14:paraId="217106B9" w14:textId="189E4125" w:rsidR="007A2E92" w:rsidRPr="0020295F" w:rsidRDefault="007A2E92" w:rsidP="007A2E92">
            <w:pPr>
              <w:spacing w:beforeLines="60" w:before="144" w:afterLines="60" w:after="144" w:line="240" w:lineRule="auto"/>
              <w:rPr>
                <w:rPrChange w:id="1512" w:author="Jan Kelemen" w:date="2016-01-20T17:07:00Z">
                  <w:rPr/>
                </w:rPrChange>
              </w:rPr>
            </w:pPr>
            <w:r w:rsidRPr="0020295F">
              <w:rPr>
                <w:rPrChange w:id="1513" w:author="Jan Kelemen" w:date="2016-01-20T17:07:00Z">
                  <w:rPr/>
                </w:rPrChange>
              </w:rP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081BAF97" w14:textId="0A35DB3F" w:rsidR="007A2E92" w:rsidRPr="0020295F" w:rsidRDefault="007A2E92" w:rsidP="007A2E92">
            <w:pPr>
              <w:spacing w:beforeLines="60" w:before="144" w:afterLines="60" w:after="144" w:line="240" w:lineRule="auto"/>
              <w:rPr>
                <w:rPrChange w:id="1514" w:author="Jan Kelemen" w:date="2016-01-20T17:07:00Z">
                  <w:rPr/>
                </w:rPrChange>
              </w:rPr>
            </w:pPr>
            <w:r w:rsidRPr="0020295F">
              <w:rPr>
                <w:rPrChange w:id="1515" w:author="Jan Kelemen" w:date="2016-01-20T17:07:00Z">
                  <w:rPr/>
                </w:rPrChange>
              </w:rPr>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292BF92A" w14:textId="6100D43B" w:rsidR="007A2E92" w:rsidRPr="0020295F" w:rsidRDefault="007A2E92" w:rsidP="007A2E92">
            <w:pPr>
              <w:spacing w:beforeLines="60" w:before="144" w:afterLines="60" w:after="144" w:line="240" w:lineRule="auto"/>
              <w:rPr>
                <w:rPrChange w:id="1516" w:author="Jan Kelemen" w:date="2016-01-20T17:07:00Z">
                  <w:rPr/>
                </w:rPrChange>
              </w:rPr>
            </w:pPr>
            <w:r w:rsidRPr="0020295F">
              <w:rPr>
                <w:rPrChange w:id="1517" w:author="Jan Kelemen" w:date="2016-01-20T17:07:00Z">
                  <w:rPr/>
                </w:rPrChange>
              </w:rPr>
              <w:t>19.01.2016.</w:t>
            </w:r>
          </w:p>
        </w:tc>
      </w:tr>
      <w:tr w:rsidR="007A2E92" w:rsidRPr="0020295F" w14:paraId="3585544F" w14:textId="77777777" w:rsidTr="005E4C33">
        <w:tc>
          <w:tcPr>
            <w:tcW w:w="723" w:type="dxa"/>
            <w:tcBorders>
              <w:top w:val="single" w:sz="6" w:space="0" w:color="000000"/>
              <w:left w:val="nil"/>
              <w:bottom w:val="single" w:sz="6" w:space="0" w:color="000000"/>
              <w:right w:val="single" w:sz="6" w:space="0" w:color="000000"/>
            </w:tcBorders>
            <w:vAlign w:val="center"/>
          </w:tcPr>
          <w:p w14:paraId="59F86197" w14:textId="363BDEAE" w:rsidR="007A2E92" w:rsidRPr="0020295F" w:rsidRDefault="004130A4" w:rsidP="007A2E92">
            <w:pPr>
              <w:spacing w:beforeLines="60" w:before="144" w:afterLines="60" w:after="144" w:line="240" w:lineRule="auto"/>
              <w:rPr>
                <w:rPrChange w:id="1518" w:author="Jan Kelemen" w:date="2016-01-20T17:07:00Z">
                  <w:rPr/>
                </w:rPrChange>
              </w:rPr>
            </w:pPr>
            <w:r w:rsidRPr="0020295F">
              <w:rPr>
                <w:rPrChange w:id="1519" w:author="Jan Kelemen" w:date="2016-01-20T17:07:00Z">
                  <w:rPr/>
                </w:rPrChange>
              </w:rPr>
              <w:t>1.21</w:t>
            </w:r>
          </w:p>
        </w:tc>
        <w:tc>
          <w:tcPr>
            <w:tcW w:w="5487" w:type="dxa"/>
            <w:tcBorders>
              <w:top w:val="single" w:sz="6" w:space="0" w:color="000000"/>
              <w:left w:val="nil"/>
              <w:bottom w:val="single" w:sz="6" w:space="0" w:color="000000"/>
              <w:right w:val="single" w:sz="6" w:space="0" w:color="000000"/>
            </w:tcBorders>
            <w:vAlign w:val="center"/>
          </w:tcPr>
          <w:p w14:paraId="28C4B885" w14:textId="31DA7C6C" w:rsidR="007A2E92" w:rsidRPr="0020295F" w:rsidRDefault="004130A4" w:rsidP="007A2E92">
            <w:pPr>
              <w:spacing w:beforeLines="60" w:before="144" w:afterLines="60" w:after="144" w:line="240" w:lineRule="auto"/>
              <w:rPr>
                <w:rPrChange w:id="1520" w:author="Jan Kelemen" w:date="2016-01-20T17:07:00Z">
                  <w:rPr/>
                </w:rPrChange>
              </w:rPr>
            </w:pPr>
            <w:r w:rsidRPr="0020295F">
              <w:rPr>
                <w:rPrChange w:id="1521" w:author="Jan Kelemen" w:date="2016-01-20T17:07:00Z">
                  <w:rPr/>
                </w:rPrChange>
              </w:rPr>
              <w:t>Dodani komponentni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1DE797EA" w14:textId="25E41274" w:rsidR="007A2E92" w:rsidRPr="0020295F" w:rsidRDefault="004130A4" w:rsidP="007A2E92">
            <w:pPr>
              <w:spacing w:beforeLines="60" w:before="144" w:afterLines="60" w:after="144" w:line="240" w:lineRule="auto"/>
              <w:rPr>
                <w:rPrChange w:id="1522" w:author="Jan Kelemen" w:date="2016-01-20T17:07:00Z">
                  <w:rPr/>
                </w:rPrChange>
              </w:rPr>
            </w:pPr>
            <w:r w:rsidRPr="0020295F">
              <w:rPr>
                <w:rPrChange w:id="1523" w:author="Jan Kelemen" w:date="2016-01-20T17:07:00Z">
                  <w:rPr/>
                </w:rPrChange>
              </w:rPr>
              <w:t>Kelemen</w:t>
            </w:r>
          </w:p>
        </w:tc>
        <w:tc>
          <w:tcPr>
            <w:tcW w:w="1484" w:type="dxa"/>
            <w:tcBorders>
              <w:top w:val="single" w:sz="6" w:space="0" w:color="000000"/>
              <w:left w:val="single" w:sz="6" w:space="0" w:color="000000"/>
              <w:bottom w:val="single" w:sz="6" w:space="0" w:color="000000"/>
              <w:right w:val="nil"/>
            </w:tcBorders>
            <w:vAlign w:val="center"/>
          </w:tcPr>
          <w:p w14:paraId="58BBBE6E" w14:textId="39A4B01A" w:rsidR="007A2E92" w:rsidRPr="0020295F" w:rsidRDefault="004130A4" w:rsidP="007A2E92">
            <w:pPr>
              <w:spacing w:beforeLines="60" w:before="144" w:afterLines="60" w:after="144" w:line="240" w:lineRule="auto"/>
              <w:rPr>
                <w:rPrChange w:id="1524" w:author="Jan Kelemen" w:date="2016-01-20T17:07:00Z">
                  <w:rPr/>
                </w:rPrChange>
              </w:rPr>
            </w:pPr>
            <w:r w:rsidRPr="0020295F">
              <w:rPr>
                <w:rPrChange w:id="1525" w:author="Jan Kelemen" w:date="2016-01-20T17:07:00Z">
                  <w:rPr/>
                </w:rPrChange>
              </w:rPr>
              <w:t>19.01.2016.</w:t>
            </w:r>
          </w:p>
        </w:tc>
      </w:tr>
      <w:tr w:rsidR="006631E0" w:rsidRPr="0020295F" w14:paraId="1BCD7EDA" w14:textId="77777777" w:rsidTr="005E4C33">
        <w:tc>
          <w:tcPr>
            <w:tcW w:w="723" w:type="dxa"/>
            <w:tcBorders>
              <w:top w:val="single" w:sz="6" w:space="0" w:color="000000"/>
              <w:left w:val="nil"/>
              <w:bottom w:val="single" w:sz="6" w:space="0" w:color="000000"/>
              <w:right w:val="single" w:sz="6" w:space="0" w:color="000000"/>
            </w:tcBorders>
            <w:vAlign w:val="center"/>
          </w:tcPr>
          <w:p w14:paraId="6754DE5D" w14:textId="474BDA19" w:rsidR="006631E0" w:rsidRPr="0020295F" w:rsidRDefault="006631E0" w:rsidP="006631E0">
            <w:pPr>
              <w:spacing w:beforeLines="60" w:before="144" w:afterLines="60" w:after="144" w:line="240" w:lineRule="auto"/>
              <w:rPr>
                <w:rPrChange w:id="1526" w:author="Jan Kelemen" w:date="2016-01-20T17:07:00Z">
                  <w:rPr/>
                </w:rPrChange>
              </w:rPr>
            </w:pPr>
            <w:r w:rsidRPr="0020295F">
              <w:rPr>
                <w:rPrChange w:id="1527" w:author="Jan Kelemen" w:date="2016-01-20T17:07:00Z">
                  <w:rPr/>
                </w:rPrChange>
              </w:rPr>
              <w:t>1.25</w:t>
            </w:r>
          </w:p>
        </w:tc>
        <w:tc>
          <w:tcPr>
            <w:tcW w:w="5487" w:type="dxa"/>
            <w:tcBorders>
              <w:top w:val="single" w:sz="6" w:space="0" w:color="000000"/>
              <w:left w:val="nil"/>
              <w:bottom w:val="single" w:sz="6" w:space="0" w:color="000000"/>
              <w:right w:val="single" w:sz="6" w:space="0" w:color="000000"/>
            </w:tcBorders>
            <w:vAlign w:val="center"/>
          </w:tcPr>
          <w:p w14:paraId="3DE38341" w14:textId="39BEE46B" w:rsidR="006631E0" w:rsidRPr="0020295F" w:rsidRDefault="006631E0" w:rsidP="006631E0">
            <w:pPr>
              <w:spacing w:beforeLines="60" w:before="144" w:afterLines="60" w:after="144" w:line="240" w:lineRule="auto"/>
              <w:rPr>
                <w:rPrChange w:id="1528" w:author="Jan Kelemen" w:date="2016-01-20T17:07:00Z">
                  <w:rPr/>
                </w:rPrChange>
              </w:rPr>
            </w:pPr>
            <w:r w:rsidRPr="0020295F">
              <w:rPr>
                <w:rPrChange w:id="1529" w:author="Jan Kelemen" w:date="2016-01-20T17:07:00Z">
                  <w:rPr/>
                </w:rPrChange>
              </w:rPr>
              <w:t>Dodan zaključak</w:t>
            </w:r>
            <w:r w:rsidR="003B70CB" w:rsidRPr="0020295F">
              <w:rPr>
                <w:rPrChange w:id="1530" w:author="Jan Kelemen" w:date="2016-01-20T17:07:00Z">
                  <w:rPr/>
                </w:rPrChange>
              </w:rPr>
              <w:t xml:space="preserve"> </w:t>
            </w:r>
            <w:r w:rsidR="00197614" w:rsidRPr="0020295F">
              <w:rPr>
                <w:rPrChange w:id="1531" w:author="Jan Kelemen" w:date="2016-01-20T17:07:00Z">
                  <w:rPr/>
                </w:rPrChange>
              </w:rPr>
              <w:t>i ostali pojmovi</w:t>
            </w:r>
          </w:p>
        </w:tc>
        <w:tc>
          <w:tcPr>
            <w:tcW w:w="1593" w:type="dxa"/>
            <w:tcBorders>
              <w:top w:val="single" w:sz="6" w:space="0" w:color="000000"/>
              <w:left w:val="single" w:sz="6" w:space="0" w:color="000000"/>
              <w:bottom w:val="single" w:sz="6" w:space="0" w:color="000000"/>
              <w:right w:val="single" w:sz="6" w:space="0" w:color="000000"/>
            </w:tcBorders>
            <w:vAlign w:val="center"/>
          </w:tcPr>
          <w:p w14:paraId="5C2F3CE9" w14:textId="2EC28594" w:rsidR="006631E0" w:rsidRPr="0020295F" w:rsidRDefault="006631E0" w:rsidP="006631E0">
            <w:pPr>
              <w:spacing w:beforeLines="60" w:before="144" w:afterLines="60" w:after="144" w:line="240" w:lineRule="auto"/>
              <w:rPr>
                <w:rPrChange w:id="1532" w:author="Jan Kelemen" w:date="2016-01-20T17:07:00Z">
                  <w:rPr/>
                </w:rPrChange>
              </w:rPr>
            </w:pPr>
            <w:r w:rsidRPr="0020295F">
              <w:rPr>
                <w:rPrChange w:id="1533" w:author="Jan Kelemen" w:date="2016-01-20T17:07:00Z">
                  <w:rPr/>
                </w:rPrChange>
              </w:rPr>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1B40B0DB" w14:textId="778B43B2" w:rsidR="006631E0" w:rsidRPr="0020295F" w:rsidRDefault="006631E0" w:rsidP="006631E0">
            <w:pPr>
              <w:spacing w:beforeLines="60" w:before="144" w:afterLines="60" w:after="144" w:line="240" w:lineRule="auto"/>
              <w:rPr>
                <w:rPrChange w:id="1534" w:author="Jan Kelemen" w:date="2016-01-20T17:07:00Z">
                  <w:rPr/>
                </w:rPrChange>
              </w:rPr>
            </w:pPr>
            <w:r w:rsidRPr="0020295F">
              <w:rPr>
                <w:rPrChange w:id="1535" w:author="Jan Kelemen" w:date="2016-01-20T17:07:00Z">
                  <w:rPr/>
                </w:rPrChange>
              </w:rPr>
              <w:t>19.01.2016.</w:t>
            </w:r>
          </w:p>
        </w:tc>
      </w:tr>
      <w:tr w:rsidR="006631E0" w:rsidRPr="0020295F" w14:paraId="5DF6273B" w14:textId="77777777" w:rsidTr="005E4C33">
        <w:tc>
          <w:tcPr>
            <w:tcW w:w="723" w:type="dxa"/>
            <w:tcBorders>
              <w:top w:val="single" w:sz="6" w:space="0" w:color="000000"/>
              <w:left w:val="nil"/>
              <w:bottom w:val="single" w:sz="6" w:space="0" w:color="000000"/>
              <w:right w:val="single" w:sz="6" w:space="0" w:color="000000"/>
            </w:tcBorders>
            <w:vAlign w:val="center"/>
          </w:tcPr>
          <w:p w14:paraId="35883B00" w14:textId="34A1DA3A" w:rsidR="006631E0" w:rsidRPr="0020295F" w:rsidRDefault="003569F5" w:rsidP="006631E0">
            <w:pPr>
              <w:spacing w:beforeLines="60" w:before="144" w:afterLines="60" w:after="144" w:line="240" w:lineRule="auto"/>
              <w:rPr>
                <w:rPrChange w:id="1536" w:author="Jan Kelemen" w:date="2016-01-20T17:07:00Z">
                  <w:rPr/>
                </w:rPrChange>
              </w:rPr>
            </w:pPr>
            <w:r w:rsidRPr="0020295F">
              <w:rPr>
                <w:rPrChange w:id="1537" w:author="Jan Kelemen" w:date="2016-01-20T17:07:00Z">
                  <w:rPr/>
                </w:rPrChange>
              </w:rPr>
              <w:t>1.26</w:t>
            </w:r>
          </w:p>
        </w:tc>
        <w:tc>
          <w:tcPr>
            <w:tcW w:w="5487" w:type="dxa"/>
            <w:tcBorders>
              <w:top w:val="single" w:sz="6" w:space="0" w:color="000000"/>
              <w:left w:val="nil"/>
              <w:bottom w:val="single" w:sz="6" w:space="0" w:color="000000"/>
              <w:right w:val="single" w:sz="6" w:space="0" w:color="000000"/>
            </w:tcBorders>
            <w:vAlign w:val="center"/>
          </w:tcPr>
          <w:p w14:paraId="464C459E" w14:textId="403DA708" w:rsidR="006631E0" w:rsidRPr="0020295F" w:rsidRDefault="003569F5" w:rsidP="006631E0">
            <w:pPr>
              <w:spacing w:beforeLines="60" w:before="144" w:afterLines="60" w:after="144" w:line="240" w:lineRule="auto"/>
              <w:rPr>
                <w:rPrChange w:id="1538" w:author="Jan Kelemen" w:date="2016-01-20T17:07:00Z">
                  <w:rPr/>
                </w:rPrChange>
              </w:rPr>
            </w:pPr>
            <w:r w:rsidRPr="0020295F">
              <w:rPr>
                <w:rPrChange w:id="1539" w:author="Jan Kelemen" w:date="2016-01-20T17:07:00Z">
                  <w:rPr/>
                </w:rPrChange>
              </w:rPr>
              <w:t>Dodan dijagram aktivnosti</w:t>
            </w:r>
          </w:p>
        </w:tc>
        <w:tc>
          <w:tcPr>
            <w:tcW w:w="1593" w:type="dxa"/>
            <w:tcBorders>
              <w:top w:val="single" w:sz="6" w:space="0" w:color="000000"/>
              <w:left w:val="single" w:sz="6" w:space="0" w:color="000000"/>
              <w:bottom w:val="single" w:sz="6" w:space="0" w:color="000000"/>
              <w:right w:val="single" w:sz="6" w:space="0" w:color="000000"/>
            </w:tcBorders>
            <w:vAlign w:val="center"/>
          </w:tcPr>
          <w:p w14:paraId="77179756" w14:textId="183DAE15" w:rsidR="006631E0" w:rsidRPr="0020295F" w:rsidRDefault="003569F5" w:rsidP="006631E0">
            <w:pPr>
              <w:spacing w:beforeLines="60" w:before="144" w:afterLines="60" w:after="144" w:line="240" w:lineRule="auto"/>
              <w:rPr>
                <w:rPrChange w:id="1540" w:author="Jan Kelemen" w:date="2016-01-20T17:07:00Z">
                  <w:rPr/>
                </w:rPrChange>
              </w:rPr>
            </w:pPr>
            <w:r w:rsidRPr="0020295F">
              <w:rPr>
                <w:rPrChange w:id="1541" w:author="Jan Kelemen" w:date="2016-01-20T17:07:00Z">
                  <w:rPr/>
                </w:rPrChange>
              </w:rPr>
              <w:t>Kelemen</w:t>
            </w:r>
          </w:p>
        </w:tc>
        <w:tc>
          <w:tcPr>
            <w:tcW w:w="1484" w:type="dxa"/>
            <w:tcBorders>
              <w:top w:val="single" w:sz="6" w:space="0" w:color="000000"/>
              <w:left w:val="single" w:sz="6" w:space="0" w:color="000000"/>
              <w:bottom w:val="single" w:sz="6" w:space="0" w:color="000000"/>
              <w:right w:val="nil"/>
            </w:tcBorders>
            <w:vAlign w:val="center"/>
          </w:tcPr>
          <w:p w14:paraId="5F15AF62" w14:textId="114C1CBF" w:rsidR="006631E0" w:rsidRPr="0020295F" w:rsidRDefault="003569F5" w:rsidP="006631E0">
            <w:pPr>
              <w:spacing w:beforeLines="60" w:before="144" w:afterLines="60" w:after="144" w:line="240" w:lineRule="auto"/>
              <w:rPr>
                <w:rPrChange w:id="1542" w:author="Jan Kelemen" w:date="2016-01-20T17:07:00Z">
                  <w:rPr/>
                </w:rPrChange>
              </w:rPr>
            </w:pPr>
            <w:r w:rsidRPr="0020295F">
              <w:rPr>
                <w:rPrChange w:id="1543" w:author="Jan Kelemen" w:date="2016-01-20T17:07:00Z">
                  <w:rPr/>
                </w:rPrChange>
              </w:rPr>
              <w:t>19.01.2016.</w:t>
            </w:r>
          </w:p>
        </w:tc>
      </w:tr>
      <w:tr w:rsidR="003569F5" w:rsidRPr="0020295F" w14:paraId="44E61B76" w14:textId="77777777" w:rsidTr="005E4C33">
        <w:tc>
          <w:tcPr>
            <w:tcW w:w="723" w:type="dxa"/>
            <w:tcBorders>
              <w:top w:val="single" w:sz="6" w:space="0" w:color="000000"/>
              <w:left w:val="nil"/>
              <w:bottom w:val="single" w:sz="6" w:space="0" w:color="000000"/>
              <w:right w:val="single" w:sz="6" w:space="0" w:color="000000"/>
            </w:tcBorders>
            <w:vAlign w:val="center"/>
          </w:tcPr>
          <w:p w14:paraId="53EB55F9" w14:textId="2DCBA283" w:rsidR="003569F5" w:rsidRPr="0020295F" w:rsidRDefault="00AB6D34" w:rsidP="006631E0">
            <w:pPr>
              <w:spacing w:beforeLines="60" w:before="144" w:afterLines="60" w:after="144" w:line="240" w:lineRule="auto"/>
              <w:rPr>
                <w:rPrChange w:id="1544" w:author="Jan Kelemen" w:date="2016-01-20T17:07:00Z">
                  <w:rPr/>
                </w:rPrChange>
              </w:rPr>
            </w:pPr>
            <w:r w:rsidRPr="0020295F">
              <w:rPr>
                <w:rPrChange w:id="1545" w:author="Jan Kelemen" w:date="2016-01-20T17:07:00Z">
                  <w:rPr/>
                </w:rPrChange>
              </w:rPr>
              <w:t>1.27</w:t>
            </w:r>
          </w:p>
        </w:tc>
        <w:tc>
          <w:tcPr>
            <w:tcW w:w="5487" w:type="dxa"/>
            <w:tcBorders>
              <w:top w:val="single" w:sz="6" w:space="0" w:color="000000"/>
              <w:left w:val="nil"/>
              <w:bottom w:val="single" w:sz="6" w:space="0" w:color="000000"/>
              <w:right w:val="single" w:sz="6" w:space="0" w:color="000000"/>
            </w:tcBorders>
            <w:vAlign w:val="center"/>
          </w:tcPr>
          <w:p w14:paraId="064E0DFF" w14:textId="78264132" w:rsidR="003569F5" w:rsidRPr="0020295F" w:rsidRDefault="00AB6D34" w:rsidP="006631E0">
            <w:pPr>
              <w:spacing w:beforeLines="60" w:before="144" w:afterLines="60" w:after="144" w:line="240" w:lineRule="auto"/>
              <w:rPr>
                <w:rPrChange w:id="1546" w:author="Jan Kelemen" w:date="2016-01-20T17:07:00Z">
                  <w:rPr/>
                </w:rPrChange>
              </w:rPr>
            </w:pPr>
            <w:r w:rsidRPr="0020295F">
              <w:rPr>
                <w:rPrChange w:id="1547" w:author="Jan Kelemen" w:date="2016-01-20T17:07:00Z">
                  <w:rPr/>
                </w:rPrChange>
              </w:rPr>
              <w:t>Dodan dijagram stanja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7BAF9F" w14:textId="6EA0118C" w:rsidR="003569F5" w:rsidRPr="0020295F" w:rsidRDefault="00AB6D34" w:rsidP="006631E0">
            <w:pPr>
              <w:spacing w:beforeLines="60" w:before="144" w:afterLines="60" w:after="144" w:line="240" w:lineRule="auto"/>
              <w:rPr>
                <w:rPrChange w:id="1548" w:author="Jan Kelemen" w:date="2016-01-20T17:07:00Z">
                  <w:rPr/>
                </w:rPrChange>
              </w:rPr>
            </w:pPr>
            <w:r w:rsidRPr="0020295F">
              <w:rPr>
                <w:rPrChange w:id="1549" w:author="Jan Kelemen" w:date="2016-01-20T17:07:00Z">
                  <w:rPr/>
                </w:rPrChange>
              </w:rPr>
              <w:t>Kelemen</w:t>
            </w:r>
          </w:p>
        </w:tc>
        <w:tc>
          <w:tcPr>
            <w:tcW w:w="1484" w:type="dxa"/>
            <w:tcBorders>
              <w:top w:val="single" w:sz="6" w:space="0" w:color="000000"/>
              <w:left w:val="single" w:sz="6" w:space="0" w:color="000000"/>
              <w:bottom w:val="single" w:sz="6" w:space="0" w:color="000000"/>
              <w:right w:val="nil"/>
            </w:tcBorders>
            <w:vAlign w:val="center"/>
          </w:tcPr>
          <w:p w14:paraId="530D6B9C" w14:textId="0DCE27C4" w:rsidR="003569F5" w:rsidRPr="0020295F" w:rsidRDefault="00AB6D34" w:rsidP="006631E0">
            <w:pPr>
              <w:spacing w:beforeLines="60" w:before="144" w:afterLines="60" w:after="144" w:line="240" w:lineRule="auto"/>
              <w:rPr>
                <w:rPrChange w:id="1550" w:author="Jan Kelemen" w:date="2016-01-20T17:07:00Z">
                  <w:rPr/>
                </w:rPrChange>
              </w:rPr>
            </w:pPr>
            <w:r w:rsidRPr="0020295F">
              <w:rPr>
                <w:rPrChange w:id="1551" w:author="Jan Kelemen" w:date="2016-01-20T17:07:00Z">
                  <w:rPr/>
                </w:rPrChange>
              </w:rPr>
              <w:t>19.01.2016.</w:t>
            </w:r>
          </w:p>
        </w:tc>
      </w:tr>
      <w:tr w:rsidR="00AB6D34" w:rsidRPr="0020295F" w14:paraId="299E0251" w14:textId="77777777" w:rsidTr="005E4C33">
        <w:tc>
          <w:tcPr>
            <w:tcW w:w="723" w:type="dxa"/>
            <w:tcBorders>
              <w:top w:val="single" w:sz="6" w:space="0" w:color="000000"/>
              <w:left w:val="nil"/>
              <w:bottom w:val="single" w:sz="6" w:space="0" w:color="000000"/>
              <w:right w:val="single" w:sz="6" w:space="0" w:color="000000"/>
            </w:tcBorders>
            <w:vAlign w:val="center"/>
          </w:tcPr>
          <w:p w14:paraId="539BC6A7" w14:textId="38D84014" w:rsidR="00AB6D34" w:rsidRPr="0020295F" w:rsidRDefault="00AB6D34" w:rsidP="006631E0">
            <w:pPr>
              <w:spacing w:beforeLines="60" w:before="144" w:afterLines="60" w:after="144" w:line="240" w:lineRule="auto"/>
              <w:rPr>
                <w:rPrChange w:id="1552" w:author="Jan Kelemen" w:date="2016-01-20T17:07:00Z">
                  <w:rPr/>
                </w:rPrChange>
              </w:rPr>
            </w:pPr>
            <w:r w:rsidRPr="0020295F">
              <w:rPr>
                <w:rPrChange w:id="1553" w:author="Jan Kelemen" w:date="2016-01-20T17:07:00Z">
                  <w:rPr/>
                </w:rPrChange>
              </w:rPr>
              <w:t>1.28</w:t>
            </w:r>
          </w:p>
        </w:tc>
        <w:tc>
          <w:tcPr>
            <w:tcW w:w="5487" w:type="dxa"/>
            <w:tcBorders>
              <w:top w:val="single" w:sz="6" w:space="0" w:color="000000"/>
              <w:left w:val="nil"/>
              <w:bottom w:val="single" w:sz="6" w:space="0" w:color="000000"/>
              <w:right w:val="single" w:sz="6" w:space="0" w:color="000000"/>
            </w:tcBorders>
            <w:vAlign w:val="center"/>
          </w:tcPr>
          <w:p w14:paraId="1A20CDD6" w14:textId="5B1F09BE" w:rsidR="00AB6D34" w:rsidRPr="0020295F" w:rsidRDefault="00AB6D34" w:rsidP="006631E0">
            <w:pPr>
              <w:spacing w:beforeLines="60" w:before="144" w:afterLines="60" w:after="144" w:line="240" w:lineRule="auto"/>
              <w:rPr>
                <w:rPrChange w:id="1554" w:author="Jan Kelemen" w:date="2016-01-20T17:07:00Z">
                  <w:rPr/>
                </w:rPrChange>
              </w:rPr>
            </w:pPr>
            <w:r w:rsidRPr="0020295F">
              <w:rPr>
                <w:rPrChange w:id="1555" w:author="Jan Kelemen" w:date="2016-01-20T17:07:00Z">
                  <w:rPr/>
                </w:rPrChange>
              </w:rPr>
              <w:t>Dodane upute za instalaciju</w:t>
            </w:r>
          </w:p>
        </w:tc>
        <w:tc>
          <w:tcPr>
            <w:tcW w:w="1593" w:type="dxa"/>
            <w:tcBorders>
              <w:top w:val="single" w:sz="6" w:space="0" w:color="000000"/>
              <w:left w:val="single" w:sz="6" w:space="0" w:color="000000"/>
              <w:bottom w:val="single" w:sz="6" w:space="0" w:color="000000"/>
              <w:right w:val="single" w:sz="6" w:space="0" w:color="000000"/>
            </w:tcBorders>
            <w:vAlign w:val="center"/>
          </w:tcPr>
          <w:p w14:paraId="7785440F" w14:textId="50C5ACFE" w:rsidR="00AB6D34" w:rsidRPr="0020295F" w:rsidRDefault="00AB6D34" w:rsidP="006631E0">
            <w:pPr>
              <w:spacing w:beforeLines="60" w:before="144" w:afterLines="60" w:after="144" w:line="240" w:lineRule="auto"/>
              <w:rPr>
                <w:rPrChange w:id="1556" w:author="Jan Kelemen" w:date="2016-01-20T17:07:00Z">
                  <w:rPr/>
                </w:rPrChange>
              </w:rPr>
            </w:pPr>
            <w:r w:rsidRPr="0020295F">
              <w:rPr>
                <w:rPrChange w:id="1557" w:author="Jan Kelemen" w:date="2016-01-20T17:07:00Z">
                  <w:rPr/>
                </w:rPrChange>
              </w:rPr>
              <w:t>Gulan</w:t>
            </w:r>
          </w:p>
        </w:tc>
        <w:tc>
          <w:tcPr>
            <w:tcW w:w="1484" w:type="dxa"/>
            <w:tcBorders>
              <w:top w:val="single" w:sz="6" w:space="0" w:color="000000"/>
              <w:left w:val="single" w:sz="6" w:space="0" w:color="000000"/>
              <w:bottom w:val="single" w:sz="6" w:space="0" w:color="000000"/>
              <w:right w:val="nil"/>
            </w:tcBorders>
            <w:vAlign w:val="center"/>
          </w:tcPr>
          <w:p w14:paraId="4E90F1ED" w14:textId="55AB8C4B" w:rsidR="00AB6D34" w:rsidRPr="0020295F" w:rsidRDefault="00AB6D34" w:rsidP="006631E0">
            <w:pPr>
              <w:spacing w:beforeLines="60" w:before="144" w:afterLines="60" w:after="144" w:line="240" w:lineRule="auto"/>
              <w:rPr>
                <w:rPrChange w:id="1558" w:author="Jan Kelemen" w:date="2016-01-20T17:07:00Z">
                  <w:rPr/>
                </w:rPrChange>
              </w:rPr>
            </w:pPr>
            <w:r w:rsidRPr="0020295F">
              <w:rPr>
                <w:rPrChange w:id="1559" w:author="Jan Kelemen" w:date="2016-01-20T17:07:00Z">
                  <w:rPr/>
                </w:rPrChange>
              </w:rPr>
              <w:t>19.01.2016.</w:t>
            </w:r>
          </w:p>
        </w:tc>
      </w:tr>
      <w:tr w:rsidR="004722EF" w:rsidRPr="0020295F" w14:paraId="246B1611" w14:textId="77777777" w:rsidTr="00D9128D">
        <w:trPr>
          <w:trHeight w:val="1097"/>
        </w:trPr>
        <w:tc>
          <w:tcPr>
            <w:tcW w:w="723" w:type="dxa"/>
            <w:tcBorders>
              <w:top w:val="single" w:sz="6" w:space="0" w:color="000000"/>
              <w:left w:val="nil"/>
              <w:bottom w:val="single" w:sz="6" w:space="0" w:color="000000"/>
              <w:right w:val="single" w:sz="6" w:space="0" w:color="000000"/>
            </w:tcBorders>
            <w:vAlign w:val="center"/>
          </w:tcPr>
          <w:p w14:paraId="72650353" w14:textId="4E5A4F03" w:rsidR="004722EF" w:rsidRPr="0020295F" w:rsidRDefault="004722EF">
            <w:pPr>
              <w:spacing w:beforeLines="60" w:before="144" w:afterLines="60" w:after="144" w:line="240" w:lineRule="auto"/>
              <w:rPr>
                <w:rPrChange w:id="1560" w:author="Jan Kelemen" w:date="2016-01-20T17:07:00Z">
                  <w:rPr/>
                </w:rPrChange>
              </w:rPr>
            </w:pPr>
            <w:r w:rsidRPr="0020295F">
              <w:rPr>
                <w:rPrChange w:id="1561" w:author="Jan Kelemen" w:date="2016-01-20T17:07:00Z">
                  <w:rPr/>
                </w:rPrChange>
              </w:rPr>
              <w:t>1.3</w:t>
            </w:r>
          </w:p>
        </w:tc>
        <w:tc>
          <w:tcPr>
            <w:tcW w:w="5487" w:type="dxa"/>
            <w:tcBorders>
              <w:top w:val="single" w:sz="6" w:space="0" w:color="000000"/>
              <w:left w:val="nil"/>
              <w:bottom w:val="single" w:sz="6" w:space="0" w:color="000000"/>
              <w:right w:val="single" w:sz="6" w:space="0" w:color="000000"/>
            </w:tcBorders>
            <w:vAlign w:val="center"/>
          </w:tcPr>
          <w:p w14:paraId="283D7706" w14:textId="19FCFF69" w:rsidR="004722EF" w:rsidRPr="0020295F" w:rsidRDefault="0082366C">
            <w:pPr>
              <w:spacing w:beforeLines="60" w:before="144" w:afterLines="60" w:after="144" w:line="240" w:lineRule="auto"/>
              <w:rPr>
                <w:rPrChange w:id="1562" w:author="Jan Kelemen" w:date="2016-01-20T17:07:00Z">
                  <w:rPr/>
                </w:rPrChange>
              </w:rPr>
            </w:pPr>
            <w:r w:rsidRPr="0020295F">
              <w:rPr>
                <w:rPrChange w:id="1563" w:author="Jan Kelemen" w:date="2016-01-20T17:07:00Z">
                  <w:rPr/>
                </w:rPrChange>
              </w:rPr>
              <w:t>Ažurirana zaduženja članova grupe, p</w:t>
            </w:r>
            <w:r w:rsidR="004722EF" w:rsidRPr="0020295F">
              <w:rPr>
                <w:rPrChange w:id="1564" w:author="Jan Kelemen" w:date="2016-01-20T17:07:00Z">
                  <w:rPr/>
                </w:rPrChange>
              </w:rPr>
              <w:t>opravljeni sekvencijski dijagrami, dodani komunikacijski dijagrami, ažuriran pojmovnik</w:t>
            </w:r>
            <w:r w:rsidRPr="0020295F">
              <w:rPr>
                <w:rPrChange w:id="1565" w:author="Jan Kelemen" w:date="2016-01-20T17:07:00Z">
                  <w:rPr/>
                </w:rPrChange>
              </w:rPr>
              <w:t>, ažurirani dodaci C i D</w:t>
            </w:r>
          </w:p>
        </w:tc>
        <w:tc>
          <w:tcPr>
            <w:tcW w:w="1593" w:type="dxa"/>
            <w:tcBorders>
              <w:top w:val="single" w:sz="6" w:space="0" w:color="000000"/>
              <w:left w:val="single" w:sz="6" w:space="0" w:color="000000"/>
              <w:bottom w:val="single" w:sz="6" w:space="0" w:color="000000"/>
              <w:right w:val="single" w:sz="6" w:space="0" w:color="000000"/>
            </w:tcBorders>
            <w:vAlign w:val="center"/>
          </w:tcPr>
          <w:p w14:paraId="590BDBFF" w14:textId="19DF2EA5" w:rsidR="004722EF" w:rsidRPr="0020295F" w:rsidRDefault="0082366C" w:rsidP="006631E0">
            <w:pPr>
              <w:spacing w:beforeLines="60" w:before="144" w:afterLines="60" w:after="144" w:line="240" w:lineRule="auto"/>
              <w:rPr>
                <w:rPrChange w:id="1566" w:author="Jan Kelemen" w:date="2016-01-20T17:07:00Z">
                  <w:rPr/>
                </w:rPrChange>
              </w:rPr>
            </w:pPr>
            <w:r w:rsidRPr="0020295F">
              <w:rPr>
                <w:rPrChange w:id="1567" w:author="Jan Kelemen" w:date="2016-01-20T17:07:00Z">
                  <w:rPr/>
                </w:rPrChange>
              </w:rPr>
              <w:t>Kelemen, Šarić</w:t>
            </w:r>
          </w:p>
        </w:tc>
        <w:tc>
          <w:tcPr>
            <w:tcW w:w="1484" w:type="dxa"/>
            <w:tcBorders>
              <w:top w:val="single" w:sz="6" w:space="0" w:color="000000"/>
              <w:left w:val="single" w:sz="6" w:space="0" w:color="000000"/>
              <w:bottom w:val="single" w:sz="6" w:space="0" w:color="000000"/>
              <w:right w:val="nil"/>
            </w:tcBorders>
            <w:vAlign w:val="center"/>
          </w:tcPr>
          <w:p w14:paraId="3703B608" w14:textId="713941D2" w:rsidR="004722EF" w:rsidRPr="0020295F" w:rsidRDefault="0082366C" w:rsidP="006631E0">
            <w:pPr>
              <w:spacing w:beforeLines="60" w:before="144" w:afterLines="60" w:after="144" w:line="240" w:lineRule="auto"/>
              <w:rPr>
                <w:rPrChange w:id="1568" w:author="Jan Kelemen" w:date="2016-01-20T17:07:00Z">
                  <w:rPr/>
                </w:rPrChange>
              </w:rPr>
            </w:pPr>
            <w:r w:rsidRPr="0020295F">
              <w:rPr>
                <w:rPrChange w:id="1569" w:author="Jan Kelemen" w:date="2016-01-20T17:07:00Z">
                  <w:rPr/>
                </w:rPrChange>
              </w:rPr>
              <w:t>20.01.2016.</w:t>
            </w:r>
          </w:p>
        </w:tc>
      </w:tr>
      <w:tr w:rsidR="00604865" w:rsidRPr="0020295F" w14:paraId="77BB5350" w14:textId="77777777" w:rsidTr="00D9128D">
        <w:trPr>
          <w:trHeight w:val="692"/>
        </w:trPr>
        <w:tc>
          <w:tcPr>
            <w:tcW w:w="723" w:type="dxa"/>
            <w:tcBorders>
              <w:top w:val="single" w:sz="6" w:space="0" w:color="000000"/>
              <w:left w:val="nil"/>
              <w:bottom w:val="single" w:sz="6" w:space="0" w:color="000000"/>
              <w:right w:val="single" w:sz="6" w:space="0" w:color="000000"/>
            </w:tcBorders>
            <w:vAlign w:val="center"/>
          </w:tcPr>
          <w:p w14:paraId="5E3247F1" w14:textId="50DC809F" w:rsidR="00604865" w:rsidRPr="0020295F" w:rsidRDefault="00604865">
            <w:pPr>
              <w:spacing w:beforeLines="60" w:before="144" w:afterLines="60" w:after="144" w:line="240" w:lineRule="auto"/>
              <w:rPr>
                <w:rPrChange w:id="1570" w:author="Jan Kelemen" w:date="2016-01-20T17:07:00Z">
                  <w:rPr/>
                </w:rPrChange>
              </w:rPr>
            </w:pPr>
            <w:r w:rsidRPr="0020295F">
              <w:rPr>
                <w:rPrChange w:id="1571" w:author="Jan Kelemen" w:date="2016-01-20T17:07:00Z">
                  <w:rPr/>
                </w:rPrChange>
              </w:rPr>
              <w:t>1.31</w:t>
            </w:r>
          </w:p>
        </w:tc>
        <w:tc>
          <w:tcPr>
            <w:tcW w:w="5487" w:type="dxa"/>
            <w:tcBorders>
              <w:top w:val="single" w:sz="6" w:space="0" w:color="000000"/>
              <w:left w:val="nil"/>
              <w:bottom w:val="single" w:sz="6" w:space="0" w:color="000000"/>
              <w:right w:val="single" w:sz="6" w:space="0" w:color="000000"/>
            </w:tcBorders>
            <w:vAlign w:val="center"/>
          </w:tcPr>
          <w:p w14:paraId="49FEC6BC" w14:textId="4E6EBC49" w:rsidR="00604865" w:rsidRPr="0020295F" w:rsidRDefault="00604865">
            <w:pPr>
              <w:spacing w:beforeLines="60" w:before="144" w:afterLines="60" w:after="144" w:line="240" w:lineRule="auto"/>
              <w:rPr>
                <w:rPrChange w:id="1572" w:author="Jan Kelemen" w:date="2016-01-20T17:07:00Z">
                  <w:rPr/>
                </w:rPrChange>
              </w:rPr>
            </w:pPr>
            <w:r w:rsidRPr="0020295F">
              <w:rPr>
                <w:rPrChange w:id="1573" w:author="Jan Kelemen" w:date="2016-01-20T17:07:00Z">
                  <w:rPr/>
                </w:rPrChange>
              </w:rPr>
              <w:t>Dodane korištene tehnologije i alati</w:t>
            </w:r>
            <w:r w:rsidR="00F529A4" w:rsidRPr="0020295F">
              <w:rPr>
                <w:rPrChange w:id="1574" w:author="Jan Kelemen" w:date="2016-01-20T17:07:00Z">
                  <w:rPr/>
                </w:rPrChange>
              </w:rPr>
              <w:t>, prepravka dijagrama razreda i objekata</w:t>
            </w:r>
          </w:p>
        </w:tc>
        <w:tc>
          <w:tcPr>
            <w:tcW w:w="1593" w:type="dxa"/>
            <w:tcBorders>
              <w:top w:val="single" w:sz="6" w:space="0" w:color="000000"/>
              <w:left w:val="single" w:sz="6" w:space="0" w:color="000000"/>
              <w:bottom w:val="single" w:sz="6" w:space="0" w:color="000000"/>
              <w:right w:val="single" w:sz="6" w:space="0" w:color="000000"/>
            </w:tcBorders>
            <w:vAlign w:val="center"/>
          </w:tcPr>
          <w:p w14:paraId="4E1B0080" w14:textId="31A57488" w:rsidR="00604865" w:rsidRPr="0020295F" w:rsidRDefault="00604865" w:rsidP="006631E0">
            <w:pPr>
              <w:spacing w:beforeLines="60" w:before="144" w:afterLines="60" w:after="144" w:line="240" w:lineRule="auto"/>
              <w:rPr>
                <w:rPrChange w:id="1575" w:author="Jan Kelemen" w:date="2016-01-20T17:07:00Z">
                  <w:rPr/>
                </w:rPrChange>
              </w:rPr>
            </w:pPr>
            <w:r w:rsidRPr="0020295F">
              <w:rPr>
                <w:rPrChange w:id="1576" w:author="Jan Kelemen" w:date="2016-01-20T17:07:00Z">
                  <w:rPr/>
                </w:rPrChange>
              </w:rPr>
              <w:t>Gulan</w:t>
            </w:r>
          </w:p>
        </w:tc>
        <w:tc>
          <w:tcPr>
            <w:tcW w:w="1484" w:type="dxa"/>
            <w:tcBorders>
              <w:top w:val="single" w:sz="6" w:space="0" w:color="000000"/>
              <w:left w:val="single" w:sz="6" w:space="0" w:color="000000"/>
              <w:bottom w:val="single" w:sz="6" w:space="0" w:color="000000"/>
              <w:right w:val="nil"/>
            </w:tcBorders>
            <w:vAlign w:val="center"/>
          </w:tcPr>
          <w:p w14:paraId="7CEEFF0B" w14:textId="36602855" w:rsidR="00604865" w:rsidRPr="0020295F" w:rsidRDefault="00604865" w:rsidP="006631E0">
            <w:pPr>
              <w:spacing w:beforeLines="60" w:before="144" w:afterLines="60" w:after="144" w:line="240" w:lineRule="auto"/>
              <w:rPr>
                <w:rPrChange w:id="1577" w:author="Jan Kelemen" w:date="2016-01-20T17:07:00Z">
                  <w:rPr/>
                </w:rPrChange>
              </w:rPr>
            </w:pPr>
            <w:r w:rsidRPr="0020295F">
              <w:rPr>
                <w:rPrChange w:id="1578" w:author="Jan Kelemen" w:date="2016-01-20T17:07:00Z">
                  <w:rPr/>
                </w:rPrChange>
              </w:rPr>
              <w:t>20.01.2016.</w:t>
            </w:r>
          </w:p>
        </w:tc>
      </w:tr>
      <w:tr w:rsidR="00197614" w:rsidRPr="0020295F" w14:paraId="5A1FC5A7"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799C4A1" w14:textId="4C2E0844" w:rsidR="00197614" w:rsidRPr="0020295F" w:rsidRDefault="00197614" w:rsidP="00197614">
            <w:pPr>
              <w:spacing w:beforeLines="60" w:before="144" w:afterLines="60" w:after="144" w:line="240" w:lineRule="auto"/>
              <w:rPr>
                <w:rPrChange w:id="1579" w:author="Jan Kelemen" w:date="2016-01-20T17:07:00Z">
                  <w:rPr/>
                </w:rPrChange>
              </w:rPr>
            </w:pPr>
            <w:r w:rsidRPr="0020295F">
              <w:rPr>
                <w:rPrChange w:id="1580" w:author="Jan Kelemen" w:date="2016-01-20T17:07:00Z">
                  <w:rPr/>
                </w:rPrChange>
              </w:rPr>
              <w:lastRenderedPageBreak/>
              <w:t>1.4</w:t>
            </w:r>
          </w:p>
        </w:tc>
        <w:tc>
          <w:tcPr>
            <w:tcW w:w="5487" w:type="dxa"/>
            <w:tcBorders>
              <w:top w:val="single" w:sz="6" w:space="0" w:color="000000"/>
              <w:left w:val="nil"/>
              <w:bottom w:val="single" w:sz="6" w:space="0" w:color="000000"/>
              <w:right w:val="single" w:sz="6" w:space="0" w:color="000000"/>
            </w:tcBorders>
            <w:vAlign w:val="center"/>
          </w:tcPr>
          <w:p w14:paraId="5119294E" w14:textId="7E1AFC65" w:rsidR="00197614" w:rsidRPr="0020295F" w:rsidRDefault="00197614" w:rsidP="00197614">
            <w:pPr>
              <w:spacing w:beforeLines="60" w:before="144" w:afterLines="60" w:after="144" w:line="240" w:lineRule="auto"/>
              <w:rPr>
                <w:rPrChange w:id="1581" w:author="Jan Kelemen" w:date="2016-01-20T17:07:00Z">
                  <w:rPr/>
                </w:rPrChange>
              </w:rPr>
            </w:pPr>
            <w:r w:rsidRPr="0020295F">
              <w:rPr>
                <w:rPrChange w:id="1582" w:author="Jan Kelemen" w:date="2016-01-20T17:07:00Z">
                  <w:rPr/>
                </w:rPrChange>
              </w:rPr>
              <w:t>Dodane korisničke upute</w:t>
            </w:r>
          </w:p>
        </w:tc>
        <w:tc>
          <w:tcPr>
            <w:tcW w:w="1593" w:type="dxa"/>
            <w:tcBorders>
              <w:top w:val="single" w:sz="6" w:space="0" w:color="000000"/>
              <w:left w:val="single" w:sz="6" w:space="0" w:color="000000"/>
              <w:bottom w:val="single" w:sz="6" w:space="0" w:color="000000"/>
              <w:right w:val="single" w:sz="6" w:space="0" w:color="000000"/>
            </w:tcBorders>
            <w:vAlign w:val="center"/>
          </w:tcPr>
          <w:p w14:paraId="4D5286DA" w14:textId="79B73FBE" w:rsidR="00197614" w:rsidRPr="0020295F" w:rsidRDefault="00197614" w:rsidP="00197614">
            <w:pPr>
              <w:spacing w:beforeLines="60" w:before="144" w:afterLines="60" w:after="144" w:line="240" w:lineRule="auto"/>
              <w:rPr>
                <w:rPrChange w:id="1583" w:author="Jan Kelemen" w:date="2016-01-20T17:07:00Z">
                  <w:rPr/>
                </w:rPrChange>
              </w:rPr>
            </w:pPr>
            <w:r w:rsidRPr="0020295F">
              <w:rPr>
                <w:rPrChange w:id="1584" w:author="Jan Kelemen" w:date="2016-01-20T17:07:00Z">
                  <w:rPr/>
                </w:rPrChange>
              </w:rPr>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720C3A26" w14:textId="061566F2" w:rsidR="00197614" w:rsidRPr="0020295F" w:rsidRDefault="00197614" w:rsidP="00197614">
            <w:pPr>
              <w:spacing w:beforeLines="60" w:before="144" w:afterLines="60" w:after="144" w:line="240" w:lineRule="auto"/>
              <w:rPr>
                <w:rPrChange w:id="1585" w:author="Jan Kelemen" w:date="2016-01-20T17:07:00Z">
                  <w:rPr/>
                </w:rPrChange>
              </w:rPr>
            </w:pPr>
            <w:r w:rsidRPr="0020295F">
              <w:rPr>
                <w:rPrChange w:id="1586" w:author="Jan Kelemen" w:date="2016-01-20T17:07:00Z">
                  <w:rPr/>
                </w:rPrChange>
              </w:rPr>
              <w:t>20.01.2016.</w:t>
            </w:r>
          </w:p>
        </w:tc>
      </w:tr>
      <w:tr w:rsidR="00445371" w:rsidRPr="0020295F" w14:paraId="1104D05A"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69199E4D" w14:textId="33D460D7" w:rsidR="00445371" w:rsidRPr="0020295F" w:rsidRDefault="00445371" w:rsidP="00445371">
            <w:pPr>
              <w:spacing w:beforeLines="60" w:before="144" w:afterLines="60" w:after="144" w:line="240" w:lineRule="auto"/>
              <w:rPr>
                <w:rPrChange w:id="1587" w:author="Jan Kelemen" w:date="2016-01-20T17:07:00Z">
                  <w:rPr/>
                </w:rPrChange>
              </w:rPr>
            </w:pPr>
            <w:r w:rsidRPr="0020295F">
              <w:rPr>
                <w:rPrChange w:id="1588" w:author="Jan Kelemen" w:date="2016-01-20T17:07:00Z">
                  <w:rPr/>
                </w:rPrChange>
              </w:rPr>
              <w:t>1.41</w:t>
            </w:r>
          </w:p>
        </w:tc>
        <w:tc>
          <w:tcPr>
            <w:tcW w:w="5487" w:type="dxa"/>
            <w:tcBorders>
              <w:top w:val="single" w:sz="6" w:space="0" w:color="000000"/>
              <w:left w:val="nil"/>
              <w:bottom w:val="single" w:sz="6" w:space="0" w:color="000000"/>
              <w:right w:val="single" w:sz="6" w:space="0" w:color="000000"/>
            </w:tcBorders>
            <w:vAlign w:val="center"/>
          </w:tcPr>
          <w:p w14:paraId="16DAD700" w14:textId="13ED63DA" w:rsidR="00445371" w:rsidRPr="0020295F" w:rsidRDefault="00445371" w:rsidP="00445371">
            <w:pPr>
              <w:spacing w:beforeLines="60" w:before="144" w:afterLines="60" w:after="144" w:line="240" w:lineRule="auto"/>
              <w:rPr>
                <w:rPrChange w:id="1589" w:author="Jan Kelemen" w:date="2016-01-20T17:07:00Z">
                  <w:rPr/>
                </w:rPrChange>
              </w:rPr>
            </w:pPr>
            <w:r w:rsidRPr="0020295F">
              <w:rPr>
                <w:rPrChange w:id="1590" w:author="Jan Kelemen" w:date="2016-01-20T17:07:00Z">
                  <w:rPr/>
                </w:rPrChange>
              </w:rP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476EB79" w14:textId="44D178C5" w:rsidR="00445371" w:rsidRPr="0020295F" w:rsidRDefault="00445371" w:rsidP="00445371">
            <w:pPr>
              <w:spacing w:beforeLines="60" w:before="144" w:afterLines="60" w:after="144" w:line="240" w:lineRule="auto"/>
              <w:rPr>
                <w:rPrChange w:id="1591" w:author="Jan Kelemen" w:date="2016-01-20T17:07:00Z">
                  <w:rPr/>
                </w:rPrChange>
              </w:rPr>
            </w:pPr>
            <w:r w:rsidRPr="0020295F">
              <w:rPr>
                <w:rPrChange w:id="1592" w:author="Jan Kelemen" w:date="2016-01-20T17:07:00Z">
                  <w:rPr/>
                </w:rPrChange>
              </w:rPr>
              <w:t>Trčak, Kostrešević</w:t>
            </w:r>
          </w:p>
        </w:tc>
        <w:tc>
          <w:tcPr>
            <w:tcW w:w="1484" w:type="dxa"/>
            <w:tcBorders>
              <w:top w:val="single" w:sz="6" w:space="0" w:color="000000"/>
              <w:left w:val="single" w:sz="6" w:space="0" w:color="000000"/>
              <w:bottom w:val="single" w:sz="6" w:space="0" w:color="000000"/>
              <w:right w:val="nil"/>
            </w:tcBorders>
            <w:vAlign w:val="center"/>
          </w:tcPr>
          <w:p w14:paraId="41345DF1" w14:textId="1F7BC098" w:rsidR="00445371" w:rsidRPr="0020295F" w:rsidRDefault="00445371" w:rsidP="00445371">
            <w:pPr>
              <w:spacing w:beforeLines="60" w:before="144" w:afterLines="60" w:after="144" w:line="240" w:lineRule="auto"/>
              <w:rPr>
                <w:rPrChange w:id="1593" w:author="Jan Kelemen" w:date="2016-01-20T17:07:00Z">
                  <w:rPr/>
                </w:rPrChange>
              </w:rPr>
            </w:pPr>
            <w:r w:rsidRPr="0020295F">
              <w:rPr>
                <w:rPrChange w:id="1594" w:author="Jan Kelemen" w:date="2016-01-20T17:07:00Z">
                  <w:rPr/>
                </w:rPrChange>
              </w:rPr>
              <w:t>20.01.2016.</w:t>
            </w:r>
          </w:p>
        </w:tc>
      </w:tr>
      <w:tr w:rsidR="008142BA" w:rsidRPr="0020295F" w14:paraId="552AE8B2" w14:textId="77777777" w:rsidTr="00604865">
        <w:trPr>
          <w:trHeight w:val="692"/>
          <w:ins w:id="1595" w:author="Jan Kelemen" w:date="2016-01-20T16:50:00Z"/>
        </w:trPr>
        <w:tc>
          <w:tcPr>
            <w:tcW w:w="723" w:type="dxa"/>
            <w:tcBorders>
              <w:top w:val="single" w:sz="6" w:space="0" w:color="000000"/>
              <w:left w:val="nil"/>
              <w:bottom w:val="single" w:sz="6" w:space="0" w:color="000000"/>
              <w:right w:val="single" w:sz="6" w:space="0" w:color="000000"/>
            </w:tcBorders>
            <w:vAlign w:val="center"/>
          </w:tcPr>
          <w:p w14:paraId="5234851C" w14:textId="6A2DD060" w:rsidR="008142BA" w:rsidRPr="0020295F" w:rsidRDefault="008142BA" w:rsidP="00445371">
            <w:pPr>
              <w:spacing w:beforeLines="60" w:before="144" w:afterLines="60" w:after="144" w:line="240" w:lineRule="auto"/>
              <w:rPr>
                <w:ins w:id="1596" w:author="Jan Kelemen" w:date="2016-01-20T16:50:00Z"/>
                <w:rPrChange w:id="1597" w:author="Jan Kelemen" w:date="2016-01-20T17:07:00Z">
                  <w:rPr>
                    <w:ins w:id="1598" w:author="Jan Kelemen" w:date="2016-01-20T16:50:00Z"/>
                  </w:rPr>
                </w:rPrChange>
              </w:rPr>
            </w:pPr>
            <w:ins w:id="1599" w:author="Jan Kelemen" w:date="2016-01-20T16:50:00Z">
              <w:r w:rsidRPr="0020295F">
                <w:rPr>
                  <w:rPrChange w:id="1600" w:author="Jan Kelemen" w:date="2016-01-20T17:07:00Z">
                    <w:rPr/>
                  </w:rPrChange>
                </w:rPr>
                <w:t>1.42</w:t>
              </w:r>
            </w:ins>
          </w:p>
        </w:tc>
        <w:tc>
          <w:tcPr>
            <w:tcW w:w="5487" w:type="dxa"/>
            <w:tcBorders>
              <w:top w:val="single" w:sz="6" w:space="0" w:color="000000"/>
              <w:left w:val="nil"/>
              <w:bottom w:val="single" w:sz="6" w:space="0" w:color="000000"/>
              <w:right w:val="single" w:sz="6" w:space="0" w:color="000000"/>
            </w:tcBorders>
            <w:vAlign w:val="center"/>
          </w:tcPr>
          <w:p w14:paraId="43E35897" w14:textId="7A9FD94C" w:rsidR="008142BA" w:rsidRPr="0020295F" w:rsidRDefault="008142BA" w:rsidP="00445371">
            <w:pPr>
              <w:spacing w:beforeLines="60" w:before="144" w:afterLines="60" w:after="144" w:line="240" w:lineRule="auto"/>
              <w:rPr>
                <w:ins w:id="1601" w:author="Jan Kelemen" w:date="2016-01-20T16:50:00Z"/>
                <w:rPrChange w:id="1602" w:author="Jan Kelemen" w:date="2016-01-20T17:07:00Z">
                  <w:rPr>
                    <w:ins w:id="1603" w:author="Jan Kelemen" w:date="2016-01-20T16:50:00Z"/>
                  </w:rPr>
                </w:rPrChange>
              </w:rPr>
            </w:pPr>
            <w:ins w:id="1604" w:author="Jan Kelemen" w:date="2016-01-20T16:50:00Z">
              <w:r w:rsidRPr="0020295F">
                <w:rPr>
                  <w:rPrChange w:id="1605" w:author="Jan Kelemen" w:date="2016-01-20T17:07:00Z">
                    <w:rPr/>
                  </w:rPrChange>
                </w:rPr>
                <w:t>Dodan dijagram razmještaja, ispravak sekvencijskih dijagrama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03CA7565" w14:textId="6160446D" w:rsidR="008142BA" w:rsidRPr="0020295F" w:rsidRDefault="008142BA" w:rsidP="00445371">
            <w:pPr>
              <w:spacing w:beforeLines="60" w:before="144" w:afterLines="60" w:after="144" w:line="240" w:lineRule="auto"/>
              <w:rPr>
                <w:ins w:id="1606" w:author="Jan Kelemen" w:date="2016-01-20T16:50:00Z"/>
                <w:rPrChange w:id="1607" w:author="Jan Kelemen" w:date="2016-01-20T17:07:00Z">
                  <w:rPr>
                    <w:ins w:id="1608" w:author="Jan Kelemen" w:date="2016-01-20T16:50:00Z"/>
                  </w:rPr>
                </w:rPrChange>
              </w:rPr>
            </w:pPr>
            <w:ins w:id="1609" w:author="Jan Kelemen" w:date="2016-01-20T16:50:00Z">
              <w:r w:rsidRPr="0020295F">
                <w:rPr>
                  <w:rPrChange w:id="1610" w:author="Jan Kelemen" w:date="2016-01-20T17:07:00Z">
                    <w:rPr/>
                  </w:rPrChange>
                </w:rPr>
                <w:t>Kelemen</w:t>
              </w:r>
            </w:ins>
          </w:p>
        </w:tc>
        <w:tc>
          <w:tcPr>
            <w:tcW w:w="1484" w:type="dxa"/>
            <w:tcBorders>
              <w:top w:val="single" w:sz="6" w:space="0" w:color="000000"/>
              <w:left w:val="single" w:sz="6" w:space="0" w:color="000000"/>
              <w:bottom w:val="single" w:sz="6" w:space="0" w:color="000000"/>
              <w:right w:val="nil"/>
            </w:tcBorders>
            <w:vAlign w:val="center"/>
          </w:tcPr>
          <w:p w14:paraId="090663AF" w14:textId="452DE157" w:rsidR="008142BA" w:rsidRPr="0020295F" w:rsidRDefault="008142BA" w:rsidP="00445371">
            <w:pPr>
              <w:spacing w:beforeLines="60" w:before="144" w:afterLines="60" w:after="144" w:line="240" w:lineRule="auto"/>
              <w:rPr>
                <w:ins w:id="1611" w:author="Jan Kelemen" w:date="2016-01-20T16:50:00Z"/>
                <w:rPrChange w:id="1612" w:author="Jan Kelemen" w:date="2016-01-20T17:07:00Z">
                  <w:rPr>
                    <w:ins w:id="1613" w:author="Jan Kelemen" w:date="2016-01-20T16:50:00Z"/>
                  </w:rPr>
                </w:rPrChange>
              </w:rPr>
            </w:pPr>
            <w:ins w:id="1614" w:author="Jan Kelemen" w:date="2016-01-20T16:50:00Z">
              <w:r w:rsidRPr="0020295F">
                <w:rPr>
                  <w:rPrChange w:id="1615" w:author="Jan Kelemen" w:date="2016-01-20T17:07:00Z">
                    <w:rPr/>
                  </w:rPrChange>
                </w:rPr>
                <w:t>20.01.2016.</w:t>
              </w:r>
            </w:ins>
          </w:p>
        </w:tc>
      </w:tr>
      <w:tr w:rsidR="008142BA" w:rsidRPr="0020295F" w14:paraId="18EF2576" w14:textId="77777777" w:rsidTr="00604865">
        <w:trPr>
          <w:trHeight w:val="692"/>
          <w:ins w:id="1616" w:author="Jan Kelemen" w:date="2016-01-20T16:50:00Z"/>
        </w:trPr>
        <w:tc>
          <w:tcPr>
            <w:tcW w:w="723" w:type="dxa"/>
            <w:tcBorders>
              <w:top w:val="single" w:sz="6" w:space="0" w:color="000000"/>
              <w:left w:val="nil"/>
              <w:bottom w:val="single" w:sz="6" w:space="0" w:color="000000"/>
              <w:right w:val="single" w:sz="6" w:space="0" w:color="000000"/>
            </w:tcBorders>
            <w:vAlign w:val="center"/>
          </w:tcPr>
          <w:p w14:paraId="36CE7250" w14:textId="77777777" w:rsidR="008142BA" w:rsidRPr="0020295F" w:rsidRDefault="008142BA" w:rsidP="00445371">
            <w:pPr>
              <w:spacing w:beforeLines="60" w:before="144" w:afterLines="60" w:after="144" w:line="240" w:lineRule="auto"/>
              <w:rPr>
                <w:ins w:id="1617" w:author="Jan Kelemen" w:date="2016-01-20T16:50:00Z"/>
                <w:rPrChange w:id="1618" w:author="Jan Kelemen" w:date="2016-01-20T17:07:00Z">
                  <w:rPr>
                    <w:ins w:id="1619" w:author="Jan Kelemen" w:date="2016-01-20T16:50:00Z"/>
                  </w:rPr>
                </w:rPrChange>
              </w:rPr>
            </w:pPr>
          </w:p>
        </w:tc>
        <w:tc>
          <w:tcPr>
            <w:tcW w:w="5487" w:type="dxa"/>
            <w:tcBorders>
              <w:top w:val="single" w:sz="6" w:space="0" w:color="000000"/>
              <w:left w:val="nil"/>
              <w:bottom w:val="single" w:sz="6" w:space="0" w:color="000000"/>
              <w:right w:val="single" w:sz="6" w:space="0" w:color="000000"/>
            </w:tcBorders>
            <w:vAlign w:val="center"/>
          </w:tcPr>
          <w:p w14:paraId="29043A03" w14:textId="77777777" w:rsidR="008142BA" w:rsidRPr="0020295F" w:rsidRDefault="008142BA" w:rsidP="00445371">
            <w:pPr>
              <w:spacing w:beforeLines="60" w:before="144" w:afterLines="60" w:after="144" w:line="240" w:lineRule="auto"/>
              <w:rPr>
                <w:ins w:id="1620" w:author="Jan Kelemen" w:date="2016-01-20T16:50:00Z"/>
                <w:rPrChange w:id="1621" w:author="Jan Kelemen" w:date="2016-01-20T17:07:00Z">
                  <w:rPr>
                    <w:ins w:id="1622" w:author="Jan Kelemen" w:date="2016-01-20T16:50:00Z"/>
                  </w:rPr>
                </w:rPrChange>
              </w:rPr>
            </w:pPr>
          </w:p>
        </w:tc>
        <w:tc>
          <w:tcPr>
            <w:tcW w:w="1593" w:type="dxa"/>
            <w:tcBorders>
              <w:top w:val="single" w:sz="6" w:space="0" w:color="000000"/>
              <w:left w:val="single" w:sz="6" w:space="0" w:color="000000"/>
              <w:bottom w:val="single" w:sz="6" w:space="0" w:color="000000"/>
              <w:right w:val="single" w:sz="6" w:space="0" w:color="000000"/>
            </w:tcBorders>
            <w:vAlign w:val="center"/>
          </w:tcPr>
          <w:p w14:paraId="22323B7D" w14:textId="77777777" w:rsidR="008142BA" w:rsidRPr="0020295F" w:rsidRDefault="008142BA" w:rsidP="00445371">
            <w:pPr>
              <w:spacing w:beforeLines="60" w:before="144" w:afterLines="60" w:after="144" w:line="240" w:lineRule="auto"/>
              <w:rPr>
                <w:ins w:id="1623" w:author="Jan Kelemen" w:date="2016-01-20T16:50:00Z"/>
                <w:rPrChange w:id="1624" w:author="Jan Kelemen" w:date="2016-01-20T17:07:00Z">
                  <w:rPr>
                    <w:ins w:id="1625" w:author="Jan Kelemen" w:date="2016-01-20T16:50:00Z"/>
                  </w:rPr>
                </w:rPrChange>
              </w:rPr>
            </w:pPr>
          </w:p>
        </w:tc>
        <w:tc>
          <w:tcPr>
            <w:tcW w:w="1484" w:type="dxa"/>
            <w:tcBorders>
              <w:top w:val="single" w:sz="6" w:space="0" w:color="000000"/>
              <w:left w:val="single" w:sz="6" w:space="0" w:color="000000"/>
              <w:bottom w:val="single" w:sz="6" w:space="0" w:color="000000"/>
              <w:right w:val="nil"/>
            </w:tcBorders>
            <w:vAlign w:val="center"/>
          </w:tcPr>
          <w:p w14:paraId="7C20FF4D" w14:textId="77777777" w:rsidR="008142BA" w:rsidRPr="0020295F" w:rsidRDefault="008142BA" w:rsidP="00445371">
            <w:pPr>
              <w:spacing w:beforeLines="60" w:before="144" w:afterLines="60" w:after="144" w:line="240" w:lineRule="auto"/>
              <w:rPr>
                <w:ins w:id="1626" w:author="Jan Kelemen" w:date="2016-01-20T16:50:00Z"/>
                <w:rPrChange w:id="1627" w:author="Jan Kelemen" w:date="2016-01-20T17:07:00Z">
                  <w:rPr>
                    <w:ins w:id="1628" w:author="Jan Kelemen" w:date="2016-01-20T16:50:00Z"/>
                  </w:rPr>
                </w:rPrChange>
              </w:rPr>
            </w:pPr>
          </w:p>
        </w:tc>
      </w:tr>
    </w:tbl>
    <w:p w14:paraId="33BA7A22" w14:textId="139EAFCC" w:rsidR="00B00F49" w:rsidRPr="0020295F" w:rsidRDefault="00B00F49" w:rsidP="00824032">
      <w:pPr>
        <w:pStyle w:val="Normal1"/>
        <w:rPr>
          <w:rPrChange w:id="1629" w:author="Jan Kelemen" w:date="2016-01-20T17:07:00Z">
            <w:rPr/>
          </w:rPrChange>
        </w:rPr>
      </w:pPr>
      <w:bookmarkStart w:id="1630" w:name="h.30j0zll" w:colFirst="0" w:colLast="0"/>
      <w:bookmarkEnd w:id="1630"/>
    </w:p>
    <w:p w14:paraId="0BEC6E11" w14:textId="77777777" w:rsidR="00824032" w:rsidRPr="0020295F" w:rsidRDefault="00824032" w:rsidP="00824032">
      <w:pPr>
        <w:pStyle w:val="Normal1"/>
        <w:rPr>
          <w:rPrChange w:id="1631" w:author="Jan Kelemen" w:date="2016-01-20T17:07:00Z">
            <w:rPr/>
          </w:rPrChange>
        </w:rPr>
      </w:pPr>
      <w:r w:rsidRPr="0020295F">
        <w:rPr>
          <w:rPrChange w:id="1632" w:author="Jan Kelemen" w:date="2016-01-20T17:07:00Z">
            <w:rPr/>
          </w:rPrChange>
        </w:rPr>
        <w:br w:type="page"/>
      </w:r>
    </w:p>
    <w:p w14:paraId="08472F49" w14:textId="77777777" w:rsidR="00824032" w:rsidRPr="0020295F" w:rsidRDefault="00824032" w:rsidP="00824032">
      <w:pPr>
        <w:pStyle w:val="Heading1"/>
        <w:rPr>
          <w:b w:val="0"/>
          <w:rPrChange w:id="1633" w:author="Jan Kelemen" w:date="2016-01-20T17:07:00Z">
            <w:rPr/>
          </w:rPrChange>
        </w:rPr>
      </w:pPr>
      <w:bookmarkStart w:id="1634" w:name="_Toc441072957"/>
      <w:r w:rsidRPr="0020295F">
        <w:rPr>
          <w:b w:val="0"/>
          <w:rPrChange w:id="1635" w:author="Jan Kelemen" w:date="2016-01-20T17:07:00Z">
            <w:rPr/>
          </w:rPrChange>
        </w:rPr>
        <w:lastRenderedPageBreak/>
        <w:t>Opis projektnog zadatka</w:t>
      </w:r>
      <w:bookmarkEnd w:id="1634"/>
      <w:r w:rsidRPr="0020295F">
        <w:rPr>
          <w:b w:val="0"/>
          <w:rPrChange w:id="1636" w:author="Jan Kelemen" w:date="2016-01-20T17:07:00Z">
            <w:rPr/>
          </w:rPrChange>
        </w:rPr>
        <w:t xml:space="preserve"> </w:t>
      </w:r>
    </w:p>
    <w:p w14:paraId="2DEDC455" w14:textId="77777777" w:rsidR="00824032" w:rsidRPr="0020295F" w:rsidRDefault="00824032" w:rsidP="00824032">
      <w:pPr>
        <w:ind w:firstLine="360"/>
        <w:rPr>
          <w:rPrChange w:id="1637" w:author="Jan Kelemen" w:date="2016-01-20T17:07:00Z">
            <w:rPr/>
          </w:rPrChange>
        </w:rPr>
      </w:pPr>
      <w:r w:rsidRPr="0020295F">
        <w:rPr>
          <w:rPrChange w:id="1638" w:author="Jan Kelemen" w:date="2016-01-20T17:07:00Z">
            <w:rPr/>
          </w:rPrChange>
        </w:rPr>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Pr="0020295F" w:rsidRDefault="00824032" w:rsidP="00824032">
      <w:pPr>
        <w:ind w:firstLine="360"/>
        <w:rPr>
          <w:rPrChange w:id="1639" w:author="Jan Kelemen" w:date="2016-01-20T17:07:00Z">
            <w:rPr/>
          </w:rPrChange>
        </w:rPr>
      </w:pPr>
      <w:r w:rsidRPr="0020295F">
        <w:rPr>
          <w:rPrChange w:id="1640" w:author="Jan Kelemen" w:date="2016-01-20T17:07:00Z">
            <w:rPr/>
          </w:rPrChange>
        </w:rPr>
        <w:t>Stranica programske podrške ima kartice:</w:t>
      </w:r>
    </w:p>
    <w:p w14:paraId="15CA1EA1" w14:textId="135285E1" w:rsidR="00824032" w:rsidRPr="0020295F" w:rsidRDefault="003222E1" w:rsidP="001A0EE3">
      <w:pPr>
        <w:pStyle w:val="ListParagraph"/>
        <w:numPr>
          <w:ilvl w:val="0"/>
          <w:numId w:val="3"/>
        </w:numPr>
        <w:rPr>
          <w:rPrChange w:id="1641" w:author="Jan Kelemen" w:date="2016-01-20T17:07:00Z">
            <w:rPr/>
          </w:rPrChange>
        </w:rPr>
      </w:pPr>
      <w:r w:rsidRPr="0020295F">
        <w:rPr>
          <w:rPrChange w:id="1642" w:author="Jan Kelemen" w:date="2016-01-20T17:07:00Z">
            <w:rPr/>
          </w:rPrChange>
        </w:rPr>
        <w:t>Početna</w:t>
      </w:r>
    </w:p>
    <w:p w14:paraId="0605CAAD" w14:textId="5FE6B65E" w:rsidR="00824032" w:rsidRPr="0020295F" w:rsidRDefault="003222E1" w:rsidP="001A0EE3">
      <w:pPr>
        <w:pStyle w:val="ListParagraph"/>
        <w:numPr>
          <w:ilvl w:val="0"/>
          <w:numId w:val="3"/>
        </w:numPr>
        <w:rPr>
          <w:rPrChange w:id="1643" w:author="Jan Kelemen" w:date="2016-01-20T17:07:00Z">
            <w:rPr/>
          </w:rPrChange>
        </w:rPr>
      </w:pPr>
      <w:r w:rsidRPr="0020295F">
        <w:rPr>
          <w:rPrChange w:id="1644" w:author="Jan Kelemen" w:date="2016-01-20T17:07:00Z">
            <w:rPr/>
          </w:rPrChange>
        </w:rPr>
        <w:t>Jelovnik</w:t>
      </w:r>
    </w:p>
    <w:p w14:paraId="273D0D91" w14:textId="30EF25BE" w:rsidR="00824032" w:rsidRPr="0020295F" w:rsidRDefault="00824032" w:rsidP="001A0EE3">
      <w:pPr>
        <w:pStyle w:val="ListParagraph"/>
        <w:numPr>
          <w:ilvl w:val="0"/>
          <w:numId w:val="3"/>
        </w:numPr>
        <w:rPr>
          <w:rPrChange w:id="1645" w:author="Jan Kelemen" w:date="2016-01-20T17:07:00Z">
            <w:rPr/>
          </w:rPrChange>
        </w:rPr>
      </w:pPr>
      <w:r w:rsidRPr="0020295F">
        <w:rPr>
          <w:rPrChange w:id="1646" w:author="Jan Kelemen" w:date="2016-01-20T17:07:00Z">
            <w:rPr/>
          </w:rPrChange>
        </w:rPr>
        <w:t>Ko</w:t>
      </w:r>
      <w:r w:rsidR="003222E1" w:rsidRPr="0020295F">
        <w:rPr>
          <w:rPrChange w:id="1647" w:author="Jan Kelemen" w:date="2016-01-20T17:07:00Z">
            <w:rPr/>
          </w:rPrChange>
        </w:rPr>
        <w:t>mentari</w:t>
      </w:r>
    </w:p>
    <w:p w14:paraId="6C3E286C" w14:textId="2CCE70DC" w:rsidR="00824032" w:rsidRPr="0020295F" w:rsidRDefault="00824032" w:rsidP="001A0EE3">
      <w:pPr>
        <w:pStyle w:val="ListParagraph"/>
        <w:numPr>
          <w:ilvl w:val="0"/>
          <w:numId w:val="3"/>
        </w:numPr>
        <w:rPr>
          <w:rPrChange w:id="1648" w:author="Jan Kelemen" w:date="2016-01-20T17:07:00Z">
            <w:rPr/>
          </w:rPrChange>
        </w:rPr>
      </w:pPr>
      <w:r w:rsidRPr="0020295F">
        <w:rPr>
          <w:rPrChange w:id="1649" w:author="Jan Kelemen" w:date="2016-01-20T17:07:00Z">
            <w:rPr/>
          </w:rPrChange>
        </w:rPr>
        <w:t>Ko</w:t>
      </w:r>
      <w:r w:rsidR="003222E1" w:rsidRPr="0020295F">
        <w:rPr>
          <w:rPrChange w:id="1650" w:author="Jan Kelemen" w:date="2016-01-20T17:07:00Z">
            <w:rPr/>
          </w:rPrChange>
        </w:rPr>
        <w:t>ntakt</w:t>
      </w:r>
    </w:p>
    <w:p w14:paraId="27A1B2A5" w14:textId="6D6A3538" w:rsidR="00824032" w:rsidRPr="0020295F" w:rsidRDefault="00824032" w:rsidP="00824032">
      <w:pPr>
        <w:rPr>
          <w:rPrChange w:id="1651" w:author="Jan Kelemen" w:date="2016-01-20T17:07:00Z">
            <w:rPr/>
          </w:rPrChange>
        </w:rPr>
      </w:pPr>
      <w:r w:rsidRPr="0020295F">
        <w:rPr>
          <w:rPrChange w:id="1652" w:author="Jan Kelemen" w:date="2016-01-20T17:07:00Z">
            <w:rPr/>
          </w:rPrChange>
        </w:rPr>
        <w:t xml:space="preserve">Također, u desnom gornjem kutu </w:t>
      </w:r>
      <w:r w:rsidR="00072F42" w:rsidRPr="0020295F">
        <w:rPr>
          <w:rPrChange w:id="1653" w:author="Jan Kelemen" w:date="2016-01-20T17:07:00Z">
            <w:rPr/>
          </w:rPrChange>
        </w:rPr>
        <w:t>postoji gumb</w:t>
      </w:r>
      <w:r w:rsidRPr="0020295F">
        <w:rPr>
          <w:rPrChange w:id="1654" w:author="Jan Kelemen" w:date="2016-01-20T17:07:00Z">
            <w:rPr/>
          </w:rPrChange>
        </w:rPr>
        <w:t>: „Košarica</w:t>
      </w:r>
      <w:r w:rsidR="00072F42" w:rsidRPr="0020295F">
        <w:rPr>
          <w:rPrChange w:id="1655" w:author="Jan Kelemen" w:date="2016-01-20T17:07:00Z">
            <w:rPr/>
          </w:rPrChange>
        </w:rPr>
        <w:t>“.</w:t>
      </w:r>
      <w:r w:rsidRPr="0020295F">
        <w:rPr>
          <w:rPrChange w:id="1656" w:author="Jan Kelemen" w:date="2016-01-20T17:07:00Z">
            <w:rPr/>
          </w:rPrChange>
        </w:rPr>
        <w:t xml:space="preserve"> </w:t>
      </w:r>
    </w:p>
    <w:p w14:paraId="014F1DB7" w14:textId="0EAD9AFA" w:rsidR="00824032" w:rsidRPr="0020295F" w:rsidRDefault="00824032" w:rsidP="00824032">
      <w:pPr>
        <w:ind w:firstLine="708"/>
        <w:rPr>
          <w:rPrChange w:id="1657" w:author="Jan Kelemen" w:date="2016-01-20T17:07:00Z">
            <w:rPr/>
          </w:rPrChange>
        </w:rPr>
      </w:pPr>
      <w:r w:rsidRPr="0020295F">
        <w:rPr>
          <w:rPrChange w:id="1658" w:author="Jan Kelemen" w:date="2016-01-20T17:07:00Z">
            <w:rPr/>
          </w:rPrChange>
        </w:rPr>
        <w:t xml:space="preserve">Na </w:t>
      </w:r>
      <w:r w:rsidR="003222E1" w:rsidRPr="0020295F">
        <w:rPr>
          <w:rPrChange w:id="1659" w:author="Jan Kelemen" w:date="2016-01-20T17:07:00Z">
            <w:rPr/>
          </w:rPrChange>
        </w:rPr>
        <w:t>početnoj</w:t>
      </w:r>
      <w:r w:rsidRPr="0020295F">
        <w:rPr>
          <w:rPrChange w:id="1660" w:author="Jan Kelemen" w:date="2016-01-20T17:07:00Z">
            <w:rPr/>
          </w:rPrChange>
        </w:rPr>
        <w:t xml:space="preserve"> stranici prikazane su slike restorana, prosječna ocjena restorana i </w:t>
      </w:r>
      <w:r w:rsidR="0030703A" w:rsidRPr="0020295F">
        <w:rPr>
          <w:rPrChange w:id="1661" w:author="Jan Kelemen" w:date="2016-01-20T17:07:00Z">
            <w:rPr/>
          </w:rPrChange>
        </w:rPr>
        <w:t xml:space="preserve"> tri </w:t>
      </w:r>
      <w:r w:rsidRPr="0020295F">
        <w:rPr>
          <w:rPrChange w:id="1662" w:author="Jan Kelemen" w:date="2016-01-20T17:07:00Z">
            <w:rPr/>
          </w:rPrChange>
        </w:rPr>
        <w:t xml:space="preserve">najčešće naručivana jela. Na dnu </w:t>
      </w:r>
      <w:r w:rsidR="00972C9B" w:rsidRPr="0020295F">
        <w:rPr>
          <w:rPrChange w:id="1663" w:author="Jan Kelemen" w:date="2016-01-20T17:07:00Z">
            <w:rPr/>
          </w:rPrChange>
        </w:rPr>
        <w:t xml:space="preserve">svake </w:t>
      </w:r>
      <w:r w:rsidRPr="0020295F">
        <w:rPr>
          <w:rPrChange w:id="1664" w:author="Jan Kelemen" w:date="2016-01-20T17:07:00Z">
            <w:rPr/>
          </w:rPrChange>
        </w:rPr>
        <w:t>stranice nalaz</w:t>
      </w:r>
      <w:r w:rsidR="008A4DA5" w:rsidRPr="0020295F">
        <w:rPr>
          <w:rPrChange w:id="1665" w:author="Jan Kelemen" w:date="2016-01-20T17:07:00Z">
            <w:rPr/>
          </w:rPrChange>
        </w:rPr>
        <w:t>i se link za prijavu osoblja i link za povratak na vrh stranice</w:t>
      </w:r>
      <w:r w:rsidRPr="0020295F">
        <w:rPr>
          <w:rPrChange w:id="1666" w:author="Jan Kelemen" w:date="2016-01-20T17:07:00Z">
            <w:rPr/>
          </w:rPrChange>
        </w:rPr>
        <w:t xml:space="preserve">. </w:t>
      </w:r>
    </w:p>
    <w:p w14:paraId="5333AAAE" w14:textId="03123844" w:rsidR="00824032" w:rsidRPr="0020295F" w:rsidRDefault="00824032" w:rsidP="00824032">
      <w:pPr>
        <w:ind w:firstLine="708"/>
        <w:rPr>
          <w:rPrChange w:id="1667" w:author="Jan Kelemen" w:date="2016-01-20T17:07:00Z">
            <w:rPr/>
          </w:rPrChange>
        </w:rPr>
      </w:pPr>
      <w:r w:rsidRPr="0020295F">
        <w:rPr>
          <w:rPrChange w:id="1668" w:author="Jan Kelemen" w:date="2016-01-20T17:07:00Z">
            <w:rPr/>
          </w:rPrChange>
        </w:rPr>
        <w:t>Klikom na „</w:t>
      </w:r>
      <w:r w:rsidR="003222E1" w:rsidRPr="0020295F">
        <w:rPr>
          <w:rPrChange w:id="1669" w:author="Jan Kelemen" w:date="2016-01-20T17:07:00Z">
            <w:rPr/>
          </w:rPrChange>
        </w:rPr>
        <w:t>Jelovnik</w:t>
      </w:r>
      <w:r w:rsidRPr="0020295F">
        <w:rPr>
          <w:rPrChange w:id="1670" w:author="Jan Kelemen" w:date="2016-01-20T17:07:00Z">
            <w:rPr/>
          </w:rPrChange>
        </w:rPr>
        <w:t>“ korisnik će otići na stranicu gdje će moći odabrati određenu kategoriju jela. Odabirom jedne kategorije jela korisniku će se otvoriti sva jela unutar odabrane kategorije i mogućnost odabira ponuđenih jela. Svako jelo će imati svoju sliku,</w:t>
      </w:r>
      <w:r w:rsidR="003222E1" w:rsidRPr="0020295F">
        <w:rPr>
          <w:rPrChange w:id="1671" w:author="Jan Kelemen" w:date="2016-01-20T17:07:00Z">
            <w:rPr/>
          </w:rPrChange>
        </w:rPr>
        <w:t xml:space="preserve"> naziv,</w:t>
      </w:r>
      <w:r w:rsidRPr="0020295F">
        <w:rPr>
          <w:rPrChange w:id="1672" w:author="Jan Kelemen" w:date="2016-01-20T17:07:00Z">
            <w:rPr/>
          </w:rPrChange>
        </w:rPr>
        <w:t xml:space="preserve"> </w:t>
      </w:r>
      <w:r w:rsidR="0030703A" w:rsidRPr="0020295F">
        <w:rPr>
          <w:rPrChange w:id="1673" w:author="Jan Kelemen" w:date="2016-01-20T17:07:00Z">
            <w:rPr/>
          </w:rPrChange>
        </w:rPr>
        <w:t xml:space="preserve">opis, </w:t>
      </w:r>
      <w:r w:rsidRPr="0020295F">
        <w:rPr>
          <w:rPrChange w:id="1674" w:author="Jan Kelemen" w:date="2016-01-20T17:07:00Z">
            <w:rPr/>
          </w:rPrChange>
        </w:rPr>
        <w:t xml:space="preserve">cijenu i mogućnost narudžbe, te klikom na </w:t>
      </w:r>
      <w:r w:rsidR="0030703A" w:rsidRPr="0020295F">
        <w:rPr>
          <w:rPrChange w:id="1675" w:author="Jan Kelemen" w:date="2016-01-20T17:07:00Z">
            <w:rPr/>
          </w:rPrChange>
        </w:rPr>
        <w:t xml:space="preserve">sliku </w:t>
      </w:r>
      <w:r w:rsidRPr="0020295F">
        <w:rPr>
          <w:rPrChange w:id="1676" w:author="Jan Kelemen" w:date="2016-01-20T17:07:00Z">
            <w:rPr/>
          </w:rPrChange>
        </w:rPr>
        <w:t>jel</w:t>
      </w:r>
      <w:r w:rsidR="0030703A" w:rsidRPr="0020295F">
        <w:rPr>
          <w:rPrChange w:id="1677" w:author="Jan Kelemen" w:date="2016-01-20T17:07:00Z">
            <w:rPr/>
          </w:rPrChange>
        </w:rPr>
        <w:t>a</w:t>
      </w:r>
      <w:r w:rsidRPr="0020295F">
        <w:rPr>
          <w:rPrChange w:id="1678" w:author="Jan Kelemen" w:date="2016-01-20T17:07:00Z">
            <w:rPr/>
          </w:rPrChange>
        </w:rPr>
        <w:t xml:space="preserve"> korisnik će biti preusmjeren na stranicu samog jela.</w:t>
      </w:r>
      <w:r w:rsidR="0030703A" w:rsidRPr="0020295F">
        <w:rPr>
          <w:rPrChange w:id="1679" w:author="Jan Kelemen" w:date="2016-01-20T17:07:00Z">
            <w:rPr/>
          </w:rPrChange>
        </w:rPr>
        <w:t xml:space="preserve"> Također, korisnik će moći odabrati veličinu/količinu jela i njegove dodatke. Na stranici odabranog jela biti će moguće komentirati i oc</w:t>
      </w:r>
      <w:r w:rsidR="00E86E03" w:rsidRPr="0020295F">
        <w:rPr>
          <w:rPrChange w:id="1680" w:author="Jan Kelemen" w:date="2016-01-20T17:07:00Z">
            <w:rPr/>
          </w:rPrChange>
        </w:rPr>
        <w:t>i</w:t>
      </w:r>
      <w:r w:rsidR="0030703A" w:rsidRPr="0020295F">
        <w:rPr>
          <w:rPrChange w:id="1681" w:author="Jan Kelemen" w:date="2016-01-20T17:07:00Z">
            <w:rPr/>
          </w:rPrChange>
        </w:rPr>
        <w:t>jeniti jelo, te vidjeti prethodne komentare.</w:t>
      </w:r>
    </w:p>
    <w:p w14:paraId="0027ADB5" w14:textId="38C5074F" w:rsidR="008056C9" w:rsidRPr="0020295F" w:rsidRDefault="0030703A" w:rsidP="00824032">
      <w:pPr>
        <w:ind w:firstLine="708"/>
        <w:rPr>
          <w:rPrChange w:id="1682" w:author="Jan Kelemen" w:date="2016-01-20T17:07:00Z">
            <w:rPr/>
          </w:rPrChange>
        </w:rPr>
      </w:pPr>
      <w:r w:rsidRPr="0020295F">
        <w:rPr>
          <w:rPrChange w:id="1683" w:author="Jan Kelemen" w:date="2016-01-20T17:07:00Z">
            <w:rPr/>
          </w:rPrChange>
        </w:rPr>
        <w:t xml:space="preserve">Klikom na karticu „Komentari“ korisnik će moći vidjeti sve komentare i ocjene restorana drugih korisnika te će moći i sam upisati vlastiti komentar i odabrati ocjenu koju će dodijeliti restoranu. </w:t>
      </w:r>
      <w:r w:rsidR="00824032" w:rsidRPr="0020295F">
        <w:rPr>
          <w:rPrChange w:id="1684" w:author="Jan Kelemen" w:date="2016-01-20T17:07:00Z">
            <w:rPr/>
          </w:rPrChange>
        </w:rPr>
        <w:t>Klikom na karticu „Kontakt“ korisniku se prikazuju na vrhu stranice opći podaci kao što su</w:t>
      </w:r>
      <w:r w:rsidRPr="0020295F">
        <w:rPr>
          <w:rPrChange w:id="1685" w:author="Jan Kelemen" w:date="2016-01-20T17:07:00Z">
            <w:rPr/>
          </w:rPrChange>
        </w:rPr>
        <w:t>:</w:t>
      </w:r>
      <w:r w:rsidR="00824032" w:rsidRPr="0020295F">
        <w:rPr>
          <w:rPrChange w:id="1686" w:author="Jan Kelemen" w:date="2016-01-20T17:07:00Z">
            <w:rPr/>
          </w:rPrChange>
        </w:rPr>
        <w:t xml:space="preserve"> naziv restorana, adresa restorana, telefonski broj, </w:t>
      </w:r>
      <w:r w:rsidR="003222E1" w:rsidRPr="0020295F">
        <w:rPr>
          <w:rPrChange w:id="1687" w:author="Jan Kelemen" w:date="2016-01-20T17:07:00Z">
            <w:rPr/>
          </w:rPrChange>
        </w:rPr>
        <w:t xml:space="preserve">email restorana, </w:t>
      </w:r>
      <w:r w:rsidR="00824032" w:rsidRPr="0020295F">
        <w:rPr>
          <w:rPrChange w:id="1688" w:author="Jan Kelemen" w:date="2016-01-20T17:07:00Z">
            <w:rPr/>
          </w:rPrChange>
        </w:rPr>
        <w:t>radno vrijeme</w:t>
      </w:r>
      <w:r w:rsidRPr="0020295F">
        <w:rPr>
          <w:rPrChange w:id="1689" w:author="Jan Kelemen" w:date="2016-01-20T17:07:00Z">
            <w:rPr/>
          </w:rPrChange>
        </w:rPr>
        <w:t xml:space="preserve"> i dali je restoran otvoren</w:t>
      </w:r>
      <w:r w:rsidR="00EE35DE" w:rsidRPr="0020295F">
        <w:rPr>
          <w:rPrChange w:id="1690" w:author="Jan Kelemen" w:date="2016-01-20T17:07:00Z">
            <w:rPr/>
          </w:rPrChange>
        </w:rPr>
        <w:t xml:space="preserve"> ili zatvoren</w:t>
      </w:r>
      <w:r w:rsidR="00824032" w:rsidRPr="0020295F">
        <w:rPr>
          <w:rPrChange w:id="1691" w:author="Jan Kelemen" w:date="2016-01-20T17:07:00Z">
            <w:rPr/>
          </w:rPrChange>
        </w:rPr>
        <w:t>.</w:t>
      </w:r>
      <w:r w:rsidR="00EE35DE" w:rsidRPr="0020295F">
        <w:rPr>
          <w:rPrChange w:id="1692" w:author="Jan Kelemen" w:date="2016-01-20T17:07:00Z">
            <w:rPr/>
          </w:rPrChange>
        </w:rPr>
        <w:t xml:space="preserve"> Također, biti će prikazana sama lokacija restorana na karti, te slika i komentar vlasnika.</w:t>
      </w:r>
    </w:p>
    <w:p w14:paraId="6029E155" w14:textId="77777777" w:rsidR="008056C9" w:rsidRPr="0020295F" w:rsidRDefault="008056C9">
      <w:pPr>
        <w:spacing w:after="160" w:line="259" w:lineRule="auto"/>
        <w:jc w:val="left"/>
        <w:rPr>
          <w:rPrChange w:id="1693" w:author="Jan Kelemen" w:date="2016-01-20T17:07:00Z">
            <w:rPr/>
          </w:rPrChange>
        </w:rPr>
      </w:pPr>
      <w:r w:rsidRPr="0020295F">
        <w:rPr>
          <w:rPrChange w:id="1694" w:author="Jan Kelemen" w:date="2016-01-20T17:07:00Z">
            <w:rPr/>
          </w:rPrChange>
        </w:rPr>
        <w:br w:type="page"/>
      </w:r>
    </w:p>
    <w:p w14:paraId="0D3FA531" w14:textId="1E3C82F7" w:rsidR="00824032" w:rsidRPr="0020295F" w:rsidRDefault="00824032">
      <w:pPr>
        <w:ind w:firstLine="708"/>
        <w:rPr>
          <w:rPrChange w:id="1695" w:author="Jan Kelemen" w:date="2016-01-20T17:07:00Z">
            <w:rPr/>
          </w:rPrChange>
        </w:rPr>
      </w:pPr>
      <w:r w:rsidRPr="0020295F">
        <w:rPr>
          <w:rPrChange w:id="1696" w:author="Jan Kelemen" w:date="2016-01-20T17:07:00Z">
            <w:rPr/>
          </w:rPrChange>
        </w:rPr>
        <w:lastRenderedPageBreak/>
        <w:t>Glavni aktori uz same korisnike (klijente) su djel</w:t>
      </w:r>
      <w:r w:rsidR="00B646CE" w:rsidRPr="0020295F">
        <w:rPr>
          <w:rPrChange w:id="1697" w:author="Jan Kelemen" w:date="2016-01-20T17:07:00Z">
            <w:rPr/>
          </w:rPrChange>
        </w:rPr>
        <w:t>a</w:t>
      </w:r>
      <w:r w:rsidRPr="0020295F">
        <w:rPr>
          <w:rPrChange w:id="1698" w:author="Jan Kelemen" w:date="2016-01-20T17:07:00Z">
            <w:rPr/>
          </w:rPrChange>
        </w:rPr>
        <w:t>tnici restorana i vlasnik restorana. Korisnik ima opciju online narudžbe jela i pregleda stranice jela. Na stranici jela moguće je odabrati pojedinosti o samom jelu poput dodataka uz jelo</w:t>
      </w:r>
      <w:r w:rsidR="00EE35DE" w:rsidRPr="0020295F">
        <w:rPr>
          <w:rPrChange w:id="1699" w:author="Jan Kelemen" w:date="2016-01-20T17:07:00Z">
            <w:rPr/>
          </w:rPrChange>
        </w:rPr>
        <w:t xml:space="preserve">, </w:t>
      </w:r>
      <w:r w:rsidRPr="0020295F">
        <w:rPr>
          <w:rPrChange w:id="1700" w:author="Jan Kelemen" w:date="2016-01-20T17:07:00Z">
            <w:rPr/>
          </w:rPrChange>
        </w:rPr>
        <w:t>broj porcija za određeno jelo koje korisnik želi naručiti</w:t>
      </w:r>
      <w:r w:rsidR="00EE35DE" w:rsidRPr="0020295F">
        <w:rPr>
          <w:rPrChange w:id="1701" w:author="Jan Kelemen" w:date="2016-01-20T17:07:00Z">
            <w:rPr/>
          </w:rPrChange>
        </w:rPr>
        <w:t xml:space="preserve"> i veličinu jela</w:t>
      </w:r>
      <w:r w:rsidRPr="0020295F">
        <w:rPr>
          <w:rPrChange w:id="1702" w:author="Jan Kelemen" w:date="2016-01-20T17:07:00Z">
            <w:rPr/>
          </w:rPrChange>
        </w:rPr>
        <w:t>. Također, u košarici korisnik će moći povećati broj porcija određenog jela</w:t>
      </w:r>
      <w:r w:rsidR="00EE35DE" w:rsidRPr="0020295F">
        <w:rPr>
          <w:rPrChange w:id="1703" w:author="Jan Kelemen" w:date="2016-01-20T17:07:00Z">
            <w:rPr/>
          </w:rPrChange>
        </w:rPr>
        <w:t>.</w:t>
      </w:r>
      <w:r w:rsidRPr="0020295F">
        <w:rPr>
          <w:rPrChange w:id="1704" w:author="Jan Kelemen" w:date="2016-01-20T17:07:00Z">
            <w:rPr/>
          </w:rPrChange>
        </w:rPr>
        <w:t xml:space="preserve"> Zatim će upisati osobne podatke prema kojima se provodi narudžba. Osobni podaci koje korisnik treba upisati su</w:t>
      </w:r>
      <w:r w:rsidR="00EE35DE" w:rsidRPr="0020295F">
        <w:rPr>
          <w:rPrChange w:id="1705" w:author="Jan Kelemen" w:date="2016-01-20T17:07:00Z">
            <w:rPr/>
          </w:rPrChange>
        </w:rPr>
        <w:t>:</w:t>
      </w:r>
      <w:r w:rsidRPr="0020295F">
        <w:rPr>
          <w:rPrChange w:id="1706" w:author="Jan Kelemen" w:date="2016-01-20T17:07:00Z">
            <w:rPr/>
          </w:rPrChange>
        </w:rPr>
        <w:t xml:space="preserve"> ime</w:t>
      </w:r>
      <w:r w:rsidR="00EE35DE" w:rsidRPr="0020295F">
        <w:rPr>
          <w:rPrChange w:id="1707" w:author="Jan Kelemen" w:date="2016-01-20T17:07:00Z">
            <w:rPr/>
          </w:rPrChange>
        </w:rPr>
        <w:t xml:space="preserve"> i </w:t>
      </w:r>
      <w:r w:rsidRPr="0020295F">
        <w:rPr>
          <w:rPrChange w:id="1708" w:author="Jan Kelemen" w:date="2016-01-20T17:07:00Z">
            <w:rPr/>
          </w:rPrChange>
        </w:rPr>
        <w:t>prezime</w:t>
      </w:r>
      <w:r w:rsidR="00EE35DE" w:rsidRPr="0020295F">
        <w:rPr>
          <w:rPrChange w:id="1709" w:author="Jan Kelemen" w:date="2016-01-20T17:07:00Z">
            <w:rPr/>
          </w:rPrChange>
        </w:rPr>
        <w:t xml:space="preserve">, </w:t>
      </w:r>
      <w:r w:rsidRPr="0020295F">
        <w:rPr>
          <w:rPrChange w:id="1710" w:author="Jan Kelemen" w:date="2016-01-20T17:07:00Z">
            <w:rPr/>
          </w:rPrChange>
        </w:rPr>
        <w:t>adresa na koju će mu dostavljač dostaviti naručeno jelo, e-mail adresu na koju stiže potvrda narudžbe</w:t>
      </w:r>
      <w:r w:rsidR="00EE35DE" w:rsidRPr="0020295F">
        <w:rPr>
          <w:rPrChange w:id="1711" w:author="Jan Kelemen" w:date="2016-01-20T17:07:00Z">
            <w:rPr/>
          </w:rPrChange>
        </w:rPr>
        <w:t xml:space="preserve">, </w:t>
      </w:r>
      <w:r w:rsidRPr="0020295F">
        <w:rPr>
          <w:rPrChange w:id="1712" w:author="Jan Kelemen" w:date="2016-01-20T17:07:00Z">
            <w:rPr/>
          </w:rPrChange>
        </w:rPr>
        <w:t>telefonski broj koji se koristi u slučaju da djelatnik restorana treba kontaktirati korisnika u vezi narudžbe</w:t>
      </w:r>
      <w:r w:rsidR="00EE35DE" w:rsidRPr="0020295F">
        <w:rPr>
          <w:rPrChange w:id="1713" w:author="Jan Kelemen" w:date="2016-01-20T17:07:00Z">
            <w:rPr/>
          </w:rPrChange>
        </w:rPr>
        <w:t xml:space="preserve"> i napomenu po želji</w:t>
      </w:r>
      <w:r w:rsidRPr="0020295F">
        <w:rPr>
          <w:rPrChange w:id="1714" w:author="Jan Kelemen" w:date="2016-01-20T17:07:00Z">
            <w:rPr/>
          </w:rPrChange>
        </w:rPr>
        <w:t xml:space="preserve">. </w:t>
      </w:r>
      <w:r w:rsidR="008A4DA5" w:rsidRPr="0020295F">
        <w:rPr>
          <w:rPrChange w:id="1715" w:author="Jan Kelemen" w:date="2016-01-20T17:07:00Z">
            <w:rPr/>
          </w:rPrChange>
        </w:rPr>
        <w:t>Korisnik</w:t>
      </w:r>
      <w:r w:rsidRPr="0020295F">
        <w:rPr>
          <w:rPrChange w:id="1716" w:author="Jan Kelemen" w:date="2016-01-20T17:07:00Z">
            <w:rPr/>
          </w:rPrChange>
        </w:rPr>
        <w:t xml:space="preserve"> treba potvrditi svoju narudžbu</w:t>
      </w:r>
      <w:r w:rsidR="008A4DA5" w:rsidRPr="0020295F">
        <w:rPr>
          <w:rPrChange w:id="1717" w:author="Jan Kelemen" w:date="2016-01-20T17:07:00Z">
            <w:rPr/>
          </w:rPrChange>
        </w:rPr>
        <w:t xml:space="preserve"> klikom</w:t>
      </w:r>
      <w:r w:rsidRPr="0020295F">
        <w:rPr>
          <w:rPrChange w:id="1718" w:author="Jan Kelemen" w:date="2016-01-20T17:07:00Z">
            <w:rPr/>
          </w:rPrChange>
        </w:rPr>
        <w:t xml:space="preserve"> na gumb "Potvrdi narudžbu"</w:t>
      </w:r>
      <w:r w:rsidR="008A4DA5" w:rsidRPr="0020295F">
        <w:rPr>
          <w:rPrChange w:id="1719" w:author="Jan Kelemen" w:date="2016-01-20T17:07:00Z">
            <w:rPr/>
          </w:rPrChange>
        </w:rPr>
        <w:t>.</w:t>
      </w:r>
      <w:r w:rsidRPr="0020295F">
        <w:rPr>
          <w:rPrChange w:id="1720" w:author="Jan Kelemen" w:date="2016-01-20T17:07:00Z">
            <w:rPr/>
          </w:rPrChange>
        </w:rPr>
        <w:t xml:space="preserve"> </w:t>
      </w:r>
      <w:r w:rsidR="008A4DA5" w:rsidRPr="0020295F">
        <w:rPr>
          <w:rPrChange w:id="1721" w:author="Jan Kelemen" w:date="2016-01-20T17:07:00Z">
            <w:rPr/>
          </w:rPrChange>
        </w:rPr>
        <w:t>N</w:t>
      </w:r>
      <w:r w:rsidRPr="0020295F">
        <w:rPr>
          <w:rPrChange w:id="1722" w:author="Jan Kelemen" w:date="2016-01-20T17:07:00Z">
            <w:rPr/>
          </w:rPrChange>
        </w:rPr>
        <w:t xml:space="preserve">arudžba se šalje </w:t>
      </w:r>
      <w:r w:rsidR="008A4DA5" w:rsidRPr="0020295F">
        <w:rPr>
          <w:rPrChange w:id="1723" w:author="Jan Kelemen" w:date="2016-01-20T17:07:00Z">
            <w:rPr/>
          </w:rPrChange>
        </w:rPr>
        <w:t>na administrativnu stranicu djelatnika</w:t>
      </w:r>
      <w:r w:rsidRPr="0020295F">
        <w:rPr>
          <w:rPrChange w:id="1724" w:author="Jan Kelemen" w:date="2016-01-20T17:07:00Z">
            <w:rPr/>
          </w:rPrChange>
        </w:rPr>
        <w:t xml:space="preserve">, a </w:t>
      </w:r>
      <w:r w:rsidR="008A4DA5" w:rsidRPr="0020295F">
        <w:rPr>
          <w:rPrChange w:id="1725" w:author="Jan Kelemen" w:date="2016-01-20T17:07:00Z">
            <w:rPr/>
          </w:rPrChange>
        </w:rPr>
        <w:t>korisniku se zahvaljuje na narudžbi</w:t>
      </w:r>
      <w:r w:rsidRPr="0020295F">
        <w:rPr>
          <w:rPrChange w:id="1726" w:author="Jan Kelemen" w:date="2016-01-20T17:07:00Z">
            <w:rPr/>
          </w:rPrChange>
        </w:rPr>
        <w:t xml:space="preserve">. </w:t>
      </w:r>
      <w:r w:rsidR="008A4DA5" w:rsidRPr="0020295F">
        <w:rPr>
          <w:rPrChange w:id="1727" w:author="Jan Kelemen" w:date="2016-01-20T17:07:00Z">
            <w:rPr/>
          </w:rPrChange>
        </w:rPr>
        <w:t xml:space="preserve">Djelatnik treba potvrditi ili odbiti narudžbu. Što je djelatnik odabrao korisnik saznaje putem maila kojeg je unio za narudžbu. </w:t>
      </w:r>
      <w:r w:rsidRPr="0020295F">
        <w:rPr>
          <w:rPrChange w:id="1728" w:author="Jan Kelemen" w:date="2016-01-20T17:07:00Z">
            <w:rPr/>
          </w:rPrChange>
        </w:rPr>
        <w:t>Nakon što primi dostavu klijent će platiti naručeno jelo dostavljaču</w:t>
      </w:r>
      <w:r w:rsidR="008A4DA5" w:rsidRPr="0020295F">
        <w:rPr>
          <w:rPrChange w:id="1729" w:author="Jan Kelemen" w:date="2016-01-20T17:07:00Z">
            <w:rPr/>
          </w:rPrChange>
        </w:rPr>
        <w:t>.</w:t>
      </w:r>
    </w:p>
    <w:p w14:paraId="5DB0F143" w14:textId="7D1292DE" w:rsidR="00824032" w:rsidRPr="0020295F" w:rsidRDefault="00824032" w:rsidP="00824032">
      <w:pPr>
        <w:ind w:firstLine="708"/>
        <w:rPr>
          <w:rPrChange w:id="1730" w:author="Jan Kelemen" w:date="2016-01-20T17:07:00Z">
            <w:rPr/>
          </w:rPrChange>
        </w:rPr>
      </w:pPr>
      <w:r w:rsidRPr="0020295F">
        <w:rPr>
          <w:rPrChange w:id="1731" w:author="Jan Kelemen" w:date="2016-01-20T17:07:00Z">
            <w:rPr/>
          </w:rPrChange>
        </w:rPr>
        <w:t xml:space="preserve">Uz sve navedeno, korisnici će imati opciju ostavljanja komentara za odabrano jelo i restoran. Veličina komentara će biti ograničena na maksimalno 512 znakova. Također, korisnici će moći ocijeniti jelo i restoran s ocjenom u intervalu od jedan do pet. Prilikom komentiranja </w:t>
      </w:r>
      <w:r w:rsidR="0093759E" w:rsidRPr="0020295F">
        <w:rPr>
          <w:rPrChange w:id="1732" w:author="Jan Kelemen" w:date="2016-01-20T17:07:00Z">
            <w:rPr/>
          </w:rPrChange>
        </w:rPr>
        <w:t xml:space="preserve">i ocjenjivanja </w:t>
      </w:r>
      <w:r w:rsidRPr="0020295F">
        <w:rPr>
          <w:rPrChange w:id="1733" w:author="Jan Kelemen" w:date="2016-01-20T17:07:00Z">
            <w:rPr/>
          </w:rPrChange>
        </w:rPr>
        <w:t>obavezno se unosi i ime koje korisnik želi da se prikazuje uz komentar.</w:t>
      </w:r>
    </w:p>
    <w:p w14:paraId="682482DA" w14:textId="04FB2969" w:rsidR="00824032" w:rsidRPr="0020295F" w:rsidRDefault="00824032" w:rsidP="00824032">
      <w:pPr>
        <w:ind w:firstLine="360"/>
        <w:rPr>
          <w:rPrChange w:id="1734" w:author="Jan Kelemen" w:date="2016-01-20T17:07:00Z">
            <w:rPr/>
          </w:rPrChange>
        </w:rPr>
      </w:pPr>
      <w:r w:rsidRPr="0020295F">
        <w:rPr>
          <w:rPrChange w:id="1735" w:author="Jan Kelemen" w:date="2016-01-20T17:07:00Z">
            <w:rPr/>
          </w:rPrChange>
        </w:rPr>
        <w:t xml:space="preserve">Djelatnik će imati gotovo isto sučelje kao i korisnik, ali prilikom klika na </w:t>
      </w:r>
      <w:r w:rsidR="008A4DA5" w:rsidRPr="0020295F">
        <w:rPr>
          <w:rPrChange w:id="1736" w:author="Jan Kelemen" w:date="2016-01-20T17:07:00Z">
            <w:rPr/>
          </w:rPrChange>
        </w:rPr>
        <w:t>link na dnu stranice „Prijava osoblja“</w:t>
      </w:r>
      <w:r w:rsidRPr="0020295F">
        <w:rPr>
          <w:rPrChange w:id="1737" w:author="Jan Kelemen" w:date="2016-01-20T17:07:00Z">
            <w:rPr/>
          </w:rPrChange>
        </w:rPr>
        <w:t xml:space="preserve"> djelatnik će moći </w:t>
      </w:r>
      <w:r w:rsidR="0093759E" w:rsidRPr="0020295F">
        <w:rPr>
          <w:rPrChange w:id="1738" w:author="Jan Kelemen" w:date="2016-01-20T17:07:00Z">
            <w:rPr/>
          </w:rPrChange>
        </w:rPr>
        <w:t>prijavit</w:t>
      </w:r>
      <w:r w:rsidR="00E86E03" w:rsidRPr="0020295F">
        <w:rPr>
          <w:rPrChange w:id="1739" w:author="Jan Kelemen" w:date="2016-01-20T17:07:00Z">
            <w:rPr/>
          </w:rPrChange>
        </w:rPr>
        <w:t>i</w:t>
      </w:r>
      <w:r w:rsidR="0093759E" w:rsidRPr="0020295F">
        <w:rPr>
          <w:rPrChange w:id="1740" w:author="Jan Kelemen" w:date="2016-01-20T17:07:00Z">
            <w:rPr/>
          </w:rPrChange>
        </w:rPr>
        <w:t xml:space="preserve"> se u </w:t>
      </w:r>
      <w:r w:rsidRPr="0020295F">
        <w:rPr>
          <w:rPrChange w:id="1741" w:author="Jan Kelemen" w:date="2016-01-20T17:07:00Z">
            <w:rPr/>
          </w:rPrChange>
        </w:rPr>
        <w:t>administrativnu stranicu. Na administrativnoj stranici djelatnik će moći:</w:t>
      </w:r>
    </w:p>
    <w:p w14:paraId="5BBCC8D9" w14:textId="77777777" w:rsidR="00824032" w:rsidRPr="0020295F" w:rsidRDefault="00824032" w:rsidP="001A0EE3">
      <w:pPr>
        <w:pStyle w:val="ListParagraph"/>
        <w:numPr>
          <w:ilvl w:val="0"/>
          <w:numId w:val="4"/>
        </w:numPr>
        <w:rPr>
          <w:rPrChange w:id="1742" w:author="Jan Kelemen" w:date="2016-01-20T17:07:00Z">
            <w:rPr/>
          </w:rPrChange>
        </w:rPr>
      </w:pPr>
      <w:r w:rsidRPr="0020295F">
        <w:rPr>
          <w:rPrChange w:id="1743" w:author="Jan Kelemen" w:date="2016-01-20T17:07:00Z">
            <w:rPr/>
          </w:rPrChange>
        </w:rPr>
        <w:t xml:space="preserve">potvrđivati ili odbijati narudžbe, </w:t>
      </w:r>
    </w:p>
    <w:p w14:paraId="74721CFF" w14:textId="735B7FCF" w:rsidR="00824032" w:rsidRPr="0020295F" w:rsidRDefault="00824032" w:rsidP="001A0EE3">
      <w:pPr>
        <w:pStyle w:val="ListParagraph"/>
        <w:numPr>
          <w:ilvl w:val="0"/>
          <w:numId w:val="4"/>
        </w:numPr>
        <w:rPr>
          <w:rPrChange w:id="1744" w:author="Jan Kelemen" w:date="2016-01-20T17:07:00Z">
            <w:rPr/>
          </w:rPrChange>
        </w:rPr>
      </w:pPr>
      <w:r w:rsidRPr="0020295F">
        <w:rPr>
          <w:rPrChange w:id="1745" w:author="Jan Kelemen" w:date="2016-01-20T17:07:00Z">
            <w:rPr/>
          </w:rPrChange>
        </w:rPr>
        <w:t>dodavati</w:t>
      </w:r>
      <w:r w:rsidR="0093759E" w:rsidRPr="0020295F">
        <w:rPr>
          <w:rPrChange w:id="1746" w:author="Jan Kelemen" w:date="2016-01-20T17:07:00Z">
            <w:rPr/>
          </w:rPrChange>
        </w:rPr>
        <w:t>, izmjenjivati ili brisati kategorije jela</w:t>
      </w:r>
    </w:p>
    <w:p w14:paraId="58CF5F9E" w14:textId="184319CB" w:rsidR="00824032" w:rsidRPr="0020295F" w:rsidRDefault="00824032" w:rsidP="001A0EE3">
      <w:pPr>
        <w:pStyle w:val="ListParagraph"/>
        <w:numPr>
          <w:ilvl w:val="0"/>
          <w:numId w:val="4"/>
        </w:numPr>
        <w:rPr>
          <w:rPrChange w:id="1747" w:author="Jan Kelemen" w:date="2016-01-20T17:07:00Z">
            <w:rPr/>
          </w:rPrChange>
        </w:rPr>
      </w:pPr>
      <w:r w:rsidRPr="0020295F">
        <w:rPr>
          <w:rPrChange w:id="1748" w:author="Jan Kelemen" w:date="2016-01-20T17:07:00Z">
            <w:rPr/>
          </w:rPrChange>
        </w:rPr>
        <w:t>dodavati</w:t>
      </w:r>
      <w:r w:rsidR="0093759E" w:rsidRPr="0020295F">
        <w:rPr>
          <w:rPrChange w:id="1749" w:author="Jan Kelemen" w:date="2016-01-20T17:07:00Z">
            <w:rPr/>
          </w:rPrChange>
        </w:rPr>
        <w:t>, izmjenjivati ili brisati jela</w:t>
      </w:r>
    </w:p>
    <w:p w14:paraId="26940957" w14:textId="77777777" w:rsidR="00824032" w:rsidRPr="0020295F" w:rsidRDefault="00824032" w:rsidP="001A0EE3">
      <w:pPr>
        <w:pStyle w:val="ListParagraph"/>
        <w:numPr>
          <w:ilvl w:val="0"/>
          <w:numId w:val="4"/>
        </w:numPr>
        <w:rPr>
          <w:rPrChange w:id="1750" w:author="Jan Kelemen" w:date="2016-01-20T17:07:00Z">
            <w:rPr/>
          </w:rPrChange>
        </w:rPr>
      </w:pPr>
      <w:r w:rsidRPr="0020295F">
        <w:rPr>
          <w:rPrChange w:id="1751" w:author="Jan Kelemen" w:date="2016-01-20T17:07:00Z">
            <w:rPr/>
          </w:rPrChange>
        </w:rPr>
        <w:t>određivati dostupnost jela,</w:t>
      </w:r>
    </w:p>
    <w:p w14:paraId="7DE51D11" w14:textId="64D16612" w:rsidR="00824032" w:rsidRPr="0020295F" w:rsidRDefault="0093759E" w:rsidP="008056C9">
      <w:pPr>
        <w:ind w:firstLine="360"/>
        <w:rPr>
          <w:rPrChange w:id="1752" w:author="Jan Kelemen" w:date="2016-01-20T17:07:00Z">
            <w:rPr/>
          </w:rPrChange>
        </w:rPr>
      </w:pPr>
      <w:r w:rsidRPr="0020295F">
        <w:rPr>
          <w:rPrChange w:id="1753" w:author="Jan Kelemen" w:date="2016-01-20T17:07:00Z">
            <w:rPr/>
          </w:rPrChange>
        </w:rPr>
        <w:t xml:space="preserve">Vlasnik </w:t>
      </w:r>
      <w:r w:rsidR="00824032" w:rsidRPr="0020295F">
        <w:rPr>
          <w:rPrChange w:id="1754" w:author="Jan Kelemen" w:date="2016-01-20T17:07:00Z">
            <w:rPr/>
          </w:rPrChange>
        </w:rPr>
        <w:t>će imati na glavnoj stranici pregled ukupnog broja narudžbi restorana za tekući mjesec. Vlasnik neće moći ni u kojem slučaju promijeniti te podatke, već</w:t>
      </w:r>
      <w:r w:rsidRPr="0020295F">
        <w:rPr>
          <w:rPrChange w:id="1755" w:author="Jan Kelemen" w:date="2016-01-20T17:07:00Z">
            <w:rPr/>
          </w:rPrChange>
        </w:rPr>
        <w:t xml:space="preserve"> će</w:t>
      </w:r>
      <w:r w:rsidR="00824032" w:rsidRPr="0020295F">
        <w:rPr>
          <w:rPrChange w:id="1756" w:author="Jan Kelemen" w:date="2016-01-20T17:07:00Z">
            <w:rPr/>
          </w:rPrChange>
        </w:rPr>
        <w:t xml:space="preserve"> se ukupan broj narudžbi automatski povećati prilikom svake narudžbe.</w:t>
      </w:r>
    </w:p>
    <w:p w14:paraId="59991899" w14:textId="77777777" w:rsidR="00824032" w:rsidRPr="0020295F" w:rsidRDefault="00824032" w:rsidP="00824032">
      <w:pPr>
        <w:ind w:firstLine="360"/>
        <w:rPr>
          <w:rPrChange w:id="1757" w:author="Jan Kelemen" w:date="2016-01-20T17:07:00Z">
            <w:rPr/>
          </w:rPrChange>
        </w:rPr>
      </w:pPr>
      <w:r w:rsidRPr="0020295F">
        <w:rPr>
          <w:rPrChange w:id="1758" w:author="Jan Kelemen" w:date="2016-01-20T17:07:00Z">
            <w:rPr/>
          </w:rPrChange>
        </w:rPr>
        <w:t>Vlasnik i djelatnik će moći preko web stranice restorana naručivati jela. Vlasnik restorana će moći odabrati i pregledavati sve funkcionalne opcije sustava kao i djelatnik. Također, vlasnik će imati dodatne mogućnosti kao što su:</w:t>
      </w:r>
    </w:p>
    <w:p w14:paraId="713EEAA0" w14:textId="42889D1A" w:rsidR="0093759E" w:rsidRPr="0020295F" w:rsidRDefault="0093759E" w:rsidP="004130A4">
      <w:pPr>
        <w:pStyle w:val="ListParagraph"/>
        <w:numPr>
          <w:ilvl w:val="0"/>
          <w:numId w:val="4"/>
        </w:numPr>
        <w:rPr>
          <w:rPrChange w:id="1759" w:author="Jan Kelemen" w:date="2016-01-20T17:07:00Z">
            <w:rPr/>
          </w:rPrChange>
        </w:rPr>
      </w:pPr>
      <w:r w:rsidRPr="0020295F">
        <w:rPr>
          <w:rPrChange w:id="1760" w:author="Jan Kelemen" w:date="2016-01-20T17:07:00Z">
            <w:rPr/>
          </w:rPrChange>
        </w:rPr>
        <w:t xml:space="preserve">vidjeti broj pojedinačnih narudžbi za određeno jelo. </w:t>
      </w:r>
    </w:p>
    <w:p w14:paraId="6151967F" w14:textId="77777777" w:rsidR="00824032" w:rsidRPr="0020295F" w:rsidRDefault="00824032" w:rsidP="001A0EE3">
      <w:pPr>
        <w:pStyle w:val="ListParagraph"/>
        <w:numPr>
          <w:ilvl w:val="0"/>
          <w:numId w:val="5"/>
        </w:numPr>
        <w:rPr>
          <w:rPrChange w:id="1761" w:author="Jan Kelemen" w:date="2016-01-20T17:07:00Z">
            <w:rPr/>
          </w:rPrChange>
        </w:rPr>
      </w:pPr>
      <w:r w:rsidRPr="0020295F">
        <w:rPr>
          <w:rPrChange w:id="1762" w:author="Jan Kelemen" w:date="2016-01-20T17:07:00Z">
            <w:rPr/>
          </w:rPrChange>
        </w:rPr>
        <w:t>mijenjanje svih podataka o restoranu na glavnoj stranici, osim prosječne ocjene klijenata</w:t>
      </w:r>
    </w:p>
    <w:p w14:paraId="12077C14" w14:textId="77777777" w:rsidR="00824032" w:rsidRPr="0020295F" w:rsidRDefault="00824032" w:rsidP="001A0EE3">
      <w:pPr>
        <w:pStyle w:val="ListParagraph"/>
        <w:numPr>
          <w:ilvl w:val="0"/>
          <w:numId w:val="5"/>
        </w:numPr>
        <w:rPr>
          <w:rPrChange w:id="1763" w:author="Jan Kelemen" w:date="2016-01-20T17:07:00Z">
            <w:rPr/>
          </w:rPrChange>
        </w:rPr>
      </w:pPr>
      <w:r w:rsidRPr="0020295F">
        <w:rPr>
          <w:rPrChange w:id="1764" w:author="Jan Kelemen" w:date="2016-01-20T17:07:00Z">
            <w:rPr/>
          </w:rPrChange>
        </w:rPr>
        <w:lastRenderedPageBreak/>
        <w:t>pregledavanje svih djelatnika s njihovim imenima i prezimenima, korisničkim imenom i brojem zaprimljenih narudžbi,</w:t>
      </w:r>
    </w:p>
    <w:p w14:paraId="442FBAFF" w14:textId="77777777" w:rsidR="00824032" w:rsidRPr="0020295F" w:rsidRDefault="00824032" w:rsidP="001A0EE3">
      <w:pPr>
        <w:pStyle w:val="ListParagraph"/>
        <w:numPr>
          <w:ilvl w:val="0"/>
          <w:numId w:val="5"/>
        </w:numPr>
        <w:rPr>
          <w:rPrChange w:id="1765" w:author="Jan Kelemen" w:date="2016-01-20T17:07:00Z">
            <w:rPr/>
          </w:rPrChange>
        </w:rPr>
      </w:pPr>
      <w:r w:rsidRPr="0020295F">
        <w:rPr>
          <w:rPrChange w:id="1766" w:author="Jan Kelemen" w:date="2016-01-20T17:07:00Z">
            <w:rPr/>
          </w:rPrChange>
        </w:rPr>
        <w:t>zapošljavanje novih djelatnika ili otpuštanje starih djelatnika,</w:t>
      </w:r>
    </w:p>
    <w:p w14:paraId="76259729" w14:textId="77777777" w:rsidR="00824032" w:rsidRPr="0020295F" w:rsidRDefault="00824032" w:rsidP="001A0EE3">
      <w:pPr>
        <w:pStyle w:val="ListParagraph"/>
        <w:numPr>
          <w:ilvl w:val="0"/>
          <w:numId w:val="5"/>
        </w:numPr>
        <w:rPr>
          <w:rPrChange w:id="1767" w:author="Jan Kelemen" w:date="2016-01-20T17:07:00Z">
            <w:rPr/>
          </w:rPrChange>
        </w:rPr>
      </w:pPr>
      <w:r w:rsidRPr="0020295F">
        <w:rPr>
          <w:rPrChange w:id="1768" w:author="Jan Kelemen" w:date="2016-01-20T17:07:00Z">
            <w:rPr/>
          </w:rPrChange>
        </w:rPr>
        <w:t>pregledavanje izvještaja o prometu svojega restorana po mjesecima,</w:t>
      </w:r>
    </w:p>
    <w:p w14:paraId="1B24E786" w14:textId="77777777" w:rsidR="00824032" w:rsidRPr="0020295F" w:rsidRDefault="00824032" w:rsidP="001A0EE3">
      <w:pPr>
        <w:pStyle w:val="ListParagraph"/>
        <w:numPr>
          <w:ilvl w:val="0"/>
          <w:numId w:val="5"/>
        </w:numPr>
        <w:rPr>
          <w:rPrChange w:id="1769" w:author="Jan Kelemen" w:date="2016-01-20T17:07:00Z">
            <w:rPr/>
          </w:rPrChange>
        </w:rPr>
      </w:pPr>
      <w:r w:rsidRPr="0020295F">
        <w:rPr>
          <w:rPrChange w:id="1770" w:author="Jan Kelemen" w:date="2016-01-20T17:07:00Z">
            <w:rPr/>
          </w:rPrChange>
        </w:rPr>
        <w:t xml:space="preserve">pregledavanje broja narudžbi, </w:t>
      </w:r>
    </w:p>
    <w:p w14:paraId="71D2BB3F" w14:textId="77777777" w:rsidR="00824032" w:rsidRPr="0020295F" w:rsidRDefault="00824032" w:rsidP="001A0EE3">
      <w:pPr>
        <w:pStyle w:val="ListParagraph"/>
        <w:numPr>
          <w:ilvl w:val="0"/>
          <w:numId w:val="5"/>
        </w:numPr>
        <w:rPr>
          <w:rPrChange w:id="1771" w:author="Jan Kelemen" w:date="2016-01-20T17:07:00Z">
            <w:rPr/>
          </w:rPrChange>
        </w:rPr>
      </w:pPr>
      <w:r w:rsidRPr="0020295F">
        <w:rPr>
          <w:rPrChange w:id="1772" w:author="Jan Kelemen" w:date="2016-01-20T17:07:00Z">
            <w:rPr/>
          </w:rPrChange>
        </w:rPr>
        <w:t>pregledavanje prosječne cijene narudžbe,</w:t>
      </w:r>
    </w:p>
    <w:p w14:paraId="3C66493D" w14:textId="77777777" w:rsidR="00824032" w:rsidRPr="0020295F" w:rsidRDefault="00824032" w:rsidP="001A0EE3">
      <w:pPr>
        <w:pStyle w:val="ListParagraph"/>
        <w:numPr>
          <w:ilvl w:val="0"/>
          <w:numId w:val="5"/>
        </w:numPr>
        <w:rPr>
          <w:rPrChange w:id="1773" w:author="Jan Kelemen" w:date="2016-01-20T17:07:00Z">
            <w:rPr/>
          </w:rPrChange>
        </w:rPr>
      </w:pPr>
      <w:r w:rsidRPr="0020295F">
        <w:rPr>
          <w:rPrChange w:id="1774" w:author="Jan Kelemen" w:date="2016-01-20T17:07:00Z">
            <w:rPr/>
          </w:rPrChange>
        </w:rPr>
        <w:t>pregledavanje tri najčešća naručivana jela,</w:t>
      </w:r>
    </w:p>
    <w:p w14:paraId="3B146B9F" w14:textId="77777777" w:rsidR="00824032" w:rsidRPr="0020295F" w:rsidRDefault="00824032" w:rsidP="001A0EE3">
      <w:pPr>
        <w:pStyle w:val="ListParagraph"/>
        <w:numPr>
          <w:ilvl w:val="0"/>
          <w:numId w:val="5"/>
        </w:numPr>
        <w:rPr>
          <w:rPrChange w:id="1775" w:author="Jan Kelemen" w:date="2016-01-20T17:07:00Z">
            <w:rPr/>
          </w:rPrChange>
        </w:rPr>
      </w:pPr>
      <w:r w:rsidRPr="0020295F">
        <w:rPr>
          <w:rPrChange w:id="1776" w:author="Jan Kelemen" w:date="2016-01-20T17:07:00Z">
            <w:rPr/>
          </w:rPrChange>
        </w:rPr>
        <w:t>pregledavanje ukupnog prometa restorana.</w:t>
      </w:r>
    </w:p>
    <w:p w14:paraId="19719106" w14:textId="77777777" w:rsidR="00824032" w:rsidRPr="0020295F" w:rsidRDefault="00824032" w:rsidP="00824032">
      <w:pPr>
        <w:pStyle w:val="Normal1"/>
        <w:rPr>
          <w:rPrChange w:id="1777" w:author="Jan Kelemen" w:date="2016-01-20T17:07:00Z">
            <w:rPr/>
          </w:rPrChange>
        </w:rPr>
      </w:pPr>
      <w:bookmarkStart w:id="1778" w:name="h.1fob9te" w:colFirst="0" w:colLast="0"/>
      <w:bookmarkEnd w:id="1778"/>
      <w:r w:rsidRPr="0020295F">
        <w:rPr>
          <w:rPrChange w:id="1779" w:author="Jan Kelemen" w:date="2016-01-20T17:07:00Z">
            <w:rPr/>
          </w:rPrChange>
        </w:rPr>
        <w:br w:type="page"/>
      </w:r>
    </w:p>
    <w:p w14:paraId="34D559FD" w14:textId="77777777" w:rsidR="00824032" w:rsidRPr="0020295F" w:rsidRDefault="00824032" w:rsidP="00824032">
      <w:pPr>
        <w:pStyle w:val="Heading1"/>
        <w:rPr>
          <w:b w:val="0"/>
          <w:rPrChange w:id="1780" w:author="Jan Kelemen" w:date="2016-01-20T17:07:00Z">
            <w:rPr/>
          </w:rPrChange>
        </w:rPr>
      </w:pPr>
      <w:bookmarkStart w:id="1781" w:name="_Toc441072958"/>
      <w:r w:rsidRPr="0020295F">
        <w:rPr>
          <w:b w:val="0"/>
          <w:rPrChange w:id="1782" w:author="Jan Kelemen" w:date="2016-01-20T17:07:00Z">
            <w:rPr/>
          </w:rPrChange>
        </w:rPr>
        <w:lastRenderedPageBreak/>
        <w:t>Pojmovnik</w:t>
      </w:r>
      <w:bookmarkEnd w:id="1781"/>
    </w:p>
    <w:p w14:paraId="692CC780" w14:textId="6984E3BA" w:rsidR="00405337" w:rsidRPr="0020295F"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Change w:id="1783" w:author="Jan Kelemen" w:date="2016-01-20T17:07:00Z">
            <w:rPr>
              <w:rFonts w:eastAsia="Times New Roman" w:cs="Times New Roman"/>
              <w:szCs w:val="24"/>
              <w:lang w:eastAsia="ar-SA"/>
            </w:rPr>
          </w:rPrChange>
        </w:rPr>
      </w:pPr>
      <w:r w:rsidRPr="0020295F">
        <w:rPr>
          <w:rFonts w:eastAsia="Times New Roman" w:cs="Times New Roman"/>
          <w:szCs w:val="24"/>
          <w:lang w:eastAsia="ar-SA"/>
          <w:rPrChange w:id="1784" w:author="Jan Kelemen" w:date="2016-01-20T17:07:00Z">
            <w:rPr>
              <w:rFonts w:eastAsia="Times New Roman" w:cs="Times New Roman"/>
              <w:b/>
              <w:szCs w:val="24"/>
              <w:lang w:eastAsia="ar-SA"/>
            </w:rPr>
          </w:rPrChange>
        </w:rPr>
        <w:t>Ajax</w:t>
      </w:r>
      <w:r w:rsidR="0083115D" w:rsidRPr="0020295F">
        <w:rPr>
          <w:rFonts w:eastAsia="Times New Roman" w:cs="Times New Roman"/>
          <w:szCs w:val="24"/>
          <w:lang w:eastAsia="ar-SA"/>
          <w:rPrChange w:id="1785" w:author="Jan Kelemen" w:date="2016-01-20T17:07:00Z">
            <w:rPr>
              <w:rFonts w:eastAsia="Times New Roman" w:cs="Times New Roman"/>
              <w:b/>
              <w:szCs w:val="24"/>
              <w:lang w:eastAsia="ar-SA"/>
            </w:rPr>
          </w:rPrChange>
        </w:rPr>
        <w:t xml:space="preserve">: </w:t>
      </w:r>
      <w:r w:rsidR="0083115D" w:rsidRPr="0020295F">
        <w:rPr>
          <w:rFonts w:eastAsia="Times New Roman" w:cs="Times New Roman"/>
          <w:szCs w:val="24"/>
          <w:lang w:eastAsia="ar-SA"/>
          <w:rPrChange w:id="1786" w:author="Jan Kelemen" w:date="2016-01-20T17:07:00Z">
            <w:rPr>
              <w:rFonts w:eastAsia="Times New Roman" w:cs="Times New Roman"/>
              <w:szCs w:val="24"/>
              <w:lang w:eastAsia="ar-SA"/>
            </w:rPr>
          </w:rPrChange>
        </w:rPr>
        <w:t>(Asynchronous Javascript and XML) je skup tehnologija korištenih prilikom razvoja asinkronih web aplikacija.</w:t>
      </w:r>
    </w:p>
    <w:p w14:paraId="77EA0B55" w14:textId="3B2DEED6"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Change w:id="1787" w:author="Jan Kelemen" w:date="2016-01-20T17:07:00Z">
            <w:rPr>
              <w:rFonts w:eastAsia="Times New Roman" w:cs="Times New Roman"/>
              <w:szCs w:val="24"/>
              <w:lang w:eastAsia="ar-SA"/>
            </w:rPr>
          </w:rPrChange>
        </w:rPr>
      </w:pPr>
      <w:r w:rsidRPr="0020295F">
        <w:rPr>
          <w:rFonts w:cs="Times New Roman"/>
          <w:szCs w:val="24"/>
          <w:lang w:eastAsia="ar-SA"/>
          <w:rPrChange w:id="1788" w:author="Jan Kelemen" w:date="2016-01-20T17:07:00Z">
            <w:rPr>
              <w:rFonts w:cs="Times New Roman"/>
              <w:b/>
              <w:szCs w:val="24"/>
              <w:lang w:eastAsia="ar-SA"/>
            </w:rPr>
          </w:rPrChange>
        </w:rPr>
        <w:t>ASP. NET:</w:t>
      </w:r>
      <w:r w:rsidRPr="0020295F">
        <w:rPr>
          <w:rFonts w:cs="Times New Roman"/>
          <w:szCs w:val="24"/>
          <w:rPrChange w:id="1789" w:author="Jan Kelemen" w:date="2016-01-20T17:07:00Z">
            <w:rPr>
              <w:rFonts w:cs="Times New Roman"/>
              <w:szCs w:val="24"/>
            </w:rPr>
          </w:rPrChange>
        </w:rPr>
        <w:t xml:space="preserve"> (</w:t>
      </w:r>
      <w:r w:rsidRPr="0020295F">
        <w:rPr>
          <w:rFonts w:eastAsia="Times New Roman" w:cs="Times New Roman"/>
          <w:szCs w:val="24"/>
          <w:lang w:eastAsia="ar-SA"/>
          <w:rPrChange w:id="1790" w:author="Jan Kelemen" w:date="2016-01-20T17:07:00Z">
            <w:rPr>
              <w:rFonts w:eastAsia="Times New Roman" w:cs="Times New Roman"/>
              <w:szCs w:val="24"/>
              <w:lang w:eastAsia="ar-SA"/>
            </w:rPr>
          </w:rPrChange>
        </w:rPr>
        <w:t>Active Server Pages. Net</w:t>
      </w:r>
      <w:r w:rsidRPr="0020295F">
        <w:rPr>
          <w:rFonts w:cs="Times New Roman"/>
          <w:szCs w:val="24"/>
          <w:rPrChange w:id="1791" w:author="Jan Kelemen" w:date="2016-01-20T17:07:00Z">
            <w:rPr>
              <w:rFonts w:cs="Times New Roman"/>
              <w:szCs w:val="24"/>
            </w:rPr>
          </w:rPrChange>
        </w:rPr>
        <w:t xml:space="preserve">) </w:t>
      </w:r>
      <w:r w:rsidRPr="0020295F">
        <w:rPr>
          <w:rFonts w:eastAsia="Times New Roman" w:cs="Times New Roman"/>
          <w:szCs w:val="24"/>
          <w:lang w:eastAsia="ar-SA"/>
          <w:rPrChange w:id="1792" w:author="Jan Kelemen" w:date="2016-01-20T17:07:00Z">
            <w:rPr>
              <w:rFonts w:eastAsia="Times New Roman" w:cs="Times New Roman"/>
              <w:szCs w:val="24"/>
              <w:lang w:eastAsia="ar-SA"/>
            </w:rPr>
          </w:rPrChange>
        </w:rPr>
        <w:t xml:space="preserve">je </w:t>
      </w:r>
      <w:r w:rsidR="001C235F" w:rsidRPr="0020295F">
        <w:rPr>
          <w:rFonts w:eastAsia="Times New Roman" w:cs="Times New Roman"/>
          <w:szCs w:val="24"/>
          <w:lang w:eastAsia="ar-SA"/>
          <w:rPrChange w:id="1793" w:author="Jan Kelemen" w:date="2016-01-20T17:07:00Z">
            <w:rPr>
              <w:rFonts w:eastAsia="Times New Roman" w:cs="Times New Roman"/>
              <w:szCs w:val="24"/>
              <w:lang w:eastAsia="ar-SA"/>
            </w:rPr>
          </w:rPrChange>
        </w:rPr>
        <w:t>Microsoftova</w:t>
      </w:r>
      <w:r w:rsidRPr="0020295F">
        <w:rPr>
          <w:rFonts w:eastAsia="Times New Roman" w:cs="Times New Roman"/>
          <w:szCs w:val="24"/>
          <w:lang w:eastAsia="ar-SA"/>
          <w:rPrChange w:id="1794" w:author="Jan Kelemen" w:date="2016-01-20T17:07:00Z">
            <w:rPr>
              <w:rFonts w:eastAsia="Times New Roman" w:cs="Times New Roman"/>
              <w:szCs w:val="24"/>
              <w:lang w:eastAsia="ar-SA"/>
            </w:rPr>
          </w:rPrChange>
        </w:rPr>
        <w:t xml:space="preserve"> tehnologija i platforma za izradu kvalitetnih, dizajnerski i funkcionalno naprednih web</w:t>
      </w:r>
      <w:r w:rsidRPr="0020295F">
        <w:rPr>
          <w:rFonts w:cs="Times New Roman"/>
          <w:szCs w:val="24"/>
          <w:lang w:eastAsia="ar-SA"/>
          <w:rPrChange w:id="1795" w:author="Jan Kelemen" w:date="2016-01-20T17:07:00Z">
            <w:rPr>
              <w:rFonts w:cs="Times New Roman"/>
              <w:szCs w:val="24"/>
              <w:lang w:eastAsia="ar-SA"/>
            </w:rPr>
          </w:rPrChange>
        </w:rPr>
        <w:t xml:space="preserve"> </w:t>
      </w:r>
      <w:r w:rsidRPr="0020295F">
        <w:rPr>
          <w:rFonts w:eastAsia="Times New Roman" w:cs="Times New Roman"/>
          <w:szCs w:val="24"/>
          <w:lang w:eastAsia="ar-SA"/>
          <w:rPrChange w:id="1796" w:author="Jan Kelemen" w:date="2016-01-20T17:07:00Z">
            <w:rPr>
              <w:rFonts w:eastAsia="Times New Roman" w:cs="Times New Roman"/>
              <w:szCs w:val="24"/>
              <w:lang w:eastAsia="ar-SA"/>
            </w:rPr>
          </w:rPrChange>
        </w:rPr>
        <w:t xml:space="preserve">aplikacija. </w:t>
      </w:r>
    </w:p>
    <w:p w14:paraId="68C1C692"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Change w:id="1797" w:author="Jan Kelemen" w:date="2016-01-20T17:07:00Z">
            <w:rPr>
              <w:rFonts w:eastAsia="Times New Roman" w:cs="Times New Roman"/>
              <w:szCs w:val="24"/>
              <w:lang w:eastAsia="ar-SA"/>
            </w:rPr>
          </w:rPrChange>
        </w:rPr>
      </w:pPr>
      <w:r w:rsidRPr="0020295F">
        <w:rPr>
          <w:rFonts w:eastAsia="Times New Roman" w:cs="Times New Roman"/>
          <w:szCs w:val="24"/>
          <w:lang w:eastAsia="ar-SA"/>
          <w:rPrChange w:id="1798" w:author="Jan Kelemen" w:date="2016-01-20T17:07:00Z">
            <w:rPr>
              <w:rFonts w:eastAsia="Times New Roman" w:cs="Times New Roman"/>
              <w:b/>
              <w:szCs w:val="24"/>
              <w:lang w:eastAsia="ar-SA"/>
            </w:rPr>
          </w:rPrChange>
        </w:rPr>
        <w:t>C#</w:t>
      </w:r>
      <w:r w:rsidRPr="0020295F">
        <w:rPr>
          <w:rFonts w:cs="Times New Roman"/>
          <w:szCs w:val="24"/>
          <w:lang w:eastAsia="ar-SA"/>
          <w:rPrChange w:id="1799" w:author="Jan Kelemen" w:date="2016-01-20T17:07:00Z">
            <w:rPr>
              <w:rFonts w:cs="Times New Roman"/>
              <w:b/>
              <w:szCs w:val="24"/>
              <w:lang w:eastAsia="ar-SA"/>
            </w:rPr>
          </w:rPrChange>
        </w:rPr>
        <w:t>:</w:t>
      </w:r>
      <w:r w:rsidRPr="0020295F">
        <w:rPr>
          <w:rFonts w:eastAsia="Times New Roman" w:cs="Times New Roman"/>
          <w:szCs w:val="24"/>
          <w:lang w:eastAsia="ar-SA"/>
          <w:rPrChange w:id="1800" w:author="Jan Kelemen" w:date="2016-01-20T17:07:00Z">
            <w:rPr>
              <w:rFonts w:eastAsia="Times New Roman" w:cs="Times New Roman"/>
              <w:szCs w:val="24"/>
              <w:lang w:eastAsia="ar-SA"/>
            </w:rPr>
          </w:rPrChange>
        </w:rPr>
        <w:t xml:space="preserve"> je objektno orijentirani programski jezik</w:t>
      </w:r>
      <w:r w:rsidRPr="0020295F">
        <w:rPr>
          <w:rFonts w:cs="Times New Roman"/>
          <w:szCs w:val="24"/>
          <w:rPrChange w:id="1801" w:author="Jan Kelemen" w:date="2016-01-20T17:07:00Z">
            <w:rPr>
              <w:rFonts w:cs="Times New Roman"/>
              <w:szCs w:val="24"/>
            </w:rPr>
          </w:rPrChange>
        </w:rPr>
        <w:t>.</w:t>
      </w:r>
    </w:p>
    <w:p w14:paraId="6046814A" w14:textId="396B70B3" w:rsidR="00405337" w:rsidRPr="0020295F"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Change w:id="1802" w:author="Jan Kelemen" w:date="2016-01-20T17:07:00Z">
            <w:rPr>
              <w:rFonts w:eastAsia="Times New Roman" w:cs="Times New Roman"/>
              <w:szCs w:val="24"/>
              <w:lang w:eastAsia="ar-SA"/>
            </w:rPr>
          </w:rPrChange>
        </w:rPr>
      </w:pPr>
      <w:r w:rsidRPr="0020295F">
        <w:rPr>
          <w:rFonts w:eastAsia="Times New Roman" w:cs="Times New Roman"/>
          <w:szCs w:val="24"/>
          <w:lang w:eastAsia="ar-SA"/>
          <w:rPrChange w:id="1803" w:author="Jan Kelemen" w:date="2016-01-20T17:07:00Z">
            <w:rPr>
              <w:rFonts w:eastAsia="Times New Roman" w:cs="Times New Roman"/>
              <w:b/>
              <w:szCs w:val="24"/>
              <w:lang w:eastAsia="ar-SA"/>
            </w:rPr>
          </w:rPrChange>
        </w:rPr>
        <w:t>CSS:</w:t>
      </w:r>
      <w:r w:rsidRPr="0020295F">
        <w:rPr>
          <w:rFonts w:eastAsia="Times New Roman" w:cs="Times New Roman"/>
          <w:szCs w:val="24"/>
          <w:lang w:eastAsia="ar-SA"/>
          <w:rPrChange w:id="1804" w:author="Jan Kelemen" w:date="2016-01-20T17:07:00Z">
            <w:rPr>
              <w:rFonts w:eastAsia="Times New Roman" w:cs="Times New Roman"/>
              <w:szCs w:val="24"/>
              <w:lang w:eastAsia="ar-SA"/>
            </w:rPr>
          </w:rPrChange>
        </w:rPr>
        <w:t xml:space="preserve"> </w:t>
      </w:r>
      <w:r w:rsidRPr="0020295F">
        <w:rPr>
          <w:rFonts w:cs="Times New Roman"/>
          <w:szCs w:val="24"/>
          <w:rPrChange w:id="1805" w:author="Jan Kelemen" w:date="2016-01-20T17:07:00Z">
            <w:rPr>
              <w:rFonts w:cs="Times New Roman"/>
              <w:b/>
              <w:szCs w:val="24"/>
            </w:rPr>
          </w:rPrChange>
        </w:rPr>
        <w:t>(</w:t>
      </w:r>
      <w:r w:rsidRPr="0020295F">
        <w:rPr>
          <w:rFonts w:cs="Times New Roman"/>
          <w:szCs w:val="24"/>
          <w:rPrChange w:id="1806" w:author="Jan Kelemen" w:date="2016-01-20T17:07:00Z">
            <w:rPr>
              <w:rFonts w:cs="Times New Roman"/>
              <w:szCs w:val="24"/>
            </w:rPr>
          </w:rPrChange>
        </w:rPr>
        <w:t>Cascading Style Sheet) je prezentacijski jezik koji služi za određivanje stila prikaza elemenata u markup jezicima poput HTML-a, XHTML-a, SVG-a ili XML-a</w:t>
      </w:r>
      <w:r w:rsidR="00E70A20" w:rsidRPr="0020295F">
        <w:rPr>
          <w:rFonts w:cs="Times New Roman"/>
          <w:szCs w:val="24"/>
          <w:rPrChange w:id="1807" w:author="Jan Kelemen" w:date="2016-01-20T17:07:00Z">
            <w:rPr>
              <w:rFonts w:cs="Times New Roman"/>
              <w:szCs w:val="24"/>
            </w:rPr>
          </w:rPrChange>
        </w:rPr>
        <w:t>.</w:t>
      </w:r>
    </w:p>
    <w:p w14:paraId="6CEBB145"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Change w:id="1808" w:author="Jan Kelemen" w:date="2016-01-20T17:07:00Z">
            <w:rPr>
              <w:rFonts w:cs="Times New Roman"/>
              <w:szCs w:val="24"/>
            </w:rPr>
          </w:rPrChange>
        </w:rPr>
      </w:pPr>
      <w:r w:rsidRPr="0020295F">
        <w:rPr>
          <w:rFonts w:cs="Times New Roman"/>
          <w:szCs w:val="24"/>
          <w:lang w:eastAsia="ar-SA"/>
          <w:rPrChange w:id="1809" w:author="Jan Kelemen" w:date="2016-01-20T17:07:00Z">
            <w:rPr>
              <w:rFonts w:cs="Times New Roman"/>
              <w:b/>
              <w:szCs w:val="24"/>
              <w:lang w:eastAsia="ar-SA"/>
            </w:rPr>
          </w:rPrChange>
        </w:rPr>
        <w:t>ER:</w:t>
      </w:r>
      <w:r w:rsidRPr="0020295F">
        <w:rPr>
          <w:rFonts w:cs="Times New Roman"/>
          <w:szCs w:val="24"/>
          <w:rPrChange w:id="1810" w:author="Jan Kelemen" w:date="2016-01-20T17:07:00Z">
            <w:rPr>
              <w:rFonts w:cs="Times New Roman"/>
              <w:szCs w:val="24"/>
            </w:rPr>
          </w:rPrChange>
        </w:rPr>
        <w:t xml:space="preserve"> </w:t>
      </w:r>
      <w:r w:rsidRPr="0020295F">
        <w:rPr>
          <w:rFonts w:cs="Times New Roman"/>
          <w:szCs w:val="24"/>
          <w:lang w:eastAsia="ar-SA"/>
          <w:rPrChange w:id="1811" w:author="Jan Kelemen" w:date="2016-01-20T17:07:00Z">
            <w:rPr>
              <w:rFonts w:cs="Times New Roman"/>
              <w:szCs w:val="24"/>
              <w:lang w:eastAsia="ar-SA"/>
            </w:rPr>
          </w:rPrChange>
        </w:rPr>
        <w:t>entiteti</w:t>
      </w:r>
      <w:r w:rsidRPr="0020295F">
        <w:rPr>
          <w:rFonts w:cs="Times New Roman"/>
          <w:szCs w:val="24"/>
          <w:rPrChange w:id="1812" w:author="Jan Kelemen" w:date="2016-01-20T17:07:00Z">
            <w:rPr>
              <w:rFonts w:cs="Times New Roman"/>
              <w:szCs w:val="24"/>
            </w:rPr>
          </w:rPrChange>
        </w:rPr>
        <w:t>-veze.</w:t>
      </w:r>
    </w:p>
    <w:p w14:paraId="28FC82ED"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Change w:id="1813" w:author="Jan Kelemen" w:date="2016-01-20T17:07:00Z">
            <w:rPr>
              <w:rFonts w:eastAsia="Times New Roman" w:cs="Times New Roman"/>
              <w:szCs w:val="24"/>
              <w:lang w:eastAsia="ar-SA"/>
            </w:rPr>
          </w:rPrChange>
        </w:rPr>
      </w:pPr>
      <w:r w:rsidRPr="0020295F">
        <w:rPr>
          <w:rFonts w:cs="Times New Roman"/>
          <w:szCs w:val="24"/>
          <w:lang w:eastAsia="ar-SA"/>
          <w:rPrChange w:id="1814" w:author="Jan Kelemen" w:date="2016-01-20T17:07:00Z">
            <w:rPr>
              <w:rFonts w:cs="Times New Roman"/>
              <w:b/>
              <w:szCs w:val="24"/>
              <w:lang w:eastAsia="ar-SA"/>
            </w:rPr>
          </w:rPrChange>
        </w:rPr>
        <w:t>HTML:</w:t>
      </w:r>
      <w:r w:rsidRPr="0020295F">
        <w:rPr>
          <w:rFonts w:cs="Times New Roman"/>
          <w:szCs w:val="24"/>
          <w:rPrChange w:id="1815" w:author="Jan Kelemen" w:date="2016-01-20T17:07:00Z">
            <w:rPr>
              <w:rFonts w:cs="Times New Roman"/>
              <w:szCs w:val="24"/>
            </w:rPr>
          </w:rPrChange>
        </w:rPr>
        <w:t xml:space="preserve"> (HyperText Markup Language) je prezentacijski jezik za izradu web stranica.</w:t>
      </w:r>
    </w:p>
    <w:p w14:paraId="7A37966F"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Change w:id="1816" w:author="Jan Kelemen" w:date="2016-01-20T17:07:00Z">
            <w:rPr>
              <w:rFonts w:cs="Times New Roman"/>
              <w:szCs w:val="24"/>
            </w:rPr>
          </w:rPrChange>
        </w:rPr>
      </w:pPr>
      <w:r w:rsidRPr="0020295F">
        <w:rPr>
          <w:rFonts w:cs="Times New Roman"/>
          <w:szCs w:val="24"/>
          <w:lang w:eastAsia="ar-SA"/>
          <w:rPrChange w:id="1817" w:author="Jan Kelemen" w:date="2016-01-20T17:07:00Z">
            <w:rPr>
              <w:rFonts w:cs="Times New Roman"/>
              <w:b/>
              <w:szCs w:val="24"/>
              <w:lang w:eastAsia="ar-SA"/>
            </w:rPr>
          </w:rPrChange>
        </w:rPr>
        <w:t>JS:</w:t>
      </w:r>
      <w:r w:rsidRPr="0020295F">
        <w:rPr>
          <w:rFonts w:cs="Times New Roman"/>
          <w:szCs w:val="24"/>
          <w:rPrChange w:id="1818" w:author="Jan Kelemen" w:date="2016-01-20T17:07:00Z">
            <w:rPr>
              <w:rFonts w:cs="Times New Roman"/>
              <w:szCs w:val="24"/>
            </w:rPr>
          </w:rPrChange>
        </w:rPr>
        <w:t xml:space="preserve"> (</w:t>
      </w:r>
      <w:r w:rsidRPr="0020295F">
        <w:rPr>
          <w:rFonts w:eastAsia="Times New Roman" w:cs="Times New Roman"/>
          <w:szCs w:val="24"/>
          <w:lang w:eastAsia="ar-SA"/>
          <w:rPrChange w:id="1819" w:author="Jan Kelemen" w:date="2016-01-20T17:07:00Z">
            <w:rPr>
              <w:rFonts w:eastAsia="Times New Roman" w:cs="Times New Roman"/>
              <w:szCs w:val="24"/>
              <w:lang w:eastAsia="ar-SA"/>
            </w:rPr>
          </w:rPrChange>
        </w:rPr>
        <w:t>JavaScript</w:t>
      </w:r>
      <w:r w:rsidRPr="0020295F">
        <w:rPr>
          <w:rFonts w:cs="Times New Roman"/>
          <w:szCs w:val="24"/>
          <w:rPrChange w:id="1820" w:author="Jan Kelemen" w:date="2016-01-20T17:07:00Z">
            <w:rPr>
              <w:rFonts w:cs="Times New Roman"/>
              <w:szCs w:val="24"/>
            </w:rPr>
          </w:rPrChange>
        </w:rPr>
        <w:t>)</w:t>
      </w:r>
      <w:r w:rsidRPr="0020295F">
        <w:rPr>
          <w:rFonts w:eastAsia="Times New Roman" w:cs="Times New Roman"/>
          <w:szCs w:val="24"/>
          <w:lang w:eastAsia="ar-SA"/>
          <w:rPrChange w:id="1821" w:author="Jan Kelemen" w:date="2016-01-20T17:07:00Z">
            <w:rPr>
              <w:rFonts w:eastAsia="Times New Roman" w:cs="Times New Roman"/>
              <w:szCs w:val="24"/>
              <w:lang w:eastAsia="ar-SA"/>
            </w:rPr>
          </w:rPrChange>
        </w:rPr>
        <w:t xml:space="preserve"> je skriptni jezik koji se izvodi na klijentovom računalu. Omogućuje asinkrono učitavanje podataka i manipulaciju elementima učitanih iz HTML datoteke.</w:t>
      </w:r>
    </w:p>
    <w:p w14:paraId="1AFE23E6" w14:textId="4E1E71E9" w:rsidR="00405337" w:rsidRPr="0020295F"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Change w:id="1822" w:author="Jan Kelemen" w:date="2016-01-20T17:07:00Z">
            <w:rPr>
              <w:rFonts w:cs="Times New Roman"/>
              <w:szCs w:val="24"/>
            </w:rPr>
          </w:rPrChange>
        </w:rPr>
      </w:pPr>
      <w:r w:rsidRPr="0020295F">
        <w:rPr>
          <w:rFonts w:cs="Times New Roman"/>
          <w:szCs w:val="24"/>
          <w:lang w:eastAsia="ar-SA"/>
          <w:rPrChange w:id="1823" w:author="Jan Kelemen" w:date="2016-01-20T17:07:00Z">
            <w:rPr>
              <w:rFonts w:cs="Times New Roman"/>
              <w:b/>
              <w:szCs w:val="24"/>
              <w:lang w:eastAsia="ar-SA"/>
            </w:rPr>
          </w:rPrChange>
        </w:rPr>
        <w:t>jQ</w:t>
      </w:r>
      <w:r w:rsidR="00405337" w:rsidRPr="0020295F">
        <w:rPr>
          <w:rFonts w:cs="Times New Roman"/>
          <w:szCs w:val="24"/>
          <w:lang w:eastAsia="ar-SA"/>
          <w:rPrChange w:id="1824" w:author="Jan Kelemen" w:date="2016-01-20T17:07:00Z">
            <w:rPr>
              <w:rFonts w:cs="Times New Roman"/>
              <w:b/>
              <w:szCs w:val="24"/>
              <w:lang w:eastAsia="ar-SA"/>
            </w:rPr>
          </w:rPrChange>
        </w:rPr>
        <w:t>uery:</w:t>
      </w:r>
      <w:r w:rsidRPr="0020295F">
        <w:rPr>
          <w:rFonts w:cs="Times New Roman"/>
          <w:szCs w:val="24"/>
          <w:lang w:eastAsia="ar-SA"/>
          <w:rPrChange w:id="1825" w:author="Jan Kelemen" w:date="2016-01-20T17:07:00Z">
            <w:rPr>
              <w:rFonts w:cs="Times New Roman"/>
              <w:szCs w:val="24"/>
              <w:lang w:eastAsia="ar-SA"/>
            </w:rPr>
          </w:rPrChange>
        </w:rPr>
        <w:t xml:space="preserve"> JavaScript</w:t>
      </w:r>
      <w:r w:rsidR="0083115D" w:rsidRPr="0020295F">
        <w:rPr>
          <w:rFonts w:cs="Times New Roman"/>
          <w:szCs w:val="24"/>
          <w:lang w:eastAsia="ar-SA"/>
          <w:rPrChange w:id="1826" w:author="Jan Kelemen" w:date="2016-01-20T17:07:00Z">
            <w:rPr>
              <w:rFonts w:cs="Times New Roman"/>
              <w:szCs w:val="24"/>
              <w:lang w:eastAsia="ar-SA"/>
            </w:rPr>
          </w:rPrChange>
        </w:rPr>
        <w:t xml:space="preserve"> biblioteka</w:t>
      </w:r>
      <w:r w:rsidRPr="0020295F">
        <w:rPr>
          <w:rFonts w:cs="Times New Roman"/>
          <w:szCs w:val="24"/>
          <w:lang w:eastAsia="ar-SA"/>
          <w:rPrChange w:id="1827" w:author="Jan Kelemen" w:date="2016-01-20T17:07:00Z">
            <w:rPr>
              <w:rFonts w:cs="Times New Roman"/>
              <w:szCs w:val="24"/>
              <w:lang w:eastAsia="ar-SA"/>
            </w:rPr>
          </w:rPrChange>
        </w:rPr>
        <w:t xml:space="preserve"> za upravljanje DOM (Document Object Model) elementima.</w:t>
      </w:r>
    </w:p>
    <w:p w14:paraId="41932672"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Change w:id="1828" w:author="Jan Kelemen" w:date="2016-01-20T17:07:00Z">
            <w:rPr>
              <w:rFonts w:cs="Times New Roman"/>
              <w:szCs w:val="24"/>
            </w:rPr>
          </w:rPrChange>
        </w:rPr>
      </w:pPr>
      <w:r w:rsidRPr="0020295F">
        <w:rPr>
          <w:rFonts w:eastAsia="Times New Roman" w:cs="Times New Roman"/>
          <w:szCs w:val="24"/>
          <w:lang w:eastAsia="ar-SA"/>
          <w:rPrChange w:id="1829" w:author="Jan Kelemen" w:date="2016-01-20T17:07:00Z">
            <w:rPr>
              <w:rFonts w:eastAsia="Times New Roman" w:cs="Times New Roman"/>
              <w:b/>
              <w:szCs w:val="24"/>
              <w:lang w:eastAsia="ar-SA"/>
            </w:rPr>
          </w:rPrChange>
        </w:rPr>
        <w:t>MicrosoftSQL</w:t>
      </w:r>
      <w:r w:rsidRPr="0020295F">
        <w:rPr>
          <w:rFonts w:cs="Times New Roman"/>
          <w:szCs w:val="24"/>
          <w:lang w:eastAsia="ar-SA"/>
          <w:rPrChange w:id="1830" w:author="Jan Kelemen" w:date="2016-01-20T17:07:00Z">
            <w:rPr>
              <w:rFonts w:cs="Times New Roman"/>
              <w:b/>
              <w:szCs w:val="24"/>
              <w:lang w:eastAsia="ar-SA"/>
            </w:rPr>
          </w:rPrChange>
        </w:rPr>
        <w:t>:</w:t>
      </w:r>
      <w:r w:rsidRPr="0020295F">
        <w:rPr>
          <w:rFonts w:eastAsia="Times New Roman" w:cs="Times New Roman"/>
          <w:szCs w:val="24"/>
          <w:lang w:eastAsia="ar-SA"/>
          <w:rPrChange w:id="1831" w:author="Jan Kelemen" w:date="2016-01-20T17:07:00Z">
            <w:rPr>
              <w:rFonts w:eastAsia="Times New Roman" w:cs="Times New Roman"/>
              <w:szCs w:val="24"/>
              <w:lang w:eastAsia="ar-SA"/>
            </w:rPr>
          </w:rPrChange>
        </w:rPr>
        <w:t xml:space="preserve"> je sustav za upravljanje bazom podataka. </w:t>
      </w:r>
    </w:p>
    <w:p w14:paraId="4536C2A6"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Change w:id="1832" w:author="Jan Kelemen" w:date="2016-01-20T17:07:00Z">
            <w:rPr>
              <w:rFonts w:cs="Times New Roman"/>
              <w:szCs w:val="24"/>
            </w:rPr>
          </w:rPrChange>
        </w:rPr>
      </w:pPr>
      <w:r w:rsidRPr="0020295F">
        <w:rPr>
          <w:rFonts w:cs="Times New Roman"/>
          <w:szCs w:val="24"/>
          <w:rPrChange w:id="1833" w:author="Jan Kelemen" w:date="2016-01-20T17:07:00Z">
            <w:rPr>
              <w:rFonts w:cs="Times New Roman"/>
              <w:b/>
              <w:szCs w:val="24"/>
            </w:rPr>
          </w:rPrChange>
        </w:rPr>
        <w:t>MVC:</w:t>
      </w:r>
      <w:r w:rsidRPr="0020295F">
        <w:rPr>
          <w:rFonts w:cs="Times New Roman"/>
          <w:szCs w:val="24"/>
          <w:rPrChange w:id="1834" w:author="Jan Kelemen" w:date="2016-01-20T17:07:00Z">
            <w:rPr>
              <w:rFonts w:cs="Times New Roman"/>
              <w:szCs w:val="24"/>
            </w:rPr>
          </w:rPrChange>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Change w:id="1835" w:author="Jan Kelemen" w:date="2016-01-20T17:07:00Z">
            <w:rPr>
              <w:rFonts w:cs="Times New Roman"/>
              <w:szCs w:val="24"/>
            </w:rPr>
          </w:rPrChange>
        </w:rPr>
      </w:pPr>
      <w:r w:rsidRPr="0020295F">
        <w:rPr>
          <w:rFonts w:cs="Times New Roman"/>
          <w:szCs w:val="24"/>
          <w:rPrChange w:id="1836" w:author="Jan Kelemen" w:date="2016-01-20T17:07:00Z">
            <w:rPr>
              <w:rFonts w:cs="Times New Roman"/>
              <w:b/>
              <w:szCs w:val="24"/>
            </w:rPr>
          </w:rPrChange>
        </w:rPr>
        <w:t>Poslužitelj:</w:t>
      </w:r>
      <w:r w:rsidRPr="0020295F">
        <w:rPr>
          <w:rFonts w:cs="Times New Roman"/>
          <w:szCs w:val="24"/>
          <w:rPrChange w:id="1837" w:author="Jan Kelemen" w:date="2016-01-20T17:07:00Z">
            <w:rPr>
              <w:rFonts w:cs="Times New Roman"/>
              <w:szCs w:val="24"/>
            </w:rPr>
          </w:rPrChange>
        </w:rPr>
        <w:t xml:space="preserve"> je računalo preko kojeg ostali klijenti šalju podatke</w:t>
      </w:r>
    </w:p>
    <w:p w14:paraId="04262B08" w14:textId="24C1B49C" w:rsidR="00E70A20" w:rsidRPr="0020295F"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Change w:id="1838" w:author="Jan Kelemen" w:date="2016-01-20T17:07:00Z">
            <w:rPr>
              <w:rFonts w:cs="Times New Roman"/>
              <w:szCs w:val="24"/>
            </w:rPr>
          </w:rPrChange>
        </w:rPr>
      </w:pPr>
      <w:r w:rsidRPr="0020295F">
        <w:rPr>
          <w:rFonts w:cs="Times New Roman"/>
          <w:szCs w:val="24"/>
          <w:rPrChange w:id="1839" w:author="Jan Kelemen" w:date="2016-01-20T17:07:00Z">
            <w:rPr>
              <w:rFonts w:cs="Times New Roman"/>
              <w:b/>
              <w:szCs w:val="24"/>
            </w:rPr>
          </w:rPrChange>
        </w:rPr>
        <w:t>SignalR:</w:t>
      </w:r>
      <w:r w:rsidRPr="0020295F">
        <w:rPr>
          <w:rFonts w:cs="Times New Roman"/>
          <w:szCs w:val="24"/>
          <w:rPrChange w:id="1840" w:author="Jan Kelemen" w:date="2016-01-20T17:07:00Z">
            <w:rPr>
              <w:rFonts w:cs="Times New Roman"/>
              <w:szCs w:val="24"/>
            </w:rPr>
          </w:rPrChange>
        </w:rPr>
        <w:t xml:space="preserve"> ASP.NET realtime web biblioteka.</w:t>
      </w:r>
      <w:r w:rsidRPr="0020295F">
        <w:rPr>
          <w:rFonts w:cs="Times New Roman"/>
          <w:szCs w:val="24"/>
          <w:rPrChange w:id="1841" w:author="Jan Kelemen" w:date="2016-01-20T17:07:00Z">
            <w:rPr>
              <w:rFonts w:cs="Times New Roman"/>
              <w:b/>
              <w:szCs w:val="24"/>
            </w:rPr>
          </w:rPrChange>
        </w:rPr>
        <w:t xml:space="preserve"> </w:t>
      </w:r>
    </w:p>
    <w:p w14:paraId="13D4EA0A" w14:textId="607A0D91"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Change w:id="1842" w:author="Jan Kelemen" w:date="2016-01-20T17:07:00Z">
            <w:rPr>
              <w:rFonts w:eastAsia="Times New Roman" w:cs="Times New Roman"/>
              <w:szCs w:val="24"/>
              <w:lang w:eastAsia="ar-SA"/>
            </w:rPr>
          </w:rPrChange>
        </w:rPr>
      </w:pPr>
      <w:r w:rsidRPr="0020295F">
        <w:rPr>
          <w:rFonts w:cs="Times New Roman"/>
          <w:szCs w:val="24"/>
          <w:lang w:eastAsia="ar-SA"/>
          <w:rPrChange w:id="1843" w:author="Jan Kelemen" w:date="2016-01-20T17:07:00Z">
            <w:rPr>
              <w:rFonts w:cs="Times New Roman"/>
              <w:b/>
              <w:szCs w:val="24"/>
              <w:lang w:eastAsia="ar-SA"/>
            </w:rPr>
          </w:rPrChange>
        </w:rPr>
        <w:t>SQL:</w:t>
      </w:r>
      <w:r w:rsidRPr="0020295F">
        <w:rPr>
          <w:rFonts w:cs="Times New Roman"/>
          <w:szCs w:val="24"/>
          <w:rPrChange w:id="1844" w:author="Jan Kelemen" w:date="2016-01-20T17:07:00Z">
            <w:rPr>
              <w:rFonts w:cs="Times New Roman"/>
              <w:szCs w:val="24"/>
            </w:rPr>
          </w:rPrChange>
        </w:rPr>
        <w:t xml:space="preserve"> (</w:t>
      </w:r>
      <w:r w:rsidRPr="0020295F">
        <w:rPr>
          <w:rFonts w:eastAsia="Times New Roman" w:cs="Times New Roman"/>
          <w:szCs w:val="24"/>
          <w:lang w:eastAsia="ar-SA"/>
          <w:rPrChange w:id="1845" w:author="Jan Kelemen" w:date="2016-01-20T17:07:00Z">
            <w:rPr>
              <w:rFonts w:eastAsia="Times New Roman" w:cs="Times New Roman"/>
              <w:szCs w:val="24"/>
              <w:lang w:eastAsia="ar-SA"/>
            </w:rPr>
          </w:rPrChange>
        </w:rPr>
        <w:t>Structured Query Language</w:t>
      </w:r>
      <w:r w:rsidRPr="0020295F">
        <w:rPr>
          <w:rFonts w:cs="Times New Roman"/>
          <w:szCs w:val="24"/>
          <w:rPrChange w:id="1846" w:author="Jan Kelemen" w:date="2016-01-20T17:07:00Z">
            <w:rPr>
              <w:rFonts w:cs="Times New Roman"/>
              <w:szCs w:val="24"/>
            </w:rPr>
          </w:rPrChange>
        </w:rPr>
        <w:t>)</w:t>
      </w:r>
      <w:r w:rsidRPr="0020295F">
        <w:rPr>
          <w:rFonts w:eastAsia="Times New Roman" w:cs="Times New Roman"/>
          <w:szCs w:val="24"/>
          <w:lang w:eastAsia="ar-SA"/>
          <w:rPrChange w:id="1847" w:author="Jan Kelemen" w:date="2016-01-20T17:07:00Z">
            <w:rPr>
              <w:rFonts w:eastAsia="Times New Roman" w:cs="Times New Roman"/>
              <w:szCs w:val="24"/>
              <w:lang w:eastAsia="ar-SA"/>
            </w:rPr>
          </w:rPrChange>
        </w:rPr>
        <w:t xml:space="preserve"> je računalni jezik za izradu, traženje, ažuriranje i brisanje podataka iz relacijskih baza podataka.</w:t>
      </w:r>
    </w:p>
    <w:p w14:paraId="6A234477" w14:textId="45676CD6"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Change w:id="1848" w:author="Jan Kelemen" w:date="2016-01-20T17:07:00Z">
            <w:rPr>
              <w:rFonts w:cs="Times New Roman"/>
              <w:szCs w:val="24"/>
            </w:rPr>
          </w:rPrChange>
        </w:rPr>
      </w:pPr>
      <w:r w:rsidRPr="0020295F">
        <w:rPr>
          <w:rFonts w:cs="Times New Roman"/>
          <w:szCs w:val="24"/>
          <w:rPrChange w:id="1849" w:author="Jan Kelemen" w:date="2016-01-20T17:07:00Z">
            <w:rPr>
              <w:rFonts w:cs="Times New Roman"/>
              <w:b/>
              <w:szCs w:val="24"/>
            </w:rPr>
          </w:rPrChange>
        </w:rPr>
        <w:t>UML:</w:t>
      </w:r>
      <w:r w:rsidRPr="0020295F">
        <w:rPr>
          <w:rFonts w:cs="Times New Roman"/>
          <w:szCs w:val="24"/>
          <w:rPrChange w:id="1850" w:author="Jan Kelemen" w:date="2016-01-20T17:07:00Z">
            <w:rPr>
              <w:rFonts w:cs="Times New Roman"/>
              <w:szCs w:val="24"/>
            </w:rPr>
          </w:rPrChange>
        </w:rPr>
        <w:t xml:space="preserve"> (Unified/Universal Modeling Language)</w:t>
      </w:r>
      <w:r w:rsidR="0027165B" w:rsidRPr="0020295F">
        <w:rPr>
          <w:rFonts w:cs="Times New Roman"/>
          <w:szCs w:val="24"/>
          <w:rPrChange w:id="1851" w:author="Jan Kelemen" w:date="2016-01-20T17:07:00Z">
            <w:rPr>
              <w:rFonts w:cs="Times New Roman"/>
              <w:szCs w:val="24"/>
            </w:rPr>
          </w:rPrChange>
        </w:rPr>
        <w:t xml:space="preserve"> je</w:t>
      </w:r>
      <w:r w:rsidRPr="0020295F">
        <w:rPr>
          <w:rFonts w:cs="Times New Roman"/>
          <w:szCs w:val="24"/>
          <w:rPrChange w:id="1852" w:author="Jan Kelemen" w:date="2016-01-20T17:07:00Z">
            <w:rPr>
              <w:rFonts w:cs="Times New Roman"/>
              <w:szCs w:val="24"/>
            </w:rPr>
          </w:rPrChange>
        </w:rPr>
        <w:t xml:space="preserve"> standardizirani jezik za slikovno predstavljanje i modeliranje objekata.</w:t>
      </w:r>
    </w:p>
    <w:p w14:paraId="66068A54" w14:textId="77777777" w:rsidR="00C35FE1" w:rsidRPr="0020295F" w:rsidRDefault="00C35FE1" w:rsidP="004130A4">
      <w:pPr>
        <w:pStyle w:val="ListParagraph"/>
        <w:spacing w:after="160" w:line="259" w:lineRule="auto"/>
        <w:jc w:val="left"/>
        <w:rPr>
          <w:rPrChange w:id="1853" w:author="Jan Kelemen" w:date="2016-01-20T17:07:00Z">
            <w:rPr/>
          </w:rPrChange>
        </w:rPr>
      </w:pPr>
      <w:r w:rsidRPr="0020295F">
        <w:rPr>
          <w:rPrChange w:id="1854" w:author="Jan Kelemen" w:date="2016-01-20T17:07:00Z">
            <w:rPr/>
          </w:rPrChange>
        </w:rPr>
        <w:br w:type="page"/>
      </w:r>
    </w:p>
    <w:p w14:paraId="23F5B772" w14:textId="77777777" w:rsidR="00824032" w:rsidRPr="0020295F" w:rsidRDefault="00C35FE1" w:rsidP="00C35FE1">
      <w:pPr>
        <w:pStyle w:val="Heading1"/>
        <w:rPr>
          <w:b w:val="0"/>
          <w:rPrChange w:id="1855" w:author="Jan Kelemen" w:date="2016-01-20T17:07:00Z">
            <w:rPr/>
          </w:rPrChange>
        </w:rPr>
      </w:pPr>
      <w:bookmarkStart w:id="1856" w:name="_Toc441072959"/>
      <w:r w:rsidRPr="0020295F">
        <w:rPr>
          <w:b w:val="0"/>
          <w:rPrChange w:id="1857" w:author="Jan Kelemen" w:date="2016-01-20T17:07:00Z">
            <w:rPr/>
          </w:rPrChange>
        </w:rPr>
        <w:lastRenderedPageBreak/>
        <w:t>Funkcionalni zahtjevi</w:t>
      </w:r>
      <w:bookmarkEnd w:id="1856"/>
    </w:p>
    <w:p w14:paraId="248B5EB7" w14:textId="77777777" w:rsidR="00C35FE1" w:rsidRPr="0020295F" w:rsidRDefault="00C35FE1" w:rsidP="00C35FE1">
      <w:pPr>
        <w:pStyle w:val="Normal1"/>
        <w:spacing w:line="360" w:lineRule="auto"/>
        <w:rPr>
          <w:szCs w:val="24"/>
          <w:rPrChange w:id="1858" w:author="Jan Kelemen" w:date="2016-01-20T17:07:00Z">
            <w:rPr>
              <w:szCs w:val="24"/>
            </w:rPr>
          </w:rPrChange>
        </w:rPr>
      </w:pPr>
      <w:r w:rsidRPr="0020295F">
        <w:rPr>
          <w:szCs w:val="24"/>
          <w:rPrChange w:id="1859" w:author="Jan Kelemen" w:date="2016-01-20T17:07:00Z">
            <w:rPr>
              <w:szCs w:val="24"/>
            </w:rPr>
          </w:rPrChange>
        </w:rPr>
        <w:t>Dionici koji imaju interes u sustavu su:</w:t>
      </w:r>
    </w:p>
    <w:p w14:paraId="11BD6534"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Change w:id="1860" w:author="Jan Kelemen" w:date="2016-01-20T17:07:00Z">
            <w:rPr>
              <w:rFonts w:cs="Times New Roman"/>
              <w:szCs w:val="24"/>
            </w:rPr>
          </w:rPrChange>
        </w:rPr>
      </w:pPr>
      <w:r w:rsidRPr="0020295F">
        <w:rPr>
          <w:rFonts w:cs="Times New Roman"/>
          <w:szCs w:val="24"/>
          <w:rPrChange w:id="1861" w:author="Jan Kelemen" w:date="2016-01-20T17:07:00Z">
            <w:rPr>
              <w:rFonts w:cs="Times New Roman"/>
              <w:szCs w:val="24"/>
            </w:rPr>
          </w:rPrChange>
        </w:rPr>
        <w:t>Vlasnik restorana</w:t>
      </w:r>
    </w:p>
    <w:p w14:paraId="29E043C0"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Change w:id="1862" w:author="Jan Kelemen" w:date="2016-01-20T17:07:00Z">
            <w:rPr>
              <w:rFonts w:cs="Times New Roman"/>
              <w:szCs w:val="24"/>
            </w:rPr>
          </w:rPrChange>
        </w:rPr>
      </w:pPr>
      <w:r w:rsidRPr="0020295F">
        <w:rPr>
          <w:rFonts w:cs="Times New Roman"/>
          <w:szCs w:val="24"/>
          <w:rPrChange w:id="1863" w:author="Jan Kelemen" w:date="2016-01-20T17:07:00Z">
            <w:rPr>
              <w:rFonts w:cs="Times New Roman"/>
              <w:szCs w:val="24"/>
            </w:rPr>
          </w:rPrChange>
        </w:rPr>
        <w:t>Programeri</w:t>
      </w:r>
    </w:p>
    <w:p w14:paraId="1B93D7A5"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Change w:id="1864" w:author="Jan Kelemen" w:date="2016-01-20T17:07:00Z">
            <w:rPr>
              <w:rFonts w:cs="Times New Roman"/>
              <w:szCs w:val="24"/>
            </w:rPr>
          </w:rPrChange>
        </w:rPr>
      </w:pPr>
      <w:r w:rsidRPr="0020295F">
        <w:rPr>
          <w:rFonts w:cs="Times New Roman"/>
          <w:szCs w:val="24"/>
          <w:rPrChange w:id="1865" w:author="Jan Kelemen" w:date="2016-01-20T17:07:00Z">
            <w:rPr>
              <w:rFonts w:cs="Times New Roman"/>
              <w:szCs w:val="24"/>
            </w:rPr>
          </w:rPrChange>
        </w:rPr>
        <w:t>Djelatnici</w:t>
      </w:r>
    </w:p>
    <w:p w14:paraId="11C4A5F1"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Change w:id="1866" w:author="Jan Kelemen" w:date="2016-01-20T17:07:00Z">
            <w:rPr>
              <w:rFonts w:cs="Times New Roman"/>
              <w:szCs w:val="24"/>
            </w:rPr>
          </w:rPrChange>
        </w:rPr>
      </w:pPr>
      <w:r w:rsidRPr="0020295F">
        <w:rPr>
          <w:rFonts w:cs="Times New Roman"/>
          <w:szCs w:val="24"/>
          <w:rPrChange w:id="1867" w:author="Jan Kelemen" w:date="2016-01-20T17:07:00Z">
            <w:rPr>
              <w:rFonts w:cs="Times New Roman"/>
              <w:szCs w:val="24"/>
            </w:rPr>
          </w:rPrChange>
        </w:rPr>
        <w:t>Korisnici</w:t>
      </w:r>
    </w:p>
    <w:p w14:paraId="401ECF97" w14:textId="77777777" w:rsidR="00C35FE1" w:rsidRPr="0020295F" w:rsidRDefault="00C35FE1" w:rsidP="00C35FE1">
      <w:pPr>
        <w:pStyle w:val="Normal1"/>
        <w:spacing w:line="360" w:lineRule="auto"/>
        <w:rPr>
          <w:szCs w:val="24"/>
          <w:rPrChange w:id="1868" w:author="Jan Kelemen" w:date="2016-01-20T17:07:00Z">
            <w:rPr>
              <w:szCs w:val="24"/>
            </w:rPr>
          </w:rPrChange>
        </w:rPr>
      </w:pPr>
      <w:r w:rsidRPr="0020295F">
        <w:rPr>
          <w:szCs w:val="24"/>
          <w:rPrChange w:id="1869" w:author="Jan Kelemen" w:date="2016-01-20T17:07:00Z">
            <w:rPr>
              <w:szCs w:val="24"/>
            </w:rPr>
          </w:rPrChange>
        </w:rPr>
        <w:t xml:space="preserve">Aktori su svi posjetitelji stranice: vlasnik restorana, djelatnici i korisnici. </w:t>
      </w:r>
    </w:p>
    <w:p w14:paraId="790EA0CE" w14:textId="77777777" w:rsidR="00C35FE1" w:rsidRPr="0020295F" w:rsidRDefault="00C35FE1" w:rsidP="00C35FE1">
      <w:pPr>
        <w:shd w:val="clear" w:color="auto" w:fill="FFFFFF"/>
        <w:spacing w:before="100" w:beforeAutospacing="1" w:after="100" w:afterAutospacing="1"/>
        <w:textAlignment w:val="baseline"/>
        <w:rPr>
          <w:rFonts w:cs="Times New Roman"/>
          <w:szCs w:val="24"/>
          <w:rPrChange w:id="1870" w:author="Jan Kelemen" w:date="2016-01-20T17:07:00Z">
            <w:rPr>
              <w:rFonts w:cs="Times New Roman"/>
              <w:szCs w:val="24"/>
            </w:rPr>
          </w:rPrChange>
        </w:rPr>
      </w:pPr>
      <w:r w:rsidRPr="0020295F">
        <w:rPr>
          <w:rFonts w:cs="Times New Roman"/>
          <w:szCs w:val="24"/>
          <w:rPrChange w:id="1871" w:author="Jan Kelemen" w:date="2016-01-20T17:07:00Z">
            <w:rPr>
              <w:rFonts w:cs="Times New Roman"/>
              <w:szCs w:val="24"/>
            </w:rPr>
          </w:rPrChange>
        </w:rPr>
        <w:t>Vlasnik restorana, inicijator:</w:t>
      </w:r>
    </w:p>
    <w:p w14:paraId="413BED95"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Change w:id="1872" w:author="Jan Kelemen" w:date="2016-01-20T17:07:00Z">
            <w:rPr>
              <w:rFonts w:cs="Times New Roman"/>
              <w:szCs w:val="24"/>
            </w:rPr>
          </w:rPrChange>
        </w:rPr>
      </w:pPr>
      <w:r w:rsidRPr="0020295F">
        <w:rPr>
          <w:rFonts w:cs="Times New Roman"/>
          <w:szCs w:val="24"/>
          <w:rPrChange w:id="1873" w:author="Jan Kelemen" w:date="2016-01-20T17:07:00Z">
            <w:rPr>
              <w:rFonts w:cs="Times New Roman"/>
              <w:szCs w:val="24"/>
            </w:rPr>
          </w:rPrChange>
        </w:rPr>
        <w:t>može brisati i dodavati djelatnike,</w:t>
      </w:r>
    </w:p>
    <w:p w14:paraId="33163297"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Change w:id="1874" w:author="Jan Kelemen" w:date="2016-01-20T17:07:00Z">
            <w:rPr>
              <w:rFonts w:cs="Times New Roman"/>
              <w:szCs w:val="24"/>
            </w:rPr>
          </w:rPrChange>
        </w:rPr>
      </w:pPr>
      <w:r w:rsidRPr="0020295F">
        <w:rPr>
          <w:rFonts w:cs="Times New Roman"/>
          <w:szCs w:val="24"/>
          <w:rPrChange w:id="1875" w:author="Jan Kelemen" w:date="2016-01-20T17:07:00Z">
            <w:rPr>
              <w:rFonts w:cs="Times New Roman"/>
              <w:szCs w:val="24"/>
            </w:rPr>
          </w:rPrChange>
        </w:rPr>
        <w:t>može uređivati podatke o djelatnicima,</w:t>
      </w:r>
    </w:p>
    <w:p w14:paraId="759F8CF0"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Change w:id="1876" w:author="Jan Kelemen" w:date="2016-01-20T17:07:00Z">
            <w:rPr>
              <w:rFonts w:cs="Times New Roman"/>
              <w:szCs w:val="24"/>
            </w:rPr>
          </w:rPrChange>
        </w:rPr>
      </w:pPr>
      <w:r w:rsidRPr="0020295F">
        <w:rPr>
          <w:rFonts w:cs="Times New Roman"/>
          <w:szCs w:val="24"/>
          <w:rPrChange w:id="1877" w:author="Jan Kelemen" w:date="2016-01-20T17:07:00Z">
            <w:rPr>
              <w:rFonts w:cs="Times New Roman"/>
              <w:szCs w:val="24"/>
            </w:rPr>
          </w:rPrChange>
        </w:rPr>
        <w:t>može brisati i dodavati jela,</w:t>
      </w:r>
    </w:p>
    <w:p w14:paraId="04EEDB56"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Change w:id="1878" w:author="Jan Kelemen" w:date="2016-01-20T17:07:00Z">
            <w:rPr>
              <w:rFonts w:cs="Times New Roman"/>
              <w:szCs w:val="24"/>
            </w:rPr>
          </w:rPrChange>
        </w:rPr>
      </w:pPr>
      <w:r w:rsidRPr="0020295F">
        <w:rPr>
          <w:rFonts w:cs="Times New Roman"/>
          <w:szCs w:val="24"/>
          <w:rPrChange w:id="1879" w:author="Jan Kelemen" w:date="2016-01-20T17:07:00Z">
            <w:rPr>
              <w:rFonts w:cs="Times New Roman"/>
              <w:szCs w:val="24"/>
            </w:rPr>
          </w:rPrChange>
        </w:rPr>
        <w:t>može brisati i dodavati kategorije jela,</w:t>
      </w:r>
    </w:p>
    <w:p w14:paraId="5A61275D"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Change w:id="1880" w:author="Jan Kelemen" w:date="2016-01-20T17:07:00Z">
            <w:rPr>
              <w:rFonts w:cs="Times New Roman"/>
              <w:szCs w:val="24"/>
            </w:rPr>
          </w:rPrChange>
        </w:rPr>
      </w:pPr>
      <w:r w:rsidRPr="0020295F">
        <w:rPr>
          <w:rFonts w:cs="Times New Roman"/>
          <w:szCs w:val="24"/>
          <w:rPrChange w:id="1881" w:author="Jan Kelemen" w:date="2016-01-20T17:07:00Z">
            <w:rPr>
              <w:rFonts w:cs="Times New Roman"/>
              <w:szCs w:val="24"/>
            </w:rPr>
          </w:rPrChange>
        </w:rPr>
        <w:t>može uređivati jela,</w:t>
      </w:r>
    </w:p>
    <w:p w14:paraId="5C3012AB" w14:textId="11E33B12"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Change w:id="1882" w:author="Jan Kelemen" w:date="2016-01-20T17:07:00Z">
            <w:rPr>
              <w:rFonts w:cs="Times New Roman"/>
              <w:szCs w:val="24"/>
            </w:rPr>
          </w:rPrChange>
        </w:rPr>
      </w:pPr>
      <w:r w:rsidRPr="0020295F">
        <w:rPr>
          <w:rFonts w:cs="Times New Roman"/>
          <w:szCs w:val="24"/>
          <w:rPrChange w:id="1883" w:author="Jan Kelemen" w:date="2016-01-20T17:07:00Z">
            <w:rPr>
              <w:rFonts w:cs="Times New Roman"/>
              <w:szCs w:val="24"/>
            </w:rPr>
          </w:rPrChange>
        </w:rPr>
        <w:t xml:space="preserve">može komentirati i </w:t>
      </w:r>
      <w:r w:rsidR="001C235F" w:rsidRPr="0020295F">
        <w:rPr>
          <w:rFonts w:cs="Times New Roman"/>
          <w:szCs w:val="24"/>
          <w:rPrChange w:id="1884" w:author="Jan Kelemen" w:date="2016-01-20T17:07:00Z">
            <w:rPr>
              <w:rFonts w:cs="Times New Roman"/>
              <w:szCs w:val="24"/>
            </w:rPr>
          </w:rPrChange>
        </w:rPr>
        <w:t>ocjenjivati</w:t>
      </w:r>
      <w:r w:rsidRPr="0020295F">
        <w:rPr>
          <w:rFonts w:cs="Times New Roman"/>
          <w:szCs w:val="24"/>
          <w:rPrChange w:id="1885" w:author="Jan Kelemen" w:date="2016-01-20T17:07:00Z">
            <w:rPr>
              <w:rFonts w:cs="Times New Roman"/>
              <w:szCs w:val="24"/>
            </w:rPr>
          </w:rPrChange>
        </w:rPr>
        <w:t xml:space="preserve"> jela i restoran,</w:t>
      </w:r>
    </w:p>
    <w:p w14:paraId="3B491BF0"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Change w:id="1886" w:author="Jan Kelemen" w:date="2016-01-20T17:07:00Z">
            <w:rPr>
              <w:rFonts w:cs="Times New Roman"/>
              <w:szCs w:val="24"/>
            </w:rPr>
          </w:rPrChange>
        </w:rPr>
      </w:pPr>
      <w:r w:rsidRPr="0020295F">
        <w:rPr>
          <w:rFonts w:cs="Times New Roman"/>
          <w:szCs w:val="24"/>
          <w:rPrChange w:id="1887" w:author="Jan Kelemen" w:date="2016-01-20T17:07:00Z">
            <w:rPr>
              <w:rFonts w:cs="Times New Roman"/>
              <w:szCs w:val="24"/>
            </w:rPr>
          </w:rPrChange>
        </w:rPr>
        <w:t xml:space="preserve">može potvrđivati i odbijati narudžbe, </w:t>
      </w:r>
    </w:p>
    <w:p w14:paraId="7EC19CA7"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Change w:id="1888" w:author="Jan Kelemen" w:date="2016-01-20T17:07:00Z">
            <w:rPr>
              <w:rFonts w:cs="Times New Roman"/>
              <w:szCs w:val="24"/>
            </w:rPr>
          </w:rPrChange>
        </w:rPr>
      </w:pPr>
      <w:r w:rsidRPr="0020295F">
        <w:rPr>
          <w:rFonts w:cs="Times New Roman"/>
          <w:szCs w:val="24"/>
          <w:rPrChange w:id="1889" w:author="Jan Kelemen" w:date="2016-01-20T17:07:00Z">
            <w:rPr>
              <w:rFonts w:cs="Times New Roman"/>
              <w:szCs w:val="24"/>
            </w:rPr>
          </w:rPrChange>
        </w:rPr>
        <w:t>može vidjeti prošle narudžbe i izvještaj o prometu restorana.</w:t>
      </w:r>
    </w:p>
    <w:p w14:paraId="64A3A408" w14:textId="77777777" w:rsidR="00C35FE1" w:rsidRPr="0020295F" w:rsidRDefault="00C35FE1" w:rsidP="00C35FE1">
      <w:pPr>
        <w:shd w:val="clear" w:color="auto" w:fill="FFFFFF"/>
        <w:spacing w:before="100" w:beforeAutospacing="1" w:after="100" w:afterAutospacing="1"/>
        <w:textAlignment w:val="baseline"/>
        <w:rPr>
          <w:rFonts w:cs="Times New Roman"/>
          <w:szCs w:val="24"/>
          <w:rPrChange w:id="1890" w:author="Jan Kelemen" w:date="2016-01-20T17:07:00Z">
            <w:rPr>
              <w:rFonts w:cs="Times New Roman"/>
              <w:szCs w:val="24"/>
            </w:rPr>
          </w:rPrChange>
        </w:rPr>
      </w:pPr>
      <w:r w:rsidRPr="0020295F">
        <w:rPr>
          <w:rFonts w:cs="Times New Roman"/>
          <w:szCs w:val="24"/>
          <w:rPrChange w:id="1891" w:author="Jan Kelemen" w:date="2016-01-20T17:07:00Z">
            <w:rPr>
              <w:rFonts w:cs="Times New Roman"/>
              <w:szCs w:val="24"/>
            </w:rPr>
          </w:rPrChange>
        </w:rPr>
        <w:t>Djelatnici, inicijatori:</w:t>
      </w:r>
    </w:p>
    <w:p w14:paraId="74D8C05D"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Change w:id="1892" w:author="Jan Kelemen" w:date="2016-01-20T17:07:00Z">
            <w:rPr>
              <w:rFonts w:cs="Times New Roman"/>
              <w:szCs w:val="24"/>
            </w:rPr>
          </w:rPrChange>
        </w:rPr>
      </w:pPr>
      <w:r w:rsidRPr="0020295F">
        <w:rPr>
          <w:rFonts w:cs="Times New Roman"/>
          <w:szCs w:val="24"/>
          <w:rPrChange w:id="1893" w:author="Jan Kelemen" w:date="2016-01-20T17:07:00Z">
            <w:rPr>
              <w:rFonts w:cs="Times New Roman"/>
              <w:szCs w:val="24"/>
            </w:rPr>
          </w:rPrChange>
        </w:rPr>
        <w:t>mogu brisati i dodavati jela,</w:t>
      </w:r>
    </w:p>
    <w:p w14:paraId="3A589A7C"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Change w:id="1894" w:author="Jan Kelemen" w:date="2016-01-20T17:07:00Z">
            <w:rPr>
              <w:rFonts w:cs="Times New Roman"/>
              <w:szCs w:val="24"/>
            </w:rPr>
          </w:rPrChange>
        </w:rPr>
      </w:pPr>
      <w:r w:rsidRPr="0020295F">
        <w:rPr>
          <w:rFonts w:cs="Times New Roman"/>
          <w:szCs w:val="24"/>
          <w:rPrChange w:id="1895" w:author="Jan Kelemen" w:date="2016-01-20T17:07:00Z">
            <w:rPr>
              <w:rFonts w:cs="Times New Roman"/>
              <w:szCs w:val="24"/>
            </w:rPr>
          </w:rPrChange>
        </w:rPr>
        <w:t>mogu brisati i dodavati kategorije jela,</w:t>
      </w:r>
    </w:p>
    <w:p w14:paraId="742B53B2"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Change w:id="1896" w:author="Jan Kelemen" w:date="2016-01-20T17:07:00Z">
            <w:rPr>
              <w:rFonts w:cs="Times New Roman"/>
              <w:szCs w:val="24"/>
            </w:rPr>
          </w:rPrChange>
        </w:rPr>
      </w:pPr>
      <w:r w:rsidRPr="0020295F">
        <w:rPr>
          <w:rFonts w:cs="Times New Roman"/>
          <w:szCs w:val="24"/>
          <w:rPrChange w:id="1897" w:author="Jan Kelemen" w:date="2016-01-20T17:07:00Z">
            <w:rPr>
              <w:rFonts w:cs="Times New Roman"/>
              <w:szCs w:val="24"/>
            </w:rPr>
          </w:rPrChange>
        </w:rPr>
        <w:t xml:space="preserve">mogu uređivati jela, </w:t>
      </w:r>
    </w:p>
    <w:p w14:paraId="3D36CCE6" w14:textId="0D349B72"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Change w:id="1898" w:author="Jan Kelemen" w:date="2016-01-20T17:07:00Z">
            <w:rPr>
              <w:rFonts w:cs="Times New Roman"/>
              <w:szCs w:val="24"/>
            </w:rPr>
          </w:rPrChange>
        </w:rPr>
      </w:pPr>
      <w:r w:rsidRPr="0020295F">
        <w:rPr>
          <w:rFonts w:cs="Times New Roman"/>
          <w:szCs w:val="24"/>
          <w:rPrChange w:id="1899" w:author="Jan Kelemen" w:date="2016-01-20T17:07:00Z">
            <w:rPr>
              <w:rFonts w:cs="Times New Roman"/>
              <w:szCs w:val="24"/>
            </w:rPr>
          </w:rPrChange>
        </w:rPr>
        <w:t xml:space="preserve">mogu komentirati i </w:t>
      </w:r>
      <w:r w:rsidR="001C235F" w:rsidRPr="0020295F">
        <w:rPr>
          <w:rFonts w:cs="Times New Roman"/>
          <w:szCs w:val="24"/>
          <w:rPrChange w:id="1900" w:author="Jan Kelemen" w:date="2016-01-20T17:07:00Z">
            <w:rPr>
              <w:rFonts w:cs="Times New Roman"/>
              <w:szCs w:val="24"/>
            </w:rPr>
          </w:rPrChange>
        </w:rPr>
        <w:t>ocjenjivati</w:t>
      </w:r>
      <w:r w:rsidRPr="0020295F">
        <w:rPr>
          <w:rFonts w:cs="Times New Roman"/>
          <w:szCs w:val="24"/>
          <w:rPrChange w:id="1901" w:author="Jan Kelemen" w:date="2016-01-20T17:07:00Z">
            <w:rPr>
              <w:rFonts w:cs="Times New Roman"/>
              <w:szCs w:val="24"/>
            </w:rPr>
          </w:rPrChange>
        </w:rPr>
        <w:t xml:space="preserve"> jela i restoran,</w:t>
      </w:r>
    </w:p>
    <w:p w14:paraId="7A5F697F"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Change w:id="1902" w:author="Jan Kelemen" w:date="2016-01-20T17:07:00Z">
            <w:rPr>
              <w:rFonts w:cs="Times New Roman"/>
              <w:szCs w:val="24"/>
            </w:rPr>
          </w:rPrChange>
        </w:rPr>
      </w:pPr>
      <w:r w:rsidRPr="0020295F">
        <w:rPr>
          <w:rFonts w:cs="Times New Roman"/>
          <w:szCs w:val="24"/>
          <w:rPrChange w:id="1903" w:author="Jan Kelemen" w:date="2016-01-20T17:07:00Z">
            <w:rPr>
              <w:rFonts w:cs="Times New Roman"/>
              <w:szCs w:val="24"/>
            </w:rPr>
          </w:rPrChange>
        </w:rPr>
        <w:t>mogu potvrđivati i odbijati narudžbe.</w:t>
      </w:r>
    </w:p>
    <w:p w14:paraId="395F1417" w14:textId="77777777" w:rsidR="00C35FE1" w:rsidRPr="0020295F" w:rsidRDefault="00C35FE1" w:rsidP="00C35FE1">
      <w:pPr>
        <w:shd w:val="clear" w:color="auto" w:fill="FFFFFF"/>
        <w:spacing w:before="100" w:beforeAutospacing="1" w:after="100" w:afterAutospacing="1"/>
        <w:textAlignment w:val="baseline"/>
        <w:rPr>
          <w:rFonts w:cs="Times New Roman"/>
          <w:szCs w:val="24"/>
          <w:rPrChange w:id="1904" w:author="Jan Kelemen" w:date="2016-01-20T17:07:00Z">
            <w:rPr>
              <w:rFonts w:cs="Times New Roman"/>
              <w:szCs w:val="24"/>
            </w:rPr>
          </w:rPrChange>
        </w:rPr>
      </w:pPr>
      <w:r w:rsidRPr="0020295F">
        <w:rPr>
          <w:rFonts w:cs="Times New Roman"/>
          <w:szCs w:val="24"/>
          <w:rPrChange w:id="1905" w:author="Jan Kelemen" w:date="2016-01-20T17:07:00Z">
            <w:rPr>
              <w:rFonts w:cs="Times New Roman"/>
              <w:szCs w:val="24"/>
            </w:rPr>
          </w:rPrChange>
        </w:rPr>
        <w:t>Korisnici, inicijatori:</w:t>
      </w:r>
    </w:p>
    <w:p w14:paraId="0F928003"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Change w:id="1906" w:author="Jan Kelemen" w:date="2016-01-20T17:07:00Z">
            <w:rPr>
              <w:rFonts w:cs="Times New Roman"/>
              <w:szCs w:val="24"/>
            </w:rPr>
          </w:rPrChange>
        </w:rPr>
      </w:pPr>
      <w:r w:rsidRPr="0020295F">
        <w:rPr>
          <w:rFonts w:cs="Times New Roman"/>
          <w:szCs w:val="24"/>
          <w:rPrChange w:id="1907" w:author="Jan Kelemen" w:date="2016-01-20T17:07:00Z">
            <w:rPr>
              <w:rFonts w:cs="Times New Roman"/>
              <w:szCs w:val="24"/>
            </w:rPr>
          </w:rPrChange>
        </w:rPr>
        <w:t>mogu naručivati jela,</w:t>
      </w:r>
    </w:p>
    <w:p w14:paraId="0245BBC6"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Change w:id="1908" w:author="Jan Kelemen" w:date="2016-01-20T17:07:00Z">
            <w:rPr>
              <w:rFonts w:cs="Times New Roman"/>
              <w:szCs w:val="24"/>
            </w:rPr>
          </w:rPrChange>
        </w:rPr>
      </w:pPr>
      <w:r w:rsidRPr="0020295F">
        <w:rPr>
          <w:rFonts w:cs="Times New Roman"/>
          <w:szCs w:val="24"/>
          <w:rPrChange w:id="1909" w:author="Jan Kelemen" w:date="2016-01-20T17:07:00Z">
            <w:rPr>
              <w:rFonts w:cs="Times New Roman"/>
              <w:szCs w:val="24"/>
            </w:rPr>
          </w:rPrChange>
        </w:rPr>
        <w:t>mogu komentirati i ocjenjivati jela,</w:t>
      </w:r>
    </w:p>
    <w:p w14:paraId="484155C0"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Change w:id="1910" w:author="Jan Kelemen" w:date="2016-01-20T17:07:00Z">
            <w:rPr>
              <w:rFonts w:cs="Times New Roman"/>
              <w:szCs w:val="24"/>
            </w:rPr>
          </w:rPrChange>
        </w:rPr>
      </w:pPr>
      <w:r w:rsidRPr="0020295F">
        <w:rPr>
          <w:rFonts w:cs="Times New Roman"/>
          <w:szCs w:val="24"/>
          <w:rPrChange w:id="1911" w:author="Jan Kelemen" w:date="2016-01-20T17:07:00Z">
            <w:rPr>
              <w:rFonts w:cs="Times New Roman"/>
              <w:szCs w:val="24"/>
            </w:rPr>
          </w:rPrChange>
        </w:rPr>
        <w:t>mogu komentirati i ocjenjivati restoran.</w:t>
      </w:r>
      <w:r w:rsidRPr="0020295F">
        <w:rPr>
          <w:rFonts w:cs="Times New Roman"/>
          <w:szCs w:val="24"/>
          <w:rPrChange w:id="1912" w:author="Jan Kelemen" w:date="2016-01-20T17:07:00Z">
            <w:rPr>
              <w:rFonts w:cs="Times New Roman"/>
              <w:szCs w:val="24"/>
            </w:rPr>
          </w:rPrChange>
        </w:rPr>
        <w:br w:type="page"/>
      </w:r>
    </w:p>
    <w:p w14:paraId="0D8370C9" w14:textId="77777777" w:rsidR="00C35FE1" w:rsidRPr="0020295F" w:rsidRDefault="00C35FE1" w:rsidP="00C35FE1">
      <w:pPr>
        <w:shd w:val="clear" w:color="auto" w:fill="FFFFFF"/>
        <w:spacing w:before="100" w:beforeAutospacing="1" w:after="100" w:afterAutospacing="1"/>
        <w:textAlignment w:val="baseline"/>
        <w:rPr>
          <w:rFonts w:cs="Times New Roman"/>
          <w:szCs w:val="24"/>
          <w:rPrChange w:id="1913" w:author="Jan Kelemen" w:date="2016-01-20T17:07:00Z">
            <w:rPr>
              <w:rFonts w:cs="Times New Roman"/>
              <w:szCs w:val="24"/>
            </w:rPr>
          </w:rPrChange>
        </w:rPr>
      </w:pPr>
      <w:r w:rsidRPr="0020295F">
        <w:rPr>
          <w:rFonts w:cs="Times New Roman"/>
          <w:szCs w:val="24"/>
          <w:rPrChange w:id="1914" w:author="Jan Kelemen" w:date="2016-01-20T17:07:00Z">
            <w:rPr>
              <w:rFonts w:cs="Times New Roman"/>
              <w:szCs w:val="24"/>
            </w:rPr>
          </w:rPrChange>
        </w:rPr>
        <w:lastRenderedPageBreak/>
        <w:t>Sudionici koji sudjeluju u sustavu su baza podataka i poslužitelj.</w:t>
      </w:r>
    </w:p>
    <w:p w14:paraId="068A84D2" w14:textId="77777777" w:rsidR="00C35FE1" w:rsidRPr="0020295F" w:rsidRDefault="00C35FE1" w:rsidP="00C35FE1">
      <w:pPr>
        <w:shd w:val="clear" w:color="auto" w:fill="FFFFFF"/>
        <w:spacing w:before="100" w:beforeAutospacing="1" w:after="100" w:afterAutospacing="1"/>
        <w:textAlignment w:val="baseline"/>
        <w:rPr>
          <w:rFonts w:cs="Times New Roman"/>
          <w:szCs w:val="24"/>
          <w:rPrChange w:id="1915" w:author="Jan Kelemen" w:date="2016-01-20T17:07:00Z">
            <w:rPr>
              <w:rFonts w:cs="Times New Roman"/>
              <w:szCs w:val="24"/>
            </w:rPr>
          </w:rPrChange>
        </w:rPr>
      </w:pPr>
      <w:r w:rsidRPr="0020295F">
        <w:rPr>
          <w:rFonts w:cs="Times New Roman"/>
          <w:szCs w:val="24"/>
          <w:rPrChange w:id="1916" w:author="Jan Kelemen" w:date="2016-01-20T17:07:00Z">
            <w:rPr>
              <w:rFonts w:cs="Times New Roman"/>
              <w:szCs w:val="24"/>
            </w:rPr>
          </w:rPrChange>
        </w:rPr>
        <w:t>Baza podataka:</w:t>
      </w:r>
    </w:p>
    <w:p w14:paraId="0B162FCE"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Change w:id="1917" w:author="Jan Kelemen" w:date="2016-01-20T17:07:00Z">
            <w:rPr>
              <w:rFonts w:cs="Times New Roman"/>
              <w:szCs w:val="24"/>
            </w:rPr>
          </w:rPrChange>
        </w:rPr>
      </w:pPr>
      <w:r w:rsidRPr="0020295F">
        <w:rPr>
          <w:rFonts w:cs="Times New Roman"/>
          <w:szCs w:val="24"/>
          <w:rPrChange w:id="1918" w:author="Jan Kelemen" w:date="2016-01-20T17:07:00Z">
            <w:rPr>
              <w:rFonts w:cs="Times New Roman"/>
              <w:szCs w:val="24"/>
            </w:rPr>
          </w:rPrChange>
        </w:rPr>
        <w:t>sprema podatke o registriranim djelatnicima i vlasniku,</w:t>
      </w:r>
    </w:p>
    <w:p w14:paraId="6D349832"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Change w:id="1919" w:author="Jan Kelemen" w:date="2016-01-20T17:07:00Z">
            <w:rPr>
              <w:rFonts w:cs="Times New Roman"/>
              <w:szCs w:val="24"/>
            </w:rPr>
          </w:rPrChange>
        </w:rPr>
      </w:pPr>
      <w:r w:rsidRPr="0020295F">
        <w:rPr>
          <w:rFonts w:cs="Times New Roman"/>
          <w:szCs w:val="24"/>
          <w:rPrChange w:id="1920" w:author="Jan Kelemen" w:date="2016-01-20T17:07:00Z">
            <w:rPr>
              <w:rFonts w:cs="Times New Roman"/>
              <w:szCs w:val="24"/>
            </w:rPr>
          </w:rPrChange>
        </w:rPr>
        <w:t>sprema komentare i ocjene korisnika za pojedino jelo,</w:t>
      </w:r>
    </w:p>
    <w:p w14:paraId="15BFB65F"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Change w:id="1921" w:author="Jan Kelemen" w:date="2016-01-20T17:07:00Z">
            <w:rPr>
              <w:rFonts w:cs="Times New Roman"/>
              <w:szCs w:val="24"/>
            </w:rPr>
          </w:rPrChange>
        </w:rPr>
      </w:pPr>
      <w:r w:rsidRPr="0020295F">
        <w:rPr>
          <w:rFonts w:cs="Times New Roman"/>
          <w:szCs w:val="24"/>
          <w:rPrChange w:id="1922" w:author="Jan Kelemen" w:date="2016-01-20T17:07:00Z">
            <w:rPr>
              <w:rFonts w:cs="Times New Roman"/>
              <w:szCs w:val="24"/>
            </w:rPr>
          </w:rPrChange>
        </w:rPr>
        <w:t>sprema komentare i ocjene korisnika za restoran,</w:t>
      </w:r>
    </w:p>
    <w:p w14:paraId="76C405E4"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Change w:id="1923" w:author="Jan Kelemen" w:date="2016-01-20T17:07:00Z">
            <w:rPr>
              <w:rFonts w:cs="Times New Roman"/>
              <w:szCs w:val="24"/>
            </w:rPr>
          </w:rPrChange>
        </w:rPr>
      </w:pPr>
      <w:r w:rsidRPr="0020295F">
        <w:rPr>
          <w:rFonts w:cs="Times New Roman"/>
          <w:szCs w:val="24"/>
          <w:rPrChange w:id="1924" w:author="Jan Kelemen" w:date="2016-01-20T17:07:00Z">
            <w:rPr>
              <w:rFonts w:cs="Times New Roman"/>
              <w:szCs w:val="24"/>
            </w:rPr>
          </w:rPrChange>
        </w:rPr>
        <w:t>sprema potvrđene narudžbe i ukupan promet restorana.</w:t>
      </w:r>
    </w:p>
    <w:p w14:paraId="5923028C" w14:textId="77777777" w:rsidR="00C35FE1" w:rsidRPr="0020295F" w:rsidRDefault="00C35FE1" w:rsidP="00C35FE1">
      <w:pPr>
        <w:shd w:val="clear" w:color="auto" w:fill="FFFFFF"/>
        <w:spacing w:before="100" w:beforeAutospacing="1" w:after="100" w:afterAutospacing="1"/>
        <w:textAlignment w:val="baseline"/>
        <w:rPr>
          <w:rFonts w:cs="Times New Roman"/>
          <w:szCs w:val="24"/>
          <w:rPrChange w:id="1925" w:author="Jan Kelemen" w:date="2016-01-20T17:07:00Z">
            <w:rPr>
              <w:rFonts w:cs="Times New Roman"/>
              <w:szCs w:val="24"/>
            </w:rPr>
          </w:rPrChange>
        </w:rPr>
      </w:pPr>
      <w:r w:rsidRPr="0020295F">
        <w:rPr>
          <w:rFonts w:cs="Times New Roman"/>
          <w:szCs w:val="24"/>
          <w:rPrChange w:id="1926" w:author="Jan Kelemen" w:date="2016-01-20T17:07:00Z">
            <w:rPr>
              <w:rFonts w:cs="Times New Roman"/>
              <w:szCs w:val="24"/>
            </w:rPr>
          </w:rPrChange>
        </w:rPr>
        <w:t>Poslužitelj (server) obrađuje zahtjeve korisnika.</w:t>
      </w:r>
    </w:p>
    <w:p w14:paraId="2F25A57A" w14:textId="77777777" w:rsidR="00C35FE1" w:rsidRPr="0020295F" w:rsidRDefault="00C35FE1" w:rsidP="007C6915">
      <w:pPr>
        <w:pStyle w:val="Heading2"/>
        <w:rPr>
          <w:rPrChange w:id="1927" w:author="Jan Kelemen" w:date="2016-01-20T17:07:00Z">
            <w:rPr/>
          </w:rPrChange>
        </w:rPr>
      </w:pPr>
      <w:r w:rsidRPr="0020295F">
        <w:rPr>
          <w:rPrChange w:id="1928" w:author="Jan Kelemen" w:date="2016-01-20T17:07:00Z">
            <w:rPr/>
          </w:rPrChange>
        </w:rPr>
        <w:br w:type="page"/>
      </w:r>
      <w:bookmarkStart w:id="1929" w:name="_Toc441072960"/>
      <w:r w:rsidRPr="0020295F">
        <w:rPr>
          <w:rPrChange w:id="1930" w:author="Jan Kelemen" w:date="2016-01-20T17:07:00Z">
            <w:rPr/>
          </w:rPrChange>
        </w:rPr>
        <w:lastRenderedPageBreak/>
        <w:t>Opis obrazaca uporabe:</w:t>
      </w:r>
      <w:bookmarkEnd w:id="1929"/>
    </w:p>
    <w:p w14:paraId="524A1362" w14:textId="77777777" w:rsidR="005E4C33" w:rsidRPr="0020295F" w:rsidRDefault="005E4C33" w:rsidP="005E4C33">
      <w:pPr>
        <w:shd w:val="clear" w:color="auto" w:fill="FFFFFF"/>
        <w:spacing w:after="0"/>
        <w:ind w:left="1440"/>
        <w:textAlignment w:val="baseline"/>
        <w:rPr>
          <w:rFonts w:cs="Times New Roman"/>
          <w:szCs w:val="24"/>
          <w:rPrChange w:id="1931" w:author="Jan Kelemen" w:date="2016-01-20T17:07:00Z">
            <w:rPr>
              <w:rFonts w:cs="Times New Roman"/>
              <w:b/>
              <w:szCs w:val="24"/>
            </w:rPr>
          </w:rPrChange>
        </w:rPr>
      </w:pPr>
    </w:p>
    <w:p w14:paraId="7ED67D2D" w14:textId="77777777" w:rsidR="005E4C33" w:rsidRPr="0020295F" w:rsidRDefault="005E4C33" w:rsidP="001A0EE3">
      <w:pPr>
        <w:numPr>
          <w:ilvl w:val="0"/>
          <w:numId w:val="13"/>
        </w:numPr>
        <w:shd w:val="clear" w:color="auto" w:fill="FFFFFF"/>
        <w:spacing w:after="0"/>
        <w:textAlignment w:val="baseline"/>
        <w:rPr>
          <w:rFonts w:cs="Times New Roman"/>
          <w:szCs w:val="24"/>
          <w:rPrChange w:id="1932" w:author="Jan Kelemen" w:date="2016-01-20T17:07:00Z">
            <w:rPr>
              <w:rFonts w:cs="Times New Roman"/>
              <w:b/>
              <w:szCs w:val="24"/>
            </w:rPr>
          </w:rPrChange>
        </w:rPr>
      </w:pPr>
      <w:r w:rsidRPr="0020295F">
        <w:rPr>
          <w:rFonts w:cs="Times New Roman"/>
          <w:szCs w:val="24"/>
          <w:rPrChange w:id="1933" w:author="Jan Kelemen" w:date="2016-01-20T17:07:00Z">
            <w:rPr>
              <w:rFonts w:cs="Times New Roman"/>
              <w:b/>
              <w:szCs w:val="24"/>
            </w:rPr>
          </w:rPrChange>
        </w:rPr>
        <w:t>UC01 – RegistracijaDjelatnika</w:t>
      </w:r>
    </w:p>
    <w:p w14:paraId="058D1AB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1934" w:author="Jan Kelemen" w:date="2016-01-20T17:07:00Z">
            <w:rPr>
              <w:rFonts w:cs="Times New Roman"/>
              <w:szCs w:val="24"/>
            </w:rPr>
          </w:rPrChange>
        </w:rPr>
      </w:pPr>
      <w:r w:rsidRPr="0020295F">
        <w:rPr>
          <w:rFonts w:cs="Times New Roman"/>
          <w:szCs w:val="24"/>
          <w:rPrChange w:id="1935" w:author="Jan Kelemen" w:date="2016-01-20T17:07:00Z">
            <w:rPr>
              <w:rFonts w:cs="Times New Roman"/>
              <w:b/>
              <w:szCs w:val="24"/>
            </w:rPr>
          </w:rPrChange>
        </w:rPr>
        <w:t>Glavni sudionik:</w:t>
      </w:r>
      <w:r w:rsidRPr="0020295F">
        <w:rPr>
          <w:rFonts w:cs="Times New Roman"/>
          <w:szCs w:val="24"/>
          <w:rPrChange w:id="1936" w:author="Jan Kelemen" w:date="2016-01-20T17:07:00Z">
            <w:rPr>
              <w:rFonts w:cs="Times New Roman"/>
              <w:szCs w:val="24"/>
            </w:rPr>
          </w:rPrChange>
        </w:rPr>
        <w:t xml:space="preserve"> Vlasnik.</w:t>
      </w:r>
    </w:p>
    <w:p w14:paraId="1147940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1937" w:author="Jan Kelemen" w:date="2016-01-20T17:07:00Z">
            <w:rPr>
              <w:rFonts w:cs="Times New Roman"/>
              <w:szCs w:val="24"/>
            </w:rPr>
          </w:rPrChange>
        </w:rPr>
      </w:pPr>
      <w:r w:rsidRPr="0020295F">
        <w:rPr>
          <w:rFonts w:cs="Times New Roman"/>
          <w:szCs w:val="24"/>
          <w:rPrChange w:id="1938" w:author="Jan Kelemen" w:date="2016-01-20T17:07:00Z">
            <w:rPr>
              <w:rFonts w:cs="Times New Roman"/>
              <w:b/>
              <w:szCs w:val="24"/>
            </w:rPr>
          </w:rPrChange>
        </w:rPr>
        <w:t>Cilj:</w:t>
      </w:r>
      <w:r w:rsidRPr="0020295F">
        <w:rPr>
          <w:rFonts w:cs="Times New Roman"/>
          <w:szCs w:val="24"/>
          <w:rPrChange w:id="1939" w:author="Jan Kelemen" w:date="2016-01-20T17:07:00Z">
            <w:rPr>
              <w:rFonts w:cs="Times New Roman"/>
              <w:szCs w:val="24"/>
            </w:rPr>
          </w:rPrChange>
        </w:rPr>
        <w:t xml:space="preserve"> Registracija novog djelatnika i spremanje njegovih podataka u bazu podataka.</w:t>
      </w:r>
    </w:p>
    <w:p w14:paraId="0205F84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1940" w:author="Jan Kelemen" w:date="2016-01-20T17:07:00Z">
            <w:rPr>
              <w:rFonts w:cs="Times New Roman"/>
              <w:b/>
              <w:szCs w:val="24"/>
            </w:rPr>
          </w:rPrChange>
        </w:rPr>
      </w:pPr>
      <w:r w:rsidRPr="0020295F">
        <w:rPr>
          <w:rFonts w:cs="Times New Roman"/>
          <w:szCs w:val="24"/>
          <w:rPrChange w:id="1941" w:author="Jan Kelemen" w:date="2016-01-20T17:07:00Z">
            <w:rPr>
              <w:rFonts w:cs="Times New Roman"/>
              <w:b/>
              <w:szCs w:val="24"/>
            </w:rPr>
          </w:rPrChange>
        </w:rPr>
        <w:t xml:space="preserve">Sudionici: </w:t>
      </w:r>
      <w:r w:rsidRPr="0020295F">
        <w:rPr>
          <w:rFonts w:cs="Times New Roman"/>
          <w:szCs w:val="24"/>
          <w:rPrChange w:id="1942" w:author="Jan Kelemen" w:date="2016-01-20T17:07:00Z">
            <w:rPr>
              <w:rFonts w:cs="Times New Roman"/>
              <w:szCs w:val="24"/>
            </w:rPr>
          </w:rPrChange>
        </w:rPr>
        <w:t>Novi djelatnik, baza podataka, poslužitelj.</w:t>
      </w:r>
    </w:p>
    <w:p w14:paraId="3A1296A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1943" w:author="Jan Kelemen" w:date="2016-01-20T17:07:00Z">
            <w:rPr>
              <w:rFonts w:cs="Times New Roman"/>
              <w:szCs w:val="24"/>
            </w:rPr>
          </w:rPrChange>
        </w:rPr>
      </w:pPr>
      <w:r w:rsidRPr="0020295F">
        <w:rPr>
          <w:rFonts w:cs="Times New Roman"/>
          <w:szCs w:val="24"/>
          <w:rPrChange w:id="1944" w:author="Jan Kelemen" w:date="2016-01-20T17:07:00Z">
            <w:rPr>
              <w:rFonts w:cs="Times New Roman"/>
              <w:b/>
              <w:szCs w:val="24"/>
            </w:rPr>
          </w:rPrChange>
        </w:rPr>
        <w:t>Preduvjeti:</w:t>
      </w:r>
      <w:r w:rsidRPr="0020295F">
        <w:rPr>
          <w:rFonts w:cs="Times New Roman"/>
          <w:szCs w:val="24"/>
          <w:rPrChange w:id="1945" w:author="Jan Kelemen" w:date="2016-01-20T17:07:00Z">
            <w:rPr>
              <w:rFonts w:cs="Times New Roman"/>
              <w:szCs w:val="24"/>
            </w:rPr>
          </w:rPrChange>
        </w:rPr>
        <w:t xml:space="preserve"> Mogućnost prijave na internet, dostupnost poslužitelja.</w:t>
      </w:r>
    </w:p>
    <w:p w14:paraId="762B77B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1946" w:author="Jan Kelemen" w:date="2016-01-20T17:07:00Z">
            <w:rPr>
              <w:rFonts w:cs="Times New Roman"/>
              <w:szCs w:val="24"/>
            </w:rPr>
          </w:rPrChange>
        </w:rPr>
      </w:pPr>
      <w:r w:rsidRPr="0020295F">
        <w:rPr>
          <w:rFonts w:cs="Times New Roman"/>
          <w:szCs w:val="24"/>
          <w:rPrChange w:id="1947" w:author="Jan Kelemen" w:date="2016-01-20T17:07:00Z">
            <w:rPr>
              <w:rFonts w:cs="Times New Roman"/>
              <w:b/>
              <w:szCs w:val="24"/>
            </w:rPr>
          </w:rPrChange>
        </w:rPr>
        <w:t xml:space="preserve">Rezultat: </w:t>
      </w:r>
      <w:r w:rsidRPr="0020295F">
        <w:rPr>
          <w:rFonts w:cs="Times New Roman"/>
          <w:szCs w:val="24"/>
          <w:rPrChange w:id="1948" w:author="Jan Kelemen" w:date="2016-01-20T17:07:00Z">
            <w:rPr>
              <w:rFonts w:cs="Times New Roman"/>
              <w:szCs w:val="24"/>
            </w:rPr>
          </w:rPrChange>
        </w:rPr>
        <w:t xml:space="preserve">Djelatnik je uspješno registriran, njegovi podaci su spremljeni u bazu podataka. </w:t>
      </w:r>
    </w:p>
    <w:p w14:paraId="7C9C848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1949" w:author="Jan Kelemen" w:date="2016-01-20T17:07:00Z">
            <w:rPr>
              <w:rFonts w:cs="Times New Roman"/>
              <w:szCs w:val="24"/>
            </w:rPr>
          </w:rPrChange>
        </w:rPr>
      </w:pPr>
      <w:r w:rsidRPr="0020295F">
        <w:rPr>
          <w:rFonts w:cs="Times New Roman"/>
          <w:szCs w:val="24"/>
          <w:rPrChange w:id="1950" w:author="Jan Kelemen" w:date="2016-01-20T17:07:00Z">
            <w:rPr>
              <w:rFonts w:cs="Times New Roman"/>
              <w:b/>
              <w:szCs w:val="24"/>
            </w:rPr>
          </w:rPrChange>
        </w:rPr>
        <w:t>Željeni scenarij:</w:t>
      </w:r>
      <w:r w:rsidRPr="0020295F">
        <w:rPr>
          <w:rFonts w:cs="Times New Roman"/>
          <w:szCs w:val="24"/>
          <w:rPrChange w:id="1951" w:author="Jan Kelemen" w:date="2016-01-20T17:07:00Z">
            <w:rPr>
              <w:rFonts w:cs="Times New Roman"/>
              <w:szCs w:val="24"/>
            </w:rPr>
          </w:rPrChange>
        </w:rPr>
        <w:t xml:space="preserve"> </w:t>
      </w:r>
    </w:p>
    <w:p w14:paraId="1B95930D" w14:textId="77777777" w:rsidR="005E4C33" w:rsidRPr="0020295F" w:rsidRDefault="005E4C33" w:rsidP="001A0EE3">
      <w:pPr>
        <w:numPr>
          <w:ilvl w:val="0"/>
          <w:numId w:val="15"/>
        </w:numPr>
        <w:shd w:val="clear" w:color="auto" w:fill="FFFFFF"/>
        <w:spacing w:after="0"/>
        <w:textAlignment w:val="baseline"/>
        <w:rPr>
          <w:rFonts w:cs="Times New Roman"/>
          <w:szCs w:val="24"/>
          <w:rPrChange w:id="1952" w:author="Jan Kelemen" w:date="2016-01-20T17:07:00Z">
            <w:rPr>
              <w:rFonts w:cs="Times New Roman"/>
              <w:szCs w:val="24"/>
            </w:rPr>
          </w:rPrChange>
        </w:rPr>
      </w:pPr>
      <w:r w:rsidRPr="0020295F">
        <w:rPr>
          <w:rFonts w:cs="Times New Roman"/>
          <w:szCs w:val="24"/>
          <w:rPrChange w:id="1953" w:author="Jan Kelemen" w:date="2016-01-20T17:07:00Z">
            <w:rPr>
              <w:rFonts w:cs="Times New Roman"/>
              <w:szCs w:val="24"/>
            </w:rPr>
          </w:rPrChange>
        </w:rPr>
        <w:t>Vlasnik popunjava formular za djelatnika s korisničkim imenom, lozinkom, e-mail adresom, adresom stanovanja, telefonskim brojem i ostalim podatcima.</w:t>
      </w:r>
    </w:p>
    <w:p w14:paraId="5437295F" w14:textId="77777777" w:rsidR="005E4C33" w:rsidRPr="0020295F" w:rsidRDefault="005E4C33" w:rsidP="001A0EE3">
      <w:pPr>
        <w:numPr>
          <w:ilvl w:val="0"/>
          <w:numId w:val="15"/>
        </w:numPr>
        <w:shd w:val="clear" w:color="auto" w:fill="FFFFFF"/>
        <w:spacing w:after="0"/>
        <w:textAlignment w:val="baseline"/>
        <w:rPr>
          <w:rFonts w:cs="Times New Roman"/>
          <w:szCs w:val="24"/>
          <w:rPrChange w:id="1954" w:author="Jan Kelemen" w:date="2016-01-20T17:07:00Z">
            <w:rPr>
              <w:rFonts w:cs="Times New Roman"/>
              <w:szCs w:val="24"/>
            </w:rPr>
          </w:rPrChange>
        </w:rPr>
      </w:pPr>
      <w:r w:rsidRPr="0020295F">
        <w:rPr>
          <w:rFonts w:cs="Times New Roman"/>
          <w:szCs w:val="24"/>
          <w:rPrChange w:id="1955" w:author="Jan Kelemen" w:date="2016-01-20T17:07:00Z">
            <w:rPr>
              <w:rFonts w:cs="Times New Roman"/>
              <w:szCs w:val="24"/>
            </w:rPr>
          </w:rPrChange>
        </w:rPr>
        <w:t>Podatci se šalju poslužitelju na provjeru.</w:t>
      </w:r>
    </w:p>
    <w:p w14:paraId="633AFE92" w14:textId="77777777" w:rsidR="005E4C33" w:rsidRPr="0020295F" w:rsidRDefault="005E4C33" w:rsidP="001A0EE3">
      <w:pPr>
        <w:numPr>
          <w:ilvl w:val="0"/>
          <w:numId w:val="15"/>
        </w:numPr>
        <w:shd w:val="clear" w:color="auto" w:fill="FFFFFF"/>
        <w:spacing w:after="0"/>
        <w:textAlignment w:val="baseline"/>
        <w:rPr>
          <w:rFonts w:cs="Times New Roman"/>
          <w:szCs w:val="24"/>
          <w:rPrChange w:id="1956" w:author="Jan Kelemen" w:date="2016-01-20T17:07:00Z">
            <w:rPr>
              <w:rFonts w:cs="Times New Roman"/>
              <w:szCs w:val="24"/>
            </w:rPr>
          </w:rPrChange>
        </w:rPr>
      </w:pPr>
      <w:r w:rsidRPr="0020295F">
        <w:rPr>
          <w:rFonts w:cs="Times New Roman"/>
          <w:szCs w:val="24"/>
          <w:rPrChange w:id="1957" w:author="Jan Kelemen" w:date="2016-01-20T17:07:00Z">
            <w:rPr>
              <w:rFonts w:cs="Times New Roman"/>
              <w:szCs w:val="24"/>
            </w:rPr>
          </w:rPrChange>
        </w:rPr>
        <w:t>Poslužitelj provjerava u bazi podataka ispravnost unesenih podataka (npr. postoji li u bazi podataka već djelatnik s istim korisničkim imenom, da li je e-mail ispravan).</w:t>
      </w:r>
    </w:p>
    <w:p w14:paraId="694517CE" w14:textId="77777777" w:rsidR="005E4C33" w:rsidRPr="0020295F" w:rsidRDefault="005E4C33" w:rsidP="001A0EE3">
      <w:pPr>
        <w:numPr>
          <w:ilvl w:val="0"/>
          <w:numId w:val="15"/>
        </w:numPr>
        <w:shd w:val="clear" w:color="auto" w:fill="FFFFFF"/>
        <w:spacing w:after="0"/>
        <w:textAlignment w:val="baseline"/>
        <w:rPr>
          <w:rFonts w:cs="Times New Roman"/>
          <w:szCs w:val="24"/>
          <w:rPrChange w:id="1958" w:author="Jan Kelemen" w:date="2016-01-20T17:07:00Z">
            <w:rPr>
              <w:rFonts w:cs="Times New Roman"/>
              <w:szCs w:val="24"/>
            </w:rPr>
          </w:rPrChange>
        </w:rPr>
      </w:pPr>
      <w:r w:rsidRPr="0020295F">
        <w:rPr>
          <w:rFonts w:cs="Times New Roman"/>
          <w:szCs w:val="24"/>
          <w:rPrChange w:id="1959" w:author="Jan Kelemen" w:date="2016-01-20T17:07:00Z">
            <w:rPr>
              <w:rFonts w:cs="Times New Roman"/>
              <w:szCs w:val="24"/>
            </w:rPr>
          </w:rPrChange>
        </w:rPr>
        <w:t xml:space="preserve">Poslužitelj sprema djelatnikove podatke u bazu podataka te obavještava vlasnika o uspješnoj registraciji te šalje podatke o registraciji djelatniku na e-mail. </w:t>
      </w:r>
    </w:p>
    <w:p w14:paraId="1AAF21D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1960" w:author="Jan Kelemen" w:date="2016-01-20T17:07:00Z">
            <w:rPr>
              <w:rFonts w:cs="Times New Roman"/>
              <w:b/>
              <w:szCs w:val="24"/>
            </w:rPr>
          </w:rPrChange>
        </w:rPr>
      </w:pPr>
      <w:r w:rsidRPr="0020295F">
        <w:rPr>
          <w:rFonts w:cs="Times New Roman"/>
          <w:szCs w:val="24"/>
          <w:rPrChange w:id="1961" w:author="Jan Kelemen" w:date="2016-01-20T17:07:00Z">
            <w:rPr>
              <w:rFonts w:cs="Times New Roman"/>
              <w:b/>
              <w:szCs w:val="24"/>
            </w:rPr>
          </w:rPrChange>
        </w:rPr>
        <w:t xml:space="preserve">Mogući drugi scenarij: </w:t>
      </w:r>
      <w:r w:rsidRPr="0020295F">
        <w:rPr>
          <w:rFonts w:cs="Times New Roman"/>
          <w:szCs w:val="24"/>
          <w:rPrChange w:id="1962" w:author="Jan Kelemen" w:date="2016-01-20T17:07:00Z">
            <w:rPr>
              <w:rFonts w:cs="Times New Roman"/>
              <w:szCs w:val="24"/>
            </w:rPr>
          </w:rPrChange>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20295F" w:rsidRDefault="005E4C33" w:rsidP="005E4C33">
      <w:pPr>
        <w:shd w:val="clear" w:color="auto" w:fill="FFFFFF"/>
        <w:spacing w:after="0"/>
        <w:ind w:left="1843"/>
        <w:textAlignment w:val="baseline"/>
        <w:rPr>
          <w:rFonts w:cs="Times New Roman"/>
          <w:szCs w:val="24"/>
          <w:rPrChange w:id="1963" w:author="Jan Kelemen" w:date="2016-01-20T17:07:00Z">
            <w:rPr>
              <w:rFonts w:cs="Times New Roman"/>
              <w:b/>
              <w:szCs w:val="24"/>
            </w:rPr>
          </w:rPrChange>
        </w:rPr>
      </w:pPr>
    </w:p>
    <w:p w14:paraId="03E0E60C" w14:textId="77777777" w:rsidR="005E4C33" w:rsidRPr="0020295F" w:rsidRDefault="005E4C33" w:rsidP="001A0EE3">
      <w:pPr>
        <w:numPr>
          <w:ilvl w:val="0"/>
          <w:numId w:val="13"/>
        </w:numPr>
        <w:shd w:val="clear" w:color="auto" w:fill="FFFFFF"/>
        <w:spacing w:after="0"/>
        <w:textAlignment w:val="baseline"/>
        <w:rPr>
          <w:rFonts w:cs="Times New Roman"/>
          <w:szCs w:val="24"/>
          <w:rPrChange w:id="1964" w:author="Jan Kelemen" w:date="2016-01-20T17:07:00Z">
            <w:rPr>
              <w:rFonts w:cs="Times New Roman"/>
              <w:b/>
              <w:szCs w:val="24"/>
            </w:rPr>
          </w:rPrChange>
        </w:rPr>
      </w:pPr>
      <w:r w:rsidRPr="0020295F">
        <w:rPr>
          <w:rFonts w:cs="Times New Roman"/>
          <w:szCs w:val="24"/>
          <w:rPrChange w:id="1965" w:author="Jan Kelemen" w:date="2016-01-20T17:07:00Z">
            <w:rPr>
              <w:rFonts w:cs="Times New Roman"/>
              <w:b/>
              <w:szCs w:val="24"/>
            </w:rPr>
          </w:rPrChange>
        </w:rPr>
        <w:t>UC02 – UklanjanjeDjelatnika</w:t>
      </w:r>
    </w:p>
    <w:p w14:paraId="65E5FC4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1966" w:author="Jan Kelemen" w:date="2016-01-20T17:07:00Z">
            <w:rPr>
              <w:rFonts w:cs="Times New Roman"/>
              <w:szCs w:val="24"/>
            </w:rPr>
          </w:rPrChange>
        </w:rPr>
      </w:pPr>
      <w:r w:rsidRPr="0020295F">
        <w:rPr>
          <w:rFonts w:cs="Times New Roman"/>
          <w:szCs w:val="24"/>
          <w:rPrChange w:id="1967" w:author="Jan Kelemen" w:date="2016-01-20T17:07:00Z">
            <w:rPr>
              <w:rFonts w:cs="Times New Roman"/>
              <w:b/>
              <w:szCs w:val="24"/>
            </w:rPr>
          </w:rPrChange>
        </w:rPr>
        <w:t>Glavni sudionik:</w:t>
      </w:r>
      <w:r w:rsidRPr="0020295F">
        <w:rPr>
          <w:rFonts w:cs="Times New Roman"/>
          <w:szCs w:val="24"/>
          <w:rPrChange w:id="1968" w:author="Jan Kelemen" w:date="2016-01-20T17:07:00Z">
            <w:rPr>
              <w:rFonts w:cs="Times New Roman"/>
              <w:szCs w:val="24"/>
            </w:rPr>
          </w:rPrChange>
        </w:rPr>
        <w:t xml:space="preserve"> Vlasnik.</w:t>
      </w:r>
    </w:p>
    <w:p w14:paraId="430CFAA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1969" w:author="Jan Kelemen" w:date="2016-01-20T17:07:00Z">
            <w:rPr>
              <w:rFonts w:cs="Times New Roman"/>
              <w:szCs w:val="24"/>
            </w:rPr>
          </w:rPrChange>
        </w:rPr>
      </w:pPr>
      <w:r w:rsidRPr="0020295F">
        <w:rPr>
          <w:rFonts w:cs="Times New Roman"/>
          <w:szCs w:val="24"/>
          <w:rPrChange w:id="1970" w:author="Jan Kelemen" w:date="2016-01-20T17:07:00Z">
            <w:rPr>
              <w:rFonts w:cs="Times New Roman"/>
              <w:b/>
              <w:szCs w:val="24"/>
            </w:rPr>
          </w:rPrChange>
        </w:rPr>
        <w:t>Cilj:</w:t>
      </w:r>
      <w:r w:rsidRPr="0020295F">
        <w:rPr>
          <w:rFonts w:cs="Times New Roman"/>
          <w:szCs w:val="24"/>
          <w:rPrChange w:id="1971" w:author="Jan Kelemen" w:date="2016-01-20T17:07:00Z">
            <w:rPr>
              <w:rFonts w:cs="Times New Roman"/>
              <w:szCs w:val="24"/>
            </w:rPr>
          </w:rPrChange>
        </w:rPr>
        <w:t xml:space="preserve"> Ukloniti djelatnika.</w:t>
      </w:r>
    </w:p>
    <w:p w14:paraId="63F99D7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1972" w:author="Jan Kelemen" w:date="2016-01-20T17:07:00Z">
            <w:rPr>
              <w:rFonts w:cs="Times New Roman"/>
              <w:b/>
              <w:szCs w:val="24"/>
            </w:rPr>
          </w:rPrChange>
        </w:rPr>
      </w:pPr>
      <w:r w:rsidRPr="0020295F">
        <w:rPr>
          <w:rFonts w:cs="Times New Roman"/>
          <w:szCs w:val="24"/>
          <w:rPrChange w:id="1973" w:author="Jan Kelemen" w:date="2016-01-20T17:07:00Z">
            <w:rPr>
              <w:rFonts w:cs="Times New Roman"/>
              <w:b/>
              <w:szCs w:val="24"/>
            </w:rPr>
          </w:rPrChange>
        </w:rPr>
        <w:t>Sudionici:</w:t>
      </w:r>
      <w:r w:rsidRPr="0020295F">
        <w:rPr>
          <w:rFonts w:cs="Times New Roman"/>
          <w:szCs w:val="24"/>
          <w:rPrChange w:id="1974" w:author="Jan Kelemen" w:date="2016-01-20T17:07:00Z">
            <w:rPr>
              <w:rFonts w:cs="Times New Roman"/>
              <w:szCs w:val="24"/>
            </w:rPr>
          </w:rPrChange>
        </w:rPr>
        <w:t xml:space="preserve"> Baza podataka, poslužitelj.</w:t>
      </w:r>
    </w:p>
    <w:p w14:paraId="7A1B615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1975" w:author="Jan Kelemen" w:date="2016-01-20T17:07:00Z">
            <w:rPr>
              <w:rFonts w:cs="Times New Roman"/>
              <w:szCs w:val="24"/>
            </w:rPr>
          </w:rPrChange>
        </w:rPr>
      </w:pPr>
      <w:r w:rsidRPr="0020295F">
        <w:rPr>
          <w:rFonts w:cs="Times New Roman"/>
          <w:szCs w:val="24"/>
          <w:rPrChange w:id="1976" w:author="Jan Kelemen" w:date="2016-01-20T17:07:00Z">
            <w:rPr>
              <w:rFonts w:cs="Times New Roman"/>
              <w:b/>
              <w:szCs w:val="24"/>
            </w:rPr>
          </w:rPrChange>
        </w:rPr>
        <w:t>Preduvjeti:</w:t>
      </w:r>
      <w:r w:rsidRPr="0020295F">
        <w:rPr>
          <w:rFonts w:cs="Times New Roman"/>
          <w:szCs w:val="24"/>
          <w:rPrChange w:id="1977" w:author="Jan Kelemen" w:date="2016-01-20T17:07:00Z">
            <w:rPr>
              <w:rFonts w:cs="Times New Roman"/>
              <w:szCs w:val="24"/>
            </w:rPr>
          </w:rPrChange>
        </w:rPr>
        <w:t xml:space="preserve"> Mogućnost prijave na internet, dostupnost poslužitelja, vlasnik je prijavljen u sustav, vlasnik se nalazi na administrativnoj stranici, odabrani djelatnik se nalazi u bazi podataka.</w:t>
      </w:r>
    </w:p>
    <w:p w14:paraId="0771D81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1978" w:author="Jan Kelemen" w:date="2016-01-20T17:07:00Z">
            <w:rPr>
              <w:rFonts w:cs="Times New Roman"/>
              <w:szCs w:val="24"/>
            </w:rPr>
          </w:rPrChange>
        </w:rPr>
      </w:pPr>
      <w:r w:rsidRPr="0020295F">
        <w:rPr>
          <w:rFonts w:cs="Times New Roman"/>
          <w:szCs w:val="24"/>
          <w:rPrChange w:id="1979" w:author="Jan Kelemen" w:date="2016-01-20T17:07:00Z">
            <w:rPr>
              <w:rFonts w:cs="Times New Roman"/>
              <w:b/>
              <w:szCs w:val="24"/>
            </w:rPr>
          </w:rPrChange>
        </w:rPr>
        <w:t>Rezultat: Uspješno uklanjanje djelatnika.</w:t>
      </w:r>
    </w:p>
    <w:p w14:paraId="357AC4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1980" w:author="Jan Kelemen" w:date="2016-01-20T17:07:00Z">
            <w:rPr>
              <w:rFonts w:cs="Times New Roman"/>
              <w:szCs w:val="24"/>
            </w:rPr>
          </w:rPrChange>
        </w:rPr>
      </w:pPr>
      <w:r w:rsidRPr="0020295F">
        <w:rPr>
          <w:rFonts w:cs="Times New Roman"/>
          <w:szCs w:val="24"/>
          <w:rPrChange w:id="1981" w:author="Jan Kelemen" w:date="2016-01-20T17:07:00Z">
            <w:rPr>
              <w:rFonts w:cs="Times New Roman"/>
              <w:b/>
              <w:szCs w:val="24"/>
            </w:rPr>
          </w:rPrChange>
        </w:rPr>
        <w:lastRenderedPageBreak/>
        <w:t>Željeni scenarij:</w:t>
      </w:r>
      <w:r w:rsidRPr="0020295F">
        <w:rPr>
          <w:rFonts w:cs="Times New Roman"/>
          <w:szCs w:val="24"/>
          <w:rPrChange w:id="1982" w:author="Jan Kelemen" w:date="2016-01-20T17:07:00Z">
            <w:rPr>
              <w:rFonts w:cs="Times New Roman"/>
              <w:szCs w:val="24"/>
            </w:rPr>
          </w:rPrChange>
        </w:rPr>
        <w:t xml:space="preserve"> </w:t>
      </w:r>
    </w:p>
    <w:p w14:paraId="33DED1A7" w14:textId="18ACE0D0" w:rsidR="00972C9B" w:rsidRPr="0020295F" w:rsidRDefault="00972C9B" w:rsidP="001A0EE3">
      <w:pPr>
        <w:numPr>
          <w:ilvl w:val="0"/>
          <w:numId w:val="38"/>
        </w:numPr>
        <w:shd w:val="clear" w:color="auto" w:fill="FFFFFF"/>
        <w:spacing w:after="0"/>
        <w:textAlignment w:val="baseline"/>
        <w:rPr>
          <w:rFonts w:cs="Times New Roman"/>
          <w:szCs w:val="24"/>
          <w:rPrChange w:id="1983" w:author="Jan Kelemen" w:date="2016-01-20T17:07:00Z">
            <w:rPr>
              <w:rFonts w:cs="Times New Roman"/>
              <w:szCs w:val="24"/>
            </w:rPr>
          </w:rPrChange>
        </w:rPr>
      </w:pPr>
      <w:r w:rsidRPr="0020295F">
        <w:rPr>
          <w:rFonts w:cs="Times New Roman"/>
          <w:szCs w:val="24"/>
          <w:rPrChange w:id="1984" w:author="Jan Kelemen" w:date="2016-01-20T17:07:00Z">
            <w:rPr>
              <w:rFonts w:cs="Times New Roman"/>
              <w:szCs w:val="24"/>
            </w:rPr>
          </w:rPrChange>
        </w:rPr>
        <w:t>Vlasnik odabere karticu“Djelatnici“.</w:t>
      </w:r>
    </w:p>
    <w:p w14:paraId="41C17DDF" w14:textId="77777777" w:rsidR="005E4C33" w:rsidRPr="0020295F" w:rsidRDefault="005E4C33" w:rsidP="001A0EE3">
      <w:pPr>
        <w:numPr>
          <w:ilvl w:val="0"/>
          <w:numId w:val="38"/>
        </w:numPr>
        <w:shd w:val="clear" w:color="auto" w:fill="FFFFFF"/>
        <w:spacing w:after="0"/>
        <w:textAlignment w:val="baseline"/>
        <w:rPr>
          <w:rFonts w:cs="Times New Roman"/>
          <w:szCs w:val="24"/>
          <w:rPrChange w:id="1985" w:author="Jan Kelemen" w:date="2016-01-20T17:07:00Z">
            <w:rPr>
              <w:rFonts w:cs="Times New Roman"/>
              <w:szCs w:val="24"/>
            </w:rPr>
          </w:rPrChange>
        </w:rPr>
      </w:pPr>
      <w:r w:rsidRPr="0020295F">
        <w:rPr>
          <w:rFonts w:cs="Times New Roman"/>
          <w:szCs w:val="24"/>
          <w:rPrChange w:id="1986" w:author="Jan Kelemen" w:date="2016-01-20T17:07:00Z">
            <w:rPr>
              <w:rFonts w:cs="Times New Roman"/>
              <w:szCs w:val="24"/>
            </w:rPr>
          </w:rPrChange>
        </w:rPr>
        <w:t>Vlasnik odabere djelatnika s popisa kojeg želi ukloniti.</w:t>
      </w:r>
    </w:p>
    <w:p w14:paraId="3706B3D9" w14:textId="5045AED5" w:rsidR="005E4C33" w:rsidRPr="0020295F" w:rsidRDefault="005E4C33" w:rsidP="001A0EE3">
      <w:pPr>
        <w:numPr>
          <w:ilvl w:val="0"/>
          <w:numId w:val="38"/>
        </w:numPr>
        <w:shd w:val="clear" w:color="auto" w:fill="FFFFFF"/>
        <w:spacing w:after="0"/>
        <w:textAlignment w:val="baseline"/>
        <w:rPr>
          <w:rFonts w:cs="Times New Roman"/>
          <w:szCs w:val="24"/>
          <w:rPrChange w:id="1987" w:author="Jan Kelemen" w:date="2016-01-20T17:07:00Z">
            <w:rPr>
              <w:rFonts w:cs="Times New Roman"/>
              <w:szCs w:val="24"/>
            </w:rPr>
          </w:rPrChange>
        </w:rPr>
      </w:pPr>
      <w:r w:rsidRPr="0020295F">
        <w:rPr>
          <w:rFonts w:cs="Times New Roman"/>
          <w:szCs w:val="24"/>
          <w:rPrChange w:id="1988" w:author="Jan Kelemen" w:date="2016-01-20T17:07:00Z">
            <w:rPr>
              <w:rFonts w:cs="Times New Roman"/>
              <w:szCs w:val="24"/>
            </w:rPr>
          </w:rPrChange>
        </w:rPr>
        <w:t xml:space="preserve">Vlasnik pritišće na gumb </w:t>
      </w:r>
      <w:r w:rsidR="00FD4789" w:rsidRPr="0020295F">
        <w:rPr>
          <w:rFonts w:cs="Times New Roman"/>
          <w:szCs w:val="24"/>
          <w:rPrChange w:id="1989" w:author="Jan Kelemen" w:date="2016-01-20T17:07:00Z">
            <w:rPr>
              <w:rFonts w:cs="Times New Roman"/>
              <w:szCs w:val="24"/>
            </w:rPr>
          </w:rPrChange>
        </w:rPr>
        <w:t>za uređivanje podataka djelatnika</w:t>
      </w:r>
    </w:p>
    <w:p w14:paraId="172E4B86" w14:textId="1C51099B" w:rsidR="005E4C33" w:rsidRPr="0020295F" w:rsidRDefault="00FD4789" w:rsidP="001A0EE3">
      <w:pPr>
        <w:numPr>
          <w:ilvl w:val="0"/>
          <w:numId w:val="38"/>
        </w:numPr>
        <w:shd w:val="clear" w:color="auto" w:fill="FFFFFF"/>
        <w:spacing w:after="0"/>
        <w:textAlignment w:val="baseline"/>
        <w:rPr>
          <w:rFonts w:cs="Times New Roman"/>
          <w:szCs w:val="24"/>
          <w:rPrChange w:id="1990" w:author="Jan Kelemen" w:date="2016-01-20T17:07:00Z">
            <w:rPr>
              <w:rFonts w:cs="Times New Roman"/>
              <w:szCs w:val="24"/>
            </w:rPr>
          </w:rPrChange>
        </w:rPr>
      </w:pPr>
      <w:r w:rsidRPr="0020295F">
        <w:rPr>
          <w:rFonts w:cs="Times New Roman"/>
          <w:szCs w:val="24"/>
          <w:rPrChange w:id="1991" w:author="Jan Kelemen" w:date="2016-01-20T17:07:00Z">
            <w:rPr>
              <w:rFonts w:cs="Times New Roman"/>
              <w:szCs w:val="24"/>
            </w:rPr>
          </w:rPrChange>
        </w:rPr>
        <w:t>Prikazuju se podaci o djelatniku</w:t>
      </w:r>
      <w:r w:rsidR="005E4C33" w:rsidRPr="0020295F">
        <w:rPr>
          <w:rFonts w:cs="Times New Roman"/>
          <w:szCs w:val="24"/>
          <w:rPrChange w:id="1992" w:author="Jan Kelemen" w:date="2016-01-20T17:07:00Z">
            <w:rPr>
              <w:rFonts w:cs="Times New Roman"/>
              <w:szCs w:val="24"/>
            </w:rPr>
          </w:rPrChange>
        </w:rPr>
        <w:t>.</w:t>
      </w:r>
    </w:p>
    <w:p w14:paraId="6614164A" w14:textId="6BEA4C2F" w:rsidR="005E4C33" w:rsidRPr="0020295F" w:rsidRDefault="005E4C33" w:rsidP="001A0EE3">
      <w:pPr>
        <w:numPr>
          <w:ilvl w:val="0"/>
          <w:numId w:val="38"/>
        </w:numPr>
        <w:shd w:val="clear" w:color="auto" w:fill="FFFFFF"/>
        <w:spacing w:after="0"/>
        <w:textAlignment w:val="baseline"/>
        <w:rPr>
          <w:rFonts w:cs="Times New Roman"/>
          <w:szCs w:val="24"/>
          <w:rPrChange w:id="1993" w:author="Jan Kelemen" w:date="2016-01-20T17:07:00Z">
            <w:rPr>
              <w:rFonts w:cs="Times New Roman"/>
              <w:szCs w:val="24"/>
            </w:rPr>
          </w:rPrChange>
        </w:rPr>
      </w:pPr>
      <w:r w:rsidRPr="0020295F">
        <w:rPr>
          <w:rFonts w:cs="Times New Roman"/>
          <w:szCs w:val="24"/>
          <w:rPrChange w:id="1994" w:author="Jan Kelemen" w:date="2016-01-20T17:07:00Z">
            <w:rPr>
              <w:rFonts w:cs="Times New Roman"/>
              <w:szCs w:val="24"/>
            </w:rPr>
          </w:rPrChange>
        </w:rPr>
        <w:t xml:space="preserve">Vlasnik </w:t>
      </w:r>
      <w:r w:rsidR="00FD4789" w:rsidRPr="0020295F">
        <w:rPr>
          <w:rFonts w:cs="Times New Roman"/>
          <w:szCs w:val="24"/>
          <w:rPrChange w:id="1995" w:author="Jan Kelemen" w:date="2016-01-20T17:07:00Z">
            <w:rPr>
              <w:rFonts w:cs="Times New Roman"/>
              <w:szCs w:val="24"/>
            </w:rPr>
          </w:rPrChange>
        </w:rPr>
        <w:t>miče kvačicu u kvadratiću „Zaposlen“.</w:t>
      </w:r>
    </w:p>
    <w:p w14:paraId="35763E18" w14:textId="670C29FC" w:rsidR="00FD4789" w:rsidRPr="0020295F" w:rsidRDefault="00FD4789" w:rsidP="001A0EE3">
      <w:pPr>
        <w:numPr>
          <w:ilvl w:val="0"/>
          <w:numId w:val="38"/>
        </w:numPr>
        <w:shd w:val="clear" w:color="auto" w:fill="FFFFFF"/>
        <w:spacing w:after="0"/>
        <w:textAlignment w:val="baseline"/>
        <w:rPr>
          <w:rFonts w:cs="Times New Roman"/>
          <w:szCs w:val="24"/>
          <w:rPrChange w:id="1996" w:author="Jan Kelemen" w:date="2016-01-20T17:07:00Z">
            <w:rPr>
              <w:rFonts w:cs="Times New Roman"/>
              <w:szCs w:val="24"/>
            </w:rPr>
          </w:rPrChange>
        </w:rPr>
      </w:pPr>
      <w:r w:rsidRPr="0020295F">
        <w:rPr>
          <w:rFonts w:cs="Times New Roman"/>
          <w:szCs w:val="24"/>
          <w:rPrChange w:id="1997" w:author="Jan Kelemen" w:date="2016-01-20T17:07:00Z">
            <w:rPr>
              <w:rFonts w:cs="Times New Roman"/>
              <w:szCs w:val="24"/>
            </w:rPr>
          </w:rPrChange>
        </w:rPr>
        <w:t>Vlasnik sprema promjene.</w:t>
      </w:r>
    </w:p>
    <w:p w14:paraId="2BA80115" w14:textId="77777777" w:rsidR="005E4C33" w:rsidRPr="0020295F" w:rsidRDefault="005E4C33" w:rsidP="005E4C33">
      <w:pPr>
        <w:shd w:val="clear" w:color="auto" w:fill="FFFFFF"/>
        <w:spacing w:after="0"/>
        <w:ind w:left="2880"/>
        <w:textAlignment w:val="baseline"/>
        <w:rPr>
          <w:rFonts w:cs="Times New Roman"/>
          <w:szCs w:val="24"/>
          <w:rPrChange w:id="1998" w:author="Jan Kelemen" w:date="2016-01-20T17:07:00Z">
            <w:rPr>
              <w:rFonts w:cs="Times New Roman"/>
              <w:szCs w:val="24"/>
            </w:rPr>
          </w:rPrChange>
        </w:rPr>
      </w:pPr>
    </w:p>
    <w:p w14:paraId="673E4131" w14:textId="77777777" w:rsidR="005E4C33" w:rsidRPr="0020295F" w:rsidRDefault="005E4C33" w:rsidP="001A0EE3">
      <w:pPr>
        <w:numPr>
          <w:ilvl w:val="0"/>
          <w:numId w:val="13"/>
        </w:numPr>
        <w:shd w:val="clear" w:color="auto" w:fill="FFFFFF"/>
        <w:spacing w:after="0"/>
        <w:textAlignment w:val="baseline"/>
        <w:rPr>
          <w:rFonts w:cs="Times New Roman"/>
          <w:szCs w:val="24"/>
          <w:rPrChange w:id="1999" w:author="Jan Kelemen" w:date="2016-01-20T17:07:00Z">
            <w:rPr>
              <w:rFonts w:cs="Times New Roman"/>
              <w:b/>
              <w:szCs w:val="24"/>
            </w:rPr>
          </w:rPrChange>
        </w:rPr>
      </w:pPr>
      <w:r w:rsidRPr="0020295F">
        <w:rPr>
          <w:rFonts w:cs="Times New Roman"/>
          <w:szCs w:val="24"/>
          <w:rPrChange w:id="2000" w:author="Jan Kelemen" w:date="2016-01-20T17:07:00Z">
            <w:rPr>
              <w:rFonts w:cs="Times New Roman"/>
              <w:b/>
              <w:szCs w:val="24"/>
            </w:rPr>
          </w:rPrChange>
        </w:rPr>
        <w:t>UC03 – PromjenaPodatakaZaDjelatnika</w:t>
      </w:r>
    </w:p>
    <w:p w14:paraId="5A57E857" w14:textId="16798EDA" w:rsidR="005E4C33" w:rsidRPr="0020295F" w:rsidRDefault="005E4C33" w:rsidP="001A0EE3">
      <w:pPr>
        <w:numPr>
          <w:ilvl w:val="0"/>
          <w:numId w:val="14"/>
        </w:numPr>
        <w:shd w:val="clear" w:color="auto" w:fill="FFFFFF"/>
        <w:spacing w:after="0"/>
        <w:ind w:left="1843"/>
        <w:textAlignment w:val="baseline"/>
        <w:rPr>
          <w:rFonts w:cs="Times New Roman"/>
          <w:szCs w:val="24"/>
          <w:rPrChange w:id="2001" w:author="Jan Kelemen" w:date="2016-01-20T17:07:00Z">
            <w:rPr>
              <w:rFonts w:cs="Times New Roman"/>
              <w:szCs w:val="24"/>
            </w:rPr>
          </w:rPrChange>
        </w:rPr>
      </w:pPr>
      <w:r w:rsidRPr="0020295F">
        <w:rPr>
          <w:rFonts w:cs="Times New Roman"/>
          <w:szCs w:val="24"/>
          <w:rPrChange w:id="2002" w:author="Jan Kelemen" w:date="2016-01-20T17:07:00Z">
            <w:rPr>
              <w:rFonts w:cs="Times New Roman"/>
              <w:b/>
              <w:szCs w:val="24"/>
            </w:rPr>
          </w:rPrChange>
        </w:rPr>
        <w:t xml:space="preserve">Glavni sudionik: </w:t>
      </w:r>
      <w:r w:rsidR="00972C9B" w:rsidRPr="0020295F">
        <w:rPr>
          <w:rFonts w:cs="Times New Roman"/>
          <w:szCs w:val="24"/>
          <w:rPrChange w:id="2003" w:author="Jan Kelemen" w:date="2016-01-20T17:07:00Z">
            <w:rPr>
              <w:rFonts w:cs="Times New Roman"/>
              <w:szCs w:val="24"/>
            </w:rPr>
          </w:rPrChange>
        </w:rPr>
        <w:t>Vlasnik</w:t>
      </w:r>
      <w:r w:rsidRPr="0020295F">
        <w:rPr>
          <w:rFonts w:cs="Times New Roman"/>
          <w:szCs w:val="24"/>
          <w:rPrChange w:id="2004" w:author="Jan Kelemen" w:date="2016-01-20T17:07:00Z">
            <w:rPr>
              <w:rFonts w:cs="Times New Roman"/>
              <w:szCs w:val="24"/>
            </w:rPr>
          </w:rPrChange>
        </w:rPr>
        <w:t xml:space="preserve"> </w:t>
      </w:r>
    </w:p>
    <w:p w14:paraId="79792EE3" w14:textId="506A0AB3" w:rsidR="005E4C33" w:rsidRPr="0020295F" w:rsidRDefault="005E4C33" w:rsidP="001A0EE3">
      <w:pPr>
        <w:numPr>
          <w:ilvl w:val="0"/>
          <w:numId w:val="14"/>
        </w:numPr>
        <w:shd w:val="clear" w:color="auto" w:fill="FFFFFF"/>
        <w:spacing w:after="0"/>
        <w:ind w:left="1843"/>
        <w:textAlignment w:val="baseline"/>
        <w:rPr>
          <w:rFonts w:cs="Times New Roman"/>
          <w:szCs w:val="24"/>
          <w:rPrChange w:id="2005" w:author="Jan Kelemen" w:date="2016-01-20T17:07:00Z">
            <w:rPr>
              <w:rFonts w:cs="Times New Roman"/>
              <w:szCs w:val="24"/>
            </w:rPr>
          </w:rPrChange>
        </w:rPr>
      </w:pPr>
      <w:r w:rsidRPr="0020295F">
        <w:rPr>
          <w:rFonts w:cs="Times New Roman"/>
          <w:szCs w:val="24"/>
          <w:rPrChange w:id="2006" w:author="Jan Kelemen" w:date="2016-01-20T17:07:00Z">
            <w:rPr>
              <w:rFonts w:cs="Times New Roman"/>
              <w:b/>
              <w:szCs w:val="24"/>
            </w:rPr>
          </w:rPrChange>
        </w:rPr>
        <w:t>Cilj:</w:t>
      </w:r>
      <w:r w:rsidRPr="0020295F">
        <w:rPr>
          <w:rFonts w:cs="Times New Roman"/>
          <w:szCs w:val="24"/>
          <w:rPrChange w:id="2007" w:author="Jan Kelemen" w:date="2016-01-20T17:07:00Z">
            <w:rPr>
              <w:rFonts w:cs="Times New Roman"/>
              <w:szCs w:val="24"/>
            </w:rPr>
          </w:rPrChange>
        </w:rPr>
        <w:t xml:space="preserve"> Promjena </w:t>
      </w:r>
      <w:r w:rsidR="00972C9B" w:rsidRPr="0020295F">
        <w:rPr>
          <w:rFonts w:cs="Times New Roman"/>
          <w:szCs w:val="24"/>
          <w:rPrChange w:id="2008" w:author="Jan Kelemen" w:date="2016-01-20T17:07:00Z">
            <w:rPr>
              <w:rFonts w:cs="Times New Roman"/>
              <w:szCs w:val="24"/>
            </w:rPr>
          </w:rPrChange>
        </w:rPr>
        <w:t xml:space="preserve">djelatnikovih </w:t>
      </w:r>
      <w:r w:rsidRPr="0020295F">
        <w:rPr>
          <w:rFonts w:cs="Times New Roman"/>
          <w:szCs w:val="24"/>
          <w:rPrChange w:id="2009" w:author="Jan Kelemen" w:date="2016-01-20T17:07:00Z">
            <w:rPr>
              <w:rFonts w:cs="Times New Roman"/>
              <w:szCs w:val="24"/>
            </w:rPr>
          </w:rPrChange>
        </w:rPr>
        <w:t>podataka.</w:t>
      </w:r>
    </w:p>
    <w:p w14:paraId="3908C02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010" w:author="Jan Kelemen" w:date="2016-01-20T17:07:00Z">
            <w:rPr>
              <w:rFonts w:cs="Times New Roman"/>
              <w:b/>
              <w:szCs w:val="24"/>
            </w:rPr>
          </w:rPrChange>
        </w:rPr>
      </w:pPr>
      <w:r w:rsidRPr="0020295F">
        <w:rPr>
          <w:rFonts w:cs="Times New Roman"/>
          <w:szCs w:val="24"/>
          <w:rPrChange w:id="2011" w:author="Jan Kelemen" w:date="2016-01-20T17:07:00Z">
            <w:rPr>
              <w:rFonts w:cs="Times New Roman"/>
              <w:b/>
              <w:szCs w:val="24"/>
            </w:rPr>
          </w:rPrChange>
        </w:rPr>
        <w:t xml:space="preserve">Sudionici: </w:t>
      </w:r>
      <w:r w:rsidRPr="0020295F">
        <w:rPr>
          <w:rFonts w:cs="Times New Roman"/>
          <w:szCs w:val="24"/>
          <w:rPrChange w:id="2012" w:author="Jan Kelemen" w:date="2016-01-20T17:07:00Z">
            <w:rPr>
              <w:rFonts w:cs="Times New Roman"/>
              <w:szCs w:val="24"/>
            </w:rPr>
          </w:rPrChange>
        </w:rPr>
        <w:t>Baza podataka, poslužitelj.</w:t>
      </w:r>
    </w:p>
    <w:p w14:paraId="1FBFDA5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013" w:author="Jan Kelemen" w:date="2016-01-20T17:07:00Z">
            <w:rPr>
              <w:rFonts w:cs="Times New Roman"/>
              <w:szCs w:val="24"/>
            </w:rPr>
          </w:rPrChange>
        </w:rPr>
      </w:pPr>
      <w:r w:rsidRPr="0020295F">
        <w:rPr>
          <w:rFonts w:cs="Times New Roman"/>
          <w:szCs w:val="24"/>
          <w:rPrChange w:id="2014" w:author="Jan Kelemen" w:date="2016-01-20T17:07:00Z">
            <w:rPr>
              <w:rFonts w:cs="Times New Roman"/>
              <w:b/>
              <w:szCs w:val="24"/>
            </w:rPr>
          </w:rPrChange>
        </w:rPr>
        <w:t>Preduvjeti:</w:t>
      </w:r>
      <w:r w:rsidRPr="0020295F">
        <w:rPr>
          <w:rFonts w:cs="Times New Roman"/>
          <w:szCs w:val="24"/>
          <w:rPrChange w:id="2015" w:author="Jan Kelemen" w:date="2016-01-20T17:07:00Z">
            <w:rPr>
              <w:rFonts w:cs="Times New Roman"/>
              <w:szCs w:val="24"/>
            </w:rPr>
          </w:rPrChange>
        </w:rPr>
        <w:t xml:space="preserve"> Mogućnost prijave na internet, dostupnost poslužitelja, djelatnik je uspješno registriran u sustavu, djelatnik ili vlasnik je prijavljen u sustav.</w:t>
      </w:r>
    </w:p>
    <w:p w14:paraId="1E288E28" w14:textId="1ECD1A6C" w:rsidR="005E4C33" w:rsidRPr="0020295F" w:rsidRDefault="005E4C33" w:rsidP="001A0EE3">
      <w:pPr>
        <w:numPr>
          <w:ilvl w:val="0"/>
          <w:numId w:val="14"/>
        </w:numPr>
        <w:shd w:val="clear" w:color="auto" w:fill="FFFFFF"/>
        <w:spacing w:after="0"/>
        <w:ind w:left="1843"/>
        <w:textAlignment w:val="baseline"/>
        <w:rPr>
          <w:rFonts w:cs="Times New Roman"/>
          <w:szCs w:val="24"/>
          <w:rPrChange w:id="2016" w:author="Jan Kelemen" w:date="2016-01-20T17:07:00Z">
            <w:rPr>
              <w:rFonts w:cs="Times New Roman"/>
              <w:szCs w:val="24"/>
            </w:rPr>
          </w:rPrChange>
        </w:rPr>
      </w:pPr>
      <w:r w:rsidRPr="0020295F">
        <w:rPr>
          <w:rFonts w:cs="Times New Roman"/>
          <w:szCs w:val="24"/>
          <w:rPrChange w:id="2017" w:author="Jan Kelemen" w:date="2016-01-20T17:07:00Z">
            <w:rPr>
              <w:rFonts w:cs="Times New Roman"/>
              <w:b/>
              <w:szCs w:val="24"/>
            </w:rPr>
          </w:rPrChange>
        </w:rPr>
        <w:t xml:space="preserve">Rezultat: </w:t>
      </w:r>
      <w:r w:rsidR="00972C9B" w:rsidRPr="0020295F">
        <w:rPr>
          <w:rFonts w:cs="Times New Roman"/>
          <w:szCs w:val="24"/>
          <w:rPrChange w:id="2018" w:author="Jan Kelemen" w:date="2016-01-20T17:07:00Z">
            <w:rPr>
              <w:rFonts w:cs="Times New Roman"/>
              <w:szCs w:val="24"/>
            </w:rPr>
          </w:rPrChange>
        </w:rPr>
        <w:t>Vlasnik je uspješno prom</w:t>
      </w:r>
      <w:r w:rsidR="00E86E03" w:rsidRPr="0020295F">
        <w:rPr>
          <w:rFonts w:cs="Times New Roman"/>
          <w:szCs w:val="24"/>
          <w:rPrChange w:id="2019" w:author="Jan Kelemen" w:date="2016-01-20T17:07:00Z">
            <w:rPr>
              <w:rFonts w:cs="Times New Roman"/>
              <w:szCs w:val="24"/>
            </w:rPr>
          </w:rPrChange>
        </w:rPr>
        <w:t>i</w:t>
      </w:r>
      <w:r w:rsidR="00972C9B" w:rsidRPr="0020295F">
        <w:rPr>
          <w:rFonts w:cs="Times New Roman"/>
          <w:szCs w:val="24"/>
          <w:rPrChange w:id="2020" w:author="Jan Kelemen" w:date="2016-01-20T17:07:00Z">
            <w:rPr>
              <w:rFonts w:cs="Times New Roman"/>
              <w:szCs w:val="24"/>
            </w:rPr>
          </w:rPrChange>
        </w:rPr>
        <w:t>jenio djelatnikove podatke</w:t>
      </w:r>
    </w:p>
    <w:p w14:paraId="14E257B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021" w:author="Jan Kelemen" w:date="2016-01-20T17:07:00Z">
            <w:rPr>
              <w:rFonts w:cs="Times New Roman"/>
              <w:szCs w:val="24"/>
            </w:rPr>
          </w:rPrChange>
        </w:rPr>
      </w:pPr>
      <w:r w:rsidRPr="0020295F">
        <w:rPr>
          <w:rFonts w:cs="Times New Roman"/>
          <w:szCs w:val="24"/>
          <w:rPrChange w:id="2022" w:author="Jan Kelemen" w:date="2016-01-20T17:07:00Z">
            <w:rPr>
              <w:rFonts w:cs="Times New Roman"/>
              <w:b/>
              <w:szCs w:val="24"/>
            </w:rPr>
          </w:rPrChange>
        </w:rPr>
        <w:t>Željeni scenarij:</w:t>
      </w:r>
      <w:r w:rsidRPr="0020295F">
        <w:rPr>
          <w:rFonts w:cs="Times New Roman"/>
          <w:szCs w:val="24"/>
          <w:rPrChange w:id="2023" w:author="Jan Kelemen" w:date="2016-01-20T17:07:00Z">
            <w:rPr>
              <w:rFonts w:cs="Times New Roman"/>
              <w:szCs w:val="24"/>
            </w:rPr>
          </w:rPrChange>
        </w:rPr>
        <w:t xml:space="preserve"> </w:t>
      </w:r>
    </w:p>
    <w:p w14:paraId="4A4CEB3D" w14:textId="3FDA3FC7" w:rsidR="005E4C33" w:rsidRPr="0020295F" w:rsidRDefault="00972C9B" w:rsidP="001A0EE3">
      <w:pPr>
        <w:numPr>
          <w:ilvl w:val="0"/>
          <w:numId w:val="36"/>
        </w:numPr>
        <w:shd w:val="clear" w:color="auto" w:fill="FFFFFF"/>
        <w:spacing w:after="0"/>
        <w:textAlignment w:val="baseline"/>
        <w:rPr>
          <w:rFonts w:cs="Times New Roman"/>
          <w:szCs w:val="24"/>
          <w:rPrChange w:id="2024" w:author="Jan Kelemen" w:date="2016-01-20T17:07:00Z">
            <w:rPr>
              <w:rFonts w:cs="Times New Roman"/>
              <w:szCs w:val="24"/>
            </w:rPr>
          </w:rPrChange>
        </w:rPr>
      </w:pPr>
      <w:r w:rsidRPr="0020295F">
        <w:rPr>
          <w:rFonts w:cs="Times New Roman"/>
          <w:szCs w:val="24"/>
          <w:rPrChange w:id="2025" w:author="Jan Kelemen" w:date="2016-01-20T17:07:00Z">
            <w:rPr>
              <w:rFonts w:cs="Times New Roman"/>
              <w:szCs w:val="24"/>
            </w:rPr>
          </w:rPrChange>
        </w:rPr>
        <w:t>Vlasnik odabere karticu“Djelatnici“.</w:t>
      </w:r>
    </w:p>
    <w:p w14:paraId="180D12C0" w14:textId="3D7B67BE" w:rsidR="00972C9B" w:rsidRPr="0020295F" w:rsidRDefault="00972C9B" w:rsidP="00972C9B">
      <w:pPr>
        <w:numPr>
          <w:ilvl w:val="0"/>
          <w:numId w:val="36"/>
        </w:numPr>
        <w:shd w:val="clear" w:color="auto" w:fill="FFFFFF"/>
        <w:spacing w:after="0"/>
        <w:textAlignment w:val="baseline"/>
        <w:rPr>
          <w:rFonts w:cs="Times New Roman"/>
          <w:szCs w:val="24"/>
          <w:rPrChange w:id="2026" w:author="Jan Kelemen" w:date="2016-01-20T17:07:00Z">
            <w:rPr>
              <w:rFonts w:cs="Times New Roman"/>
              <w:szCs w:val="24"/>
            </w:rPr>
          </w:rPrChange>
        </w:rPr>
      </w:pPr>
      <w:r w:rsidRPr="0020295F">
        <w:rPr>
          <w:rFonts w:cs="Times New Roman"/>
          <w:szCs w:val="24"/>
          <w:rPrChange w:id="2027" w:author="Jan Kelemen" w:date="2016-01-20T17:07:00Z">
            <w:rPr>
              <w:rFonts w:cs="Times New Roman"/>
              <w:szCs w:val="24"/>
            </w:rPr>
          </w:rPrChange>
        </w:rPr>
        <w:t>Vlasnik odabere djelatnika s popisa kojeg želi izm</w:t>
      </w:r>
      <w:r w:rsidR="00E86E03" w:rsidRPr="0020295F">
        <w:rPr>
          <w:rFonts w:cs="Times New Roman"/>
          <w:szCs w:val="24"/>
          <w:rPrChange w:id="2028" w:author="Jan Kelemen" w:date="2016-01-20T17:07:00Z">
            <w:rPr>
              <w:rFonts w:cs="Times New Roman"/>
              <w:szCs w:val="24"/>
            </w:rPr>
          </w:rPrChange>
        </w:rPr>
        <w:t>i</w:t>
      </w:r>
      <w:r w:rsidRPr="0020295F">
        <w:rPr>
          <w:rFonts w:cs="Times New Roman"/>
          <w:szCs w:val="24"/>
          <w:rPrChange w:id="2029" w:author="Jan Kelemen" w:date="2016-01-20T17:07:00Z">
            <w:rPr>
              <w:rFonts w:cs="Times New Roman"/>
              <w:szCs w:val="24"/>
            </w:rPr>
          </w:rPrChange>
        </w:rPr>
        <w:t>jeniti.</w:t>
      </w:r>
    </w:p>
    <w:p w14:paraId="48951CB3" w14:textId="77777777" w:rsidR="00972C9B" w:rsidRPr="0020295F" w:rsidRDefault="00972C9B" w:rsidP="00972C9B">
      <w:pPr>
        <w:numPr>
          <w:ilvl w:val="0"/>
          <w:numId w:val="36"/>
        </w:numPr>
        <w:shd w:val="clear" w:color="auto" w:fill="FFFFFF"/>
        <w:spacing w:after="0"/>
        <w:textAlignment w:val="baseline"/>
        <w:rPr>
          <w:rFonts w:cs="Times New Roman"/>
          <w:szCs w:val="24"/>
          <w:rPrChange w:id="2030" w:author="Jan Kelemen" w:date="2016-01-20T17:07:00Z">
            <w:rPr>
              <w:rFonts w:cs="Times New Roman"/>
              <w:szCs w:val="24"/>
            </w:rPr>
          </w:rPrChange>
        </w:rPr>
      </w:pPr>
      <w:r w:rsidRPr="0020295F">
        <w:rPr>
          <w:rFonts w:cs="Times New Roman"/>
          <w:szCs w:val="24"/>
          <w:rPrChange w:id="2031" w:author="Jan Kelemen" w:date="2016-01-20T17:07:00Z">
            <w:rPr>
              <w:rFonts w:cs="Times New Roman"/>
              <w:szCs w:val="24"/>
            </w:rPr>
          </w:rPrChange>
        </w:rPr>
        <w:t>Vlasnik pritišće na gumb za uređivanje podataka djelatnika</w:t>
      </w:r>
    </w:p>
    <w:p w14:paraId="1B7AEDC6" w14:textId="77777777" w:rsidR="00972C9B" w:rsidRPr="0020295F" w:rsidRDefault="00972C9B" w:rsidP="00972C9B">
      <w:pPr>
        <w:numPr>
          <w:ilvl w:val="0"/>
          <w:numId w:val="36"/>
        </w:numPr>
        <w:shd w:val="clear" w:color="auto" w:fill="FFFFFF"/>
        <w:spacing w:after="0"/>
        <w:textAlignment w:val="baseline"/>
        <w:rPr>
          <w:rFonts w:cs="Times New Roman"/>
          <w:szCs w:val="24"/>
          <w:rPrChange w:id="2032" w:author="Jan Kelemen" w:date="2016-01-20T17:07:00Z">
            <w:rPr>
              <w:rFonts w:cs="Times New Roman"/>
              <w:szCs w:val="24"/>
            </w:rPr>
          </w:rPrChange>
        </w:rPr>
      </w:pPr>
      <w:r w:rsidRPr="0020295F">
        <w:rPr>
          <w:rFonts w:cs="Times New Roman"/>
          <w:szCs w:val="24"/>
          <w:rPrChange w:id="2033" w:author="Jan Kelemen" w:date="2016-01-20T17:07:00Z">
            <w:rPr>
              <w:rFonts w:cs="Times New Roman"/>
              <w:szCs w:val="24"/>
            </w:rPr>
          </w:rPrChange>
        </w:rPr>
        <w:t>Prikazuju se podaci o djelatniku.</w:t>
      </w:r>
    </w:p>
    <w:p w14:paraId="56008A3D" w14:textId="67BBB8C2" w:rsidR="00972C9B" w:rsidRPr="0020295F" w:rsidRDefault="00972C9B" w:rsidP="00972C9B">
      <w:pPr>
        <w:numPr>
          <w:ilvl w:val="0"/>
          <w:numId w:val="36"/>
        </w:numPr>
        <w:shd w:val="clear" w:color="auto" w:fill="FFFFFF"/>
        <w:spacing w:after="0"/>
        <w:textAlignment w:val="baseline"/>
        <w:rPr>
          <w:rFonts w:cs="Times New Roman"/>
          <w:szCs w:val="24"/>
          <w:rPrChange w:id="2034" w:author="Jan Kelemen" w:date="2016-01-20T17:07:00Z">
            <w:rPr>
              <w:rFonts w:cs="Times New Roman"/>
              <w:szCs w:val="24"/>
            </w:rPr>
          </w:rPrChange>
        </w:rPr>
      </w:pPr>
      <w:r w:rsidRPr="0020295F">
        <w:rPr>
          <w:rFonts w:cs="Times New Roman"/>
          <w:szCs w:val="24"/>
          <w:rPrChange w:id="2035" w:author="Jan Kelemen" w:date="2016-01-20T17:07:00Z">
            <w:rPr>
              <w:rFonts w:cs="Times New Roman"/>
              <w:szCs w:val="24"/>
            </w:rPr>
          </w:rPrChange>
        </w:rPr>
        <w:t>Vlasnik izmjenjuje željene podatke.</w:t>
      </w:r>
    </w:p>
    <w:p w14:paraId="6DC420AC" w14:textId="77777777" w:rsidR="00972C9B" w:rsidRPr="0020295F" w:rsidRDefault="00972C9B" w:rsidP="00972C9B">
      <w:pPr>
        <w:numPr>
          <w:ilvl w:val="0"/>
          <w:numId w:val="36"/>
        </w:numPr>
        <w:shd w:val="clear" w:color="auto" w:fill="FFFFFF"/>
        <w:spacing w:after="0"/>
        <w:textAlignment w:val="baseline"/>
        <w:rPr>
          <w:rFonts w:cs="Times New Roman"/>
          <w:szCs w:val="24"/>
          <w:rPrChange w:id="2036" w:author="Jan Kelemen" w:date="2016-01-20T17:07:00Z">
            <w:rPr>
              <w:rFonts w:cs="Times New Roman"/>
              <w:szCs w:val="24"/>
            </w:rPr>
          </w:rPrChange>
        </w:rPr>
      </w:pPr>
      <w:r w:rsidRPr="0020295F">
        <w:rPr>
          <w:rFonts w:cs="Times New Roman"/>
          <w:szCs w:val="24"/>
          <w:rPrChange w:id="2037" w:author="Jan Kelemen" w:date="2016-01-20T17:07:00Z">
            <w:rPr>
              <w:rFonts w:cs="Times New Roman"/>
              <w:szCs w:val="24"/>
            </w:rPr>
          </w:rPrChange>
        </w:rPr>
        <w:t>Vlasnik sprema promjene.</w:t>
      </w:r>
    </w:p>
    <w:p w14:paraId="087D50E1" w14:textId="459AAD28" w:rsidR="005E4C33" w:rsidRPr="0020295F" w:rsidRDefault="005E4C33" w:rsidP="001A0EE3">
      <w:pPr>
        <w:numPr>
          <w:ilvl w:val="0"/>
          <w:numId w:val="45"/>
        </w:numPr>
        <w:shd w:val="clear" w:color="auto" w:fill="FFFFFF"/>
        <w:spacing w:after="0"/>
        <w:textAlignment w:val="baseline"/>
        <w:rPr>
          <w:rFonts w:cs="Times New Roman"/>
          <w:szCs w:val="24"/>
          <w:rPrChange w:id="2038" w:author="Jan Kelemen" w:date="2016-01-20T17:07:00Z">
            <w:rPr>
              <w:rFonts w:cs="Times New Roman"/>
              <w:szCs w:val="24"/>
            </w:rPr>
          </w:rPrChange>
        </w:rPr>
      </w:pPr>
      <w:r w:rsidRPr="0020295F">
        <w:rPr>
          <w:rFonts w:cs="Times New Roman"/>
          <w:szCs w:val="24"/>
          <w:rPrChange w:id="2039" w:author="Jan Kelemen" w:date="2016-01-20T17:07:00Z">
            <w:rPr>
              <w:rFonts w:cs="Times New Roman"/>
              <w:b/>
              <w:szCs w:val="24"/>
            </w:rPr>
          </w:rPrChange>
        </w:rPr>
        <w:t>Mogući drugi scenarij:</w:t>
      </w:r>
      <w:r w:rsidRPr="0020295F">
        <w:rPr>
          <w:rFonts w:cs="Times New Roman"/>
          <w:szCs w:val="24"/>
          <w:rPrChange w:id="2040" w:author="Jan Kelemen" w:date="2016-01-20T17:07:00Z">
            <w:rPr>
              <w:rFonts w:cs="Times New Roman"/>
              <w:szCs w:val="24"/>
            </w:rPr>
          </w:rPrChange>
        </w:rPr>
        <w:t xml:space="preserve"> -</w:t>
      </w:r>
      <w:r w:rsidR="00972C9B" w:rsidRPr="0020295F">
        <w:rPr>
          <w:rFonts w:cs="Times New Roman"/>
          <w:szCs w:val="24"/>
          <w:rPrChange w:id="2041" w:author="Jan Kelemen" w:date="2016-01-20T17:07:00Z">
            <w:rPr>
              <w:rFonts w:cs="Times New Roman"/>
              <w:szCs w:val="24"/>
            </w:rPr>
          </w:rPrChange>
        </w:rPr>
        <w:t xml:space="preserve">Vlasnik </w:t>
      </w:r>
      <w:r w:rsidRPr="0020295F">
        <w:rPr>
          <w:rFonts w:cs="Times New Roman"/>
          <w:szCs w:val="24"/>
          <w:rPrChange w:id="2042" w:author="Jan Kelemen" w:date="2016-01-20T17:07:00Z">
            <w:rPr>
              <w:rFonts w:cs="Times New Roman"/>
              <w:szCs w:val="24"/>
            </w:rPr>
          </w:rPrChange>
        </w:rPr>
        <w:t>je unio nedopuštene podatke za izmjenu (email koji koristi već drugi djelatnik, nemoguća email adresa) te ga sustav upozorava.</w:t>
      </w:r>
    </w:p>
    <w:p w14:paraId="4A948D6C" w14:textId="77777777" w:rsidR="005E4C33" w:rsidRPr="0020295F" w:rsidRDefault="005E4C33" w:rsidP="005E4C33">
      <w:pPr>
        <w:shd w:val="clear" w:color="auto" w:fill="FFFFFF"/>
        <w:spacing w:after="0"/>
        <w:ind w:left="1800"/>
        <w:textAlignment w:val="baseline"/>
        <w:rPr>
          <w:rFonts w:cs="Times New Roman"/>
          <w:szCs w:val="24"/>
          <w:rPrChange w:id="2043" w:author="Jan Kelemen" w:date="2016-01-20T17:07:00Z">
            <w:rPr>
              <w:rFonts w:cs="Times New Roman"/>
              <w:szCs w:val="24"/>
            </w:rPr>
          </w:rPrChange>
        </w:rPr>
      </w:pPr>
    </w:p>
    <w:p w14:paraId="40023F3A" w14:textId="77777777" w:rsidR="005E4C33" w:rsidRPr="0020295F" w:rsidRDefault="005E4C33" w:rsidP="001A0EE3">
      <w:pPr>
        <w:numPr>
          <w:ilvl w:val="0"/>
          <w:numId w:val="13"/>
        </w:numPr>
        <w:shd w:val="clear" w:color="auto" w:fill="FFFFFF"/>
        <w:spacing w:after="0"/>
        <w:textAlignment w:val="baseline"/>
        <w:rPr>
          <w:rFonts w:cs="Times New Roman"/>
          <w:szCs w:val="24"/>
          <w:rPrChange w:id="2044" w:author="Jan Kelemen" w:date="2016-01-20T17:07:00Z">
            <w:rPr>
              <w:rFonts w:cs="Times New Roman"/>
              <w:b/>
              <w:szCs w:val="24"/>
            </w:rPr>
          </w:rPrChange>
        </w:rPr>
      </w:pPr>
      <w:r w:rsidRPr="0020295F">
        <w:rPr>
          <w:rFonts w:cs="Times New Roman"/>
          <w:szCs w:val="24"/>
          <w:rPrChange w:id="2045" w:author="Jan Kelemen" w:date="2016-01-20T17:07:00Z">
            <w:rPr>
              <w:rFonts w:cs="Times New Roman"/>
              <w:b/>
              <w:szCs w:val="24"/>
            </w:rPr>
          </w:rPrChange>
        </w:rPr>
        <w:t>UC04 – PrijavaKorisnika</w:t>
      </w:r>
    </w:p>
    <w:p w14:paraId="3140697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046" w:author="Jan Kelemen" w:date="2016-01-20T17:07:00Z">
            <w:rPr>
              <w:rFonts w:cs="Times New Roman"/>
              <w:szCs w:val="24"/>
            </w:rPr>
          </w:rPrChange>
        </w:rPr>
      </w:pPr>
      <w:r w:rsidRPr="0020295F">
        <w:rPr>
          <w:rFonts w:cs="Times New Roman"/>
          <w:szCs w:val="24"/>
          <w:rPrChange w:id="2047" w:author="Jan Kelemen" w:date="2016-01-20T17:07:00Z">
            <w:rPr>
              <w:rFonts w:cs="Times New Roman"/>
              <w:b/>
              <w:szCs w:val="24"/>
            </w:rPr>
          </w:rPrChange>
        </w:rPr>
        <w:t xml:space="preserve">Glavni sudionik: </w:t>
      </w:r>
      <w:r w:rsidRPr="0020295F">
        <w:rPr>
          <w:rFonts w:cs="Times New Roman"/>
          <w:szCs w:val="24"/>
          <w:rPrChange w:id="2048" w:author="Jan Kelemen" w:date="2016-01-20T17:07:00Z">
            <w:rPr>
              <w:rFonts w:cs="Times New Roman"/>
              <w:szCs w:val="24"/>
            </w:rPr>
          </w:rPrChange>
        </w:rPr>
        <w:t>Korisnik (djelatnik ili vlasnik).</w:t>
      </w:r>
    </w:p>
    <w:p w14:paraId="0F1BBCF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049" w:author="Jan Kelemen" w:date="2016-01-20T17:07:00Z">
            <w:rPr>
              <w:rFonts w:cs="Times New Roman"/>
              <w:szCs w:val="24"/>
            </w:rPr>
          </w:rPrChange>
        </w:rPr>
      </w:pPr>
      <w:r w:rsidRPr="0020295F">
        <w:rPr>
          <w:rFonts w:cs="Times New Roman"/>
          <w:szCs w:val="24"/>
          <w:rPrChange w:id="2050" w:author="Jan Kelemen" w:date="2016-01-20T17:07:00Z">
            <w:rPr>
              <w:rFonts w:cs="Times New Roman"/>
              <w:b/>
              <w:szCs w:val="24"/>
            </w:rPr>
          </w:rPrChange>
        </w:rPr>
        <w:t>Cilj:</w:t>
      </w:r>
      <w:r w:rsidRPr="0020295F">
        <w:rPr>
          <w:rFonts w:cs="Times New Roman"/>
          <w:szCs w:val="24"/>
          <w:rPrChange w:id="2051" w:author="Jan Kelemen" w:date="2016-01-20T17:07:00Z">
            <w:rPr>
              <w:rFonts w:cs="Times New Roman"/>
              <w:szCs w:val="24"/>
            </w:rPr>
          </w:rPrChange>
        </w:rPr>
        <w:t xml:space="preserve"> Prijava korisnika u sustav.</w:t>
      </w:r>
    </w:p>
    <w:p w14:paraId="362C764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052" w:author="Jan Kelemen" w:date="2016-01-20T17:07:00Z">
            <w:rPr>
              <w:rFonts w:cs="Times New Roman"/>
              <w:b/>
              <w:szCs w:val="24"/>
            </w:rPr>
          </w:rPrChange>
        </w:rPr>
      </w:pPr>
      <w:r w:rsidRPr="0020295F">
        <w:rPr>
          <w:rFonts w:cs="Times New Roman"/>
          <w:szCs w:val="24"/>
          <w:rPrChange w:id="2053" w:author="Jan Kelemen" w:date="2016-01-20T17:07:00Z">
            <w:rPr>
              <w:rFonts w:cs="Times New Roman"/>
              <w:b/>
              <w:szCs w:val="24"/>
            </w:rPr>
          </w:rPrChange>
        </w:rPr>
        <w:t xml:space="preserve">Sudionici: </w:t>
      </w:r>
      <w:r w:rsidRPr="0020295F">
        <w:rPr>
          <w:rFonts w:cs="Times New Roman"/>
          <w:szCs w:val="24"/>
          <w:rPrChange w:id="2054" w:author="Jan Kelemen" w:date="2016-01-20T17:07:00Z">
            <w:rPr>
              <w:rFonts w:cs="Times New Roman"/>
              <w:szCs w:val="24"/>
            </w:rPr>
          </w:rPrChange>
        </w:rPr>
        <w:t>Baza podataka, poslužitelj.</w:t>
      </w:r>
    </w:p>
    <w:p w14:paraId="62C1ED3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055" w:author="Jan Kelemen" w:date="2016-01-20T17:07:00Z">
            <w:rPr>
              <w:rFonts w:cs="Times New Roman"/>
              <w:szCs w:val="24"/>
            </w:rPr>
          </w:rPrChange>
        </w:rPr>
      </w:pPr>
      <w:r w:rsidRPr="0020295F">
        <w:rPr>
          <w:rFonts w:cs="Times New Roman"/>
          <w:szCs w:val="24"/>
          <w:rPrChange w:id="2056" w:author="Jan Kelemen" w:date="2016-01-20T17:07:00Z">
            <w:rPr>
              <w:rFonts w:cs="Times New Roman"/>
              <w:b/>
              <w:szCs w:val="24"/>
            </w:rPr>
          </w:rPrChange>
        </w:rPr>
        <w:t>Preduvjeti:</w:t>
      </w:r>
      <w:r w:rsidRPr="0020295F">
        <w:rPr>
          <w:rFonts w:cs="Times New Roman"/>
          <w:szCs w:val="24"/>
          <w:rPrChange w:id="2057" w:author="Jan Kelemen" w:date="2016-01-20T17:07:00Z">
            <w:rPr>
              <w:rFonts w:cs="Times New Roman"/>
              <w:szCs w:val="24"/>
            </w:rPr>
          </w:rPrChange>
        </w:rPr>
        <w:t xml:space="preserve"> Mogućnost prijave na internet, dostupnost poslužitelja, korisnik je uspješno registriran u sustavu.</w:t>
      </w:r>
    </w:p>
    <w:p w14:paraId="44B5262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058" w:author="Jan Kelemen" w:date="2016-01-20T17:07:00Z">
            <w:rPr>
              <w:rFonts w:cs="Times New Roman"/>
              <w:szCs w:val="24"/>
            </w:rPr>
          </w:rPrChange>
        </w:rPr>
      </w:pPr>
      <w:r w:rsidRPr="0020295F">
        <w:rPr>
          <w:rFonts w:cs="Times New Roman"/>
          <w:szCs w:val="24"/>
          <w:rPrChange w:id="2059" w:author="Jan Kelemen" w:date="2016-01-20T17:07:00Z">
            <w:rPr>
              <w:rFonts w:cs="Times New Roman"/>
              <w:b/>
              <w:szCs w:val="24"/>
            </w:rPr>
          </w:rPrChange>
        </w:rPr>
        <w:t xml:space="preserve">Rezultat: </w:t>
      </w:r>
      <w:r w:rsidRPr="0020295F">
        <w:rPr>
          <w:rFonts w:cs="Times New Roman"/>
          <w:szCs w:val="24"/>
          <w:rPrChange w:id="2060" w:author="Jan Kelemen" w:date="2016-01-20T17:07:00Z">
            <w:rPr>
              <w:rFonts w:cs="Times New Roman"/>
              <w:szCs w:val="24"/>
            </w:rPr>
          </w:rPrChange>
        </w:rPr>
        <w:t>Korisnik je uspješno prijavljen u sustav te su mu omogućene funkcionalnosti sustava s obzirom na ovlasti.</w:t>
      </w:r>
    </w:p>
    <w:p w14:paraId="7485663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061" w:author="Jan Kelemen" w:date="2016-01-20T17:07:00Z">
            <w:rPr>
              <w:rFonts w:cs="Times New Roman"/>
              <w:szCs w:val="24"/>
            </w:rPr>
          </w:rPrChange>
        </w:rPr>
      </w:pPr>
      <w:r w:rsidRPr="0020295F">
        <w:rPr>
          <w:rFonts w:cs="Times New Roman"/>
          <w:szCs w:val="24"/>
          <w:rPrChange w:id="2062" w:author="Jan Kelemen" w:date="2016-01-20T17:07:00Z">
            <w:rPr>
              <w:rFonts w:cs="Times New Roman"/>
              <w:b/>
              <w:szCs w:val="24"/>
            </w:rPr>
          </w:rPrChange>
        </w:rPr>
        <w:lastRenderedPageBreak/>
        <w:t>Željeni scenarij:</w:t>
      </w:r>
      <w:r w:rsidRPr="0020295F">
        <w:rPr>
          <w:rFonts w:cs="Times New Roman"/>
          <w:szCs w:val="24"/>
          <w:rPrChange w:id="2063" w:author="Jan Kelemen" w:date="2016-01-20T17:07:00Z">
            <w:rPr>
              <w:rFonts w:cs="Times New Roman"/>
              <w:szCs w:val="24"/>
            </w:rPr>
          </w:rPrChange>
        </w:rPr>
        <w:t xml:space="preserve"> </w:t>
      </w:r>
    </w:p>
    <w:p w14:paraId="626E4193" w14:textId="4E3FE7B3" w:rsidR="00972C9B" w:rsidRPr="0020295F" w:rsidRDefault="00972C9B" w:rsidP="001A0EE3">
      <w:pPr>
        <w:numPr>
          <w:ilvl w:val="0"/>
          <w:numId w:val="16"/>
        </w:numPr>
        <w:shd w:val="clear" w:color="auto" w:fill="FFFFFF"/>
        <w:spacing w:after="0"/>
        <w:textAlignment w:val="baseline"/>
        <w:rPr>
          <w:rFonts w:cs="Times New Roman"/>
          <w:szCs w:val="24"/>
          <w:rPrChange w:id="2064" w:author="Jan Kelemen" w:date="2016-01-20T17:07:00Z">
            <w:rPr>
              <w:rFonts w:cs="Times New Roman"/>
              <w:szCs w:val="24"/>
            </w:rPr>
          </w:rPrChange>
        </w:rPr>
      </w:pPr>
      <w:r w:rsidRPr="0020295F">
        <w:rPr>
          <w:rFonts w:cs="Times New Roman"/>
          <w:szCs w:val="24"/>
          <w:rPrChange w:id="2065" w:author="Jan Kelemen" w:date="2016-01-20T17:07:00Z">
            <w:rPr>
              <w:rFonts w:cs="Times New Roman"/>
              <w:szCs w:val="24"/>
            </w:rPr>
          </w:rPrChange>
        </w:rPr>
        <w:t>Korisnik klikne na link „Prijava osoblja“ na dnu stranice.</w:t>
      </w:r>
    </w:p>
    <w:p w14:paraId="3CAFCAE3" w14:textId="77777777" w:rsidR="005E4C33" w:rsidRPr="0020295F" w:rsidRDefault="005E4C33" w:rsidP="001A0EE3">
      <w:pPr>
        <w:numPr>
          <w:ilvl w:val="0"/>
          <w:numId w:val="16"/>
        </w:numPr>
        <w:shd w:val="clear" w:color="auto" w:fill="FFFFFF"/>
        <w:spacing w:after="0"/>
        <w:textAlignment w:val="baseline"/>
        <w:rPr>
          <w:rFonts w:cs="Times New Roman"/>
          <w:szCs w:val="24"/>
          <w:rPrChange w:id="2066" w:author="Jan Kelemen" w:date="2016-01-20T17:07:00Z">
            <w:rPr>
              <w:rFonts w:cs="Times New Roman"/>
              <w:szCs w:val="24"/>
            </w:rPr>
          </w:rPrChange>
        </w:rPr>
      </w:pPr>
      <w:r w:rsidRPr="0020295F">
        <w:rPr>
          <w:rFonts w:cs="Times New Roman"/>
          <w:szCs w:val="24"/>
          <w:rPrChange w:id="2067" w:author="Jan Kelemen" w:date="2016-01-20T17:07:00Z">
            <w:rPr>
              <w:rFonts w:cs="Times New Roman"/>
              <w:szCs w:val="24"/>
            </w:rPr>
          </w:rPrChange>
        </w:rPr>
        <w:t>Korisnik unosi svoje korisničko ime i lozinku.</w:t>
      </w:r>
    </w:p>
    <w:p w14:paraId="3F073E35" w14:textId="77777777" w:rsidR="005E4C33" w:rsidRPr="0020295F" w:rsidRDefault="005E4C33" w:rsidP="001A0EE3">
      <w:pPr>
        <w:numPr>
          <w:ilvl w:val="0"/>
          <w:numId w:val="16"/>
        </w:numPr>
        <w:shd w:val="clear" w:color="auto" w:fill="FFFFFF"/>
        <w:spacing w:after="0"/>
        <w:textAlignment w:val="baseline"/>
        <w:rPr>
          <w:rFonts w:cs="Times New Roman"/>
          <w:szCs w:val="24"/>
          <w:rPrChange w:id="2068" w:author="Jan Kelemen" w:date="2016-01-20T17:07:00Z">
            <w:rPr>
              <w:rFonts w:cs="Times New Roman"/>
              <w:szCs w:val="24"/>
            </w:rPr>
          </w:rPrChange>
        </w:rPr>
      </w:pPr>
      <w:r w:rsidRPr="0020295F">
        <w:rPr>
          <w:rFonts w:cs="Times New Roman"/>
          <w:szCs w:val="24"/>
          <w:rPrChange w:id="2069" w:author="Jan Kelemen" w:date="2016-01-20T17:07:00Z">
            <w:rPr>
              <w:rFonts w:cs="Times New Roman"/>
              <w:szCs w:val="24"/>
            </w:rPr>
          </w:rPrChange>
        </w:rPr>
        <w:t>Podatci se šalju poslužitelju na provjeru.</w:t>
      </w:r>
    </w:p>
    <w:p w14:paraId="13EA45A2" w14:textId="77777777" w:rsidR="005E4C33" w:rsidRPr="0020295F" w:rsidRDefault="005E4C33" w:rsidP="001A0EE3">
      <w:pPr>
        <w:numPr>
          <w:ilvl w:val="0"/>
          <w:numId w:val="16"/>
        </w:numPr>
        <w:shd w:val="clear" w:color="auto" w:fill="FFFFFF"/>
        <w:spacing w:after="0"/>
        <w:textAlignment w:val="baseline"/>
        <w:rPr>
          <w:rFonts w:cs="Times New Roman"/>
          <w:szCs w:val="24"/>
          <w:rPrChange w:id="2070" w:author="Jan Kelemen" w:date="2016-01-20T17:07:00Z">
            <w:rPr>
              <w:rFonts w:cs="Times New Roman"/>
              <w:szCs w:val="24"/>
            </w:rPr>
          </w:rPrChange>
        </w:rPr>
      </w:pPr>
      <w:r w:rsidRPr="0020295F">
        <w:rPr>
          <w:rFonts w:cs="Times New Roman"/>
          <w:szCs w:val="24"/>
          <w:rPrChange w:id="2071" w:author="Jan Kelemen" w:date="2016-01-20T17:07:00Z">
            <w:rPr>
              <w:rFonts w:cs="Times New Roman"/>
              <w:szCs w:val="24"/>
            </w:rPr>
          </w:rPrChange>
        </w:rPr>
        <w:t>Poslužitelj provjerava u bazi podataka da li postoji uređeni par korisničko ime i lozinka.</w:t>
      </w:r>
    </w:p>
    <w:p w14:paraId="1D7E0B2E" w14:textId="77777777" w:rsidR="005E4C33" w:rsidRPr="0020295F" w:rsidRDefault="005E4C33" w:rsidP="001A0EE3">
      <w:pPr>
        <w:numPr>
          <w:ilvl w:val="0"/>
          <w:numId w:val="16"/>
        </w:numPr>
        <w:shd w:val="clear" w:color="auto" w:fill="FFFFFF"/>
        <w:spacing w:after="0"/>
        <w:textAlignment w:val="baseline"/>
        <w:rPr>
          <w:rFonts w:cs="Times New Roman"/>
          <w:szCs w:val="24"/>
          <w:rPrChange w:id="2072" w:author="Jan Kelemen" w:date="2016-01-20T17:07:00Z">
            <w:rPr>
              <w:rFonts w:cs="Times New Roman"/>
              <w:szCs w:val="24"/>
            </w:rPr>
          </w:rPrChange>
        </w:rPr>
      </w:pPr>
      <w:r w:rsidRPr="0020295F">
        <w:rPr>
          <w:rFonts w:cs="Times New Roman"/>
          <w:szCs w:val="24"/>
          <w:rPrChange w:id="2073" w:author="Jan Kelemen" w:date="2016-01-20T17:07:00Z">
            <w:rPr>
              <w:rFonts w:cs="Times New Roman"/>
              <w:szCs w:val="24"/>
            </w:rPr>
          </w:rPrChange>
        </w:rPr>
        <w:t xml:space="preserve">Korisnik je uspješno prijavljen u sustav.  </w:t>
      </w:r>
    </w:p>
    <w:p w14:paraId="077FA77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074" w:author="Jan Kelemen" w:date="2016-01-20T17:07:00Z">
            <w:rPr>
              <w:rFonts w:cs="Times New Roman"/>
              <w:b/>
              <w:szCs w:val="24"/>
            </w:rPr>
          </w:rPrChange>
        </w:rPr>
      </w:pPr>
      <w:r w:rsidRPr="0020295F">
        <w:rPr>
          <w:rFonts w:cs="Times New Roman"/>
          <w:szCs w:val="24"/>
          <w:rPrChange w:id="2075" w:author="Jan Kelemen" w:date="2016-01-20T17:07:00Z">
            <w:rPr>
              <w:rFonts w:cs="Times New Roman"/>
              <w:b/>
              <w:szCs w:val="24"/>
            </w:rPr>
          </w:rPrChange>
        </w:rPr>
        <w:t xml:space="preserve">Mogući drugi scenarij: </w:t>
      </w:r>
      <w:r w:rsidRPr="0020295F">
        <w:rPr>
          <w:rFonts w:cs="Times New Roman"/>
          <w:szCs w:val="24"/>
          <w:rPrChange w:id="2076" w:author="Jan Kelemen" w:date="2016-01-20T17:07:00Z">
            <w:rPr>
              <w:rFonts w:cs="Times New Roman"/>
              <w:szCs w:val="24"/>
            </w:rPr>
          </w:rPrChange>
        </w:rPr>
        <w:t>Spajanje korisnika je bilo neuspješno zato što uneseni podatci nisu pronađeni u bazi podataka ili nisu uređeni par korisničkog imena i lozinke.</w:t>
      </w:r>
    </w:p>
    <w:p w14:paraId="4747A20C" w14:textId="77777777" w:rsidR="000A0B5F" w:rsidRPr="0020295F" w:rsidRDefault="000A0B5F" w:rsidP="000A0B5F">
      <w:pPr>
        <w:shd w:val="clear" w:color="auto" w:fill="FFFFFF"/>
        <w:spacing w:after="0"/>
        <w:ind w:left="1843"/>
        <w:textAlignment w:val="baseline"/>
        <w:rPr>
          <w:rFonts w:cs="Times New Roman"/>
          <w:szCs w:val="24"/>
          <w:rPrChange w:id="2077" w:author="Jan Kelemen" w:date="2016-01-20T17:07:00Z">
            <w:rPr>
              <w:rFonts w:cs="Times New Roman"/>
              <w:b/>
              <w:szCs w:val="24"/>
            </w:rPr>
          </w:rPrChange>
        </w:rPr>
      </w:pPr>
    </w:p>
    <w:p w14:paraId="222073D6" w14:textId="77777777" w:rsidR="005E4C33" w:rsidRPr="0020295F" w:rsidRDefault="005E4C33" w:rsidP="001A0EE3">
      <w:pPr>
        <w:numPr>
          <w:ilvl w:val="0"/>
          <w:numId w:val="13"/>
        </w:numPr>
        <w:shd w:val="clear" w:color="auto" w:fill="FFFFFF"/>
        <w:spacing w:after="0"/>
        <w:textAlignment w:val="baseline"/>
        <w:rPr>
          <w:rFonts w:cs="Times New Roman"/>
          <w:szCs w:val="24"/>
          <w:rPrChange w:id="2078" w:author="Jan Kelemen" w:date="2016-01-20T17:07:00Z">
            <w:rPr>
              <w:rFonts w:cs="Times New Roman"/>
              <w:b/>
              <w:szCs w:val="24"/>
            </w:rPr>
          </w:rPrChange>
        </w:rPr>
      </w:pPr>
      <w:r w:rsidRPr="0020295F">
        <w:rPr>
          <w:rFonts w:cs="Times New Roman"/>
          <w:szCs w:val="24"/>
          <w:rPrChange w:id="2079" w:author="Jan Kelemen" w:date="2016-01-20T17:07:00Z">
            <w:rPr>
              <w:rFonts w:cs="Times New Roman"/>
              <w:b/>
              <w:szCs w:val="24"/>
            </w:rPr>
          </w:rPrChange>
        </w:rPr>
        <w:t>UC05 – OdjavaKorisnika</w:t>
      </w:r>
    </w:p>
    <w:p w14:paraId="5208AB8A" w14:textId="7D1597F1" w:rsidR="005E4C33" w:rsidRPr="0020295F" w:rsidRDefault="005E4C33" w:rsidP="001A0EE3">
      <w:pPr>
        <w:numPr>
          <w:ilvl w:val="0"/>
          <w:numId w:val="14"/>
        </w:numPr>
        <w:shd w:val="clear" w:color="auto" w:fill="FFFFFF"/>
        <w:spacing w:after="0"/>
        <w:ind w:left="1843"/>
        <w:textAlignment w:val="baseline"/>
        <w:rPr>
          <w:rFonts w:cs="Times New Roman"/>
          <w:szCs w:val="24"/>
          <w:rPrChange w:id="2080" w:author="Jan Kelemen" w:date="2016-01-20T17:07:00Z">
            <w:rPr>
              <w:rFonts w:cs="Times New Roman"/>
              <w:szCs w:val="24"/>
            </w:rPr>
          </w:rPrChange>
        </w:rPr>
      </w:pPr>
      <w:r w:rsidRPr="0020295F">
        <w:rPr>
          <w:rFonts w:cs="Times New Roman"/>
          <w:szCs w:val="24"/>
          <w:rPrChange w:id="2081" w:author="Jan Kelemen" w:date="2016-01-20T17:07:00Z">
            <w:rPr>
              <w:rFonts w:cs="Times New Roman"/>
              <w:b/>
              <w:szCs w:val="24"/>
            </w:rPr>
          </w:rPrChange>
        </w:rPr>
        <w:t>Glavni sudionik:</w:t>
      </w:r>
      <w:r w:rsidRPr="0020295F">
        <w:rPr>
          <w:rFonts w:cs="Times New Roman"/>
          <w:szCs w:val="24"/>
          <w:rPrChange w:id="2082" w:author="Jan Kelemen" w:date="2016-01-20T17:07:00Z">
            <w:rPr>
              <w:rFonts w:cs="Times New Roman"/>
              <w:szCs w:val="24"/>
            </w:rPr>
          </w:rPrChange>
        </w:rPr>
        <w:t xml:space="preserve"> </w:t>
      </w:r>
      <w:r w:rsidR="005D6128" w:rsidRPr="0020295F">
        <w:rPr>
          <w:rFonts w:cs="Times New Roman"/>
          <w:szCs w:val="24"/>
          <w:rPrChange w:id="2083" w:author="Jan Kelemen" w:date="2016-01-20T17:07:00Z">
            <w:rPr>
              <w:rFonts w:cs="Times New Roman"/>
              <w:szCs w:val="24"/>
            </w:rPr>
          </w:rPrChange>
        </w:rPr>
        <w:t>Korisnik</w:t>
      </w:r>
      <w:r w:rsidRPr="0020295F">
        <w:rPr>
          <w:rFonts w:cs="Times New Roman"/>
          <w:szCs w:val="24"/>
          <w:rPrChange w:id="2084" w:author="Jan Kelemen" w:date="2016-01-20T17:07:00Z">
            <w:rPr>
              <w:rFonts w:cs="Times New Roman"/>
              <w:szCs w:val="24"/>
            </w:rPr>
          </w:rPrChange>
        </w:rPr>
        <w:t xml:space="preserve"> (djelatnik ili vlasnik).</w:t>
      </w:r>
    </w:p>
    <w:p w14:paraId="31A99BF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085" w:author="Jan Kelemen" w:date="2016-01-20T17:07:00Z">
            <w:rPr>
              <w:rFonts w:cs="Times New Roman"/>
              <w:szCs w:val="24"/>
            </w:rPr>
          </w:rPrChange>
        </w:rPr>
      </w:pPr>
      <w:r w:rsidRPr="0020295F">
        <w:rPr>
          <w:rFonts w:cs="Times New Roman"/>
          <w:szCs w:val="24"/>
          <w:rPrChange w:id="2086" w:author="Jan Kelemen" w:date="2016-01-20T17:07:00Z">
            <w:rPr>
              <w:rFonts w:cs="Times New Roman"/>
              <w:b/>
              <w:szCs w:val="24"/>
            </w:rPr>
          </w:rPrChange>
        </w:rPr>
        <w:t>Cilj:</w:t>
      </w:r>
      <w:r w:rsidRPr="0020295F">
        <w:rPr>
          <w:rFonts w:cs="Times New Roman"/>
          <w:szCs w:val="24"/>
          <w:rPrChange w:id="2087" w:author="Jan Kelemen" w:date="2016-01-20T17:07:00Z">
            <w:rPr>
              <w:rFonts w:cs="Times New Roman"/>
              <w:szCs w:val="24"/>
            </w:rPr>
          </w:rPrChange>
        </w:rPr>
        <w:t xml:space="preserve"> Odjavljivanje korisnika iz sustava.</w:t>
      </w:r>
    </w:p>
    <w:p w14:paraId="52D0E32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088" w:author="Jan Kelemen" w:date="2016-01-20T17:07:00Z">
            <w:rPr>
              <w:rFonts w:cs="Times New Roman"/>
              <w:b/>
              <w:szCs w:val="24"/>
            </w:rPr>
          </w:rPrChange>
        </w:rPr>
      </w:pPr>
      <w:r w:rsidRPr="0020295F">
        <w:rPr>
          <w:rFonts w:cs="Times New Roman"/>
          <w:szCs w:val="24"/>
          <w:rPrChange w:id="2089" w:author="Jan Kelemen" w:date="2016-01-20T17:07:00Z">
            <w:rPr>
              <w:rFonts w:cs="Times New Roman"/>
              <w:b/>
              <w:szCs w:val="24"/>
            </w:rPr>
          </w:rPrChange>
        </w:rPr>
        <w:t xml:space="preserve">Sudionici: </w:t>
      </w:r>
      <w:r w:rsidRPr="0020295F">
        <w:rPr>
          <w:rFonts w:cs="Times New Roman"/>
          <w:szCs w:val="24"/>
          <w:rPrChange w:id="2090" w:author="Jan Kelemen" w:date="2016-01-20T17:07:00Z">
            <w:rPr>
              <w:rFonts w:cs="Times New Roman"/>
              <w:szCs w:val="24"/>
            </w:rPr>
          </w:rPrChange>
        </w:rPr>
        <w:t>Poslužitelj.</w:t>
      </w:r>
    </w:p>
    <w:p w14:paraId="32A6AD7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091" w:author="Jan Kelemen" w:date="2016-01-20T17:07:00Z">
            <w:rPr>
              <w:rFonts w:cs="Times New Roman"/>
              <w:szCs w:val="24"/>
            </w:rPr>
          </w:rPrChange>
        </w:rPr>
      </w:pPr>
      <w:r w:rsidRPr="0020295F">
        <w:rPr>
          <w:rFonts w:cs="Times New Roman"/>
          <w:szCs w:val="24"/>
          <w:rPrChange w:id="2092" w:author="Jan Kelemen" w:date="2016-01-20T17:07:00Z">
            <w:rPr>
              <w:rFonts w:cs="Times New Roman"/>
              <w:b/>
              <w:szCs w:val="24"/>
            </w:rPr>
          </w:rPrChange>
        </w:rPr>
        <w:t xml:space="preserve">Preduvjeti: </w:t>
      </w:r>
      <w:r w:rsidRPr="0020295F">
        <w:rPr>
          <w:rFonts w:cs="Times New Roman"/>
          <w:szCs w:val="24"/>
          <w:rPrChange w:id="2093" w:author="Jan Kelemen" w:date="2016-01-20T17:07:00Z">
            <w:rPr>
              <w:rFonts w:cs="Times New Roman"/>
              <w:szCs w:val="24"/>
            </w:rPr>
          </w:rPrChange>
        </w:rPr>
        <w:t>Mogućnost prijave na internet, dostupnost poslužitelja, korisnik je prijavljen u sustav.</w:t>
      </w:r>
    </w:p>
    <w:p w14:paraId="3F58F8A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094" w:author="Jan Kelemen" w:date="2016-01-20T17:07:00Z">
            <w:rPr>
              <w:rFonts w:cs="Times New Roman"/>
              <w:szCs w:val="24"/>
            </w:rPr>
          </w:rPrChange>
        </w:rPr>
      </w:pPr>
      <w:r w:rsidRPr="0020295F">
        <w:rPr>
          <w:rFonts w:cs="Times New Roman"/>
          <w:szCs w:val="24"/>
          <w:rPrChange w:id="2095" w:author="Jan Kelemen" w:date="2016-01-20T17:07:00Z">
            <w:rPr>
              <w:rFonts w:cs="Times New Roman"/>
              <w:b/>
              <w:szCs w:val="24"/>
            </w:rPr>
          </w:rPrChange>
        </w:rPr>
        <w:t xml:space="preserve">Rezultat: </w:t>
      </w:r>
      <w:r w:rsidRPr="0020295F">
        <w:rPr>
          <w:rFonts w:cs="Times New Roman"/>
          <w:szCs w:val="24"/>
          <w:rPrChange w:id="2096" w:author="Jan Kelemen" w:date="2016-01-20T17:07:00Z">
            <w:rPr>
              <w:rFonts w:cs="Times New Roman"/>
              <w:szCs w:val="24"/>
            </w:rPr>
          </w:rPrChange>
        </w:rPr>
        <w:t>Uspješno odjavljivanje iz sustava.</w:t>
      </w:r>
    </w:p>
    <w:p w14:paraId="534823B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097" w:author="Jan Kelemen" w:date="2016-01-20T17:07:00Z">
            <w:rPr>
              <w:rFonts w:cs="Times New Roman"/>
              <w:szCs w:val="24"/>
            </w:rPr>
          </w:rPrChange>
        </w:rPr>
      </w:pPr>
      <w:r w:rsidRPr="0020295F">
        <w:rPr>
          <w:rFonts w:cs="Times New Roman"/>
          <w:szCs w:val="24"/>
          <w:rPrChange w:id="2098" w:author="Jan Kelemen" w:date="2016-01-20T17:07:00Z">
            <w:rPr>
              <w:rFonts w:cs="Times New Roman"/>
              <w:b/>
              <w:szCs w:val="24"/>
            </w:rPr>
          </w:rPrChange>
        </w:rPr>
        <w:t>Željeni scenarij:</w:t>
      </w:r>
      <w:r w:rsidRPr="0020295F">
        <w:rPr>
          <w:rFonts w:cs="Times New Roman"/>
          <w:szCs w:val="24"/>
          <w:rPrChange w:id="2099" w:author="Jan Kelemen" w:date="2016-01-20T17:07:00Z">
            <w:rPr>
              <w:rFonts w:cs="Times New Roman"/>
              <w:szCs w:val="24"/>
            </w:rPr>
          </w:rPrChange>
        </w:rPr>
        <w:t xml:space="preserve"> </w:t>
      </w:r>
    </w:p>
    <w:p w14:paraId="118FFA48" w14:textId="59F1C06E" w:rsidR="005E4C33" w:rsidRPr="0020295F" w:rsidRDefault="005E4C33" w:rsidP="001A0EE3">
      <w:pPr>
        <w:numPr>
          <w:ilvl w:val="0"/>
          <w:numId w:val="19"/>
        </w:numPr>
        <w:shd w:val="clear" w:color="auto" w:fill="FFFFFF"/>
        <w:spacing w:after="0"/>
        <w:textAlignment w:val="baseline"/>
        <w:rPr>
          <w:rFonts w:cs="Times New Roman"/>
          <w:szCs w:val="24"/>
          <w:rPrChange w:id="2100" w:author="Jan Kelemen" w:date="2016-01-20T17:07:00Z">
            <w:rPr>
              <w:rFonts w:cs="Times New Roman"/>
              <w:szCs w:val="24"/>
            </w:rPr>
          </w:rPrChange>
        </w:rPr>
      </w:pPr>
      <w:r w:rsidRPr="0020295F">
        <w:rPr>
          <w:rFonts w:cs="Times New Roman"/>
          <w:szCs w:val="24"/>
          <w:rPrChange w:id="2101" w:author="Jan Kelemen" w:date="2016-01-20T17:07:00Z">
            <w:rPr>
              <w:rFonts w:cs="Times New Roman"/>
              <w:szCs w:val="24"/>
            </w:rPr>
          </w:rPrChange>
        </w:rPr>
        <w:t xml:space="preserve">Korisnik klikne na </w:t>
      </w:r>
      <w:r w:rsidR="00972C9B" w:rsidRPr="0020295F">
        <w:rPr>
          <w:rFonts w:cs="Times New Roman"/>
          <w:szCs w:val="24"/>
          <w:rPrChange w:id="2102" w:author="Jan Kelemen" w:date="2016-01-20T17:07:00Z">
            <w:rPr>
              <w:rFonts w:cs="Times New Roman"/>
              <w:szCs w:val="24"/>
            </w:rPr>
          </w:rPrChange>
        </w:rPr>
        <w:t>kartica „Odjava“ u donjem lijevom kutu.</w:t>
      </w:r>
    </w:p>
    <w:p w14:paraId="0AE16B24" w14:textId="77777777" w:rsidR="005E4C33" w:rsidRPr="0020295F" w:rsidRDefault="005E4C33" w:rsidP="001A0EE3">
      <w:pPr>
        <w:numPr>
          <w:ilvl w:val="0"/>
          <w:numId w:val="19"/>
        </w:numPr>
        <w:shd w:val="clear" w:color="auto" w:fill="FFFFFF"/>
        <w:spacing w:after="0"/>
        <w:textAlignment w:val="baseline"/>
        <w:rPr>
          <w:rFonts w:cs="Times New Roman"/>
          <w:szCs w:val="24"/>
          <w:rPrChange w:id="2103" w:author="Jan Kelemen" w:date="2016-01-20T17:07:00Z">
            <w:rPr>
              <w:rFonts w:cs="Times New Roman"/>
              <w:szCs w:val="24"/>
            </w:rPr>
          </w:rPrChange>
        </w:rPr>
      </w:pPr>
      <w:r w:rsidRPr="0020295F">
        <w:rPr>
          <w:rFonts w:cs="Times New Roman"/>
          <w:szCs w:val="24"/>
          <w:rPrChange w:id="2104" w:author="Jan Kelemen" w:date="2016-01-20T17:07:00Z">
            <w:rPr>
              <w:rFonts w:cs="Times New Roman"/>
              <w:szCs w:val="24"/>
            </w:rPr>
          </w:rPrChange>
        </w:rPr>
        <w:t>Poslužitelj odjavljuje korisnika.</w:t>
      </w:r>
    </w:p>
    <w:p w14:paraId="04D7EABF" w14:textId="77777777" w:rsidR="005E4C33" w:rsidRPr="0020295F" w:rsidRDefault="005E4C33" w:rsidP="001A0EE3">
      <w:pPr>
        <w:numPr>
          <w:ilvl w:val="0"/>
          <w:numId w:val="19"/>
        </w:numPr>
        <w:shd w:val="clear" w:color="auto" w:fill="FFFFFF"/>
        <w:spacing w:after="0"/>
        <w:textAlignment w:val="baseline"/>
        <w:rPr>
          <w:rFonts w:cs="Times New Roman"/>
          <w:szCs w:val="24"/>
          <w:rPrChange w:id="2105" w:author="Jan Kelemen" w:date="2016-01-20T17:07:00Z">
            <w:rPr>
              <w:rFonts w:cs="Times New Roman"/>
              <w:szCs w:val="24"/>
            </w:rPr>
          </w:rPrChange>
        </w:rPr>
      </w:pPr>
      <w:r w:rsidRPr="0020295F">
        <w:rPr>
          <w:rFonts w:cs="Times New Roman"/>
          <w:szCs w:val="24"/>
          <w:rPrChange w:id="2106" w:author="Jan Kelemen" w:date="2016-01-20T17:07:00Z">
            <w:rPr>
              <w:rFonts w:cs="Times New Roman"/>
              <w:szCs w:val="24"/>
            </w:rPr>
          </w:rPrChange>
        </w:rPr>
        <w:t>Poslužitelj usmjerava korisnika na naslovnu stranicu.</w:t>
      </w:r>
    </w:p>
    <w:p w14:paraId="71966587" w14:textId="77777777" w:rsidR="00972C9B" w:rsidRPr="0020295F" w:rsidRDefault="00972C9B" w:rsidP="004130A4">
      <w:pPr>
        <w:shd w:val="clear" w:color="auto" w:fill="FFFFFF"/>
        <w:spacing w:after="0"/>
        <w:ind w:left="1440"/>
        <w:textAlignment w:val="baseline"/>
        <w:rPr>
          <w:rFonts w:cs="Times New Roman"/>
          <w:szCs w:val="24"/>
          <w:rPrChange w:id="2107" w:author="Jan Kelemen" w:date="2016-01-20T17:07:00Z">
            <w:rPr>
              <w:rFonts w:cs="Times New Roman"/>
              <w:szCs w:val="24"/>
            </w:rPr>
          </w:rPrChange>
        </w:rPr>
      </w:pPr>
    </w:p>
    <w:p w14:paraId="6A554A5F" w14:textId="77777777" w:rsidR="005E4C33" w:rsidRPr="0020295F" w:rsidRDefault="005E4C33" w:rsidP="001A0EE3">
      <w:pPr>
        <w:numPr>
          <w:ilvl w:val="0"/>
          <w:numId w:val="13"/>
        </w:numPr>
        <w:shd w:val="clear" w:color="auto" w:fill="FFFFFF"/>
        <w:spacing w:after="0"/>
        <w:textAlignment w:val="baseline"/>
        <w:rPr>
          <w:rFonts w:cs="Times New Roman"/>
          <w:szCs w:val="24"/>
          <w:rPrChange w:id="2108" w:author="Jan Kelemen" w:date="2016-01-20T17:07:00Z">
            <w:rPr>
              <w:rFonts w:cs="Times New Roman"/>
              <w:b/>
              <w:szCs w:val="24"/>
            </w:rPr>
          </w:rPrChange>
        </w:rPr>
      </w:pPr>
      <w:r w:rsidRPr="0020295F">
        <w:rPr>
          <w:rFonts w:cs="Times New Roman"/>
          <w:szCs w:val="24"/>
          <w:rPrChange w:id="2109" w:author="Jan Kelemen" w:date="2016-01-20T17:07:00Z">
            <w:rPr>
              <w:rFonts w:cs="Times New Roman"/>
              <w:b/>
              <w:szCs w:val="24"/>
            </w:rPr>
          </w:rPrChange>
        </w:rPr>
        <w:t>UC06 – PregledPonude</w:t>
      </w:r>
    </w:p>
    <w:p w14:paraId="6513061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110" w:author="Jan Kelemen" w:date="2016-01-20T17:07:00Z">
            <w:rPr>
              <w:rFonts w:cs="Times New Roman"/>
              <w:szCs w:val="24"/>
            </w:rPr>
          </w:rPrChange>
        </w:rPr>
      </w:pPr>
      <w:r w:rsidRPr="0020295F">
        <w:rPr>
          <w:rFonts w:cs="Times New Roman"/>
          <w:szCs w:val="24"/>
          <w:rPrChange w:id="2111" w:author="Jan Kelemen" w:date="2016-01-20T17:07:00Z">
            <w:rPr>
              <w:rFonts w:cs="Times New Roman"/>
              <w:b/>
              <w:szCs w:val="24"/>
            </w:rPr>
          </w:rPrChange>
        </w:rPr>
        <w:t>Glavni sudionik:</w:t>
      </w:r>
      <w:r w:rsidRPr="0020295F">
        <w:rPr>
          <w:rFonts w:cs="Times New Roman"/>
          <w:szCs w:val="24"/>
          <w:rPrChange w:id="2112" w:author="Jan Kelemen" w:date="2016-01-20T17:07:00Z">
            <w:rPr>
              <w:rFonts w:cs="Times New Roman"/>
              <w:szCs w:val="24"/>
            </w:rPr>
          </w:rPrChange>
        </w:rPr>
        <w:t xml:space="preserve"> Svi korisnici web stranice.</w:t>
      </w:r>
    </w:p>
    <w:p w14:paraId="25DC6EB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113" w:author="Jan Kelemen" w:date="2016-01-20T17:07:00Z">
            <w:rPr>
              <w:rFonts w:cs="Times New Roman"/>
              <w:szCs w:val="24"/>
            </w:rPr>
          </w:rPrChange>
        </w:rPr>
      </w:pPr>
      <w:r w:rsidRPr="0020295F">
        <w:rPr>
          <w:rFonts w:cs="Times New Roman"/>
          <w:szCs w:val="24"/>
          <w:rPrChange w:id="2114" w:author="Jan Kelemen" w:date="2016-01-20T17:07:00Z">
            <w:rPr>
              <w:rFonts w:cs="Times New Roman"/>
              <w:b/>
              <w:szCs w:val="24"/>
            </w:rPr>
          </w:rPrChange>
        </w:rPr>
        <w:t>Cilj:</w:t>
      </w:r>
      <w:r w:rsidRPr="0020295F">
        <w:rPr>
          <w:rFonts w:cs="Times New Roman"/>
          <w:szCs w:val="24"/>
          <w:rPrChange w:id="2115" w:author="Jan Kelemen" w:date="2016-01-20T17:07:00Z">
            <w:rPr>
              <w:rFonts w:cs="Times New Roman"/>
              <w:szCs w:val="24"/>
            </w:rPr>
          </w:rPrChange>
        </w:rPr>
        <w:t xml:space="preserve"> Pregledati ponudu jela.</w:t>
      </w:r>
    </w:p>
    <w:p w14:paraId="148FAF8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116" w:author="Jan Kelemen" w:date="2016-01-20T17:07:00Z">
            <w:rPr>
              <w:rFonts w:cs="Times New Roman"/>
              <w:b/>
              <w:szCs w:val="24"/>
            </w:rPr>
          </w:rPrChange>
        </w:rPr>
      </w:pPr>
      <w:r w:rsidRPr="0020295F">
        <w:rPr>
          <w:rFonts w:cs="Times New Roman"/>
          <w:szCs w:val="24"/>
          <w:rPrChange w:id="2117" w:author="Jan Kelemen" w:date="2016-01-20T17:07:00Z">
            <w:rPr>
              <w:rFonts w:cs="Times New Roman"/>
              <w:b/>
              <w:szCs w:val="24"/>
            </w:rPr>
          </w:rPrChange>
        </w:rPr>
        <w:t xml:space="preserve">Sudionici: </w:t>
      </w:r>
      <w:r w:rsidRPr="0020295F">
        <w:rPr>
          <w:rFonts w:cs="Times New Roman"/>
          <w:szCs w:val="24"/>
          <w:rPrChange w:id="2118" w:author="Jan Kelemen" w:date="2016-01-20T17:07:00Z">
            <w:rPr>
              <w:rFonts w:cs="Times New Roman"/>
              <w:szCs w:val="24"/>
            </w:rPr>
          </w:rPrChange>
        </w:rPr>
        <w:t>Baza podataka, poslužitelj.</w:t>
      </w:r>
    </w:p>
    <w:p w14:paraId="674DBA7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119" w:author="Jan Kelemen" w:date="2016-01-20T17:07:00Z">
            <w:rPr>
              <w:rFonts w:cs="Times New Roman"/>
              <w:szCs w:val="24"/>
            </w:rPr>
          </w:rPrChange>
        </w:rPr>
      </w:pPr>
      <w:r w:rsidRPr="0020295F">
        <w:rPr>
          <w:rFonts w:cs="Times New Roman"/>
          <w:szCs w:val="24"/>
          <w:rPrChange w:id="2120" w:author="Jan Kelemen" w:date="2016-01-20T17:07:00Z">
            <w:rPr>
              <w:rFonts w:cs="Times New Roman"/>
              <w:b/>
              <w:szCs w:val="24"/>
            </w:rPr>
          </w:rPrChange>
        </w:rPr>
        <w:t>Preduvjeti:</w:t>
      </w:r>
      <w:r w:rsidRPr="0020295F">
        <w:rPr>
          <w:rFonts w:cs="Times New Roman"/>
          <w:szCs w:val="24"/>
          <w:rPrChange w:id="2121" w:author="Jan Kelemen" w:date="2016-01-20T17:07:00Z">
            <w:rPr>
              <w:rFonts w:cs="Times New Roman"/>
              <w:szCs w:val="24"/>
            </w:rPr>
          </w:rPrChange>
        </w:rPr>
        <w:t xml:space="preserve"> Mogućnost prijave na internet, dostupnost poslužitelja.</w:t>
      </w:r>
    </w:p>
    <w:p w14:paraId="2BF73AB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122" w:author="Jan Kelemen" w:date="2016-01-20T17:07:00Z">
            <w:rPr>
              <w:rFonts w:cs="Times New Roman"/>
              <w:szCs w:val="24"/>
            </w:rPr>
          </w:rPrChange>
        </w:rPr>
      </w:pPr>
      <w:r w:rsidRPr="0020295F">
        <w:rPr>
          <w:rFonts w:cs="Times New Roman"/>
          <w:szCs w:val="24"/>
          <w:rPrChange w:id="2123" w:author="Jan Kelemen" w:date="2016-01-20T17:07:00Z">
            <w:rPr>
              <w:rFonts w:cs="Times New Roman"/>
              <w:b/>
              <w:szCs w:val="24"/>
            </w:rPr>
          </w:rPrChange>
        </w:rPr>
        <w:t xml:space="preserve">Rezultat: </w:t>
      </w:r>
      <w:r w:rsidRPr="0020295F">
        <w:rPr>
          <w:rFonts w:cs="Times New Roman"/>
          <w:szCs w:val="24"/>
          <w:rPrChange w:id="2124" w:author="Jan Kelemen" w:date="2016-01-20T17:07:00Z">
            <w:rPr>
              <w:rFonts w:cs="Times New Roman"/>
              <w:szCs w:val="24"/>
            </w:rPr>
          </w:rPrChange>
        </w:rPr>
        <w:t>Uspješan pregled ponude jela i mogućnost narudžbe.</w:t>
      </w:r>
    </w:p>
    <w:p w14:paraId="4693CC3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125" w:author="Jan Kelemen" w:date="2016-01-20T17:07:00Z">
            <w:rPr>
              <w:rFonts w:cs="Times New Roman"/>
              <w:szCs w:val="24"/>
            </w:rPr>
          </w:rPrChange>
        </w:rPr>
      </w:pPr>
      <w:r w:rsidRPr="0020295F">
        <w:rPr>
          <w:rFonts w:cs="Times New Roman"/>
          <w:szCs w:val="24"/>
          <w:rPrChange w:id="2126" w:author="Jan Kelemen" w:date="2016-01-20T17:07:00Z">
            <w:rPr>
              <w:rFonts w:cs="Times New Roman"/>
              <w:b/>
              <w:szCs w:val="24"/>
            </w:rPr>
          </w:rPrChange>
        </w:rPr>
        <w:t>Željeni scenarij:</w:t>
      </w:r>
      <w:r w:rsidRPr="0020295F">
        <w:rPr>
          <w:rFonts w:cs="Times New Roman"/>
          <w:szCs w:val="24"/>
          <w:rPrChange w:id="2127" w:author="Jan Kelemen" w:date="2016-01-20T17:07:00Z">
            <w:rPr>
              <w:rFonts w:cs="Times New Roman"/>
              <w:szCs w:val="24"/>
            </w:rPr>
          </w:rPrChange>
        </w:rPr>
        <w:t xml:space="preserve"> </w:t>
      </w:r>
    </w:p>
    <w:p w14:paraId="2F0DC54D" w14:textId="26AFE337" w:rsidR="005E4C33" w:rsidRPr="0020295F" w:rsidRDefault="005E4C33" w:rsidP="001A0EE3">
      <w:pPr>
        <w:numPr>
          <w:ilvl w:val="0"/>
          <w:numId w:val="17"/>
        </w:numPr>
        <w:shd w:val="clear" w:color="auto" w:fill="FFFFFF"/>
        <w:spacing w:after="0"/>
        <w:textAlignment w:val="baseline"/>
        <w:rPr>
          <w:rFonts w:cs="Times New Roman"/>
          <w:szCs w:val="24"/>
          <w:rPrChange w:id="2128" w:author="Jan Kelemen" w:date="2016-01-20T17:07:00Z">
            <w:rPr>
              <w:rFonts w:cs="Times New Roman"/>
              <w:szCs w:val="24"/>
            </w:rPr>
          </w:rPrChange>
        </w:rPr>
      </w:pPr>
      <w:r w:rsidRPr="0020295F">
        <w:rPr>
          <w:rFonts w:cs="Times New Roman"/>
          <w:szCs w:val="24"/>
          <w:rPrChange w:id="2129" w:author="Jan Kelemen" w:date="2016-01-20T17:07:00Z">
            <w:rPr>
              <w:rFonts w:cs="Times New Roman"/>
              <w:szCs w:val="24"/>
            </w:rPr>
          </w:rPrChange>
        </w:rPr>
        <w:t>Korisnik pritišće karticu „</w:t>
      </w:r>
      <w:r w:rsidR="00972C9B" w:rsidRPr="0020295F">
        <w:rPr>
          <w:rFonts w:cs="Times New Roman"/>
          <w:szCs w:val="24"/>
          <w:rPrChange w:id="2130" w:author="Jan Kelemen" w:date="2016-01-20T17:07:00Z">
            <w:rPr>
              <w:rFonts w:cs="Times New Roman"/>
              <w:szCs w:val="24"/>
            </w:rPr>
          </w:rPrChange>
        </w:rPr>
        <w:t>Jelovnik</w:t>
      </w:r>
      <w:r w:rsidRPr="0020295F">
        <w:rPr>
          <w:rFonts w:cs="Times New Roman"/>
          <w:szCs w:val="24"/>
          <w:rPrChange w:id="2131" w:author="Jan Kelemen" w:date="2016-01-20T17:07:00Z">
            <w:rPr>
              <w:rFonts w:cs="Times New Roman"/>
              <w:szCs w:val="24"/>
            </w:rPr>
          </w:rPrChange>
        </w:rPr>
        <w:t>“.</w:t>
      </w:r>
    </w:p>
    <w:p w14:paraId="3E56EFB8" w14:textId="77777777" w:rsidR="005E4C33" w:rsidRPr="0020295F" w:rsidRDefault="005E4C33" w:rsidP="001A0EE3">
      <w:pPr>
        <w:numPr>
          <w:ilvl w:val="0"/>
          <w:numId w:val="17"/>
        </w:numPr>
        <w:shd w:val="clear" w:color="auto" w:fill="FFFFFF"/>
        <w:spacing w:after="0"/>
        <w:textAlignment w:val="baseline"/>
        <w:rPr>
          <w:rFonts w:cs="Times New Roman"/>
          <w:szCs w:val="24"/>
          <w:rPrChange w:id="2132" w:author="Jan Kelemen" w:date="2016-01-20T17:07:00Z">
            <w:rPr>
              <w:rFonts w:cs="Times New Roman"/>
              <w:szCs w:val="24"/>
            </w:rPr>
          </w:rPrChange>
        </w:rPr>
      </w:pPr>
      <w:r w:rsidRPr="0020295F">
        <w:rPr>
          <w:rFonts w:cs="Times New Roman"/>
          <w:szCs w:val="24"/>
          <w:rPrChange w:id="2133" w:author="Jan Kelemen" w:date="2016-01-20T17:07:00Z">
            <w:rPr>
              <w:rFonts w:cs="Times New Roman"/>
              <w:szCs w:val="24"/>
            </w:rPr>
          </w:rPrChange>
        </w:rPr>
        <w:t>Poslužitelj preusmjerava korisnika na ponudu jela.</w:t>
      </w:r>
    </w:p>
    <w:p w14:paraId="28372A08" w14:textId="77777777" w:rsidR="005E4C33" w:rsidRPr="0020295F" w:rsidRDefault="005E4C33" w:rsidP="001A0EE3">
      <w:pPr>
        <w:numPr>
          <w:ilvl w:val="0"/>
          <w:numId w:val="13"/>
        </w:numPr>
        <w:shd w:val="clear" w:color="auto" w:fill="FFFFFF"/>
        <w:spacing w:after="0"/>
        <w:textAlignment w:val="baseline"/>
        <w:rPr>
          <w:rFonts w:cs="Times New Roman"/>
          <w:szCs w:val="24"/>
          <w:rPrChange w:id="2134" w:author="Jan Kelemen" w:date="2016-01-20T17:07:00Z">
            <w:rPr>
              <w:rFonts w:cs="Times New Roman"/>
              <w:b/>
              <w:szCs w:val="24"/>
            </w:rPr>
          </w:rPrChange>
        </w:rPr>
      </w:pPr>
      <w:r w:rsidRPr="0020295F">
        <w:rPr>
          <w:rFonts w:cs="Times New Roman"/>
          <w:szCs w:val="24"/>
          <w:rPrChange w:id="2135" w:author="Jan Kelemen" w:date="2016-01-20T17:07:00Z">
            <w:rPr>
              <w:rFonts w:cs="Times New Roman"/>
              <w:b/>
              <w:szCs w:val="24"/>
            </w:rPr>
          </w:rPrChange>
        </w:rPr>
        <w:t>UC07 – OdabirKategorijeJela</w:t>
      </w:r>
    </w:p>
    <w:p w14:paraId="6754339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136" w:author="Jan Kelemen" w:date="2016-01-20T17:07:00Z">
            <w:rPr>
              <w:rFonts w:cs="Times New Roman"/>
              <w:szCs w:val="24"/>
            </w:rPr>
          </w:rPrChange>
        </w:rPr>
      </w:pPr>
      <w:r w:rsidRPr="0020295F">
        <w:rPr>
          <w:rFonts w:cs="Times New Roman"/>
          <w:szCs w:val="24"/>
          <w:rPrChange w:id="2137" w:author="Jan Kelemen" w:date="2016-01-20T17:07:00Z">
            <w:rPr>
              <w:rFonts w:cs="Times New Roman"/>
              <w:b/>
              <w:szCs w:val="24"/>
            </w:rPr>
          </w:rPrChange>
        </w:rPr>
        <w:t>Glavni sudionik: Svi korisnici web stranice.</w:t>
      </w:r>
    </w:p>
    <w:p w14:paraId="244D35E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138" w:author="Jan Kelemen" w:date="2016-01-20T17:07:00Z">
            <w:rPr>
              <w:rFonts w:cs="Times New Roman"/>
              <w:szCs w:val="24"/>
            </w:rPr>
          </w:rPrChange>
        </w:rPr>
      </w:pPr>
      <w:r w:rsidRPr="0020295F">
        <w:rPr>
          <w:rFonts w:cs="Times New Roman"/>
          <w:szCs w:val="24"/>
          <w:rPrChange w:id="2139" w:author="Jan Kelemen" w:date="2016-01-20T17:07:00Z">
            <w:rPr>
              <w:rFonts w:cs="Times New Roman"/>
              <w:b/>
              <w:szCs w:val="24"/>
            </w:rPr>
          </w:rPrChange>
        </w:rPr>
        <w:lastRenderedPageBreak/>
        <w:t>Cilj:</w:t>
      </w:r>
      <w:r w:rsidRPr="0020295F">
        <w:rPr>
          <w:rFonts w:cs="Times New Roman"/>
          <w:szCs w:val="24"/>
          <w:rPrChange w:id="2140" w:author="Jan Kelemen" w:date="2016-01-20T17:07:00Z">
            <w:rPr>
              <w:rFonts w:cs="Times New Roman"/>
              <w:szCs w:val="24"/>
            </w:rPr>
          </w:rPrChange>
        </w:rPr>
        <w:t xml:space="preserve"> Odabir kategorije jela.</w:t>
      </w:r>
    </w:p>
    <w:p w14:paraId="4118A76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141" w:author="Jan Kelemen" w:date="2016-01-20T17:07:00Z">
            <w:rPr>
              <w:rFonts w:cs="Times New Roman"/>
              <w:b/>
              <w:szCs w:val="24"/>
            </w:rPr>
          </w:rPrChange>
        </w:rPr>
      </w:pPr>
      <w:r w:rsidRPr="0020295F">
        <w:rPr>
          <w:rFonts w:cs="Times New Roman"/>
          <w:szCs w:val="24"/>
          <w:rPrChange w:id="2142" w:author="Jan Kelemen" w:date="2016-01-20T17:07:00Z">
            <w:rPr>
              <w:rFonts w:cs="Times New Roman"/>
              <w:b/>
              <w:szCs w:val="24"/>
            </w:rPr>
          </w:rPrChange>
        </w:rPr>
        <w:t>Sudionici:</w:t>
      </w:r>
      <w:r w:rsidRPr="0020295F">
        <w:rPr>
          <w:rFonts w:cs="Times New Roman"/>
          <w:szCs w:val="24"/>
          <w:rPrChange w:id="2143" w:author="Jan Kelemen" w:date="2016-01-20T17:07:00Z">
            <w:rPr>
              <w:rFonts w:cs="Times New Roman"/>
              <w:szCs w:val="24"/>
            </w:rPr>
          </w:rPrChange>
        </w:rPr>
        <w:t xml:space="preserve"> Baza podataka, poslužitelj.</w:t>
      </w:r>
    </w:p>
    <w:p w14:paraId="69DB93E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144" w:author="Jan Kelemen" w:date="2016-01-20T17:07:00Z">
            <w:rPr>
              <w:rFonts w:cs="Times New Roman"/>
              <w:szCs w:val="24"/>
            </w:rPr>
          </w:rPrChange>
        </w:rPr>
      </w:pPr>
      <w:r w:rsidRPr="0020295F">
        <w:rPr>
          <w:rFonts w:cs="Times New Roman"/>
          <w:szCs w:val="24"/>
          <w:rPrChange w:id="2145" w:author="Jan Kelemen" w:date="2016-01-20T17:07:00Z">
            <w:rPr>
              <w:rFonts w:cs="Times New Roman"/>
              <w:b/>
              <w:szCs w:val="24"/>
            </w:rPr>
          </w:rPrChange>
        </w:rPr>
        <w:t>Preduvjeti:</w:t>
      </w:r>
      <w:r w:rsidRPr="0020295F">
        <w:rPr>
          <w:rFonts w:cs="Times New Roman"/>
          <w:szCs w:val="24"/>
          <w:rPrChange w:id="2146" w:author="Jan Kelemen" w:date="2016-01-20T17:07:00Z">
            <w:rPr>
              <w:rFonts w:cs="Times New Roman"/>
              <w:szCs w:val="24"/>
            </w:rPr>
          </w:rPrChange>
        </w:rPr>
        <w:t xml:space="preserve"> Mogućnost prijave na internet, dostupnost poslužitelja, korisnik se nalazi na ponudi jela.</w:t>
      </w:r>
    </w:p>
    <w:p w14:paraId="27C6E60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147" w:author="Jan Kelemen" w:date="2016-01-20T17:07:00Z">
            <w:rPr>
              <w:rFonts w:cs="Times New Roman"/>
              <w:szCs w:val="24"/>
            </w:rPr>
          </w:rPrChange>
        </w:rPr>
      </w:pPr>
      <w:r w:rsidRPr="0020295F">
        <w:rPr>
          <w:rFonts w:cs="Times New Roman"/>
          <w:szCs w:val="24"/>
          <w:rPrChange w:id="2148" w:author="Jan Kelemen" w:date="2016-01-20T17:07:00Z">
            <w:rPr>
              <w:rFonts w:cs="Times New Roman"/>
              <w:b/>
              <w:szCs w:val="24"/>
            </w:rPr>
          </w:rPrChange>
        </w:rPr>
        <w:t xml:space="preserve">Rezultat: </w:t>
      </w:r>
      <w:r w:rsidRPr="0020295F">
        <w:rPr>
          <w:rFonts w:cs="Times New Roman"/>
          <w:szCs w:val="24"/>
          <w:rPrChange w:id="2149" w:author="Jan Kelemen" w:date="2016-01-20T17:07:00Z">
            <w:rPr>
              <w:rFonts w:cs="Times New Roman"/>
              <w:szCs w:val="24"/>
            </w:rPr>
          </w:rPrChange>
        </w:rPr>
        <w:t>Korisniku se uspješno prikazala tražena kategorija jela.</w:t>
      </w:r>
    </w:p>
    <w:p w14:paraId="147483B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150" w:author="Jan Kelemen" w:date="2016-01-20T17:07:00Z">
            <w:rPr>
              <w:rFonts w:cs="Times New Roman"/>
              <w:szCs w:val="24"/>
            </w:rPr>
          </w:rPrChange>
        </w:rPr>
      </w:pPr>
      <w:r w:rsidRPr="0020295F">
        <w:rPr>
          <w:rFonts w:cs="Times New Roman"/>
          <w:szCs w:val="24"/>
          <w:rPrChange w:id="2151" w:author="Jan Kelemen" w:date="2016-01-20T17:07:00Z">
            <w:rPr>
              <w:rFonts w:cs="Times New Roman"/>
              <w:b/>
              <w:szCs w:val="24"/>
            </w:rPr>
          </w:rPrChange>
        </w:rPr>
        <w:t>Željeni scenarij:</w:t>
      </w:r>
      <w:r w:rsidRPr="0020295F">
        <w:rPr>
          <w:rFonts w:cs="Times New Roman"/>
          <w:szCs w:val="24"/>
          <w:rPrChange w:id="2152" w:author="Jan Kelemen" w:date="2016-01-20T17:07:00Z">
            <w:rPr>
              <w:rFonts w:cs="Times New Roman"/>
              <w:szCs w:val="24"/>
            </w:rPr>
          </w:rPrChange>
        </w:rPr>
        <w:t xml:space="preserve"> </w:t>
      </w:r>
    </w:p>
    <w:p w14:paraId="54ED30FC" w14:textId="77777777" w:rsidR="005E4C33" w:rsidRPr="0020295F" w:rsidRDefault="005E4C33" w:rsidP="001A0EE3">
      <w:pPr>
        <w:numPr>
          <w:ilvl w:val="0"/>
          <w:numId w:val="18"/>
        </w:numPr>
        <w:shd w:val="clear" w:color="auto" w:fill="FFFFFF"/>
        <w:spacing w:after="0"/>
        <w:textAlignment w:val="baseline"/>
        <w:rPr>
          <w:rFonts w:cs="Times New Roman"/>
          <w:szCs w:val="24"/>
          <w:rPrChange w:id="2153" w:author="Jan Kelemen" w:date="2016-01-20T17:07:00Z">
            <w:rPr>
              <w:rFonts w:cs="Times New Roman"/>
              <w:szCs w:val="24"/>
            </w:rPr>
          </w:rPrChange>
        </w:rPr>
      </w:pPr>
      <w:r w:rsidRPr="0020295F">
        <w:rPr>
          <w:rFonts w:cs="Times New Roman"/>
          <w:szCs w:val="24"/>
          <w:rPrChange w:id="2154" w:author="Jan Kelemen" w:date="2016-01-20T17:07:00Z">
            <w:rPr>
              <w:rFonts w:cs="Times New Roman"/>
              <w:szCs w:val="24"/>
            </w:rPr>
          </w:rPrChange>
        </w:rPr>
        <w:t xml:space="preserve"> Korisnik odabire jedan od dva padajuća izbornika.</w:t>
      </w:r>
    </w:p>
    <w:p w14:paraId="2A7D0DE9" w14:textId="52306991" w:rsidR="005E4C33" w:rsidRPr="0020295F" w:rsidRDefault="005E4C33" w:rsidP="001A0EE3">
      <w:pPr>
        <w:numPr>
          <w:ilvl w:val="0"/>
          <w:numId w:val="18"/>
        </w:numPr>
        <w:shd w:val="clear" w:color="auto" w:fill="FFFFFF"/>
        <w:spacing w:after="0"/>
        <w:textAlignment w:val="baseline"/>
        <w:rPr>
          <w:rFonts w:cs="Times New Roman"/>
          <w:szCs w:val="24"/>
          <w:rPrChange w:id="2155" w:author="Jan Kelemen" w:date="2016-01-20T17:07:00Z">
            <w:rPr>
              <w:rFonts w:cs="Times New Roman"/>
              <w:szCs w:val="24"/>
            </w:rPr>
          </w:rPrChange>
        </w:rPr>
      </w:pPr>
      <w:r w:rsidRPr="0020295F">
        <w:rPr>
          <w:rFonts w:cs="Times New Roman"/>
          <w:szCs w:val="24"/>
          <w:rPrChange w:id="2156" w:author="Jan Kelemen" w:date="2016-01-20T17:07:00Z">
            <w:rPr>
              <w:rFonts w:cs="Times New Roman"/>
              <w:szCs w:val="24"/>
            </w:rPr>
          </w:rPrChange>
        </w:rPr>
        <w:t>Pod prvim izbornikom korisnik odabire kategoriju jel</w:t>
      </w:r>
      <w:r w:rsidR="00972C9B" w:rsidRPr="0020295F">
        <w:rPr>
          <w:rFonts w:cs="Times New Roman"/>
          <w:szCs w:val="24"/>
          <w:rPrChange w:id="2157" w:author="Jan Kelemen" w:date="2016-01-20T17:07:00Z">
            <w:rPr>
              <w:rFonts w:cs="Times New Roman"/>
              <w:szCs w:val="24"/>
            </w:rPr>
          </w:rPrChange>
        </w:rPr>
        <w:t>a.</w:t>
      </w:r>
    </w:p>
    <w:p w14:paraId="1A8B7FBC" w14:textId="77777777" w:rsidR="005E4C33" w:rsidRPr="0020295F" w:rsidRDefault="005E4C33" w:rsidP="001A0EE3">
      <w:pPr>
        <w:numPr>
          <w:ilvl w:val="0"/>
          <w:numId w:val="18"/>
        </w:numPr>
        <w:shd w:val="clear" w:color="auto" w:fill="FFFFFF"/>
        <w:spacing w:after="0"/>
        <w:textAlignment w:val="baseline"/>
        <w:rPr>
          <w:rFonts w:cs="Times New Roman"/>
          <w:szCs w:val="24"/>
          <w:rPrChange w:id="2158" w:author="Jan Kelemen" w:date="2016-01-20T17:07:00Z">
            <w:rPr>
              <w:rFonts w:cs="Times New Roman"/>
              <w:szCs w:val="24"/>
            </w:rPr>
          </w:rPrChange>
        </w:rPr>
      </w:pPr>
      <w:r w:rsidRPr="0020295F">
        <w:rPr>
          <w:rFonts w:cs="Times New Roman"/>
          <w:szCs w:val="24"/>
          <w:rPrChange w:id="2159" w:author="Jan Kelemen" w:date="2016-01-20T17:07:00Z">
            <w:rPr>
              <w:rFonts w:cs="Times New Roman"/>
              <w:szCs w:val="24"/>
            </w:rPr>
          </w:rPrChange>
        </w:rPr>
        <w:t>Pod drugim izbornikom korisnik odabire način sortiranja odabrane kategorije jela.</w:t>
      </w:r>
    </w:p>
    <w:p w14:paraId="74B00BD6" w14:textId="77777777" w:rsidR="000A0B5F" w:rsidRPr="0020295F" w:rsidRDefault="000A0B5F" w:rsidP="000A0B5F">
      <w:pPr>
        <w:shd w:val="clear" w:color="auto" w:fill="FFFFFF"/>
        <w:spacing w:after="0"/>
        <w:ind w:left="2880"/>
        <w:textAlignment w:val="baseline"/>
        <w:rPr>
          <w:rFonts w:cs="Times New Roman"/>
          <w:szCs w:val="24"/>
          <w:rPrChange w:id="2160" w:author="Jan Kelemen" w:date="2016-01-20T17:07:00Z">
            <w:rPr>
              <w:rFonts w:cs="Times New Roman"/>
              <w:szCs w:val="24"/>
            </w:rPr>
          </w:rPrChange>
        </w:rPr>
      </w:pPr>
    </w:p>
    <w:p w14:paraId="20C307F5" w14:textId="77777777" w:rsidR="005E4C33" w:rsidRPr="0020295F" w:rsidRDefault="005E4C33" w:rsidP="001A0EE3">
      <w:pPr>
        <w:numPr>
          <w:ilvl w:val="0"/>
          <w:numId w:val="13"/>
        </w:numPr>
        <w:shd w:val="clear" w:color="auto" w:fill="FFFFFF"/>
        <w:spacing w:after="0"/>
        <w:textAlignment w:val="baseline"/>
        <w:rPr>
          <w:rFonts w:cs="Times New Roman"/>
          <w:szCs w:val="24"/>
          <w:rPrChange w:id="2161" w:author="Jan Kelemen" w:date="2016-01-20T17:07:00Z">
            <w:rPr>
              <w:rFonts w:cs="Times New Roman"/>
              <w:b/>
              <w:szCs w:val="24"/>
            </w:rPr>
          </w:rPrChange>
        </w:rPr>
      </w:pPr>
      <w:r w:rsidRPr="0020295F">
        <w:rPr>
          <w:rFonts w:cs="Times New Roman"/>
          <w:szCs w:val="24"/>
          <w:rPrChange w:id="2162" w:author="Jan Kelemen" w:date="2016-01-20T17:07:00Z">
            <w:rPr>
              <w:rFonts w:cs="Times New Roman"/>
              <w:b/>
              <w:szCs w:val="24"/>
            </w:rPr>
          </w:rPrChange>
        </w:rPr>
        <w:t>UC08 – OdabirJela</w:t>
      </w:r>
    </w:p>
    <w:p w14:paraId="7514F52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163" w:author="Jan Kelemen" w:date="2016-01-20T17:07:00Z">
            <w:rPr>
              <w:rFonts w:cs="Times New Roman"/>
              <w:szCs w:val="24"/>
            </w:rPr>
          </w:rPrChange>
        </w:rPr>
      </w:pPr>
      <w:r w:rsidRPr="0020295F">
        <w:rPr>
          <w:rFonts w:cs="Times New Roman"/>
          <w:szCs w:val="24"/>
          <w:rPrChange w:id="2164" w:author="Jan Kelemen" w:date="2016-01-20T17:07:00Z">
            <w:rPr>
              <w:rFonts w:cs="Times New Roman"/>
              <w:b/>
              <w:szCs w:val="24"/>
            </w:rPr>
          </w:rPrChange>
        </w:rPr>
        <w:t>Glavni sudionik:</w:t>
      </w:r>
      <w:r w:rsidRPr="0020295F">
        <w:rPr>
          <w:rFonts w:cs="Times New Roman"/>
          <w:szCs w:val="24"/>
          <w:rPrChange w:id="2165" w:author="Jan Kelemen" w:date="2016-01-20T17:07:00Z">
            <w:rPr>
              <w:rFonts w:cs="Times New Roman"/>
              <w:szCs w:val="24"/>
            </w:rPr>
          </w:rPrChange>
        </w:rPr>
        <w:t xml:space="preserve"> Svi korisnici web stranice.</w:t>
      </w:r>
    </w:p>
    <w:p w14:paraId="400EC1E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166" w:author="Jan Kelemen" w:date="2016-01-20T17:07:00Z">
            <w:rPr>
              <w:rFonts w:cs="Times New Roman"/>
              <w:szCs w:val="24"/>
            </w:rPr>
          </w:rPrChange>
        </w:rPr>
      </w:pPr>
      <w:r w:rsidRPr="0020295F">
        <w:rPr>
          <w:rFonts w:cs="Times New Roman"/>
          <w:szCs w:val="24"/>
          <w:rPrChange w:id="2167" w:author="Jan Kelemen" w:date="2016-01-20T17:07:00Z">
            <w:rPr>
              <w:rFonts w:cs="Times New Roman"/>
              <w:b/>
              <w:szCs w:val="24"/>
            </w:rPr>
          </w:rPrChange>
        </w:rPr>
        <w:t>Cilj:</w:t>
      </w:r>
      <w:r w:rsidRPr="0020295F">
        <w:rPr>
          <w:rFonts w:cs="Times New Roman"/>
          <w:szCs w:val="24"/>
          <w:rPrChange w:id="2168" w:author="Jan Kelemen" w:date="2016-01-20T17:07:00Z">
            <w:rPr>
              <w:rFonts w:cs="Times New Roman"/>
              <w:szCs w:val="24"/>
            </w:rPr>
          </w:rPrChange>
        </w:rPr>
        <w:t xml:space="preserve"> Odabir jela za narudžbu.</w:t>
      </w:r>
    </w:p>
    <w:p w14:paraId="1130720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169" w:author="Jan Kelemen" w:date="2016-01-20T17:07:00Z">
            <w:rPr>
              <w:rFonts w:cs="Times New Roman"/>
              <w:b/>
              <w:szCs w:val="24"/>
            </w:rPr>
          </w:rPrChange>
        </w:rPr>
      </w:pPr>
      <w:r w:rsidRPr="0020295F">
        <w:rPr>
          <w:rFonts w:cs="Times New Roman"/>
          <w:szCs w:val="24"/>
          <w:rPrChange w:id="2170" w:author="Jan Kelemen" w:date="2016-01-20T17:07:00Z">
            <w:rPr>
              <w:rFonts w:cs="Times New Roman"/>
              <w:b/>
              <w:szCs w:val="24"/>
            </w:rPr>
          </w:rPrChange>
        </w:rPr>
        <w:t>Sudionici:</w:t>
      </w:r>
      <w:r w:rsidRPr="0020295F">
        <w:rPr>
          <w:rFonts w:cs="Times New Roman"/>
          <w:szCs w:val="24"/>
          <w:rPrChange w:id="2171" w:author="Jan Kelemen" w:date="2016-01-20T17:07:00Z">
            <w:rPr>
              <w:rFonts w:cs="Times New Roman"/>
              <w:szCs w:val="24"/>
            </w:rPr>
          </w:rPrChange>
        </w:rPr>
        <w:t xml:space="preserve"> Baza podataka, poslužitelj.</w:t>
      </w:r>
    </w:p>
    <w:p w14:paraId="0A939DF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172" w:author="Jan Kelemen" w:date="2016-01-20T17:07:00Z">
            <w:rPr>
              <w:rFonts w:cs="Times New Roman"/>
              <w:szCs w:val="24"/>
            </w:rPr>
          </w:rPrChange>
        </w:rPr>
      </w:pPr>
      <w:r w:rsidRPr="0020295F">
        <w:rPr>
          <w:rFonts w:cs="Times New Roman"/>
          <w:szCs w:val="24"/>
          <w:rPrChange w:id="2173" w:author="Jan Kelemen" w:date="2016-01-20T17:07:00Z">
            <w:rPr>
              <w:rFonts w:cs="Times New Roman"/>
              <w:b/>
              <w:szCs w:val="24"/>
            </w:rPr>
          </w:rPrChange>
        </w:rPr>
        <w:t>Preduvjeti:</w:t>
      </w:r>
      <w:r w:rsidRPr="0020295F">
        <w:rPr>
          <w:rFonts w:cs="Times New Roman"/>
          <w:szCs w:val="24"/>
          <w:rPrChange w:id="2174" w:author="Jan Kelemen" w:date="2016-01-20T17:07:00Z">
            <w:rPr>
              <w:rFonts w:cs="Times New Roman"/>
              <w:szCs w:val="24"/>
            </w:rPr>
          </w:rPrChange>
        </w:rPr>
        <w:t xml:space="preserve"> Mogućnost prijave na internet, dostupnost poslužitelja, korisnik se nalazi na ponudi jela.</w:t>
      </w:r>
    </w:p>
    <w:p w14:paraId="5C1EAB6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175" w:author="Jan Kelemen" w:date="2016-01-20T17:07:00Z">
            <w:rPr>
              <w:rFonts w:cs="Times New Roman"/>
              <w:szCs w:val="24"/>
            </w:rPr>
          </w:rPrChange>
        </w:rPr>
      </w:pPr>
      <w:r w:rsidRPr="0020295F">
        <w:rPr>
          <w:rFonts w:cs="Times New Roman"/>
          <w:szCs w:val="24"/>
          <w:rPrChange w:id="2176" w:author="Jan Kelemen" w:date="2016-01-20T17:07:00Z">
            <w:rPr>
              <w:rFonts w:cs="Times New Roman"/>
              <w:b/>
              <w:szCs w:val="24"/>
            </w:rPr>
          </w:rPrChange>
        </w:rPr>
        <w:t xml:space="preserve">Rezultat: </w:t>
      </w:r>
      <w:r w:rsidRPr="0020295F">
        <w:rPr>
          <w:rFonts w:cs="Times New Roman"/>
          <w:szCs w:val="24"/>
          <w:rPrChange w:id="2177" w:author="Jan Kelemen" w:date="2016-01-20T17:07:00Z">
            <w:rPr>
              <w:rFonts w:cs="Times New Roman"/>
              <w:szCs w:val="24"/>
            </w:rPr>
          </w:rPrChange>
        </w:rPr>
        <w:t>Korisnik je uspješno odabrao željeno jelo.</w:t>
      </w:r>
    </w:p>
    <w:p w14:paraId="1FA320A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178" w:author="Jan Kelemen" w:date="2016-01-20T17:07:00Z">
            <w:rPr>
              <w:rFonts w:cs="Times New Roman"/>
              <w:szCs w:val="24"/>
            </w:rPr>
          </w:rPrChange>
        </w:rPr>
      </w:pPr>
      <w:r w:rsidRPr="0020295F">
        <w:rPr>
          <w:rFonts w:cs="Times New Roman"/>
          <w:szCs w:val="24"/>
          <w:rPrChange w:id="2179" w:author="Jan Kelemen" w:date="2016-01-20T17:07:00Z">
            <w:rPr>
              <w:rFonts w:cs="Times New Roman"/>
              <w:b/>
              <w:szCs w:val="24"/>
            </w:rPr>
          </w:rPrChange>
        </w:rPr>
        <w:t>Željeni scenarij:</w:t>
      </w:r>
      <w:r w:rsidRPr="0020295F">
        <w:rPr>
          <w:rFonts w:cs="Times New Roman"/>
          <w:szCs w:val="24"/>
          <w:rPrChange w:id="2180" w:author="Jan Kelemen" w:date="2016-01-20T17:07:00Z">
            <w:rPr>
              <w:rFonts w:cs="Times New Roman"/>
              <w:szCs w:val="24"/>
            </w:rPr>
          </w:rPrChange>
        </w:rPr>
        <w:t xml:space="preserve"> </w:t>
      </w:r>
    </w:p>
    <w:p w14:paraId="50289F60" w14:textId="77777777" w:rsidR="005E4C33" w:rsidRPr="0020295F" w:rsidRDefault="005E4C33" w:rsidP="001A0EE3">
      <w:pPr>
        <w:numPr>
          <w:ilvl w:val="0"/>
          <w:numId w:val="21"/>
        </w:numPr>
        <w:shd w:val="clear" w:color="auto" w:fill="FFFFFF"/>
        <w:spacing w:after="0"/>
        <w:textAlignment w:val="baseline"/>
        <w:rPr>
          <w:rFonts w:cs="Times New Roman"/>
          <w:szCs w:val="24"/>
          <w:rPrChange w:id="2181" w:author="Jan Kelemen" w:date="2016-01-20T17:07:00Z">
            <w:rPr>
              <w:rFonts w:cs="Times New Roman"/>
              <w:szCs w:val="24"/>
            </w:rPr>
          </w:rPrChange>
        </w:rPr>
      </w:pPr>
      <w:r w:rsidRPr="0020295F">
        <w:rPr>
          <w:rFonts w:cs="Times New Roman"/>
          <w:szCs w:val="24"/>
          <w:rPrChange w:id="2182" w:author="Jan Kelemen" w:date="2016-01-20T17:07:00Z">
            <w:rPr>
              <w:rFonts w:cs="Times New Roman"/>
              <w:szCs w:val="24"/>
            </w:rPr>
          </w:rPrChange>
        </w:rPr>
        <w:t>Korisnik odabire željeno jelo unutar odabrane grupe jela.</w:t>
      </w:r>
    </w:p>
    <w:p w14:paraId="7A82503F" w14:textId="24A55F2D" w:rsidR="00972C9B" w:rsidRPr="0020295F" w:rsidRDefault="00972C9B" w:rsidP="001A0EE3">
      <w:pPr>
        <w:numPr>
          <w:ilvl w:val="0"/>
          <w:numId w:val="21"/>
        </w:numPr>
        <w:shd w:val="clear" w:color="auto" w:fill="FFFFFF"/>
        <w:spacing w:after="0"/>
        <w:textAlignment w:val="baseline"/>
        <w:rPr>
          <w:rFonts w:cs="Times New Roman"/>
          <w:szCs w:val="24"/>
          <w:rPrChange w:id="2183" w:author="Jan Kelemen" w:date="2016-01-20T17:07:00Z">
            <w:rPr>
              <w:rFonts w:cs="Times New Roman"/>
              <w:szCs w:val="24"/>
            </w:rPr>
          </w:rPrChange>
        </w:rPr>
      </w:pPr>
      <w:r w:rsidRPr="0020295F">
        <w:rPr>
          <w:rFonts w:cs="Times New Roman"/>
          <w:szCs w:val="24"/>
          <w:rPrChange w:id="2184" w:author="Jan Kelemen" w:date="2016-01-20T17:07:00Z">
            <w:rPr>
              <w:rFonts w:cs="Times New Roman"/>
              <w:szCs w:val="24"/>
            </w:rPr>
          </w:rPrChange>
        </w:rPr>
        <w:t xml:space="preserve">Korisnik klikne na </w:t>
      </w:r>
      <w:r w:rsidR="007D66C6" w:rsidRPr="0020295F">
        <w:rPr>
          <w:rFonts w:cs="Times New Roman"/>
          <w:szCs w:val="24"/>
          <w:rPrChange w:id="2185" w:author="Jan Kelemen" w:date="2016-01-20T17:07:00Z">
            <w:rPr>
              <w:rFonts w:cs="Times New Roman"/>
              <w:szCs w:val="24"/>
            </w:rPr>
          </w:rPrChange>
        </w:rPr>
        <w:t xml:space="preserve">sliku </w:t>
      </w:r>
      <w:r w:rsidRPr="0020295F">
        <w:rPr>
          <w:rFonts w:cs="Times New Roman"/>
          <w:szCs w:val="24"/>
          <w:rPrChange w:id="2186" w:author="Jan Kelemen" w:date="2016-01-20T17:07:00Z">
            <w:rPr>
              <w:rFonts w:cs="Times New Roman"/>
              <w:szCs w:val="24"/>
            </w:rPr>
          </w:rPrChange>
        </w:rPr>
        <w:t>traženog jela.</w:t>
      </w:r>
    </w:p>
    <w:p w14:paraId="0A2D4C15" w14:textId="38AAE689" w:rsidR="007D66C6" w:rsidRPr="0020295F" w:rsidRDefault="005E4C33" w:rsidP="004130A4">
      <w:pPr>
        <w:numPr>
          <w:ilvl w:val="0"/>
          <w:numId w:val="21"/>
        </w:numPr>
        <w:shd w:val="clear" w:color="auto" w:fill="FFFFFF"/>
        <w:spacing w:after="0"/>
        <w:textAlignment w:val="baseline"/>
        <w:rPr>
          <w:rFonts w:cs="Times New Roman"/>
          <w:szCs w:val="24"/>
          <w:rPrChange w:id="2187" w:author="Jan Kelemen" w:date="2016-01-20T17:07:00Z">
            <w:rPr>
              <w:rFonts w:cs="Times New Roman"/>
              <w:szCs w:val="24"/>
            </w:rPr>
          </w:rPrChange>
        </w:rPr>
      </w:pPr>
      <w:r w:rsidRPr="0020295F">
        <w:rPr>
          <w:rFonts w:cs="Times New Roman"/>
          <w:szCs w:val="24"/>
          <w:rPrChange w:id="2188" w:author="Jan Kelemen" w:date="2016-01-20T17:07:00Z">
            <w:rPr>
              <w:rFonts w:cs="Times New Roman"/>
              <w:szCs w:val="24"/>
            </w:rPr>
          </w:rPrChange>
        </w:rPr>
        <w:t xml:space="preserve">Poslužitelj </w:t>
      </w:r>
      <w:r w:rsidR="007D66C6" w:rsidRPr="0020295F">
        <w:rPr>
          <w:rFonts w:cs="Times New Roman"/>
          <w:szCs w:val="24"/>
          <w:rPrChange w:id="2189" w:author="Jan Kelemen" w:date="2016-01-20T17:07:00Z">
            <w:rPr>
              <w:rFonts w:cs="Times New Roman"/>
              <w:szCs w:val="24"/>
            </w:rPr>
          </w:rPrChange>
        </w:rPr>
        <w:t>preusmjerava korisnika na stranicu odabranog jela.</w:t>
      </w:r>
    </w:p>
    <w:p w14:paraId="10D1D7E7" w14:textId="77777777" w:rsidR="000A0B5F" w:rsidRPr="0020295F" w:rsidRDefault="000A0B5F" w:rsidP="004130A4">
      <w:pPr>
        <w:shd w:val="clear" w:color="auto" w:fill="FFFFFF"/>
        <w:spacing w:after="0"/>
        <w:textAlignment w:val="baseline"/>
        <w:rPr>
          <w:rFonts w:cs="Times New Roman"/>
          <w:szCs w:val="24"/>
          <w:rPrChange w:id="2190" w:author="Jan Kelemen" w:date="2016-01-20T17:07:00Z">
            <w:rPr>
              <w:rFonts w:cs="Times New Roman"/>
              <w:szCs w:val="24"/>
            </w:rPr>
          </w:rPrChange>
        </w:rPr>
      </w:pPr>
    </w:p>
    <w:p w14:paraId="5D5461AD" w14:textId="77777777" w:rsidR="005E4C33" w:rsidRPr="0020295F" w:rsidRDefault="005E4C33" w:rsidP="001A0EE3">
      <w:pPr>
        <w:numPr>
          <w:ilvl w:val="0"/>
          <w:numId w:val="13"/>
        </w:numPr>
        <w:shd w:val="clear" w:color="auto" w:fill="FFFFFF"/>
        <w:spacing w:after="0"/>
        <w:textAlignment w:val="baseline"/>
        <w:rPr>
          <w:rFonts w:cs="Times New Roman"/>
          <w:szCs w:val="24"/>
          <w:rPrChange w:id="2191" w:author="Jan Kelemen" w:date="2016-01-20T17:07:00Z">
            <w:rPr>
              <w:rFonts w:cs="Times New Roman"/>
              <w:b/>
              <w:szCs w:val="24"/>
            </w:rPr>
          </w:rPrChange>
        </w:rPr>
      </w:pPr>
      <w:r w:rsidRPr="0020295F">
        <w:rPr>
          <w:rFonts w:cs="Times New Roman"/>
          <w:szCs w:val="24"/>
          <w:rPrChange w:id="2192" w:author="Jan Kelemen" w:date="2016-01-20T17:07:00Z">
            <w:rPr>
              <w:rFonts w:cs="Times New Roman"/>
              <w:b/>
              <w:szCs w:val="24"/>
            </w:rPr>
          </w:rPrChange>
        </w:rPr>
        <w:t>UC09 – PregledKošarice</w:t>
      </w:r>
    </w:p>
    <w:p w14:paraId="093422D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193" w:author="Jan Kelemen" w:date="2016-01-20T17:07:00Z">
            <w:rPr>
              <w:rFonts w:cs="Times New Roman"/>
              <w:szCs w:val="24"/>
            </w:rPr>
          </w:rPrChange>
        </w:rPr>
      </w:pPr>
      <w:r w:rsidRPr="0020295F">
        <w:rPr>
          <w:rFonts w:cs="Times New Roman"/>
          <w:szCs w:val="24"/>
          <w:rPrChange w:id="2194" w:author="Jan Kelemen" w:date="2016-01-20T17:07:00Z">
            <w:rPr>
              <w:rFonts w:cs="Times New Roman"/>
              <w:b/>
              <w:szCs w:val="24"/>
            </w:rPr>
          </w:rPrChange>
        </w:rPr>
        <w:t>Glavni sudionik:</w:t>
      </w:r>
      <w:r w:rsidRPr="0020295F">
        <w:rPr>
          <w:rFonts w:cs="Times New Roman"/>
          <w:szCs w:val="24"/>
          <w:rPrChange w:id="2195" w:author="Jan Kelemen" w:date="2016-01-20T17:07:00Z">
            <w:rPr>
              <w:rFonts w:cs="Times New Roman"/>
              <w:szCs w:val="24"/>
            </w:rPr>
          </w:rPrChange>
        </w:rPr>
        <w:t xml:space="preserve"> Svi korisnici web stranice.</w:t>
      </w:r>
    </w:p>
    <w:p w14:paraId="302A12D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196" w:author="Jan Kelemen" w:date="2016-01-20T17:07:00Z">
            <w:rPr>
              <w:rFonts w:cs="Times New Roman"/>
              <w:szCs w:val="24"/>
            </w:rPr>
          </w:rPrChange>
        </w:rPr>
      </w:pPr>
      <w:r w:rsidRPr="0020295F">
        <w:rPr>
          <w:rFonts w:cs="Times New Roman"/>
          <w:szCs w:val="24"/>
          <w:rPrChange w:id="2197" w:author="Jan Kelemen" w:date="2016-01-20T17:07:00Z">
            <w:rPr>
              <w:rFonts w:cs="Times New Roman"/>
              <w:b/>
              <w:szCs w:val="24"/>
            </w:rPr>
          </w:rPrChange>
        </w:rPr>
        <w:t>Cilj:</w:t>
      </w:r>
      <w:r w:rsidRPr="0020295F">
        <w:rPr>
          <w:rFonts w:cs="Times New Roman"/>
          <w:szCs w:val="24"/>
          <w:rPrChange w:id="2198" w:author="Jan Kelemen" w:date="2016-01-20T17:07:00Z">
            <w:rPr>
              <w:rFonts w:cs="Times New Roman"/>
              <w:szCs w:val="24"/>
            </w:rPr>
          </w:rPrChange>
        </w:rPr>
        <w:t xml:space="preserve"> Pregledati odabrana jela u košarici.</w:t>
      </w:r>
    </w:p>
    <w:p w14:paraId="5920749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199" w:author="Jan Kelemen" w:date="2016-01-20T17:07:00Z">
            <w:rPr>
              <w:rFonts w:cs="Times New Roman"/>
              <w:b/>
              <w:szCs w:val="24"/>
            </w:rPr>
          </w:rPrChange>
        </w:rPr>
      </w:pPr>
      <w:r w:rsidRPr="0020295F">
        <w:rPr>
          <w:rFonts w:cs="Times New Roman"/>
          <w:szCs w:val="24"/>
          <w:rPrChange w:id="2200" w:author="Jan Kelemen" w:date="2016-01-20T17:07:00Z">
            <w:rPr>
              <w:rFonts w:cs="Times New Roman"/>
              <w:b/>
              <w:szCs w:val="24"/>
            </w:rPr>
          </w:rPrChange>
        </w:rPr>
        <w:t xml:space="preserve">Sudionici: </w:t>
      </w:r>
      <w:r w:rsidRPr="0020295F">
        <w:rPr>
          <w:rFonts w:cs="Times New Roman"/>
          <w:szCs w:val="24"/>
          <w:rPrChange w:id="2201" w:author="Jan Kelemen" w:date="2016-01-20T17:07:00Z">
            <w:rPr>
              <w:rFonts w:cs="Times New Roman"/>
              <w:szCs w:val="24"/>
            </w:rPr>
          </w:rPrChange>
        </w:rPr>
        <w:t>Baza podataka, poslužitelj.</w:t>
      </w:r>
    </w:p>
    <w:p w14:paraId="4D25226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202" w:author="Jan Kelemen" w:date="2016-01-20T17:07:00Z">
            <w:rPr>
              <w:rFonts w:cs="Times New Roman"/>
              <w:szCs w:val="24"/>
            </w:rPr>
          </w:rPrChange>
        </w:rPr>
      </w:pPr>
      <w:r w:rsidRPr="0020295F">
        <w:rPr>
          <w:rFonts w:cs="Times New Roman"/>
          <w:szCs w:val="24"/>
          <w:rPrChange w:id="2203" w:author="Jan Kelemen" w:date="2016-01-20T17:07:00Z">
            <w:rPr>
              <w:rFonts w:cs="Times New Roman"/>
              <w:b/>
              <w:szCs w:val="24"/>
            </w:rPr>
          </w:rPrChange>
        </w:rPr>
        <w:t>Preduvjeti:</w:t>
      </w:r>
      <w:r w:rsidRPr="0020295F">
        <w:rPr>
          <w:rFonts w:cs="Times New Roman"/>
          <w:szCs w:val="24"/>
          <w:rPrChange w:id="2204" w:author="Jan Kelemen" w:date="2016-01-20T17:07:00Z">
            <w:rPr>
              <w:rFonts w:cs="Times New Roman"/>
              <w:szCs w:val="24"/>
            </w:rPr>
          </w:rPrChange>
        </w:rPr>
        <w:t xml:space="preserve"> Mogućnost prijave na internet, dostupnost poslužitelja.</w:t>
      </w:r>
    </w:p>
    <w:p w14:paraId="24A51AE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205" w:author="Jan Kelemen" w:date="2016-01-20T17:07:00Z">
            <w:rPr>
              <w:rFonts w:cs="Times New Roman"/>
              <w:szCs w:val="24"/>
            </w:rPr>
          </w:rPrChange>
        </w:rPr>
      </w:pPr>
      <w:r w:rsidRPr="0020295F">
        <w:rPr>
          <w:rFonts w:cs="Times New Roman"/>
          <w:szCs w:val="24"/>
          <w:rPrChange w:id="2206" w:author="Jan Kelemen" w:date="2016-01-20T17:07:00Z">
            <w:rPr>
              <w:rFonts w:cs="Times New Roman"/>
              <w:b/>
              <w:szCs w:val="24"/>
            </w:rPr>
          </w:rPrChange>
        </w:rPr>
        <w:t xml:space="preserve">Rezultat: </w:t>
      </w:r>
      <w:r w:rsidRPr="0020295F">
        <w:rPr>
          <w:rFonts w:cs="Times New Roman"/>
          <w:szCs w:val="24"/>
          <w:rPrChange w:id="2207" w:author="Jan Kelemen" w:date="2016-01-20T17:07:00Z">
            <w:rPr>
              <w:rFonts w:cs="Times New Roman"/>
              <w:szCs w:val="24"/>
            </w:rPr>
          </w:rPrChange>
        </w:rPr>
        <w:t>Uspješno pregledavanje košarice.</w:t>
      </w:r>
    </w:p>
    <w:p w14:paraId="6D05580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208" w:author="Jan Kelemen" w:date="2016-01-20T17:07:00Z">
            <w:rPr>
              <w:rFonts w:cs="Times New Roman"/>
              <w:szCs w:val="24"/>
            </w:rPr>
          </w:rPrChange>
        </w:rPr>
      </w:pPr>
      <w:r w:rsidRPr="0020295F">
        <w:rPr>
          <w:rFonts w:cs="Times New Roman"/>
          <w:szCs w:val="24"/>
          <w:rPrChange w:id="2209" w:author="Jan Kelemen" w:date="2016-01-20T17:07:00Z">
            <w:rPr>
              <w:rFonts w:cs="Times New Roman"/>
              <w:b/>
              <w:szCs w:val="24"/>
            </w:rPr>
          </w:rPrChange>
        </w:rPr>
        <w:t>Željeni scenarij:</w:t>
      </w:r>
      <w:r w:rsidRPr="0020295F">
        <w:rPr>
          <w:rFonts w:cs="Times New Roman"/>
          <w:szCs w:val="24"/>
          <w:rPrChange w:id="2210" w:author="Jan Kelemen" w:date="2016-01-20T17:07:00Z">
            <w:rPr>
              <w:rFonts w:cs="Times New Roman"/>
              <w:szCs w:val="24"/>
            </w:rPr>
          </w:rPrChange>
        </w:rPr>
        <w:t xml:space="preserve"> </w:t>
      </w:r>
    </w:p>
    <w:p w14:paraId="010EA4B1" w14:textId="2CDB1A0A" w:rsidR="005E4C33" w:rsidRPr="0020295F" w:rsidRDefault="005E4C33" w:rsidP="001A0EE3">
      <w:pPr>
        <w:numPr>
          <w:ilvl w:val="0"/>
          <w:numId w:val="20"/>
        </w:numPr>
        <w:shd w:val="clear" w:color="auto" w:fill="FFFFFF"/>
        <w:spacing w:after="0"/>
        <w:textAlignment w:val="baseline"/>
        <w:rPr>
          <w:rFonts w:cs="Times New Roman"/>
          <w:szCs w:val="24"/>
          <w:rPrChange w:id="2211" w:author="Jan Kelemen" w:date="2016-01-20T17:07:00Z">
            <w:rPr>
              <w:rFonts w:cs="Times New Roman"/>
              <w:szCs w:val="24"/>
            </w:rPr>
          </w:rPrChange>
        </w:rPr>
      </w:pPr>
      <w:r w:rsidRPr="0020295F">
        <w:rPr>
          <w:rFonts w:cs="Times New Roman"/>
          <w:szCs w:val="24"/>
          <w:rPrChange w:id="2212" w:author="Jan Kelemen" w:date="2016-01-20T17:07:00Z">
            <w:rPr>
              <w:rFonts w:cs="Times New Roman"/>
              <w:szCs w:val="24"/>
            </w:rPr>
          </w:rPrChange>
        </w:rPr>
        <w:t xml:space="preserve">Korisnik klikne </w:t>
      </w:r>
      <w:r w:rsidR="007D66C6" w:rsidRPr="0020295F">
        <w:rPr>
          <w:rFonts w:cs="Times New Roman"/>
          <w:szCs w:val="24"/>
          <w:rPrChange w:id="2213" w:author="Jan Kelemen" w:date="2016-01-20T17:07:00Z">
            <w:rPr>
              <w:rFonts w:cs="Times New Roman"/>
              <w:szCs w:val="24"/>
            </w:rPr>
          </w:rPrChange>
        </w:rPr>
        <w:t>košaricu u gornjem desnom kutu.</w:t>
      </w:r>
    </w:p>
    <w:p w14:paraId="29D0CAEE" w14:textId="77777777" w:rsidR="005E4C33" w:rsidRPr="0020295F" w:rsidRDefault="005E4C33" w:rsidP="001A0EE3">
      <w:pPr>
        <w:numPr>
          <w:ilvl w:val="0"/>
          <w:numId w:val="20"/>
        </w:numPr>
        <w:shd w:val="clear" w:color="auto" w:fill="FFFFFF"/>
        <w:spacing w:after="0"/>
        <w:textAlignment w:val="baseline"/>
        <w:rPr>
          <w:rFonts w:cs="Times New Roman"/>
          <w:szCs w:val="24"/>
          <w:rPrChange w:id="2214" w:author="Jan Kelemen" w:date="2016-01-20T17:07:00Z">
            <w:rPr>
              <w:rFonts w:cs="Times New Roman"/>
              <w:szCs w:val="24"/>
            </w:rPr>
          </w:rPrChange>
        </w:rPr>
      </w:pPr>
      <w:r w:rsidRPr="0020295F">
        <w:rPr>
          <w:rFonts w:cs="Times New Roman"/>
          <w:szCs w:val="24"/>
          <w:rPrChange w:id="2215" w:author="Jan Kelemen" w:date="2016-01-20T17:07:00Z">
            <w:rPr>
              <w:rFonts w:cs="Times New Roman"/>
              <w:szCs w:val="24"/>
            </w:rPr>
          </w:rPrChange>
        </w:rPr>
        <w:t>Poslužitelj preusmjerava korisnika na njegovu košaricu.</w:t>
      </w:r>
    </w:p>
    <w:p w14:paraId="4A05E1E1" w14:textId="77777777" w:rsidR="005E4C33" w:rsidRPr="0020295F" w:rsidRDefault="005E4C33" w:rsidP="001A0EE3">
      <w:pPr>
        <w:numPr>
          <w:ilvl w:val="0"/>
          <w:numId w:val="13"/>
        </w:numPr>
        <w:shd w:val="clear" w:color="auto" w:fill="FFFFFF"/>
        <w:spacing w:after="0"/>
        <w:textAlignment w:val="baseline"/>
        <w:rPr>
          <w:rFonts w:cs="Times New Roman"/>
          <w:szCs w:val="24"/>
          <w:rPrChange w:id="2216" w:author="Jan Kelemen" w:date="2016-01-20T17:07:00Z">
            <w:rPr>
              <w:rFonts w:cs="Times New Roman"/>
              <w:b/>
              <w:szCs w:val="24"/>
            </w:rPr>
          </w:rPrChange>
        </w:rPr>
      </w:pPr>
      <w:r w:rsidRPr="0020295F">
        <w:rPr>
          <w:rFonts w:cs="Times New Roman"/>
          <w:szCs w:val="24"/>
          <w:rPrChange w:id="2217" w:author="Jan Kelemen" w:date="2016-01-20T17:07:00Z">
            <w:rPr>
              <w:rFonts w:cs="Times New Roman"/>
              <w:b/>
              <w:szCs w:val="24"/>
            </w:rPr>
          </w:rPrChange>
        </w:rPr>
        <w:t>UC10 – DodajUKošaricuSPonude</w:t>
      </w:r>
    </w:p>
    <w:p w14:paraId="5EB75CC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218" w:author="Jan Kelemen" w:date="2016-01-20T17:07:00Z">
            <w:rPr>
              <w:rFonts w:cs="Times New Roman"/>
              <w:szCs w:val="24"/>
            </w:rPr>
          </w:rPrChange>
        </w:rPr>
      </w:pPr>
      <w:r w:rsidRPr="0020295F">
        <w:rPr>
          <w:rFonts w:cs="Times New Roman"/>
          <w:szCs w:val="24"/>
          <w:rPrChange w:id="2219" w:author="Jan Kelemen" w:date="2016-01-20T17:07:00Z">
            <w:rPr>
              <w:rFonts w:cs="Times New Roman"/>
              <w:b/>
              <w:szCs w:val="24"/>
            </w:rPr>
          </w:rPrChange>
        </w:rPr>
        <w:t>Glavni sudionik:</w:t>
      </w:r>
      <w:r w:rsidRPr="0020295F">
        <w:rPr>
          <w:rFonts w:cs="Times New Roman"/>
          <w:szCs w:val="24"/>
          <w:rPrChange w:id="2220" w:author="Jan Kelemen" w:date="2016-01-20T17:07:00Z">
            <w:rPr>
              <w:rFonts w:cs="Times New Roman"/>
              <w:szCs w:val="24"/>
            </w:rPr>
          </w:rPrChange>
        </w:rPr>
        <w:t xml:space="preserve"> Svi korisnici web stranice.</w:t>
      </w:r>
    </w:p>
    <w:p w14:paraId="3B6F0CF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221" w:author="Jan Kelemen" w:date="2016-01-20T17:07:00Z">
            <w:rPr>
              <w:rFonts w:cs="Times New Roman"/>
              <w:szCs w:val="24"/>
            </w:rPr>
          </w:rPrChange>
        </w:rPr>
      </w:pPr>
      <w:r w:rsidRPr="0020295F">
        <w:rPr>
          <w:rFonts w:cs="Times New Roman"/>
          <w:szCs w:val="24"/>
          <w:rPrChange w:id="2222" w:author="Jan Kelemen" w:date="2016-01-20T17:07:00Z">
            <w:rPr>
              <w:rFonts w:cs="Times New Roman"/>
              <w:b/>
              <w:szCs w:val="24"/>
            </w:rPr>
          </w:rPrChange>
        </w:rPr>
        <w:lastRenderedPageBreak/>
        <w:t>Cilj:</w:t>
      </w:r>
      <w:r w:rsidRPr="0020295F">
        <w:rPr>
          <w:rFonts w:cs="Times New Roman"/>
          <w:szCs w:val="24"/>
          <w:rPrChange w:id="2223" w:author="Jan Kelemen" w:date="2016-01-20T17:07:00Z">
            <w:rPr>
              <w:rFonts w:cs="Times New Roman"/>
              <w:szCs w:val="24"/>
            </w:rPr>
          </w:rPrChange>
        </w:rPr>
        <w:t xml:space="preserve"> Dodati odabrano jelo u košaricu s ponude jela.</w:t>
      </w:r>
    </w:p>
    <w:p w14:paraId="2E51554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224" w:author="Jan Kelemen" w:date="2016-01-20T17:07:00Z">
            <w:rPr>
              <w:rFonts w:cs="Times New Roman"/>
              <w:b/>
              <w:szCs w:val="24"/>
            </w:rPr>
          </w:rPrChange>
        </w:rPr>
      </w:pPr>
      <w:r w:rsidRPr="0020295F">
        <w:rPr>
          <w:rFonts w:cs="Times New Roman"/>
          <w:szCs w:val="24"/>
          <w:rPrChange w:id="2225" w:author="Jan Kelemen" w:date="2016-01-20T17:07:00Z">
            <w:rPr>
              <w:rFonts w:cs="Times New Roman"/>
              <w:b/>
              <w:szCs w:val="24"/>
            </w:rPr>
          </w:rPrChange>
        </w:rPr>
        <w:t xml:space="preserve">Sudionici: </w:t>
      </w:r>
      <w:r w:rsidRPr="0020295F">
        <w:rPr>
          <w:rFonts w:cs="Times New Roman"/>
          <w:szCs w:val="24"/>
          <w:rPrChange w:id="2226" w:author="Jan Kelemen" w:date="2016-01-20T17:07:00Z">
            <w:rPr>
              <w:rFonts w:cs="Times New Roman"/>
              <w:szCs w:val="24"/>
            </w:rPr>
          </w:rPrChange>
        </w:rPr>
        <w:t>Baza podataka,  poslužitelj.</w:t>
      </w:r>
    </w:p>
    <w:p w14:paraId="0141F7D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227" w:author="Jan Kelemen" w:date="2016-01-20T17:07:00Z">
            <w:rPr>
              <w:rFonts w:cs="Times New Roman"/>
              <w:szCs w:val="24"/>
            </w:rPr>
          </w:rPrChange>
        </w:rPr>
      </w:pPr>
      <w:r w:rsidRPr="0020295F">
        <w:rPr>
          <w:rFonts w:cs="Times New Roman"/>
          <w:szCs w:val="24"/>
          <w:rPrChange w:id="2228" w:author="Jan Kelemen" w:date="2016-01-20T17:07:00Z">
            <w:rPr>
              <w:rFonts w:cs="Times New Roman"/>
              <w:b/>
              <w:szCs w:val="24"/>
            </w:rPr>
          </w:rPrChange>
        </w:rPr>
        <w:t>Preduvjeti:</w:t>
      </w:r>
      <w:r w:rsidRPr="0020295F">
        <w:rPr>
          <w:rFonts w:cs="Times New Roman"/>
          <w:szCs w:val="24"/>
          <w:rPrChange w:id="2229" w:author="Jan Kelemen" w:date="2016-01-20T17:07:00Z">
            <w:rPr>
              <w:rFonts w:cs="Times New Roman"/>
              <w:szCs w:val="24"/>
            </w:rPr>
          </w:rPrChange>
        </w:rPr>
        <w:t xml:space="preserve"> Mogućnost prijave na internet, dostupnost poslužitelja, korisnik se nalazi na ponudi jela.</w:t>
      </w:r>
    </w:p>
    <w:p w14:paraId="5ACE960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230" w:author="Jan Kelemen" w:date="2016-01-20T17:07:00Z">
            <w:rPr>
              <w:rFonts w:cs="Times New Roman"/>
              <w:szCs w:val="24"/>
            </w:rPr>
          </w:rPrChange>
        </w:rPr>
      </w:pPr>
      <w:r w:rsidRPr="0020295F">
        <w:rPr>
          <w:rFonts w:cs="Times New Roman"/>
          <w:szCs w:val="24"/>
          <w:rPrChange w:id="2231" w:author="Jan Kelemen" w:date="2016-01-20T17:07:00Z">
            <w:rPr>
              <w:rFonts w:cs="Times New Roman"/>
              <w:b/>
              <w:szCs w:val="24"/>
            </w:rPr>
          </w:rPrChange>
        </w:rPr>
        <w:t xml:space="preserve">Rezultat: </w:t>
      </w:r>
      <w:r w:rsidRPr="0020295F">
        <w:rPr>
          <w:rFonts w:cs="Times New Roman"/>
          <w:szCs w:val="24"/>
          <w:rPrChange w:id="2232" w:author="Jan Kelemen" w:date="2016-01-20T17:07:00Z">
            <w:rPr>
              <w:rFonts w:cs="Times New Roman"/>
              <w:szCs w:val="24"/>
            </w:rPr>
          </w:rPrChange>
        </w:rPr>
        <w:t>Korisnik je uspješno dodao odabrano jelo u košaricu.</w:t>
      </w:r>
    </w:p>
    <w:p w14:paraId="425F567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233" w:author="Jan Kelemen" w:date="2016-01-20T17:07:00Z">
            <w:rPr>
              <w:rFonts w:cs="Times New Roman"/>
              <w:szCs w:val="24"/>
            </w:rPr>
          </w:rPrChange>
        </w:rPr>
      </w:pPr>
      <w:r w:rsidRPr="0020295F">
        <w:rPr>
          <w:rFonts w:cs="Times New Roman"/>
          <w:szCs w:val="24"/>
          <w:rPrChange w:id="2234" w:author="Jan Kelemen" w:date="2016-01-20T17:07:00Z">
            <w:rPr>
              <w:rFonts w:cs="Times New Roman"/>
              <w:b/>
              <w:szCs w:val="24"/>
            </w:rPr>
          </w:rPrChange>
        </w:rPr>
        <w:t>Željeni scenarij:</w:t>
      </w:r>
      <w:r w:rsidRPr="0020295F">
        <w:rPr>
          <w:rFonts w:cs="Times New Roman"/>
          <w:szCs w:val="24"/>
          <w:rPrChange w:id="2235" w:author="Jan Kelemen" w:date="2016-01-20T17:07:00Z">
            <w:rPr>
              <w:rFonts w:cs="Times New Roman"/>
              <w:szCs w:val="24"/>
            </w:rPr>
          </w:rPrChange>
        </w:rPr>
        <w:t xml:space="preserve"> </w:t>
      </w:r>
    </w:p>
    <w:p w14:paraId="5E855EE2" w14:textId="77777777" w:rsidR="005E4C33" w:rsidRPr="0020295F" w:rsidRDefault="005E4C33" w:rsidP="001A0EE3">
      <w:pPr>
        <w:numPr>
          <w:ilvl w:val="0"/>
          <w:numId w:val="22"/>
        </w:numPr>
        <w:shd w:val="clear" w:color="auto" w:fill="FFFFFF"/>
        <w:spacing w:after="0"/>
        <w:textAlignment w:val="baseline"/>
        <w:rPr>
          <w:rFonts w:cs="Times New Roman"/>
          <w:szCs w:val="24"/>
          <w:rPrChange w:id="2236" w:author="Jan Kelemen" w:date="2016-01-20T17:07:00Z">
            <w:rPr>
              <w:rFonts w:cs="Times New Roman"/>
              <w:szCs w:val="24"/>
            </w:rPr>
          </w:rPrChange>
        </w:rPr>
      </w:pPr>
      <w:r w:rsidRPr="0020295F">
        <w:rPr>
          <w:rFonts w:cs="Times New Roman"/>
          <w:szCs w:val="24"/>
          <w:rPrChange w:id="2237" w:author="Jan Kelemen" w:date="2016-01-20T17:07:00Z">
            <w:rPr>
              <w:rFonts w:cs="Times New Roman"/>
              <w:szCs w:val="24"/>
            </w:rPr>
          </w:rPrChange>
        </w:rPr>
        <w:t>Korisnik pronađe željeno jelo.</w:t>
      </w:r>
    </w:p>
    <w:p w14:paraId="3D95F8C4" w14:textId="6C82ABDA" w:rsidR="005E4C33" w:rsidRPr="0020295F" w:rsidRDefault="005E4C33" w:rsidP="001A0EE3">
      <w:pPr>
        <w:numPr>
          <w:ilvl w:val="0"/>
          <w:numId w:val="22"/>
        </w:numPr>
        <w:shd w:val="clear" w:color="auto" w:fill="FFFFFF"/>
        <w:spacing w:after="0"/>
        <w:textAlignment w:val="baseline"/>
        <w:rPr>
          <w:rFonts w:cs="Times New Roman"/>
          <w:szCs w:val="24"/>
          <w:rPrChange w:id="2238" w:author="Jan Kelemen" w:date="2016-01-20T17:07:00Z">
            <w:rPr>
              <w:rFonts w:cs="Times New Roman"/>
              <w:szCs w:val="24"/>
            </w:rPr>
          </w:rPrChange>
        </w:rPr>
      </w:pPr>
      <w:r w:rsidRPr="0020295F">
        <w:rPr>
          <w:rFonts w:cs="Times New Roman"/>
          <w:szCs w:val="24"/>
          <w:rPrChange w:id="2239" w:author="Jan Kelemen" w:date="2016-01-20T17:07:00Z">
            <w:rPr>
              <w:rFonts w:cs="Times New Roman"/>
              <w:szCs w:val="24"/>
            </w:rPr>
          </w:rPrChange>
        </w:rPr>
        <w:t>Pored odabranog jela klikne na gumb „Dodaj“.</w:t>
      </w:r>
    </w:p>
    <w:p w14:paraId="16DF092F" w14:textId="58345B83" w:rsidR="007D66C6" w:rsidRPr="0020295F" w:rsidRDefault="005E4C33">
      <w:pPr>
        <w:numPr>
          <w:ilvl w:val="0"/>
          <w:numId w:val="22"/>
        </w:numPr>
        <w:shd w:val="clear" w:color="auto" w:fill="FFFFFF"/>
        <w:spacing w:after="0"/>
        <w:textAlignment w:val="baseline"/>
        <w:rPr>
          <w:rFonts w:cs="Times New Roman"/>
          <w:szCs w:val="24"/>
          <w:rPrChange w:id="2240" w:author="Jan Kelemen" w:date="2016-01-20T17:07:00Z">
            <w:rPr>
              <w:rFonts w:cs="Times New Roman"/>
              <w:szCs w:val="24"/>
            </w:rPr>
          </w:rPrChange>
        </w:rPr>
      </w:pPr>
      <w:r w:rsidRPr="0020295F">
        <w:rPr>
          <w:rFonts w:cs="Times New Roman"/>
          <w:szCs w:val="24"/>
          <w:rPrChange w:id="2241" w:author="Jan Kelemen" w:date="2016-01-20T17:07:00Z">
            <w:rPr>
              <w:rFonts w:cs="Times New Roman"/>
              <w:szCs w:val="24"/>
            </w:rPr>
          </w:rPrChange>
        </w:rPr>
        <w:t>Odabrano jelo je dodano u košaricu.</w:t>
      </w:r>
    </w:p>
    <w:p w14:paraId="263C64EE" w14:textId="77777777" w:rsidR="00BB2AD7" w:rsidRPr="0020295F" w:rsidRDefault="00BB2AD7" w:rsidP="00D9128D">
      <w:pPr>
        <w:shd w:val="clear" w:color="auto" w:fill="FFFFFF"/>
        <w:spacing w:after="0"/>
        <w:ind w:left="2880"/>
        <w:textAlignment w:val="baseline"/>
        <w:rPr>
          <w:rFonts w:cs="Times New Roman"/>
          <w:szCs w:val="24"/>
          <w:rPrChange w:id="2242" w:author="Jan Kelemen" w:date="2016-01-20T17:07:00Z">
            <w:rPr>
              <w:rFonts w:cs="Times New Roman"/>
              <w:szCs w:val="24"/>
            </w:rPr>
          </w:rPrChange>
        </w:rPr>
      </w:pPr>
    </w:p>
    <w:p w14:paraId="57A1D0F4" w14:textId="77777777" w:rsidR="005E4C33" w:rsidRPr="0020295F" w:rsidRDefault="005E4C33" w:rsidP="001A0EE3">
      <w:pPr>
        <w:numPr>
          <w:ilvl w:val="0"/>
          <w:numId w:val="13"/>
        </w:numPr>
        <w:shd w:val="clear" w:color="auto" w:fill="FFFFFF"/>
        <w:spacing w:after="0"/>
        <w:textAlignment w:val="baseline"/>
        <w:rPr>
          <w:rFonts w:cs="Times New Roman"/>
          <w:szCs w:val="24"/>
          <w:rPrChange w:id="2243" w:author="Jan Kelemen" w:date="2016-01-20T17:07:00Z">
            <w:rPr>
              <w:rFonts w:cs="Times New Roman"/>
              <w:b/>
              <w:szCs w:val="24"/>
            </w:rPr>
          </w:rPrChange>
        </w:rPr>
      </w:pPr>
      <w:r w:rsidRPr="0020295F">
        <w:rPr>
          <w:rFonts w:cs="Times New Roman"/>
          <w:szCs w:val="24"/>
          <w:rPrChange w:id="2244" w:author="Jan Kelemen" w:date="2016-01-20T17:07:00Z">
            <w:rPr>
              <w:rFonts w:cs="Times New Roman"/>
              <w:b/>
              <w:szCs w:val="24"/>
            </w:rPr>
          </w:rPrChange>
        </w:rPr>
        <w:t>UC11 – DodajUKošaricuSaStraniceJela</w:t>
      </w:r>
    </w:p>
    <w:p w14:paraId="75DA01E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245" w:author="Jan Kelemen" w:date="2016-01-20T17:07:00Z">
            <w:rPr>
              <w:rFonts w:cs="Times New Roman"/>
              <w:szCs w:val="24"/>
            </w:rPr>
          </w:rPrChange>
        </w:rPr>
      </w:pPr>
      <w:r w:rsidRPr="0020295F">
        <w:rPr>
          <w:rFonts w:cs="Times New Roman"/>
          <w:szCs w:val="24"/>
          <w:rPrChange w:id="2246" w:author="Jan Kelemen" w:date="2016-01-20T17:07:00Z">
            <w:rPr>
              <w:rFonts w:cs="Times New Roman"/>
              <w:b/>
              <w:szCs w:val="24"/>
            </w:rPr>
          </w:rPrChange>
        </w:rPr>
        <w:t>Glavni sudionik:</w:t>
      </w:r>
      <w:r w:rsidRPr="0020295F">
        <w:rPr>
          <w:rFonts w:cs="Times New Roman"/>
          <w:szCs w:val="24"/>
          <w:rPrChange w:id="2247" w:author="Jan Kelemen" w:date="2016-01-20T17:07:00Z">
            <w:rPr>
              <w:rFonts w:cs="Times New Roman"/>
              <w:szCs w:val="24"/>
            </w:rPr>
          </w:rPrChange>
        </w:rPr>
        <w:t xml:space="preserve"> Svi korisnici web stranice.</w:t>
      </w:r>
    </w:p>
    <w:p w14:paraId="4787A58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248" w:author="Jan Kelemen" w:date="2016-01-20T17:07:00Z">
            <w:rPr>
              <w:rFonts w:cs="Times New Roman"/>
              <w:szCs w:val="24"/>
            </w:rPr>
          </w:rPrChange>
        </w:rPr>
      </w:pPr>
      <w:r w:rsidRPr="0020295F">
        <w:rPr>
          <w:rFonts w:cs="Times New Roman"/>
          <w:szCs w:val="24"/>
          <w:rPrChange w:id="2249" w:author="Jan Kelemen" w:date="2016-01-20T17:07:00Z">
            <w:rPr>
              <w:rFonts w:cs="Times New Roman"/>
              <w:b/>
              <w:szCs w:val="24"/>
            </w:rPr>
          </w:rPrChange>
        </w:rPr>
        <w:t>Cilj:</w:t>
      </w:r>
      <w:r w:rsidRPr="0020295F">
        <w:rPr>
          <w:rFonts w:cs="Times New Roman"/>
          <w:szCs w:val="24"/>
          <w:rPrChange w:id="2250" w:author="Jan Kelemen" w:date="2016-01-20T17:07:00Z">
            <w:rPr>
              <w:rFonts w:cs="Times New Roman"/>
              <w:szCs w:val="24"/>
            </w:rPr>
          </w:rPrChange>
        </w:rPr>
        <w:t xml:space="preserve"> Dodati odabrano jelo u košaricu sa stranice jela.</w:t>
      </w:r>
    </w:p>
    <w:p w14:paraId="39E6F9B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251" w:author="Jan Kelemen" w:date="2016-01-20T17:07:00Z">
            <w:rPr>
              <w:rFonts w:cs="Times New Roman"/>
              <w:b/>
              <w:szCs w:val="24"/>
            </w:rPr>
          </w:rPrChange>
        </w:rPr>
      </w:pPr>
      <w:r w:rsidRPr="0020295F">
        <w:rPr>
          <w:rFonts w:cs="Times New Roman"/>
          <w:szCs w:val="24"/>
          <w:rPrChange w:id="2252" w:author="Jan Kelemen" w:date="2016-01-20T17:07:00Z">
            <w:rPr>
              <w:rFonts w:cs="Times New Roman"/>
              <w:b/>
              <w:szCs w:val="24"/>
            </w:rPr>
          </w:rPrChange>
        </w:rPr>
        <w:t xml:space="preserve">Sudionici: </w:t>
      </w:r>
      <w:r w:rsidRPr="0020295F">
        <w:rPr>
          <w:rFonts w:cs="Times New Roman"/>
          <w:szCs w:val="24"/>
          <w:rPrChange w:id="2253" w:author="Jan Kelemen" w:date="2016-01-20T17:07:00Z">
            <w:rPr>
              <w:rFonts w:cs="Times New Roman"/>
              <w:szCs w:val="24"/>
            </w:rPr>
          </w:rPrChange>
        </w:rPr>
        <w:t>Baza podataka, poslužitelj.</w:t>
      </w:r>
    </w:p>
    <w:p w14:paraId="6D061BF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254" w:author="Jan Kelemen" w:date="2016-01-20T17:07:00Z">
            <w:rPr>
              <w:rFonts w:cs="Times New Roman"/>
              <w:szCs w:val="24"/>
            </w:rPr>
          </w:rPrChange>
        </w:rPr>
      </w:pPr>
      <w:r w:rsidRPr="0020295F">
        <w:rPr>
          <w:rFonts w:cs="Times New Roman"/>
          <w:szCs w:val="24"/>
          <w:rPrChange w:id="2255" w:author="Jan Kelemen" w:date="2016-01-20T17:07:00Z">
            <w:rPr>
              <w:rFonts w:cs="Times New Roman"/>
              <w:b/>
              <w:szCs w:val="24"/>
            </w:rPr>
          </w:rPrChange>
        </w:rPr>
        <w:t>Preduvjeti:</w:t>
      </w:r>
      <w:r w:rsidRPr="0020295F">
        <w:rPr>
          <w:rFonts w:cs="Times New Roman"/>
          <w:szCs w:val="24"/>
          <w:rPrChange w:id="2256" w:author="Jan Kelemen" w:date="2016-01-20T17:07:00Z">
            <w:rPr>
              <w:rFonts w:cs="Times New Roman"/>
              <w:szCs w:val="24"/>
            </w:rPr>
          </w:rPrChange>
        </w:rPr>
        <w:t xml:space="preserve"> Mogućnost prijave na internet, dostupnost poslužitelja, korisnik se nalazi na stranici određenog jela.</w:t>
      </w:r>
    </w:p>
    <w:p w14:paraId="1E6AFD8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257" w:author="Jan Kelemen" w:date="2016-01-20T17:07:00Z">
            <w:rPr>
              <w:rFonts w:cs="Times New Roman"/>
              <w:szCs w:val="24"/>
            </w:rPr>
          </w:rPrChange>
        </w:rPr>
      </w:pPr>
      <w:r w:rsidRPr="0020295F">
        <w:rPr>
          <w:rFonts w:cs="Times New Roman"/>
          <w:szCs w:val="24"/>
          <w:rPrChange w:id="2258" w:author="Jan Kelemen" w:date="2016-01-20T17:07:00Z">
            <w:rPr>
              <w:rFonts w:cs="Times New Roman"/>
              <w:b/>
              <w:szCs w:val="24"/>
            </w:rPr>
          </w:rPrChange>
        </w:rPr>
        <w:t xml:space="preserve">Rezultat: </w:t>
      </w:r>
      <w:r w:rsidRPr="0020295F">
        <w:rPr>
          <w:rFonts w:cs="Times New Roman"/>
          <w:szCs w:val="24"/>
          <w:rPrChange w:id="2259" w:author="Jan Kelemen" w:date="2016-01-20T17:07:00Z">
            <w:rPr>
              <w:rFonts w:cs="Times New Roman"/>
              <w:szCs w:val="24"/>
            </w:rPr>
          </w:rPrChange>
        </w:rPr>
        <w:t>Korisnik je uspješno dodao odabrano jelo u košaricu.</w:t>
      </w:r>
    </w:p>
    <w:p w14:paraId="098D5CE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260" w:author="Jan Kelemen" w:date="2016-01-20T17:07:00Z">
            <w:rPr>
              <w:rFonts w:cs="Times New Roman"/>
              <w:szCs w:val="24"/>
            </w:rPr>
          </w:rPrChange>
        </w:rPr>
      </w:pPr>
      <w:r w:rsidRPr="0020295F">
        <w:rPr>
          <w:rFonts w:cs="Times New Roman"/>
          <w:szCs w:val="24"/>
          <w:rPrChange w:id="2261" w:author="Jan Kelemen" w:date="2016-01-20T17:07:00Z">
            <w:rPr>
              <w:rFonts w:cs="Times New Roman"/>
              <w:b/>
              <w:szCs w:val="24"/>
            </w:rPr>
          </w:rPrChange>
        </w:rPr>
        <w:t>Željeni scenarij:</w:t>
      </w:r>
      <w:r w:rsidRPr="0020295F">
        <w:rPr>
          <w:rFonts w:cs="Times New Roman"/>
          <w:szCs w:val="24"/>
          <w:rPrChange w:id="2262" w:author="Jan Kelemen" w:date="2016-01-20T17:07:00Z">
            <w:rPr>
              <w:rFonts w:cs="Times New Roman"/>
              <w:szCs w:val="24"/>
            </w:rPr>
          </w:rPrChange>
        </w:rPr>
        <w:t xml:space="preserve"> </w:t>
      </w:r>
    </w:p>
    <w:p w14:paraId="0F3174CB" w14:textId="352779C8" w:rsidR="005E4C33" w:rsidRPr="0020295F" w:rsidRDefault="005E4C33" w:rsidP="001A0EE3">
      <w:pPr>
        <w:numPr>
          <w:ilvl w:val="0"/>
          <w:numId w:val="23"/>
        </w:numPr>
        <w:shd w:val="clear" w:color="auto" w:fill="FFFFFF"/>
        <w:spacing w:after="0"/>
        <w:textAlignment w:val="baseline"/>
        <w:rPr>
          <w:rFonts w:cs="Times New Roman"/>
          <w:szCs w:val="24"/>
          <w:rPrChange w:id="2263" w:author="Jan Kelemen" w:date="2016-01-20T17:07:00Z">
            <w:rPr>
              <w:rFonts w:cs="Times New Roman"/>
              <w:szCs w:val="24"/>
            </w:rPr>
          </w:rPrChange>
        </w:rPr>
      </w:pPr>
      <w:r w:rsidRPr="0020295F">
        <w:rPr>
          <w:rFonts w:cs="Times New Roman"/>
          <w:szCs w:val="24"/>
          <w:rPrChange w:id="2264" w:author="Jan Kelemen" w:date="2016-01-20T17:07:00Z">
            <w:rPr>
              <w:rFonts w:cs="Times New Roman"/>
              <w:szCs w:val="24"/>
            </w:rPr>
          </w:rPrChange>
        </w:rPr>
        <w:t>Korisnik pored odabranog jela klikne na gumb „Dodaj“.</w:t>
      </w:r>
    </w:p>
    <w:p w14:paraId="775A3AAD" w14:textId="77777777" w:rsidR="005E4C33" w:rsidRPr="0020295F" w:rsidRDefault="005E4C33" w:rsidP="001A0EE3">
      <w:pPr>
        <w:numPr>
          <w:ilvl w:val="0"/>
          <w:numId w:val="23"/>
        </w:numPr>
        <w:shd w:val="clear" w:color="auto" w:fill="FFFFFF"/>
        <w:spacing w:after="0"/>
        <w:textAlignment w:val="baseline"/>
        <w:rPr>
          <w:rFonts w:cs="Times New Roman"/>
          <w:szCs w:val="24"/>
          <w:rPrChange w:id="2265" w:author="Jan Kelemen" w:date="2016-01-20T17:07:00Z">
            <w:rPr>
              <w:rFonts w:cs="Times New Roman"/>
              <w:szCs w:val="24"/>
            </w:rPr>
          </w:rPrChange>
        </w:rPr>
      </w:pPr>
      <w:r w:rsidRPr="0020295F">
        <w:rPr>
          <w:rFonts w:cs="Times New Roman"/>
          <w:szCs w:val="24"/>
          <w:rPrChange w:id="2266" w:author="Jan Kelemen" w:date="2016-01-20T17:07:00Z">
            <w:rPr>
              <w:rFonts w:cs="Times New Roman"/>
              <w:szCs w:val="24"/>
            </w:rPr>
          </w:rPrChange>
        </w:rPr>
        <w:t>Odabrano jelo je dodano u košaricu.</w:t>
      </w:r>
    </w:p>
    <w:p w14:paraId="5B8A021F" w14:textId="77777777" w:rsidR="005E4C33" w:rsidRPr="0020295F" w:rsidRDefault="005E4C33" w:rsidP="001A0EE3">
      <w:pPr>
        <w:numPr>
          <w:ilvl w:val="0"/>
          <w:numId w:val="13"/>
        </w:numPr>
        <w:shd w:val="clear" w:color="auto" w:fill="FFFFFF"/>
        <w:spacing w:after="0"/>
        <w:textAlignment w:val="baseline"/>
        <w:rPr>
          <w:rFonts w:cs="Times New Roman"/>
          <w:szCs w:val="24"/>
          <w:rPrChange w:id="2267" w:author="Jan Kelemen" w:date="2016-01-20T17:07:00Z">
            <w:rPr>
              <w:rFonts w:cs="Times New Roman"/>
              <w:b/>
              <w:szCs w:val="24"/>
            </w:rPr>
          </w:rPrChange>
        </w:rPr>
      </w:pPr>
      <w:r w:rsidRPr="0020295F">
        <w:rPr>
          <w:rFonts w:cs="Times New Roman"/>
          <w:szCs w:val="24"/>
          <w:rPrChange w:id="2268" w:author="Jan Kelemen" w:date="2016-01-20T17:07:00Z">
            <w:rPr>
              <w:rFonts w:cs="Times New Roman"/>
              <w:b/>
              <w:szCs w:val="24"/>
            </w:rPr>
          </w:rPrChange>
        </w:rPr>
        <w:t>UC12 – DodavanjeDodatakaSaStraniceJela</w:t>
      </w:r>
    </w:p>
    <w:p w14:paraId="588042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269" w:author="Jan Kelemen" w:date="2016-01-20T17:07:00Z">
            <w:rPr>
              <w:rFonts w:cs="Times New Roman"/>
              <w:szCs w:val="24"/>
            </w:rPr>
          </w:rPrChange>
        </w:rPr>
      </w:pPr>
      <w:r w:rsidRPr="0020295F">
        <w:rPr>
          <w:rFonts w:cs="Times New Roman"/>
          <w:szCs w:val="24"/>
          <w:rPrChange w:id="2270" w:author="Jan Kelemen" w:date="2016-01-20T17:07:00Z">
            <w:rPr>
              <w:rFonts w:cs="Times New Roman"/>
              <w:b/>
              <w:szCs w:val="24"/>
            </w:rPr>
          </w:rPrChange>
        </w:rPr>
        <w:t>Glavni sudionik:</w:t>
      </w:r>
      <w:r w:rsidRPr="0020295F">
        <w:rPr>
          <w:rFonts w:cs="Times New Roman"/>
          <w:szCs w:val="24"/>
          <w:rPrChange w:id="2271" w:author="Jan Kelemen" w:date="2016-01-20T17:07:00Z">
            <w:rPr>
              <w:rFonts w:cs="Times New Roman"/>
              <w:szCs w:val="24"/>
            </w:rPr>
          </w:rPrChange>
        </w:rPr>
        <w:t xml:space="preserve"> Svi korisnici web stranice.</w:t>
      </w:r>
    </w:p>
    <w:p w14:paraId="4B745C9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272" w:author="Jan Kelemen" w:date="2016-01-20T17:07:00Z">
            <w:rPr>
              <w:rFonts w:cs="Times New Roman"/>
              <w:szCs w:val="24"/>
            </w:rPr>
          </w:rPrChange>
        </w:rPr>
      </w:pPr>
      <w:r w:rsidRPr="0020295F">
        <w:rPr>
          <w:rFonts w:cs="Times New Roman"/>
          <w:szCs w:val="24"/>
          <w:rPrChange w:id="2273" w:author="Jan Kelemen" w:date="2016-01-20T17:07:00Z">
            <w:rPr>
              <w:rFonts w:cs="Times New Roman"/>
              <w:b/>
              <w:szCs w:val="24"/>
            </w:rPr>
          </w:rPrChange>
        </w:rPr>
        <w:t>Cilj:</w:t>
      </w:r>
      <w:r w:rsidRPr="0020295F">
        <w:rPr>
          <w:rFonts w:cs="Times New Roman"/>
          <w:szCs w:val="24"/>
          <w:rPrChange w:id="2274" w:author="Jan Kelemen" w:date="2016-01-20T17:07:00Z">
            <w:rPr>
              <w:rFonts w:cs="Times New Roman"/>
              <w:szCs w:val="24"/>
            </w:rPr>
          </w:rPrChange>
        </w:rPr>
        <w:t xml:space="preserve"> Odabrati dodatke sa stranice jela.</w:t>
      </w:r>
    </w:p>
    <w:p w14:paraId="4A11372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275" w:author="Jan Kelemen" w:date="2016-01-20T17:07:00Z">
            <w:rPr>
              <w:rFonts w:cs="Times New Roman"/>
              <w:b/>
              <w:szCs w:val="24"/>
            </w:rPr>
          </w:rPrChange>
        </w:rPr>
      </w:pPr>
      <w:r w:rsidRPr="0020295F">
        <w:rPr>
          <w:rFonts w:cs="Times New Roman"/>
          <w:szCs w:val="24"/>
          <w:rPrChange w:id="2276" w:author="Jan Kelemen" w:date="2016-01-20T17:07:00Z">
            <w:rPr>
              <w:rFonts w:cs="Times New Roman"/>
              <w:b/>
              <w:szCs w:val="24"/>
            </w:rPr>
          </w:rPrChange>
        </w:rPr>
        <w:t xml:space="preserve">Sudionici: </w:t>
      </w:r>
      <w:r w:rsidRPr="0020295F">
        <w:rPr>
          <w:rFonts w:cs="Times New Roman"/>
          <w:szCs w:val="24"/>
          <w:rPrChange w:id="2277" w:author="Jan Kelemen" w:date="2016-01-20T17:07:00Z">
            <w:rPr>
              <w:rFonts w:cs="Times New Roman"/>
              <w:szCs w:val="24"/>
            </w:rPr>
          </w:rPrChange>
        </w:rPr>
        <w:t>Baza podataka, poslužitelj.</w:t>
      </w:r>
    </w:p>
    <w:p w14:paraId="117E417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278" w:author="Jan Kelemen" w:date="2016-01-20T17:07:00Z">
            <w:rPr>
              <w:rFonts w:cs="Times New Roman"/>
              <w:szCs w:val="24"/>
            </w:rPr>
          </w:rPrChange>
        </w:rPr>
      </w:pPr>
      <w:r w:rsidRPr="0020295F">
        <w:rPr>
          <w:rFonts w:cs="Times New Roman"/>
          <w:szCs w:val="24"/>
          <w:rPrChange w:id="2279" w:author="Jan Kelemen" w:date="2016-01-20T17:07:00Z">
            <w:rPr>
              <w:rFonts w:cs="Times New Roman"/>
              <w:b/>
              <w:szCs w:val="24"/>
            </w:rPr>
          </w:rPrChange>
        </w:rPr>
        <w:t>Preduvjeti:</w:t>
      </w:r>
      <w:r w:rsidRPr="0020295F">
        <w:rPr>
          <w:rFonts w:cs="Times New Roman"/>
          <w:szCs w:val="24"/>
          <w:rPrChange w:id="2280" w:author="Jan Kelemen" w:date="2016-01-20T17:07:00Z">
            <w:rPr>
              <w:rFonts w:cs="Times New Roman"/>
              <w:szCs w:val="24"/>
            </w:rPr>
          </w:rPrChange>
        </w:rPr>
        <w:t xml:space="preserve"> Mogućnost prijave na internet, dostupnost poslužitelja, korisnik se nalazi na stranici određenog jela.</w:t>
      </w:r>
    </w:p>
    <w:p w14:paraId="33A1573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281" w:author="Jan Kelemen" w:date="2016-01-20T17:07:00Z">
            <w:rPr>
              <w:rFonts w:cs="Times New Roman"/>
              <w:szCs w:val="24"/>
            </w:rPr>
          </w:rPrChange>
        </w:rPr>
      </w:pPr>
      <w:r w:rsidRPr="0020295F">
        <w:rPr>
          <w:rFonts w:cs="Times New Roman"/>
          <w:szCs w:val="24"/>
          <w:rPrChange w:id="2282" w:author="Jan Kelemen" w:date="2016-01-20T17:07:00Z">
            <w:rPr>
              <w:rFonts w:cs="Times New Roman"/>
              <w:b/>
              <w:szCs w:val="24"/>
            </w:rPr>
          </w:rPrChange>
        </w:rPr>
        <w:t xml:space="preserve">Rezultat: </w:t>
      </w:r>
      <w:r w:rsidRPr="0020295F">
        <w:rPr>
          <w:rFonts w:cs="Times New Roman"/>
          <w:szCs w:val="24"/>
          <w:rPrChange w:id="2283" w:author="Jan Kelemen" w:date="2016-01-20T17:07:00Z">
            <w:rPr>
              <w:rFonts w:cs="Times New Roman"/>
              <w:szCs w:val="24"/>
            </w:rPr>
          </w:rPrChange>
        </w:rPr>
        <w:t>Korisnik je uspješno dodao dodatke koje želi imati uz naručeno jelo.</w:t>
      </w:r>
    </w:p>
    <w:p w14:paraId="4F9B46D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284" w:author="Jan Kelemen" w:date="2016-01-20T17:07:00Z">
            <w:rPr>
              <w:rFonts w:cs="Times New Roman"/>
              <w:szCs w:val="24"/>
            </w:rPr>
          </w:rPrChange>
        </w:rPr>
      </w:pPr>
      <w:r w:rsidRPr="0020295F">
        <w:rPr>
          <w:rFonts w:cs="Times New Roman"/>
          <w:szCs w:val="24"/>
          <w:rPrChange w:id="2285" w:author="Jan Kelemen" w:date="2016-01-20T17:07:00Z">
            <w:rPr>
              <w:rFonts w:cs="Times New Roman"/>
              <w:b/>
              <w:szCs w:val="24"/>
            </w:rPr>
          </w:rPrChange>
        </w:rPr>
        <w:t>Željeni scenarij:</w:t>
      </w:r>
      <w:r w:rsidRPr="0020295F">
        <w:rPr>
          <w:rFonts w:cs="Times New Roman"/>
          <w:szCs w:val="24"/>
          <w:rPrChange w:id="2286" w:author="Jan Kelemen" w:date="2016-01-20T17:07:00Z">
            <w:rPr>
              <w:rFonts w:cs="Times New Roman"/>
              <w:szCs w:val="24"/>
            </w:rPr>
          </w:rPrChange>
        </w:rPr>
        <w:t xml:space="preserve"> </w:t>
      </w:r>
    </w:p>
    <w:p w14:paraId="12F9CE53" w14:textId="6E8FA924" w:rsidR="005E4C33" w:rsidRPr="0020295F" w:rsidRDefault="005E4C33" w:rsidP="001A0EE3">
      <w:pPr>
        <w:numPr>
          <w:ilvl w:val="0"/>
          <w:numId w:val="24"/>
        </w:numPr>
        <w:shd w:val="clear" w:color="auto" w:fill="FFFFFF"/>
        <w:spacing w:after="0"/>
        <w:textAlignment w:val="baseline"/>
        <w:rPr>
          <w:rFonts w:cs="Times New Roman"/>
          <w:szCs w:val="24"/>
          <w:rPrChange w:id="2287" w:author="Jan Kelemen" w:date="2016-01-20T17:07:00Z">
            <w:rPr>
              <w:rFonts w:cs="Times New Roman"/>
              <w:szCs w:val="24"/>
            </w:rPr>
          </w:rPrChange>
        </w:rPr>
      </w:pPr>
      <w:r w:rsidRPr="0020295F">
        <w:rPr>
          <w:rFonts w:cs="Times New Roman"/>
          <w:szCs w:val="24"/>
          <w:rPrChange w:id="2288" w:author="Jan Kelemen" w:date="2016-01-20T17:07:00Z">
            <w:rPr>
              <w:rFonts w:cs="Times New Roman"/>
              <w:szCs w:val="24"/>
            </w:rPr>
          </w:rPrChange>
        </w:rPr>
        <w:t>Korisniku je ispod odabranog jela prikazan popis dodataka i njihovih pripadajućih okvira za izbor (checkbox).</w:t>
      </w:r>
    </w:p>
    <w:p w14:paraId="146CF150" w14:textId="77777777" w:rsidR="005E4C33" w:rsidRPr="0020295F" w:rsidRDefault="005E4C33" w:rsidP="001A0EE3">
      <w:pPr>
        <w:numPr>
          <w:ilvl w:val="0"/>
          <w:numId w:val="24"/>
        </w:numPr>
        <w:shd w:val="clear" w:color="auto" w:fill="FFFFFF"/>
        <w:spacing w:after="0"/>
        <w:textAlignment w:val="baseline"/>
        <w:rPr>
          <w:rFonts w:cs="Times New Roman"/>
          <w:szCs w:val="24"/>
          <w:rPrChange w:id="2289" w:author="Jan Kelemen" w:date="2016-01-20T17:07:00Z">
            <w:rPr>
              <w:rFonts w:cs="Times New Roman"/>
              <w:szCs w:val="24"/>
            </w:rPr>
          </w:rPrChange>
        </w:rPr>
      </w:pPr>
      <w:r w:rsidRPr="0020295F">
        <w:rPr>
          <w:rFonts w:cs="Times New Roman"/>
          <w:szCs w:val="24"/>
          <w:rPrChange w:id="2290" w:author="Jan Kelemen" w:date="2016-01-20T17:07:00Z">
            <w:rPr>
              <w:rFonts w:cs="Times New Roman"/>
              <w:szCs w:val="24"/>
            </w:rPr>
          </w:rPrChange>
        </w:rPr>
        <w:t>Klikom na okvir korisnik dodaje dodatak svojemu jelu.</w:t>
      </w:r>
    </w:p>
    <w:p w14:paraId="043689AD" w14:textId="75F8C185" w:rsidR="000A0B5F" w:rsidRPr="0020295F" w:rsidDel="00BB2AD7" w:rsidRDefault="000A0B5F" w:rsidP="000A0B5F">
      <w:pPr>
        <w:shd w:val="clear" w:color="auto" w:fill="FFFFFF"/>
        <w:spacing w:after="0"/>
        <w:ind w:left="2880"/>
        <w:textAlignment w:val="baseline"/>
        <w:rPr>
          <w:del w:id="2291" w:author="Tin Trčak" w:date="2016-01-20T14:51:00Z"/>
          <w:rFonts w:cs="Times New Roman"/>
          <w:szCs w:val="24"/>
          <w:rPrChange w:id="2292" w:author="Jan Kelemen" w:date="2016-01-20T17:07:00Z">
            <w:rPr>
              <w:del w:id="2293" w:author="Tin Trčak" w:date="2016-01-20T14:51:00Z"/>
              <w:rFonts w:cs="Times New Roman"/>
              <w:szCs w:val="24"/>
            </w:rPr>
          </w:rPrChange>
        </w:rPr>
      </w:pPr>
    </w:p>
    <w:p w14:paraId="3B4C5716" w14:textId="57A1147B" w:rsidR="005E4C33" w:rsidRPr="0020295F" w:rsidRDefault="005E4C33" w:rsidP="001A0EE3">
      <w:pPr>
        <w:numPr>
          <w:ilvl w:val="0"/>
          <w:numId w:val="13"/>
        </w:numPr>
        <w:shd w:val="clear" w:color="auto" w:fill="FFFFFF"/>
        <w:spacing w:after="0"/>
        <w:textAlignment w:val="baseline"/>
        <w:rPr>
          <w:rFonts w:cs="Times New Roman"/>
          <w:szCs w:val="24"/>
          <w:rPrChange w:id="2294" w:author="Jan Kelemen" w:date="2016-01-20T17:07:00Z">
            <w:rPr>
              <w:rFonts w:cs="Times New Roman"/>
              <w:b/>
              <w:szCs w:val="24"/>
            </w:rPr>
          </w:rPrChange>
        </w:rPr>
      </w:pPr>
      <w:r w:rsidRPr="0020295F">
        <w:rPr>
          <w:rFonts w:cs="Times New Roman"/>
          <w:szCs w:val="24"/>
          <w:rPrChange w:id="2295" w:author="Jan Kelemen" w:date="2016-01-20T17:07:00Z">
            <w:rPr>
              <w:rFonts w:cs="Times New Roman"/>
              <w:b/>
              <w:szCs w:val="24"/>
            </w:rPr>
          </w:rPrChange>
        </w:rPr>
        <w:t>UC1</w:t>
      </w:r>
      <w:r w:rsidR="00BB12AB" w:rsidRPr="0020295F">
        <w:rPr>
          <w:rFonts w:cs="Times New Roman"/>
          <w:szCs w:val="24"/>
          <w:rPrChange w:id="2296" w:author="Jan Kelemen" w:date="2016-01-20T17:07:00Z">
            <w:rPr>
              <w:rFonts w:cs="Times New Roman"/>
              <w:b/>
              <w:szCs w:val="24"/>
            </w:rPr>
          </w:rPrChange>
        </w:rPr>
        <w:t>3</w:t>
      </w:r>
      <w:r w:rsidRPr="0020295F">
        <w:rPr>
          <w:rFonts w:cs="Times New Roman"/>
          <w:szCs w:val="24"/>
          <w:rPrChange w:id="2297" w:author="Jan Kelemen" w:date="2016-01-20T17:07:00Z">
            <w:rPr>
              <w:rFonts w:cs="Times New Roman"/>
              <w:b/>
              <w:szCs w:val="24"/>
            </w:rPr>
          </w:rPrChange>
        </w:rPr>
        <w:t xml:space="preserve"> – PromjenaKoličineIzKošarice</w:t>
      </w:r>
    </w:p>
    <w:p w14:paraId="7AB5CB6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298" w:author="Jan Kelemen" w:date="2016-01-20T17:07:00Z">
            <w:rPr>
              <w:rFonts w:cs="Times New Roman"/>
              <w:szCs w:val="24"/>
            </w:rPr>
          </w:rPrChange>
        </w:rPr>
      </w:pPr>
      <w:r w:rsidRPr="0020295F">
        <w:rPr>
          <w:rFonts w:cs="Times New Roman"/>
          <w:szCs w:val="24"/>
          <w:rPrChange w:id="2299" w:author="Jan Kelemen" w:date="2016-01-20T17:07:00Z">
            <w:rPr>
              <w:rFonts w:cs="Times New Roman"/>
              <w:b/>
              <w:szCs w:val="24"/>
            </w:rPr>
          </w:rPrChange>
        </w:rPr>
        <w:t>Glavni sudionik: Svi korisnici web stranice.</w:t>
      </w:r>
    </w:p>
    <w:p w14:paraId="2B48CAD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300" w:author="Jan Kelemen" w:date="2016-01-20T17:07:00Z">
            <w:rPr>
              <w:rFonts w:cs="Times New Roman"/>
              <w:szCs w:val="24"/>
            </w:rPr>
          </w:rPrChange>
        </w:rPr>
      </w:pPr>
      <w:r w:rsidRPr="0020295F">
        <w:rPr>
          <w:rFonts w:cs="Times New Roman"/>
          <w:szCs w:val="24"/>
          <w:rPrChange w:id="2301" w:author="Jan Kelemen" w:date="2016-01-20T17:07:00Z">
            <w:rPr>
              <w:rFonts w:cs="Times New Roman"/>
              <w:b/>
              <w:szCs w:val="24"/>
            </w:rPr>
          </w:rPrChange>
        </w:rPr>
        <w:lastRenderedPageBreak/>
        <w:t>Cilj:</w:t>
      </w:r>
      <w:r w:rsidRPr="0020295F">
        <w:rPr>
          <w:rFonts w:cs="Times New Roman"/>
          <w:szCs w:val="24"/>
          <w:rPrChange w:id="2302" w:author="Jan Kelemen" w:date="2016-01-20T17:07:00Z">
            <w:rPr>
              <w:rFonts w:cs="Times New Roman"/>
              <w:szCs w:val="24"/>
            </w:rPr>
          </w:rPrChange>
        </w:rPr>
        <w:t xml:space="preserve"> Promijeniti količinu određenog jela u košarici.</w:t>
      </w:r>
    </w:p>
    <w:p w14:paraId="229987C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303" w:author="Jan Kelemen" w:date="2016-01-20T17:07:00Z">
            <w:rPr>
              <w:rFonts w:cs="Times New Roman"/>
              <w:b/>
              <w:szCs w:val="24"/>
            </w:rPr>
          </w:rPrChange>
        </w:rPr>
      </w:pPr>
      <w:r w:rsidRPr="0020295F">
        <w:rPr>
          <w:rFonts w:cs="Times New Roman"/>
          <w:szCs w:val="24"/>
          <w:rPrChange w:id="2304" w:author="Jan Kelemen" w:date="2016-01-20T17:07:00Z">
            <w:rPr>
              <w:rFonts w:cs="Times New Roman"/>
              <w:b/>
              <w:szCs w:val="24"/>
            </w:rPr>
          </w:rPrChange>
        </w:rPr>
        <w:t>Sudionici:</w:t>
      </w:r>
      <w:r w:rsidRPr="0020295F">
        <w:rPr>
          <w:rFonts w:cs="Times New Roman"/>
          <w:szCs w:val="24"/>
          <w:rPrChange w:id="2305" w:author="Jan Kelemen" w:date="2016-01-20T17:07:00Z">
            <w:rPr>
              <w:rFonts w:cs="Times New Roman"/>
              <w:szCs w:val="24"/>
            </w:rPr>
          </w:rPrChange>
        </w:rPr>
        <w:t xml:space="preserve"> Baza podataka, poslužitelj.</w:t>
      </w:r>
    </w:p>
    <w:p w14:paraId="76FA743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306" w:author="Jan Kelemen" w:date="2016-01-20T17:07:00Z">
            <w:rPr>
              <w:rFonts w:cs="Times New Roman"/>
              <w:szCs w:val="24"/>
            </w:rPr>
          </w:rPrChange>
        </w:rPr>
      </w:pPr>
      <w:r w:rsidRPr="0020295F">
        <w:rPr>
          <w:rFonts w:cs="Times New Roman"/>
          <w:szCs w:val="24"/>
          <w:rPrChange w:id="2307" w:author="Jan Kelemen" w:date="2016-01-20T17:07:00Z">
            <w:rPr>
              <w:rFonts w:cs="Times New Roman"/>
              <w:b/>
              <w:szCs w:val="24"/>
            </w:rPr>
          </w:rPrChange>
        </w:rPr>
        <w:t>Preduvjeti:</w:t>
      </w:r>
      <w:r w:rsidRPr="0020295F">
        <w:rPr>
          <w:rFonts w:cs="Times New Roman"/>
          <w:szCs w:val="24"/>
          <w:rPrChange w:id="2308" w:author="Jan Kelemen" w:date="2016-01-20T17:07:00Z">
            <w:rPr>
              <w:rFonts w:cs="Times New Roman"/>
              <w:szCs w:val="24"/>
            </w:rPr>
          </w:rPrChange>
        </w:rPr>
        <w:t xml:space="preserve"> Mogućnost prijave na internet, dostupnost poslužitelja, korisnik se nalazi na svojoj stranici košarice, korisnik je odabrao minimalno jedno jelo.</w:t>
      </w:r>
    </w:p>
    <w:p w14:paraId="0149788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309" w:author="Jan Kelemen" w:date="2016-01-20T17:07:00Z">
            <w:rPr>
              <w:rFonts w:cs="Times New Roman"/>
              <w:szCs w:val="24"/>
            </w:rPr>
          </w:rPrChange>
        </w:rPr>
      </w:pPr>
      <w:r w:rsidRPr="0020295F">
        <w:rPr>
          <w:rFonts w:cs="Times New Roman"/>
          <w:szCs w:val="24"/>
          <w:rPrChange w:id="2310" w:author="Jan Kelemen" w:date="2016-01-20T17:07:00Z">
            <w:rPr>
              <w:rFonts w:cs="Times New Roman"/>
              <w:b/>
              <w:szCs w:val="24"/>
            </w:rPr>
          </w:rPrChange>
        </w:rPr>
        <w:t xml:space="preserve">Rezultat: </w:t>
      </w:r>
      <w:r w:rsidRPr="0020295F">
        <w:rPr>
          <w:rFonts w:cs="Times New Roman"/>
          <w:szCs w:val="24"/>
          <w:rPrChange w:id="2311" w:author="Jan Kelemen" w:date="2016-01-20T17:07:00Z">
            <w:rPr>
              <w:rFonts w:cs="Times New Roman"/>
              <w:szCs w:val="24"/>
            </w:rPr>
          </w:rPrChange>
        </w:rPr>
        <w:t>Korisnik je uspješno promijenio količinu izabranog jela.</w:t>
      </w:r>
    </w:p>
    <w:p w14:paraId="7AA1104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312" w:author="Jan Kelemen" w:date="2016-01-20T17:07:00Z">
            <w:rPr>
              <w:rFonts w:cs="Times New Roman"/>
              <w:szCs w:val="24"/>
            </w:rPr>
          </w:rPrChange>
        </w:rPr>
      </w:pPr>
      <w:r w:rsidRPr="0020295F">
        <w:rPr>
          <w:rFonts w:cs="Times New Roman"/>
          <w:szCs w:val="24"/>
          <w:rPrChange w:id="2313" w:author="Jan Kelemen" w:date="2016-01-20T17:07:00Z">
            <w:rPr>
              <w:rFonts w:cs="Times New Roman"/>
              <w:b/>
              <w:szCs w:val="24"/>
            </w:rPr>
          </w:rPrChange>
        </w:rPr>
        <w:t>Željeni scenarij:</w:t>
      </w:r>
      <w:r w:rsidRPr="0020295F">
        <w:rPr>
          <w:rFonts w:cs="Times New Roman"/>
          <w:szCs w:val="24"/>
          <w:rPrChange w:id="2314" w:author="Jan Kelemen" w:date="2016-01-20T17:07:00Z">
            <w:rPr>
              <w:rFonts w:cs="Times New Roman"/>
              <w:szCs w:val="24"/>
            </w:rPr>
          </w:rPrChange>
        </w:rPr>
        <w:t xml:space="preserve"> </w:t>
      </w:r>
    </w:p>
    <w:p w14:paraId="0FFA7A12" w14:textId="04BFE387" w:rsidR="005E4C33" w:rsidRPr="0020295F" w:rsidRDefault="005E4C33" w:rsidP="001A0EE3">
      <w:pPr>
        <w:numPr>
          <w:ilvl w:val="0"/>
          <w:numId w:val="26"/>
        </w:numPr>
        <w:shd w:val="clear" w:color="auto" w:fill="FFFFFF"/>
        <w:spacing w:after="0"/>
        <w:textAlignment w:val="baseline"/>
        <w:rPr>
          <w:rFonts w:cs="Times New Roman"/>
          <w:szCs w:val="24"/>
          <w:rPrChange w:id="2315" w:author="Jan Kelemen" w:date="2016-01-20T17:07:00Z">
            <w:rPr>
              <w:rFonts w:cs="Times New Roman"/>
              <w:szCs w:val="24"/>
            </w:rPr>
          </w:rPrChange>
        </w:rPr>
      </w:pPr>
      <w:r w:rsidRPr="0020295F">
        <w:rPr>
          <w:rFonts w:cs="Times New Roman"/>
          <w:szCs w:val="24"/>
          <w:rPrChange w:id="2316" w:author="Jan Kelemen" w:date="2016-01-20T17:07:00Z">
            <w:rPr>
              <w:rFonts w:cs="Times New Roman"/>
              <w:szCs w:val="24"/>
            </w:rPr>
          </w:rPrChange>
        </w:rPr>
        <w:t xml:space="preserve">Korisnik klikne na </w:t>
      </w:r>
      <w:r w:rsidR="007D66C6" w:rsidRPr="0020295F">
        <w:rPr>
          <w:rFonts w:cs="Times New Roman"/>
          <w:szCs w:val="24"/>
          <w:rPrChange w:id="2317" w:author="Jan Kelemen" w:date="2016-01-20T17:07:00Z">
            <w:rPr>
              <w:rFonts w:cs="Times New Roman"/>
              <w:szCs w:val="24"/>
            </w:rPr>
          </w:rPrChange>
        </w:rPr>
        <w:t>padajući izbornik pojedinog jela.</w:t>
      </w:r>
    </w:p>
    <w:p w14:paraId="3BEA4615" w14:textId="0A8FA475" w:rsidR="007D66C6" w:rsidRPr="0020295F" w:rsidRDefault="007D66C6" w:rsidP="001A0EE3">
      <w:pPr>
        <w:numPr>
          <w:ilvl w:val="0"/>
          <w:numId w:val="26"/>
        </w:numPr>
        <w:shd w:val="clear" w:color="auto" w:fill="FFFFFF"/>
        <w:spacing w:after="0"/>
        <w:textAlignment w:val="baseline"/>
        <w:rPr>
          <w:rFonts w:cs="Times New Roman"/>
          <w:szCs w:val="24"/>
          <w:rPrChange w:id="2318" w:author="Jan Kelemen" w:date="2016-01-20T17:07:00Z">
            <w:rPr>
              <w:rFonts w:cs="Times New Roman"/>
              <w:szCs w:val="24"/>
            </w:rPr>
          </w:rPrChange>
        </w:rPr>
      </w:pPr>
      <w:r w:rsidRPr="0020295F">
        <w:rPr>
          <w:rFonts w:cs="Times New Roman"/>
          <w:szCs w:val="24"/>
          <w:rPrChange w:id="2319" w:author="Jan Kelemen" w:date="2016-01-20T17:07:00Z">
            <w:rPr>
              <w:rFonts w:cs="Times New Roman"/>
              <w:szCs w:val="24"/>
            </w:rPr>
          </w:rPrChange>
        </w:rPr>
        <w:t>Korisnik odabere količinu pojedinog jela.</w:t>
      </w:r>
    </w:p>
    <w:p w14:paraId="1729B060" w14:textId="77777777" w:rsidR="000A0B5F" w:rsidRPr="0020295F" w:rsidRDefault="000A0B5F" w:rsidP="000A0B5F">
      <w:pPr>
        <w:shd w:val="clear" w:color="auto" w:fill="FFFFFF"/>
        <w:spacing w:after="0"/>
        <w:ind w:left="2880"/>
        <w:textAlignment w:val="baseline"/>
        <w:rPr>
          <w:rFonts w:cs="Times New Roman"/>
          <w:szCs w:val="24"/>
          <w:rPrChange w:id="2320" w:author="Jan Kelemen" w:date="2016-01-20T17:07:00Z">
            <w:rPr>
              <w:rFonts w:cs="Times New Roman"/>
              <w:szCs w:val="24"/>
            </w:rPr>
          </w:rPrChange>
        </w:rPr>
      </w:pPr>
    </w:p>
    <w:p w14:paraId="35601051" w14:textId="38ED95ED" w:rsidR="005E4C33" w:rsidRPr="0020295F" w:rsidRDefault="005E4C33" w:rsidP="001A0EE3">
      <w:pPr>
        <w:numPr>
          <w:ilvl w:val="0"/>
          <w:numId w:val="13"/>
        </w:numPr>
        <w:shd w:val="clear" w:color="auto" w:fill="FFFFFF"/>
        <w:spacing w:after="0"/>
        <w:textAlignment w:val="baseline"/>
        <w:rPr>
          <w:rFonts w:cs="Times New Roman"/>
          <w:szCs w:val="24"/>
          <w:rPrChange w:id="2321" w:author="Jan Kelemen" w:date="2016-01-20T17:07:00Z">
            <w:rPr>
              <w:rFonts w:cs="Times New Roman"/>
              <w:b/>
              <w:szCs w:val="24"/>
            </w:rPr>
          </w:rPrChange>
        </w:rPr>
      </w:pPr>
      <w:r w:rsidRPr="0020295F">
        <w:rPr>
          <w:rFonts w:cs="Times New Roman"/>
          <w:szCs w:val="24"/>
          <w:rPrChange w:id="2322" w:author="Jan Kelemen" w:date="2016-01-20T17:07:00Z">
            <w:rPr>
              <w:rFonts w:cs="Times New Roman"/>
              <w:b/>
              <w:szCs w:val="24"/>
            </w:rPr>
          </w:rPrChange>
        </w:rPr>
        <w:t>UC1</w:t>
      </w:r>
      <w:r w:rsidR="00BB12AB" w:rsidRPr="0020295F">
        <w:rPr>
          <w:rFonts w:cs="Times New Roman"/>
          <w:szCs w:val="24"/>
          <w:rPrChange w:id="2323" w:author="Jan Kelemen" w:date="2016-01-20T17:07:00Z">
            <w:rPr>
              <w:rFonts w:cs="Times New Roman"/>
              <w:b/>
              <w:szCs w:val="24"/>
            </w:rPr>
          </w:rPrChange>
        </w:rPr>
        <w:t>4</w:t>
      </w:r>
      <w:r w:rsidRPr="0020295F">
        <w:rPr>
          <w:rFonts w:cs="Times New Roman"/>
          <w:szCs w:val="24"/>
          <w:rPrChange w:id="2324" w:author="Jan Kelemen" w:date="2016-01-20T17:07:00Z">
            <w:rPr>
              <w:rFonts w:cs="Times New Roman"/>
              <w:b/>
              <w:szCs w:val="24"/>
            </w:rPr>
          </w:rPrChange>
        </w:rPr>
        <w:t>– PromjenaKoličineSaStraniceJela</w:t>
      </w:r>
    </w:p>
    <w:p w14:paraId="415ECB2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325" w:author="Jan Kelemen" w:date="2016-01-20T17:07:00Z">
            <w:rPr>
              <w:rFonts w:cs="Times New Roman"/>
              <w:szCs w:val="24"/>
            </w:rPr>
          </w:rPrChange>
        </w:rPr>
      </w:pPr>
      <w:r w:rsidRPr="0020295F">
        <w:rPr>
          <w:rFonts w:cs="Times New Roman"/>
          <w:szCs w:val="24"/>
          <w:rPrChange w:id="2326" w:author="Jan Kelemen" w:date="2016-01-20T17:07:00Z">
            <w:rPr>
              <w:rFonts w:cs="Times New Roman"/>
              <w:b/>
              <w:szCs w:val="24"/>
            </w:rPr>
          </w:rPrChange>
        </w:rPr>
        <w:t>Glavni sudionik:</w:t>
      </w:r>
      <w:r w:rsidRPr="0020295F">
        <w:rPr>
          <w:rFonts w:cs="Times New Roman"/>
          <w:szCs w:val="24"/>
          <w:rPrChange w:id="2327" w:author="Jan Kelemen" w:date="2016-01-20T17:07:00Z">
            <w:rPr>
              <w:rFonts w:cs="Times New Roman"/>
              <w:szCs w:val="24"/>
            </w:rPr>
          </w:rPrChange>
        </w:rPr>
        <w:t xml:space="preserve"> Svi korisnici web stranice.</w:t>
      </w:r>
    </w:p>
    <w:p w14:paraId="6CA4FEF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328" w:author="Jan Kelemen" w:date="2016-01-20T17:07:00Z">
            <w:rPr>
              <w:rFonts w:cs="Times New Roman"/>
              <w:szCs w:val="24"/>
            </w:rPr>
          </w:rPrChange>
        </w:rPr>
      </w:pPr>
      <w:r w:rsidRPr="0020295F">
        <w:rPr>
          <w:rFonts w:cs="Times New Roman"/>
          <w:szCs w:val="24"/>
          <w:rPrChange w:id="2329" w:author="Jan Kelemen" w:date="2016-01-20T17:07:00Z">
            <w:rPr>
              <w:rFonts w:cs="Times New Roman"/>
              <w:b/>
              <w:szCs w:val="24"/>
            </w:rPr>
          </w:rPrChange>
        </w:rPr>
        <w:t>Cilj:</w:t>
      </w:r>
      <w:r w:rsidRPr="0020295F">
        <w:rPr>
          <w:rFonts w:cs="Times New Roman"/>
          <w:szCs w:val="24"/>
          <w:rPrChange w:id="2330" w:author="Jan Kelemen" w:date="2016-01-20T17:07:00Z">
            <w:rPr>
              <w:rFonts w:cs="Times New Roman"/>
              <w:szCs w:val="24"/>
            </w:rPr>
          </w:rPrChange>
        </w:rPr>
        <w:t xml:space="preserve"> Promijeniti količinu određenog jela u košarici.</w:t>
      </w:r>
    </w:p>
    <w:p w14:paraId="10D7565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331" w:author="Jan Kelemen" w:date="2016-01-20T17:07:00Z">
            <w:rPr>
              <w:rFonts w:cs="Times New Roman"/>
              <w:b/>
              <w:szCs w:val="24"/>
            </w:rPr>
          </w:rPrChange>
        </w:rPr>
      </w:pPr>
      <w:r w:rsidRPr="0020295F">
        <w:rPr>
          <w:rFonts w:cs="Times New Roman"/>
          <w:szCs w:val="24"/>
          <w:rPrChange w:id="2332" w:author="Jan Kelemen" w:date="2016-01-20T17:07:00Z">
            <w:rPr>
              <w:rFonts w:cs="Times New Roman"/>
              <w:b/>
              <w:szCs w:val="24"/>
            </w:rPr>
          </w:rPrChange>
        </w:rPr>
        <w:t>Sudionici:</w:t>
      </w:r>
      <w:r w:rsidRPr="0020295F">
        <w:rPr>
          <w:rFonts w:cs="Times New Roman"/>
          <w:szCs w:val="24"/>
          <w:rPrChange w:id="2333" w:author="Jan Kelemen" w:date="2016-01-20T17:07:00Z">
            <w:rPr>
              <w:rFonts w:cs="Times New Roman"/>
              <w:szCs w:val="24"/>
            </w:rPr>
          </w:rPrChange>
        </w:rPr>
        <w:t xml:space="preserve"> Baza podataka, poslužitelj.</w:t>
      </w:r>
    </w:p>
    <w:p w14:paraId="3017985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334" w:author="Jan Kelemen" w:date="2016-01-20T17:07:00Z">
            <w:rPr>
              <w:rFonts w:cs="Times New Roman"/>
              <w:szCs w:val="24"/>
            </w:rPr>
          </w:rPrChange>
        </w:rPr>
      </w:pPr>
      <w:r w:rsidRPr="0020295F">
        <w:rPr>
          <w:rFonts w:cs="Times New Roman"/>
          <w:szCs w:val="24"/>
          <w:rPrChange w:id="2335" w:author="Jan Kelemen" w:date="2016-01-20T17:07:00Z">
            <w:rPr>
              <w:rFonts w:cs="Times New Roman"/>
              <w:b/>
              <w:szCs w:val="24"/>
            </w:rPr>
          </w:rPrChange>
        </w:rPr>
        <w:t>Preduvjeti:</w:t>
      </w:r>
      <w:r w:rsidRPr="0020295F">
        <w:rPr>
          <w:rFonts w:cs="Times New Roman"/>
          <w:szCs w:val="24"/>
          <w:rPrChange w:id="2336" w:author="Jan Kelemen" w:date="2016-01-20T17:07:00Z">
            <w:rPr>
              <w:rFonts w:cs="Times New Roman"/>
              <w:szCs w:val="24"/>
            </w:rPr>
          </w:rPrChange>
        </w:rPr>
        <w:t xml:space="preserve"> Mogućnost prijave na internet, dostupnost poslužitelja, korisnik se nalazi na stranici određenog jela, korisnik je odabrao minimalno jedno jelo.</w:t>
      </w:r>
    </w:p>
    <w:p w14:paraId="143B90C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337" w:author="Jan Kelemen" w:date="2016-01-20T17:07:00Z">
            <w:rPr>
              <w:rFonts w:cs="Times New Roman"/>
              <w:szCs w:val="24"/>
            </w:rPr>
          </w:rPrChange>
        </w:rPr>
      </w:pPr>
      <w:r w:rsidRPr="0020295F">
        <w:rPr>
          <w:rFonts w:cs="Times New Roman"/>
          <w:szCs w:val="24"/>
          <w:rPrChange w:id="2338" w:author="Jan Kelemen" w:date="2016-01-20T17:07:00Z">
            <w:rPr>
              <w:rFonts w:cs="Times New Roman"/>
              <w:b/>
              <w:szCs w:val="24"/>
            </w:rPr>
          </w:rPrChange>
        </w:rPr>
        <w:t xml:space="preserve">Rezultat: </w:t>
      </w:r>
      <w:r w:rsidRPr="0020295F">
        <w:rPr>
          <w:rFonts w:cs="Times New Roman"/>
          <w:szCs w:val="24"/>
          <w:rPrChange w:id="2339" w:author="Jan Kelemen" w:date="2016-01-20T17:07:00Z">
            <w:rPr>
              <w:rFonts w:cs="Times New Roman"/>
              <w:szCs w:val="24"/>
            </w:rPr>
          </w:rPrChange>
        </w:rPr>
        <w:t>Korisnik je uspješno promijenio količinu izabranog jela.</w:t>
      </w:r>
    </w:p>
    <w:p w14:paraId="4C2D057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340" w:author="Jan Kelemen" w:date="2016-01-20T17:07:00Z">
            <w:rPr>
              <w:rFonts w:cs="Times New Roman"/>
              <w:szCs w:val="24"/>
            </w:rPr>
          </w:rPrChange>
        </w:rPr>
      </w:pPr>
      <w:r w:rsidRPr="0020295F">
        <w:rPr>
          <w:rFonts w:cs="Times New Roman"/>
          <w:szCs w:val="24"/>
          <w:rPrChange w:id="2341" w:author="Jan Kelemen" w:date="2016-01-20T17:07:00Z">
            <w:rPr>
              <w:rFonts w:cs="Times New Roman"/>
              <w:b/>
              <w:szCs w:val="24"/>
            </w:rPr>
          </w:rPrChange>
        </w:rPr>
        <w:t>Željeni scenarij:</w:t>
      </w:r>
      <w:r w:rsidRPr="0020295F">
        <w:rPr>
          <w:rFonts w:cs="Times New Roman"/>
          <w:szCs w:val="24"/>
          <w:rPrChange w:id="2342" w:author="Jan Kelemen" w:date="2016-01-20T17:07:00Z">
            <w:rPr>
              <w:rFonts w:cs="Times New Roman"/>
              <w:szCs w:val="24"/>
            </w:rPr>
          </w:rPrChange>
        </w:rPr>
        <w:t xml:space="preserve"> </w:t>
      </w:r>
    </w:p>
    <w:p w14:paraId="664E3815" w14:textId="50885B8D" w:rsidR="007D66C6" w:rsidRPr="0020295F" w:rsidRDefault="007D66C6" w:rsidP="004130A4">
      <w:pPr>
        <w:numPr>
          <w:ilvl w:val="0"/>
          <w:numId w:val="41"/>
        </w:numPr>
        <w:shd w:val="clear" w:color="auto" w:fill="FFFFFF"/>
        <w:spacing w:after="0"/>
        <w:textAlignment w:val="baseline"/>
        <w:rPr>
          <w:rFonts w:cs="Times New Roman"/>
          <w:szCs w:val="24"/>
          <w:rPrChange w:id="2343" w:author="Jan Kelemen" w:date="2016-01-20T17:07:00Z">
            <w:rPr>
              <w:rFonts w:cs="Times New Roman"/>
              <w:szCs w:val="24"/>
            </w:rPr>
          </w:rPrChange>
        </w:rPr>
      </w:pPr>
      <w:r w:rsidRPr="0020295F">
        <w:rPr>
          <w:rFonts w:cs="Times New Roman"/>
          <w:szCs w:val="24"/>
          <w:rPrChange w:id="2344" w:author="Jan Kelemen" w:date="2016-01-20T17:07:00Z">
            <w:rPr>
              <w:rFonts w:cs="Times New Roman"/>
              <w:szCs w:val="24"/>
            </w:rPr>
          </w:rPrChange>
        </w:rPr>
        <w:t>Korisnik klikne na padajući izbornik pojedinog jela</w:t>
      </w:r>
    </w:p>
    <w:p w14:paraId="4EF8ED81" w14:textId="6D103AE2" w:rsidR="000A0B5F" w:rsidRPr="0020295F" w:rsidRDefault="007D66C6" w:rsidP="004130A4">
      <w:pPr>
        <w:numPr>
          <w:ilvl w:val="0"/>
          <w:numId w:val="41"/>
        </w:numPr>
        <w:shd w:val="clear" w:color="auto" w:fill="FFFFFF"/>
        <w:spacing w:after="0"/>
        <w:textAlignment w:val="baseline"/>
        <w:rPr>
          <w:rFonts w:cs="Times New Roman"/>
          <w:szCs w:val="24"/>
          <w:rPrChange w:id="2345" w:author="Jan Kelemen" w:date="2016-01-20T17:07:00Z">
            <w:rPr>
              <w:rFonts w:cs="Times New Roman"/>
              <w:szCs w:val="24"/>
            </w:rPr>
          </w:rPrChange>
        </w:rPr>
      </w:pPr>
      <w:r w:rsidRPr="0020295F">
        <w:rPr>
          <w:rFonts w:cs="Times New Roman"/>
          <w:szCs w:val="24"/>
          <w:rPrChange w:id="2346" w:author="Jan Kelemen" w:date="2016-01-20T17:07:00Z">
            <w:rPr>
              <w:rFonts w:cs="Times New Roman"/>
              <w:szCs w:val="24"/>
            </w:rPr>
          </w:rPrChange>
        </w:rPr>
        <w:t>Korisnik odabere količinu pojedinog jela</w:t>
      </w:r>
      <w:r w:rsidR="005E4C33" w:rsidRPr="0020295F">
        <w:rPr>
          <w:rFonts w:cs="Times New Roman"/>
          <w:szCs w:val="24"/>
          <w:rPrChange w:id="2347" w:author="Jan Kelemen" w:date="2016-01-20T17:07:00Z">
            <w:rPr>
              <w:rFonts w:cs="Times New Roman"/>
              <w:szCs w:val="24"/>
            </w:rPr>
          </w:rPrChange>
        </w:rPr>
        <w:t>.</w:t>
      </w:r>
    </w:p>
    <w:p w14:paraId="6324FAF5" w14:textId="77777777" w:rsidR="00BB2AD7" w:rsidRPr="0020295F" w:rsidRDefault="00BB2AD7" w:rsidP="00D9128D">
      <w:pPr>
        <w:shd w:val="clear" w:color="auto" w:fill="FFFFFF"/>
        <w:spacing w:after="0"/>
        <w:ind w:left="2880"/>
        <w:textAlignment w:val="baseline"/>
        <w:rPr>
          <w:rFonts w:cs="Times New Roman"/>
          <w:szCs w:val="24"/>
          <w:rPrChange w:id="2348" w:author="Jan Kelemen" w:date="2016-01-20T17:07:00Z">
            <w:rPr>
              <w:rFonts w:cs="Times New Roman"/>
              <w:szCs w:val="24"/>
            </w:rPr>
          </w:rPrChange>
        </w:rPr>
      </w:pPr>
    </w:p>
    <w:p w14:paraId="3EBC5CD5" w14:textId="22AFEF7B" w:rsidR="005E4C33" w:rsidRPr="0020295F" w:rsidRDefault="005E4C33" w:rsidP="001A0EE3">
      <w:pPr>
        <w:numPr>
          <w:ilvl w:val="0"/>
          <w:numId w:val="13"/>
        </w:numPr>
        <w:shd w:val="clear" w:color="auto" w:fill="FFFFFF"/>
        <w:spacing w:after="0"/>
        <w:textAlignment w:val="baseline"/>
        <w:rPr>
          <w:rFonts w:cs="Times New Roman"/>
          <w:szCs w:val="24"/>
          <w:rPrChange w:id="2349" w:author="Jan Kelemen" w:date="2016-01-20T17:07:00Z">
            <w:rPr>
              <w:rFonts w:cs="Times New Roman"/>
              <w:b/>
              <w:szCs w:val="24"/>
            </w:rPr>
          </w:rPrChange>
        </w:rPr>
      </w:pPr>
      <w:r w:rsidRPr="0020295F">
        <w:rPr>
          <w:rFonts w:cs="Times New Roman"/>
          <w:szCs w:val="24"/>
          <w:rPrChange w:id="2350" w:author="Jan Kelemen" w:date="2016-01-20T17:07:00Z">
            <w:rPr>
              <w:rFonts w:cs="Times New Roman"/>
              <w:b/>
              <w:szCs w:val="24"/>
            </w:rPr>
          </w:rPrChange>
        </w:rPr>
        <w:t>UC1</w:t>
      </w:r>
      <w:r w:rsidR="00BB12AB" w:rsidRPr="0020295F">
        <w:rPr>
          <w:rFonts w:cs="Times New Roman"/>
          <w:szCs w:val="24"/>
          <w:rPrChange w:id="2351" w:author="Jan Kelemen" w:date="2016-01-20T17:07:00Z">
            <w:rPr>
              <w:rFonts w:cs="Times New Roman"/>
              <w:b/>
              <w:szCs w:val="24"/>
            </w:rPr>
          </w:rPrChange>
        </w:rPr>
        <w:t>5</w:t>
      </w:r>
      <w:r w:rsidRPr="0020295F">
        <w:rPr>
          <w:rFonts w:cs="Times New Roman"/>
          <w:szCs w:val="24"/>
          <w:rPrChange w:id="2352" w:author="Jan Kelemen" w:date="2016-01-20T17:07:00Z">
            <w:rPr>
              <w:rFonts w:cs="Times New Roman"/>
              <w:b/>
              <w:szCs w:val="24"/>
            </w:rPr>
          </w:rPrChange>
        </w:rPr>
        <w:t xml:space="preserve"> – BrisanjeJelaIzKošarice</w:t>
      </w:r>
    </w:p>
    <w:p w14:paraId="5B42319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353" w:author="Jan Kelemen" w:date="2016-01-20T17:07:00Z">
            <w:rPr>
              <w:rFonts w:cs="Times New Roman"/>
              <w:szCs w:val="24"/>
            </w:rPr>
          </w:rPrChange>
        </w:rPr>
      </w:pPr>
      <w:r w:rsidRPr="0020295F">
        <w:rPr>
          <w:rFonts w:cs="Times New Roman"/>
          <w:szCs w:val="24"/>
          <w:rPrChange w:id="2354" w:author="Jan Kelemen" w:date="2016-01-20T17:07:00Z">
            <w:rPr>
              <w:rFonts w:cs="Times New Roman"/>
              <w:b/>
              <w:szCs w:val="24"/>
            </w:rPr>
          </w:rPrChange>
        </w:rPr>
        <w:t>Glavni sudionik:</w:t>
      </w:r>
      <w:r w:rsidRPr="0020295F">
        <w:rPr>
          <w:rFonts w:cs="Times New Roman"/>
          <w:szCs w:val="24"/>
          <w:rPrChange w:id="2355" w:author="Jan Kelemen" w:date="2016-01-20T17:07:00Z">
            <w:rPr>
              <w:rFonts w:cs="Times New Roman"/>
              <w:szCs w:val="24"/>
            </w:rPr>
          </w:rPrChange>
        </w:rPr>
        <w:t xml:space="preserve"> Svi korisnici web stranice.</w:t>
      </w:r>
    </w:p>
    <w:p w14:paraId="1575625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356" w:author="Jan Kelemen" w:date="2016-01-20T17:07:00Z">
            <w:rPr>
              <w:rFonts w:cs="Times New Roman"/>
              <w:szCs w:val="24"/>
            </w:rPr>
          </w:rPrChange>
        </w:rPr>
      </w:pPr>
      <w:r w:rsidRPr="0020295F">
        <w:rPr>
          <w:rFonts w:cs="Times New Roman"/>
          <w:szCs w:val="24"/>
          <w:rPrChange w:id="2357" w:author="Jan Kelemen" w:date="2016-01-20T17:07:00Z">
            <w:rPr>
              <w:rFonts w:cs="Times New Roman"/>
              <w:b/>
              <w:szCs w:val="24"/>
            </w:rPr>
          </w:rPrChange>
        </w:rPr>
        <w:t>Cilj:</w:t>
      </w:r>
      <w:r w:rsidRPr="0020295F">
        <w:rPr>
          <w:rFonts w:cs="Times New Roman"/>
          <w:szCs w:val="24"/>
          <w:rPrChange w:id="2358" w:author="Jan Kelemen" w:date="2016-01-20T17:07:00Z">
            <w:rPr>
              <w:rFonts w:cs="Times New Roman"/>
              <w:szCs w:val="24"/>
            </w:rPr>
          </w:rPrChange>
        </w:rPr>
        <w:t xml:space="preserve"> Izbrisati neželjeno jelo sa stranice košarice korisnika.</w:t>
      </w:r>
    </w:p>
    <w:p w14:paraId="534B9B4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359" w:author="Jan Kelemen" w:date="2016-01-20T17:07:00Z">
            <w:rPr>
              <w:rFonts w:cs="Times New Roman"/>
              <w:b/>
              <w:szCs w:val="24"/>
            </w:rPr>
          </w:rPrChange>
        </w:rPr>
      </w:pPr>
      <w:r w:rsidRPr="0020295F">
        <w:rPr>
          <w:rFonts w:cs="Times New Roman"/>
          <w:szCs w:val="24"/>
          <w:rPrChange w:id="2360" w:author="Jan Kelemen" w:date="2016-01-20T17:07:00Z">
            <w:rPr>
              <w:rFonts w:cs="Times New Roman"/>
              <w:b/>
              <w:szCs w:val="24"/>
            </w:rPr>
          </w:rPrChange>
        </w:rPr>
        <w:t xml:space="preserve">Sudionici: </w:t>
      </w:r>
      <w:r w:rsidRPr="0020295F">
        <w:rPr>
          <w:rFonts w:cs="Times New Roman"/>
          <w:szCs w:val="24"/>
          <w:rPrChange w:id="2361" w:author="Jan Kelemen" w:date="2016-01-20T17:07:00Z">
            <w:rPr>
              <w:rFonts w:cs="Times New Roman"/>
              <w:szCs w:val="24"/>
            </w:rPr>
          </w:rPrChange>
        </w:rPr>
        <w:t>Baza podataka, poslužitelj.</w:t>
      </w:r>
    </w:p>
    <w:p w14:paraId="169182B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362" w:author="Jan Kelemen" w:date="2016-01-20T17:07:00Z">
            <w:rPr>
              <w:rFonts w:cs="Times New Roman"/>
              <w:szCs w:val="24"/>
            </w:rPr>
          </w:rPrChange>
        </w:rPr>
      </w:pPr>
      <w:r w:rsidRPr="0020295F">
        <w:rPr>
          <w:rFonts w:cs="Times New Roman"/>
          <w:szCs w:val="24"/>
          <w:rPrChange w:id="2363" w:author="Jan Kelemen" w:date="2016-01-20T17:07:00Z">
            <w:rPr>
              <w:rFonts w:cs="Times New Roman"/>
              <w:b/>
              <w:szCs w:val="24"/>
            </w:rPr>
          </w:rPrChange>
        </w:rPr>
        <w:t>Preduvjeti:</w:t>
      </w:r>
      <w:r w:rsidRPr="0020295F">
        <w:rPr>
          <w:rFonts w:cs="Times New Roman"/>
          <w:szCs w:val="24"/>
          <w:rPrChange w:id="2364" w:author="Jan Kelemen" w:date="2016-01-20T17:07:00Z">
            <w:rPr>
              <w:rFonts w:cs="Times New Roman"/>
              <w:szCs w:val="24"/>
            </w:rPr>
          </w:rPrChange>
        </w:rPr>
        <w:t xml:space="preserve"> Mogućnost prijave na internet, dostupnost poslužitelja, korisnik se nalazi na svojoj stranici košarice.</w:t>
      </w:r>
    </w:p>
    <w:p w14:paraId="67503A4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365" w:author="Jan Kelemen" w:date="2016-01-20T17:07:00Z">
            <w:rPr>
              <w:rFonts w:cs="Times New Roman"/>
              <w:szCs w:val="24"/>
            </w:rPr>
          </w:rPrChange>
        </w:rPr>
      </w:pPr>
      <w:r w:rsidRPr="0020295F">
        <w:rPr>
          <w:rFonts w:cs="Times New Roman"/>
          <w:szCs w:val="24"/>
          <w:rPrChange w:id="2366" w:author="Jan Kelemen" w:date="2016-01-20T17:07:00Z">
            <w:rPr>
              <w:rFonts w:cs="Times New Roman"/>
              <w:b/>
              <w:szCs w:val="24"/>
            </w:rPr>
          </w:rPrChange>
        </w:rPr>
        <w:t xml:space="preserve">Rezultat: </w:t>
      </w:r>
      <w:r w:rsidRPr="0020295F">
        <w:rPr>
          <w:rFonts w:cs="Times New Roman"/>
          <w:szCs w:val="24"/>
          <w:rPrChange w:id="2367" w:author="Jan Kelemen" w:date="2016-01-20T17:07:00Z">
            <w:rPr>
              <w:rFonts w:cs="Times New Roman"/>
              <w:szCs w:val="24"/>
            </w:rPr>
          </w:rPrChange>
        </w:rPr>
        <w:t>Korisnik je uspješno izbrisao jelo koje ne želi naručiti.</w:t>
      </w:r>
    </w:p>
    <w:p w14:paraId="0BD7F46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368" w:author="Jan Kelemen" w:date="2016-01-20T17:07:00Z">
            <w:rPr>
              <w:rFonts w:cs="Times New Roman"/>
              <w:szCs w:val="24"/>
            </w:rPr>
          </w:rPrChange>
        </w:rPr>
      </w:pPr>
      <w:r w:rsidRPr="0020295F">
        <w:rPr>
          <w:rFonts w:cs="Times New Roman"/>
          <w:szCs w:val="24"/>
          <w:rPrChange w:id="2369" w:author="Jan Kelemen" w:date="2016-01-20T17:07:00Z">
            <w:rPr>
              <w:rFonts w:cs="Times New Roman"/>
              <w:b/>
              <w:szCs w:val="24"/>
            </w:rPr>
          </w:rPrChange>
        </w:rPr>
        <w:t>Željeni scenarij:</w:t>
      </w:r>
      <w:r w:rsidRPr="0020295F">
        <w:rPr>
          <w:rFonts w:cs="Times New Roman"/>
          <w:szCs w:val="24"/>
          <w:rPrChange w:id="2370" w:author="Jan Kelemen" w:date="2016-01-20T17:07:00Z">
            <w:rPr>
              <w:rFonts w:cs="Times New Roman"/>
              <w:szCs w:val="24"/>
            </w:rPr>
          </w:rPrChange>
        </w:rPr>
        <w:t xml:space="preserve"> </w:t>
      </w:r>
    </w:p>
    <w:p w14:paraId="76C7177C" w14:textId="77777777" w:rsidR="005E4C33" w:rsidRPr="0020295F" w:rsidRDefault="005E4C33" w:rsidP="001A0EE3">
      <w:pPr>
        <w:numPr>
          <w:ilvl w:val="0"/>
          <w:numId w:val="47"/>
        </w:numPr>
        <w:shd w:val="clear" w:color="auto" w:fill="FFFFFF"/>
        <w:spacing w:after="0"/>
        <w:textAlignment w:val="baseline"/>
        <w:rPr>
          <w:rFonts w:cs="Times New Roman"/>
          <w:szCs w:val="24"/>
          <w:rPrChange w:id="2371" w:author="Jan Kelemen" w:date="2016-01-20T17:07:00Z">
            <w:rPr>
              <w:rFonts w:cs="Times New Roman"/>
              <w:szCs w:val="24"/>
            </w:rPr>
          </w:rPrChange>
        </w:rPr>
      </w:pPr>
      <w:r w:rsidRPr="0020295F">
        <w:rPr>
          <w:rFonts w:cs="Times New Roman"/>
          <w:szCs w:val="24"/>
          <w:rPrChange w:id="2372" w:author="Jan Kelemen" w:date="2016-01-20T17:07:00Z">
            <w:rPr>
              <w:rFonts w:cs="Times New Roman"/>
              <w:szCs w:val="24"/>
            </w:rPr>
          </w:rPrChange>
        </w:rPr>
        <w:t>Korisnik klikne na gumb „Ukloni“ određenog jela.</w:t>
      </w:r>
    </w:p>
    <w:p w14:paraId="4EDCDF9D" w14:textId="77777777" w:rsidR="005E4C33" w:rsidRPr="0020295F" w:rsidRDefault="005E4C33" w:rsidP="001A0EE3">
      <w:pPr>
        <w:numPr>
          <w:ilvl w:val="0"/>
          <w:numId w:val="47"/>
        </w:numPr>
        <w:shd w:val="clear" w:color="auto" w:fill="FFFFFF"/>
        <w:spacing w:after="0"/>
        <w:textAlignment w:val="baseline"/>
        <w:rPr>
          <w:rFonts w:cs="Times New Roman"/>
          <w:szCs w:val="24"/>
          <w:rPrChange w:id="2373" w:author="Jan Kelemen" w:date="2016-01-20T17:07:00Z">
            <w:rPr>
              <w:rFonts w:cs="Times New Roman"/>
              <w:szCs w:val="24"/>
            </w:rPr>
          </w:rPrChange>
        </w:rPr>
      </w:pPr>
      <w:r w:rsidRPr="0020295F">
        <w:rPr>
          <w:rFonts w:cs="Times New Roman"/>
          <w:szCs w:val="24"/>
          <w:rPrChange w:id="2374" w:author="Jan Kelemen" w:date="2016-01-20T17:07:00Z">
            <w:rPr>
              <w:rFonts w:cs="Times New Roman"/>
              <w:szCs w:val="24"/>
            </w:rPr>
          </w:rPrChange>
        </w:rPr>
        <w:t>Jelo je izbrisano iz košarice.</w:t>
      </w:r>
    </w:p>
    <w:p w14:paraId="3D5F7B45" w14:textId="5283136E" w:rsidR="005E4C33" w:rsidRPr="0020295F" w:rsidRDefault="005E4C33" w:rsidP="001A0EE3">
      <w:pPr>
        <w:numPr>
          <w:ilvl w:val="0"/>
          <w:numId w:val="13"/>
        </w:numPr>
        <w:shd w:val="clear" w:color="auto" w:fill="FFFFFF"/>
        <w:spacing w:after="0"/>
        <w:textAlignment w:val="baseline"/>
        <w:rPr>
          <w:rFonts w:cs="Times New Roman"/>
          <w:szCs w:val="24"/>
          <w:rPrChange w:id="2375" w:author="Jan Kelemen" w:date="2016-01-20T17:07:00Z">
            <w:rPr>
              <w:rFonts w:cs="Times New Roman"/>
              <w:b/>
              <w:szCs w:val="24"/>
            </w:rPr>
          </w:rPrChange>
        </w:rPr>
      </w:pPr>
      <w:r w:rsidRPr="0020295F">
        <w:rPr>
          <w:rFonts w:cs="Times New Roman"/>
          <w:szCs w:val="24"/>
          <w:rPrChange w:id="2376" w:author="Jan Kelemen" w:date="2016-01-20T17:07:00Z">
            <w:rPr>
              <w:rFonts w:cs="Times New Roman"/>
              <w:b/>
              <w:szCs w:val="24"/>
            </w:rPr>
          </w:rPrChange>
        </w:rPr>
        <w:t>UC1</w:t>
      </w:r>
      <w:r w:rsidR="00BB12AB" w:rsidRPr="0020295F">
        <w:rPr>
          <w:rFonts w:cs="Times New Roman"/>
          <w:szCs w:val="24"/>
          <w:rPrChange w:id="2377" w:author="Jan Kelemen" w:date="2016-01-20T17:07:00Z">
            <w:rPr>
              <w:rFonts w:cs="Times New Roman"/>
              <w:b/>
              <w:szCs w:val="24"/>
            </w:rPr>
          </w:rPrChange>
        </w:rPr>
        <w:t>6</w:t>
      </w:r>
      <w:r w:rsidRPr="0020295F">
        <w:rPr>
          <w:rFonts w:cs="Times New Roman"/>
          <w:szCs w:val="24"/>
          <w:rPrChange w:id="2378" w:author="Jan Kelemen" w:date="2016-01-20T17:07:00Z">
            <w:rPr>
              <w:rFonts w:cs="Times New Roman"/>
              <w:b/>
              <w:szCs w:val="24"/>
            </w:rPr>
          </w:rPrChange>
        </w:rPr>
        <w:t xml:space="preserve"> – PotvrđivanjeNarudžbe</w:t>
      </w:r>
    </w:p>
    <w:p w14:paraId="1308C9B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379" w:author="Jan Kelemen" w:date="2016-01-20T17:07:00Z">
            <w:rPr>
              <w:rFonts w:cs="Times New Roman"/>
              <w:szCs w:val="24"/>
            </w:rPr>
          </w:rPrChange>
        </w:rPr>
      </w:pPr>
      <w:r w:rsidRPr="0020295F">
        <w:rPr>
          <w:rFonts w:cs="Times New Roman"/>
          <w:szCs w:val="24"/>
          <w:rPrChange w:id="2380" w:author="Jan Kelemen" w:date="2016-01-20T17:07:00Z">
            <w:rPr>
              <w:rFonts w:cs="Times New Roman"/>
              <w:b/>
              <w:szCs w:val="24"/>
            </w:rPr>
          </w:rPrChange>
        </w:rPr>
        <w:t>Glavni sudionik: Svi korisnici web stranice.</w:t>
      </w:r>
    </w:p>
    <w:p w14:paraId="532FBF3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381" w:author="Jan Kelemen" w:date="2016-01-20T17:07:00Z">
            <w:rPr>
              <w:rFonts w:cs="Times New Roman"/>
              <w:szCs w:val="24"/>
            </w:rPr>
          </w:rPrChange>
        </w:rPr>
      </w:pPr>
      <w:r w:rsidRPr="0020295F">
        <w:rPr>
          <w:rFonts w:cs="Times New Roman"/>
          <w:szCs w:val="24"/>
          <w:rPrChange w:id="2382" w:author="Jan Kelemen" w:date="2016-01-20T17:07:00Z">
            <w:rPr>
              <w:rFonts w:cs="Times New Roman"/>
              <w:b/>
              <w:szCs w:val="24"/>
            </w:rPr>
          </w:rPrChange>
        </w:rPr>
        <w:lastRenderedPageBreak/>
        <w:t>Cilj:</w:t>
      </w:r>
      <w:r w:rsidRPr="0020295F">
        <w:rPr>
          <w:rFonts w:cs="Times New Roman"/>
          <w:szCs w:val="24"/>
          <w:rPrChange w:id="2383" w:author="Jan Kelemen" w:date="2016-01-20T17:07:00Z">
            <w:rPr>
              <w:rFonts w:cs="Times New Roman"/>
              <w:szCs w:val="24"/>
            </w:rPr>
          </w:rPrChange>
        </w:rPr>
        <w:t xml:space="preserve"> Potvrđivanje narudžbe jela.</w:t>
      </w:r>
    </w:p>
    <w:p w14:paraId="69C8326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384" w:author="Jan Kelemen" w:date="2016-01-20T17:07:00Z">
            <w:rPr>
              <w:rFonts w:cs="Times New Roman"/>
              <w:b/>
              <w:szCs w:val="24"/>
            </w:rPr>
          </w:rPrChange>
        </w:rPr>
      </w:pPr>
      <w:r w:rsidRPr="0020295F">
        <w:rPr>
          <w:rFonts w:cs="Times New Roman"/>
          <w:szCs w:val="24"/>
          <w:rPrChange w:id="2385" w:author="Jan Kelemen" w:date="2016-01-20T17:07:00Z">
            <w:rPr>
              <w:rFonts w:cs="Times New Roman"/>
              <w:b/>
              <w:szCs w:val="24"/>
            </w:rPr>
          </w:rPrChange>
        </w:rPr>
        <w:t>Sudionici:</w:t>
      </w:r>
      <w:r w:rsidRPr="0020295F">
        <w:rPr>
          <w:rFonts w:cs="Times New Roman"/>
          <w:szCs w:val="24"/>
          <w:rPrChange w:id="2386" w:author="Jan Kelemen" w:date="2016-01-20T17:07:00Z">
            <w:rPr>
              <w:rFonts w:cs="Times New Roman"/>
              <w:szCs w:val="24"/>
            </w:rPr>
          </w:rPrChange>
        </w:rPr>
        <w:t xml:space="preserve"> Baza podataka, poslužitelj, djelatnik ili vlasnik.</w:t>
      </w:r>
    </w:p>
    <w:p w14:paraId="40421F1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387" w:author="Jan Kelemen" w:date="2016-01-20T17:07:00Z">
            <w:rPr>
              <w:rFonts w:cs="Times New Roman"/>
              <w:szCs w:val="24"/>
            </w:rPr>
          </w:rPrChange>
        </w:rPr>
      </w:pPr>
      <w:r w:rsidRPr="0020295F">
        <w:rPr>
          <w:rFonts w:cs="Times New Roman"/>
          <w:szCs w:val="24"/>
          <w:rPrChange w:id="2388" w:author="Jan Kelemen" w:date="2016-01-20T17:07:00Z">
            <w:rPr>
              <w:rFonts w:cs="Times New Roman"/>
              <w:b/>
              <w:szCs w:val="24"/>
            </w:rPr>
          </w:rPrChange>
        </w:rPr>
        <w:t>Preduvjeti:</w:t>
      </w:r>
      <w:r w:rsidRPr="0020295F">
        <w:rPr>
          <w:rFonts w:cs="Times New Roman"/>
          <w:szCs w:val="24"/>
          <w:rPrChange w:id="2389" w:author="Jan Kelemen" w:date="2016-01-20T17:07:00Z">
            <w:rPr>
              <w:rFonts w:cs="Times New Roman"/>
              <w:szCs w:val="24"/>
            </w:rPr>
          </w:rPrChange>
        </w:rPr>
        <w:t xml:space="preserve"> Mogućnost prijave na internet, dostupnost poslužitelja, korisnik se nalazi na stranici košarice, korisnik je odabrao minimalno jedno jelo.</w:t>
      </w:r>
    </w:p>
    <w:p w14:paraId="43B06DE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390" w:author="Jan Kelemen" w:date="2016-01-20T17:07:00Z">
            <w:rPr>
              <w:rFonts w:cs="Times New Roman"/>
              <w:szCs w:val="24"/>
            </w:rPr>
          </w:rPrChange>
        </w:rPr>
      </w:pPr>
      <w:r w:rsidRPr="0020295F">
        <w:rPr>
          <w:rFonts w:cs="Times New Roman"/>
          <w:szCs w:val="24"/>
          <w:rPrChange w:id="2391" w:author="Jan Kelemen" w:date="2016-01-20T17:07:00Z">
            <w:rPr>
              <w:rFonts w:cs="Times New Roman"/>
              <w:b/>
              <w:szCs w:val="24"/>
            </w:rPr>
          </w:rPrChange>
        </w:rPr>
        <w:t>Rezultat:</w:t>
      </w:r>
      <w:r w:rsidRPr="0020295F">
        <w:rPr>
          <w:rFonts w:cs="Times New Roman"/>
          <w:szCs w:val="24"/>
          <w:rPrChange w:id="2392" w:author="Jan Kelemen" w:date="2016-01-20T17:07:00Z">
            <w:rPr>
              <w:rFonts w:cs="Times New Roman"/>
              <w:szCs w:val="24"/>
            </w:rPr>
          </w:rPrChange>
        </w:rPr>
        <w:t xml:space="preserve"> Korisnik je uspješno naručio jelo.</w:t>
      </w:r>
    </w:p>
    <w:p w14:paraId="6274427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393" w:author="Jan Kelemen" w:date="2016-01-20T17:07:00Z">
            <w:rPr>
              <w:rFonts w:cs="Times New Roman"/>
              <w:szCs w:val="24"/>
            </w:rPr>
          </w:rPrChange>
        </w:rPr>
      </w:pPr>
      <w:r w:rsidRPr="0020295F">
        <w:rPr>
          <w:rFonts w:cs="Times New Roman"/>
          <w:szCs w:val="24"/>
          <w:rPrChange w:id="2394" w:author="Jan Kelemen" w:date="2016-01-20T17:07:00Z">
            <w:rPr>
              <w:rFonts w:cs="Times New Roman"/>
              <w:b/>
              <w:szCs w:val="24"/>
            </w:rPr>
          </w:rPrChange>
        </w:rPr>
        <w:t>Željeni scenarij:</w:t>
      </w:r>
      <w:r w:rsidRPr="0020295F">
        <w:rPr>
          <w:rFonts w:cs="Times New Roman"/>
          <w:szCs w:val="24"/>
          <w:rPrChange w:id="2395" w:author="Jan Kelemen" w:date="2016-01-20T17:07:00Z">
            <w:rPr>
              <w:rFonts w:cs="Times New Roman"/>
              <w:szCs w:val="24"/>
            </w:rPr>
          </w:rPrChange>
        </w:rPr>
        <w:t xml:space="preserve"> </w:t>
      </w:r>
    </w:p>
    <w:p w14:paraId="2127382F" w14:textId="737D9F51" w:rsidR="005E4C33" w:rsidRPr="0020295F" w:rsidRDefault="005E4C33" w:rsidP="001A0EE3">
      <w:pPr>
        <w:numPr>
          <w:ilvl w:val="0"/>
          <w:numId w:val="27"/>
        </w:numPr>
        <w:shd w:val="clear" w:color="auto" w:fill="FFFFFF"/>
        <w:spacing w:after="0"/>
        <w:textAlignment w:val="baseline"/>
        <w:rPr>
          <w:rFonts w:cs="Times New Roman"/>
          <w:szCs w:val="24"/>
          <w:rPrChange w:id="2396" w:author="Jan Kelemen" w:date="2016-01-20T17:07:00Z">
            <w:rPr>
              <w:rFonts w:cs="Times New Roman"/>
              <w:szCs w:val="24"/>
            </w:rPr>
          </w:rPrChange>
        </w:rPr>
      </w:pPr>
      <w:r w:rsidRPr="0020295F">
        <w:rPr>
          <w:rFonts w:cs="Times New Roman"/>
          <w:szCs w:val="24"/>
          <w:rPrChange w:id="2397" w:author="Jan Kelemen" w:date="2016-01-20T17:07:00Z">
            <w:rPr>
              <w:rFonts w:cs="Times New Roman"/>
              <w:szCs w:val="24"/>
            </w:rPr>
          </w:rPrChange>
        </w:rPr>
        <w:t>Korisniku se iznad gumba „Potvrdi</w:t>
      </w:r>
      <w:r w:rsidR="007D66C6" w:rsidRPr="0020295F">
        <w:rPr>
          <w:rFonts w:cs="Times New Roman"/>
          <w:szCs w:val="24"/>
          <w:rPrChange w:id="2398" w:author="Jan Kelemen" w:date="2016-01-20T17:07:00Z">
            <w:rPr>
              <w:rFonts w:cs="Times New Roman"/>
              <w:szCs w:val="24"/>
            </w:rPr>
          </w:rPrChange>
        </w:rPr>
        <w:t xml:space="preserve"> narudžbu</w:t>
      </w:r>
      <w:r w:rsidRPr="0020295F">
        <w:rPr>
          <w:rFonts w:cs="Times New Roman"/>
          <w:szCs w:val="24"/>
          <w:rPrChange w:id="2399" w:author="Jan Kelemen" w:date="2016-01-20T17:07:00Z">
            <w:rPr>
              <w:rFonts w:cs="Times New Roman"/>
              <w:szCs w:val="24"/>
            </w:rPr>
          </w:rPrChange>
        </w:rPr>
        <w:t xml:space="preserve">“ nalazi </w:t>
      </w:r>
      <w:r w:rsidR="007D66C6" w:rsidRPr="0020295F">
        <w:rPr>
          <w:rFonts w:cs="Times New Roman"/>
          <w:szCs w:val="24"/>
          <w:rPrChange w:id="2400" w:author="Jan Kelemen" w:date="2016-01-20T17:07:00Z">
            <w:rPr>
              <w:rFonts w:cs="Times New Roman"/>
              <w:szCs w:val="24"/>
            </w:rPr>
          </w:rPrChange>
        </w:rPr>
        <w:t xml:space="preserve">polje </w:t>
      </w:r>
      <w:r w:rsidRPr="0020295F">
        <w:rPr>
          <w:rFonts w:cs="Times New Roman"/>
          <w:szCs w:val="24"/>
          <w:rPrChange w:id="2401" w:author="Jan Kelemen" w:date="2016-01-20T17:07:00Z">
            <w:rPr>
              <w:rFonts w:cs="Times New Roman"/>
              <w:szCs w:val="24"/>
            </w:rPr>
          </w:rPrChange>
        </w:rPr>
        <w:t>s obaveznim upisom</w:t>
      </w:r>
      <w:r w:rsidR="007D66C6" w:rsidRPr="0020295F">
        <w:rPr>
          <w:rFonts w:cs="Times New Roman"/>
          <w:szCs w:val="24"/>
          <w:rPrChange w:id="2402" w:author="Jan Kelemen" w:date="2016-01-20T17:07:00Z">
            <w:rPr>
              <w:rFonts w:cs="Times New Roman"/>
              <w:szCs w:val="24"/>
            </w:rPr>
          </w:rPrChange>
        </w:rPr>
        <w:t xml:space="preserve"> imena i prezimena,</w:t>
      </w:r>
      <w:r w:rsidRPr="0020295F">
        <w:rPr>
          <w:rFonts w:cs="Times New Roman"/>
          <w:szCs w:val="24"/>
          <w:rPrChange w:id="2403" w:author="Jan Kelemen" w:date="2016-01-20T17:07:00Z">
            <w:rPr>
              <w:rFonts w:cs="Times New Roman"/>
              <w:szCs w:val="24"/>
            </w:rPr>
          </w:rPrChange>
        </w:rPr>
        <w:t xml:space="preserve"> adrese, email adrese i telefonskog broja</w:t>
      </w:r>
      <w:r w:rsidR="007D66C6" w:rsidRPr="0020295F">
        <w:rPr>
          <w:rFonts w:cs="Times New Roman"/>
          <w:szCs w:val="24"/>
          <w:rPrChange w:id="2404" w:author="Jan Kelemen" w:date="2016-01-20T17:07:00Z">
            <w:rPr>
              <w:rFonts w:cs="Times New Roman"/>
              <w:szCs w:val="24"/>
            </w:rPr>
          </w:rPrChange>
        </w:rPr>
        <w:t>, te opcionalnim poljem napomena.</w:t>
      </w:r>
    </w:p>
    <w:p w14:paraId="27C9A12D" w14:textId="0DFE735E" w:rsidR="005E4C33" w:rsidRPr="0020295F" w:rsidRDefault="005E4C33" w:rsidP="001A0EE3">
      <w:pPr>
        <w:numPr>
          <w:ilvl w:val="0"/>
          <w:numId w:val="27"/>
        </w:numPr>
        <w:shd w:val="clear" w:color="auto" w:fill="FFFFFF"/>
        <w:spacing w:after="0"/>
        <w:textAlignment w:val="baseline"/>
        <w:rPr>
          <w:rFonts w:cs="Times New Roman"/>
          <w:szCs w:val="24"/>
          <w:rPrChange w:id="2405" w:author="Jan Kelemen" w:date="2016-01-20T17:07:00Z">
            <w:rPr>
              <w:rFonts w:cs="Times New Roman"/>
              <w:szCs w:val="24"/>
            </w:rPr>
          </w:rPrChange>
        </w:rPr>
      </w:pPr>
      <w:r w:rsidRPr="0020295F">
        <w:rPr>
          <w:rFonts w:cs="Times New Roman"/>
          <w:szCs w:val="24"/>
          <w:rPrChange w:id="2406" w:author="Jan Kelemen" w:date="2016-01-20T17:07:00Z">
            <w:rPr>
              <w:rFonts w:cs="Times New Roman"/>
              <w:szCs w:val="24"/>
            </w:rPr>
          </w:rPrChange>
        </w:rPr>
        <w:t>Nakon obaveznog upisa traženih podataka korisnik klikne na gumb „Potvrdi</w:t>
      </w:r>
      <w:r w:rsidR="007D66C6" w:rsidRPr="0020295F">
        <w:rPr>
          <w:rFonts w:cs="Times New Roman"/>
          <w:szCs w:val="24"/>
          <w:rPrChange w:id="2407" w:author="Jan Kelemen" w:date="2016-01-20T17:07:00Z">
            <w:rPr>
              <w:rFonts w:cs="Times New Roman"/>
              <w:szCs w:val="24"/>
            </w:rPr>
          </w:rPrChange>
        </w:rPr>
        <w:t xml:space="preserve"> narudžbu</w:t>
      </w:r>
      <w:r w:rsidRPr="0020295F">
        <w:rPr>
          <w:rFonts w:cs="Times New Roman"/>
          <w:szCs w:val="24"/>
          <w:rPrChange w:id="2408" w:author="Jan Kelemen" w:date="2016-01-20T17:07:00Z">
            <w:rPr>
              <w:rFonts w:cs="Times New Roman"/>
              <w:szCs w:val="24"/>
            </w:rPr>
          </w:rPrChange>
        </w:rPr>
        <w:t>“.</w:t>
      </w:r>
    </w:p>
    <w:p w14:paraId="7D38FC4F" w14:textId="68DD6785" w:rsidR="005E4C33" w:rsidRPr="0020295F" w:rsidRDefault="005E4C33" w:rsidP="001A0EE3">
      <w:pPr>
        <w:numPr>
          <w:ilvl w:val="0"/>
          <w:numId w:val="27"/>
        </w:numPr>
        <w:shd w:val="clear" w:color="auto" w:fill="FFFFFF"/>
        <w:spacing w:after="0"/>
        <w:textAlignment w:val="baseline"/>
        <w:rPr>
          <w:rFonts w:cs="Times New Roman"/>
          <w:szCs w:val="24"/>
          <w:rPrChange w:id="2409" w:author="Jan Kelemen" w:date="2016-01-20T17:07:00Z">
            <w:rPr>
              <w:rFonts w:cs="Times New Roman"/>
              <w:szCs w:val="24"/>
            </w:rPr>
          </w:rPrChange>
        </w:rPr>
      </w:pPr>
      <w:r w:rsidRPr="0020295F">
        <w:rPr>
          <w:rFonts w:cs="Times New Roman"/>
          <w:szCs w:val="24"/>
          <w:rPrChange w:id="2410" w:author="Jan Kelemen" w:date="2016-01-20T17:07:00Z">
            <w:rPr>
              <w:rFonts w:cs="Times New Roman"/>
              <w:szCs w:val="24"/>
            </w:rPr>
          </w:rPrChange>
        </w:rPr>
        <w:t>Korisnik</w:t>
      </w:r>
      <w:r w:rsidR="007D66C6" w:rsidRPr="0020295F">
        <w:rPr>
          <w:rFonts w:cs="Times New Roman"/>
          <w:szCs w:val="24"/>
          <w:rPrChange w:id="2411" w:author="Jan Kelemen" w:date="2016-01-20T17:07:00Z">
            <w:rPr>
              <w:rFonts w:cs="Times New Roman"/>
              <w:szCs w:val="24"/>
            </w:rPr>
          </w:rPrChange>
        </w:rPr>
        <w:t>a poslužitelj preusmjerava na stranicu zahvale za narudžbu.</w:t>
      </w:r>
    </w:p>
    <w:p w14:paraId="0E344F0D" w14:textId="77777777" w:rsidR="005E4C33" w:rsidRPr="0020295F" w:rsidRDefault="005E4C33" w:rsidP="001A0EE3">
      <w:pPr>
        <w:numPr>
          <w:ilvl w:val="0"/>
          <w:numId w:val="27"/>
        </w:numPr>
        <w:shd w:val="clear" w:color="auto" w:fill="FFFFFF"/>
        <w:spacing w:after="0"/>
        <w:textAlignment w:val="baseline"/>
        <w:rPr>
          <w:rFonts w:cs="Times New Roman"/>
          <w:szCs w:val="24"/>
          <w:rPrChange w:id="2412" w:author="Jan Kelemen" w:date="2016-01-20T17:07:00Z">
            <w:rPr>
              <w:rFonts w:cs="Times New Roman"/>
              <w:szCs w:val="24"/>
            </w:rPr>
          </w:rPrChange>
        </w:rPr>
      </w:pPr>
      <w:r w:rsidRPr="0020295F">
        <w:rPr>
          <w:rFonts w:cs="Times New Roman"/>
          <w:szCs w:val="24"/>
          <w:rPrChange w:id="2413" w:author="Jan Kelemen" w:date="2016-01-20T17:07:00Z">
            <w:rPr>
              <w:rFonts w:cs="Times New Roman"/>
              <w:szCs w:val="24"/>
            </w:rPr>
          </w:rPrChange>
        </w:rPr>
        <w:t>Djelatnik ili vlasnik prihvaća naručenu narudžbu.</w:t>
      </w:r>
    </w:p>
    <w:p w14:paraId="5075E1F6" w14:textId="77777777" w:rsidR="005E4C33" w:rsidRPr="0020295F" w:rsidRDefault="005E4C33" w:rsidP="001A0EE3">
      <w:pPr>
        <w:numPr>
          <w:ilvl w:val="0"/>
          <w:numId w:val="27"/>
        </w:numPr>
        <w:shd w:val="clear" w:color="auto" w:fill="FFFFFF"/>
        <w:spacing w:after="0"/>
        <w:textAlignment w:val="baseline"/>
        <w:rPr>
          <w:rFonts w:cs="Times New Roman"/>
          <w:szCs w:val="24"/>
          <w:rPrChange w:id="2414" w:author="Jan Kelemen" w:date="2016-01-20T17:07:00Z">
            <w:rPr>
              <w:rFonts w:cs="Times New Roman"/>
              <w:szCs w:val="24"/>
            </w:rPr>
          </w:rPrChange>
        </w:rPr>
      </w:pPr>
      <w:r w:rsidRPr="0020295F">
        <w:rPr>
          <w:rFonts w:cs="Times New Roman"/>
          <w:szCs w:val="24"/>
          <w:rPrChange w:id="2415" w:author="Jan Kelemen" w:date="2016-01-20T17:07:00Z">
            <w:rPr>
              <w:rFonts w:cs="Times New Roman"/>
              <w:szCs w:val="24"/>
            </w:rPr>
          </w:rPrChange>
        </w:rPr>
        <w:t>Sustav šalje korisniku email o detaljima narudžbe.</w:t>
      </w:r>
    </w:p>
    <w:p w14:paraId="556A7029" w14:textId="796981BB" w:rsidR="005E4C33" w:rsidRPr="0020295F" w:rsidRDefault="005E4C33" w:rsidP="001A0EE3">
      <w:pPr>
        <w:numPr>
          <w:ilvl w:val="0"/>
          <w:numId w:val="14"/>
        </w:numPr>
        <w:shd w:val="clear" w:color="auto" w:fill="FFFFFF"/>
        <w:spacing w:after="0"/>
        <w:ind w:left="1843"/>
        <w:textAlignment w:val="baseline"/>
        <w:rPr>
          <w:rFonts w:cs="Times New Roman"/>
          <w:szCs w:val="24"/>
          <w:rPrChange w:id="2416" w:author="Jan Kelemen" w:date="2016-01-20T17:07:00Z">
            <w:rPr>
              <w:rFonts w:cs="Times New Roman"/>
              <w:b/>
              <w:szCs w:val="24"/>
            </w:rPr>
          </w:rPrChange>
        </w:rPr>
      </w:pPr>
      <w:r w:rsidRPr="0020295F">
        <w:rPr>
          <w:rFonts w:cs="Times New Roman"/>
          <w:szCs w:val="24"/>
          <w:rPrChange w:id="2417" w:author="Jan Kelemen" w:date="2016-01-20T17:07:00Z">
            <w:rPr>
              <w:rFonts w:cs="Times New Roman"/>
              <w:b/>
              <w:szCs w:val="24"/>
            </w:rPr>
          </w:rPrChange>
        </w:rPr>
        <w:t>Mogući drugi scenarij:</w:t>
      </w:r>
      <w:r w:rsidRPr="0020295F">
        <w:rPr>
          <w:rFonts w:cs="Times New Roman"/>
          <w:szCs w:val="24"/>
          <w:rPrChange w:id="2418" w:author="Jan Kelemen" w:date="2016-01-20T17:07:00Z">
            <w:rPr>
              <w:rFonts w:cs="Times New Roman"/>
              <w:szCs w:val="24"/>
            </w:rPr>
          </w:rPrChange>
        </w:rPr>
        <w:t xml:space="preserve"> Korisniku je narudžba odbijena od strane djelatnika ili vlasnika</w:t>
      </w:r>
      <w:r w:rsidR="00A06303" w:rsidRPr="0020295F">
        <w:rPr>
          <w:rFonts w:cs="Times New Roman"/>
          <w:szCs w:val="24"/>
          <w:rPrChange w:id="2419" w:author="Jan Kelemen" w:date="2016-01-20T17:07:00Z">
            <w:rPr>
              <w:rFonts w:cs="Times New Roman"/>
              <w:szCs w:val="24"/>
            </w:rPr>
          </w:rPrChange>
        </w:rPr>
        <w:t>.</w:t>
      </w:r>
    </w:p>
    <w:p w14:paraId="6F5DADE8" w14:textId="77777777" w:rsidR="000A0B5F" w:rsidRPr="0020295F" w:rsidRDefault="000A0B5F" w:rsidP="000A0B5F">
      <w:pPr>
        <w:shd w:val="clear" w:color="auto" w:fill="FFFFFF"/>
        <w:spacing w:after="0"/>
        <w:ind w:left="1843"/>
        <w:textAlignment w:val="baseline"/>
        <w:rPr>
          <w:rFonts w:cs="Times New Roman"/>
          <w:szCs w:val="24"/>
          <w:rPrChange w:id="2420" w:author="Jan Kelemen" w:date="2016-01-20T17:07:00Z">
            <w:rPr>
              <w:rFonts w:cs="Times New Roman"/>
              <w:b/>
              <w:szCs w:val="24"/>
            </w:rPr>
          </w:rPrChange>
        </w:rPr>
      </w:pPr>
    </w:p>
    <w:p w14:paraId="77E59563" w14:textId="5FA2E921" w:rsidR="005E4C33" w:rsidRPr="0020295F" w:rsidRDefault="005E4C33" w:rsidP="001A0EE3">
      <w:pPr>
        <w:numPr>
          <w:ilvl w:val="0"/>
          <w:numId w:val="13"/>
        </w:numPr>
        <w:shd w:val="clear" w:color="auto" w:fill="FFFFFF"/>
        <w:spacing w:after="0"/>
        <w:textAlignment w:val="baseline"/>
        <w:rPr>
          <w:rFonts w:cs="Times New Roman"/>
          <w:szCs w:val="24"/>
          <w:rPrChange w:id="2421" w:author="Jan Kelemen" w:date="2016-01-20T17:07:00Z">
            <w:rPr>
              <w:rFonts w:cs="Times New Roman"/>
              <w:b/>
              <w:szCs w:val="24"/>
            </w:rPr>
          </w:rPrChange>
        </w:rPr>
      </w:pPr>
      <w:r w:rsidRPr="0020295F">
        <w:rPr>
          <w:rFonts w:cs="Times New Roman"/>
          <w:szCs w:val="24"/>
          <w:rPrChange w:id="2422" w:author="Jan Kelemen" w:date="2016-01-20T17:07:00Z">
            <w:rPr>
              <w:rFonts w:cs="Times New Roman"/>
              <w:b/>
              <w:szCs w:val="24"/>
            </w:rPr>
          </w:rPrChange>
        </w:rPr>
        <w:t>UC1</w:t>
      </w:r>
      <w:r w:rsidR="00BB12AB" w:rsidRPr="0020295F">
        <w:rPr>
          <w:rFonts w:cs="Times New Roman"/>
          <w:szCs w:val="24"/>
          <w:rPrChange w:id="2423" w:author="Jan Kelemen" w:date="2016-01-20T17:07:00Z">
            <w:rPr>
              <w:rFonts w:cs="Times New Roman"/>
              <w:b/>
              <w:szCs w:val="24"/>
            </w:rPr>
          </w:rPrChange>
        </w:rPr>
        <w:t>7</w:t>
      </w:r>
      <w:r w:rsidRPr="0020295F">
        <w:rPr>
          <w:rFonts w:cs="Times New Roman"/>
          <w:szCs w:val="24"/>
          <w:rPrChange w:id="2424" w:author="Jan Kelemen" w:date="2016-01-20T17:07:00Z">
            <w:rPr>
              <w:rFonts w:cs="Times New Roman"/>
              <w:b/>
              <w:szCs w:val="24"/>
            </w:rPr>
          </w:rPrChange>
        </w:rPr>
        <w:t xml:space="preserve"> – KomentirajIOcjeniJelo</w:t>
      </w:r>
    </w:p>
    <w:p w14:paraId="3DA0FDC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425" w:author="Jan Kelemen" w:date="2016-01-20T17:07:00Z">
            <w:rPr>
              <w:rFonts w:cs="Times New Roman"/>
              <w:szCs w:val="24"/>
            </w:rPr>
          </w:rPrChange>
        </w:rPr>
      </w:pPr>
      <w:r w:rsidRPr="0020295F">
        <w:rPr>
          <w:rFonts w:cs="Times New Roman"/>
          <w:szCs w:val="24"/>
          <w:rPrChange w:id="2426" w:author="Jan Kelemen" w:date="2016-01-20T17:07:00Z">
            <w:rPr>
              <w:rFonts w:cs="Times New Roman"/>
              <w:b/>
              <w:szCs w:val="24"/>
            </w:rPr>
          </w:rPrChange>
        </w:rPr>
        <w:t>Glavni sudionik:</w:t>
      </w:r>
      <w:r w:rsidRPr="0020295F">
        <w:rPr>
          <w:rFonts w:cs="Times New Roman"/>
          <w:szCs w:val="24"/>
          <w:rPrChange w:id="2427" w:author="Jan Kelemen" w:date="2016-01-20T17:07:00Z">
            <w:rPr>
              <w:rFonts w:cs="Times New Roman"/>
              <w:szCs w:val="24"/>
            </w:rPr>
          </w:rPrChange>
        </w:rPr>
        <w:t xml:space="preserve"> Svi korisnici web stranice.</w:t>
      </w:r>
    </w:p>
    <w:p w14:paraId="6433F2F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428" w:author="Jan Kelemen" w:date="2016-01-20T17:07:00Z">
            <w:rPr>
              <w:rFonts w:cs="Times New Roman"/>
              <w:szCs w:val="24"/>
            </w:rPr>
          </w:rPrChange>
        </w:rPr>
      </w:pPr>
      <w:r w:rsidRPr="0020295F">
        <w:rPr>
          <w:rFonts w:cs="Times New Roman"/>
          <w:szCs w:val="24"/>
          <w:rPrChange w:id="2429" w:author="Jan Kelemen" w:date="2016-01-20T17:07:00Z">
            <w:rPr>
              <w:rFonts w:cs="Times New Roman"/>
              <w:b/>
              <w:szCs w:val="24"/>
            </w:rPr>
          </w:rPrChange>
        </w:rPr>
        <w:t>Cilj:</w:t>
      </w:r>
      <w:r w:rsidRPr="0020295F">
        <w:rPr>
          <w:rFonts w:cs="Times New Roman"/>
          <w:szCs w:val="24"/>
          <w:rPrChange w:id="2430" w:author="Jan Kelemen" w:date="2016-01-20T17:07:00Z">
            <w:rPr>
              <w:rFonts w:cs="Times New Roman"/>
              <w:szCs w:val="24"/>
            </w:rPr>
          </w:rPrChange>
        </w:rPr>
        <w:t xml:space="preserve"> Komentirati i ocijeniti naručeno jelo.</w:t>
      </w:r>
    </w:p>
    <w:p w14:paraId="37FDA2E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431" w:author="Jan Kelemen" w:date="2016-01-20T17:07:00Z">
            <w:rPr>
              <w:rFonts w:cs="Times New Roman"/>
              <w:b/>
              <w:szCs w:val="24"/>
            </w:rPr>
          </w:rPrChange>
        </w:rPr>
      </w:pPr>
      <w:r w:rsidRPr="0020295F">
        <w:rPr>
          <w:rFonts w:cs="Times New Roman"/>
          <w:szCs w:val="24"/>
          <w:rPrChange w:id="2432" w:author="Jan Kelemen" w:date="2016-01-20T17:07:00Z">
            <w:rPr>
              <w:rFonts w:cs="Times New Roman"/>
              <w:b/>
              <w:szCs w:val="24"/>
            </w:rPr>
          </w:rPrChange>
        </w:rPr>
        <w:t xml:space="preserve">Sudionici: </w:t>
      </w:r>
      <w:r w:rsidRPr="0020295F">
        <w:rPr>
          <w:rFonts w:cs="Times New Roman"/>
          <w:szCs w:val="24"/>
          <w:rPrChange w:id="2433" w:author="Jan Kelemen" w:date="2016-01-20T17:07:00Z">
            <w:rPr>
              <w:rFonts w:cs="Times New Roman"/>
              <w:szCs w:val="24"/>
            </w:rPr>
          </w:rPrChange>
        </w:rPr>
        <w:t>Baza podataka,  poslužitelj.</w:t>
      </w:r>
    </w:p>
    <w:p w14:paraId="185EA32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434" w:author="Jan Kelemen" w:date="2016-01-20T17:07:00Z">
            <w:rPr>
              <w:rFonts w:cs="Times New Roman"/>
              <w:szCs w:val="24"/>
            </w:rPr>
          </w:rPrChange>
        </w:rPr>
      </w:pPr>
      <w:r w:rsidRPr="0020295F">
        <w:rPr>
          <w:rFonts w:cs="Times New Roman"/>
          <w:szCs w:val="24"/>
          <w:rPrChange w:id="2435" w:author="Jan Kelemen" w:date="2016-01-20T17:07:00Z">
            <w:rPr>
              <w:rFonts w:cs="Times New Roman"/>
              <w:b/>
              <w:szCs w:val="24"/>
            </w:rPr>
          </w:rPrChange>
        </w:rPr>
        <w:t>Preduvjeti:</w:t>
      </w:r>
      <w:r w:rsidRPr="0020295F">
        <w:rPr>
          <w:rFonts w:cs="Times New Roman"/>
          <w:szCs w:val="24"/>
          <w:rPrChange w:id="2436" w:author="Jan Kelemen" w:date="2016-01-20T17:07:00Z">
            <w:rPr>
              <w:rFonts w:cs="Times New Roman"/>
              <w:szCs w:val="24"/>
            </w:rPr>
          </w:rPrChange>
        </w:rPr>
        <w:t xml:space="preserve"> Mogućnost prijave na internet, dostupnost poslužitelja, korisnik se nalazi na stranici jela.</w:t>
      </w:r>
    </w:p>
    <w:p w14:paraId="01A6BE7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437" w:author="Jan Kelemen" w:date="2016-01-20T17:07:00Z">
            <w:rPr>
              <w:rFonts w:cs="Times New Roman"/>
              <w:szCs w:val="24"/>
            </w:rPr>
          </w:rPrChange>
        </w:rPr>
      </w:pPr>
      <w:r w:rsidRPr="0020295F">
        <w:rPr>
          <w:rFonts w:cs="Times New Roman"/>
          <w:szCs w:val="24"/>
          <w:rPrChange w:id="2438" w:author="Jan Kelemen" w:date="2016-01-20T17:07:00Z">
            <w:rPr>
              <w:rFonts w:cs="Times New Roman"/>
              <w:b/>
              <w:szCs w:val="24"/>
            </w:rPr>
          </w:rPrChange>
        </w:rPr>
        <w:t xml:space="preserve">Rezultat: </w:t>
      </w:r>
      <w:r w:rsidRPr="0020295F">
        <w:rPr>
          <w:rFonts w:cs="Times New Roman"/>
          <w:szCs w:val="24"/>
          <w:rPrChange w:id="2439" w:author="Jan Kelemen" w:date="2016-01-20T17:07:00Z">
            <w:rPr>
              <w:rFonts w:cs="Times New Roman"/>
              <w:szCs w:val="24"/>
            </w:rPr>
          </w:rPrChange>
        </w:rPr>
        <w:t>Korisnik je uspješno komentirao i ocijenio jelo.</w:t>
      </w:r>
    </w:p>
    <w:p w14:paraId="74E632F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440" w:author="Jan Kelemen" w:date="2016-01-20T17:07:00Z">
            <w:rPr>
              <w:rFonts w:cs="Times New Roman"/>
              <w:szCs w:val="24"/>
            </w:rPr>
          </w:rPrChange>
        </w:rPr>
      </w:pPr>
      <w:r w:rsidRPr="0020295F">
        <w:rPr>
          <w:rFonts w:cs="Times New Roman"/>
          <w:szCs w:val="24"/>
          <w:rPrChange w:id="2441" w:author="Jan Kelemen" w:date="2016-01-20T17:07:00Z">
            <w:rPr>
              <w:rFonts w:cs="Times New Roman"/>
              <w:b/>
              <w:szCs w:val="24"/>
            </w:rPr>
          </w:rPrChange>
        </w:rPr>
        <w:t>Željeni scenarij:</w:t>
      </w:r>
      <w:r w:rsidRPr="0020295F">
        <w:rPr>
          <w:rFonts w:cs="Times New Roman"/>
          <w:szCs w:val="24"/>
          <w:rPrChange w:id="2442" w:author="Jan Kelemen" w:date="2016-01-20T17:07:00Z">
            <w:rPr>
              <w:rFonts w:cs="Times New Roman"/>
              <w:szCs w:val="24"/>
            </w:rPr>
          </w:rPrChange>
        </w:rPr>
        <w:t xml:space="preserve"> </w:t>
      </w:r>
    </w:p>
    <w:p w14:paraId="4EE68CEB" w14:textId="693871BA" w:rsidR="00A06303" w:rsidRPr="0020295F" w:rsidRDefault="00A06303" w:rsidP="001A0EE3">
      <w:pPr>
        <w:numPr>
          <w:ilvl w:val="0"/>
          <w:numId w:val="28"/>
        </w:numPr>
        <w:shd w:val="clear" w:color="auto" w:fill="FFFFFF"/>
        <w:spacing w:after="0"/>
        <w:textAlignment w:val="baseline"/>
        <w:rPr>
          <w:rFonts w:cs="Times New Roman"/>
          <w:szCs w:val="24"/>
          <w:rPrChange w:id="2443" w:author="Jan Kelemen" w:date="2016-01-20T17:07:00Z">
            <w:rPr>
              <w:rFonts w:cs="Times New Roman"/>
              <w:szCs w:val="24"/>
            </w:rPr>
          </w:rPrChange>
        </w:rPr>
      </w:pPr>
      <w:r w:rsidRPr="0020295F">
        <w:rPr>
          <w:rFonts w:cs="Times New Roman"/>
          <w:szCs w:val="24"/>
          <w:rPrChange w:id="2444" w:author="Jan Kelemen" w:date="2016-01-20T17:07:00Z">
            <w:rPr>
              <w:rFonts w:cs="Times New Roman"/>
              <w:szCs w:val="24"/>
            </w:rPr>
          </w:rPrChange>
        </w:rPr>
        <w:t>Korisnik klikne na oblačić „Komentiraj...“ u donjem lijevom kutu stranice.</w:t>
      </w:r>
    </w:p>
    <w:p w14:paraId="3E3D6BF2" w14:textId="77777777" w:rsidR="005E4C33" w:rsidRPr="0020295F" w:rsidRDefault="005E4C33" w:rsidP="001A0EE3">
      <w:pPr>
        <w:numPr>
          <w:ilvl w:val="0"/>
          <w:numId w:val="28"/>
        </w:numPr>
        <w:shd w:val="clear" w:color="auto" w:fill="FFFFFF"/>
        <w:spacing w:after="0"/>
        <w:textAlignment w:val="baseline"/>
        <w:rPr>
          <w:rFonts w:cs="Times New Roman"/>
          <w:szCs w:val="24"/>
          <w:rPrChange w:id="2445" w:author="Jan Kelemen" w:date="2016-01-20T17:07:00Z">
            <w:rPr>
              <w:rFonts w:cs="Times New Roman"/>
              <w:szCs w:val="24"/>
            </w:rPr>
          </w:rPrChange>
        </w:rPr>
      </w:pPr>
      <w:r w:rsidRPr="0020295F">
        <w:rPr>
          <w:rFonts w:cs="Times New Roman"/>
          <w:szCs w:val="24"/>
          <w:rPrChange w:id="2446" w:author="Jan Kelemen" w:date="2016-01-20T17:07:00Z">
            <w:rPr>
              <w:rFonts w:cs="Times New Roman"/>
              <w:szCs w:val="24"/>
            </w:rPr>
          </w:rPrChange>
        </w:rPr>
        <w:t>Korisnik upisuje svoj komentar i ime koje će se prikazivati uz komentar u pripadajuću kućicu.</w:t>
      </w:r>
    </w:p>
    <w:p w14:paraId="5562F5DC" w14:textId="77777777" w:rsidR="005E4C33" w:rsidRPr="0020295F" w:rsidRDefault="005E4C33" w:rsidP="001A0EE3">
      <w:pPr>
        <w:numPr>
          <w:ilvl w:val="0"/>
          <w:numId w:val="28"/>
        </w:numPr>
        <w:shd w:val="clear" w:color="auto" w:fill="FFFFFF"/>
        <w:spacing w:after="0"/>
        <w:textAlignment w:val="baseline"/>
        <w:rPr>
          <w:rFonts w:cs="Times New Roman"/>
          <w:szCs w:val="24"/>
          <w:rPrChange w:id="2447" w:author="Jan Kelemen" w:date="2016-01-20T17:07:00Z">
            <w:rPr>
              <w:rFonts w:cs="Times New Roman"/>
              <w:szCs w:val="24"/>
            </w:rPr>
          </w:rPrChange>
        </w:rPr>
      </w:pPr>
      <w:r w:rsidRPr="0020295F">
        <w:rPr>
          <w:rFonts w:cs="Times New Roman"/>
          <w:szCs w:val="24"/>
          <w:rPrChange w:id="2448" w:author="Jan Kelemen" w:date="2016-01-20T17:07:00Z">
            <w:rPr>
              <w:rFonts w:cs="Times New Roman"/>
              <w:szCs w:val="24"/>
            </w:rPr>
          </w:rPrChange>
        </w:rPr>
        <w:t>Korisnik odabire ocjenu od jedne do pet zvjezdica.</w:t>
      </w:r>
    </w:p>
    <w:p w14:paraId="507ED5AF" w14:textId="07D67D1F" w:rsidR="005E4C33" w:rsidRPr="0020295F" w:rsidRDefault="005E4C33" w:rsidP="001A0EE3">
      <w:pPr>
        <w:numPr>
          <w:ilvl w:val="0"/>
          <w:numId w:val="28"/>
        </w:numPr>
        <w:shd w:val="clear" w:color="auto" w:fill="FFFFFF"/>
        <w:spacing w:after="0"/>
        <w:textAlignment w:val="baseline"/>
        <w:rPr>
          <w:rFonts w:cs="Times New Roman"/>
          <w:szCs w:val="24"/>
          <w:rPrChange w:id="2449" w:author="Jan Kelemen" w:date="2016-01-20T17:07:00Z">
            <w:rPr>
              <w:rFonts w:cs="Times New Roman"/>
              <w:szCs w:val="24"/>
            </w:rPr>
          </w:rPrChange>
        </w:rPr>
      </w:pPr>
      <w:r w:rsidRPr="0020295F">
        <w:rPr>
          <w:rFonts w:cs="Times New Roman"/>
          <w:szCs w:val="24"/>
          <w:rPrChange w:id="2450" w:author="Jan Kelemen" w:date="2016-01-20T17:07:00Z">
            <w:rPr>
              <w:rFonts w:cs="Times New Roman"/>
              <w:szCs w:val="24"/>
            </w:rPr>
          </w:rPrChange>
        </w:rPr>
        <w:t>Korisnik potvrđuje svoj unos klikom na gumb „</w:t>
      </w:r>
      <w:r w:rsidR="00A06303" w:rsidRPr="0020295F">
        <w:rPr>
          <w:rFonts w:cs="Times New Roman"/>
          <w:szCs w:val="24"/>
          <w:rPrChange w:id="2451" w:author="Jan Kelemen" w:date="2016-01-20T17:07:00Z">
            <w:rPr>
              <w:rFonts w:cs="Times New Roman"/>
              <w:szCs w:val="24"/>
            </w:rPr>
          </w:rPrChange>
        </w:rPr>
        <w:t>Pošalji komentar</w:t>
      </w:r>
      <w:r w:rsidRPr="0020295F">
        <w:rPr>
          <w:rFonts w:cs="Times New Roman"/>
          <w:szCs w:val="24"/>
          <w:rPrChange w:id="2452" w:author="Jan Kelemen" w:date="2016-01-20T17:07:00Z">
            <w:rPr>
              <w:rFonts w:cs="Times New Roman"/>
              <w:szCs w:val="24"/>
            </w:rPr>
          </w:rPrChange>
        </w:rPr>
        <w:t>“.</w:t>
      </w:r>
    </w:p>
    <w:p w14:paraId="2CD86F78" w14:textId="596D0D14" w:rsidR="005E4C33" w:rsidRPr="0020295F" w:rsidRDefault="005E4C33" w:rsidP="001A0EE3">
      <w:pPr>
        <w:numPr>
          <w:ilvl w:val="0"/>
          <w:numId w:val="28"/>
        </w:numPr>
        <w:shd w:val="clear" w:color="auto" w:fill="FFFFFF"/>
        <w:spacing w:after="0"/>
        <w:textAlignment w:val="baseline"/>
        <w:rPr>
          <w:rFonts w:cs="Times New Roman"/>
          <w:szCs w:val="24"/>
          <w:rPrChange w:id="2453" w:author="Jan Kelemen" w:date="2016-01-20T17:07:00Z">
            <w:rPr>
              <w:rFonts w:cs="Times New Roman"/>
              <w:szCs w:val="24"/>
            </w:rPr>
          </w:rPrChange>
        </w:rPr>
      </w:pPr>
      <w:r w:rsidRPr="0020295F">
        <w:rPr>
          <w:rFonts w:cs="Times New Roman"/>
          <w:szCs w:val="24"/>
          <w:rPrChange w:id="2454" w:author="Jan Kelemen" w:date="2016-01-20T17:07:00Z">
            <w:rPr>
              <w:rFonts w:cs="Times New Roman"/>
              <w:szCs w:val="24"/>
            </w:rPr>
          </w:rPrChange>
        </w:rPr>
        <w:lastRenderedPageBreak/>
        <w:t>Pojavio se komentar</w:t>
      </w:r>
      <w:r w:rsidR="00B924CC" w:rsidRPr="0020295F">
        <w:rPr>
          <w:rFonts w:cs="Times New Roman"/>
          <w:szCs w:val="24"/>
          <w:rPrChange w:id="2455" w:author="Jan Kelemen" w:date="2016-01-20T17:07:00Z">
            <w:rPr>
              <w:rFonts w:cs="Times New Roman"/>
              <w:szCs w:val="24"/>
            </w:rPr>
          </w:rPrChange>
        </w:rPr>
        <w:t>, datum, vrijeme</w:t>
      </w:r>
      <w:r w:rsidRPr="0020295F">
        <w:rPr>
          <w:rFonts w:cs="Times New Roman"/>
          <w:szCs w:val="24"/>
          <w:rPrChange w:id="2456" w:author="Jan Kelemen" w:date="2016-01-20T17:07:00Z">
            <w:rPr>
              <w:rFonts w:cs="Times New Roman"/>
              <w:szCs w:val="24"/>
            </w:rPr>
          </w:rPrChange>
        </w:rPr>
        <w:t xml:space="preserve"> i ocjena</w:t>
      </w:r>
      <w:r w:rsidR="00B924CC" w:rsidRPr="0020295F">
        <w:rPr>
          <w:rFonts w:cs="Times New Roman"/>
          <w:szCs w:val="24"/>
          <w:rPrChange w:id="2457" w:author="Jan Kelemen" w:date="2016-01-20T17:07:00Z">
            <w:rPr>
              <w:rFonts w:cs="Times New Roman"/>
              <w:szCs w:val="24"/>
            </w:rPr>
          </w:rPrChange>
        </w:rPr>
        <w:t xml:space="preserve"> jela</w:t>
      </w:r>
      <w:r w:rsidRPr="0020295F">
        <w:rPr>
          <w:rFonts w:cs="Times New Roman"/>
          <w:szCs w:val="24"/>
          <w:rPrChange w:id="2458" w:author="Jan Kelemen" w:date="2016-01-20T17:07:00Z">
            <w:rPr>
              <w:rFonts w:cs="Times New Roman"/>
              <w:szCs w:val="24"/>
            </w:rPr>
          </w:rPrChange>
        </w:rPr>
        <w:t xml:space="preserve"> korisnika s odabranim imenom.</w:t>
      </w:r>
    </w:p>
    <w:p w14:paraId="063920B8" w14:textId="77777777" w:rsidR="000A0B5F" w:rsidRPr="0020295F" w:rsidRDefault="000A0B5F" w:rsidP="000A0B5F">
      <w:pPr>
        <w:shd w:val="clear" w:color="auto" w:fill="FFFFFF"/>
        <w:spacing w:after="0"/>
        <w:ind w:left="2880"/>
        <w:textAlignment w:val="baseline"/>
        <w:rPr>
          <w:rFonts w:cs="Times New Roman"/>
          <w:szCs w:val="24"/>
          <w:rPrChange w:id="2459" w:author="Jan Kelemen" w:date="2016-01-20T17:07:00Z">
            <w:rPr>
              <w:rFonts w:cs="Times New Roman"/>
              <w:szCs w:val="24"/>
            </w:rPr>
          </w:rPrChange>
        </w:rPr>
      </w:pPr>
    </w:p>
    <w:p w14:paraId="58A8E951" w14:textId="4A8AB17A" w:rsidR="005E4C33" w:rsidRPr="0020295F" w:rsidRDefault="005E4C33" w:rsidP="001A0EE3">
      <w:pPr>
        <w:numPr>
          <w:ilvl w:val="0"/>
          <w:numId w:val="13"/>
        </w:numPr>
        <w:shd w:val="clear" w:color="auto" w:fill="FFFFFF"/>
        <w:spacing w:after="0"/>
        <w:textAlignment w:val="baseline"/>
        <w:rPr>
          <w:rFonts w:cs="Times New Roman"/>
          <w:szCs w:val="24"/>
          <w:rPrChange w:id="2460" w:author="Jan Kelemen" w:date="2016-01-20T17:07:00Z">
            <w:rPr>
              <w:rFonts w:cs="Times New Roman"/>
              <w:b/>
              <w:szCs w:val="24"/>
            </w:rPr>
          </w:rPrChange>
        </w:rPr>
      </w:pPr>
      <w:r w:rsidRPr="0020295F">
        <w:rPr>
          <w:rFonts w:cs="Times New Roman"/>
          <w:szCs w:val="24"/>
          <w:rPrChange w:id="2461" w:author="Jan Kelemen" w:date="2016-01-20T17:07:00Z">
            <w:rPr>
              <w:rFonts w:cs="Times New Roman"/>
              <w:b/>
              <w:szCs w:val="24"/>
            </w:rPr>
          </w:rPrChange>
        </w:rPr>
        <w:t>UC1</w:t>
      </w:r>
      <w:r w:rsidR="00BB12AB" w:rsidRPr="0020295F">
        <w:rPr>
          <w:rFonts w:cs="Times New Roman"/>
          <w:szCs w:val="24"/>
          <w:rPrChange w:id="2462" w:author="Jan Kelemen" w:date="2016-01-20T17:07:00Z">
            <w:rPr>
              <w:rFonts w:cs="Times New Roman"/>
              <w:b/>
              <w:szCs w:val="24"/>
            </w:rPr>
          </w:rPrChange>
        </w:rPr>
        <w:t>8</w:t>
      </w:r>
      <w:r w:rsidRPr="0020295F">
        <w:rPr>
          <w:rFonts w:cs="Times New Roman"/>
          <w:szCs w:val="24"/>
          <w:rPrChange w:id="2463" w:author="Jan Kelemen" w:date="2016-01-20T17:07:00Z">
            <w:rPr>
              <w:rFonts w:cs="Times New Roman"/>
              <w:b/>
              <w:szCs w:val="24"/>
            </w:rPr>
          </w:rPrChange>
        </w:rPr>
        <w:t xml:space="preserve"> – KomentirajRestoran</w:t>
      </w:r>
    </w:p>
    <w:p w14:paraId="630BA44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464" w:author="Jan Kelemen" w:date="2016-01-20T17:07:00Z">
            <w:rPr>
              <w:rFonts w:cs="Times New Roman"/>
              <w:szCs w:val="24"/>
            </w:rPr>
          </w:rPrChange>
        </w:rPr>
      </w:pPr>
      <w:r w:rsidRPr="0020295F">
        <w:rPr>
          <w:rFonts w:cs="Times New Roman"/>
          <w:szCs w:val="24"/>
          <w:rPrChange w:id="2465" w:author="Jan Kelemen" w:date="2016-01-20T17:07:00Z">
            <w:rPr>
              <w:rFonts w:cs="Times New Roman"/>
              <w:b/>
              <w:szCs w:val="24"/>
            </w:rPr>
          </w:rPrChange>
        </w:rPr>
        <w:t>Glavni sudionik:</w:t>
      </w:r>
      <w:r w:rsidRPr="0020295F">
        <w:rPr>
          <w:rFonts w:cs="Times New Roman"/>
          <w:szCs w:val="24"/>
          <w:rPrChange w:id="2466" w:author="Jan Kelemen" w:date="2016-01-20T17:07:00Z">
            <w:rPr>
              <w:rFonts w:cs="Times New Roman"/>
              <w:szCs w:val="24"/>
            </w:rPr>
          </w:rPrChange>
        </w:rPr>
        <w:t xml:space="preserve"> Svi  korisnici web stranice.</w:t>
      </w:r>
    </w:p>
    <w:p w14:paraId="50AA78E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467" w:author="Jan Kelemen" w:date="2016-01-20T17:07:00Z">
            <w:rPr>
              <w:rFonts w:cs="Times New Roman"/>
              <w:szCs w:val="24"/>
            </w:rPr>
          </w:rPrChange>
        </w:rPr>
      </w:pPr>
      <w:r w:rsidRPr="0020295F">
        <w:rPr>
          <w:rFonts w:cs="Times New Roman"/>
          <w:szCs w:val="24"/>
          <w:rPrChange w:id="2468" w:author="Jan Kelemen" w:date="2016-01-20T17:07:00Z">
            <w:rPr>
              <w:rFonts w:cs="Times New Roman"/>
              <w:b/>
              <w:szCs w:val="24"/>
            </w:rPr>
          </w:rPrChange>
        </w:rPr>
        <w:t>Cilj:</w:t>
      </w:r>
      <w:r w:rsidRPr="0020295F">
        <w:rPr>
          <w:rFonts w:cs="Times New Roman"/>
          <w:szCs w:val="24"/>
          <w:rPrChange w:id="2469" w:author="Jan Kelemen" w:date="2016-01-20T17:07:00Z">
            <w:rPr>
              <w:rFonts w:cs="Times New Roman"/>
              <w:szCs w:val="24"/>
            </w:rPr>
          </w:rPrChange>
        </w:rPr>
        <w:t xml:space="preserve"> Komentirati restoran.</w:t>
      </w:r>
    </w:p>
    <w:p w14:paraId="36EC535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470" w:author="Jan Kelemen" w:date="2016-01-20T17:07:00Z">
            <w:rPr>
              <w:rFonts w:cs="Times New Roman"/>
              <w:b/>
              <w:szCs w:val="24"/>
            </w:rPr>
          </w:rPrChange>
        </w:rPr>
      </w:pPr>
      <w:r w:rsidRPr="0020295F">
        <w:rPr>
          <w:rFonts w:cs="Times New Roman"/>
          <w:szCs w:val="24"/>
          <w:rPrChange w:id="2471" w:author="Jan Kelemen" w:date="2016-01-20T17:07:00Z">
            <w:rPr>
              <w:rFonts w:cs="Times New Roman"/>
              <w:b/>
              <w:szCs w:val="24"/>
            </w:rPr>
          </w:rPrChange>
        </w:rPr>
        <w:t xml:space="preserve">Sudionici: </w:t>
      </w:r>
      <w:r w:rsidRPr="0020295F">
        <w:rPr>
          <w:rFonts w:cs="Times New Roman"/>
          <w:szCs w:val="24"/>
          <w:rPrChange w:id="2472" w:author="Jan Kelemen" w:date="2016-01-20T17:07:00Z">
            <w:rPr>
              <w:rFonts w:cs="Times New Roman"/>
              <w:szCs w:val="24"/>
            </w:rPr>
          </w:rPrChange>
        </w:rPr>
        <w:t>Baza podataka,  poslužitelj.</w:t>
      </w:r>
    </w:p>
    <w:p w14:paraId="2344FC6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473" w:author="Jan Kelemen" w:date="2016-01-20T17:07:00Z">
            <w:rPr>
              <w:rFonts w:cs="Times New Roman"/>
              <w:szCs w:val="24"/>
            </w:rPr>
          </w:rPrChange>
        </w:rPr>
      </w:pPr>
      <w:r w:rsidRPr="0020295F">
        <w:rPr>
          <w:rFonts w:cs="Times New Roman"/>
          <w:szCs w:val="24"/>
          <w:rPrChange w:id="2474" w:author="Jan Kelemen" w:date="2016-01-20T17:07:00Z">
            <w:rPr>
              <w:rFonts w:cs="Times New Roman"/>
              <w:b/>
              <w:szCs w:val="24"/>
            </w:rPr>
          </w:rPrChange>
        </w:rPr>
        <w:t>Preduvjeti:</w:t>
      </w:r>
      <w:r w:rsidRPr="0020295F">
        <w:rPr>
          <w:rFonts w:cs="Times New Roman"/>
          <w:szCs w:val="24"/>
          <w:rPrChange w:id="2475" w:author="Jan Kelemen" w:date="2016-01-20T17:07:00Z">
            <w:rPr>
              <w:rFonts w:cs="Times New Roman"/>
              <w:szCs w:val="24"/>
            </w:rPr>
          </w:rPrChange>
        </w:rPr>
        <w:t xml:space="preserve"> Mogućnost prijave na internet, dostupnost poslužitelja, korisnik se nalazi na početnoj stranici.</w:t>
      </w:r>
    </w:p>
    <w:p w14:paraId="2893DB2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476" w:author="Jan Kelemen" w:date="2016-01-20T17:07:00Z">
            <w:rPr>
              <w:rFonts w:cs="Times New Roman"/>
              <w:szCs w:val="24"/>
            </w:rPr>
          </w:rPrChange>
        </w:rPr>
      </w:pPr>
      <w:r w:rsidRPr="0020295F">
        <w:rPr>
          <w:rFonts w:cs="Times New Roman"/>
          <w:szCs w:val="24"/>
          <w:rPrChange w:id="2477" w:author="Jan Kelemen" w:date="2016-01-20T17:07:00Z">
            <w:rPr>
              <w:rFonts w:cs="Times New Roman"/>
              <w:b/>
              <w:szCs w:val="24"/>
            </w:rPr>
          </w:rPrChange>
        </w:rPr>
        <w:t xml:space="preserve">Rezultat: </w:t>
      </w:r>
      <w:r w:rsidRPr="0020295F">
        <w:rPr>
          <w:rFonts w:cs="Times New Roman"/>
          <w:szCs w:val="24"/>
          <w:rPrChange w:id="2478" w:author="Jan Kelemen" w:date="2016-01-20T17:07:00Z">
            <w:rPr>
              <w:rFonts w:cs="Times New Roman"/>
              <w:szCs w:val="24"/>
            </w:rPr>
          </w:rPrChange>
        </w:rPr>
        <w:t>Korisnik je uspješno komentirao restoran.</w:t>
      </w:r>
    </w:p>
    <w:p w14:paraId="561B94B5" w14:textId="112270FF" w:rsidR="00B924CC" w:rsidRPr="0020295F" w:rsidRDefault="005E4C33" w:rsidP="004130A4">
      <w:pPr>
        <w:numPr>
          <w:ilvl w:val="0"/>
          <w:numId w:val="14"/>
        </w:numPr>
        <w:shd w:val="clear" w:color="auto" w:fill="FFFFFF"/>
        <w:spacing w:after="0"/>
        <w:ind w:left="1843"/>
        <w:textAlignment w:val="baseline"/>
        <w:rPr>
          <w:rFonts w:cs="Times New Roman"/>
          <w:szCs w:val="24"/>
          <w:rPrChange w:id="2479" w:author="Jan Kelemen" w:date="2016-01-20T17:07:00Z">
            <w:rPr>
              <w:rFonts w:cs="Times New Roman"/>
              <w:szCs w:val="24"/>
            </w:rPr>
          </w:rPrChange>
        </w:rPr>
      </w:pPr>
      <w:r w:rsidRPr="0020295F">
        <w:rPr>
          <w:rFonts w:cs="Times New Roman"/>
          <w:szCs w:val="24"/>
          <w:rPrChange w:id="2480" w:author="Jan Kelemen" w:date="2016-01-20T17:07:00Z">
            <w:rPr>
              <w:rFonts w:cs="Times New Roman"/>
              <w:b/>
              <w:szCs w:val="24"/>
            </w:rPr>
          </w:rPrChange>
        </w:rPr>
        <w:t>Željeni scenarij:</w:t>
      </w:r>
      <w:r w:rsidRPr="0020295F">
        <w:rPr>
          <w:rFonts w:cs="Times New Roman"/>
          <w:szCs w:val="24"/>
          <w:rPrChange w:id="2481" w:author="Jan Kelemen" w:date="2016-01-20T17:07:00Z">
            <w:rPr>
              <w:rFonts w:cs="Times New Roman"/>
              <w:szCs w:val="24"/>
            </w:rPr>
          </w:rPrChange>
        </w:rPr>
        <w:t xml:space="preserve"> </w:t>
      </w:r>
    </w:p>
    <w:p w14:paraId="752970E4" w14:textId="04C87F21" w:rsidR="00B924CC" w:rsidRPr="0020295F" w:rsidRDefault="00B924CC" w:rsidP="00B924CC">
      <w:pPr>
        <w:numPr>
          <w:ilvl w:val="0"/>
          <w:numId w:val="29"/>
        </w:numPr>
        <w:shd w:val="clear" w:color="auto" w:fill="FFFFFF"/>
        <w:spacing w:after="0"/>
        <w:textAlignment w:val="baseline"/>
        <w:rPr>
          <w:rFonts w:cs="Times New Roman"/>
          <w:szCs w:val="24"/>
          <w:rPrChange w:id="2482" w:author="Jan Kelemen" w:date="2016-01-20T17:07:00Z">
            <w:rPr>
              <w:rFonts w:cs="Times New Roman"/>
              <w:szCs w:val="24"/>
            </w:rPr>
          </w:rPrChange>
        </w:rPr>
      </w:pPr>
      <w:r w:rsidRPr="0020295F">
        <w:rPr>
          <w:rFonts w:cs="Times New Roman"/>
          <w:szCs w:val="24"/>
          <w:rPrChange w:id="2483" w:author="Jan Kelemen" w:date="2016-01-20T17:07:00Z">
            <w:rPr>
              <w:rFonts w:cs="Times New Roman"/>
              <w:szCs w:val="24"/>
            </w:rPr>
          </w:rPrChange>
        </w:rPr>
        <w:t>Korisnik odabire karticu „Komentari“.</w:t>
      </w:r>
    </w:p>
    <w:p w14:paraId="4C33DA43" w14:textId="1D237AC4" w:rsidR="00B924CC" w:rsidRPr="0020295F" w:rsidRDefault="00B924CC" w:rsidP="00B924CC">
      <w:pPr>
        <w:numPr>
          <w:ilvl w:val="0"/>
          <w:numId w:val="29"/>
        </w:numPr>
        <w:shd w:val="clear" w:color="auto" w:fill="FFFFFF"/>
        <w:spacing w:after="0"/>
        <w:textAlignment w:val="baseline"/>
        <w:rPr>
          <w:rFonts w:cs="Times New Roman"/>
          <w:szCs w:val="24"/>
          <w:rPrChange w:id="2484" w:author="Jan Kelemen" w:date="2016-01-20T17:07:00Z">
            <w:rPr>
              <w:rFonts w:cs="Times New Roman"/>
              <w:szCs w:val="24"/>
            </w:rPr>
          </w:rPrChange>
        </w:rPr>
      </w:pPr>
      <w:r w:rsidRPr="0020295F">
        <w:rPr>
          <w:rFonts w:cs="Times New Roman"/>
          <w:szCs w:val="24"/>
          <w:rPrChange w:id="2485" w:author="Jan Kelemen" w:date="2016-01-20T17:07:00Z">
            <w:rPr>
              <w:rFonts w:cs="Times New Roman"/>
              <w:szCs w:val="24"/>
            </w:rPr>
          </w:rPrChange>
        </w:rPr>
        <w:t>Korisnik klikne na oblačić „Komentiraj...“ u donjem lijevom kutu stranice.</w:t>
      </w:r>
    </w:p>
    <w:p w14:paraId="7C4908D7" w14:textId="77777777" w:rsidR="00B924CC" w:rsidRPr="0020295F" w:rsidRDefault="00B924CC" w:rsidP="00B924CC">
      <w:pPr>
        <w:numPr>
          <w:ilvl w:val="0"/>
          <w:numId w:val="29"/>
        </w:numPr>
        <w:shd w:val="clear" w:color="auto" w:fill="FFFFFF"/>
        <w:spacing w:after="0"/>
        <w:textAlignment w:val="baseline"/>
        <w:rPr>
          <w:rFonts w:cs="Times New Roman"/>
          <w:szCs w:val="24"/>
          <w:rPrChange w:id="2486" w:author="Jan Kelemen" w:date="2016-01-20T17:07:00Z">
            <w:rPr>
              <w:rFonts w:cs="Times New Roman"/>
              <w:szCs w:val="24"/>
            </w:rPr>
          </w:rPrChange>
        </w:rPr>
      </w:pPr>
      <w:r w:rsidRPr="0020295F">
        <w:rPr>
          <w:rFonts w:cs="Times New Roman"/>
          <w:szCs w:val="24"/>
          <w:rPrChange w:id="2487" w:author="Jan Kelemen" w:date="2016-01-20T17:07:00Z">
            <w:rPr>
              <w:rFonts w:cs="Times New Roman"/>
              <w:szCs w:val="24"/>
            </w:rPr>
          </w:rPrChange>
        </w:rPr>
        <w:t>Korisnik upisuje svoj komentar i ime koje će se prikazivati uz komentar u pripadajuću kućicu.</w:t>
      </w:r>
    </w:p>
    <w:p w14:paraId="18E50B68" w14:textId="77777777" w:rsidR="00B924CC" w:rsidRPr="0020295F" w:rsidRDefault="00B924CC" w:rsidP="00B924CC">
      <w:pPr>
        <w:numPr>
          <w:ilvl w:val="0"/>
          <w:numId w:val="29"/>
        </w:numPr>
        <w:shd w:val="clear" w:color="auto" w:fill="FFFFFF"/>
        <w:spacing w:after="0"/>
        <w:textAlignment w:val="baseline"/>
        <w:rPr>
          <w:rFonts w:cs="Times New Roman"/>
          <w:szCs w:val="24"/>
          <w:rPrChange w:id="2488" w:author="Jan Kelemen" w:date="2016-01-20T17:07:00Z">
            <w:rPr>
              <w:rFonts w:cs="Times New Roman"/>
              <w:szCs w:val="24"/>
            </w:rPr>
          </w:rPrChange>
        </w:rPr>
      </w:pPr>
      <w:r w:rsidRPr="0020295F">
        <w:rPr>
          <w:rFonts w:cs="Times New Roman"/>
          <w:szCs w:val="24"/>
          <w:rPrChange w:id="2489" w:author="Jan Kelemen" w:date="2016-01-20T17:07:00Z">
            <w:rPr>
              <w:rFonts w:cs="Times New Roman"/>
              <w:szCs w:val="24"/>
            </w:rPr>
          </w:rPrChange>
        </w:rPr>
        <w:t>Korisnik odabire ocjenu od jedne do pet zvjezdica.</w:t>
      </w:r>
    </w:p>
    <w:p w14:paraId="25F34C74" w14:textId="77777777" w:rsidR="00B924CC" w:rsidRPr="0020295F" w:rsidRDefault="00B924CC" w:rsidP="00B924CC">
      <w:pPr>
        <w:numPr>
          <w:ilvl w:val="0"/>
          <w:numId w:val="29"/>
        </w:numPr>
        <w:shd w:val="clear" w:color="auto" w:fill="FFFFFF"/>
        <w:spacing w:after="0"/>
        <w:textAlignment w:val="baseline"/>
        <w:rPr>
          <w:rFonts w:cs="Times New Roman"/>
          <w:szCs w:val="24"/>
          <w:rPrChange w:id="2490" w:author="Jan Kelemen" w:date="2016-01-20T17:07:00Z">
            <w:rPr>
              <w:rFonts w:cs="Times New Roman"/>
              <w:szCs w:val="24"/>
            </w:rPr>
          </w:rPrChange>
        </w:rPr>
      </w:pPr>
      <w:r w:rsidRPr="0020295F">
        <w:rPr>
          <w:rFonts w:cs="Times New Roman"/>
          <w:szCs w:val="24"/>
          <w:rPrChange w:id="2491" w:author="Jan Kelemen" w:date="2016-01-20T17:07:00Z">
            <w:rPr>
              <w:rFonts w:cs="Times New Roman"/>
              <w:szCs w:val="24"/>
            </w:rPr>
          </w:rPrChange>
        </w:rPr>
        <w:t>Korisnik potvrđuje svoj unos klikom na gumb „Pošalji komentar“.</w:t>
      </w:r>
    </w:p>
    <w:p w14:paraId="01C8D669" w14:textId="421A358F" w:rsidR="00B924CC" w:rsidRPr="0020295F" w:rsidRDefault="00B924CC" w:rsidP="00B924CC">
      <w:pPr>
        <w:numPr>
          <w:ilvl w:val="0"/>
          <w:numId w:val="29"/>
        </w:numPr>
        <w:shd w:val="clear" w:color="auto" w:fill="FFFFFF"/>
        <w:spacing w:after="0"/>
        <w:textAlignment w:val="baseline"/>
        <w:rPr>
          <w:rFonts w:cs="Times New Roman"/>
          <w:szCs w:val="24"/>
          <w:rPrChange w:id="2492" w:author="Jan Kelemen" w:date="2016-01-20T17:07:00Z">
            <w:rPr>
              <w:rFonts w:cs="Times New Roman"/>
              <w:szCs w:val="24"/>
            </w:rPr>
          </w:rPrChange>
        </w:rPr>
      </w:pPr>
      <w:r w:rsidRPr="0020295F">
        <w:rPr>
          <w:rFonts w:cs="Times New Roman"/>
          <w:szCs w:val="24"/>
          <w:rPrChange w:id="2493" w:author="Jan Kelemen" w:date="2016-01-20T17:07:00Z">
            <w:rPr>
              <w:rFonts w:cs="Times New Roman"/>
              <w:szCs w:val="24"/>
            </w:rPr>
          </w:rPrChange>
        </w:rPr>
        <w:t>Pojavio se komentar, datum, vrijeme i ocjena restorana korisnika s odabranim imenom.</w:t>
      </w:r>
    </w:p>
    <w:p w14:paraId="0B3F80B8" w14:textId="77777777" w:rsidR="000A0B5F" w:rsidRPr="0020295F" w:rsidRDefault="000A0B5F" w:rsidP="004130A4">
      <w:pPr>
        <w:shd w:val="clear" w:color="auto" w:fill="FFFFFF"/>
        <w:spacing w:after="0"/>
        <w:textAlignment w:val="baseline"/>
        <w:rPr>
          <w:rFonts w:cs="Times New Roman"/>
          <w:szCs w:val="24"/>
          <w:rPrChange w:id="2494" w:author="Jan Kelemen" w:date="2016-01-20T17:07:00Z">
            <w:rPr>
              <w:rFonts w:cs="Times New Roman"/>
              <w:szCs w:val="24"/>
            </w:rPr>
          </w:rPrChange>
        </w:rPr>
      </w:pPr>
    </w:p>
    <w:p w14:paraId="1E39D35C" w14:textId="28E18440" w:rsidR="005E4C33" w:rsidRPr="0020295F" w:rsidRDefault="005E4C33" w:rsidP="001A0EE3">
      <w:pPr>
        <w:numPr>
          <w:ilvl w:val="0"/>
          <w:numId w:val="13"/>
        </w:numPr>
        <w:shd w:val="clear" w:color="auto" w:fill="FFFFFF"/>
        <w:spacing w:after="0"/>
        <w:textAlignment w:val="baseline"/>
        <w:rPr>
          <w:rFonts w:cs="Times New Roman"/>
          <w:szCs w:val="24"/>
          <w:rPrChange w:id="2495" w:author="Jan Kelemen" w:date="2016-01-20T17:07:00Z">
            <w:rPr>
              <w:rFonts w:cs="Times New Roman"/>
              <w:b/>
              <w:szCs w:val="24"/>
            </w:rPr>
          </w:rPrChange>
        </w:rPr>
      </w:pPr>
      <w:r w:rsidRPr="0020295F">
        <w:rPr>
          <w:rFonts w:cs="Times New Roman"/>
          <w:szCs w:val="24"/>
          <w:rPrChange w:id="2496" w:author="Jan Kelemen" w:date="2016-01-20T17:07:00Z">
            <w:rPr>
              <w:rFonts w:cs="Times New Roman"/>
              <w:b/>
              <w:szCs w:val="24"/>
            </w:rPr>
          </w:rPrChange>
        </w:rPr>
        <w:t>UC</w:t>
      </w:r>
      <w:r w:rsidR="00BB12AB" w:rsidRPr="0020295F">
        <w:rPr>
          <w:rFonts w:cs="Times New Roman"/>
          <w:szCs w:val="24"/>
          <w:rPrChange w:id="2497" w:author="Jan Kelemen" w:date="2016-01-20T17:07:00Z">
            <w:rPr>
              <w:rFonts w:cs="Times New Roman"/>
              <w:b/>
              <w:szCs w:val="24"/>
            </w:rPr>
          </w:rPrChange>
        </w:rPr>
        <w:t>19</w:t>
      </w:r>
      <w:r w:rsidRPr="0020295F">
        <w:rPr>
          <w:rFonts w:cs="Times New Roman"/>
          <w:szCs w:val="24"/>
          <w:rPrChange w:id="2498" w:author="Jan Kelemen" w:date="2016-01-20T17:07:00Z">
            <w:rPr>
              <w:rFonts w:cs="Times New Roman"/>
              <w:b/>
              <w:szCs w:val="24"/>
            </w:rPr>
          </w:rPrChange>
        </w:rPr>
        <w:t xml:space="preserve"> – PregledKon</w:t>
      </w:r>
      <w:r w:rsidR="00AE410F" w:rsidRPr="0020295F">
        <w:rPr>
          <w:rFonts w:cs="Times New Roman"/>
          <w:szCs w:val="24"/>
          <w:rPrChange w:id="2499" w:author="Jan Kelemen" w:date="2016-01-20T17:07:00Z">
            <w:rPr>
              <w:rFonts w:cs="Times New Roman"/>
              <w:b/>
              <w:szCs w:val="24"/>
            </w:rPr>
          </w:rPrChange>
        </w:rPr>
        <w:t>t</w:t>
      </w:r>
      <w:r w:rsidRPr="0020295F">
        <w:rPr>
          <w:rFonts w:cs="Times New Roman"/>
          <w:szCs w:val="24"/>
          <w:rPrChange w:id="2500" w:author="Jan Kelemen" w:date="2016-01-20T17:07:00Z">
            <w:rPr>
              <w:rFonts w:cs="Times New Roman"/>
              <w:b/>
              <w:szCs w:val="24"/>
            </w:rPr>
          </w:rPrChange>
        </w:rPr>
        <w:t>ak</w:t>
      </w:r>
      <w:r w:rsidR="00AE410F" w:rsidRPr="0020295F">
        <w:rPr>
          <w:rFonts w:cs="Times New Roman"/>
          <w:szCs w:val="24"/>
          <w:rPrChange w:id="2501" w:author="Jan Kelemen" w:date="2016-01-20T17:07:00Z">
            <w:rPr>
              <w:rFonts w:cs="Times New Roman"/>
              <w:b/>
              <w:szCs w:val="24"/>
            </w:rPr>
          </w:rPrChange>
        </w:rPr>
        <w:t>a</w:t>
      </w:r>
      <w:r w:rsidRPr="0020295F">
        <w:rPr>
          <w:rFonts w:cs="Times New Roman"/>
          <w:szCs w:val="24"/>
          <w:rPrChange w:id="2502" w:author="Jan Kelemen" w:date="2016-01-20T17:07:00Z">
            <w:rPr>
              <w:rFonts w:cs="Times New Roman"/>
              <w:b/>
              <w:szCs w:val="24"/>
            </w:rPr>
          </w:rPrChange>
        </w:rPr>
        <w:t>ta</w:t>
      </w:r>
    </w:p>
    <w:p w14:paraId="2B6E32F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503" w:author="Jan Kelemen" w:date="2016-01-20T17:07:00Z">
            <w:rPr>
              <w:rFonts w:cs="Times New Roman"/>
              <w:szCs w:val="24"/>
            </w:rPr>
          </w:rPrChange>
        </w:rPr>
      </w:pPr>
      <w:r w:rsidRPr="0020295F">
        <w:rPr>
          <w:rFonts w:cs="Times New Roman"/>
          <w:szCs w:val="24"/>
          <w:rPrChange w:id="2504" w:author="Jan Kelemen" w:date="2016-01-20T17:07:00Z">
            <w:rPr>
              <w:rFonts w:cs="Times New Roman"/>
              <w:b/>
              <w:szCs w:val="24"/>
            </w:rPr>
          </w:rPrChange>
        </w:rPr>
        <w:t>Glavni sudionik:</w:t>
      </w:r>
      <w:r w:rsidRPr="0020295F">
        <w:rPr>
          <w:rFonts w:cs="Times New Roman"/>
          <w:szCs w:val="24"/>
          <w:rPrChange w:id="2505" w:author="Jan Kelemen" w:date="2016-01-20T17:07:00Z">
            <w:rPr>
              <w:rFonts w:cs="Times New Roman"/>
              <w:szCs w:val="24"/>
            </w:rPr>
          </w:rPrChange>
        </w:rPr>
        <w:t xml:space="preserve"> Svi korisnici web stranice.</w:t>
      </w:r>
    </w:p>
    <w:p w14:paraId="3DA5C63C" w14:textId="4DB7BBB9" w:rsidR="005E4C33" w:rsidRPr="0020295F" w:rsidRDefault="005E4C33" w:rsidP="001A0EE3">
      <w:pPr>
        <w:numPr>
          <w:ilvl w:val="0"/>
          <w:numId w:val="14"/>
        </w:numPr>
        <w:shd w:val="clear" w:color="auto" w:fill="FFFFFF"/>
        <w:spacing w:after="0"/>
        <w:ind w:left="1843"/>
        <w:textAlignment w:val="baseline"/>
        <w:rPr>
          <w:rFonts w:cs="Times New Roman"/>
          <w:szCs w:val="24"/>
          <w:rPrChange w:id="2506" w:author="Jan Kelemen" w:date="2016-01-20T17:07:00Z">
            <w:rPr>
              <w:rFonts w:cs="Times New Roman"/>
              <w:szCs w:val="24"/>
            </w:rPr>
          </w:rPrChange>
        </w:rPr>
      </w:pPr>
      <w:r w:rsidRPr="0020295F">
        <w:rPr>
          <w:rFonts w:cs="Times New Roman"/>
          <w:szCs w:val="24"/>
          <w:rPrChange w:id="2507" w:author="Jan Kelemen" w:date="2016-01-20T17:07:00Z">
            <w:rPr>
              <w:rFonts w:cs="Times New Roman"/>
              <w:b/>
              <w:szCs w:val="24"/>
            </w:rPr>
          </w:rPrChange>
        </w:rPr>
        <w:t>Cilj:</w:t>
      </w:r>
      <w:r w:rsidRPr="0020295F">
        <w:rPr>
          <w:rFonts w:cs="Times New Roman"/>
          <w:szCs w:val="24"/>
          <w:rPrChange w:id="2508" w:author="Jan Kelemen" w:date="2016-01-20T17:07:00Z">
            <w:rPr>
              <w:rFonts w:cs="Times New Roman"/>
              <w:szCs w:val="24"/>
            </w:rPr>
          </w:rPrChange>
        </w:rPr>
        <w:t xml:space="preserve"> Doći na stranicu kontak</w:t>
      </w:r>
      <w:r w:rsidR="00AE410F" w:rsidRPr="0020295F">
        <w:rPr>
          <w:rFonts w:cs="Times New Roman"/>
          <w:szCs w:val="24"/>
          <w:rPrChange w:id="2509" w:author="Jan Kelemen" w:date="2016-01-20T17:07:00Z">
            <w:rPr>
              <w:rFonts w:cs="Times New Roman"/>
              <w:szCs w:val="24"/>
            </w:rPr>
          </w:rPrChange>
        </w:rPr>
        <w:t>a</w:t>
      </w:r>
      <w:r w:rsidRPr="0020295F">
        <w:rPr>
          <w:rFonts w:cs="Times New Roman"/>
          <w:szCs w:val="24"/>
          <w:rPrChange w:id="2510" w:author="Jan Kelemen" w:date="2016-01-20T17:07:00Z">
            <w:rPr>
              <w:rFonts w:cs="Times New Roman"/>
              <w:szCs w:val="24"/>
            </w:rPr>
          </w:rPrChange>
        </w:rPr>
        <w:t>ta restorana.</w:t>
      </w:r>
    </w:p>
    <w:p w14:paraId="1BB2AE7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511" w:author="Jan Kelemen" w:date="2016-01-20T17:07:00Z">
            <w:rPr>
              <w:rFonts w:cs="Times New Roman"/>
              <w:b/>
              <w:szCs w:val="24"/>
            </w:rPr>
          </w:rPrChange>
        </w:rPr>
      </w:pPr>
      <w:r w:rsidRPr="0020295F">
        <w:rPr>
          <w:rFonts w:cs="Times New Roman"/>
          <w:szCs w:val="24"/>
          <w:rPrChange w:id="2512" w:author="Jan Kelemen" w:date="2016-01-20T17:07:00Z">
            <w:rPr>
              <w:rFonts w:cs="Times New Roman"/>
              <w:b/>
              <w:szCs w:val="24"/>
            </w:rPr>
          </w:rPrChange>
        </w:rPr>
        <w:t xml:space="preserve">Sudionici: </w:t>
      </w:r>
      <w:r w:rsidRPr="0020295F">
        <w:rPr>
          <w:rFonts w:cs="Times New Roman"/>
          <w:szCs w:val="24"/>
          <w:rPrChange w:id="2513" w:author="Jan Kelemen" w:date="2016-01-20T17:07:00Z">
            <w:rPr>
              <w:rFonts w:cs="Times New Roman"/>
              <w:szCs w:val="24"/>
            </w:rPr>
          </w:rPrChange>
        </w:rPr>
        <w:t>Baza podataka, poslužitelj.</w:t>
      </w:r>
    </w:p>
    <w:p w14:paraId="30DC97D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514" w:author="Jan Kelemen" w:date="2016-01-20T17:07:00Z">
            <w:rPr>
              <w:rFonts w:cs="Times New Roman"/>
              <w:szCs w:val="24"/>
            </w:rPr>
          </w:rPrChange>
        </w:rPr>
      </w:pPr>
      <w:r w:rsidRPr="0020295F">
        <w:rPr>
          <w:rFonts w:cs="Times New Roman"/>
          <w:szCs w:val="24"/>
          <w:rPrChange w:id="2515" w:author="Jan Kelemen" w:date="2016-01-20T17:07:00Z">
            <w:rPr>
              <w:rFonts w:cs="Times New Roman"/>
              <w:b/>
              <w:szCs w:val="24"/>
            </w:rPr>
          </w:rPrChange>
        </w:rPr>
        <w:t>Preduvjeti:</w:t>
      </w:r>
      <w:r w:rsidRPr="0020295F">
        <w:rPr>
          <w:rFonts w:cs="Times New Roman"/>
          <w:szCs w:val="24"/>
          <w:rPrChange w:id="2516" w:author="Jan Kelemen" w:date="2016-01-20T17:07:00Z">
            <w:rPr>
              <w:rFonts w:cs="Times New Roman"/>
              <w:szCs w:val="24"/>
            </w:rPr>
          </w:rPrChange>
        </w:rPr>
        <w:t xml:space="preserve"> Mogućnost prijave na internet, dostupnost poslužitelja.</w:t>
      </w:r>
    </w:p>
    <w:p w14:paraId="19BA40A4" w14:textId="2D567EE3" w:rsidR="005E4C33" w:rsidRPr="0020295F" w:rsidRDefault="005E4C33" w:rsidP="001A0EE3">
      <w:pPr>
        <w:numPr>
          <w:ilvl w:val="0"/>
          <w:numId w:val="14"/>
        </w:numPr>
        <w:shd w:val="clear" w:color="auto" w:fill="FFFFFF"/>
        <w:spacing w:after="0"/>
        <w:ind w:left="1843"/>
        <w:textAlignment w:val="baseline"/>
        <w:rPr>
          <w:rFonts w:cs="Times New Roman"/>
          <w:szCs w:val="24"/>
          <w:rPrChange w:id="2517" w:author="Jan Kelemen" w:date="2016-01-20T17:07:00Z">
            <w:rPr>
              <w:rFonts w:cs="Times New Roman"/>
              <w:szCs w:val="24"/>
            </w:rPr>
          </w:rPrChange>
        </w:rPr>
      </w:pPr>
      <w:r w:rsidRPr="0020295F">
        <w:rPr>
          <w:rFonts w:cs="Times New Roman"/>
          <w:szCs w:val="24"/>
          <w:rPrChange w:id="2518" w:author="Jan Kelemen" w:date="2016-01-20T17:07:00Z">
            <w:rPr>
              <w:rFonts w:cs="Times New Roman"/>
              <w:b/>
              <w:szCs w:val="24"/>
            </w:rPr>
          </w:rPrChange>
        </w:rPr>
        <w:t xml:space="preserve">Rezultat: </w:t>
      </w:r>
      <w:r w:rsidR="00AE410F" w:rsidRPr="0020295F">
        <w:rPr>
          <w:rFonts w:cs="Times New Roman"/>
          <w:szCs w:val="24"/>
          <w:rPrChange w:id="2519" w:author="Jan Kelemen" w:date="2016-01-20T17:07:00Z">
            <w:rPr>
              <w:rFonts w:cs="Times New Roman"/>
              <w:szCs w:val="24"/>
            </w:rPr>
          </w:rPrChange>
        </w:rPr>
        <w:t>Uspješno</w:t>
      </w:r>
      <w:r w:rsidRPr="0020295F">
        <w:rPr>
          <w:rFonts w:cs="Times New Roman"/>
          <w:szCs w:val="24"/>
          <w:rPrChange w:id="2520" w:author="Jan Kelemen" w:date="2016-01-20T17:07:00Z">
            <w:rPr>
              <w:rFonts w:cs="Times New Roman"/>
              <w:szCs w:val="24"/>
            </w:rPr>
          </w:rPrChange>
        </w:rPr>
        <w:t xml:space="preserve"> preusmjeravanje na kontakte restorana.</w:t>
      </w:r>
    </w:p>
    <w:p w14:paraId="194EA12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521" w:author="Jan Kelemen" w:date="2016-01-20T17:07:00Z">
            <w:rPr>
              <w:rFonts w:cs="Times New Roman"/>
              <w:szCs w:val="24"/>
            </w:rPr>
          </w:rPrChange>
        </w:rPr>
      </w:pPr>
      <w:r w:rsidRPr="0020295F">
        <w:rPr>
          <w:rFonts w:cs="Times New Roman"/>
          <w:szCs w:val="24"/>
          <w:rPrChange w:id="2522" w:author="Jan Kelemen" w:date="2016-01-20T17:07:00Z">
            <w:rPr>
              <w:rFonts w:cs="Times New Roman"/>
              <w:b/>
              <w:szCs w:val="24"/>
            </w:rPr>
          </w:rPrChange>
        </w:rPr>
        <w:t>Željeni scenarij:</w:t>
      </w:r>
      <w:r w:rsidRPr="0020295F">
        <w:rPr>
          <w:rFonts w:cs="Times New Roman"/>
          <w:szCs w:val="24"/>
          <w:rPrChange w:id="2523" w:author="Jan Kelemen" w:date="2016-01-20T17:07:00Z">
            <w:rPr>
              <w:rFonts w:cs="Times New Roman"/>
              <w:szCs w:val="24"/>
            </w:rPr>
          </w:rPrChange>
        </w:rPr>
        <w:t xml:space="preserve"> </w:t>
      </w:r>
    </w:p>
    <w:p w14:paraId="788848C0" w14:textId="6E9B5474" w:rsidR="005E4C33" w:rsidRPr="0020295F" w:rsidRDefault="005E4C33" w:rsidP="001A0EE3">
      <w:pPr>
        <w:numPr>
          <w:ilvl w:val="0"/>
          <w:numId w:val="30"/>
        </w:numPr>
        <w:shd w:val="clear" w:color="auto" w:fill="FFFFFF"/>
        <w:spacing w:after="0"/>
        <w:textAlignment w:val="baseline"/>
        <w:rPr>
          <w:rFonts w:cs="Times New Roman"/>
          <w:szCs w:val="24"/>
          <w:rPrChange w:id="2524" w:author="Jan Kelemen" w:date="2016-01-20T17:07:00Z">
            <w:rPr>
              <w:rFonts w:cs="Times New Roman"/>
              <w:szCs w:val="24"/>
            </w:rPr>
          </w:rPrChange>
        </w:rPr>
      </w:pPr>
      <w:r w:rsidRPr="0020295F">
        <w:rPr>
          <w:rFonts w:cs="Times New Roman"/>
          <w:szCs w:val="24"/>
          <w:rPrChange w:id="2525" w:author="Jan Kelemen" w:date="2016-01-20T17:07:00Z">
            <w:rPr>
              <w:rFonts w:cs="Times New Roman"/>
              <w:szCs w:val="24"/>
            </w:rPr>
          </w:rPrChange>
        </w:rPr>
        <w:t>Korisnik pritišće karticu „Kontakt“.</w:t>
      </w:r>
    </w:p>
    <w:p w14:paraId="1F5BDED2" w14:textId="77777777" w:rsidR="005E4C33" w:rsidRPr="0020295F" w:rsidRDefault="005E4C33" w:rsidP="001A0EE3">
      <w:pPr>
        <w:numPr>
          <w:ilvl w:val="0"/>
          <w:numId w:val="30"/>
        </w:numPr>
        <w:shd w:val="clear" w:color="auto" w:fill="FFFFFF"/>
        <w:spacing w:after="0"/>
        <w:textAlignment w:val="baseline"/>
        <w:rPr>
          <w:rFonts w:cs="Times New Roman"/>
          <w:szCs w:val="24"/>
          <w:rPrChange w:id="2526" w:author="Jan Kelemen" w:date="2016-01-20T17:07:00Z">
            <w:rPr>
              <w:rFonts w:cs="Times New Roman"/>
              <w:szCs w:val="24"/>
            </w:rPr>
          </w:rPrChange>
        </w:rPr>
      </w:pPr>
      <w:r w:rsidRPr="0020295F">
        <w:rPr>
          <w:rFonts w:cs="Times New Roman"/>
          <w:szCs w:val="24"/>
          <w:rPrChange w:id="2527" w:author="Jan Kelemen" w:date="2016-01-20T17:07:00Z">
            <w:rPr>
              <w:rFonts w:cs="Times New Roman"/>
              <w:szCs w:val="24"/>
            </w:rPr>
          </w:rPrChange>
        </w:rPr>
        <w:t>Poslužitelj preusmjerava korisnika na kontakte.</w:t>
      </w:r>
    </w:p>
    <w:p w14:paraId="227FD583" w14:textId="77777777" w:rsidR="000A0B5F" w:rsidRPr="0020295F" w:rsidRDefault="000A0B5F" w:rsidP="000A0B5F">
      <w:pPr>
        <w:shd w:val="clear" w:color="auto" w:fill="FFFFFF"/>
        <w:spacing w:after="0"/>
        <w:ind w:left="2880"/>
        <w:textAlignment w:val="baseline"/>
        <w:rPr>
          <w:rFonts w:cs="Times New Roman"/>
          <w:szCs w:val="24"/>
          <w:rPrChange w:id="2528" w:author="Jan Kelemen" w:date="2016-01-20T17:07:00Z">
            <w:rPr>
              <w:rFonts w:cs="Times New Roman"/>
              <w:szCs w:val="24"/>
            </w:rPr>
          </w:rPrChange>
        </w:rPr>
      </w:pPr>
    </w:p>
    <w:p w14:paraId="1D2ED769" w14:textId="25921335" w:rsidR="005E4C33" w:rsidRPr="0020295F" w:rsidRDefault="005E4C33" w:rsidP="001A0EE3">
      <w:pPr>
        <w:numPr>
          <w:ilvl w:val="0"/>
          <w:numId w:val="13"/>
        </w:numPr>
        <w:shd w:val="clear" w:color="auto" w:fill="FFFFFF"/>
        <w:spacing w:after="0"/>
        <w:textAlignment w:val="baseline"/>
        <w:rPr>
          <w:rFonts w:cs="Times New Roman"/>
          <w:szCs w:val="24"/>
          <w:rPrChange w:id="2529" w:author="Jan Kelemen" w:date="2016-01-20T17:07:00Z">
            <w:rPr>
              <w:rFonts w:cs="Times New Roman"/>
              <w:b/>
              <w:szCs w:val="24"/>
            </w:rPr>
          </w:rPrChange>
        </w:rPr>
      </w:pPr>
      <w:r w:rsidRPr="0020295F">
        <w:rPr>
          <w:rFonts w:cs="Times New Roman"/>
          <w:szCs w:val="24"/>
          <w:rPrChange w:id="2530" w:author="Jan Kelemen" w:date="2016-01-20T17:07:00Z">
            <w:rPr>
              <w:rFonts w:cs="Times New Roman"/>
              <w:b/>
              <w:szCs w:val="24"/>
            </w:rPr>
          </w:rPrChange>
        </w:rPr>
        <w:t>UC2</w:t>
      </w:r>
      <w:r w:rsidR="00B924CC" w:rsidRPr="0020295F">
        <w:rPr>
          <w:rFonts w:cs="Times New Roman"/>
          <w:szCs w:val="24"/>
          <w:rPrChange w:id="2531" w:author="Jan Kelemen" w:date="2016-01-20T17:07:00Z">
            <w:rPr>
              <w:rFonts w:cs="Times New Roman"/>
              <w:b/>
              <w:szCs w:val="24"/>
            </w:rPr>
          </w:rPrChange>
        </w:rPr>
        <w:t>0</w:t>
      </w:r>
      <w:r w:rsidRPr="0020295F">
        <w:rPr>
          <w:rFonts w:cs="Times New Roman"/>
          <w:szCs w:val="24"/>
          <w:rPrChange w:id="2532" w:author="Jan Kelemen" w:date="2016-01-20T17:07:00Z">
            <w:rPr>
              <w:rFonts w:cs="Times New Roman"/>
              <w:b/>
              <w:szCs w:val="24"/>
            </w:rPr>
          </w:rPrChange>
        </w:rPr>
        <w:t>– PregledAdminStranice</w:t>
      </w:r>
    </w:p>
    <w:p w14:paraId="290AA24D" w14:textId="6FF7A008" w:rsidR="005E4C33" w:rsidRPr="0020295F" w:rsidRDefault="005E4C33" w:rsidP="001A0EE3">
      <w:pPr>
        <w:numPr>
          <w:ilvl w:val="0"/>
          <w:numId w:val="14"/>
        </w:numPr>
        <w:shd w:val="clear" w:color="auto" w:fill="FFFFFF"/>
        <w:spacing w:after="0"/>
        <w:ind w:left="1843"/>
        <w:textAlignment w:val="baseline"/>
        <w:rPr>
          <w:rFonts w:cs="Times New Roman"/>
          <w:szCs w:val="24"/>
          <w:rPrChange w:id="2533" w:author="Jan Kelemen" w:date="2016-01-20T17:07:00Z">
            <w:rPr>
              <w:rFonts w:cs="Times New Roman"/>
              <w:szCs w:val="24"/>
            </w:rPr>
          </w:rPrChange>
        </w:rPr>
      </w:pPr>
      <w:r w:rsidRPr="0020295F">
        <w:rPr>
          <w:rFonts w:cs="Times New Roman"/>
          <w:szCs w:val="24"/>
          <w:rPrChange w:id="2534" w:author="Jan Kelemen" w:date="2016-01-20T17:07:00Z">
            <w:rPr>
              <w:rFonts w:cs="Times New Roman"/>
              <w:b/>
              <w:szCs w:val="24"/>
            </w:rPr>
          </w:rPrChange>
        </w:rPr>
        <w:t>Glavni sudionik: Vlasnik.</w:t>
      </w:r>
    </w:p>
    <w:p w14:paraId="18011E9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535" w:author="Jan Kelemen" w:date="2016-01-20T17:07:00Z">
            <w:rPr>
              <w:rFonts w:cs="Times New Roman"/>
              <w:szCs w:val="24"/>
            </w:rPr>
          </w:rPrChange>
        </w:rPr>
      </w:pPr>
      <w:r w:rsidRPr="0020295F">
        <w:rPr>
          <w:rFonts w:cs="Times New Roman"/>
          <w:szCs w:val="24"/>
          <w:rPrChange w:id="2536" w:author="Jan Kelemen" w:date="2016-01-20T17:07:00Z">
            <w:rPr>
              <w:rFonts w:cs="Times New Roman"/>
              <w:b/>
              <w:szCs w:val="24"/>
            </w:rPr>
          </w:rPrChange>
        </w:rPr>
        <w:lastRenderedPageBreak/>
        <w:t>Cilj:</w:t>
      </w:r>
      <w:r w:rsidRPr="0020295F">
        <w:rPr>
          <w:rFonts w:cs="Times New Roman"/>
          <w:szCs w:val="24"/>
          <w:rPrChange w:id="2537" w:author="Jan Kelemen" w:date="2016-01-20T17:07:00Z">
            <w:rPr>
              <w:rFonts w:cs="Times New Roman"/>
              <w:szCs w:val="24"/>
            </w:rPr>
          </w:rPrChange>
        </w:rPr>
        <w:t xml:space="preserve"> Doći na administrativnu stranicu restorana.</w:t>
      </w:r>
    </w:p>
    <w:p w14:paraId="7DFE7C2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538" w:author="Jan Kelemen" w:date="2016-01-20T17:07:00Z">
            <w:rPr>
              <w:rFonts w:cs="Times New Roman"/>
              <w:b/>
              <w:szCs w:val="24"/>
            </w:rPr>
          </w:rPrChange>
        </w:rPr>
      </w:pPr>
      <w:r w:rsidRPr="0020295F">
        <w:rPr>
          <w:rFonts w:cs="Times New Roman"/>
          <w:szCs w:val="24"/>
          <w:rPrChange w:id="2539" w:author="Jan Kelemen" w:date="2016-01-20T17:07:00Z">
            <w:rPr>
              <w:rFonts w:cs="Times New Roman"/>
              <w:b/>
              <w:szCs w:val="24"/>
            </w:rPr>
          </w:rPrChange>
        </w:rPr>
        <w:t>Sudionici:</w:t>
      </w:r>
      <w:r w:rsidRPr="0020295F">
        <w:rPr>
          <w:rFonts w:cs="Times New Roman"/>
          <w:szCs w:val="24"/>
          <w:rPrChange w:id="2540" w:author="Jan Kelemen" w:date="2016-01-20T17:07:00Z">
            <w:rPr>
              <w:rFonts w:cs="Times New Roman"/>
              <w:szCs w:val="24"/>
            </w:rPr>
          </w:rPrChange>
        </w:rPr>
        <w:t xml:space="preserve"> Baza podataka, poslužitelj.</w:t>
      </w:r>
    </w:p>
    <w:p w14:paraId="26EE28C8" w14:textId="09C35390" w:rsidR="005E4C33" w:rsidRPr="0020295F" w:rsidRDefault="005E4C33" w:rsidP="001A0EE3">
      <w:pPr>
        <w:numPr>
          <w:ilvl w:val="0"/>
          <w:numId w:val="14"/>
        </w:numPr>
        <w:shd w:val="clear" w:color="auto" w:fill="FFFFFF"/>
        <w:spacing w:after="0"/>
        <w:ind w:left="1843"/>
        <w:textAlignment w:val="baseline"/>
        <w:rPr>
          <w:rFonts w:cs="Times New Roman"/>
          <w:szCs w:val="24"/>
          <w:rPrChange w:id="2541" w:author="Jan Kelemen" w:date="2016-01-20T17:07:00Z">
            <w:rPr>
              <w:rFonts w:cs="Times New Roman"/>
              <w:szCs w:val="24"/>
            </w:rPr>
          </w:rPrChange>
        </w:rPr>
      </w:pPr>
      <w:r w:rsidRPr="0020295F">
        <w:rPr>
          <w:rFonts w:cs="Times New Roman"/>
          <w:szCs w:val="24"/>
          <w:rPrChange w:id="2542" w:author="Jan Kelemen" w:date="2016-01-20T17:07:00Z">
            <w:rPr>
              <w:rFonts w:cs="Times New Roman"/>
              <w:b/>
              <w:szCs w:val="24"/>
            </w:rPr>
          </w:rPrChange>
        </w:rPr>
        <w:t>Preduvjeti:</w:t>
      </w:r>
      <w:r w:rsidRPr="0020295F">
        <w:rPr>
          <w:rFonts w:cs="Times New Roman"/>
          <w:szCs w:val="24"/>
          <w:rPrChange w:id="2543" w:author="Jan Kelemen" w:date="2016-01-20T17:07:00Z">
            <w:rPr>
              <w:rFonts w:cs="Times New Roman"/>
              <w:szCs w:val="24"/>
            </w:rPr>
          </w:rPrChange>
        </w:rPr>
        <w:t xml:space="preserve"> Mogućnost prijave na internet, dostupnost poslužitelja</w:t>
      </w:r>
      <w:r w:rsidR="00C02DE5" w:rsidRPr="0020295F">
        <w:rPr>
          <w:rFonts w:cs="Times New Roman"/>
          <w:szCs w:val="24"/>
          <w:rPrChange w:id="2544" w:author="Jan Kelemen" w:date="2016-01-20T17:07:00Z">
            <w:rPr>
              <w:rFonts w:cs="Times New Roman"/>
              <w:szCs w:val="24"/>
            </w:rPr>
          </w:rPrChange>
        </w:rPr>
        <w:t>.</w:t>
      </w:r>
    </w:p>
    <w:p w14:paraId="199F4C1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545" w:author="Jan Kelemen" w:date="2016-01-20T17:07:00Z">
            <w:rPr>
              <w:rFonts w:cs="Times New Roman"/>
              <w:szCs w:val="24"/>
            </w:rPr>
          </w:rPrChange>
        </w:rPr>
      </w:pPr>
      <w:r w:rsidRPr="0020295F">
        <w:rPr>
          <w:rFonts w:cs="Times New Roman"/>
          <w:szCs w:val="24"/>
          <w:rPrChange w:id="2546" w:author="Jan Kelemen" w:date="2016-01-20T17:07:00Z">
            <w:rPr>
              <w:rFonts w:cs="Times New Roman"/>
              <w:b/>
              <w:szCs w:val="24"/>
            </w:rPr>
          </w:rPrChange>
        </w:rPr>
        <w:t>Rezultat:</w:t>
      </w:r>
      <w:r w:rsidRPr="0020295F">
        <w:rPr>
          <w:rFonts w:cs="Times New Roman"/>
          <w:szCs w:val="24"/>
          <w:rPrChange w:id="2547" w:author="Jan Kelemen" w:date="2016-01-20T17:07:00Z">
            <w:rPr>
              <w:rFonts w:cs="Times New Roman"/>
              <w:szCs w:val="24"/>
            </w:rPr>
          </w:rPrChange>
        </w:rPr>
        <w:t xml:space="preserve"> Uspješno preusmjeravanje na administrativnu stranicu.</w:t>
      </w:r>
    </w:p>
    <w:p w14:paraId="0F37A4A4" w14:textId="77777777" w:rsidR="005E4C33" w:rsidRPr="0020295F" w:rsidRDefault="005E4C33" w:rsidP="001A0EE3">
      <w:pPr>
        <w:numPr>
          <w:ilvl w:val="0"/>
          <w:numId w:val="14"/>
        </w:numPr>
        <w:shd w:val="clear" w:color="auto" w:fill="FFFFFF"/>
        <w:spacing w:after="0"/>
        <w:ind w:left="1843" w:hanging="357"/>
        <w:textAlignment w:val="baseline"/>
        <w:rPr>
          <w:rFonts w:cs="Times New Roman"/>
          <w:szCs w:val="24"/>
          <w:rPrChange w:id="2548" w:author="Jan Kelemen" w:date="2016-01-20T17:07:00Z">
            <w:rPr>
              <w:rFonts w:cs="Times New Roman"/>
              <w:szCs w:val="24"/>
            </w:rPr>
          </w:rPrChange>
        </w:rPr>
      </w:pPr>
      <w:r w:rsidRPr="0020295F">
        <w:rPr>
          <w:rFonts w:cs="Times New Roman"/>
          <w:szCs w:val="24"/>
          <w:rPrChange w:id="2549" w:author="Jan Kelemen" w:date="2016-01-20T17:07:00Z">
            <w:rPr>
              <w:rFonts w:cs="Times New Roman"/>
              <w:b/>
              <w:szCs w:val="24"/>
            </w:rPr>
          </w:rPrChange>
        </w:rPr>
        <w:t>Željeni scenarij:</w:t>
      </w:r>
      <w:r w:rsidRPr="0020295F">
        <w:rPr>
          <w:rFonts w:cs="Times New Roman"/>
          <w:szCs w:val="24"/>
          <w:rPrChange w:id="2550" w:author="Jan Kelemen" w:date="2016-01-20T17:07:00Z">
            <w:rPr>
              <w:rFonts w:cs="Times New Roman"/>
              <w:szCs w:val="24"/>
            </w:rPr>
          </w:rPrChange>
        </w:rPr>
        <w:t xml:space="preserve"> </w:t>
      </w:r>
    </w:p>
    <w:p w14:paraId="666E1126" w14:textId="2A46DEE3" w:rsidR="005E4C33" w:rsidRPr="0020295F" w:rsidRDefault="005E4C33" w:rsidP="001A0EE3">
      <w:pPr>
        <w:numPr>
          <w:ilvl w:val="0"/>
          <w:numId w:val="44"/>
        </w:numPr>
        <w:shd w:val="clear" w:color="auto" w:fill="FFFFFF"/>
        <w:spacing w:after="0"/>
        <w:textAlignment w:val="baseline"/>
        <w:rPr>
          <w:rFonts w:cs="Times New Roman"/>
          <w:szCs w:val="24"/>
          <w:rPrChange w:id="2551" w:author="Jan Kelemen" w:date="2016-01-20T17:07:00Z">
            <w:rPr>
              <w:rFonts w:cs="Times New Roman"/>
              <w:szCs w:val="24"/>
            </w:rPr>
          </w:rPrChange>
        </w:rPr>
      </w:pPr>
      <w:r w:rsidRPr="0020295F">
        <w:rPr>
          <w:rFonts w:cs="Times New Roman"/>
          <w:szCs w:val="24"/>
          <w:rPrChange w:id="2552" w:author="Jan Kelemen" w:date="2016-01-20T17:07:00Z">
            <w:rPr>
              <w:rFonts w:cs="Times New Roman"/>
              <w:szCs w:val="24"/>
            </w:rPr>
          </w:rPrChange>
        </w:rPr>
        <w:t xml:space="preserve">Vlasnik </w:t>
      </w:r>
      <w:r w:rsidR="00C02DE5" w:rsidRPr="0020295F">
        <w:rPr>
          <w:rFonts w:cs="Times New Roman"/>
          <w:szCs w:val="24"/>
          <w:rPrChange w:id="2553" w:author="Jan Kelemen" w:date="2016-01-20T17:07:00Z">
            <w:rPr>
              <w:rFonts w:cs="Times New Roman"/>
              <w:szCs w:val="24"/>
            </w:rPr>
          </w:rPrChange>
        </w:rPr>
        <w:t>se</w:t>
      </w:r>
      <w:r w:rsidRPr="0020295F">
        <w:rPr>
          <w:rFonts w:cs="Times New Roman"/>
          <w:szCs w:val="24"/>
          <w:rPrChange w:id="2554" w:author="Jan Kelemen" w:date="2016-01-20T17:07:00Z">
            <w:rPr>
              <w:rFonts w:cs="Times New Roman"/>
              <w:szCs w:val="24"/>
            </w:rPr>
          </w:rPrChange>
        </w:rPr>
        <w:t xml:space="preserve"> </w:t>
      </w:r>
      <w:r w:rsidR="00BB12AB" w:rsidRPr="0020295F">
        <w:rPr>
          <w:rFonts w:cs="Times New Roman"/>
          <w:szCs w:val="24"/>
          <w:rPrChange w:id="2555" w:author="Jan Kelemen" w:date="2016-01-20T17:07:00Z">
            <w:rPr>
              <w:rFonts w:cs="Times New Roman"/>
              <w:szCs w:val="24"/>
            </w:rPr>
          </w:rPrChange>
        </w:rPr>
        <w:t>prijavljuje u sustav</w:t>
      </w:r>
      <w:r w:rsidR="00B924CC" w:rsidRPr="0020295F">
        <w:rPr>
          <w:rFonts w:cs="Times New Roman"/>
          <w:szCs w:val="24"/>
          <w:rPrChange w:id="2556" w:author="Jan Kelemen" w:date="2016-01-20T17:07:00Z">
            <w:rPr>
              <w:rFonts w:cs="Times New Roman"/>
              <w:szCs w:val="24"/>
            </w:rPr>
          </w:rPrChange>
        </w:rPr>
        <w:t>.</w:t>
      </w:r>
    </w:p>
    <w:p w14:paraId="2794C289" w14:textId="77777777" w:rsidR="005E4C33" w:rsidRPr="0020295F" w:rsidRDefault="005E4C33" w:rsidP="001A0EE3">
      <w:pPr>
        <w:numPr>
          <w:ilvl w:val="0"/>
          <w:numId w:val="44"/>
        </w:numPr>
        <w:shd w:val="clear" w:color="auto" w:fill="FFFFFF"/>
        <w:spacing w:after="0"/>
        <w:textAlignment w:val="baseline"/>
        <w:rPr>
          <w:rFonts w:cs="Times New Roman"/>
          <w:szCs w:val="24"/>
          <w:rPrChange w:id="2557" w:author="Jan Kelemen" w:date="2016-01-20T17:07:00Z">
            <w:rPr>
              <w:rFonts w:cs="Times New Roman"/>
              <w:szCs w:val="24"/>
            </w:rPr>
          </w:rPrChange>
        </w:rPr>
      </w:pPr>
      <w:r w:rsidRPr="0020295F">
        <w:rPr>
          <w:rFonts w:cs="Times New Roman"/>
          <w:szCs w:val="24"/>
          <w:rPrChange w:id="2558" w:author="Jan Kelemen" w:date="2016-01-20T17:07:00Z">
            <w:rPr>
              <w:rFonts w:cs="Times New Roman"/>
              <w:szCs w:val="24"/>
            </w:rPr>
          </w:rPrChange>
        </w:rPr>
        <w:t>Poslužitelj preusmjerava vlasnika i djelatnika na administrativnu stranicu.</w:t>
      </w:r>
    </w:p>
    <w:p w14:paraId="10F7D28C" w14:textId="77777777" w:rsidR="000A0B5F" w:rsidRPr="0020295F" w:rsidRDefault="000A0B5F" w:rsidP="000A0B5F">
      <w:pPr>
        <w:shd w:val="clear" w:color="auto" w:fill="FFFFFF"/>
        <w:spacing w:after="0"/>
        <w:ind w:left="2880"/>
        <w:textAlignment w:val="baseline"/>
        <w:rPr>
          <w:rFonts w:cs="Times New Roman"/>
          <w:szCs w:val="24"/>
          <w:rPrChange w:id="2559" w:author="Jan Kelemen" w:date="2016-01-20T17:07:00Z">
            <w:rPr>
              <w:rFonts w:cs="Times New Roman"/>
              <w:szCs w:val="24"/>
            </w:rPr>
          </w:rPrChange>
        </w:rPr>
      </w:pPr>
    </w:p>
    <w:p w14:paraId="0E54F0FF" w14:textId="7BE169A0" w:rsidR="005E4C33" w:rsidRPr="0020295F" w:rsidRDefault="005E4C33" w:rsidP="001A0EE3">
      <w:pPr>
        <w:numPr>
          <w:ilvl w:val="0"/>
          <w:numId w:val="13"/>
        </w:numPr>
        <w:shd w:val="clear" w:color="auto" w:fill="FFFFFF"/>
        <w:spacing w:after="0"/>
        <w:textAlignment w:val="baseline"/>
        <w:rPr>
          <w:rFonts w:cs="Times New Roman"/>
          <w:szCs w:val="24"/>
          <w:rPrChange w:id="2560" w:author="Jan Kelemen" w:date="2016-01-20T17:07:00Z">
            <w:rPr>
              <w:rFonts w:cs="Times New Roman"/>
              <w:b/>
              <w:szCs w:val="24"/>
            </w:rPr>
          </w:rPrChange>
        </w:rPr>
      </w:pPr>
      <w:r w:rsidRPr="0020295F">
        <w:rPr>
          <w:rFonts w:cs="Times New Roman"/>
          <w:szCs w:val="24"/>
          <w:rPrChange w:id="2561" w:author="Jan Kelemen" w:date="2016-01-20T17:07:00Z">
            <w:rPr>
              <w:rFonts w:cs="Times New Roman"/>
              <w:b/>
              <w:szCs w:val="24"/>
            </w:rPr>
          </w:rPrChange>
        </w:rPr>
        <w:t>UC2</w:t>
      </w:r>
      <w:r w:rsidR="00BB12AB" w:rsidRPr="0020295F">
        <w:rPr>
          <w:rFonts w:cs="Times New Roman"/>
          <w:szCs w:val="24"/>
          <w:rPrChange w:id="2562" w:author="Jan Kelemen" w:date="2016-01-20T17:07:00Z">
            <w:rPr>
              <w:rFonts w:cs="Times New Roman"/>
              <w:b/>
              <w:szCs w:val="24"/>
            </w:rPr>
          </w:rPrChange>
        </w:rPr>
        <w:t>1</w:t>
      </w:r>
      <w:r w:rsidRPr="0020295F">
        <w:rPr>
          <w:rFonts w:cs="Times New Roman"/>
          <w:szCs w:val="24"/>
          <w:rPrChange w:id="2563" w:author="Jan Kelemen" w:date="2016-01-20T17:07:00Z">
            <w:rPr>
              <w:rFonts w:cs="Times New Roman"/>
              <w:b/>
              <w:szCs w:val="24"/>
            </w:rPr>
          </w:rPrChange>
        </w:rPr>
        <w:t xml:space="preserve"> – PregledNarudžbi</w:t>
      </w:r>
    </w:p>
    <w:p w14:paraId="6BAE199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564" w:author="Jan Kelemen" w:date="2016-01-20T17:07:00Z">
            <w:rPr>
              <w:rFonts w:cs="Times New Roman"/>
              <w:szCs w:val="24"/>
            </w:rPr>
          </w:rPrChange>
        </w:rPr>
      </w:pPr>
      <w:r w:rsidRPr="0020295F">
        <w:rPr>
          <w:rFonts w:cs="Times New Roman"/>
          <w:szCs w:val="24"/>
          <w:rPrChange w:id="2565" w:author="Jan Kelemen" w:date="2016-01-20T17:07:00Z">
            <w:rPr>
              <w:rFonts w:cs="Times New Roman"/>
              <w:b/>
              <w:szCs w:val="24"/>
            </w:rPr>
          </w:rPrChange>
        </w:rPr>
        <w:t>Glavni sudionik:</w:t>
      </w:r>
      <w:r w:rsidRPr="0020295F">
        <w:rPr>
          <w:rFonts w:cs="Times New Roman"/>
          <w:szCs w:val="24"/>
          <w:rPrChange w:id="2566" w:author="Jan Kelemen" w:date="2016-01-20T17:07:00Z">
            <w:rPr>
              <w:rFonts w:cs="Times New Roman"/>
              <w:szCs w:val="24"/>
            </w:rPr>
          </w:rPrChange>
        </w:rPr>
        <w:t xml:space="preserve"> Vlasnik ili djelatnik.</w:t>
      </w:r>
    </w:p>
    <w:p w14:paraId="11187D1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567" w:author="Jan Kelemen" w:date="2016-01-20T17:07:00Z">
            <w:rPr>
              <w:rFonts w:cs="Times New Roman"/>
              <w:szCs w:val="24"/>
            </w:rPr>
          </w:rPrChange>
        </w:rPr>
      </w:pPr>
      <w:r w:rsidRPr="0020295F">
        <w:rPr>
          <w:rFonts w:cs="Times New Roman"/>
          <w:szCs w:val="24"/>
          <w:rPrChange w:id="2568" w:author="Jan Kelemen" w:date="2016-01-20T17:07:00Z">
            <w:rPr>
              <w:rFonts w:cs="Times New Roman"/>
              <w:b/>
              <w:szCs w:val="24"/>
            </w:rPr>
          </w:rPrChange>
        </w:rPr>
        <w:t>Cilj:</w:t>
      </w:r>
      <w:r w:rsidRPr="0020295F">
        <w:rPr>
          <w:rFonts w:cs="Times New Roman"/>
          <w:szCs w:val="24"/>
          <w:rPrChange w:id="2569" w:author="Jan Kelemen" w:date="2016-01-20T17:07:00Z">
            <w:rPr>
              <w:rFonts w:cs="Times New Roman"/>
              <w:szCs w:val="24"/>
            </w:rPr>
          </w:rPrChange>
        </w:rPr>
        <w:t xml:space="preserve"> Doći na stranicu gdje se nalaze narudžbe.</w:t>
      </w:r>
    </w:p>
    <w:p w14:paraId="7384917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570" w:author="Jan Kelemen" w:date="2016-01-20T17:07:00Z">
            <w:rPr>
              <w:rFonts w:cs="Times New Roman"/>
              <w:b/>
              <w:szCs w:val="24"/>
            </w:rPr>
          </w:rPrChange>
        </w:rPr>
      </w:pPr>
      <w:r w:rsidRPr="0020295F">
        <w:rPr>
          <w:rFonts w:cs="Times New Roman"/>
          <w:szCs w:val="24"/>
          <w:rPrChange w:id="2571" w:author="Jan Kelemen" w:date="2016-01-20T17:07:00Z">
            <w:rPr>
              <w:rFonts w:cs="Times New Roman"/>
              <w:b/>
              <w:szCs w:val="24"/>
            </w:rPr>
          </w:rPrChange>
        </w:rPr>
        <w:t>Sudionici:</w:t>
      </w:r>
      <w:r w:rsidRPr="0020295F">
        <w:rPr>
          <w:rFonts w:cs="Times New Roman"/>
          <w:szCs w:val="24"/>
          <w:rPrChange w:id="2572" w:author="Jan Kelemen" w:date="2016-01-20T17:07:00Z">
            <w:rPr>
              <w:rFonts w:cs="Times New Roman"/>
              <w:szCs w:val="24"/>
            </w:rPr>
          </w:rPrChange>
        </w:rPr>
        <w:t xml:space="preserve"> Baza podataka, poslužitelj.</w:t>
      </w:r>
    </w:p>
    <w:p w14:paraId="3FCE149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573" w:author="Jan Kelemen" w:date="2016-01-20T17:07:00Z">
            <w:rPr>
              <w:rFonts w:cs="Times New Roman"/>
              <w:szCs w:val="24"/>
            </w:rPr>
          </w:rPrChange>
        </w:rPr>
      </w:pPr>
      <w:r w:rsidRPr="0020295F">
        <w:rPr>
          <w:rFonts w:cs="Times New Roman"/>
          <w:szCs w:val="24"/>
          <w:rPrChange w:id="2574" w:author="Jan Kelemen" w:date="2016-01-20T17:07:00Z">
            <w:rPr>
              <w:rFonts w:cs="Times New Roman"/>
              <w:b/>
              <w:szCs w:val="24"/>
            </w:rPr>
          </w:rPrChange>
        </w:rPr>
        <w:t>Preduvjeti:</w:t>
      </w:r>
      <w:r w:rsidRPr="0020295F">
        <w:rPr>
          <w:rFonts w:cs="Times New Roman"/>
          <w:szCs w:val="24"/>
          <w:rPrChange w:id="2575" w:author="Jan Kelemen" w:date="2016-01-20T17:07:00Z">
            <w:rPr>
              <w:rFonts w:cs="Times New Roman"/>
              <w:szCs w:val="24"/>
            </w:rPr>
          </w:rPrChange>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576" w:author="Jan Kelemen" w:date="2016-01-20T17:07:00Z">
            <w:rPr>
              <w:rFonts w:cs="Times New Roman"/>
              <w:szCs w:val="24"/>
            </w:rPr>
          </w:rPrChange>
        </w:rPr>
      </w:pPr>
      <w:r w:rsidRPr="0020295F">
        <w:rPr>
          <w:rFonts w:cs="Times New Roman"/>
          <w:szCs w:val="24"/>
          <w:rPrChange w:id="2577" w:author="Jan Kelemen" w:date="2016-01-20T17:07:00Z">
            <w:rPr>
              <w:rFonts w:cs="Times New Roman"/>
              <w:b/>
              <w:szCs w:val="24"/>
            </w:rPr>
          </w:rPrChange>
        </w:rPr>
        <w:t>Rezultat:</w:t>
      </w:r>
      <w:r w:rsidRPr="0020295F">
        <w:rPr>
          <w:rFonts w:cs="Times New Roman"/>
          <w:szCs w:val="24"/>
          <w:rPrChange w:id="2578" w:author="Jan Kelemen" w:date="2016-01-20T17:07:00Z">
            <w:rPr>
              <w:rFonts w:cs="Times New Roman"/>
              <w:szCs w:val="24"/>
            </w:rPr>
          </w:rPrChange>
        </w:rPr>
        <w:t xml:space="preserve"> Uspješan preusmjeravanje na stranicu s narudžbama.</w:t>
      </w:r>
    </w:p>
    <w:p w14:paraId="0DF3A97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579" w:author="Jan Kelemen" w:date="2016-01-20T17:07:00Z">
            <w:rPr>
              <w:rFonts w:cs="Times New Roman"/>
              <w:szCs w:val="24"/>
            </w:rPr>
          </w:rPrChange>
        </w:rPr>
      </w:pPr>
      <w:r w:rsidRPr="0020295F">
        <w:rPr>
          <w:rFonts w:cs="Times New Roman"/>
          <w:szCs w:val="24"/>
          <w:rPrChange w:id="2580" w:author="Jan Kelemen" w:date="2016-01-20T17:07:00Z">
            <w:rPr>
              <w:rFonts w:cs="Times New Roman"/>
              <w:b/>
              <w:szCs w:val="24"/>
            </w:rPr>
          </w:rPrChange>
        </w:rPr>
        <w:t>Željeni scenarij:</w:t>
      </w:r>
      <w:r w:rsidRPr="0020295F">
        <w:rPr>
          <w:rFonts w:cs="Times New Roman"/>
          <w:szCs w:val="24"/>
          <w:rPrChange w:id="2581" w:author="Jan Kelemen" w:date="2016-01-20T17:07:00Z">
            <w:rPr>
              <w:rFonts w:cs="Times New Roman"/>
              <w:szCs w:val="24"/>
            </w:rPr>
          </w:rPrChange>
        </w:rPr>
        <w:t xml:space="preserve"> </w:t>
      </w:r>
    </w:p>
    <w:p w14:paraId="57B88F25" w14:textId="119E240D" w:rsidR="005E4C33" w:rsidRPr="0020295F" w:rsidRDefault="005E4C33" w:rsidP="001A0EE3">
      <w:pPr>
        <w:numPr>
          <w:ilvl w:val="0"/>
          <w:numId w:val="31"/>
        </w:numPr>
        <w:shd w:val="clear" w:color="auto" w:fill="FFFFFF"/>
        <w:spacing w:after="0"/>
        <w:textAlignment w:val="baseline"/>
        <w:rPr>
          <w:rFonts w:cs="Times New Roman"/>
          <w:szCs w:val="24"/>
          <w:rPrChange w:id="2582" w:author="Jan Kelemen" w:date="2016-01-20T17:07:00Z">
            <w:rPr>
              <w:rFonts w:cs="Times New Roman"/>
              <w:szCs w:val="24"/>
            </w:rPr>
          </w:rPrChange>
        </w:rPr>
      </w:pPr>
      <w:r w:rsidRPr="0020295F">
        <w:rPr>
          <w:rFonts w:cs="Times New Roman"/>
          <w:szCs w:val="24"/>
          <w:rPrChange w:id="2583" w:author="Jan Kelemen" w:date="2016-01-20T17:07:00Z">
            <w:rPr>
              <w:rFonts w:cs="Times New Roman"/>
              <w:szCs w:val="24"/>
            </w:rPr>
          </w:rPrChange>
        </w:rPr>
        <w:t>Vlasnik ili djelatnik pritišće karticu „</w:t>
      </w:r>
      <w:r w:rsidR="00C02DE5" w:rsidRPr="0020295F">
        <w:rPr>
          <w:rFonts w:cs="Times New Roman"/>
          <w:szCs w:val="24"/>
          <w:rPrChange w:id="2584" w:author="Jan Kelemen" w:date="2016-01-20T17:07:00Z">
            <w:rPr>
              <w:rFonts w:cs="Times New Roman"/>
              <w:szCs w:val="24"/>
            </w:rPr>
          </w:rPrChange>
        </w:rPr>
        <w:t>Narudžbe</w:t>
      </w:r>
      <w:r w:rsidRPr="0020295F">
        <w:rPr>
          <w:rFonts w:cs="Times New Roman"/>
          <w:szCs w:val="24"/>
          <w:rPrChange w:id="2585" w:author="Jan Kelemen" w:date="2016-01-20T17:07:00Z">
            <w:rPr>
              <w:rFonts w:cs="Times New Roman"/>
              <w:szCs w:val="24"/>
            </w:rPr>
          </w:rPrChange>
        </w:rPr>
        <w:t>“.</w:t>
      </w:r>
    </w:p>
    <w:p w14:paraId="5E586DA2" w14:textId="77777777" w:rsidR="005E4C33" w:rsidRPr="0020295F" w:rsidRDefault="005E4C33" w:rsidP="001A0EE3">
      <w:pPr>
        <w:numPr>
          <w:ilvl w:val="0"/>
          <w:numId w:val="31"/>
        </w:numPr>
        <w:shd w:val="clear" w:color="auto" w:fill="FFFFFF"/>
        <w:spacing w:after="0"/>
        <w:textAlignment w:val="baseline"/>
        <w:rPr>
          <w:rFonts w:cs="Times New Roman"/>
          <w:szCs w:val="24"/>
          <w:rPrChange w:id="2586" w:author="Jan Kelemen" w:date="2016-01-20T17:07:00Z">
            <w:rPr>
              <w:rFonts w:cs="Times New Roman"/>
              <w:szCs w:val="24"/>
            </w:rPr>
          </w:rPrChange>
        </w:rPr>
      </w:pPr>
      <w:r w:rsidRPr="0020295F">
        <w:rPr>
          <w:rFonts w:cs="Times New Roman"/>
          <w:szCs w:val="24"/>
          <w:rPrChange w:id="2587" w:author="Jan Kelemen" w:date="2016-01-20T17:07:00Z">
            <w:rPr>
              <w:rFonts w:cs="Times New Roman"/>
              <w:szCs w:val="24"/>
            </w:rPr>
          </w:rPrChange>
        </w:rPr>
        <w:t>Poslužitelj preusmjerava korisnika na narudžbe.</w:t>
      </w:r>
    </w:p>
    <w:p w14:paraId="05E31F35" w14:textId="77777777" w:rsidR="00BB2AD7" w:rsidRPr="0020295F" w:rsidRDefault="00BB2AD7" w:rsidP="00D9128D">
      <w:pPr>
        <w:shd w:val="clear" w:color="auto" w:fill="FFFFFF"/>
        <w:spacing w:after="0"/>
        <w:ind w:left="2880"/>
        <w:textAlignment w:val="baseline"/>
        <w:rPr>
          <w:rFonts w:cs="Times New Roman"/>
          <w:szCs w:val="24"/>
          <w:rPrChange w:id="2588" w:author="Jan Kelemen" w:date="2016-01-20T17:07:00Z">
            <w:rPr>
              <w:rFonts w:cs="Times New Roman"/>
              <w:szCs w:val="24"/>
            </w:rPr>
          </w:rPrChange>
        </w:rPr>
      </w:pPr>
    </w:p>
    <w:p w14:paraId="0172CEF9" w14:textId="7AD9C330" w:rsidR="005E4C33" w:rsidRPr="0020295F" w:rsidRDefault="005E4C33" w:rsidP="001A0EE3">
      <w:pPr>
        <w:numPr>
          <w:ilvl w:val="0"/>
          <w:numId w:val="13"/>
        </w:numPr>
        <w:shd w:val="clear" w:color="auto" w:fill="FFFFFF"/>
        <w:spacing w:after="0"/>
        <w:textAlignment w:val="baseline"/>
        <w:rPr>
          <w:rFonts w:cs="Times New Roman"/>
          <w:szCs w:val="24"/>
          <w:rPrChange w:id="2589" w:author="Jan Kelemen" w:date="2016-01-20T17:07:00Z">
            <w:rPr>
              <w:rFonts w:cs="Times New Roman"/>
              <w:b/>
              <w:szCs w:val="24"/>
            </w:rPr>
          </w:rPrChange>
        </w:rPr>
      </w:pPr>
      <w:r w:rsidRPr="0020295F">
        <w:rPr>
          <w:rFonts w:cs="Times New Roman"/>
          <w:szCs w:val="24"/>
          <w:rPrChange w:id="2590" w:author="Jan Kelemen" w:date="2016-01-20T17:07:00Z">
            <w:rPr>
              <w:rFonts w:cs="Times New Roman"/>
              <w:b/>
              <w:szCs w:val="24"/>
            </w:rPr>
          </w:rPrChange>
        </w:rPr>
        <w:t>UC2</w:t>
      </w:r>
      <w:r w:rsidR="00BB12AB" w:rsidRPr="0020295F">
        <w:rPr>
          <w:rFonts w:cs="Times New Roman"/>
          <w:szCs w:val="24"/>
          <w:rPrChange w:id="2591" w:author="Jan Kelemen" w:date="2016-01-20T17:07:00Z">
            <w:rPr>
              <w:rFonts w:cs="Times New Roman"/>
              <w:b/>
              <w:szCs w:val="24"/>
            </w:rPr>
          </w:rPrChange>
        </w:rPr>
        <w:t>2</w:t>
      </w:r>
      <w:r w:rsidRPr="0020295F">
        <w:rPr>
          <w:rFonts w:cs="Times New Roman"/>
          <w:szCs w:val="24"/>
          <w:rPrChange w:id="2592" w:author="Jan Kelemen" w:date="2016-01-20T17:07:00Z">
            <w:rPr>
              <w:rFonts w:cs="Times New Roman"/>
              <w:b/>
              <w:szCs w:val="24"/>
            </w:rPr>
          </w:rPrChange>
        </w:rPr>
        <w:t xml:space="preserve"> – PotvrdaZaprimljeneNarudžbe</w:t>
      </w:r>
    </w:p>
    <w:p w14:paraId="2C7AE83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593" w:author="Jan Kelemen" w:date="2016-01-20T17:07:00Z">
            <w:rPr>
              <w:rFonts w:cs="Times New Roman"/>
              <w:szCs w:val="24"/>
            </w:rPr>
          </w:rPrChange>
        </w:rPr>
      </w:pPr>
      <w:r w:rsidRPr="0020295F">
        <w:rPr>
          <w:rFonts w:cs="Times New Roman"/>
          <w:szCs w:val="24"/>
          <w:rPrChange w:id="2594" w:author="Jan Kelemen" w:date="2016-01-20T17:07:00Z">
            <w:rPr>
              <w:rFonts w:cs="Times New Roman"/>
              <w:b/>
              <w:szCs w:val="24"/>
            </w:rPr>
          </w:rPrChange>
        </w:rPr>
        <w:t>Glavni sudionik:</w:t>
      </w:r>
      <w:r w:rsidRPr="0020295F">
        <w:rPr>
          <w:rFonts w:cs="Times New Roman"/>
          <w:szCs w:val="24"/>
          <w:rPrChange w:id="2595" w:author="Jan Kelemen" w:date="2016-01-20T17:07:00Z">
            <w:rPr>
              <w:rFonts w:cs="Times New Roman"/>
              <w:szCs w:val="24"/>
            </w:rPr>
          </w:rPrChange>
        </w:rPr>
        <w:t xml:space="preserve"> Vlasnik ili djelatnik.</w:t>
      </w:r>
    </w:p>
    <w:p w14:paraId="022C7EC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596" w:author="Jan Kelemen" w:date="2016-01-20T17:07:00Z">
            <w:rPr>
              <w:rFonts w:cs="Times New Roman"/>
              <w:szCs w:val="24"/>
            </w:rPr>
          </w:rPrChange>
        </w:rPr>
      </w:pPr>
      <w:r w:rsidRPr="0020295F">
        <w:rPr>
          <w:rFonts w:cs="Times New Roman"/>
          <w:szCs w:val="24"/>
          <w:rPrChange w:id="2597" w:author="Jan Kelemen" w:date="2016-01-20T17:07:00Z">
            <w:rPr>
              <w:rFonts w:cs="Times New Roman"/>
              <w:b/>
              <w:szCs w:val="24"/>
            </w:rPr>
          </w:rPrChange>
        </w:rPr>
        <w:t>Cilj:</w:t>
      </w:r>
      <w:r w:rsidRPr="0020295F">
        <w:rPr>
          <w:rFonts w:cs="Times New Roman"/>
          <w:szCs w:val="24"/>
          <w:rPrChange w:id="2598" w:author="Jan Kelemen" w:date="2016-01-20T17:07:00Z">
            <w:rPr>
              <w:rFonts w:cs="Times New Roman"/>
              <w:szCs w:val="24"/>
            </w:rPr>
          </w:rPrChange>
        </w:rPr>
        <w:t xml:space="preserve"> Vlasnik ili djelatnik potvrdi narudžbu poslanu od strane korisnika.</w:t>
      </w:r>
    </w:p>
    <w:p w14:paraId="0009292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599" w:author="Jan Kelemen" w:date="2016-01-20T17:07:00Z">
            <w:rPr>
              <w:rFonts w:cs="Times New Roman"/>
              <w:b/>
              <w:szCs w:val="24"/>
            </w:rPr>
          </w:rPrChange>
        </w:rPr>
      </w:pPr>
      <w:r w:rsidRPr="0020295F">
        <w:rPr>
          <w:rFonts w:cs="Times New Roman"/>
          <w:szCs w:val="24"/>
          <w:rPrChange w:id="2600" w:author="Jan Kelemen" w:date="2016-01-20T17:07:00Z">
            <w:rPr>
              <w:rFonts w:cs="Times New Roman"/>
              <w:b/>
              <w:szCs w:val="24"/>
            </w:rPr>
          </w:rPrChange>
        </w:rPr>
        <w:t>Sudionici:</w:t>
      </w:r>
      <w:r w:rsidRPr="0020295F">
        <w:rPr>
          <w:rFonts w:cs="Times New Roman"/>
          <w:szCs w:val="24"/>
          <w:rPrChange w:id="2601" w:author="Jan Kelemen" w:date="2016-01-20T17:07:00Z">
            <w:rPr>
              <w:rFonts w:cs="Times New Roman"/>
              <w:szCs w:val="24"/>
            </w:rPr>
          </w:rPrChange>
        </w:rPr>
        <w:t xml:space="preserve"> Baza podataka, poslužitelj.</w:t>
      </w:r>
    </w:p>
    <w:p w14:paraId="7A7C482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602" w:author="Jan Kelemen" w:date="2016-01-20T17:07:00Z">
            <w:rPr>
              <w:rFonts w:cs="Times New Roman"/>
              <w:szCs w:val="24"/>
            </w:rPr>
          </w:rPrChange>
        </w:rPr>
      </w:pPr>
      <w:r w:rsidRPr="0020295F">
        <w:rPr>
          <w:rFonts w:cs="Times New Roman"/>
          <w:szCs w:val="24"/>
          <w:rPrChange w:id="2603" w:author="Jan Kelemen" w:date="2016-01-20T17:07:00Z">
            <w:rPr>
              <w:rFonts w:cs="Times New Roman"/>
              <w:b/>
              <w:szCs w:val="24"/>
            </w:rPr>
          </w:rPrChange>
        </w:rPr>
        <w:t>Preduvjeti:</w:t>
      </w:r>
      <w:r w:rsidRPr="0020295F">
        <w:rPr>
          <w:rFonts w:cs="Times New Roman"/>
          <w:szCs w:val="24"/>
          <w:rPrChange w:id="2604" w:author="Jan Kelemen" w:date="2016-01-20T17:07:00Z">
            <w:rPr>
              <w:rFonts w:cs="Times New Roman"/>
              <w:szCs w:val="24"/>
            </w:rPr>
          </w:rPrChange>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605" w:author="Jan Kelemen" w:date="2016-01-20T17:07:00Z">
            <w:rPr>
              <w:rFonts w:cs="Times New Roman"/>
              <w:szCs w:val="24"/>
            </w:rPr>
          </w:rPrChange>
        </w:rPr>
      </w:pPr>
      <w:r w:rsidRPr="0020295F">
        <w:rPr>
          <w:rFonts w:cs="Times New Roman"/>
          <w:szCs w:val="24"/>
          <w:rPrChange w:id="2606" w:author="Jan Kelemen" w:date="2016-01-20T17:07:00Z">
            <w:rPr>
              <w:rFonts w:cs="Times New Roman"/>
              <w:b/>
              <w:szCs w:val="24"/>
            </w:rPr>
          </w:rPrChange>
        </w:rPr>
        <w:t>Rezultat:</w:t>
      </w:r>
      <w:r w:rsidRPr="0020295F">
        <w:rPr>
          <w:rFonts w:cs="Times New Roman"/>
          <w:szCs w:val="24"/>
          <w:rPrChange w:id="2607" w:author="Jan Kelemen" w:date="2016-01-20T17:07:00Z">
            <w:rPr>
              <w:rFonts w:cs="Times New Roman"/>
              <w:szCs w:val="24"/>
            </w:rPr>
          </w:rPrChange>
        </w:rPr>
        <w:t xml:space="preserve"> Vlasnik ili djelatnik je uspješno potvrdio narudžbu.</w:t>
      </w:r>
    </w:p>
    <w:p w14:paraId="54957EA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608" w:author="Jan Kelemen" w:date="2016-01-20T17:07:00Z">
            <w:rPr>
              <w:rFonts w:cs="Times New Roman"/>
              <w:szCs w:val="24"/>
            </w:rPr>
          </w:rPrChange>
        </w:rPr>
      </w:pPr>
      <w:r w:rsidRPr="0020295F">
        <w:rPr>
          <w:rFonts w:cs="Times New Roman"/>
          <w:szCs w:val="24"/>
          <w:rPrChange w:id="2609" w:author="Jan Kelemen" w:date="2016-01-20T17:07:00Z">
            <w:rPr>
              <w:rFonts w:cs="Times New Roman"/>
              <w:b/>
              <w:szCs w:val="24"/>
            </w:rPr>
          </w:rPrChange>
        </w:rPr>
        <w:t>Željeni scenarij:</w:t>
      </w:r>
      <w:r w:rsidRPr="0020295F">
        <w:rPr>
          <w:rFonts w:cs="Times New Roman"/>
          <w:szCs w:val="24"/>
          <w:rPrChange w:id="2610" w:author="Jan Kelemen" w:date="2016-01-20T17:07:00Z">
            <w:rPr>
              <w:rFonts w:cs="Times New Roman"/>
              <w:szCs w:val="24"/>
            </w:rPr>
          </w:rPrChange>
        </w:rPr>
        <w:t xml:space="preserve"> </w:t>
      </w:r>
    </w:p>
    <w:p w14:paraId="0627ECEA" w14:textId="77777777" w:rsidR="005E4C33" w:rsidRPr="0020295F" w:rsidRDefault="005E4C33" w:rsidP="001A0EE3">
      <w:pPr>
        <w:numPr>
          <w:ilvl w:val="0"/>
          <w:numId w:val="32"/>
        </w:numPr>
        <w:shd w:val="clear" w:color="auto" w:fill="FFFFFF"/>
        <w:spacing w:after="0"/>
        <w:textAlignment w:val="baseline"/>
        <w:rPr>
          <w:rFonts w:cs="Times New Roman"/>
          <w:szCs w:val="24"/>
          <w:rPrChange w:id="2611" w:author="Jan Kelemen" w:date="2016-01-20T17:07:00Z">
            <w:rPr>
              <w:rFonts w:cs="Times New Roman"/>
              <w:szCs w:val="24"/>
            </w:rPr>
          </w:rPrChange>
        </w:rPr>
      </w:pPr>
      <w:r w:rsidRPr="0020295F">
        <w:rPr>
          <w:rFonts w:cs="Times New Roman"/>
          <w:szCs w:val="24"/>
          <w:rPrChange w:id="2612" w:author="Jan Kelemen" w:date="2016-01-20T17:07:00Z">
            <w:rPr>
              <w:rFonts w:cs="Times New Roman"/>
              <w:szCs w:val="24"/>
            </w:rPr>
          </w:rPrChange>
        </w:rPr>
        <w:t>Vlasnik ili djelatnik odabire narudžbu koju će potvrditi</w:t>
      </w:r>
    </w:p>
    <w:p w14:paraId="44B87B3D" w14:textId="77777777" w:rsidR="005E4C33" w:rsidRPr="0020295F" w:rsidRDefault="005E4C33" w:rsidP="001A0EE3">
      <w:pPr>
        <w:numPr>
          <w:ilvl w:val="0"/>
          <w:numId w:val="32"/>
        </w:numPr>
        <w:shd w:val="clear" w:color="auto" w:fill="FFFFFF"/>
        <w:spacing w:after="0"/>
        <w:textAlignment w:val="baseline"/>
        <w:rPr>
          <w:rFonts w:cs="Times New Roman"/>
          <w:szCs w:val="24"/>
          <w:rPrChange w:id="2613" w:author="Jan Kelemen" w:date="2016-01-20T17:07:00Z">
            <w:rPr>
              <w:rFonts w:cs="Times New Roman"/>
              <w:szCs w:val="24"/>
            </w:rPr>
          </w:rPrChange>
        </w:rPr>
      </w:pPr>
      <w:r w:rsidRPr="0020295F">
        <w:rPr>
          <w:rFonts w:cs="Times New Roman"/>
          <w:szCs w:val="24"/>
          <w:rPrChange w:id="2614" w:author="Jan Kelemen" w:date="2016-01-20T17:07:00Z">
            <w:rPr>
              <w:rFonts w:cs="Times New Roman"/>
              <w:szCs w:val="24"/>
            </w:rPr>
          </w:rPrChange>
        </w:rPr>
        <w:t>Potvrđuje narudžbu pritiskom na gumb „Potvrdi“.</w:t>
      </w:r>
    </w:p>
    <w:p w14:paraId="7F1EC6B9" w14:textId="101B0406" w:rsidR="00C02DE5" w:rsidRPr="0020295F" w:rsidRDefault="00C02DE5" w:rsidP="001A0EE3">
      <w:pPr>
        <w:numPr>
          <w:ilvl w:val="0"/>
          <w:numId w:val="32"/>
        </w:numPr>
        <w:shd w:val="clear" w:color="auto" w:fill="FFFFFF"/>
        <w:spacing w:after="0"/>
        <w:textAlignment w:val="baseline"/>
        <w:rPr>
          <w:rFonts w:cs="Times New Roman"/>
          <w:szCs w:val="24"/>
          <w:rPrChange w:id="2615" w:author="Jan Kelemen" w:date="2016-01-20T17:07:00Z">
            <w:rPr>
              <w:rFonts w:cs="Times New Roman"/>
              <w:szCs w:val="24"/>
            </w:rPr>
          </w:rPrChange>
        </w:rPr>
      </w:pPr>
      <w:r w:rsidRPr="0020295F">
        <w:rPr>
          <w:rFonts w:cs="Times New Roman"/>
          <w:szCs w:val="24"/>
          <w:rPrChange w:id="2616" w:author="Jan Kelemen" w:date="2016-01-20T17:07:00Z">
            <w:rPr>
              <w:rFonts w:cs="Times New Roman"/>
              <w:szCs w:val="24"/>
            </w:rPr>
          </w:rPrChange>
        </w:rPr>
        <w:t>Pojavljuje se oblačić „Prosječno vrijeme dostave“ u kojem se upisuje vrijeme dostave i poruka.</w:t>
      </w:r>
    </w:p>
    <w:p w14:paraId="0AC70517" w14:textId="273CC196" w:rsidR="00C02DE5" w:rsidRPr="0020295F" w:rsidRDefault="00C02DE5" w:rsidP="001A0EE3">
      <w:pPr>
        <w:numPr>
          <w:ilvl w:val="0"/>
          <w:numId w:val="32"/>
        </w:numPr>
        <w:shd w:val="clear" w:color="auto" w:fill="FFFFFF"/>
        <w:spacing w:after="0"/>
        <w:textAlignment w:val="baseline"/>
        <w:rPr>
          <w:rFonts w:cs="Times New Roman"/>
          <w:szCs w:val="24"/>
          <w:rPrChange w:id="2617" w:author="Jan Kelemen" w:date="2016-01-20T17:07:00Z">
            <w:rPr>
              <w:rFonts w:cs="Times New Roman"/>
              <w:szCs w:val="24"/>
            </w:rPr>
          </w:rPrChange>
        </w:rPr>
      </w:pPr>
      <w:r w:rsidRPr="0020295F">
        <w:rPr>
          <w:rFonts w:cs="Times New Roman"/>
          <w:szCs w:val="24"/>
          <w:rPrChange w:id="2618" w:author="Jan Kelemen" w:date="2016-01-20T17:07:00Z">
            <w:rPr>
              <w:rFonts w:cs="Times New Roman"/>
              <w:szCs w:val="24"/>
            </w:rPr>
          </w:rPrChange>
        </w:rPr>
        <w:lastRenderedPageBreak/>
        <w:t>Vlasnik ili djelatnik klikne na gumb „Pošalji“.</w:t>
      </w:r>
    </w:p>
    <w:p w14:paraId="745CAFC5" w14:textId="06BAD065" w:rsidR="005E4C33" w:rsidRPr="0020295F" w:rsidRDefault="005E4C33" w:rsidP="001A0EE3">
      <w:pPr>
        <w:numPr>
          <w:ilvl w:val="0"/>
          <w:numId w:val="32"/>
        </w:numPr>
        <w:shd w:val="clear" w:color="auto" w:fill="FFFFFF"/>
        <w:spacing w:after="0"/>
        <w:textAlignment w:val="baseline"/>
        <w:rPr>
          <w:rFonts w:cs="Times New Roman"/>
          <w:szCs w:val="24"/>
          <w:rPrChange w:id="2619" w:author="Jan Kelemen" w:date="2016-01-20T17:07:00Z">
            <w:rPr>
              <w:rFonts w:cs="Times New Roman"/>
              <w:szCs w:val="24"/>
            </w:rPr>
          </w:rPrChange>
        </w:rPr>
      </w:pPr>
      <w:r w:rsidRPr="0020295F">
        <w:rPr>
          <w:rFonts w:cs="Times New Roman"/>
          <w:szCs w:val="24"/>
          <w:rPrChange w:id="2620" w:author="Jan Kelemen" w:date="2016-01-20T17:07:00Z">
            <w:rPr>
              <w:rFonts w:cs="Times New Roman"/>
              <w:szCs w:val="24"/>
            </w:rPr>
          </w:rPrChange>
        </w:rPr>
        <w:t>Narudžba nestaje s liste narudžbi.</w:t>
      </w:r>
    </w:p>
    <w:p w14:paraId="22D005E4" w14:textId="77777777" w:rsidR="000A0B5F" w:rsidRPr="0020295F" w:rsidRDefault="000A0B5F" w:rsidP="000A0B5F">
      <w:pPr>
        <w:shd w:val="clear" w:color="auto" w:fill="FFFFFF"/>
        <w:spacing w:after="0"/>
        <w:ind w:left="2880"/>
        <w:textAlignment w:val="baseline"/>
        <w:rPr>
          <w:rFonts w:cs="Times New Roman"/>
          <w:szCs w:val="24"/>
          <w:rPrChange w:id="2621" w:author="Jan Kelemen" w:date="2016-01-20T17:07:00Z">
            <w:rPr>
              <w:rFonts w:cs="Times New Roman"/>
              <w:szCs w:val="24"/>
            </w:rPr>
          </w:rPrChange>
        </w:rPr>
      </w:pPr>
    </w:p>
    <w:p w14:paraId="217EAFE8" w14:textId="0F21F8AF" w:rsidR="005E4C33" w:rsidRPr="0020295F" w:rsidRDefault="005E4C33" w:rsidP="001A0EE3">
      <w:pPr>
        <w:numPr>
          <w:ilvl w:val="0"/>
          <w:numId w:val="13"/>
        </w:numPr>
        <w:shd w:val="clear" w:color="auto" w:fill="FFFFFF"/>
        <w:spacing w:after="0"/>
        <w:textAlignment w:val="baseline"/>
        <w:rPr>
          <w:rFonts w:cs="Times New Roman"/>
          <w:szCs w:val="24"/>
          <w:rPrChange w:id="2622" w:author="Jan Kelemen" w:date="2016-01-20T17:07:00Z">
            <w:rPr>
              <w:rFonts w:cs="Times New Roman"/>
              <w:b/>
              <w:szCs w:val="24"/>
            </w:rPr>
          </w:rPrChange>
        </w:rPr>
      </w:pPr>
      <w:r w:rsidRPr="0020295F">
        <w:rPr>
          <w:rFonts w:cs="Times New Roman"/>
          <w:szCs w:val="24"/>
          <w:rPrChange w:id="2623" w:author="Jan Kelemen" w:date="2016-01-20T17:07:00Z">
            <w:rPr>
              <w:rFonts w:cs="Times New Roman"/>
              <w:b/>
              <w:szCs w:val="24"/>
            </w:rPr>
          </w:rPrChange>
        </w:rPr>
        <w:t>UC2</w:t>
      </w:r>
      <w:r w:rsidR="00BB12AB" w:rsidRPr="0020295F">
        <w:rPr>
          <w:rFonts w:cs="Times New Roman"/>
          <w:szCs w:val="24"/>
          <w:rPrChange w:id="2624" w:author="Jan Kelemen" w:date="2016-01-20T17:07:00Z">
            <w:rPr>
              <w:rFonts w:cs="Times New Roman"/>
              <w:b/>
              <w:szCs w:val="24"/>
            </w:rPr>
          </w:rPrChange>
        </w:rPr>
        <w:t>3</w:t>
      </w:r>
      <w:r w:rsidRPr="0020295F">
        <w:rPr>
          <w:rFonts w:cs="Times New Roman"/>
          <w:szCs w:val="24"/>
          <w:rPrChange w:id="2625" w:author="Jan Kelemen" w:date="2016-01-20T17:07:00Z">
            <w:rPr>
              <w:rFonts w:cs="Times New Roman"/>
              <w:b/>
              <w:szCs w:val="24"/>
            </w:rPr>
          </w:rPrChange>
        </w:rPr>
        <w:t xml:space="preserve"> – OdbijanjeNarudžbe</w:t>
      </w:r>
    </w:p>
    <w:p w14:paraId="142F13F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626" w:author="Jan Kelemen" w:date="2016-01-20T17:07:00Z">
            <w:rPr>
              <w:rFonts w:cs="Times New Roman"/>
              <w:szCs w:val="24"/>
            </w:rPr>
          </w:rPrChange>
        </w:rPr>
      </w:pPr>
      <w:r w:rsidRPr="0020295F">
        <w:rPr>
          <w:rFonts w:cs="Times New Roman"/>
          <w:szCs w:val="24"/>
          <w:rPrChange w:id="2627" w:author="Jan Kelemen" w:date="2016-01-20T17:07:00Z">
            <w:rPr>
              <w:rFonts w:cs="Times New Roman"/>
              <w:b/>
              <w:szCs w:val="24"/>
            </w:rPr>
          </w:rPrChange>
        </w:rPr>
        <w:t>Glavni sudionik:</w:t>
      </w:r>
      <w:r w:rsidRPr="0020295F">
        <w:rPr>
          <w:rFonts w:cs="Times New Roman"/>
          <w:szCs w:val="24"/>
          <w:rPrChange w:id="2628" w:author="Jan Kelemen" w:date="2016-01-20T17:07:00Z">
            <w:rPr>
              <w:rFonts w:cs="Times New Roman"/>
              <w:szCs w:val="24"/>
            </w:rPr>
          </w:rPrChange>
        </w:rPr>
        <w:t xml:space="preserve"> Vlasnik ili djelatnik.</w:t>
      </w:r>
    </w:p>
    <w:p w14:paraId="6D1E163D" w14:textId="254E08F3" w:rsidR="005E4C33" w:rsidRPr="0020295F" w:rsidRDefault="005E4C33" w:rsidP="001A0EE3">
      <w:pPr>
        <w:numPr>
          <w:ilvl w:val="0"/>
          <w:numId w:val="14"/>
        </w:numPr>
        <w:shd w:val="clear" w:color="auto" w:fill="FFFFFF"/>
        <w:spacing w:after="0"/>
        <w:ind w:left="1843"/>
        <w:textAlignment w:val="baseline"/>
        <w:rPr>
          <w:rFonts w:cs="Times New Roman"/>
          <w:szCs w:val="24"/>
          <w:rPrChange w:id="2629" w:author="Jan Kelemen" w:date="2016-01-20T17:07:00Z">
            <w:rPr>
              <w:rFonts w:cs="Times New Roman"/>
              <w:szCs w:val="24"/>
            </w:rPr>
          </w:rPrChange>
        </w:rPr>
      </w:pPr>
      <w:r w:rsidRPr="0020295F">
        <w:rPr>
          <w:rFonts w:cs="Times New Roman"/>
          <w:szCs w:val="24"/>
          <w:rPrChange w:id="2630" w:author="Jan Kelemen" w:date="2016-01-20T17:07:00Z">
            <w:rPr>
              <w:rFonts w:cs="Times New Roman"/>
              <w:b/>
              <w:szCs w:val="24"/>
            </w:rPr>
          </w:rPrChange>
        </w:rPr>
        <w:t>Cilj:</w:t>
      </w:r>
      <w:r w:rsidRPr="0020295F">
        <w:rPr>
          <w:rFonts w:cs="Times New Roman"/>
          <w:szCs w:val="24"/>
          <w:rPrChange w:id="2631" w:author="Jan Kelemen" w:date="2016-01-20T17:07:00Z">
            <w:rPr>
              <w:rFonts w:cs="Times New Roman"/>
              <w:szCs w:val="24"/>
            </w:rPr>
          </w:rPrChange>
        </w:rPr>
        <w:t xml:space="preserve"> Vlasnik ili djelatnik odbije </w:t>
      </w:r>
      <w:r w:rsidR="00F106C9" w:rsidRPr="0020295F">
        <w:rPr>
          <w:rFonts w:cs="Times New Roman"/>
          <w:szCs w:val="24"/>
          <w:rPrChange w:id="2632" w:author="Jan Kelemen" w:date="2016-01-20T17:07:00Z">
            <w:rPr>
              <w:rFonts w:cs="Times New Roman"/>
              <w:szCs w:val="24"/>
            </w:rPr>
          </w:rPrChange>
        </w:rPr>
        <w:t xml:space="preserve">narudžbu </w:t>
      </w:r>
      <w:r w:rsidRPr="0020295F">
        <w:rPr>
          <w:rFonts w:cs="Times New Roman"/>
          <w:szCs w:val="24"/>
          <w:rPrChange w:id="2633" w:author="Jan Kelemen" w:date="2016-01-20T17:07:00Z">
            <w:rPr>
              <w:rFonts w:cs="Times New Roman"/>
              <w:szCs w:val="24"/>
            </w:rPr>
          </w:rPrChange>
        </w:rPr>
        <w:t>poslanu od strane korisnika.</w:t>
      </w:r>
    </w:p>
    <w:p w14:paraId="364819B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634" w:author="Jan Kelemen" w:date="2016-01-20T17:07:00Z">
            <w:rPr>
              <w:rFonts w:cs="Times New Roman"/>
              <w:b/>
              <w:szCs w:val="24"/>
            </w:rPr>
          </w:rPrChange>
        </w:rPr>
      </w:pPr>
      <w:r w:rsidRPr="0020295F">
        <w:rPr>
          <w:rFonts w:cs="Times New Roman"/>
          <w:szCs w:val="24"/>
          <w:rPrChange w:id="2635" w:author="Jan Kelemen" w:date="2016-01-20T17:07:00Z">
            <w:rPr>
              <w:rFonts w:cs="Times New Roman"/>
              <w:b/>
              <w:szCs w:val="24"/>
            </w:rPr>
          </w:rPrChange>
        </w:rPr>
        <w:t>Sudionici:</w:t>
      </w:r>
      <w:r w:rsidRPr="0020295F">
        <w:rPr>
          <w:rFonts w:cs="Times New Roman"/>
          <w:szCs w:val="24"/>
          <w:rPrChange w:id="2636" w:author="Jan Kelemen" w:date="2016-01-20T17:07:00Z">
            <w:rPr>
              <w:rFonts w:cs="Times New Roman"/>
              <w:szCs w:val="24"/>
            </w:rPr>
          </w:rPrChange>
        </w:rPr>
        <w:t xml:space="preserve"> Baza podataka, poslužitelj.</w:t>
      </w:r>
    </w:p>
    <w:p w14:paraId="07108A5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637" w:author="Jan Kelemen" w:date="2016-01-20T17:07:00Z">
            <w:rPr>
              <w:rFonts w:cs="Times New Roman"/>
              <w:szCs w:val="24"/>
            </w:rPr>
          </w:rPrChange>
        </w:rPr>
      </w:pPr>
      <w:r w:rsidRPr="0020295F">
        <w:rPr>
          <w:rFonts w:cs="Times New Roman"/>
          <w:szCs w:val="24"/>
          <w:rPrChange w:id="2638" w:author="Jan Kelemen" w:date="2016-01-20T17:07:00Z">
            <w:rPr>
              <w:rFonts w:cs="Times New Roman"/>
              <w:b/>
              <w:szCs w:val="24"/>
            </w:rPr>
          </w:rPrChange>
        </w:rPr>
        <w:t>Preduvjeti:</w:t>
      </w:r>
      <w:r w:rsidRPr="0020295F">
        <w:rPr>
          <w:rFonts w:cs="Times New Roman"/>
          <w:szCs w:val="24"/>
          <w:rPrChange w:id="2639" w:author="Jan Kelemen" w:date="2016-01-20T17:07:00Z">
            <w:rPr>
              <w:rFonts w:cs="Times New Roman"/>
              <w:szCs w:val="24"/>
            </w:rPr>
          </w:rPrChange>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640" w:author="Jan Kelemen" w:date="2016-01-20T17:07:00Z">
            <w:rPr>
              <w:rFonts w:cs="Times New Roman"/>
              <w:szCs w:val="24"/>
            </w:rPr>
          </w:rPrChange>
        </w:rPr>
      </w:pPr>
      <w:r w:rsidRPr="0020295F">
        <w:rPr>
          <w:rFonts w:cs="Times New Roman"/>
          <w:szCs w:val="24"/>
          <w:rPrChange w:id="2641" w:author="Jan Kelemen" w:date="2016-01-20T17:07:00Z">
            <w:rPr>
              <w:rFonts w:cs="Times New Roman"/>
              <w:b/>
              <w:szCs w:val="24"/>
            </w:rPr>
          </w:rPrChange>
        </w:rPr>
        <w:t>Rezultat:</w:t>
      </w:r>
      <w:r w:rsidRPr="0020295F">
        <w:rPr>
          <w:rFonts w:cs="Times New Roman"/>
          <w:szCs w:val="24"/>
          <w:rPrChange w:id="2642" w:author="Jan Kelemen" w:date="2016-01-20T17:07:00Z">
            <w:rPr>
              <w:rFonts w:cs="Times New Roman"/>
              <w:szCs w:val="24"/>
            </w:rPr>
          </w:rPrChange>
        </w:rPr>
        <w:t xml:space="preserve"> Vlasnik ili djelatnik je uspješno odbio narudžbu.</w:t>
      </w:r>
    </w:p>
    <w:p w14:paraId="73CD881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643" w:author="Jan Kelemen" w:date="2016-01-20T17:07:00Z">
            <w:rPr>
              <w:rFonts w:cs="Times New Roman"/>
              <w:szCs w:val="24"/>
            </w:rPr>
          </w:rPrChange>
        </w:rPr>
      </w:pPr>
      <w:r w:rsidRPr="0020295F">
        <w:rPr>
          <w:rFonts w:cs="Times New Roman"/>
          <w:szCs w:val="24"/>
          <w:rPrChange w:id="2644" w:author="Jan Kelemen" w:date="2016-01-20T17:07:00Z">
            <w:rPr>
              <w:rFonts w:cs="Times New Roman"/>
              <w:b/>
              <w:szCs w:val="24"/>
            </w:rPr>
          </w:rPrChange>
        </w:rPr>
        <w:t>Željeni scenarij:</w:t>
      </w:r>
      <w:r w:rsidRPr="0020295F">
        <w:rPr>
          <w:rFonts w:cs="Times New Roman"/>
          <w:szCs w:val="24"/>
          <w:rPrChange w:id="2645" w:author="Jan Kelemen" w:date="2016-01-20T17:07:00Z">
            <w:rPr>
              <w:rFonts w:cs="Times New Roman"/>
              <w:szCs w:val="24"/>
            </w:rPr>
          </w:rPrChange>
        </w:rPr>
        <w:t xml:space="preserve"> </w:t>
      </w:r>
    </w:p>
    <w:p w14:paraId="2EEB0831" w14:textId="77777777" w:rsidR="005E4C33" w:rsidRPr="0020295F" w:rsidRDefault="005E4C33" w:rsidP="001A0EE3">
      <w:pPr>
        <w:numPr>
          <w:ilvl w:val="0"/>
          <w:numId w:val="34"/>
        </w:numPr>
        <w:shd w:val="clear" w:color="auto" w:fill="FFFFFF"/>
        <w:spacing w:after="0"/>
        <w:textAlignment w:val="baseline"/>
        <w:rPr>
          <w:rFonts w:cs="Times New Roman"/>
          <w:szCs w:val="24"/>
          <w:rPrChange w:id="2646" w:author="Jan Kelemen" w:date="2016-01-20T17:07:00Z">
            <w:rPr>
              <w:rFonts w:cs="Times New Roman"/>
              <w:szCs w:val="24"/>
            </w:rPr>
          </w:rPrChange>
        </w:rPr>
      </w:pPr>
      <w:r w:rsidRPr="0020295F">
        <w:rPr>
          <w:rFonts w:cs="Times New Roman"/>
          <w:szCs w:val="24"/>
          <w:rPrChange w:id="2647" w:author="Jan Kelemen" w:date="2016-01-20T17:07:00Z">
            <w:rPr>
              <w:rFonts w:cs="Times New Roman"/>
              <w:szCs w:val="24"/>
            </w:rPr>
          </w:rPrChange>
        </w:rPr>
        <w:t>Vlasnik ili djelatnik odabire narudžbu koju će odbiti.</w:t>
      </w:r>
    </w:p>
    <w:p w14:paraId="09A602DE" w14:textId="77777777" w:rsidR="005E4C33" w:rsidRPr="0020295F" w:rsidRDefault="005E4C33" w:rsidP="001A0EE3">
      <w:pPr>
        <w:numPr>
          <w:ilvl w:val="0"/>
          <w:numId w:val="34"/>
        </w:numPr>
        <w:shd w:val="clear" w:color="auto" w:fill="FFFFFF"/>
        <w:spacing w:after="0"/>
        <w:textAlignment w:val="baseline"/>
        <w:rPr>
          <w:rFonts w:cs="Times New Roman"/>
          <w:szCs w:val="24"/>
          <w:rPrChange w:id="2648" w:author="Jan Kelemen" w:date="2016-01-20T17:07:00Z">
            <w:rPr>
              <w:rFonts w:cs="Times New Roman"/>
              <w:szCs w:val="24"/>
            </w:rPr>
          </w:rPrChange>
        </w:rPr>
      </w:pPr>
      <w:r w:rsidRPr="0020295F">
        <w:rPr>
          <w:rFonts w:cs="Times New Roman"/>
          <w:szCs w:val="24"/>
          <w:rPrChange w:id="2649" w:author="Jan Kelemen" w:date="2016-01-20T17:07:00Z">
            <w:rPr>
              <w:rFonts w:cs="Times New Roman"/>
              <w:szCs w:val="24"/>
            </w:rPr>
          </w:rPrChange>
        </w:rPr>
        <w:t>Odbija narudžbu pritiskom na gumb „Odbij“.</w:t>
      </w:r>
    </w:p>
    <w:p w14:paraId="7A5908E2" w14:textId="0050E882" w:rsidR="00C02DE5" w:rsidRPr="0020295F" w:rsidRDefault="00C02DE5" w:rsidP="001A0EE3">
      <w:pPr>
        <w:numPr>
          <w:ilvl w:val="0"/>
          <w:numId w:val="34"/>
        </w:numPr>
        <w:shd w:val="clear" w:color="auto" w:fill="FFFFFF"/>
        <w:spacing w:after="0"/>
        <w:textAlignment w:val="baseline"/>
        <w:rPr>
          <w:rFonts w:cs="Times New Roman"/>
          <w:szCs w:val="24"/>
          <w:rPrChange w:id="2650" w:author="Jan Kelemen" w:date="2016-01-20T17:07:00Z">
            <w:rPr>
              <w:rFonts w:cs="Times New Roman"/>
              <w:szCs w:val="24"/>
            </w:rPr>
          </w:rPrChange>
        </w:rPr>
      </w:pPr>
      <w:r w:rsidRPr="0020295F">
        <w:rPr>
          <w:rFonts w:cs="Times New Roman"/>
          <w:szCs w:val="24"/>
          <w:rPrChange w:id="2651" w:author="Jan Kelemen" w:date="2016-01-20T17:07:00Z">
            <w:rPr>
              <w:rFonts w:cs="Times New Roman"/>
              <w:szCs w:val="24"/>
            </w:rPr>
          </w:rPrChange>
        </w:rPr>
        <w:t xml:space="preserve">Pojavljuje </w:t>
      </w:r>
      <w:r w:rsidRPr="0020295F">
        <w:rPr>
          <w:rPrChange w:id="2652" w:author="Jan Kelemen" w:date="2016-01-20T17:07:00Z">
            <w:rPr/>
          </w:rPrChange>
        </w:rPr>
        <w:t>se oblačić „Prosječno vrijeme dostave“ u kojem se upisuje vrijeme dostave i poruka.</w:t>
      </w:r>
    </w:p>
    <w:p w14:paraId="719A7764" w14:textId="00EAF7DB" w:rsidR="00C02DE5" w:rsidRPr="0020295F" w:rsidRDefault="00C02DE5" w:rsidP="004130A4">
      <w:pPr>
        <w:pStyle w:val="ListParagraph"/>
        <w:numPr>
          <w:ilvl w:val="0"/>
          <w:numId w:val="34"/>
        </w:numPr>
        <w:shd w:val="clear" w:color="auto" w:fill="FFFFFF"/>
        <w:spacing w:after="0"/>
        <w:textAlignment w:val="baseline"/>
        <w:rPr>
          <w:rPrChange w:id="2653" w:author="Jan Kelemen" w:date="2016-01-20T17:07:00Z">
            <w:rPr/>
          </w:rPrChange>
        </w:rPr>
      </w:pPr>
      <w:r w:rsidRPr="0020295F">
        <w:rPr>
          <w:rPrChange w:id="2654" w:author="Jan Kelemen" w:date="2016-01-20T17:07:00Z">
            <w:rPr/>
          </w:rPrChange>
        </w:rPr>
        <w:t>Pojavljuje se oblačić „Razlog odbijanja narudžbe“ koji se ispunjava.</w:t>
      </w:r>
    </w:p>
    <w:p w14:paraId="51F236E5" w14:textId="76E47C61" w:rsidR="00C02DE5" w:rsidRPr="0020295F" w:rsidRDefault="00C02DE5">
      <w:pPr>
        <w:numPr>
          <w:ilvl w:val="0"/>
          <w:numId w:val="34"/>
        </w:numPr>
        <w:shd w:val="clear" w:color="auto" w:fill="FFFFFF"/>
        <w:spacing w:after="0"/>
        <w:textAlignment w:val="baseline"/>
        <w:rPr>
          <w:rFonts w:cs="Times New Roman"/>
          <w:szCs w:val="24"/>
          <w:rPrChange w:id="2655" w:author="Jan Kelemen" w:date="2016-01-20T17:07:00Z">
            <w:rPr>
              <w:rFonts w:cs="Times New Roman"/>
              <w:szCs w:val="24"/>
            </w:rPr>
          </w:rPrChange>
        </w:rPr>
      </w:pPr>
      <w:r w:rsidRPr="0020295F">
        <w:rPr>
          <w:rFonts w:cs="Times New Roman"/>
          <w:szCs w:val="24"/>
          <w:rPrChange w:id="2656" w:author="Jan Kelemen" w:date="2016-01-20T17:07:00Z">
            <w:rPr>
              <w:rFonts w:cs="Times New Roman"/>
              <w:szCs w:val="24"/>
            </w:rPr>
          </w:rPrChange>
        </w:rPr>
        <w:t>Vlasnik ili djelatnik klikne na gumb „Pošalji“.</w:t>
      </w:r>
    </w:p>
    <w:p w14:paraId="40C8A191" w14:textId="77777777" w:rsidR="005E4C33" w:rsidRPr="0020295F" w:rsidRDefault="005E4C33" w:rsidP="001A0EE3">
      <w:pPr>
        <w:numPr>
          <w:ilvl w:val="0"/>
          <w:numId w:val="34"/>
        </w:numPr>
        <w:shd w:val="clear" w:color="auto" w:fill="FFFFFF"/>
        <w:spacing w:after="0"/>
        <w:textAlignment w:val="baseline"/>
        <w:rPr>
          <w:rFonts w:cs="Times New Roman"/>
          <w:szCs w:val="24"/>
          <w:rPrChange w:id="2657" w:author="Jan Kelemen" w:date="2016-01-20T17:07:00Z">
            <w:rPr>
              <w:rFonts w:cs="Times New Roman"/>
              <w:szCs w:val="24"/>
            </w:rPr>
          </w:rPrChange>
        </w:rPr>
      </w:pPr>
      <w:r w:rsidRPr="0020295F">
        <w:rPr>
          <w:rFonts w:cs="Times New Roman"/>
          <w:szCs w:val="24"/>
          <w:rPrChange w:id="2658" w:author="Jan Kelemen" w:date="2016-01-20T17:07:00Z">
            <w:rPr>
              <w:rFonts w:cs="Times New Roman"/>
              <w:szCs w:val="24"/>
            </w:rPr>
          </w:rPrChange>
        </w:rPr>
        <w:t>Narudžba nestaje s liste narudžbi.</w:t>
      </w:r>
    </w:p>
    <w:p w14:paraId="6BEB03E0" w14:textId="77777777" w:rsidR="000A0B5F" w:rsidRPr="0020295F" w:rsidRDefault="000A0B5F" w:rsidP="000A0B5F">
      <w:pPr>
        <w:shd w:val="clear" w:color="auto" w:fill="FFFFFF"/>
        <w:spacing w:after="0"/>
        <w:ind w:left="2880"/>
        <w:textAlignment w:val="baseline"/>
        <w:rPr>
          <w:rFonts w:cs="Times New Roman"/>
          <w:szCs w:val="24"/>
          <w:rPrChange w:id="2659" w:author="Jan Kelemen" w:date="2016-01-20T17:07:00Z">
            <w:rPr>
              <w:rFonts w:cs="Times New Roman"/>
              <w:szCs w:val="24"/>
            </w:rPr>
          </w:rPrChange>
        </w:rPr>
      </w:pPr>
    </w:p>
    <w:p w14:paraId="32009E2A" w14:textId="3DBA0EAC" w:rsidR="005E4C33" w:rsidRPr="0020295F" w:rsidRDefault="005E4C33" w:rsidP="001A0EE3">
      <w:pPr>
        <w:numPr>
          <w:ilvl w:val="0"/>
          <w:numId w:val="13"/>
        </w:numPr>
        <w:shd w:val="clear" w:color="auto" w:fill="FFFFFF"/>
        <w:spacing w:after="0"/>
        <w:textAlignment w:val="baseline"/>
        <w:rPr>
          <w:rFonts w:cs="Times New Roman"/>
          <w:szCs w:val="24"/>
          <w:rPrChange w:id="2660" w:author="Jan Kelemen" w:date="2016-01-20T17:07:00Z">
            <w:rPr>
              <w:rFonts w:cs="Times New Roman"/>
              <w:b/>
              <w:szCs w:val="24"/>
            </w:rPr>
          </w:rPrChange>
        </w:rPr>
      </w:pPr>
      <w:r w:rsidRPr="0020295F">
        <w:rPr>
          <w:rFonts w:cs="Times New Roman"/>
          <w:szCs w:val="24"/>
          <w:rPrChange w:id="2661" w:author="Jan Kelemen" w:date="2016-01-20T17:07:00Z">
            <w:rPr>
              <w:rFonts w:cs="Times New Roman"/>
              <w:b/>
              <w:szCs w:val="24"/>
            </w:rPr>
          </w:rPrChange>
        </w:rPr>
        <w:t>UC2</w:t>
      </w:r>
      <w:r w:rsidR="00BB12AB" w:rsidRPr="0020295F">
        <w:rPr>
          <w:rFonts w:cs="Times New Roman"/>
          <w:szCs w:val="24"/>
          <w:rPrChange w:id="2662" w:author="Jan Kelemen" w:date="2016-01-20T17:07:00Z">
            <w:rPr>
              <w:rFonts w:cs="Times New Roman"/>
              <w:b/>
              <w:szCs w:val="24"/>
            </w:rPr>
          </w:rPrChange>
        </w:rPr>
        <w:t>4</w:t>
      </w:r>
      <w:r w:rsidRPr="0020295F">
        <w:rPr>
          <w:rFonts w:cs="Times New Roman"/>
          <w:szCs w:val="24"/>
          <w:rPrChange w:id="2663" w:author="Jan Kelemen" w:date="2016-01-20T17:07:00Z">
            <w:rPr>
              <w:rFonts w:cs="Times New Roman"/>
              <w:b/>
              <w:szCs w:val="24"/>
            </w:rPr>
          </w:rPrChange>
        </w:rPr>
        <w:t xml:space="preserve"> – DodajJelo</w:t>
      </w:r>
    </w:p>
    <w:p w14:paraId="5CC0796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664" w:author="Jan Kelemen" w:date="2016-01-20T17:07:00Z">
            <w:rPr>
              <w:rFonts w:cs="Times New Roman"/>
              <w:szCs w:val="24"/>
            </w:rPr>
          </w:rPrChange>
        </w:rPr>
      </w:pPr>
      <w:r w:rsidRPr="0020295F">
        <w:rPr>
          <w:rFonts w:cs="Times New Roman"/>
          <w:szCs w:val="24"/>
          <w:rPrChange w:id="2665" w:author="Jan Kelemen" w:date="2016-01-20T17:07:00Z">
            <w:rPr>
              <w:rFonts w:cs="Times New Roman"/>
              <w:b/>
              <w:szCs w:val="24"/>
            </w:rPr>
          </w:rPrChange>
        </w:rPr>
        <w:t>Glavni sudionik:</w:t>
      </w:r>
      <w:r w:rsidRPr="0020295F">
        <w:rPr>
          <w:rFonts w:cs="Times New Roman"/>
          <w:szCs w:val="24"/>
          <w:rPrChange w:id="2666" w:author="Jan Kelemen" w:date="2016-01-20T17:07:00Z">
            <w:rPr>
              <w:rFonts w:cs="Times New Roman"/>
              <w:szCs w:val="24"/>
            </w:rPr>
          </w:rPrChange>
        </w:rPr>
        <w:t xml:space="preserve"> Vlasnik ili djelatnik.</w:t>
      </w:r>
    </w:p>
    <w:p w14:paraId="5EFEAE4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667" w:author="Jan Kelemen" w:date="2016-01-20T17:07:00Z">
            <w:rPr>
              <w:rFonts w:cs="Times New Roman"/>
              <w:szCs w:val="24"/>
            </w:rPr>
          </w:rPrChange>
        </w:rPr>
      </w:pPr>
      <w:r w:rsidRPr="0020295F">
        <w:rPr>
          <w:rFonts w:cs="Times New Roman"/>
          <w:szCs w:val="24"/>
          <w:rPrChange w:id="2668" w:author="Jan Kelemen" w:date="2016-01-20T17:07:00Z">
            <w:rPr>
              <w:rFonts w:cs="Times New Roman"/>
              <w:b/>
              <w:szCs w:val="24"/>
            </w:rPr>
          </w:rPrChange>
        </w:rPr>
        <w:t>Cilj:</w:t>
      </w:r>
      <w:r w:rsidRPr="0020295F">
        <w:rPr>
          <w:rFonts w:cs="Times New Roman"/>
          <w:szCs w:val="24"/>
          <w:rPrChange w:id="2669" w:author="Jan Kelemen" w:date="2016-01-20T17:07:00Z">
            <w:rPr>
              <w:rFonts w:cs="Times New Roman"/>
              <w:szCs w:val="24"/>
            </w:rPr>
          </w:rPrChange>
        </w:rPr>
        <w:t xml:space="preserve"> Dodavanje novog jela u listu jela u ponudi.</w:t>
      </w:r>
    </w:p>
    <w:p w14:paraId="6B709A4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670" w:author="Jan Kelemen" w:date="2016-01-20T17:07:00Z">
            <w:rPr>
              <w:rFonts w:cs="Times New Roman"/>
              <w:b/>
              <w:szCs w:val="24"/>
            </w:rPr>
          </w:rPrChange>
        </w:rPr>
      </w:pPr>
      <w:r w:rsidRPr="0020295F">
        <w:rPr>
          <w:rFonts w:cs="Times New Roman"/>
          <w:szCs w:val="24"/>
          <w:rPrChange w:id="2671" w:author="Jan Kelemen" w:date="2016-01-20T17:07:00Z">
            <w:rPr>
              <w:rFonts w:cs="Times New Roman"/>
              <w:b/>
              <w:szCs w:val="24"/>
            </w:rPr>
          </w:rPrChange>
        </w:rPr>
        <w:t>Sudionici:</w:t>
      </w:r>
      <w:r w:rsidRPr="0020295F">
        <w:rPr>
          <w:rFonts w:cs="Times New Roman"/>
          <w:szCs w:val="24"/>
          <w:rPrChange w:id="2672" w:author="Jan Kelemen" w:date="2016-01-20T17:07:00Z">
            <w:rPr>
              <w:rFonts w:cs="Times New Roman"/>
              <w:szCs w:val="24"/>
            </w:rPr>
          </w:rPrChange>
        </w:rPr>
        <w:t xml:space="preserve"> Baza podataka, poslužitelj.</w:t>
      </w:r>
    </w:p>
    <w:p w14:paraId="59DC8B3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673" w:author="Jan Kelemen" w:date="2016-01-20T17:07:00Z">
            <w:rPr>
              <w:rFonts w:cs="Times New Roman"/>
              <w:szCs w:val="24"/>
            </w:rPr>
          </w:rPrChange>
        </w:rPr>
      </w:pPr>
      <w:r w:rsidRPr="0020295F">
        <w:rPr>
          <w:rFonts w:cs="Times New Roman"/>
          <w:szCs w:val="24"/>
          <w:rPrChange w:id="2674" w:author="Jan Kelemen" w:date="2016-01-20T17:07:00Z">
            <w:rPr>
              <w:rFonts w:cs="Times New Roman"/>
              <w:b/>
              <w:szCs w:val="24"/>
            </w:rPr>
          </w:rPrChange>
        </w:rPr>
        <w:t>Preduvjeti:</w:t>
      </w:r>
      <w:r w:rsidRPr="0020295F">
        <w:rPr>
          <w:rFonts w:cs="Times New Roman"/>
          <w:szCs w:val="24"/>
          <w:rPrChange w:id="2675" w:author="Jan Kelemen" w:date="2016-01-20T17:07:00Z">
            <w:rPr>
              <w:rFonts w:cs="Times New Roman"/>
              <w:szCs w:val="24"/>
            </w:rPr>
          </w:rPrChange>
        </w:rPr>
        <w:t xml:space="preserve"> Mogućnost prijave na internet, dostupnost poslužitelja, djelatnik ili vlasnik je prijavljen u sustav, djelatnik ili vlasnik se nalazi na administrativnoj stranici.</w:t>
      </w:r>
    </w:p>
    <w:p w14:paraId="7CD6620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676" w:author="Jan Kelemen" w:date="2016-01-20T17:07:00Z">
            <w:rPr>
              <w:rFonts w:cs="Times New Roman"/>
              <w:szCs w:val="24"/>
            </w:rPr>
          </w:rPrChange>
        </w:rPr>
      </w:pPr>
      <w:r w:rsidRPr="0020295F">
        <w:rPr>
          <w:rFonts w:cs="Times New Roman"/>
          <w:szCs w:val="24"/>
          <w:rPrChange w:id="2677" w:author="Jan Kelemen" w:date="2016-01-20T17:07:00Z">
            <w:rPr>
              <w:rFonts w:cs="Times New Roman"/>
              <w:b/>
              <w:szCs w:val="24"/>
            </w:rPr>
          </w:rPrChange>
        </w:rPr>
        <w:t>Rezultat:</w:t>
      </w:r>
      <w:r w:rsidRPr="0020295F">
        <w:rPr>
          <w:rFonts w:cs="Times New Roman"/>
          <w:szCs w:val="24"/>
          <w:rPrChange w:id="2678" w:author="Jan Kelemen" w:date="2016-01-20T17:07:00Z">
            <w:rPr>
              <w:rFonts w:cs="Times New Roman"/>
              <w:szCs w:val="24"/>
            </w:rPr>
          </w:rPrChange>
        </w:rPr>
        <w:t xml:space="preserve"> Uspješno dodavanje jela.</w:t>
      </w:r>
    </w:p>
    <w:p w14:paraId="477B693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679" w:author="Jan Kelemen" w:date="2016-01-20T17:07:00Z">
            <w:rPr>
              <w:rFonts w:cs="Times New Roman"/>
              <w:szCs w:val="24"/>
            </w:rPr>
          </w:rPrChange>
        </w:rPr>
      </w:pPr>
      <w:r w:rsidRPr="0020295F">
        <w:rPr>
          <w:rFonts w:cs="Times New Roman"/>
          <w:szCs w:val="24"/>
          <w:rPrChange w:id="2680" w:author="Jan Kelemen" w:date="2016-01-20T17:07:00Z">
            <w:rPr>
              <w:rFonts w:cs="Times New Roman"/>
              <w:b/>
              <w:szCs w:val="24"/>
            </w:rPr>
          </w:rPrChange>
        </w:rPr>
        <w:t>Željeni scenarij:</w:t>
      </w:r>
      <w:r w:rsidRPr="0020295F">
        <w:rPr>
          <w:rFonts w:cs="Times New Roman"/>
          <w:szCs w:val="24"/>
          <w:rPrChange w:id="2681" w:author="Jan Kelemen" w:date="2016-01-20T17:07:00Z">
            <w:rPr>
              <w:rFonts w:cs="Times New Roman"/>
              <w:szCs w:val="24"/>
            </w:rPr>
          </w:rPrChange>
        </w:rPr>
        <w:t xml:space="preserve"> </w:t>
      </w:r>
    </w:p>
    <w:p w14:paraId="40E15E13" w14:textId="6CEBB3B9" w:rsidR="00FA17D0" w:rsidRPr="0020295F" w:rsidRDefault="00FA17D0" w:rsidP="001A0EE3">
      <w:pPr>
        <w:numPr>
          <w:ilvl w:val="0"/>
          <w:numId w:val="33"/>
        </w:numPr>
        <w:shd w:val="clear" w:color="auto" w:fill="FFFFFF"/>
        <w:spacing w:after="0"/>
        <w:textAlignment w:val="baseline"/>
        <w:rPr>
          <w:rFonts w:cs="Times New Roman"/>
          <w:szCs w:val="24"/>
          <w:rPrChange w:id="2682" w:author="Jan Kelemen" w:date="2016-01-20T17:07:00Z">
            <w:rPr>
              <w:rFonts w:cs="Times New Roman"/>
              <w:szCs w:val="24"/>
            </w:rPr>
          </w:rPrChange>
        </w:rPr>
      </w:pPr>
      <w:r w:rsidRPr="0020295F">
        <w:rPr>
          <w:rFonts w:cs="Times New Roman"/>
          <w:szCs w:val="24"/>
          <w:rPrChange w:id="2683" w:author="Jan Kelemen" w:date="2016-01-20T17:07:00Z">
            <w:rPr>
              <w:rFonts w:cs="Times New Roman"/>
              <w:szCs w:val="24"/>
            </w:rPr>
          </w:rPrChange>
        </w:rPr>
        <w:t>Vlasnik ili djelatnik pritišće karticu „Jela“.</w:t>
      </w:r>
    </w:p>
    <w:p w14:paraId="3BBAA359" w14:textId="77777777" w:rsidR="005E4C33" w:rsidRPr="0020295F" w:rsidRDefault="005E4C33" w:rsidP="001A0EE3">
      <w:pPr>
        <w:numPr>
          <w:ilvl w:val="0"/>
          <w:numId w:val="33"/>
        </w:numPr>
        <w:shd w:val="clear" w:color="auto" w:fill="FFFFFF"/>
        <w:spacing w:after="0"/>
        <w:textAlignment w:val="baseline"/>
        <w:rPr>
          <w:rFonts w:cs="Times New Roman"/>
          <w:szCs w:val="24"/>
          <w:rPrChange w:id="2684" w:author="Jan Kelemen" w:date="2016-01-20T17:07:00Z">
            <w:rPr>
              <w:rFonts w:cs="Times New Roman"/>
              <w:szCs w:val="24"/>
            </w:rPr>
          </w:rPrChange>
        </w:rPr>
      </w:pPr>
      <w:r w:rsidRPr="0020295F">
        <w:rPr>
          <w:rFonts w:cs="Times New Roman"/>
          <w:szCs w:val="24"/>
          <w:rPrChange w:id="2685" w:author="Jan Kelemen" w:date="2016-01-20T17:07:00Z">
            <w:rPr>
              <w:rFonts w:cs="Times New Roman"/>
              <w:szCs w:val="24"/>
            </w:rPr>
          </w:rPrChange>
        </w:rPr>
        <w:t>Prikazuje se formular za unos informacija o jelu.</w:t>
      </w:r>
    </w:p>
    <w:p w14:paraId="021952A5" w14:textId="77777777" w:rsidR="005E4C33" w:rsidRPr="0020295F" w:rsidRDefault="005E4C33" w:rsidP="001A0EE3">
      <w:pPr>
        <w:numPr>
          <w:ilvl w:val="0"/>
          <w:numId w:val="33"/>
        </w:numPr>
        <w:shd w:val="clear" w:color="auto" w:fill="FFFFFF"/>
        <w:spacing w:after="0"/>
        <w:textAlignment w:val="baseline"/>
        <w:rPr>
          <w:rFonts w:cs="Times New Roman"/>
          <w:szCs w:val="24"/>
          <w:rPrChange w:id="2686" w:author="Jan Kelemen" w:date="2016-01-20T17:07:00Z">
            <w:rPr>
              <w:rFonts w:cs="Times New Roman"/>
              <w:szCs w:val="24"/>
            </w:rPr>
          </w:rPrChange>
        </w:rPr>
      </w:pPr>
      <w:r w:rsidRPr="0020295F">
        <w:rPr>
          <w:rFonts w:cs="Times New Roman"/>
          <w:szCs w:val="24"/>
          <w:rPrChange w:id="2687" w:author="Jan Kelemen" w:date="2016-01-20T17:07:00Z">
            <w:rPr>
              <w:rFonts w:cs="Times New Roman"/>
              <w:szCs w:val="24"/>
            </w:rPr>
          </w:rPrChange>
        </w:rPr>
        <w:t>Upisuje se naziv jela, opis, cijena, dostupnost i dodaje se slika jela.</w:t>
      </w:r>
    </w:p>
    <w:p w14:paraId="20843818" w14:textId="68A09232" w:rsidR="005E4C33" w:rsidRPr="0020295F" w:rsidRDefault="005E4C33" w:rsidP="001A0EE3">
      <w:pPr>
        <w:numPr>
          <w:ilvl w:val="0"/>
          <w:numId w:val="33"/>
        </w:numPr>
        <w:shd w:val="clear" w:color="auto" w:fill="FFFFFF"/>
        <w:spacing w:after="0"/>
        <w:textAlignment w:val="baseline"/>
        <w:rPr>
          <w:rFonts w:cs="Times New Roman"/>
          <w:szCs w:val="24"/>
          <w:rPrChange w:id="2688" w:author="Jan Kelemen" w:date="2016-01-20T17:07:00Z">
            <w:rPr>
              <w:rFonts w:cs="Times New Roman"/>
              <w:szCs w:val="24"/>
            </w:rPr>
          </w:rPrChange>
        </w:rPr>
      </w:pPr>
      <w:r w:rsidRPr="0020295F">
        <w:rPr>
          <w:rFonts w:cs="Times New Roman"/>
          <w:szCs w:val="24"/>
          <w:rPrChange w:id="2689" w:author="Jan Kelemen" w:date="2016-01-20T17:07:00Z">
            <w:rPr>
              <w:rFonts w:cs="Times New Roman"/>
              <w:szCs w:val="24"/>
            </w:rPr>
          </w:rPrChange>
        </w:rPr>
        <w:lastRenderedPageBreak/>
        <w:t>Vlasnik ili djelatnik potvrđuje dodavanje jela</w:t>
      </w:r>
      <w:r w:rsidR="00FA17D0" w:rsidRPr="0020295F">
        <w:rPr>
          <w:rFonts w:cs="Times New Roman"/>
          <w:szCs w:val="24"/>
          <w:rPrChange w:id="2690" w:author="Jan Kelemen" w:date="2016-01-20T17:07:00Z">
            <w:rPr>
              <w:rFonts w:cs="Times New Roman"/>
              <w:szCs w:val="24"/>
            </w:rPr>
          </w:rPrChange>
        </w:rPr>
        <w:t xml:space="preserve"> pritiskom na gumb „Spremi jelo“</w:t>
      </w:r>
      <w:r w:rsidRPr="0020295F">
        <w:rPr>
          <w:rFonts w:cs="Times New Roman"/>
          <w:szCs w:val="24"/>
          <w:rPrChange w:id="2691" w:author="Jan Kelemen" w:date="2016-01-20T17:07:00Z">
            <w:rPr>
              <w:rFonts w:cs="Times New Roman"/>
              <w:szCs w:val="24"/>
            </w:rPr>
          </w:rPrChange>
        </w:rPr>
        <w:t>.</w:t>
      </w:r>
    </w:p>
    <w:p w14:paraId="0B68B463" w14:textId="77777777" w:rsidR="000A0B5F" w:rsidRPr="0020295F" w:rsidRDefault="000A0B5F" w:rsidP="000A0B5F">
      <w:pPr>
        <w:shd w:val="clear" w:color="auto" w:fill="FFFFFF"/>
        <w:spacing w:after="0"/>
        <w:ind w:left="2880"/>
        <w:textAlignment w:val="baseline"/>
        <w:rPr>
          <w:rFonts w:cs="Times New Roman"/>
          <w:szCs w:val="24"/>
          <w:rPrChange w:id="2692" w:author="Jan Kelemen" w:date="2016-01-20T17:07:00Z">
            <w:rPr>
              <w:rFonts w:cs="Times New Roman"/>
              <w:szCs w:val="24"/>
            </w:rPr>
          </w:rPrChange>
        </w:rPr>
      </w:pPr>
    </w:p>
    <w:p w14:paraId="4ADCDEE7" w14:textId="22E7C540" w:rsidR="005E4C33" w:rsidRPr="0020295F" w:rsidRDefault="005E4C33" w:rsidP="001A0EE3">
      <w:pPr>
        <w:numPr>
          <w:ilvl w:val="0"/>
          <w:numId w:val="13"/>
        </w:numPr>
        <w:shd w:val="clear" w:color="auto" w:fill="FFFFFF"/>
        <w:spacing w:after="0"/>
        <w:textAlignment w:val="baseline"/>
        <w:rPr>
          <w:rFonts w:cs="Times New Roman"/>
          <w:szCs w:val="24"/>
          <w:rPrChange w:id="2693" w:author="Jan Kelemen" w:date="2016-01-20T17:07:00Z">
            <w:rPr>
              <w:rFonts w:cs="Times New Roman"/>
              <w:b/>
              <w:szCs w:val="24"/>
            </w:rPr>
          </w:rPrChange>
        </w:rPr>
      </w:pPr>
      <w:r w:rsidRPr="0020295F">
        <w:rPr>
          <w:rFonts w:cs="Times New Roman"/>
          <w:szCs w:val="24"/>
          <w:rPrChange w:id="2694" w:author="Jan Kelemen" w:date="2016-01-20T17:07:00Z">
            <w:rPr>
              <w:rFonts w:cs="Times New Roman"/>
              <w:b/>
              <w:szCs w:val="24"/>
            </w:rPr>
          </w:rPrChange>
        </w:rPr>
        <w:t>UC2</w:t>
      </w:r>
      <w:r w:rsidR="00BB12AB" w:rsidRPr="0020295F">
        <w:rPr>
          <w:rFonts w:cs="Times New Roman"/>
          <w:szCs w:val="24"/>
          <w:rPrChange w:id="2695" w:author="Jan Kelemen" w:date="2016-01-20T17:07:00Z">
            <w:rPr>
              <w:rFonts w:cs="Times New Roman"/>
              <w:b/>
              <w:szCs w:val="24"/>
            </w:rPr>
          </w:rPrChange>
        </w:rPr>
        <w:t>5</w:t>
      </w:r>
      <w:r w:rsidRPr="0020295F">
        <w:rPr>
          <w:rFonts w:cs="Times New Roman"/>
          <w:szCs w:val="24"/>
          <w:rPrChange w:id="2696" w:author="Jan Kelemen" w:date="2016-01-20T17:07:00Z">
            <w:rPr>
              <w:rFonts w:cs="Times New Roman"/>
              <w:b/>
              <w:szCs w:val="24"/>
            </w:rPr>
          </w:rPrChange>
        </w:rPr>
        <w:t xml:space="preserve"> – UrediJelo</w:t>
      </w:r>
    </w:p>
    <w:p w14:paraId="166032D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697" w:author="Jan Kelemen" w:date="2016-01-20T17:07:00Z">
            <w:rPr>
              <w:rFonts w:cs="Times New Roman"/>
              <w:szCs w:val="24"/>
            </w:rPr>
          </w:rPrChange>
        </w:rPr>
      </w:pPr>
      <w:r w:rsidRPr="0020295F">
        <w:rPr>
          <w:rFonts w:cs="Times New Roman"/>
          <w:szCs w:val="24"/>
          <w:rPrChange w:id="2698" w:author="Jan Kelemen" w:date="2016-01-20T17:07:00Z">
            <w:rPr>
              <w:rFonts w:cs="Times New Roman"/>
              <w:b/>
              <w:szCs w:val="24"/>
            </w:rPr>
          </w:rPrChange>
        </w:rPr>
        <w:t>Glavni sudionik:</w:t>
      </w:r>
      <w:r w:rsidRPr="0020295F">
        <w:rPr>
          <w:rFonts w:cs="Times New Roman"/>
          <w:szCs w:val="24"/>
          <w:rPrChange w:id="2699" w:author="Jan Kelemen" w:date="2016-01-20T17:07:00Z">
            <w:rPr>
              <w:rFonts w:cs="Times New Roman"/>
              <w:szCs w:val="24"/>
            </w:rPr>
          </w:rPrChange>
        </w:rPr>
        <w:t xml:space="preserve"> Vlasnik ili djelatnik.</w:t>
      </w:r>
    </w:p>
    <w:p w14:paraId="038A28D0" w14:textId="1F2D004A" w:rsidR="005E4C33" w:rsidRPr="0020295F" w:rsidRDefault="005E4C33" w:rsidP="001A0EE3">
      <w:pPr>
        <w:numPr>
          <w:ilvl w:val="0"/>
          <w:numId w:val="14"/>
        </w:numPr>
        <w:shd w:val="clear" w:color="auto" w:fill="FFFFFF"/>
        <w:spacing w:after="0"/>
        <w:ind w:left="1843"/>
        <w:textAlignment w:val="baseline"/>
        <w:rPr>
          <w:rFonts w:cs="Times New Roman"/>
          <w:szCs w:val="24"/>
          <w:rPrChange w:id="2700" w:author="Jan Kelemen" w:date="2016-01-20T17:07:00Z">
            <w:rPr>
              <w:rFonts w:cs="Times New Roman"/>
              <w:szCs w:val="24"/>
            </w:rPr>
          </w:rPrChange>
        </w:rPr>
      </w:pPr>
      <w:r w:rsidRPr="0020295F">
        <w:rPr>
          <w:rFonts w:cs="Times New Roman"/>
          <w:szCs w:val="24"/>
          <w:rPrChange w:id="2701" w:author="Jan Kelemen" w:date="2016-01-20T17:07:00Z">
            <w:rPr>
              <w:rFonts w:cs="Times New Roman"/>
              <w:b/>
              <w:szCs w:val="24"/>
            </w:rPr>
          </w:rPrChange>
        </w:rPr>
        <w:t>Cilj:</w:t>
      </w:r>
      <w:r w:rsidRPr="0020295F">
        <w:rPr>
          <w:rFonts w:cs="Times New Roman"/>
          <w:szCs w:val="24"/>
          <w:rPrChange w:id="2702" w:author="Jan Kelemen" w:date="2016-01-20T17:07:00Z">
            <w:rPr>
              <w:rFonts w:cs="Times New Roman"/>
              <w:szCs w:val="24"/>
            </w:rPr>
          </w:rPrChange>
        </w:rPr>
        <w:t xml:space="preserve"> </w:t>
      </w:r>
      <w:r w:rsidR="00516425" w:rsidRPr="0020295F">
        <w:rPr>
          <w:rFonts w:cs="Times New Roman"/>
          <w:szCs w:val="24"/>
          <w:rPrChange w:id="2703" w:author="Jan Kelemen" w:date="2016-01-20T17:07:00Z">
            <w:rPr>
              <w:rFonts w:cs="Times New Roman"/>
              <w:szCs w:val="24"/>
            </w:rPr>
          </w:rPrChange>
        </w:rPr>
        <w:t>Urediti jelo iz ponude.</w:t>
      </w:r>
    </w:p>
    <w:p w14:paraId="664C5F7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704" w:author="Jan Kelemen" w:date="2016-01-20T17:07:00Z">
            <w:rPr>
              <w:rFonts w:cs="Times New Roman"/>
              <w:b/>
              <w:szCs w:val="24"/>
            </w:rPr>
          </w:rPrChange>
        </w:rPr>
      </w:pPr>
      <w:r w:rsidRPr="0020295F">
        <w:rPr>
          <w:rFonts w:cs="Times New Roman"/>
          <w:szCs w:val="24"/>
          <w:rPrChange w:id="2705" w:author="Jan Kelemen" w:date="2016-01-20T17:07:00Z">
            <w:rPr>
              <w:rFonts w:cs="Times New Roman"/>
              <w:b/>
              <w:szCs w:val="24"/>
            </w:rPr>
          </w:rPrChange>
        </w:rPr>
        <w:t>Sudionici:</w:t>
      </w:r>
      <w:r w:rsidRPr="0020295F">
        <w:rPr>
          <w:rFonts w:cs="Times New Roman"/>
          <w:szCs w:val="24"/>
          <w:rPrChange w:id="2706" w:author="Jan Kelemen" w:date="2016-01-20T17:07:00Z">
            <w:rPr>
              <w:rFonts w:cs="Times New Roman"/>
              <w:szCs w:val="24"/>
            </w:rPr>
          </w:rPrChange>
        </w:rPr>
        <w:t xml:space="preserve"> Baza podataka, poslužitelj.</w:t>
      </w:r>
    </w:p>
    <w:p w14:paraId="1AF7695F" w14:textId="3086FE6B" w:rsidR="005E4C33" w:rsidRPr="0020295F" w:rsidRDefault="005E4C33" w:rsidP="001A0EE3">
      <w:pPr>
        <w:numPr>
          <w:ilvl w:val="0"/>
          <w:numId w:val="14"/>
        </w:numPr>
        <w:shd w:val="clear" w:color="auto" w:fill="FFFFFF"/>
        <w:spacing w:after="0"/>
        <w:ind w:left="1843"/>
        <w:textAlignment w:val="baseline"/>
        <w:rPr>
          <w:rFonts w:cs="Times New Roman"/>
          <w:szCs w:val="24"/>
          <w:rPrChange w:id="2707" w:author="Jan Kelemen" w:date="2016-01-20T17:07:00Z">
            <w:rPr>
              <w:rFonts w:cs="Times New Roman"/>
              <w:szCs w:val="24"/>
            </w:rPr>
          </w:rPrChange>
        </w:rPr>
      </w:pPr>
      <w:r w:rsidRPr="0020295F">
        <w:rPr>
          <w:rFonts w:cs="Times New Roman"/>
          <w:szCs w:val="24"/>
          <w:rPrChange w:id="2708" w:author="Jan Kelemen" w:date="2016-01-20T17:07:00Z">
            <w:rPr>
              <w:rFonts w:cs="Times New Roman"/>
              <w:b/>
              <w:szCs w:val="24"/>
            </w:rPr>
          </w:rPrChange>
        </w:rPr>
        <w:t>Preduvjeti:</w:t>
      </w:r>
      <w:r w:rsidRPr="0020295F">
        <w:rPr>
          <w:rFonts w:cs="Times New Roman"/>
          <w:szCs w:val="24"/>
          <w:rPrChange w:id="2709" w:author="Jan Kelemen" w:date="2016-01-20T17:07:00Z">
            <w:rPr>
              <w:rFonts w:cs="Times New Roman"/>
              <w:szCs w:val="24"/>
            </w:rPr>
          </w:rPrChange>
        </w:rPr>
        <w:t xml:space="preserve"> Mogućnost prijave na internet, dostupnost poslužitelja, djelatnik ili vlasnik je prijavljen u sustav, djelatnik ili vlasnik se nalazi na ad stranici</w:t>
      </w:r>
      <w:r w:rsidR="00FA17D0" w:rsidRPr="0020295F">
        <w:rPr>
          <w:rFonts w:cs="Times New Roman"/>
          <w:szCs w:val="24"/>
          <w:rPrChange w:id="2710" w:author="Jan Kelemen" w:date="2016-01-20T17:07:00Z">
            <w:rPr>
              <w:rFonts w:cs="Times New Roman"/>
              <w:szCs w:val="24"/>
            </w:rPr>
          </w:rPrChange>
        </w:rPr>
        <w:t xml:space="preserve"> jela</w:t>
      </w:r>
      <w:r w:rsidRPr="0020295F">
        <w:rPr>
          <w:rFonts w:cs="Times New Roman"/>
          <w:szCs w:val="24"/>
          <w:rPrChange w:id="2711" w:author="Jan Kelemen" w:date="2016-01-20T17:07:00Z">
            <w:rPr>
              <w:rFonts w:cs="Times New Roman"/>
              <w:szCs w:val="24"/>
            </w:rPr>
          </w:rPrChange>
        </w:rPr>
        <w:t>.</w:t>
      </w:r>
    </w:p>
    <w:p w14:paraId="20920EC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712" w:author="Jan Kelemen" w:date="2016-01-20T17:07:00Z">
            <w:rPr>
              <w:rFonts w:cs="Times New Roman"/>
              <w:szCs w:val="24"/>
            </w:rPr>
          </w:rPrChange>
        </w:rPr>
      </w:pPr>
      <w:r w:rsidRPr="0020295F">
        <w:rPr>
          <w:rFonts w:cs="Times New Roman"/>
          <w:szCs w:val="24"/>
          <w:rPrChange w:id="2713" w:author="Jan Kelemen" w:date="2016-01-20T17:07:00Z">
            <w:rPr>
              <w:rFonts w:cs="Times New Roman"/>
              <w:b/>
              <w:szCs w:val="24"/>
            </w:rPr>
          </w:rPrChange>
        </w:rPr>
        <w:t>Rezultat:</w:t>
      </w:r>
      <w:r w:rsidRPr="0020295F">
        <w:rPr>
          <w:rFonts w:cs="Times New Roman"/>
          <w:szCs w:val="24"/>
          <w:rPrChange w:id="2714" w:author="Jan Kelemen" w:date="2016-01-20T17:07:00Z">
            <w:rPr>
              <w:rFonts w:cs="Times New Roman"/>
              <w:szCs w:val="24"/>
            </w:rPr>
          </w:rPrChange>
        </w:rPr>
        <w:t xml:space="preserve"> Uspješno promjene jela.</w:t>
      </w:r>
    </w:p>
    <w:p w14:paraId="1E4D6A5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715" w:author="Jan Kelemen" w:date="2016-01-20T17:07:00Z">
            <w:rPr>
              <w:rFonts w:cs="Times New Roman"/>
              <w:szCs w:val="24"/>
            </w:rPr>
          </w:rPrChange>
        </w:rPr>
      </w:pPr>
      <w:r w:rsidRPr="0020295F">
        <w:rPr>
          <w:rFonts w:cs="Times New Roman"/>
          <w:szCs w:val="24"/>
          <w:rPrChange w:id="2716" w:author="Jan Kelemen" w:date="2016-01-20T17:07:00Z">
            <w:rPr>
              <w:rFonts w:cs="Times New Roman"/>
              <w:b/>
              <w:szCs w:val="24"/>
            </w:rPr>
          </w:rPrChange>
        </w:rPr>
        <w:t>Željeni scenarij:</w:t>
      </w:r>
      <w:r w:rsidRPr="0020295F">
        <w:rPr>
          <w:rFonts w:cs="Times New Roman"/>
          <w:szCs w:val="24"/>
          <w:rPrChange w:id="2717" w:author="Jan Kelemen" w:date="2016-01-20T17:07:00Z">
            <w:rPr>
              <w:rFonts w:cs="Times New Roman"/>
              <w:szCs w:val="24"/>
            </w:rPr>
          </w:rPrChange>
        </w:rPr>
        <w:t xml:space="preserve"> </w:t>
      </w:r>
    </w:p>
    <w:p w14:paraId="1AF47B99" w14:textId="4B903318" w:rsidR="005E4C33" w:rsidRPr="0020295F" w:rsidRDefault="005E4C33" w:rsidP="001A0EE3">
      <w:pPr>
        <w:numPr>
          <w:ilvl w:val="0"/>
          <w:numId w:val="35"/>
        </w:numPr>
        <w:shd w:val="clear" w:color="auto" w:fill="FFFFFF"/>
        <w:spacing w:after="0"/>
        <w:textAlignment w:val="baseline"/>
        <w:rPr>
          <w:rFonts w:cs="Times New Roman"/>
          <w:szCs w:val="24"/>
          <w:rPrChange w:id="2718" w:author="Jan Kelemen" w:date="2016-01-20T17:07:00Z">
            <w:rPr>
              <w:rFonts w:cs="Times New Roman"/>
              <w:szCs w:val="24"/>
            </w:rPr>
          </w:rPrChange>
        </w:rPr>
      </w:pPr>
      <w:r w:rsidRPr="0020295F">
        <w:rPr>
          <w:rFonts w:cs="Times New Roman"/>
          <w:szCs w:val="24"/>
          <w:rPrChange w:id="2719" w:author="Jan Kelemen" w:date="2016-01-20T17:07:00Z">
            <w:rPr>
              <w:rFonts w:cs="Times New Roman"/>
              <w:szCs w:val="24"/>
            </w:rPr>
          </w:rPrChange>
        </w:rPr>
        <w:t>Vlasnik ili djelatnik pritišće na gumb „Uredi jelo“</w:t>
      </w:r>
      <w:r w:rsidR="00FA17D0" w:rsidRPr="0020295F">
        <w:rPr>
          <w:rFonts w:cs="Times New Roman"/>
          <w:szCs w:val="24"/>
          <w:rPrChange w:id="2720" w:author="Jan Kelemen" w:date="2016-01-20T17:07:00Z">
            <w:rPr>
              <w:rFonts w:cs="Times New Roman"/>
              <w:szCs w:val="24"/>
            </w:rPr>
          </w:rPrChange>
        </w:rPr>
        <w:t xml:space="preserve"> pod padajućim izbornikom „Jela“</w:t>
      </w:r>
      <w:r w:rsidRPr="0020295F">
        <w:rPr>
          <w:rFonts w:cs="Times New Roman"/>
          <w:szCs w:val="24"/>
          <w:rPrChange w:id="2721" w:author="Jan Kelemen" w:date="2016-01-20T17:07:00Z">
            <w:rPr>
              <w:rFonts w:cs="Times New Roman"/>
              <w:szCs w:val="24"/>
            </w:rPr>
          </w:rPrChange>
        </w:rPr>
        <w:t>.</w:t>
      </w:r>
    </w:p>
    <w:p w14:paraId="7604F49C" w14:textId="3A84C45E" w:rsidR="00FA17D0" w:rsidRPr="0020295F" w:rsidRDefault="00FA17D0" w:rsidP="001A0EE3">
      <w:pPr>
        <w:numPr>
          <w:ilvl w:val="0"/>
          <w:numId w:val="35"/>
        </w:numPr>
        <w:shd w:val="clear" w:color="auto" w:fill="FFFFFF"/>
        <w:spacing w:after="0"/>
        <w:textAlignment w:val="baseline"/>
        <w:rPr>
          <w:rFonts w:cs="Times New Roman"/>
          <w:szCs w:val="24"/>
          <w:rPrChange w:id="2722" w:author="Jan Kelemen" w:date="2016-01-20T17:07:00Z">
            <w:rPr>
              <w:rFonts w:cs="Times New Roman"/>
              <w:szCs w:val="24"/>
            </w:rPr>
          </w:rPrChange>
        </w:rPr>
      </w:pPr>
      <w:r w:rsidRPr="0020295F">
        <w:rPr>
          <w:rFonts w:cs="Times New Roman"/>
          <w:szCs w:val="24"/>
          <w:rPrChange w:id="2723" w:author="Jan Kelemen" w:date="2016-01-20T17:07:00Z">
            <w:rPr>
              <w:rFonts w:cs="Times New Roman"/>
              <w:szCs w:val="24"/>
            </w:rPr>
          </w:rPrChange>
        </w:rPr>
        <w:t>Odabire se željeno jelo s liste jela pritiskom na gumb za uređivanje.</w:t>
      </w:r>
    </w:p>
    <w:p w14:paraId="30364BB7" w14:textId="77777777" w:rsidR="005E4C33" w:rsidRPr="0020295F" w:rsidRDefault="005E4C33" w:rsidP="001A0EE3">
      <w:pPr>
        <w:numPr>
          <w:ilvl w:val="0"/>
          <w:numId w:val="35"/>
        </w:numPr>
        <w:shd w:val="clear" w:color="auto" w:fill="FFFFFF"/>
        <w:spacing w:after="0"/>
        <w:textAlignment w:val="baseline"/>
        <w:rPr>
          <w:rFonts w:cs="Times New Roman"/>
          <w:szCs w:val="24"/>
          <w:rPrChange w:id="2724" w:author="Jan Kelemen" w:date="2016-01-20T17:07:00Z">
            <w:rPr>
              <w:rFonts w:cs="Times New Roman"/>
              <w:szCs w:val="24"/>
            </w:rPr>
          </w:rPrChange>
        </w:rPr>
      </w:pPr>
      <w:r w:rsidRPr="0020295F">
        <w:rPr>
          <w:rFonts w:cs="Times New Roman"/>
          <w:szCs w:val="24"/>
          <w:rPrChange w:id="2725" w:author="Jan Kelemen" w:date="2016-01-20T17:07:00Z">
            <w:rPr>
              <w:rFonts w:cs="Times New Roman"/>
              <w:szCs w:val="24"/>
            </w:rPr>
          </w:rPrChange>
        </w:rPr>
        <w:t>Prikazuje se formular za unos novih promjena o jelu.</w:t>
      </w:r>
    </w:p>
    <w:p w14:paraId="2E0368A0" w14:textId="77777777" w:rsidR="005E4C33" w:rsidRPr="0020295F" w:rsidRDefault="005E4C33" w:rsidP="001A0EE3">
      <w:pPr>
        <w:numPr>
          <w:ilvl w:val="0"/>
          <w:numId w:val="35"/>
        </w:numPr>
        <w:shd w:val="clear" w:color="auto" w:fill="FFFFFF"/>
        <w:spacing w:after="0"/>
        <w:textAlignment w:val="baseline"/>
        <w:rPr>
          <w:rFonts w:cs="Times New Roman"/>
          <w:szCs w:val="24"/>
          <w:rPrChange w:id="2726" w:author="Jan Kelemen" w:date="2016-01-20T17:07:00Z">
            <w:rPr>
              <w:rFonts w:cs="Times New Roman"/>
              <w:szCs w:val="24"/>
            </w:rPr>
          </w:rPrChange>
        </w:rPr>
      </w:pPr>
      <w:r w:rsidRPr="0020295F">
        <w:rPr>
          <w:rFonts w:cs="Times New Roman"/>
          <w:szCs w:val="24"/>
          <w:rPrChange w:id="2727" w:author="Jan Kelemen" w:date="2016-01-20T17:07:00Z">
            <w:rPr>
              <w:rFonts w:cs="Times New Roman"/>
              <w:szCs w:val="24"/>
            </w:rPr>
          </w:rPrChange>
        </w:rPr>
        <w:t>Upisuju se nove promijene kao što su: naziv jela, opis, cijena, dostupnost i dodaje se slika jela.</w:t>
      </w:r>
    </w:p>
    <w:p w14:paraId="53D17DFE" w14:textId="258020B4" w:rsidR="005E4C33" w:rsidRPr="0020295F" w:rsidRDefault="005E4C33" w:rsidP="001A0EE3">
      <w:pPr>
        <w:numPr>
          <w:ilvl w:val="0"/>
          <w:numId w:val="35"/>
        </w:numPr>
        <w:shd w:val="clear" w:color="auto" w:fill="FFFFFF"/>
        <w:spacing w:after="0"/>
        <w:textAlignment w:val="baseline"/>
        <w:rPr>
          <w:rFonts w:cs="Times New Roman"/>
          <w:szCs w:val="24"/>
          <w:rPrChange w:id="2728" w:author="Jan Kelemen" w:date="2016-01-20T17:07:00Z">
            <w:rPr>
              <w:rFonts w:cs="Times New Roman"/>
              <w:szCs w:val="24"/>
            </w:rPr>
          </w:rPrChange>
        </w:rPr>
      </w:pPr>
      <w:r w:rsidRPr="0020295F">
        <w:rPr>
          <w:rFonts w:cs="Times New Roman"/>
          <w:szCs w:val="24"/>
          <w:rPrChange w:id="2729" w:author="Jan Kelemen" w:date="2016-01-20T17:07:00Z">
            <w:rPr>
              <w:rFonts w:cs="Times New Roman"/>
              <w:szCs w:val="24"/>
            </w:rPr>
          </w:rPrChange>
        </w:rPr>
        <w:t>Vlasnik ili djelatnik potvrđuje promjenu jela</w:t>
      </w:r>
      <w:r w:rsidR="00FA17D0" w:rsidRPr="0020295F">
        <w:rPr>
          <w:rFonts w:cs="Times New Roman"/>
          <w:szCs w:val="24"/>
          <w:rPrChange w:id="2730" w:author="Jan Kelemen" w:date="2016-01-20T17:07:00Z">
            <w:rPr>
              <w:rFonts w:cs="Times New Roman"/>
              <w:szCs w:val="24"/>
            </w:rPr>
          </w:rPrChange>
        </w:rPr>
        <w:t xml:space="preserve"> klikom na gumb „Spremi jelo“</w:t>
      </w:r>
      <w:r w:rsidRPr="0020295F">
        <w:rPr>
          <w:rFonts w:cs="Times New Roman"/>
          <w:szCs w:val="24"/>
          <w:rPrChange w:id="2731" w:author="Jan Kelemen" w:date="2016-01-20T17:07:00Z">
            <w:rPr>
              <w:rFonts w:cs="Times New Roman"/>
              <w:szCs w:val="24"/>
            </w:rPr>
          </w:rPrChange>
        </w:rPr>
        <w:t>.</w:t>
      </w:r>
    </w:p>
    <w:p w14:paraId="23AC427E" w14:textId="77777777" w:rsidR="00BB2AD7" w:rsidRPr="0020295F" w:rsidRDefault="00BB2AD7" w:rsidP="000A0B5F">
      <w:pPr>
        <w:shd w:val="clear" w:color="auto" w:fill="FFFFFF"/>
        <w:spacing w:after="0"/>
        <w:ind w:left="2880"/>
        <w:textAlignment w:val="baseline"/>
        <w:rPr>
          <w:rFonts w:cs="Times New Roman"/>
          <w:szCs w:val="24"/>
          <w:rPrChange w:id="2732" w:author="Jan Kelemen" w:date="2016-01-20T17:07:00Z">
            <w:rPr>
              <w:rFonts w:cs="Times New Roman"/>
              <w:szCs w:val="24"/>
            </w:rPr>
          </w:rPrChange>
        </w:rPr>
      </w:pPr>
    </w:p>
    <w:p w14:paraId="47D0E88B" w14:textId="45DB245D" w:rsidR="005E4C33" w:rsidRPr="0020295F" w:rsidRDefault="005E4C33" w:rsidP="001A0EE3">
      <w:pPr>
        <w:numPr>
          <w:ilvl w:val="0"/>
          <w:numId w:val="13"/>
        </w:numPr>
        <w:shd w:val="clear" w:color="auto" w:fill="FFFFFF"/>
        <w:spacing w:after="0"/>
        <w:textAlignment w:val="baseline"/>
        <w:rPr>
          <w:rFonts w:cs="Times New Roman"/>
          <w:szCs w:val="24"/>
          <w:rPrChange w:id="2733" w:author="Jan Kelemen" w:date="2016-01-20T17:07:00Z">
            <w:rPr>
              <w:rFonts w:cs="Times New Roman"/>
              <w:b/>
              <w:szCs w:val="24"/>
            </w:rPr>
          </w:rPrChange>
        </w:rPr>
      </w:pPr>
      <w:r w:rsidRPr="0020295F">
        <w:rPr>
          <w:rFonts w:cs="Times New Roman"/>
          <w:szCs w:val="24"/>
          <w:rPrChange w:id="2734" w:author="Jan Kelemen" w:date="2016-01-20T17:07:00Z">
            <w:rPr>
              <w:rFonts w:cs="Times New Roman"/>
              <w:b/>
              <w:szCs w:val="24"/>
            </w:rPr>
          </w:rPrChange>
        </w:rPr>
        <w:t>UC2</w:t>
      </w:r>
      <w:r w:rsidR="00BB12AB" w:rsidRPr="0020295F">
        <w:rPr>
          <w:rFonts w:cs="Times New Roman"/>
          <w:szCs w:val="24"/>
          <w:rPrChange w:id="2735" w:author="Jan Kelemen" w:date="2016-01-20T17:07:00Z">
            <w:rPr>
              <w:rFonts w:cs="Times New Roman"/>
              <w:b/>
              <w:szCs w:val="24"/>
            </w:rPr>
          </w:rPrChange>
        </w:rPr>
        <w:t>6</w:t>
      </w:r>
      <w:r w:rsidRPr="0020295F">
        <w:rPr>
          <w:rFonts w:cs="Times New Roman"/>
          <w:szCs w:val="24"/>
          <w:rPrChange w:id="2736" w:author="Jan Kelemen" w:date="2016-01-20T17:07:00Z">
            <w:rPr>
              <w:rFonts w:cs="Times New Roman"/>
              <w:b/>
              <w:szCs w:val="24"/>
            </w:rPr>
          </w:rPrChange>
        </w:rPr>
        <w:t xml:space="preserve"> – ObrišiJelo</w:t>
      </w:r>
    </w:p>
    <w:p w14:paraId="3475EE5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737" w:author="Jan Kelemen" w:date="2016-01-20T17:07:00Z">
            <w:rPr>
              <w:rFonts w:cs="Times New Roman"/>
              <w:szCs w:val="24"/>
            </w:rPr>
          </w:rPrChange>
        </w:rPr>
      </w:pPr>
      <w:r w:rsidRPr="0020295F">
        <w:rPr>
          <w:rFonts w:cs="Times New Roman"/>
          <w:szCs w:val="24"/>
          <w:rPrChange w:id="2738" w:author="Jan Kelemen" w:date="2016-01-20T17:07:00Z">
            <w:rPr>
              <w:rFonts w:cs="Times New Roman"/>
              <w:b/>
              <w:szCs w:val="24"/>
            </w:rPr>
          </w:rPrChange>
        </w:rPr>
        <w:t>Glavni sudionik:</w:t>
      </w:r>
      <w:r w:rsidRPr="0020295F">
        <w:rPr>
          <w:rFonts w:cs="Times New Roman"/>
          <w:szCs w:val="24"/>
          <w:rPrChange w:id="2739" w:author="Jan Kelemen" w:date="2016-01-20T17:07:00Z">
            <w:rPr>
              <w:rFonts w:cs="Times New Roman"/>
              <w:szCs w:val="24"/>
            </w:rPr>
          </w:rPrChange>
        </w:rPr>
        <w:t xml:space="preserve"> Vlasnik ili djelatnik.</w:t>
      </w:r>
    </w:p>
    <w:p w14:paraId="2B4480C1" w14:textId="59D21F4C" w:rsidR="005E4C33" w:rsidRPr="0020295F" w:rsidRDefault="005E4C33" w:rsidP="001A0EE3">
      <w:pPr>
        <w:numPr>
          <w:ilvl w:val="0"/>
          <w:numId w:val="14"/>
        </w:numPr>
        <w:shd w:val="clear" w:color="auto" w:fill="FFFFFF"/>
        <w:spacing w:after="0"/>
        <w:ind w:left="1843"/>
        <w:textAlignment w:val="baseline"/>
        <w:rPr>
          <w:rFonts w:cs="Times New Roman"/>
          <w:szCs w:val="24"/>
          <w:rPrChange w:id="2740" w:author="Jan Kelemen" w:date="2016-01-20T17:07:00Z">
            <w:rPr>
              <w:rFonts w:cs="Times New Roman"/>
              <w:szCs w:val="24"/>
            </w:rPr>
          </w:rPrChange>
        </w:rPr>
      </w:pPr>
      <w:r w:rsidRPr="0020295F">
        <w:rPr>
          <w:rFonts w:cs="Times New Roman"/>
          <w:szCs w:val="24"/>
          <w:rPrChange w:id="2741" w:author="Jan Kelemen" w:date="2016-01-20T17:07:00Z">
            <w:rPr>
              <w:rFonts w:cs="Times New Roman"/>
              <w:b/>
              <w:szCs w:val="24"/>
            </w:rPr>
          </w:rPrChange>
        </w:rPr>
        <w:t>Cilj:</w:t>
      </w:r>
      <w:r w:rsidRPr="0020295F">
        <w:rPr>
          <w:rFonts w:cs="Times New Roman"/>
          <w:szCs w:val="24"/>
          <w:rPrChange w:id="2742" w:author="Jan Kelemen" w:date="2016-01-20T17:07:00Z">
            <w:rPr>
              <w:rFonts w:cs="Times New Roman"/>
              <w:szCs w:val="24"/>
            </w:rPr>
          </w:rPrChange>
        </w:rPr>
        <w:t xml:space="preserve"> </w:t>
      </w:r>
      <w:r w:rsidR="00516425" w:rsidRPr="0020295F">
        <w:rPr>
          <w:rFonts w:cs="Times New Roman"/>
          <w:szCs w:val="24"/>
          <w:rPrChange w:id="2743" w:author="Jan Kelemen" w:date="2016-01-20T17:07:00Z">
            <w:rPr>
              <w:rFonts w:cs="Times New Roman"/>
              <w:szCs w:val="24"/>
            </w:rPr>
          </w:rPrChange>
        </w:rPr>
        <w:t>Obrisati jelo iz ponude.</w:t>
      </w:r>
    </w:p>
    <w:p w14:paraId="7E0C321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744" w:author="Jan Kelemen" w:date="2016-01-20T17:07:00Z">
            <w:rPr>
              <w:rFonts w:cs="Times New Roman"/>
              <w:b/>
              <w:szCs w:val="24"/>
            </w:rPr>
          </w:rPrChange>
        </w:rPr>
      </w:pPr>
      <w:r w:rsidRPr="0020295F">
        <w:rPr>
          <w:rFonts w:cs="Times New Roman"/>
          <w:szCs w:val="24"/>
          <w:rPrChange w:id="2745" w:author="Jan Kelemen" w:date="2016-01-20T17:07:00Z">
            <w:rPr>
              <w:rFonts w:cs="Times New Roman"/>
              <w:b/>
              <w:szCs w:val="24"/>
            </w:rPr>
          </w:rPrChange>
        </w:rPr>
        <w:t>Sudionici:</w:t>
      </w:r>
      <w:r w:rsidRPr="0020295F">
        <w:rPr>
          <w:rFonts w:cs="Times New Roman"/>
          <w:szCs w:val="24"/>
          <w:rPrChange w:id="2746" w:author="Jan Kelemen" w:date="2016-01-20T17:07:00Z">
            <w:rPr>
              <w:rFonts w:cs="Times New Roman"/>
              <w:szCs w:val="24"/>
            </w:rPr>
          </w:rPrChange>
        </w:rPr>
        <w:t xml:space="preserve"> Baza podataka, poslužitelj.</w:t>
      </w:r>
    </w:p>
    <w:p w14:paraId="34EAB59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747" w:author="Jan Kelemen" w:date="2016-01-20T17:07:00Z">
            <w:rPr>
              <w:rFonts w:cs="Times New Roman"/>
              <w:szCs w:val="24"/>
            </w:rPr>
          </w:rPrChange>
        </w:rPr>
      </w:pPr>
      <w:r w:rsidRPr="0020295F">
        <w:rPr>
          <w:rFonts w:cs="Times New Roman"/>
          <w:szCs w:val="24"/>
          <w:rPrChange w:id="2748" w:author="Jan Kelemen" w:date="2016-01-20T17:07:00Z">
            <w:rPr>
              <w:rFonts w:cs="Times New Roman"/>
              <w:b/>
              <w:szCs w:val="24"/>
            </w:rPr>
          </w:rPrChange>
        </w:rPr>
        <w:t>Preduvjeti:</w:t>
      </w:r>
      <w:r w:rsidRPr="0020295F">
        <w:rPr>
          <w:rFonts w:cs="Times New Roman"/>
          <w:szCs w:val="24"/>
          <w:rPrChange w:id="2749" w:author="Jan Kelemen" w:date="2016-01-20T17:07:00Z">
            <w:rPr>
              <w:rFonts w:cs="Times New Roman"/>
              <w:szCs w:val="24"/>
            </w:rPr>
          </w:rPrChange>
        </w:rPr>
        <w:t xml:space="preserve"> Mogućnost prijave na internet, dostupnost poslužitelja, djelatnik ili vlasnik je prijavljen u sustav, djelatnik ili vlasnik se nalazi na administrativnoj stranici.</w:t>
      </w:r>
    </w:p>
    <w:p w14:paraId="2B45008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750" w:author="Jan Kelemen" w:date="2016-01-20T17:07:00Z">
            <w:rPr>
              <w:rFonts w:cs="Times New Roman"/>
              <w:szCs w:val="24"/>
            </w:rPr>
          </w:rPrChange>
        </w:rPr>
      </w:pPr>
      <w:r w:rsidRPr="0020295F">
        <w:rPr>
          <w:rFonts w:cs="Times New Roman"/>
          <w:szCs w:val="24"/>
          <w:rPrChange w:id="2751" w:author="Jan Kelemen" w:date="2016-01-20T17:07:00Z">
            <w:rPr>
              <w:rFonts w:cs="Times New Roman"/>
              <w:b/>
              <w:szCs w:val="24"/>
            </w:rPr>
          </w:rPrChange>
        </w:rPr>
        <w:t>Rezultat:</w:t>
      </w:r>
      <w:r w:rsidRPr="0020295F">
        <w:rPr>
          <w:rFonts w:cs="Times New Roman"/>
          <w:szCs w:val="24"/>
          <w:rPrChange w:id="2752" w:author="Jan Kelemen" w:date="2016-01-20T17:07:00Z">
            <w:rPr>
              <w:rFonts w:cs="Times New Roman"/>
              <w:szCs w:val="24"/>
            </w:rPr>
          </w:rPrChange>
        </w:rPr>
        <w:t xml:space="preserve"> Uspješno brisanje jela.</w:t>
      </w:r>
    </w:p>
    <w:p w14:paraId="227FA8F4" w14:textId="77777777" w:rsidR="00BB2AD7" w:rsidRPr="0020295F" w:rsidRDefault="00BB2AD7" w:rsidP="00D9128D">
      <w:pPr>
        <w:shd w:val="clear" w:color="auto" w:fill="FFFFFF"/>
        <w:spacing w:after="0"/>
        <w:textAlignment w:val="baseline"/>
        <w:rPr>
          <w:rFonts w:cs="Times New Roman"/>
          <w:szCs w:val="24"/>
          <w:rPrChange w:id="2753" w:author="Jan Kelemen" w:date="2016-01-20T17:07:00Z">
            <w:rPr>
              <w:rFonts w:cs="Times New Roman"/>
              <w:szCs w:val="24"/>
            </w:rPr>
          </w:rPrChange>
        </w:rPr>
      </w:pPr>
    </w:p>
    <w:p w14:paraId="16814F91" w14:textId="77777777" w:rsidR="00BB2AD7" w:rsidRPr="0020295F" w:rsidRDefault="00BB2AD7" w:rsidP="00D9128D">
      <w:pPr>
        <w:shd w:val="clear" w:color="auto" w:fill="FFFFFF"/>
        <w:spacing w:after="0"/>
        <w:textAlignment w:val="baseline"/>
        <w:rPr>
          <w:rFonts w:cs="Times New Roman"/>
          <w:szCs w:val="24"/>
          <w:rPrChange w:id="2754" w:author="Jan Kelemen" w:date="2016-01-20T17:07:00Z">
            <w:rPr>
              <w:rFonts w:cs="Times New Roman"/>
              <w:szCs w:val="24"/>
            </w:rPr>
          </w:rPrChange>
        </w:rPr>
      </w:pPr>
    </w:p>
    <w:p w14:paraId="3267E531" w14:textId="07DFBF63" w:rsidR="00FA17D0" w:rsidRPr="0020295F" w:rsidRDefault="005E4C33" w:rsidP="004130A4">
      <w:pPr>
        <w:numPr>
          <w:ilvl w:val="0"/>
          <w:numId w:val="14"/>
        </w:numPr>
        <w:shd w:val="clear" w:color="auto" w:fill="FFFFFF"/>
        <w:spacing w:after="0"/>
        <w:ind w:left="1843"/>
        <w:textAlignment w:val="baseline"/>
        <w:rPr>
          <w:rFonts w:cs="Times New Roman"/>
          <w:szCs w:val="24"/>
          <w:rPrChange w:id="2755" w:author="Jan Kelemen" w:date="2016-01-20T17:07:00Z">
            <w:rPr>
              <w:rFonts w:cs="Times New Roman"/>
              <w:szCs w:val="24"/>
            </w:rPr>
          </w:rPrChange>
        </w:rPr>
      </w:pPr>
      <w:r w:rsidRPr="0020295F">
        <w:rPr>
          <w:rFonts w:cs="Times New Roman"/>
          <w:szCs w:val="24"/>
          <w:rPrChange w:id="2756" w:author="Jan Kelemen" w:date="2016-01-20T17:07:00Z">
            <w:rPr>
              <w:rFonts w:cs="Times New Roman"/>
              <w:b/>
              <w:szCs w:val="24"/>
            </w:rPr>
          </w:rPrChange>
        </w:rPr>
        <w:t>Željeni scenarij:</w:t>
      </w:r>
    </w:p>
    <w:p w14:paraId="6B3166C7" w14:textId="1BCD08CE" w:rsidR="00FA17D0" w:rsidRPr="0020295F" w:rsidRDefault="00FA17D0" w:rsidP="004130A4">
      <w:pPr>
        <w:numPr>
          <w:ilvl w:val="0"/>
          <w:numId w:val="66"/>
        </w:numPr>
        <w:shd w:val="clear" w:color="auto" w:fill="FFFFFF"/>
        <w:spacing w:after="0"/>
        <w:textAlignment w:val="baseline"/>
        <w:rPr>
          <w:rFonts w:cs="Times New Roman"/>
          <w:szCs w:val="24"/>
          <w:rPrChange w:id="2757" w:author="Jan Kelemen" w:date="2016-01-20T17:07:00Z">
            <w:rPr>
              <w:rFonts w:cs="Times New Roman"/>
              <w:szCs w:val="24"/>
            </w:rPr>
          </w:rPrChange>
        </w:rPr>
      </w:pPr>
      <w:r w:rsidRPr="0020295F">
        <w:rPr>
          <w:rFonts w:cs="Times New Roman"/>
          <w:szCs w:val="24"/>
          <w:rPrChange w:id="2758" w:author="Jan Kelemen" w:date="2016-01-20T17:07:00Z">
            <w:rPr>
              <w:rFonts w:cs="Times New Roman"/>
              <w:szCs w:val="24"/>
            </w:rPr>
          </w:rPrChange>
        </w:rPr>
        <w:lastRenderedPageBreak/>
        <w:t>Vlasnik ili d</w:t>
      </w:r>
      <w:r w:rsidR="0088028F" w:rsidRPr="0020295F">
        <w:rPr>
          <w:rFonts w:cs="Times New Roman"/>
          <w:szCs w:val="24"/>
          <w:rPrChange w:id="2759" w:author="Jan Kelemen" w:date="2016-01-20T17:07:00Z">
            <w:rPr>
              <w:rFonts w:cs="Times New Roman"/>
              <w:szCs w:val="24"/>
            </w:rPr>
          </w:rPrChange>
        </w:rPr>
        <w:t>jelatnik pritišće na gumb „Obriši</w:t>
      </w:r>
      <w:r w:rsidRPr="0020295F">
        <w:rPr>
          <w:rFonts w:cs="Times New Roman"/>
          <w:szCs w:val="24"/>
          <w:rPrChange w:id="2760" w:author="Jan Kelemen" w:date="2016-01-20T17:07:00Z">
            <w:rPr>
              <w:rFonts w:cs="Times New Roman"/>
              <w:szCs w:val="24"/>
            </w:rPr>
          </w:rPrChange>
        </w:rPr>
        <w:t xml:space="preserve"> jelo“ pod padajućim izbornikom „Jela“.</w:t>
      </w:r>
    </w:p>
    <w:p w14:paraId="12B461E6" w14:textId="2C60FE26" w:rsidR="0088028F" w:rsidRPr="0020295F" w:rsidRDefault="0088028F" w:rsidP="004130A4">
      <w:pPr>
        <w:numPr>
          <w:ilvl w:val="0"/>
          <w:numId w:val="66"/>
        </w:numPr>
        <w:shd w:val="clear" w:color="auto" w:fill="FFFFFF"/>
        <w:spacing w:after="0"/>
        <w:textAlignment w:val="baseline"/>
        <w:rPr>
          <w:rFonts w:cs="Times New Roman"/>
          <w:szCs w:val="24"/>
          <w:rPrChange w:id="2761" w:author="Jan Kelemen" w:date="2016-01-20T17:07:00Z">
            <w:rPr>
              <w:rFonts w:cs="Times New Roman"/>
              <w:szCs w:val="24"/>
            </w:rPr>
          </w:rPrChange>
        </w:rPr>
      </w:pPr>
      <w:r w:rsidRPr="0020295F">
        <w:rPr>
          <w:rFonts w:cs="Times New Roman"/>
          <w:szCs w:val="24"/>
          <w:rPrChange w:id="2762" w:author="Jan Kelemen" w:date="2016-01-20T17:07:00Z">
            <w:rPr>
              <w:rFonts w:cs="Times New Roman"/>
              <w:szCs w:val="24"/>
            </w:rPr>
          </w:rPrChange>
        </w:rPr>
        <w:t>Odabire se željeno jelo s liste jela i briše klikom na gumb „X“.</w:t>
      </w:r>
    </w:p>
    <w:p w14:paraId="41E4C8BF" w14:textId="15A4E0A2" w:rsidR="0088028F" w:rsidRPr="0020295F" w:rsidRDefault="0088028F" w:rsidP="004130A4">
      <w:pPr>
        <w:numPr>
          <w:ilvl w:val="0"/>
          <w:numId w:val="66"/>
        </w:numPr>
        <w:shd w:val="clear" w:color="auto" w:fill="FFFFFF"/>
        <w:spacing w:after="0"/>
        <w:textAlignment w:val="baseline"/>
        <w:rPr>
          <w:rFonts w:cs="Times New Roman"/>
          <w:szCs w:val="24"/>
          <w:rPrChange w:id="2763" w:author="Jan Kelemen" w:date="2016-01-20T17:07:00Z">
            <w:rPr>
              <w:rFonts w:cs="Times New Roman"/>
              <w:szCs w:val="24"/>
            </w:rPr>
          </w:rPrChange>
        </w:rPr>
      </w:pPr>
      <w:r w:rsidRPr="0020295F">
        <w:rPr>
          <w:rFonts w:cs="Times New Roman"/>
          <w:szCs w:val="24"/>
          <w:rPrChange w:id="2764" w:author="Jan Kelemen" w:date="2016-01-20T17:07:00Z">
            <w:rPr>
              <w:rFonts w:cs="Times New Roman"/>
              <w:szCs w:val="24"/>
            </w:rPr>
          </w:rPrChange>
        </w:rPr>
        <w:t>Iskače oblačić „Upozorenje“ s porukom „Jeste li sigurni da želite obrisati: naziv jela“.</w:t>
      </w:r>
    </w:p>
    <w:p w14:paraId="6BAE37F0" w14:textId="432FE3C0" w:rsidR="0088028F" w:rsidRPr="0020295F" w:rsidRDefault="0088028F" w:rsidP="004130A4">
      <w:pPr>
        <w:numPr>
          <w:ilvl w:val="0"/>
          <w:numId w:val="66"/>
        </w:numPr>
        <w:shd w:val="clear" w:color="auto" w:fill="FFFFFF"/>
        <w:spacing w:after="0"/>
        <w:textAlignment w:val="baseline"/>
        <w:rPr>
          <w:rFonts w:cs="Times New Roman"/>
          <w:szCs w:val="24"/>
          <w:rPrChange w:id="2765" w:author="Jan Kelemen" w:date="2016-01-20T17:07:00Z">
            <w:rPr>
              <w:rFonts w:cs="Times New Roman"/>
              <w:szCs w:val="24"/>
            </w:rPr>
          </w:rPrChange>
        </w:rPr>
      </w:pPr>
      <w:r w:rsidRPr="0020295F">
        <w:rPr>
          <w:rFonts w:cs="Times New Roman"/>
          <w:szCs w:val="24"/>
          <w:rPrChange w:id="2766" w:author="Jan Kelemen" w:date="2016-01-20T17:07:00Z">
            <w:rPr>
              <w:rFonts w:cs="Times New Roman"/>
              <w:szCs w:val="24"/>
            </w:rPr>
          </w:rPrChange>
        </w:rPr>
        <w:t>Vlasnik ili djelatnik potvrđuje klikom na gumb „Izbriši jelo“.</w:t>
      </w:r>
    </w:p>
    <w:p w14:paraId="2002C7D5" w14:textId="1F4120C8" w:rsidR="0088028F" w:rsidRPr="0020295F" w:rsidRDefault="0088028F" w:rsidP="004130A4">
      <w:pPr>
        <w:numPr>
          <w:ilvl w:val="0"/>
          <w:numId w:val="66"/>
        </w:numPr>
        <w:shd w:val="clear" w:color="auto" w:fill="FFFFFF"/>
        <w:spacing w:after="0"/>
        <w:textAlignment w:val="baseline"/>
        <w:rPr>
          <w:rFonts w:cs="Times New Roman"/>
          <w:szCs w:val="24"/>
          <w:rPrChange w:id="2767" w:author="Jan Kelemen" w:date="2016-01-20T17:07:00Z">
            <w:rPr>
              <w:rFonts w:cs="Times New Roman"/>
              <w:szCs w:val="24"/>
            </w:rPr>
          </w:rPrChange>
        </w:rPr>
      </w:pPr>
      <w:r w:rsidRPr="0020295F">
        <w:rPr>
          <w:rFonts w:cs="Times New Roman"/>
          <w:szCs w:val="24"/>
          <w:rPrChange w:id="2768" w:author="Jan Kelemen" w:date="2016-01-20T17:07:00Z">
            <w:rPr>
              <w:rFonts w:cs="Times New Roman"/>
              <w:szCs w:val="24"/>
            </w:rPr>
          </w:rPrChange>
        </w:rPr>
        <w:t>Jelo nestaje s liste jela.</w:t>
      </w:r>
    </w:p>
    <w:p w14:paraId="2F87829C" w14:textId="77777777" w:rsidR="000A0B5F" w:rsidRPr="0020295F" w:rsidRDefault="000A0B5F" w:rsidP="004130A4">
      <w:pPr>
        <w:shd w:val="clear" w:color="auto" w:fill="FFFFFF"/>
        <w:spacing w:after="0"/>
        <w:textAlignment w:val="baseline"/>
        <w:rPr>
          <w:rFonts w:cs="Times New Roman"/>
          <w:szCs w:val="24"/>
          <w:rPrChange w:id="2769" w:author="Jan Kelemen" w:date="2016-01-20T17:07:00Z">
            <w:rPr>
              <w:rFonts w:cs="Times New Roman"/>
              <w:szCs w:val="24"/>
            </w:rPr>
          </w:rPrChange>
        </w:rPr>
      </w:pPr>
    </w:p>
    <w:p w14:paraId="7CAA5FC1" w14:textId="477AAECF" w:rsidR="005E4C33" w:rsidRPr="0020295F" w:rsidRDefault="005E4C33" w:rsidP="001A0EE3">
      <w:pPr>
        <w:numPr>
          <w:ilvl w:val="0"/>
          <w:numId w:val="13"/>
        </w:numPr>
        <w:shd w:val="clear" w:color="auto" w:fill="FFFFFF"/>
        <w:spacing w:after="0"/>
        <w:textAlignment w:val="baseline"/>
        <w:rPr>
          <w:rFonts w:cs="Times New Roman"/>
          <w:szCs w:val="24"/>
          <w:rPrChange w:id="2770" w:author="Jan Kelemen" w:date="2016-01-20T17:07:00Z">
            <w:rPr>
              <w:rFonts w:cs="Times New Roman"/>
              <w:b/>
              <w:szCs w:val="24"/>
            </w:rPr>
          </w:rPrChange>
        </w:rPr>
      </w:pPr>
      <w:r w:rsidRPr="0020295F">
        <w:rPr>
          <w:rFonts w:cs="Times New Roman"/>
          <w:szCs w:val="24"/>
          <w:rPrChange w:id="2771" w:author="Jan Kelemen" w:date="2016-01-20T17:07:00Z">
            <w:rPr>
              <w:rFonts w:cs="Times New Roman"/>
              <w:b/>
              <w:szCs w:val="24"/>
            </w:rPr>
          </w:rPrChange>
        </w:rPr>
        <w:t>UC2</w:t>
      </w:r>
      <w:r w:rsidR="00BB12AB" w:rsidRPr="0020295F">
        <w:rPr>
          <w:rFonts w:cs="Times New Roman"/>
          <w:szCs w:val="24"/>
          <w:rPrChange w:id="2772" w:author="Jan Kelemen" w:date="2016-01-20T17:07:00Z">
            <w:rPr>
              <w:rFonts w:cs="Times New Roman"/>
              <w:b/>
              <w:szCs w:val="24"/>
            </w:rPr>
          </w:rPrChange>
        </w:rPr>
        <w:t>7</w:t>
      </w:r>
      <w:r w:rsidRPr="0020295F">
        <w:rPr>
          <w:rFonts w:cs="Times New Roman"/>
          <w:szCs w:val="24"/>
          <w:rPrChange w:id="2773" w:author="Jan Kelemen" w:date="2016-01-20T17:07:00Z">
            <w:rPr>
              <w:rFonts w:cs="Times New Roman"/>
              <w:b/>
              <w:szCs w:val="24"/>
            </w:rPr>
          </w:rPrChange>
        </w:rPr>
        <w:t xml:space="preserve"> – DodajKategoriju</w:t>
      </w:r>
    </w:p>
    <w:p w14:paraId="2F285B1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774" w:author="Jan Kelemen" w:date="2016-01-20T17:07:00Z">
            <w:rPr>
              <w:rFonts w:cs="Times New Roman"/>
              <w:szCs w:val="24"/>
            </w:rPr>
          </w:rPrChange>
        </w:rPr>
      </w:pPr>
      <w:r w:rsidRPr="0020295F">
        <w:rPr>
          <w:rFonts w:cs="Times New Roman"/>
          <w:szCs w:val="24"/>
          <w:rPrChange w:id="2775" w:author="Jan Kelemen" w:date="2016-01-20T17:07:00Z">
            <w:rPr>
              <w:rFonts w:cs="Times New Roman"/>
              <w:b/>
              <w:szCs w:val="24"/>
            </w:rPr>
          </w:rPrChange>
        </w:rPr>
        <w:t>Glavni sudionik:</w:t>
      </w:r>
      <w:r w:rsidRPr="0020295F">
        <w:rPr>
          <w:rFonts w:cs="Times New Roman"/>
          <w:szCs w:val="24"/>
          <w:rPrChange w:id="2776" w:author="Jan Kelemen" w:date="2016-01-20T17:07:00Z">
            <w:rPr>
              <w:rFonts w:cs="Times New Roman"/>
              <w:szCs w:val="24"/>
            </w:rPr>
          </w:rPrChange>
        </w:rPr>
        <w:t xml:space="preserve"> Vlasnik ili djelatnik.</w:t>
      </w:r>
    </w:p>
    <w:p w14:paraId="3A3B2B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777" w:author="Jan Kelemen" w:date="2016-01-20T17:07:00Z">
            <w:rPr>
              <w:rFonts w:cs="Times New Roman"/>
              <w:szCs w:val="24"/>
            </w:rPr>
          </w:rPrChange>
        </w:rPr>
      </w:pPr>
      <w:r w:rsidRPr="0020295F">
        <w:rPr>
          <w:rFonts w:cs="Times New Roman"/>
          <w:szCs w:val="24"/>
          <w:rPrChange w:id="2778" w:author="Jan Kelemen" w:date="2016-01-20T17:07:00Z">
            <w:rPr>
              <w:rFonts w:cs="Times New Roman"/>
              <w:b/>
              <w:szCs w:val="24"/>
            </w:rPr>
          </w:rPrChange>
        </w:rPr>
        <w:t>Cilj:</w:t>
      </w:r>
      <w:r w:rsidRPr="0020295F">
        <w:rPr>
          <w:rFonts w:cs="Times New Roman"/>
          <w:szCs w:val="24"/>
          <w:rPrChange w:id="2779" w:author="Jan Kelemen" w:date="2016-01-20T17:07:00Z">
            <w:rPr>
              <w:rFonts w:cs="Times New Roman"/>
              <w:szCs w:val="24"/>
            </w:rPr>
          </w:rPrChange>
        </w:rPr>
        <w:t xml:space="preserve"> Dodavanje nove kategorije jela.</w:t>
      </w:r>
    </w:p>
    <w:p w14:paraId="0AF0F1D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780" w:author="Jan Kelemen" w:date="2016-01-20T17:07:00Z">
            <w:rPr>
              <w:rFonts w:cs="Times New Roman"/>
              <w:b/>
              <w:szCs w:val="24"/>
            </w:rPr>
          </w:rPrChange>
        </w:rPr>
      </w:pPr>
      <w:r w:rsidRPr="0020295F">
        <w:rPr>
          <w:rFonts w:cs="Times New Roman"/>
          <w:szCs w:val="24"/>
          <w:rPrChange w:id="2781" w:author="Jan Kelemen" w:date="2016-01-20T17:07:00Z">
            <w:rPr>
              <w:rFonts w:cs="Times New Roman"/>
              <w:b/>
              <w:szCs w:val="24"/>
            </w:rPr>
          </w:rPrChange>
        </w:rPr>
        <w:t>Sudionici:</w:t>
      </w:r>
      <w:r w:rsidRPr="0020295F">
        <w:rPr>
          <w:rFonts w:cs="Times New Roman"/>
          <w:szCs w:val="24"/>
          <w:rPrChange w:id="2782" w:author="Jan Kelemen" w:date="2016-01-20T17:07:00Z">
            <w:rPr>
              <w:rFonts w:cs="Times New Roman"/>
              <w:szCs w:val="24"/>
            </w:rPr>
          </w:rPrChange>
        </w:rPr>
        <w:t xml:space="preserve"> Baza podataka, poslužitelj.</w:t>
      </w:r>
    </w:p>
    <w:p w14:paraId="587B8353" w14:textId="20935EF1" w:rsidR="005E4C33" w:rsidRPr="0020295F" w:rsidRDefault="005E4C33" w:rsidP="001A0EE3">
      <w:pPr>
        <w:numPr>
          <w:ilvl w:val="0"/>
          <w:numId w:val="14"/>
        </w:numPr>
        <w:shd w:val="clear" w:color="auto" w:fill="FFFFFF"/>
        <w:spacing w:after="0"/>
        <w:ind w:left="1843"/>
        <w:textAlignment w:val="baseline"/>
        <w:rPr>
          <w:rFonts w:cs="Times New Roman"/>
          <w:szCs w:val="24"/>
          <w:rPrChange w:id="2783" w:author="Jan Kelemen" w:date="2016-01-20T17:07:00Z">
            <w:rPr>
              <w:rFonts w:cs="Times New Roman"/>
              <w:szCs w:val="24"/>
            </w:rPr>
          </w:rPrChange>
        </w:rPr>
      </w:pPr>
      <w:r w:rsidRPr="0020295F">
        <w:rPr>
          <w:rFonts w:cs="Times New Roman"/>
          <w:szCs w:val="24"/>
          <w:rPrChange w:id="2784" w:author="Jan Kelemen" w:date="2016-01-20T17:07:00Z">
            <w:rPr>
              <w:rFonts w:cs="Times New Roman"/>
              <w:b/>
              <w:szCs w:val="24"/>
            </w:rPr>
          </w:rPrChange>
        </w:rPr>
        <w:t>Preduvjeti:</w:t>
      </w:r>
      <w:r w:rsidRPr="0020295F">
        <w:rPr>
          <w:rFonts w:cs="Times New Roman"/>
          <w:szCs w:val="24"/>
          <w:rPrChange w:id="2785" w:author="Jan Kelemen" w:date="2016-01-20T17:07:00Z">
            <w:rPr>
              <w:rFonts w:cs="Times New Roman"/>
              <w:szCs w:val="24"/>
            </w:rPr>
          </w:rPrChange>
        </w:rPr>
        <w:t xml:space="preserve"> Mogućnost prijave na internet, dostupnost poslužitelja, djelatnik ili vlasnik je prijavljen u sustav, djelatnik ili vlasnik se nalazi na administrativnoj stranici</w:t>
      </w:r>
      <w:r w:rsidR="0088028F" w:rsidRPr="0020295F">
        <w:rPr>
          <w:rFonts w:cs="Times New Roman"/>
          <w:szCs w:val="24"/>
          <w:rPrChange w:id="2786" w:author="Jan Kelemen" w:date="2016-01-20T17:07:00Z">
            <w:rPr>
              <w:rFonts w:cs="Times New Roman"/>
              <w:szCs w:val="24"/>
            </w:rPr>
          </w:rPrChange>
        </w:rPr>
        <w:t xml:space="preserve"> jela</w:t>
      </w:r>
      <w:r w:rsidRPr="0020295F">
        <w:rPr>
          <w:rFonts w:cs="Times New Roman"/>
          <w:szCs w:val="24"/>
          <w:rPrChange w:id="2787" w:author="Jan Kelemen" w:date="2016-01-20T17:07:00Z">
            <w:rPr>
              <w:rFonts w:cs="Times New Roman"/>
              <w:szCs w:val="24"/>
            </w:rPr>
          </w:rPrChange>
        </w:rPr>
        <w:t>.</w:t>
      </w:r>
    </w:p>
    <w:p w14:paraId="1569F16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788" w:author="Jan Kelemen" w:date="2016-01-20T17:07:00Z">
            <w:rPr>
              <w:rFonts w:cs="Times New Roman"/>
              <w:szCs w:val="24"/>
            </w:rPr>
          </w:rPrChange>
        </w:rPr>
      </w:pPr>
      <w:r w:rsidRPr="0020295F">
        <w:rPr>
          <w:rFonts w:cs="Times New Roman"/>
          <w:szCs w:val="24"/>
          <w:rPrChange w:id="2789" w:author="Jan Kelemen" w:date="2016-01-20T17:07:00Z">
            <w:rPr>
              <w:rFonts w:cs="Times New Roman"/>
              <w:b/>
              <w:szCs w:val="24"/>
            </w:rPr>
          </w:rPrChange>
        </w:rPr>
        <w:t>Rezultat:</w:t>
      </w:r>
      <w:r w:rsidRPr="0020295F">
        <w:rPr>
          <w:rFonts w:cs="Times New Roman"/>
          <w:szCs w:val="24"/>
          <w:rPrChange w:id="2790" w:author="Jan Kelemen" w:date="2016-01-20T17:07:00Z">
            <w:rPr>
              <w:rFonts w:cs="Times New Roman"/>
              <w:szCs w:val="24"/>
            </w:rPr>
          </w:rPrChange>
        </w:rPr>
        <w:t xml:space="preserve"> Uspješno dodavanje nove kategorije jela</w:t>
      </w:r>
    </w:p>
    <w:p w14:paraId="1C5EC5A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791" w:author="Jan Kelemen" w:date="2016-01-20T17:07:00Z">
            <w:rPr>
              <w:rFonts w:cs="Times New Roman"/>
              <w:szCs w:val="24"/>
            </w:rPr>
          </w:rPrChange>
        </w:rPr>
      </w:pPr>
      <w:r w:rsidRPr="0020295F">
        <w:rPr>
          <w:rFonts w:cs="Times New Roman"/>
          <w:szCs w:val="24"/>
          <w:rPrChange w:id="2792" w:author="Jan Kelemen" w:date="2016-01-20T17:07:00Z">
            <w:rPr>
              <w:rFonts w:cs="Times New Roman"/>
              <w:b/>
              <w:szCs w:val="24"/>
            </w:rPr>
          </w:rPrChange>
        </w:rPr>
        <w:t>Željeni scenarij:</w:t>
      </w:r>
      <w:r w:rsidRPr="0020295F">
        <w:rPr>
          <w:rFonts w:cs="Times New Roman"/>
          <w:szCs w:val="24"/>
          <w:rPrChange w:id="2793" w:author="Jan Kelemen" w:date="2016-01-20T17:07:00Z">
            <w:rPr>
              <w:rFonts w:cs="Times New Roman"/>
              <w:szCs w:val="24"/>
            </w:rPr>
          </w:rPrChange>
        </w:rPr>
        <w:t xml:space="preserve"> </w:t>
      </w:r>
    </w:p>
    <w:p w14:paraId="7AD0505B" w14:textId="5B137E55" w:rsidR="005E4C33" w:rsidRPr="0020295F" w:rsidRDefault="005E4C33" w:rsidP="001A0EE3">
      <w:pPr>
        <w:numPr>
          <w:ilvl w:val="0"/>
          <w:numId w:val="39"/>
        </w:numPr>
        <w:shd w:val="clear" w:color="auto" w:fill="FFFFFF"/>
        <w:spacing w:after="0"/>
        <w:textAlignment w:val="baseline"/>
        <w:rPr>
          <w:rFonts w:cs="Times New Roman"/>
          <w:szCs w:val="24"/>
          <w:rPrChange w:id="2794" w:author="Jan Kelemen" w:date="2016-01-20T17:07:00Z">
            <w:rPr>
              <w:rFonts w:cs="Times New Roman"/>
              <w:szCs w:val="24"/>
            </w:rPr>
          </w:rPrChange>
        </w:rPr>
      </w:pPr>
      <w:r w:rsidRPr="0020295F">
        <w:rPr>
          <w:rFonts w:cs="Times New Roman"/>
          <w:szCs w:val="24"/>
          <w:rPrChange w:id="2795" w:author="Jan Kelemen" w:date="2016-01-20T17:07:00Z">
            <w:rPr>
              <w:rFonts w:cs="Times New Roman"/>
              <w:szCs w:val="24"/>
            </w:rPr>
          </w:rPrChange>
        </w:rPr>
        <w:t>Vlasnik ili djelatnik pritišće na gumb „Dodaj kategoriju“</w:t>
      </w:r>
      <w:r w:rsidR="0088028F" w:rsidRPr="0020295F">
        <w:rPr>
          <w:rFonts w:cs="Times New Roman"/>
          <w:szCs w:val="24"/>
          <w:rPrChange w:id="2796" w:author="Jan Kelemen" w:date="2016-01-20T17:07:00Z">
            <w:rPr>
              <w:rFonts w:cs="Times New Roman"/>
              <w:szCs w:val="24"/>
            </w:rPr>
          </w:rPrChange>
        </w:rPr>
        <w:t xml:space="preserve"> pod padajućim izbornikom „Kategorije“</w:t>
      </w:r>
      <w:r w:rsidRPr="0020295F">
        <w:rPr>
          <w:rFonts w:cs="Times New Roman"/>
          <w:szCs w:val="24"/>
          <w:rPrChange w:id="2797" w:author="Jan Kelemen" w:date="2016-01-20T17:07:00Z">
            <w:rPr>
              <w:rFonts w:cs="Times New Roman"/>
              <w:szCs w:val="24"/>
            </w:rPr>
          </w:rPrChange>
        </w:rPr>
        <w:t>.</w:t>
      </w:r>
    </w:p>
    <w:p w14:paraId="24A7ACF8" w14:textId="77777777" w:rsidR="005E4C33" w:rsidRPr="0020295F" w:rsidRDefault="005E4C33" w:rsidP="001A0EE3">
      <w:pPr>
        <w:numPr>
          <w:ilvl w:val="0"/>
          <w:numId w:val="39"/>
        </w:numPr>
        <w:shd w:val="clear" w:color="auto" w:fill="FFFFFF"/>
        <w:spacing w:after="0"/>
        <w:textAlignment w:val="baseline"/>
        <w:rPr>
          <w:rFonts w:cs="Times New Roman"/>
          <w:szCs w:val="24"/>
          <w:rPrChange w:id="2798" w:author="Jan Kelemen" w:date="2016-01-20T17:07:00Z">
            <w:rPr>
              <w:rFonts w:cs="Times New Roman"/>
              <w:szCs w:val="24"/>
            </w:rPr>
          </w:rPrChange>
        </w:rPr>
      </w:pPr>
      <w:r w:rsidRPr="0020295F">
        <w:rPr>
          <w:rFonts w:cs="Times New Roman"/>
          <w:szCs w:val="24"/>
          <w:rPrChange w:id="2799" w:author="Jan Kelemen" w:date="2016-01-20T17:07:00Z">
            <w:rPr>
              <w:rFonts w:cs="Times New Roman"/>
              <w:szCs w:val="24"/>
            </w:rPr>
          </w:rPrChange>
        </w:rPr>
        <w:t>Prikazuje se formular za unos imena kategorije.</w:t>
      </w:r>
    </w:p>
    <w:p w14:paraId="4FA36DF3" w14:textId="1F4ABBFD" w:rsidR="005E4C33" w:rsidRPr="0020295F" w:rsidRDefault="005E4C33" w:rsidP="001A0EE3">
      <w:pPr>
        <w:numPr>
          <w:ilvl w:val="0"/>
          <w:numId w:val="39"/>
        </w:numPr>
        <w:shd w:val="clear" w:color="auto" w:fill="FFFFFF"/>
        <w:spacing w:after="0"/>
        <w:textAlignment w:val="baseline"/>
        <w:rPr>
          <w:rFonts w:cs="Times New Roman"/>
          <w:szCs w:val="24"/>
          <w:rPrChange w:id="2800" w:author="Jan Kelemen" w:date="2016-01-20T17:07:00Z">
            <w:rPr>
              <w:rFonts w:cs="Times New Roman"/>
              <w:szCs w:val="24"/>
            </w:rPr>
          </w:rPrChange>
        </w:rPr>
      </w:pPr>
      <w:r w:rsidRPr="0020295F">
        <w:rPr>
          <w:rFonts w:cs="Times New Roman"/>
          <w:szCs w:val="24"/>
          <w:rPrChange w:id="2801" w:author="Jan Kelemen" w:date="2016-01-20T17:07:00Z">
            <w:rPr>
              <w:rFonts w:cs="Times New Roman"/>
              <w:szCs w:val="24"/>
            </w:rPr>
          </w:rPrChange>
        </w:rPr>
        <w:t>Vlasnik ili djelatnik potvrđuje dodavanje kategorije</w:t>
      </w:r>
      <w:r w:rsidR="0088028F" w:rsidRPr="0020295F">
        <w:rPr>
          <w:rFonts w:cs="Times New Roman"/>
          <w:szCs w:val="24"/>
          <w:rPrChange w:id="2802" w:author="Jan Kelemen" w:date="2016-01-20T17:07:00Z">
            <w:rPr>
              <w:rFonts w:cs="Times New Roman"/>
              <w:szCs w:val="24"/>
            </w:rPr>
          </w:rPrChange>
        </w:rPr>
        <w:t xml:space="preserve"> pritiskom na gumb „Spremi“</w:t>
      </w:r>
      <w:r w:rsidRPr="0020295F">
        <w:rPr>
          <w:rFonts w:cs="Times New Roman"/>
          <w:szCs w:val="24"/>
          <w:rPrChange w:id="2803" w:author="Jan Kelemen" w:date="2016-01-20T17:07:00Z">
            <w:rPr>
              <w:rFonts w:cs="Times New Roman"/>
              <w:szCs w:val="24"/>
            </w:rPr>
          </w:rPrChange>
        </w:rPr>
        <w:t>.</w:t>
      </w:r>
    </w:p>
    <w:p w14:paraId="111AAA10" w14:textId="0E43140C" w:rsidR="0088028F" w:rsidRPr="0020295F" w:rsidRDefault="0088028F" w:rsidP="001A0EE3">
      <w:pPr>
        <w:numPr>
          <w:ilvl w:val="0"/>
          <w:numId w:val="39"/>
        </w:numPr>
        <w:shd w:val="clear" w:color="auto" w:fill="FFFFFF"/>
        <w:spacing w:after="0"/>
        <w:textAlignment w:val="baseline"/>
        <w:rPr>
          <w:rFonts w:cs="Times New Roman"/>
          <w:szCs w:val="24"/>
          <w:rPrChange w:id="2804" w:author="Jan Kelemen" w:date="2016-01-20T17:07:00Z">
            <w:rPr>
              <w:rFonts w:cs="Times New Roman"/>
              <w:szCs w:val="24"/>
            </w:rPr>
          </w:rPrChange>
        </w:rPr>
      </w:pPr>
      <w:r w:rsidRPr="0020295F">
        <w:rPr>
          <w:rFonts w:cs="Times New Roman"/>
          <w:szCs w:val="24"/>
          <w:rPrChange w:id="2805" w:author="Jan Kelemen" w:date="2016-01-20T17:07:00Z">
            <w:rPr>
              <w:rFonts w:cs="Times New Roman"/>
              <w:szCs w:val="24"/>
            </w:rPr>
          </w:rPrChange>
        </w:rPr>
        <w:t>Iskače oblačić „Kategorija spremljena“.</w:t>
      </w:r>
    </w:p>
    <w:p w14:paraId="4BBDE489" w14:textId="77777777" w:rsidR="000A0B5F" w:rsidRPr="0020295F" w:rsidRDefault="000A0B5F" w:rsidP="000A0B5F">
      <w:pPr>
        <w:shd w:val="clear" w:color="auto" w:fill="FFFFFF"/>
        <w:spacing w:after="0"/>
        <w:ind w:left="2880"/>
        <w:textAlignment w:val="baseline"/>
        <w:rPr>
          <w:rFonts w:cs="Times New Roman"/>
          <w:szCs w:val="24"/>
          <w:rPrChange w:id="2806" w:author="Jan Kelemen" w:date="2016-01-20T17:07:00Z">
            <w:rPr>
              <w:rFonts w:cs="Times New Roman"/>
              <w:szCs w:val="24"/>
            </w:rPr>
          </w:rPrChange>
        </w:rPr>
      </w:pPr>
    </w:p>
    <w:p w14:paraId="4EF52CC4" w14:textId="3A01EFFE" w:rsidR="005E4C33" w:rsidRPr="0020295F" w:rsidRDefault="005E4C33" w:rsidP="001A0EE3">
      <w:pPr>
        <w:numPr>
          <w:ilvl w:val="0"/>
          <w:numId w:val="13"/>
        </w:numPr>
        <w:shd w:val="clear" w:color="auto" w:fill="FFFFFF"/>
        <w:spacing w:after="0"/>
        <w:textAlignment w:val="baseline"/>
        <w:rPr>
          <w:rFonts w:cs="Times New Roman"/>
          <w:szCs w:val="24"/>
          <w:rPrChange w:id="2807" w:author="Jan Kelemen" w:date="2016-01-20T17:07:00Z">
            <w:rPr>
              <w:rFonts w:cs="Times New Roman"/>
              <w:b/>
              <w:szCs w:val="24"/>
            </w:rPr>
          </w:rPrChange>
        </w:rPr>
      </w:pPr>
      <w:r w:rsidRPr="0020295F">
        <w:rPr>
          <w:rFonts w:cs="Times New Roman"/>
          <w:szCs w:val="24"/>
          <w:rPrChange w:id="2808" w:author="Jan Kelemen" w:date="2016-01-20T17:07:00Z">
            <w:rPr>
              <w:rFonts w:cs="Times New Roman"/>
              <w:b/>
              <w:szCs w:val="24"/>
            </w:rPr>
          </w:rPrChange>
        </w:rPr>
        <w:t>UC2</w:t>
      </w:r>
      <w:r w:rsidR="00BB12AB" w:rsidRPr="0020295F">
        <w:rPr>
          <w:rFonts w:cs="Times New Roman"/>
          <w:szCs w:val="24"/>
          <w:rPrChange w:id="2809" w:author="Jan Kelemen" w:date="2016-01-20T17:07:00Z">
            <w:rPr>
              <w:rFonts w:cs="Times New Roman"/>
              <w:b/>
              <w:szCs w:val="24"/>
            </w:rPr>
          </w:rPrChange>
        </w:rPr>
        <w:t>8</w:t>
      </w:r>
      <w:r w:rsidRPr="0020295F">
        <w:rPr>
          <w:rFonts w:cs="Times New Roman"/>
          <w:szCs w:val="24"/>
          <w:rPrChange w:id="2810" w:author="Jan Kelemen" w:date="2016-01-20T17:07:00Z">
            <w:rPr>
              <w:rFonts w:cs="Times New Roman"/>
              <w:b/>
              <w:szCs w:val="24"/>
            </w:rPr>
          </w:rPrChange>
        </w:rPr>
        <w:t xml:space="preserve"> – ObrišiKategoriju</w:t>
      </w:r>
    </w:p>
    <w:p w14:paraId="2EC3429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811" w:author="Jan Kelemen" w:date="2016-01-20T17:07:00Z">
            <w:rPr>
              <w:rFonts w:cs="Times New Roman"/>
              <w:szCs w:val="24"/>
            </w:rPr>
          </w:rPrChange>
        </w:rPr>
      </w:pPr>
      <w:r w:rsidRPr="0020295F">
        <w:rPr>
          <w:rFonts w:cs="Times New Roman"/>
          <w:szCs w:val="24"/>
          <w:rPrChange w:id="2812" w:author="Jan Kelemen" w:date="2016-01-20T17:07:00Z">
            <w:rPr>
              <w:rFonts w:cs="Times New Roman"/>
              <w:b/>
              <w:szCs w:val="24"/>
            </w:rPr>
          </w:rPrChange>
        </w:rPr>
        <w:t>Glavni sudionik:</w:t>
      </w:r>
      <w:r w:rsidRPr="0020295F">
        <w:rPr>
          <w:rFonts w:cs="Times New Roman"/>
          <w:szCs w:val="24"/>
          <w:rPrChange w:id="2813" w:author="Jan Kelemen" w:date="2016-01-20T17:07:00Z">
            <w:rPr>
              <w:rFonts w:cs="Times New Roman"/>
              <w:szCs w:val="24"/>
            </w:rPr>
          </w:rPrChange>
        </w:rPr>
        <w:t xml:space="preserve"> Vlasnik ili djelatnik.</w:t>
      </w:r>
    </w:p>
    <w:p w14:paraId="13DF014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814" w:author="Jan Kelemen" w:date="2016-01-20T17:07:00Z">
            <w:rPr>
              <w:rFonts w:cs="Times New Roman"/>
              <w:szCs w:val="24"/>
            </w:rPr>
          </w:rPrChange>
        </w:rPr>
      </w:pPr>
      <w:r w:rsidRPr="0020295F">
        <w:rPr>
          <w:rFonts w:cs="Times New Roman"/>
          <w:szCs w:val="24"/>
          <w:rPrChange w:id="2815" w:author="Jan Kelemen" w:date="2016-01-20T17:07:00Z">
            <w:rPr>
              <w:rFonts w:cs="Times New Roman"/>
              <w:b/>
              <w:szCs w:val="24"/>
            </w:rPr>
          </w:rPrChange>
        </w:rPr>
        <w:t>Cilj:</w:t>
      </w:r>
      <w:r w:rsidRPr="0020295F">
        <w:rPr>
          <w:rFonts w:cs="Times New Roman"/>
          <w:szCs w:val="24"/>
          <w:rPrChange w:id="2816" w:author="Jan Kelemen" w:date="2016-01-20T17:07:00Z">
            <w:rPr>
              <w:rFonts w:cs="Times New Roman"/>
              <w:szCs w:val="24"/>
            </w:rPr>
          </w:rPrChange>
        </w:rPr>
        <w:t xml:space="preserve"> Brisanje kategorije jela.</w:t>
      </w:r>
    </w:p>
    <w:p w14:paraId="6D402FB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817" w:author="Jan Kelemen" w:date="2016-01-20T17:07:00Z">
            <w:rPr>
              <w:rFonts w:cs="Times New Roman"/>
              <w:b/>
              <w:szCs w:val="24"/>
            </w:rPr>
          </w:rPrChange>
        </w:rPr>
      </w:pPr>
      <w:r w:rsidRPr="0020295F">
        <w:rPr>
          <w:rFonts w:cs="Times New Roman"/>
          <w:szCs w:val="24"/>
          <w:rPrChange w:id="2818" w:author="Jan Kelemen" w:date="2016-01-20T17:07:00Z">
            <w:rPr>
              <w:rFonts w:cs="Times New Roman"/>
              <w:b/>
              <w:szCs w:val="24"/>
            </w:rPr>
          </w:rPrChange>
        </w:rPr>
        <w:t>Sudionici:</w:t>
      </w:r>
      <w:r w:rsidRPr="0020295F">
        <w:rPr>
          <w:rFonts w:cs="Times New Roman"/>
          <w:szCs w:val="24"/>
          <w:rPrChange w:id="2819" w:author="Jan Kelemen" w:date="2016-01-20T17:07:00Z">
            <w:rPr>
              <w:rFonts w:cs="Times New Roman"/>
              <w:szCs w:val="24"/>
            </w:rPr>
          </w:rPrChange>
        </w:rPr>
        <w:t xml:space="preserve"> Baza podataka, poslužitelj.</w:t>
      </w:r>
    </w:p>
    <w:p w14:paraId="52739184" w14:textId="3E64BB25" w:rsidR="005E4C33" w:rsidRPr="0020295F" w:rsidRDefault="005E4C33" w:rsidP="001A0EE3">
      <w:pPr>
        <w:numPr>
          <w:ilvl w:val="0"/>
          <w:numId w:val="14"/>
        </w:numPr>
        <w:shd w:val="clear" w:color="auto" w:fill="FFFFFF"/>
        <w:spacing w:after="0"/>
        <w:ind w:left="1843"/>
        <w:textAlignment w:val="baseline"/>
        <w:rPr>
          <w:rFonts w:cs="Times New Roman"/>
          <w:szCs w:val="24"/>
          <w:rPrChange w:id="2820" w:author="Jan Kelemen" w:date="2016-01-20T17:07:00Z">
            <w:rPr>
              <w:rFonts w:cs="Times New Roman"/>
              <w:szCs w:val="24"/>
            </w:rPr>
          </w:rPrChange>
        </w:rPr>
      </w:pPr>
      <w:r w:rsidRPr="0020295F">
        <w:rPr>
          <w:rFonts w:cs="Times New Roman"/>
          <w:szCs w:val="24"/>
          <w:rPrChange w:id="2821" w:author="Jan Kelemen" w:date="2016-01-20T17:07:00Z">
            <w:rPr>
              <w:rFonts w:cs="Times New Roman"/>
              <w:b/>
              <w:szCs w:val="24"/>
            </w:rPr>
          </w:rPrChange>
        </w:rPr>
        <w:t>Preduvjeti:</w:t>
      </w:r>
      <w:r w:rsidRPr="0020295F">
        <w:rPr>
          <w:rFonts w:cs="Times New Roman"/>
          <w:szCs w:val="24"/>
          <w:rPrChange w:id="2822" w:author="Jan Kelemen" w:date="2016-01-20T17:07:00Z">
            <w:rPr>
              <w:rFonts w:cs="Times New Roman"/>
              <w:szCs w:val="24"/>
            </w:rPr>
          </w:rPrChange>
        </w:rPr>
        <w:t xml:space="preserve"> Mogućnost prijave na internet, dostupnost poslužitelja, djelatnik ili vlasnik je prijavljen u sustav, djelatnik ili vlasnik se nalazi na administrativnoj stranici</w:t>
      </w:r>
      <w:r w:rsidR="0088028F" w:rsidRPr="0020295F">
        <w:rPr>
          <w:rFonts w:cs="Times New Roman"/>
          <w:szCs w:val="24"/>
          <w:rPrChange w:id="2823" w:author="Jan Kelemen" w:date="2016-01-20T17:07:00Z">
            <w:rPr>
              <w:rFonts w:cs="Times New Roman"/>
              <w:szCs w:val="24"/>
            </w:rPr>
          </w:rPrChange>
        </w:rPr>
        <w:t xml:space="preserve"> jela</w:t>
      </w:r>
      <w:r w:rsidRPr="0020295F">
        <w:rPr>
          <w:rFonts w:cs="Times New Roman"/>
          <w:szCs w:val="24"/>
          <w:rPrChange w:id="2824" w:author="Jan Kelemen" w:date="2016-01-20T17:07:00Z">
            <w:rPr>
              <w:rFonts w:cs="Times New Roman"/>
              <w:szCs w:val="24"/>
            </w:rPr>
          </w:rPrChange>
        </w:rPr>
        <w:t>.</w:t>
      </w:r>
    </w:p>
    <w:p w14:paraId="36A24F8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825" w:author="Jan Kelemen" w:date="2016-01-20T17:07:00Z">
            <w:rPr>
              <w:rFonts w:cs="Times New Roman"/>
              <w:szCs w:val="24"/>
            </w:rPr>
          </w:rPrChange>
        </w:rPr>
      </w:pPr>
      <w:r w:rsidRPr="0020295F">
        <w:rPr>
          <w:rFonts w:cs="Times New Roman"/>
          <w:szCs w:val="24"/>
          <w:rPrChange w:id="2826" w:author="Jan Kelemen" w:date="2016-01-20T17:07:00Z">
            <w:rPr>
              <w:rFonts w:cs="Times New Roman"/>
              <w:b/>
              <w:szCs w:val="24"/>
            </w:rPr>
          </w:rPrChange>
        </w:rPr>
        <w:t>Rezultat:</w:t>
      </w:r>
      <w:r w:rsidRPr="0020295F">
        <w:rPr>
          <w:rFonts w:cs="Times New Roman"/>
          <w:szCs w:val="24"/>
          <w:rPrChange w:id="2827" w:author="Jan Kelemen" w:date="2016-01-20T17:07:00Z">
            <w:rPr>
              <w:rFonts w:cs="Times New Roman"/>
              <w:szCs w:val="24"/>
            </w:rPr>
          </w:rPrChange>
        </w:rPr>
        <w:t xml:space="preserve"> Uspješno brisanje nove kategorije jela</w:t>
      </w:r>
    </w:p>
    <w:p w14:paraId="79D6269E" w14:textId="77777777" w:rsidR="00BB2AD7" w:rsidRPr="0020295F" w:rsidRDefault="00BB2AD7" w:rsidP="00D9128D">
      <w:pPr>
        <w:shd w:val="clear" w:color="auto" w:fill="FFFFFF"/>
        <w:spacing w:after="0"/>
        <w:ind w:left="1843"/>
        <w:textAlignment w:val="baseline"/>
        <w:rPr>
          <w:rFonts w:cs="Times New Roman"/>
          <w:szCs w:val="24"/>
          <w:rPrChange w:id="2828" w:author="Jan Kelemen" w:date="2016-01-20T17:07:00Z">
            <w:rPr>
              <w:rFonts w:cs="Times New Roman"/>
              <w:szCs w:val="24"/>
            </w:rPr>
          </w:rPrChange>
        </w:rPr>
      </w:pPr>
    </w:p>
    <w:p w14:paraId="0BD2522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829" w:author="Jan Kelemen" w:date="2016-01-20T17:07:00Z">
            <w:rPr>
              <w:rFonts w:cs="Times New Roman"/>
              <w:szCs w:val="24"/>
            </w:rPr>
          </w:rPrChange>
        </w:rPr>
      </w:pPr>
      <w:r w:rsidRPr="0020295F">
        <w:rPr>
          <w:rFonts w:cs="Times New Roman"/>
          <w:szCs w:val="24"/>
          <w:rPrChange w:id="2830" w:author="Jan Kelemen" w:date="2016-01-20T17:07:00Z">
            <w:rPr>
              <w:rFonts w:cs="Times New Roman"/>
              <w:b/>
              <w:szCs w:val="24"/>
            </w:rPr>
          </w:rPrChange>
        </w:rPr>
        <w:t>Željeni scenarij:</w:t>
      </w:r>
      <w:r w:rsidRPr="0020295F">
        <w:rPr>
          <w:rFonts w:cs="Times New Roman"/>
          <w:szCs w:val="24"/>
          <w:rPrChange w:id="2831" w:author="Jan Kelemen" w:date="2016-01-20T17:07:00Z">
            <w:rPr>
              <w:rFonts w:cs="Times New Roman"/>
              <w:szCs w:val="24"/>
            </w:rPr>
          </w:rPrChange>
        </w:rPr>
        <w:t xml:space="preserve"> </w:t>
      </w:r>
    </w:p>
    <w:p w14:paraId="396C496B" w14:textId="25F45D77" w:rsidR="0088028F" w:rsidRPr="0020295F" w:rsidRDefault="0088028F" w:rsidP="001A0EE3">
      <w:pPr>
        <w:numPr>
          <w:ilvl w:val="0"/>
          <w:numId w:val="40"/>
        </w:numPr>
        <w:shd w:val="clear" w:color="auto" w:fill="FFFFFF"/>
        <w:spacing w:after="0"/>
        <w:textAlignment w:val="baseline"/>
        <w:rPr>
          <w:rFonts w:cs="Times New Roman"/>
          <w:szCs w:val="24"/>
          <w:rPrChange w:id="2832" w:author="Jan Kelemen" w:date="2016-01-20T17:07:00Z">
            <w:rPr>
              <w:rFonts w:cs="Times New Roman"/>
              <w:szCs w:val="24"/>
            </w:rPr>
          </w:rPrChange>
        </w:rPr>
      </w:pPr>
      <w:r w:rsidRPr="0020295F">
        <w:rPr>
          <w:rFonts w:cs="Times New Roman"/>
          <w:szCs w:val="24"/>
          <w:rPrChange w:id="2833" w:author="Jan Kelemen" w:date="2016-01-20T17:07:00Z">
            <w:rPr>
              <w:rFonts w:cs="Times New Roman"/>
              <w:szCs w:val="24"/>
            </w:rPr>
          </w:rPrChange>
        </w:rPr>
        <w:lastRenderedPageBreak/>
        <w:t>Vlasnik ili djelatnik pritišće na gumb „Izbriši kategoriju“ pod padajućim izbornikom „Kategorije“.</w:t>
      </w:r>
    </w:p>
    <w:p w14:paraId="1EA56C2B" w14:textId="77777777" w:rsidR="005E4C33" w:rsidRPr="0020295F" w:rsidRDefault="005E4C33" w:rsidP="001A0EE3">
      <w:pPr>
        <w:numPr>
          <w:ilvl w:val="0"/>
          <w:numId w:val="40"/>
        </w:numPr>
        <w:shd w:val="clear" w:color="auto" w:fill="FFFFFF"/>
        <w:spacing w:after="0"/>
        <w:textAlignment w:val="baseline"/>
        <w:rPr>
          <w:rFonts w:cs="Times New Roman"/>
          <w:szCs w:val="24"/>
          <w:rPrChange w:id="2834" w:author="Jan Kelemen" w:date="2016-01-20T17:07:00Z">
            <w:rPr>
              <w:rFonts w:cs="Times New Roman"/>
              <w:szCs w:val="24"/>
            </w:rPr>
          </w:rPrChange>
        </w:rPr>
      </w:pPr>
      <w:r w:rsidRPr="0020295F">
        <w:rPr>
          <w:rFonts w:cs="Times New Roman"/>
          <w:szCs w:val="24"/>
          <w:rPrChange w:id="2835" w:author="Jan Kelemen" w:date="2016-01-20T17:07:00Z">
            <w:rPr>
              <w:rFonts w:cs="Times New Roman"/>
              <w:szCs w:val="24"/>
            </w:rPr>
          </w:rPrChange>
        </w:rPr>
        <w:t>Vlasnik ili djelatnik odabere kategoriju s popisa koju želi obrisati.</w:t>
      </w:r>
    </w:p>
    <w:p w14:paraId="4B337F98" w14:textId="48911BEE" w:rsidR="005E4C33" w:rsidRPr="0020295F" w:rsidRDefault="005E4C33" w:rsidP="001A0EE3">
      <w:pPr>
        <w:numPr>
          <w:ilvl w:val="0"/>
          <w:numId w:val="40"/>
        </w:numPr>
        <w:shd w:val="clear" w:color="auto" w:fill="FFFFFF"/>
        <w:spacing w:after="0"/>
        <w:textAlignment w:val="baseline"/>
        <w:rPr>
          <w:rFonts w:cs="Times New Roman"/>
          <w:szCs w:val="24"/>
          <w:rPrChange w:id="2836" w:author="Jan Kelemen" w:date="2016-01-20T17:07:00Z">
            <w:rPr>
              <w:rFonts w:cs="Times New Roman"/>
              <w:szCs w:val="24"/>
            </w:rPr>
          </w:rPrChange>
        </w:rPr>
      </w:pPr>
      <w:r w:rsidRPr="0020295F">
        <w:rPr>
          <w:rFonts w:cs="Times New Roman"/>
          <w:szCs w:val="24"/>
          <w:rPrChange w:id="2837" w:author="Jan Kelemen" w:date="2016-01-20T17:07:00Z">
            <w:rPr>
              <w:rFonts w:cs="Times New Roman"/>
              <w:szCs w:val="24"/>
            </w:rPr>
          </w:rPrChange>
        </w:rPr>
        <w:t>Vlasnik ili djelatnik pritišće na gumb „</w:t>
      </w:r>
      <w:r w:rsidR="0088028F" w:rsidRPr="0020295F">
        <w:rPr>
          <w:rFonts w:cs="Times New Roman"/>
          <w:szCs w:val="24"/>
          <w:rPrChange w:id="2838" w:author="Jan Kelemen" w:date="2016-01-20T17:07:00Z">
            <w:rPr>
              <w:rFonts w:cs="Times New Roman"/>
              <w:szCs w:val="24"/>
            </w:rPr>
          </w:rPrChange>
        </w:rPr>
        <w:t>X“</w:t>
      </w:r>
      <w:r w:rsidRPr="0020295F">
        <w:rPr>
          <w:rFonts w:cs="Times New Roman"/>
          <w:szCs w:val="24"/>
          <w:rPrChange w:id="2839" w:author="Jan Kelemen" w:date="2016-01-20T17:07:00Z">
            <w:rPr>
              <w:rFonts w:cs="Times New Roman"/>
              <w:szCs w:val="24"/>
            </w:rPr>
          </w:rPrChange>
        </w:rPr>
        <w:t xml:space="preserve"> za odabranu kategoriju.</w:t>
      </w:r>
    </w:p>
    <w:p w14:paraId="11B2B91F" w14:textId="01E96669" w:rsidR="005E4C33" w:rsidRPr="0020295F" w:rsidRDefault="005E4C33" w:rsidP="001A0EE3">
      <w:pPr>
        <w:numPr>
          <w:ilvl w:val="0"/>
          <w:numId w:val="40"/>
        </w:numPr>
        <w:shd w:val="clear" w:color="auto" w:fill="FFFFFF"/>
        <w:spacing w:after="0"/>
        <w:textAlignment w:val="baseline"/>
        <w:rPr>
          <w:rFonts w:cs="Times New Roman"/>
          <w:szCs w:val="24"/>
          <w:rPrChange w:id="2840" w:author="Jan Kelemen" w:date="2016-01-20T17:07:00Z">
            <w:rPr>
              <w:rFonts w:cs="Times New Roman"/>
              <w:szCs w:val="24"/>
            </w:rPr>
          </w:rPrChange>
        </w:rPr>
      </w:pPr>
      <w:r w:rsidRPr="0020295F">
        <w:rPr>
          <w:rFonts w:cs="Times New Roman"/>
          <w:szCs w:val="24"/>
          <w:rPrChange w:id="2841" w:author="Jan Kelemen" w:date="2016-01-20T17:07:00Z">
            <w:rPr>
              <w:rFonts w:cs="Times New Roman"/>
              <w:szCs w:val="24"/>
            </w:rPr>
          </w:rPrChange>
        </w:rPr>
        <w:t xml:space="preserve">Prikazuje se </w:t>
      </w:r>
      <w:r w:rsidR="0088028F" w:rsidRPr="0020295F">
        <w:rPr>
          <w:rFonts w:cs="Times New Roman"/>
          <w:szCs w:val="24"/>
          <w:rPrChange w:id="2842" w:author="Jan Kelemen" w:date="2016-01-20T17:07:00Z">
            <w:rPr>
              <w:rFonts w:cs="Times New Roman"/>
              <w:szCs w:val="24"/>
            </w:rPr>
          </w:rPrChange>
        </w:rPr>
        <w:t>oblačić „Upozorenje“ s porukom „Jeste li sigurni da želite obrisati: ime kategorije“.</w:t>
      </w:r>
    </w:p>
    <w:p w14:paraId="5E3249F3" w14:textId="77777777" w:rsidR="0088028F" w:rsidRPr="0020295F" w:rsidRDefault="005E4C33" w:rsidP="004130A4">
      <w:pPr>
        <w:numPr>
          <w:ilvl w:val="0"/>
          <w:numId w:val="40"/>
        </w:numPr>
        <w:shd w:val="clear" w:color="auto" w:fill="FFFFFF"/>
        <w:spacing w:after="0"/>
        <w:textAlignment w:val="baseline"/>
        <w:rPr>
          <w:rFonts w:cs="Times New Roman"/>
          <w:szCs w:val="24"/>
          <w:rPrChange w:id="2843" w:author="Jan Kelemen" w:date="2016-01-20T17:07:00Z">
            <w:rPr>
              <w:rFonts w:cs="Times New Roman"/>
              <w:szCs w:val="24"/>
            </w:rPr>
          </w:rPrChange>
        </w:rPr>
      </w:pPr>
      <w:r w:rsidRPr="0020295F">
        <w:rPr>
          <w:rFonts w:cs="Times New Roman"/>
          <w:szCs w:val="24"/>
          <w:rPrChange w:id="2844" w:author="Jan Kelemen" w:date="2016-01-20T17:07:00Z">
            <w:rPr>
              <w:rFonts w:cs="Times New Roman"/>
              <w:szCs w:val="24"/>
            </w:rPr>
          </w:rPrChange>
        </w:rPr>
        <w:t>Vlasnik ili djelatnik potvrđuje brisanje kategorije</w:t>
      </w:r>
      <w:r w:rsidR="0088028F" w:rsidRPr="0020295F">
        <w:rPr>
          <w:rFonts w:cs="Times New Roman"/>
          <w:szCs w:val="24"/>
          <w:rPrChange w:id="2845" w:author="Jan Kelemen" w:date="2016-01-20T17:07:00Z">
            <w:rPr>
              <w:rFonts w:cs="Times New Roman"/>
              <w:szCs w:val="24"/>
            </w:rPr>
          </w:rPrChange>
        </w:rPr>
        <w:t xml:space="preserve"> pritiskom na gumb „Izbriši kategoriju.</w:t>
      </w:r>
    </w:p>
    <w:p w14:paraId="29CD9412" w14:textId="364AFEE3" w:rsidR="000A0B5F" w:rsidRPr="0020295F" w:rsidRDefault="0088028F" w:rsidP="004130A4">
      <w:pPr>
        <w:numPr>
          <w:ilvl w:val="0"/>
          <w:numId w:val="40"/>
        </w:numPr>
        <w:shd w:val="clear" w:color="auto" w:fill="FFFFFF"/>
        <w:spacing w:after="0"/>
        <w:textAlignment w:val="baseline"/>
        <w:rPr>
          <w:rFonts w:cs="Times New Roman"/>
          <w:szCs w:val="24"/>
          <w:rPrChange w:id="2846" w:author="Jan Kelemen" w:date="2016-01-20T17:07:00Z">
            <w:rPr>
              <w:rFonts w:cs="Times New Roman"/>
              <w:szCs w:val="24"/>
            </w:rPr>
          </w:rPrChange>
        </w:rPr>
      </w:pPr>
      <w:r w:rsidRPr="0020295F">
        <w:rPr>
          <w:rFonts w:cs="Times New Roman"/>
          <w:szCs w:val="24"/>
          <w:rPrChange w:id="2847" w:author="Jan Kelemen" w:date="2016-01-20T17:07:00Z">
            <w:rPr>
              <w:rFonts w:cs="Times New Roman"/>
              <w:szCs w:val="24"/>
            </w:rPr>
          </w:rPrChange>
        </w:rPr>
        <w:t>Kategorija nestaje s liste kategorija.</w:t>
      </w:r>
      <w:r w:rsidR="005E4C33" w:rsidRPr="0020295F">
        <w:rPr>
          <w:rFonts w:cs="Times New Roman"/>
          <w:szCs w:val="24"/>
          <w:rPrChange w:id="2848" w:author="Jan Kelemen" w:date="2016-01-20T17:07:00Z">
            <w:rPr>
              <w:rFonts w:cs="Times New Roman"/>
              <w:szCs w:val="24"/>
            </w:rPr>
          </w:rPrChange>
        </w:rPr>
        <w:t>.</w:t>
      </w:r>
    </w:p>
    <w:p w14:paraId="27947D67" w14:textId="77777777" w:rsidR="00BB2AD7" w:rsidRPr="0020295F" w:rsidRDefault="00BB2AD7" w:rsidP="00D9128D">
      <w:pPr>
        <w:shd w:val="clear" w:color="auto" w:fill="FFFFFF"/>
        <w:spacing w:after="0"/>
        <w:ind w:left="2880"/>
        <w:textAlignment w:val="baseline"/>
        <w:rPr>
          <w:rFonts w:cs="Times New Roman"/>
          <w:szCs w:val="24"/>
          <w:rPrChange w:id="2849" w:author="Jan Kelemen" w:date="2016-01-20T17:07:00Z">
            <w:rPr>
              <w:rFonts w:cs="Times New Roman"/>
              <w:szCs w:val="24"/>
            </w:rPr>
          </w:rPrChange>
        </w:rPr>
      </w:pPr>
    </w:p>
    <w:p w14:paraId="4EB6528D" w14:textId="76212AD2" w:rsidR="005E4C33" w:rsidRPr="0020295F" w:rsidRDefault="005E4C33" w:rsidP="001A0EE3">
      <w:pPr>
        <w:numPr>
          <w:ilvl w:val="0"/>
          <w:numId w:val="13"/>
        </w:numPr>
        <w:shd w:val="clear" w:color="auto" w:fill="FFFFFF"/>
        <w:spacing w:after="0"/>
        <w:textAlignment w:val="baseline"/>
        <w:rPr>
          <w:rFonts w:cs="Times New Roman"/>
          <w:szCs w:val="24"/>
          <w:rPrChange w:id="2850" w:author="Jan Kelemen" w:date="2016-01-20T17:07:00Z">
            <w:rPr>
              <w:rFonts w:cs="Times New Roman"/>
              <w:b/>
              <w:szCs w:val="24"/>
            </w:rPr>
          </w:rPrChange>
        </w:rPr>
      </w:pPr>
      <w:r w:rsidRPr="0020295F">
        <w:rPr>
          <w:rFonts w:cs="Times New Roman"/>
          <w:szCs w:val="24"/>
          <w:rPrChange w:id="2851" w:author="Jan Kelemen" w:date="2016-01-20T17:07:00Z">
            <w:rPr>
              <w:rFonts w:cs="Times New Roman"/>
              <w:b/>
              <w:szCs w:val="24"/>
            </w:rPr>
          </w:rPrChange>
        </w:rPr>
        <w:t>UC</w:t>
      </w:r>
      <w:r w:rsidR="00BB12AB" w:rsidRPr="0020295F">
        <w:rPr>
          <w:rFonts w:cs="Times New Roman"/>
          <w:szCs w:val="24"/>
          <w:rPrChange w:id="2852" w:author="Jan Kelemen" w:date="2016-01-20T17:07:00Z">
            <w:rPr>
              <w:rFonts w:cs="Times New Roman"/>
              <w:b/>
              <w:szCs w:val="24"/>
            </w:rPr>
          </w:rPrChange>
        </w:rPr>
        <w:t>29</w:t>
      </w:r>
      <w:r w:rsidRPr="0020295F">
        <w:rPr>
          <w:rFonts w:cs="Times New Roman"/>
          <w:szCs w:val="24"/>
          <w:rPrChange w:id="2853" w:author="Jan Kelemen" w:date="2016-01-20T17:07:00Z">
            <w:rPr>
              <w:rFonts w:cs="Times New Roman"/>
              <w:b/>
              <w:szCs w:val="24"/>
            </w:rPr>
          </w:rPrChange>
        </w:rPr>
        <w:t xml:space="preserve"> – AnalizaNarudžbi</w:t>
      </w:r>
    </w:p>
    <w:p w14:paraId="4389C72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854" w:author="Jan Kelemen" w:date="2016-01-20T17:07:00Z">
            <w:rPr>
              <w:rFonts w:cs="Times New Roman"/>
              <w:szCs w:val="24"/>
            </w:rPr>
          </w:rPrChange>
        </w:rPr>
      </w:pPr>
      <w:r w:rsidRPr="0020295F">
        <w:rPr>
          <w:rFonts w:cs="Times New Roman"/>
          <w:szCs w:val="24"/>
          <w:rPrChange w:id="2855" w:author="Jan Kelemen" w:date="2016-01-20T17:07:00Z">
            <w:rPr>
              <w:rFonts w:cs="Times New Roman"/>
              <w:b/>
              <w:szCs w:val="24"/>
            </w:rPr>
          </w:rPrChange>
        </w:rPr>
        <w:t>Glavni sudionik:</w:t>
      </w:r>
      <w:r w:rsidRPr="0020295F">
        <w:rPr>
          <w:rFonts w:cs="Times New Roman"/>
          <w:szCs w:val="24"/>
          <w:rPrChange w:id="2856" w:author="Jan Kelemen" w:date="2016-01-20T17:07:00Z">
            <w:rPr>
              <w:rFonts w:cs="Times New Roman"/>
              <w:szCs w:val="24"/>
            </w:rPr>
          </w:rPrChange>
        </w:rPr>
        <w:t xml:space="preserve"> Vlasnik.</w:t>
      </w:r>
    </w:p>
    <w:p w14:paraId="17AA44D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857" w:author="Jan Kelemen" w:date="2016-01-20T17:07:00Z">
            <w:rPr>
              <w:rFonts w:cs="Times New Roman"/>
              <w:szCs w:val="24"/>
            </w:rPr>
          </w:rPrChange>
        </w:rPr>
      </w:pPr>
      <w:r w:rsidRPr="0020295F">
        <w:rPr>
          <w:rFonts w:cs="Times New Roman"/>
          <w:szCs w:val="24"/>
          <w:rPrChange w:id="2858" w:author="Jan Kelemen" w:date="2016-01-20T17:07:00Z">
            <w:rPr>
              <w:rFonts w:cs="Times New Roman"/>
              <w:b/>
              <w:szCs w:val="24"/>
            </w:rPr>
          </w:rPrChange>
        </w:rPr>
        <w:t>Cilj:</w:t>
      </w:r>
      <w:r w:rsidRPr="0020295F">
        <w:rPr>
          <w:rFonts w:cs="Times New Roman"/>
          <w:szCs w:val="24"/>
          <w:rPrChange w:id="2859" w:author="Jan Kelemen" w:date="2016-01-20T17:07:00Z">
            <w:rPr>
              <w:rFonts w:cs="Times New Roman"/>
              <w:szCs w:val="24"/>
            </w:rPr>
          </w:rPrChange>
        </w:rPr>
        <w:t xml:space="preserve"> Pogledati izvještaj o prometu restorana po mjesecima.</w:t>
      </w:r>
    </w:p>
    <w:p w14:paraId="7A20AB5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860" w:author="Jan Kelemen" w:date="2016-01-20T17:07:00Z">
            <w:rPr>
              <w:rFonts w:cs="Times New Roman"/>
              <w:b/>
              <w:szCs w:val="24"/>
            </w:rPr>
          </w:rPrChange>
        </w:rPr>
      </w:pPr>
      <w:r w:rsidRPr="0020295F">
        <w:rPr>
          <w:rFonts w:cs="Times New Roman"/>
          <w:szCs w:val="24"/>
          <w:rPrChange w:id="2861" w:author="Jan Kelemen" w:date="2016-01-20T17:07:00Z">
            <w:rPr>
              <w:rFonts w:cs="Times New Roman"/>
              <w:b/>
              <w:szCs w:val="24"/>
            </w:rPr>
          </w:rPrChange>
        </w:rPr>
        <w:t>Sudionici:</w:t>
      </w:r>
      <w:r w:rsidRPr="0020295F">
        <w:rPr>
          <w:rFonts w:cs="Times New Roman"/>
          <w:szCs w:val="24"/>
          <w:rPrChange w:id="2862" w:author="Jan Kelemen" w:date="2016-01-20T17:07:00Z">
            <w:rPr>
              <w:rFonts w:cs="Times New Roman"/>
              <w:szCs w:val="24"/>
            </w:rPr>
          </w:rPrChange>
        </w:rPr>
        <w:t xml:space="preserve"> Baza podataka, poslužitelj.</w:t>
      </w:r>
    </w:p>
    <w:p w14:paraId="525B5A9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863" w:author="Jan Kelemen" w:date="2016-01-20T17:07:00Z">
            <w:rPr>
              <w:rFonts w:cs="Times New Roman"/>
              <w:szCs w:val="24"/>
            </w:rPr>
          </w:rPrChange>
        </w:rPr>
      </w:pPr>
      <w:r w:rsidRPr="0020295F">
        <w:rPr>
          <w:rFonts w:cs="Times New Roman"/>
          <w:szCs w:val="24"/>
          <w:rPrChange w:id="2864" w:author="Jan Kelemen" w:date="2016-01-20T17:07:00Z">
            <w:rPr>
              <w:rFonts w:cs="Times New Roman"/>
              <w:b/>
              <w:szCs w:val="24"/>
            </w:rPr>
          </w:rPrChange>
        </w:rPr>
        <w:t>Preduvjeti:</w:t>
      </w:r>
      <w:r w:rsidRPr="0020295F">
        <w:rPr>
          <w:rFonts w:cs="Times New Roman"/>
          <w:szCs w:val="24"/>
          <w:rPrChange w:id="2865" w:author="Jan Kelemen" w:date="2016-01-20T17:07:00Z">
            <w:rPr>
              <w:rFonts w:cs="Times New Roman"/>
              <w:szCs w:val="24"/>
            </w:rPr>
          </w:rPrChange>
        </w:rPr>
        <w:t xml:space="preserve"> Mogućnost prijave na internet, dostupnost poslužitelja, vlasnik je prijavljen u sustav, vlasnik se nalazi na administrativnoj stranici.</w:t>
      </w:r>
    </w:p>
    <w:p w14:paraId="15AF2F1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866" w:author="Jan Kelemen" w:date="2016-01-20T17:07:00Z">
            <w:rPr>
              <w:rFonts w:cs="Times New Roman"/>
              <w:szCs w:val="24"/>
            </w:rPr>
          </w:rPrChange>
        </w:rPr>
      </w:pPr>
      <w:r w:rsidRPr="0020295F">
        <w:rPr>
          <w:rFonts w:cs="Times New Roman"/>
          <w:szCs w:val="24"/>
          <w:rPrChange w:id="2867" w:author="Jan Kelemen" w:date="2016-01-20T17:07:00Z">
            <w:rPr>
              <w:rFonts w:cs="Times New Roman"/>
              <w:b/>
              <w:szCs w:val="24"/>
            </w:rPr>
          </w:rPrChange>
        </w:rPr>
        <w:t>Rezultat:</w:t>
      </w:r>
      <w:r w:rsidRPr="0020295F">
        <w:rPr>
          <w:rFonts w:cs="Times New Roman"/>
          <w:szCs w:val="24"/>
          <w:rPrChange w:id="2868" w:author="Jan Kelemen" w:date="2016-01-20T17:07:00Z">
            <w:rPr>
              <w:rFonts w:cs="Times New Roman"/>
              <w:szCs w:val="24"/>
            </w:rPr>
          </w:rPrChange>
        </w:rPr>
        <w:t xml:space="preserve"> Uspješan pregled izvještaja o prometu restorana. </w:t>
      </w:r>
    </w:p>
    <w:p w14:paraId="7CAE763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869" w:author="Jan Kelemen" w:date="2016-01-20T17:07:00Z">
            <w:rPr>
              <w:rFonts w:cs="Times New Roman"/>
              <w:szCs w:val="24"/>
            </w:rPr>
          </w:rPrChange>
        </w:rPr>
      </w:pPr>
      <w:r w:rsidRPr="0020295F">
        <w:rPr>
          <w:rFonts w:cs="Times New Roman"/>
          <w:szCs w:val="24"/>
          <w:rPrChange w:id="2870" w:author="Jan Kelemen" w:date="2016-01-20T17:07:00Z">
            <w:rPr>
              <w:rFonts w:cs="Times New Roman"/>
              <w:b/>
              <w:szCs w:val="24"/>
            </w:rPr>
          </w:rPrChange>
        </w:rPr>
        <w:t>Željeni scenarij:</w:t>
      </w:r>
      <w:r w:rsidRPr="0020295F">
        <w:rPr>
          <w:rFonts w:cs="Times New Roman"/>
          <w:szCs w:val="24"/>
          <w:rPrChange w:id="2871" w:author="Jan Kelemen" w:date="2016-01-20T17:07:00Z">
            <w:rPr>
              <w:rFonts w:cs="Times New Roman"/>
              <w:szCs w:val="24"/>
            </w:rPr>
          </w:rPrChange>
        </w:rPr>
        <w:t xml:space="preserve"> </w:t>
      </w:r>
    </w:p>
    <w:p w14:paraId="4BF94B22" w14:textId="23C7A0AE" w:rsidR="005E4C33" w:rsidRPr="0020295F" w:rsidRDefault="005E4C33" w:rsidP="001A0EE3">
      <w:pPr>
        <w:numPr>
          <w:ilvl w:val="0"/>
          <w:numId w:val="42"/>
        </w:numPr>
        <w:shd w:val="clear" w:color="auto" w:fill="FFFFFF"/>
        <w:spacing w:after="0"/>
        <w:textAlignment w:val="baseline"/>
        <w:rPr>
          <w:rFonts w:cs="Times New Roman"/>
          <w:szCs w:val="24"/>
          <w:rPrChange w:id="2872" w:author="Jan Kelemen" w:date="2016-01-20T17:07:00Z">
            <w:rPr>
              <w:rFonts w:cs="Times New Roman"/>
              <w:szCs w:val="24"/>
            </w:rPr>
          </w:rPrChange>
        </w:rPr>
      </w:pPr>
      <w:r w:rsidRPr="0020295F">
        <w:rPr>
          <w:rFonts w:cs="Times New Roman"/>
          <w:szCs w:val="24"/>
          <w:rPrChange w:id="2873" w:author="Jan Kelemen" w:date="2016-01-20T17:07:00Z">
            <w:rPr>
              <w:rFonts w:cs="Times New Roman"/>
              <w:szCs w:val="24"/>
            </w:rPr>
          </w:rPrChange>
        </w:rPr>
        <w:t>Vlasnik pritišće na</w:t>
      </w:r>
      <w:r w:rsidR="0088028F" w:rsidRPr="0020295F">
        <w:rPr>
          <w:rFonts w:cs="Times New Roman"/>
          <w:szCs w:val="24"/>
          <w:rPrChange w:id="2874" w:author="Jan Kelemen" w:date="2016-01-20T17:07:00Z">
            <w:rPr>
              <w:rFonts w:cs="Times New Roman"/>
              <w:szCs w:val="24"/>
            </w:rPr>
          </w:rPrChange>
        </w:rPr>
        <w:t xml:space="preserve"> karticu</w:t>
      </w:r>
      <w:r w:rsidRPr="0020295F">
        <w:rPr>
          <w:rFonts w:cs="Times New Roman"/>
          <w:szCs w:val="24"/>
          <w:rPrChange w:id="2875" w:author="Jan Kelemen" w:date="2016-01-20T17:07:00Z">
            <w:rPr>
              <w:rFonts w:cs="Times New Roman"/>
              <w:szCs w:val="24"/>
            </w:rPr>
          </w:rPrChange>
        </w:rPr>
        <w:t xml:space="preserve"> „</w:t>
      </w:r>
      <w:r w:rsidR="0088028F" w:rsidRPr="0020295F">
        <w:rPr>
          <w:rFonts w:cs="Times New Roman"/>
          <w:szCs w:val="24"/>
          <w:rPrChange w:id="2876" w:author="Jan Kelemen" w:date="2016-01-20T17:07:00Z">
            <w:rPr>
              <w:rFonts w:cs="Times New Roman"/>
              <w:szCs w:val="24"/>
            </w:rPr>
          </w:rPrChange>
        </w:rPr>
        <w:t>Statistika</w:t>
      </w:r>
      <w:r w:rsidRPr="0020295F">
        <w:rPr>
          <w:rFonts w:cs="Times New Roman"/>
          <w:szCs w:val="24"/>
          <w:rPrChange w:id="2877" w:author="Jan Kelemen" w:date="2016-01-20T17:07:00Z">
            <w:rPr>
              <w:rFonts w:cs="Times New Roman"/>
              <w:szCs w:val="24"/>
            </w:rPr>
          </w:rPrChange>
        </w:rPr>
        <w:t>“.</w:t>
      </w:r>
    </w:p>
    <w:p w14:paraId="35C431A4" w14:textId="08CA2183" w:rsidR="005E4C33" w:rsidRPr="0020295F" w:rsidRDefault="005E4C33" w:rsidP="001A0EE3">
      <w:pPr>
        <w:numPr>
          <w:ilvl w:val="0"/>
          <w:numId w:val="42"/>
        </w:numPr>
        <w:shd w:val="clear" w:color="auto" w:fill="FFFFFF"/>
        <w:spacing w:after="0"/>
        <w:textAlignment w:val="baseline"/>
        <w:rPr>
          <w:rFonts w:cs="Times New Roman"/>
          <w:szCs w:val="24"/>
          <w:rPrChange w:id="2878" w:author="Jan Kelemen" w:date="2016-01-20T17:07:00Z">
            <w:rPr>
              <w:rFonts w:cs="Times New Roman"/>
              <w:szCs w:val="24"/>
            </w:rPr>
          </w:rPrChange>
        </w:rPr>
      </w:pPr>
      <w:r w:rsidRPr="0020295F">
        <w:rPr>
          <w:rFonts w:cs="Times New Roman"/>
          <w:szCs w:val="24"/>
          <w:rPrChange w:id="2879" w:author="Jan Kelemen" w:date="2016-01-20T17:07:00Z">
            <w:rPr>
              <w:rFonts w:cs="Times New Roman"/>
              <w:szCs w:val="24"/>
            </w:rPr>
          </w:rPrChange>
        </w:rPr>
        <w:t>Prikazuje se izvještaj o prometu restorana po svakom mjesecu</w:t>
      </w:r>
      <w:r w:rsidR="0088028F" w:rsidRPr="0020295F">
        <w:rPr>
          <w:rFonts w:cs="Times New Roman"/>
          <w:szCs w:val="24"/>
          <w:rPrChange w:id="2880" w:author="Jan Kelemen" w:date="2016-01-20T17:07:00Z">
            <w:rPr>
              <w:rFonts w:cs="Times New Roman"/>
              <w:szCs w:val="24"/>
            </w:rPr>
          </w:rPrChange>
        </w:rPr>
        <w:t>,</w:t>
      </w:r>
      <w:r w:rsidRPr="0020295F">
        <w:rPr>
          <w:rFonts w:cs="Times New Roman"/>
          <w:szCs w:val="24"/>
          <w:rPrChange w:id="2881" w:author="Jan Kelemen" w:date="2016-01-20T17:07:00Z">
            <w:rPr>
              <w:rFonts w:cs="Times New Roman"/>
              <w:szCs w:val="24"/>
            </w:rPr>
          </w:rPrChange>
        </w:rPr>
        <w:t xml:space="preserve"> broj narudžbi, prosječna cijena narudžbe, tri najčešće naručivana jela i ukupni promet restorana.</w:t>
      </w:r>
    </w:p>
    <w:p w14:paraId="42B135B2" w14:textId="77777777" w:rsidR="000A0B5F" w:rsidRPr="0020295F" w:rsidRDefault="000A0B5F" w:rsidP="000A0B5F">
      <w:pPr>
        <w:shd w:val="clear" w:color="auto" w:fill="FFFFFF"/>
        <w:spacing w:after="0"/>
        <w:ind w:left="2880"/>
        <w:textAlignment w:val="baseline"/>
        <w:rPr>
          <w:rFonts w:cs="Times New Roman"/>
          <w:szCs w:val="24"/>
          <w:rPrChange w:id="2882" w:author="Jan Kelemen" w:date="2016-01-20T17:07:00Z">
            <w:rPr>
              <w:rFonts w:cs="Times New Roman"/>
              <w:szCs w:val="24"/>
            </w:rPr>
          </w:rPrChange>
        </w:rPr>
      </w:pPr>
    </w:p>
    <w:p w14:paraId="2365D4B1" w14:textId="3C6C02B6" w:rsidR="005E4C33" w:rsidRPr="0020295F" w:rsidRDefault="005E4C33" w:rsidP="001A0EE3">
      <w:pPr>
        <w:numPr>
          <w:ilvl w:val="0"/>
          <w:numId w:val="13"/>
        </w:numPr>
        <w:shd w:val="clear" w:color="auto" w:fill="FFFFFF"/>
        <w:spacing w:after="0"/>
        <w:textAlignment w:val="baseline"/>
        <w:rPr>
          <w:rFonts w:cs="Times New Roman"/>
          <w:szCs w:val="24"/>
          <w:rPrChange w:id="2883" w:author="Jan Kelemen" w:date="2016-01-20T17:07:00Z">
            <w:rPr>
              <w:rFonts w:cs="Times New Roman"/>
              <w:b/>
              <w:szCs w:val="24"/>
            </w:rPr>
          </w:rPrChange>
        </w:rPr>
      </w:pPr>
      <w:r w:rsidRPr="0020295F">
        <w:rPr>
          <w:rFonts w:cs="Times New Roman"/>
          <w:szCs w:val="24"/>
          <w:rPrChange w:id="2884" w:author="Jan Kelemen" w:date="2016-01-20T17:07:00Z">
            <w:rPr>
              <w:rFonts w:cs="Times New Roman"/>
              <w:b/>
              <w:szCs w:val="24"/>
            </w:rPr>
          </w:rPrChange>
        </w:rPr>
        <w:t>UC</w:t>
      </w:r>
      <w:r w:rsidR="00BB12AB" w:rsidRPr="0020295F">
        <w:rPr>
          <w:rFonts w:cs="Times New Roman"/>
          <w:szCs w:val="24"/>
          <w:rPrChange w:id="2885" w:author="Jan Kelemen" w:date="2016-01-20T17:07:00Z">
            <w:rPr>
              <w:rFonts w:cs="Times New Roman"/>
              <w:b/>
              <w:szCs w:val="24"/>
            </w:rPr>
          </w:rPrChange>
        </w:rPr>
        <w:t>30</w:t>
      </w:r>
      <w:r w:rsidRPr="0020295F">
        <w:rPr>
          <w:rFonts w:cs="Times New Roman"/>
          <w:szCs w:val="24"/>
          <w:rPrChange w:id="2886" w:author="Jan Kelemen" w:date="2016-01-20T17:07:00Z">
            <w:rPr>
              <w:rFonts w:cs="Times New Roman"/>
              <w:b/>
              <w:szCs w:val="24"/>
            </w:rPr>
          </w:rPrChange>
        </w:rPr>
        <w:t xml:space="preserve"> – PromjenaPodatakaZaRestoran</w:t>
      </w:r>
    </w:p>
    <w:p w14:paraId="149D5AC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887" w:author="Jan Kelemen" w:date="2016-01-20T17:07:00Z">
            <w:rPr>
              <w:rFonts w:cs="Times New Roman"/>
              <w:szCs w:val="24"/>
            </w:rPr>
          </w:rPrChange>
        </w:rPr>
      </w:pPr>
      <w:r w:rsidRPr="0020295F">
        <w:rPr>
          <w:rFonts w:cs="Times New Roman"/>
          <w:szCs w:val="24"/>
          <w:rPrChange w:id="2888" w:author="Jan Kelemen" w:date="2016-01-20T17:07:00Z">
            <w:rPr>
              <w:rFonts w:cs="Times New Roman"/>
              <w:b/>
              <w:szCs w:val="24"/>
            </w:rPr>
          </w:rPrChange>
        </w:rPr>
        <w:t>Glavni sudionik:</w:t>
      </w:r>
      <w:r w:rsidRPr="0020295F">
        <w:rPr>
          <w:rFonts w:cs="Times New Roman"/>
          <w:szCs w:val="24"/>
          <w:rPrChange w:id="2889" w:author="Jan Kelemen" w:date="2016-01-20T17:07:00Z">
            <w:rPr>
              <w:rFonts w:cs="Times New Roman"/>
              <w:szCs w:val="24"/>
            </w:rPr>
          </w:rPrChange>
        </w:rPr>
        <w:t xml:space="preserve"> Vlasnik.</w:t>
      </w:r>
    </w:p>
    <w:p w14:paraId="73B03AE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890" w:author="Jan Kelemen" w:date="2016-01-20T17:07:00Z">
            <w:rPr>
              <w:rFonts w:cs="Times New Roman"/>
              <w:szCs w:val="24"/>
            </w:rPr>
          </w:rPrChange>
        </w:rPr>
      </w:pPr>
      <w:r w:rsidRPr="0020295F">
        <w:rPr>
          <w:rFonts w:cs="Times New Roman"/>
          <w:szCs w:val="24"/>
          <w:rPrChange w:id="2891" w:author="Jan Kelemen" w:date="2016-01-20T17:07:00Z">
            <w:rPr>
              <w:rFonts w:cs="Times New Roman"/>
              <w:b/>
              <w:szCs w:val="24"/>
            </w:rPr>
          </w:rPrChange>
        </w:rPr>
        <w:t>Cilj:</w:t>
      </w:r>
      <w:r w:rsidRPr="0020295F">
        <w:rPr>
          <w:rFonts w:cs="Times New Roman"/>
          <w:szCs w:val="24"/>
          <w:rPrChange w:id="2892" w:author="Jan Kelemen" w:date="2016-01-20T17:07:00Z">
            <w:rPr>
              <w:rFonts w:cs="Times New Roman"/>
              <w:szCs w:val="24"/>
            </w:rPr>
          </w:rPrChange>
        </w:rPr>
        <w:t xml:space="preserve"> Promijeniti informacije i podatke za restoran na glavnoj stranici.</w:t>
      </w:r>
    </w:p>
    <w:p w14:paraId="4AD10CC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893" w:author="Jan Kelemen" w:date="2016-01-20T17:07:00Z">
            <w:rPr>
              <w:rFonts w:cs="Times New Roman"/>
              <w:b/>
              <w:szCs w:val="24"/>
            </w:rPr>
          </w:rPrChange>
        </w:rPr>
      </w:pPr>
      <w:r w:rsidRPr="0020295F">
        <w:rPr>
          <w:rFonts w:cs="Times New Roman"/>
          <w:szCs w:val="24"/>
          <w:rPrChange w:id="2894" w:author="Jan Kelemen" w:date="2016-01-20T17:07:00Z">
            <w:rPr>
              <w:rFonts w:cs="Times New Roman"/>
              <w:b/>
              <w:szCs w:val="24"/>
            </w:rPr>
          </w:rPrChange>
        </w:rPr>
        <w:t>Sudionici:</w:t>
      </w:r>
      <w:r w:rsidRPr="0020295F">
        <w:rPr>
          <w:rFonts w:cs="Times New Roman"/>
          <w:szCs w:val="24"/>
          <w:rPrChange w:id="2895" w:author="Jan Kelemen" w:date="2016-01-20T17:07:00Z">
            <w:rPr>
              <w:rFonts w:cs="Times New Roman"/>
              <w:szCs w:val="24"/>
            </w:rPr>
          </w:rPrChange>
        </w:rPr>
        <w:t xml:space="preserve"> Poslužitelj, datotečni sustav.</w:t>
      </w:r>
    </w:p>
    <w:p w14:paraId="50E526F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896" w:author="Jan Kelemen" w:date="2016-01-20T17:07:00Z">
            <w:rPr>
              <w:rFonts w:cs="Times New Roman"/>
              <w:szCs w:val="24"/>
            </w:rPr>
          </w:rPrChange>
        </w:rPr>
      </w:pPr>
      <w:r w:rsidRPr="0020295F">
        <w:rPr>
          <w:rFonts w:cs="Times New Roman"/>
          <w:szCs w:val="24"/>
          <w:rPrChange w:id="2897" w:author="Jan Kelemen" w:date="2016-01-20T17:07:00Z">
            <w:rPr>
              <w:rFonts w:cs="Times New Roman"/>
              <w:b/>
              <w:szCs w:val="24"/>
            </w:rPr>
          </w:rPrChange>
        </w:rPr>
        <w:t>Preduvjeti:</w:t>
      </w:r>
      <w:r w:rsidRPr="0020295F">
        <w:rPr>
          <w:rFonts w:cs="Times New Roman"/>
          <w:szCs w:val="24"/>
          <w:rPrChange w:id="2898" w:author="Jan Kelemen" w:date="2016-01-20T17:07:00Z">
            <w:rPr>
              <w:rFonts w:cs="Times New Roman"/>
              <w:szCs w:val="24"/>
            </w:rPr>
          </w:rPrChange>
        </w:rPr>
        <w:t xml:space="preserve"> Mogućnost prijave na internet, dostupnost poslužitelja, vlasnik je prijavljen u sustav, vlasnik se nalazi na administrativnoj stranici.</w:t>
      </w:r>
    </w:p>
    <w:p w14:paraId="021462F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899" w:author="Jan Kelemen" w:date="2016-01-20T17:07:00Z">
            <w:rPr>
              <w:rFonts w:cs="Times New Roman"/>
              <w:szCs w:val="24"/>
            </w:rPr>
          </w:rPrChange>
        </w:rPr>
      </w:pPr>
      <w:r w:rsidRPr="0020295F">
        <w:rPr>
          <w:rFonts w:cs="Times New Roman"/>
          <w:szCs w:val="24"/>
          <w:rPrChange w:id="2900" w:author="Jan Kelemen" w:date="2016-01-20T17:07:00Z">
            <w:rPr>
              <w:rFonts w:cs="Times New Roman"/>
              <w:b/>
              <w:szCs w:val="24"/>
            </w:rPr>
          </w:rPrChange>
        </w:rPr>
        <w:t>Rezultat:</w:t>
      </w:r>
      <w:r w:rsidRPr="0020295F">
        <w:rPr>
          <w:rFonts w:cs="Times New Roman"/>
          <w:szCs w:val="24"/>
          <w:rPrChange w:id="2901" w:author="Jan Kelemen" w:date="2016-01-20T17:07:00Z">
            <w:rPr>
              <w:rFonts w:cs="Times New Roman"/>
              <w:szCs w:val="24"/>
            </w:rPr>
          </w:rPrChange>
        </w:rPr>
        <w:t xml:space="preserve"> Uspješna promjena podataka o restoranu.</w:t>
      </w:r>
    </w:p>
    <w:p w14:paraId="069B9198" w14:textId="77777777" w:rsidR="00BB2AD7" w:rsidRPr="0020295F" w:rsidRDefault="00BB2AD7" w:rsidP="00D9128D">
      <w:pPr>
        <w:shd w:val="clear" w:color="auto" w:fill="FFFFFF"/>
        <w:spacing w:after="0"/>
        <w:ind w:left="1843"/>
        <w:textAlignment w:val="baseline"/>
        <w:rPr>
          <w:rFonts w:cs="Times New Roman"/>
          <w:szCs w:val="24"/>
          <w:rPrChange w:id="2902" w:author="Jan Kelemen" w:date="2016-01-20T17:07:00Z">
            <w:rPr>
              <w:rFonts w:cs="Times New Roman"/>
              <w:szCs w:val="24"/>
            </w:rPr>
          </w:rPrChange>
        </w:rPr>
      </w:pPr>
    </w:p>
    <w:p w14:paraId="63256F0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Change w:id="2903" w:author="Jan Kelemen" w:date="2016-01-20T17:07:00Z">
            <w:rPr>
              <w:rFonts w:cs="Times New Roman"/>
              <w:szCs w:val="24"/>
            </w:rPr>
          </w:rPrChange>
        </w:rPr>
      </w:pPr>
      <w:r w:rsidRPr="0020295F">
        <w:rPr>
          <w:rFonts w:cs="Times New Roman"/>
          <w:szCs w:val="24"/>
          <w:rPrChange w:id="2904" w:author="Jan Kelemen" w:date="2016-01-20T17:07:00Z">
            <w:rPr>
              <w:rFonts w:cs="Times New Roman"/>
              <w:b/>
              <w:szCs w:val="24"/>
            </w:rPr>
          </w:rPrChange>
        </w:rPr>
        <w:t xml:space="preserve">Željeni scenarij: </w:t>
      </w:r>
    </w:p>
    <w:p w14:paraId="2E213C75" w14:textId="180B502C" w:rsidR="005E4C33" w:rsidRPr="0020295F" w:rsidRDefault="005E4C33" w:rsidP="001A0EE3">
      <w:pPr>
        <w:numPr>
          <w:ilvl w:val="0"/>
          <w:numId w:val="43"/>
        </w:numPr>
        <w:shd w:val="clear" w:color="auto" w:fill="FFFFFF"/>
        <w:spacing w:after="0"/>
        <w:textAlignment w:val="baseline"/>
        <w:rPr>
          <w:rFonts w:cs="Times New Roman"/>
          <w:szCs w:val="24"/>
          <w:rPrChange w:id="2905" w:author="Jan Kelemen" w:date="2016-01-20T17:07:00Z">
            <w:rPr>
              <w:rFonts w:cs="Times New Roman"/>
              <w:szCs w:val="24"/>
            </w:rPr>
          </w:rPrChange>
        </w:rPr>
      </w:pPr>
      <w:r w:rsidRPr="0020295F">
        <w:rPr>
          <w:rFonts w:cs="Times New Roman"/>
          <w:szCs w:val="24"/>
          <w:rPrChange w:id="2906" w:author="Jan Kelemen" w:date="2016-01-20T17:07:00Z">
            <w:rPr>
              <w:rFonts w:cs="Times New Roman"/>
              <w:szCs w:val="24"/>
            </w:rPr>
          </w:rPrChange>
        </w:rPr>
        <w:lastRenderedPageBreak/>
        <w:t xml:space="preserve">Vlasnik pritišće na </w:t>
      </w:r>
      <w:r w:rsidR="0088028F" w:rsidRPr="0020295F">
        <w:rPr>
          <w:rFonts w:cs="Times New Roman"/>
          <w:szCs w:val="24"/>
          <w:rPrChange w:id="2907" w:author="Jan Kelemen" w:date="2016-01-20T17:07:00Z">
            <w:rPr>
              <w:rFonts w:cs="Times New Roman"/>
              <w:szCs w:val="24"/>
            </w:rPr>
          </w:rPrChange>
        </w:rPr>
        <w:t>karticu</w:t>
      </w:r>
      <w:r w:rsidRPr="0020295F">
        <w:rPr>
          <w:rFonts w:cs="Times New Roman"/>
          <w:szCs w:val="24"/>
          <w:rPrChange w:id="2908" w:author="Jan Kelemen" w:date="2016-01-20T17:07:00Z">
            <w:rPr>
              <w:rFonts w:cs="Times New Roman"/>
              <w:szCs w:val="24"/>
            </w:rPr>
          </w:rPrChange>
        </w:rPr>
        <w:t xml:space="preserve"> „</w:t>
      </w:r>
      <w:r w:rsidR="0088028F" w:rsidRPr="0020295F">
        <w:rPr>
          <w:rFonts w:cs="Times New Roman"/>
          <w:szCs w:val="24"/>
          <w:rPrChange w:id="2909" w:author="Jan Kelemen" w:date="2016-01-20T17:07:00Z">
            <w:rPr>
              <w:rFonts w:cs="Times New Roman"/>
              <w:szCs w:val="24"/>
            </w:rPr>
          </w:rPrChange>
        </w:rPr>
        <w:t>Wild8 info</w:t>
      </w:r>
      <w:r w:rsidRPr="0020295F">
        <w:rPr>
          <w:rFonts w:cs="Times New Roman"/>
          <w:szCs w:val="24"/>
          <w:rPrChange w:id="2910" w:author="Jan Kelemen" w:date="2016-01-20T17:07:00Z">
            <w:rPr>
              <w:rFonts w:cs="Times New Roman"/>
              <w:szCs w:val="24"/>
            </w:rPr>
          </w:rPrChange>
        </w:rPr>
        <w:t>“.</w:t>
      </w:r>
    </w:p>
    <w:p w14:paraId="38E77B4F" w14:textId="393A9CB4" w:rsidR="0088028F" w:rsidRPr="0020295F" w:rsidRDefault="0088028F" w:rsidP="001A0EE3">
      <w:pPr>
        <w:numPr>
          <w:ilvl w:val="0"/>
          <w:numId w:val="43"/>
        </w:numPr>
        <w:shd w:val="clear" w:color="auto" w:fill="FFFFFF"/>
        <w:spacing w:after="0"/>
        <w:textAlignment w:val="baseline"/>
        <w:rPr>
          <w:rFonts w:cs="Times New Roman"/>
          <w:szCs w:val="24"/>
          <w:rPrChange w:id="2911" w:author="Jan Kelemen" w:date="2016-01-20T17:07:00Z">
            <w:rPr>
              <w:rFonts w:cs="Times New Roman"/>
              <w:szCs w:val="24"/>
            </w:rPr>
          </w:rPrChange>
        </w:rPr>
      </w:pPr>
      <w:r w:rsidRPr="0020295F">
        <w:rPr>
          <w:rFonts w:cs="Times New Roman"/>
          <w:szCs w:val="24"/>
          <w:rPrChange w:id="2912" w:author="Jan Kelemen" w:date="2016-01-20T17:07:00Z">
            <w:rPr>
              <w:rFonts w:cs="Times New Roman"/>
              <w:szCs w:val="24"/>
            </w:rPr>
          </w:rPrChange>
        </w:rPr>
        <w:t>Vlasnik odabire gumb „Osnovne informacije“ pod padajućim izbornikom „Restoran info“.</w:t>
      </w:r>
    </w:p>
    <w:p w14:paraId="4C1927F9" w14:textId="77777777" w:rsidR="005E4C33" w:rsidRPr="0020295F" w:rsidRDefault="005E4C33" w:rsidP="001A0EE3">
      <w:pPr>
        <w:numPr>
          <w:ilvl w:val="0"/>
          <w:numId w:val="43"/>
        </w:numPr>
        <w:shd w:val="clear" w:color="auto" w:fill="FFFFFF"/>
        <w:spacing w:after="0"/>
        <w:textAlignment w:val="baseline"/>
        <w:rPr>
          <w:rFonts w:cs="Times New Roman"/>
          <w:szCs w:val="24"/>
          <w:rPrChange w:id="2913" w:author="Jan Kelemen" w:date="2016-01-20T17:07:00Z">
            <w:rPr>
              <w:rFonts w:cs="Times New Roman"/>
              <w:szCs w:val="24"/>
            </w:rPr>
          </w:rPrChange>
        </w:rPr>
      </w:pPr>
      <w:r w:rsidRPr="0020295F">
        <w:rPr>
          <w:rFonts w:cs="Times New Roman"/>
          <w:szCs w:val="24"/>
          <w:rPrChange w:id="2914" w:author="Jan Kelemen" w:date="2016-01-20T17:07:00Z">
            <w:rPr>
              <w:rFonts w:cs="Times New Roman"/>
              <w:szCs w:val="24"/>
            </w:rPr>
          </w:rPrChange>
        </w:rPr>
        <w:t>Prikazuje se formular za unos novih promjena podataka o restoranu na naslovnoj stranici.</w:t>
      </w:r>
    </w:p>
    <w:p w14:paraId="7C1F62A1" w14:textId="77777777" w:rsidR="005E4C33" w:rsidRPr="0020295F" w:rsidRDefault="005E4C33" w:rsidP="001A0EE3">
      <w:pPr>
        <w:numPr>
          <w:ilvl w:val="0"/>
          <w:numId w:val="43"/>
        </w:numPr>
        <w:shd w:val="clear" w:color="auto" w:fill="FFFFFF"/>
        <w:spacing w:after="0"/>
        <w:textAlignment w:val="baseline"/>
        <w:rPr>
          <w:rFonts w:cs="Times New Roman"/>
          <w:szCs w:val="24"/>
          <w:rPrChange w:id="2915" w:author="Jan Kelemen" w:date="2016-01-20T17:07:00Z">
            <w:rPr>
              <w:rFonts w:cs="Times New Roman"/>
              <w:szCs w:val="24"/>
            </w:rPr>
          </w:rPrChange>
        </w:rPr>
      </w:pPr>
      <w:r w:rsidRPr="0020295F">
        <w:rPr>
          <w:rFonts w:cs="Times New Roman"/>
          <w:szCs w:val="24"/>
          <w:rPrChange w:id="2916" w:author="Jan Kelemen" w:date="2016-01-20T17:07:00Z">
            <w:rPr>
              <w:rFonts w:cs="Times New Roman"/>
              <w:szCs w:val="24"/>
            </w:rPr>
          </w:rPrChange>
        </w:rPr>
        <w:t>Upisuju se nove promijene kao što su: radno vrijeme, iznos minimalne narudžbe, prosječno vrijeme dostave, itd.</w:t>
      </w:r>
    </w:p>
    <w:p w14:paraId="5B17BF43" w14:textId="766FC50D" w:rsidR="005E4C33" w:rsidRPr="0020295F" w:rsidRDefault="005E4C33" w:rsidP="001A0EE3">
      <w:pPr>
        <w:numPr>
          <w:ilvl w:val="0"/>
          <w:numId w:val="43"/>
        </w:numPr>
        <w:shd w:val="clear" w:color="auto" w:fill="FFFFFF"/>
        <w:spacing w:after="0"/>
        <w:textAlignment w:val="baseline"/>
        <w:rPr>
          <w:rFonts w:cs="Times New Roman"/>
          <w:szCs w:val="24"/>
          <w:rPrChange w:id="2917" w:author="Jan Kelemen" w:date="2016-01-20T17:07:00Z">
            <w:rPr>
              <w:rFonts w:cs="Times New Roman"/>
              <w:szCs w:val="24"/>
            </w:rPr>
          </w:rPrChange>
        </w:rPr>
      </w:pPr>
      <w:r w:rsidRPr="0020295F">
        <w:rPr>
          <w:rFonts w:cs="Times New Roman"/>
          <w:szCs w:val="24"/>
          <w:rPrChange w:id="2918" w:author="Jan Kelemen" w:date="2016-01-20T17:07:00Z">
            <w:rPr>
              <w:rFonts w:cs="Times New Roman"/>
              <w:szCs w:val="24"/>
            </w:rPr>
          </w:rPrChange>
        </w:rPr>
        <w:t>Vlasnik potvrđuje promjenu podataka o restoranu</w:t>
      </w:r>
      <w:r w:rsidR="0088028F" w:rsidRPr="0020295F">
        <w:rPr>
          <w:rFonts w:cs="Times New Roman"/>
          <w:szCs w:val="24"/>
          <w:rPrChange w:id="2919" w:author="Jan Kelemen" w:date="2016-01-20T17:07:00Z">
            <w:rPr>
              <w:rFonts w:cs="Times New Roman"/>
              <w:szCs w:val="24"/>
            </w:rPr>
          </w:rPrChange>
        </w:rPr>
        <w:t xml:space="preserve"> pritiskom na gumb „Spremi“</w:t>
      </w:r>
      <w:r w:rsidRPr="0020295F">
        <w:rPr>
          <w:rFonts w:cs="Times New Roman"/>
          <w:szCs w:val="24"/>
          <w:rPrChange w:id="2920" w:author="Jan Kelemen" w:date="2016-01-20T17:07:00Z">
            <w:rPr>
              <w:rFonts w:cs="Times New Roman"/>
              <w:szCs w:val="24"/>
            </w:rPr>
          </w:rPrChange>
        </w:rPr>
        <w:t>.</w:t>
      </w:r>
    </w:p>
    <w:p w14:paraId="39114216" w14:textId="77777777" w:rsidR="000A0B5F" w:rsidRPr="0020295F" w:rsidRDefault="000A0B5F" w:rsidP="000A0B5F">
      <w:pPr>
        <w:shd w:val="clear" w:color="auto" w:fill="FFFFFF"/>
        <w:spacing w:after="0"/>
        <w:ind w:left="2880"/>
        <w:textAlignment w:val="baseline"/>
        <w:rPr>
          <w:rFonts w:cs="Times New Roman"/>
          <w:szCs w:val="24"/>
          <w:rPrChange w:id="2921" w:author="Jan Kelemen" w:date="2016-01-20T17:07:00Z">
            <w:rPr>
              <w:rFonts w:cs="Times New Roman"/>
              <w:szCs w:val="24"/>
            </w:rPr>
          </w:rPrChange>
        </w:rPr>
      </w:pPr>
    </w:p>
    <w:p w14:paraId="28EA4690" w14:textId="3FE54E9B" w:rsidR="00CA5BE5" w:rsidRPr="0020295F" w:rsidRDefault="00CA5BE5" w:rsidP="00CA5BE5">
      <w:pPr>
        <w:numPr>
          <w:ilvl w:val="0"/>
          <w:numId w:val="13"/>
        </w:numPr>
        <w:shd w:val="clear" w:color="auto" w:fill="FFFFFF"/>
        <w:spacing w:after="0"/>
        <w:textAlignment w:val="baseline"/>
        <w:rPr>
          <w:rFonts w:cs="Times New Roman"/>
          <w:szCs w:val="24"/>
          <w:rPrChange w:id="2922" w:author="Jan Kelemen" w:date="2016-01-20T17:07:00Z">
            <w:rPr>
              <w:rFonts w:cs="Times New Roman"/>
              <w:b/>
              <w:szCs w:val="24"/>
            </w:rPr>
          </w:rPrChange>
        </w:rPr>
      </w:pPr>
      <w:r w:rsidRPr="0020295F">
        <w:rPr>
          <w:rFonts w:cs="Times New Roman"/>
          <w:szCs w:val="24"/>
          <w:rPrChange w:id="2923" w:author="Jan Kelemen" w:date="2016-01-20T17:07:00Z">
            <w:rPr>
              <w:rFonts w:cs="Times New Roman"/>
              <w:b/>
              <w:szCs w:val="24"/>
            </w:rPr>
          </w:rPrChange>
        </w:rPr>
        <w:t>UC31 – SnimanjeNarudžbe</w:t>
      </w:r>
    </w:p>
    <w:p w14:paraId="3EA1DBB4" w14:textId="050F68E0" w:rsidR="00CA5BE5" w:rsidRPr="0020295F" w:rsidRDefault="00CA5BE5" w:rsidP="00CA5BE5">
      <w:pPr>
        <w:numPr>
          <w:ilvl w:val="0"/>
          <w:numId w:val="14"/>
        </w:numPr>
        <w:shd w:val="clear" w:color="auto" w:fill="FFFFFF"/>
        <w:spacing w:after="0"/>
        <w:ind w:left="1843"/>
        <w:textAlignment w:val="baseline"/>
        <w:rPr>
          <w:rFonts w:cs="Times New Roman"/>
          <w:szCs w:val="24"/>
          <w:rPrChange w:id="2924" w:author="Jan Kelemen" w:date="2016-01-20T17:07:00Z">
            <w:rPr>
              <w:rFonts w:cs="Times New Roman"/>
              <w:szCs w:val="24"/>
            </w:rPr>
          </w:rPrChange>
        </w:rPr>
      </w:pPr>
      <w:r w:rsidRPr="0020295F">
        <w:rPr>
          <w:rFonts w:cs="Times New Roman"/>
          <w:szCs w:val="24"/>
          <w:rPrChange w:id="2925" w:author="Jan Kelemen" w:date="2016-01-20T17:07:00Z">
            <w:rPr>
              <w:rFonts w:cs="Times New Roman"/>
              <w:b/>
              <w:szCs w:val="24"/>
            </w:rPr>
          </w:rPrChange>
        </w:rPr>
        <w:t>Glavni sudionik:</w:t>
      </w:r>
      <w:r w:rsidRPr="0020295F">
        <w:rPr>
          <w:rFonts w:cs="Times New Roman"/>
          <w:szCs w:val="24"/>
          <w:rPrChange w:id="2926" w:author="Jan Kelemen" w:date="2016-01-20T17:07:00Z">
            <w:rPr>
              <w:rFonts w:cs="Times New Roman"/>
              <w:szCs w:val="24"/>
            </w:rPr>
          </w:rPrChange>
        </w:rPr>
        <w:t xml:space="preserve"> </w:t>
      </w:r>
      <w:r w:rsidR="00933B07" w:rsidRPr="0020295F">
        <w:rPr>
          <w:rFonts w:cs="Times New Roman"/>
          <w:szCs w:val="24"/>
          <w:rPrChange w:id="2927" w:author="Jan Kelemen" w:date="2016-01-20T17:07:00Z">
            <w:rPr>
              <w:rFonts w:cs="Times New Roman"/>
              <w:szCs w:val="24"/>
            </w:rPr>
          </w:rPrChange>
        </w:rPr>
        <w:t>Vlasnik</w:t>
      </w:r>
      <w:r w:rsidRPr="0020295F">
        <w:rPr>
          <w:rFonts w:cs="Times New Roman"/>
          <w:szCs w:val="24"/>
          <w:rPrChange w:id="2928" w:author="Jan Kelemen" w:date="2016-01-20T17:07:00Z">
            <w:rPr>
              <w:rFonts w:cs="Times New Roman"/>
              <w:szCs w:val="24"/>
            </w:rPr>
          </w:rPrChange>
        </w:rPr>
        <w:t>.</w:t>
      </w:r>
    </w:p>
    <w:p w14:paraId="6276569D" w14:textId="77777777" w:rsidR="00CA5BE5" w:rsidRPr="0020295F" w:rsidRDefault="00CA5BE5" w:rsidP="00CA5BE5">
      <w:pPr>
        <w:numPr>
          <w:ilvl w:val="0"/>
          <w:numId w:val="14"/>
        </w:numPr>
        <w:shd w:val="clear" w:color="auto" w:fill="FFFFFF"/>
        <w:spacing w:after="0"/>
        <w:ind w:left="1843"/>
        <w:textAlignment w:val="baseline"/>
        <w:rPr>
          <w:rFonts w:cs="Times New Roman"/>
          <w:szCs w:val="24"/>
          <w:rPrChange w:id="2929" w:author="Jan Kelemen" w:date="2016-01-20T17:07:00Z">
            <w:rPr>
              <w:rFonts w:cs="Times New Roman"/>
              <w:szCs w:val="24"/>
            </w:rPr>
          </w:rPrChange>
        </w:rPr>
      </w:pPr>
      <w:r w:rsidRPr="0020295F">
        <w:rPr>
          <w:rFonts w:cs="Times New Roman"/>
          <w:szCs w:val="24"/>
          <w:rPrChange w:id="2930" w:author="Jan Kelemen" w:date="2016-01-20T17:07:00Z">
            <w:rPr>
              <w:rFonts w:cs="Times New Roman"/>
              <w:b/>
              <w:szCs w:val="24"/>
            </w:rPr>
          </w:rPrChange>
        </w:rPr>
        <w:t>Cilj:</w:t>
      </w:r>
      <w:r w:rsidRPr="0020295F">
        <w:rPr>
          <w:rFonts w:cs="Times New Roman"/>
          <w:szCs w:val="24"/>
          <w:rPrChange w:id="2931" w:author="Jan Kelemen" w:date="2016-01-20T17:07:00Z">
            <w:rPr>
              <w:rFonts w:cs="Times New Roman"/>
              <w:szCs w:val="24"/>
            </w:rPr>
          </w:rPrChange>
        </w:rPr>
        <w:t xml:space="preserve"> Snimanje neke narudžbe u izlaznu tekstualnu datoteku.</w:t>
      </w:r>
    </w:p>
    <w:p w14:paraId="70E5B726" w14:textId="77777777" w:rsidR="00CA5BE5" w:rsidRPr="0020295F" w:rsidRDefault="00CA5BE5" w:rsidP="00CA5BE5">
      <w:pPr>
        <w:numPr>
          <w:ilvl w:val="0"/>
          <w:numId w:val="14"/>
        </w:numPr>
        <w:shd w:val="clear" w:color="auto" w:fill="FFFFFF"/>
        <w:spacing w:after="0"/>
        <w:ind w:left="1843"/>
        <w:textAlignment w:val="baseline"/>
        <w:rPr>
          <w:rFonts w:cs="Times New Roman"/>
          <w:szCs w:val="24"/>
          <w:rPrChange w:id="2932" w:author="Jan Kelemen" w:date="2016-01-20T17:07:00Z">
            <w:rPr>
              <w:rFonts w:cs="Times New Roman"/>
              <w:b/>
              <w:szCs w:val="24"/>
            </w:rPr>
          </w:rPrChange>
        </w:rPr>
      </w:pPr>
      <w:r w:rsidRPr="0020295F">
        <w:rPr>
          <w:rFonts w:cs="Times New Roman"/>
          <w:szCs w:val="24"/>
          <w:rPrChange w:id="2933" w:author="Jan Kelemen" w:date="2016-01-20T17:07:00Z">
            <w:rPr>
              <w:rFonts w:cs="Times New Roman"/>
              <w:b/>
              <w:szCs w:val="24"/>
            </w:rPr>
          </w:rPrChange>
        </w:rPr>
        <w:t>Sudionici:</w:t>
      </w:r>
      <w:r w:rsidRPr="0020295F">
        <w:rPr>
          <w:rFonts w:cs="Times New Roman"/>
          <w:szCs w:val="24"/>
          <w:rPrChange w:id="2934" w:author="Jan Kelemen" w:date="2016-01-20T17:07:00Z">
            <w:rPr>
              <w:rFonts w:cs="Times New Roman"/>
              <w:szCs w:val="24"/>
            </w:rPr>
          </w:rPrChange>
        </w:rPr>
        <w:t xml:space="preserve"> Poslužitelj, datotečni sustav.</w:t>
      </w:r>
    </w:p>
    <w:p w14:paraId="37B01F25" w14:textId="3B371864" w:rsidR="00CA5BE5" w:rsidRPr="0020295F" w:rsidRDefault="00CA5BE5" w:rsidP="00CA5BE5">
      <w:pPr>
        <w:numPr>
          <w:ilvl w:val="0"/>
          <w:numId w:val="14"/>
        </w:numPr>
        <w:shd w:val="clear" w:color="auto" w:fill="FFFFFF"/>
        <w:spacing w:after="0"/>
        <w:ind w:left="1843"/>
        <w:textAlignment w:val="baseline"/>
        <w:rPr>
          <w:rFonts w:cs="Times New Roman"/>
          <w:szCs w:val="24"/>
          <w:rPrChange w:id="2935" w:author="Jan Kelemen" w:date="2016-01-20T17:07:00Z">
            <w:rPr>
              <w:rFonts w:cs="Times New Roman"/>
              <w:szCs w:val="24"/>
            </w:rPr>
          </w:rPrChange>
        </w:rPr>
      </w:pPr>
      <w:r w:rsidRPr="0020295F">
        <w:rPr>
          <w:rFonts w:cs="Times New Roman"/>
          <w:szCs w:val="24"/>
          <w:rPrChange w:id="2936" w:author="Jan Kelemen" w:date="2016-01-20T17:07:00Z">
            <w:rPr>
              <w:rFonts w:cs="Times New Roman"/>
              <w:b/>
              <w:szCs w:val="24"/>
            </w:rPr>
          </w:rPrChange>
        </w:rPr>
        <w:t>Preduvjeti:</w:t>
      </w:r>
      <w:r w:rsidRPr="0020295F">
        <w:rPr>
          <w:rFonts w:cs="Times New Roman"/>
          <w:szCs w:val="24"/>
          <w:rPrChange w:id="2937" w:author="Jan Kelemen" w:date="2016-01-20T17:07:00Z">
            <w:rPr>
              <w:rFonts w:cs="Times New Roman"/>
              <w:szCs w:val="24"/>
            </w:rPr>
          </w:rPrChange>
        </w:rPr>
        <w:t xml:space="preserve"> Mogućnost prijave na internet, dostupnost poslužitelja, djelatnik je prijavljen u sustav, </w:t>
      </w:r>
      <w:r w:rsidR="00933B07" w:rsidRPr="0020295F">
        <w:rPr>
          <w:rFonts w:cs="Times New Roman"/>
          <w:szCs w:val="24"/>
          <w:rPrChange w:id="2938" w:author="Jan Kelemen" w:date="2016-01-20T17:07:00Z">
            <w:rPr>
              <w:rFonts w:cs="Times New Roman"/>
              <w:szCs w:val="24"/>
            </w:rPr>
          </w:rPrChange>
        </w:rPr>
        <w:t>vlasnik</w:t>
      </w:r>
      <w:r w:rsidRPr="0020295F">
        <w:rPr>
          <w:rFonts w:cs="Times New Roman"/>
          <w:szCs w:val="24"/>
          <w:rPrChange w:id="2939" w:author="Jan Kelemen" w:date="2016-01-20T17:07:00Z">
            <w:rPr>
              <w:rFonts w:cs="Times New Roman"/>
              <w:szCs w:val="24"/>
            </w:rPr>
          </w:rPrChange>
        </w:rPr>
        <w:t xml:space="preserve"> se nalazi na administrativnoj stranici</w:t>
      </w:r>
      <w:r w:rsidR="00933B07" w:rsidRPr="0020295F">
        <w:rPr>
          <w:rFonts w:cs="Times New Roman"/>
          <w:szCs w:val="24"/>
          <w:rPrChange w:id="2940" w:author="Jan Kelemen" w:date="2016-01-20T17:07:00Z">
            <w:rPr>
              <w:rFonts w:cs="Times New Roman"/>
              <w:szCs w:val="24"/>
            </w:rPr>
          </w:rPrChange>
        </w:rPr>
        <w:t xml:space="preserve"> statistike</w:t>
      </w:r>
      <w:r w:rsidRPr="0020295F">
        <w:rPr>
          <w:rFonts w:cs="Times New Roman"/>
          <w:szCs w:val="24"/>
          <w:rPrChange w:id="2941" w:author="Jan Kelemen" w:date="2016-01-20T17:07:00Z">
            <w:rPr>
              <w:rFonts w:cs="Times New Roman"/>
              <w:szCs w:val="24"/>
            </w:rPr>
          </w:rPrChange>
        </w:rPr>
        <w:t>.</w:t>
      </w:r>
    </w:p>
    <w:p w14:paraId="7AA7AF78" w14:textId="77777777" w:rsidR="00CA5BE5" w:rsidRPr="0020295F" w:rsidRDefault="00CA5BE5" w:rsidP="00CA5BE5">
      <w:pPr>
        <w:numPr>
          <w:ilvl w:val="0"/>
          <w:numId w:val="14"/>
        </w:numPr>
        <w:shd w:val="clear" w:color="auto" w:fill="FFFFFF"/>
        <w:spacing w:after="0"/>
        <w:ind w:left="1843"/>
        <w:textAlignment w:val="baseline"/>
        <w:rPr>
          <w:rFonts w:cs="Times New Roman"/>
          <w:szCs w:val="24"/>
          <w:rPrChange w:id="2942" w:author="Jan Kelemen" w:date="2016-01-20T17:07:00Z">
            <w:rPr>
              <w:rFonts w:cs="Times New Roman"/>
              <w:szCs w:val="24"/>
            </w:rPr>
          </w:rPrChange>
        </w:rPr>
      </w:pPr>
      <w:r w:rsidRPr="0020295F">
        <w:rPr>
          <w:rFonts w:cs="Times New Roman"/>
          <w:szCs w:val="24"/>
          <w:rPrChange w:id="2943" w:author="Jan Kelemen" w:date="2016-01-20T17:07:00Z">
            <w:rPr>
              <w:rFonts w:cs="Times New Roman"/>
              <w:b/>
              <w:szCs w:val="24"/>
            </w:rPr>
          </w:rPrChange>
        </w:rPr>
        <w:t>Rezultat:</w:t>
      </w:r>
      <w:r w:rsidRPr="0020295F">
        <w:rPr>
          <w:rFonts w:cs="Times New Roman"/>
          <w:szCs w:val="24"/>
          <w:rPrChange w:id="2944" w:author="Jan Kelemen" w:date="2016-01-20T17:07:00Z">
            <w:rPr>
              <w:rFonts w:cs="Times New Roman"/>
              <w:szCs w:val="24"/>
            </w:rPr>
          </w:rPrChange>
        </w:rPr>
        <w:t xml:space="preserve"> Uspješno spremanje narudžbe u izlaznu datoteku.</w:t>
      </w:r>
    </w:p>
    <w:p w14:paraId="0E03976B" w14:textId="77777777" w:rsidR="00CA5BE5" w:rsidRPr="0020295F" w:rsidRDefault="00CA5BE5" w:rsidP="00CA5BE5">
      <w:pPr>
        <w:numPr>
          <w:ilvl w:val="0"/>
          <w:numId w:val="14"/>
        </w:numPr>
        <w:shd w:val="clear" w:color="auto" w:fill="FFFFFF"/>
        <w:spacing w:after="0"/>
        <w:ind w:left="1843"/>
        <w:textAlignment w:val="baseline"/>
        <w:rPr>
          <w:rFonts w:cs="Times New Roman"/>
          <w:szCs w:val="24"/>
          <w:rPrChange w:id="2945" w:author="Jan Kelemen" w:date="2016-01-20T17:07:00Z">
            <w:rPr>
              <w:rFonts w:cs="Times New Roman"/>
              <w:szCs w:val="24"/>
            </w:rPr>
          </w:rPrChange>
        </w:rPr>
      </w:pPr>
      <w:r w:rsidRPr="0020295F">
        <w:rPr>
          <w:rFonts w:cs="Times New Roman"/>
          <w:szCs w:val="24"/>
          <w:rPrChange w:id="2946" w:author="Jan Kelemen" w:date="2016-01-20T17:07:00Z">
            <w:rPr>
              <w:rFonts w:cs="Times New Roman"/>
              <w:b/>
              <w:szCs w:val="24"/>
            </w:rPr>
          </w:rPrChange>
        </w:rPr>
        <w:t>Željeni scenarij:</w:t>
      </w:r>
      <w:r w:rsidRPr="0020295F">
        <w:rPr>
          <w:rFonts w:cs="Times New Roman"/>
          <w:szCs w:val="24"/>
          <w:rPrChange w:id="2947" w:author="Jan Kelemen" w:date="2016-01-20T17:07:00Z">
            <w:rPr>
              <w:rFonts w:cs="Times New Roman"/>
              <w:szCs w:val="24"/>
            </w:rPr>
          </w:rPrChange>
        </w:rPr>
        <w:t xml:space="preserve"> </w:t>
      </w:r>
    </w:p>
    <w:p w14:paraId="3AD48B0F" w14:textId="4BE10B15" w:rsidR="00CA5BE5" w:rsidRPr="0020295F" w:rsidRDefault="00933B07" w:rsidP="00CA5BE5">
      <w:pPr>
        <w:numPr>
          <w:ilvl w:val="0"/>
          <w:numId w:val="46"/>
        </w:numPr>
        <w:shd w:val="clear" w:color="auto" w:fill="FFFFFF"/>
        <w:spacing w:after="0"/>
        <w:textAlignment w:val="baseline"/>
        <w:rPr>
          <w:rFonts w:cs="Times New Roman"/>
          <w:szCs w:val="24"/>
          <w:rPrChange w:id="2948" w:author="Jan Kelemen" w:date="2016-01-20T17:07:00Z">
            <w:rPr>
              <w:rFonts w:cs="Times New Roman"/>
              <w:szCs w:val="24"/>
            </w:rPr>
          </w:rPrChange>
        </w:rPr>
      </w:pPr>
      <w:r w:rsidRPr="0020295F">
        <w:rPr>
          <w:rFonts w:cs="Times New Roman"/>
          <w:szCs w:val="24"/>
          <w:rPrChange w:id="2949" w:author="Jan Kelemen" w:date="2016-01-20T17:07:00Z">
            <w:rPr>
              <w:rFonts w:cs="Times New Roman"/>
              <w:szCs w:val="24"/>
            </w:rPr>
          </w:rPrChange>
        </w:rPr>
        <w:t>Vlasnik</w:t>
      </w:r>
      <w:r w:rsidR="00CA5BE5" w:rsidRPr="0020295F">
        <w:rPr>
          <w:rFonts w:cs="Times New Roman"/>
          <w:szCs w:val="24"/>
          <w:rPrChange w:id="2950" w:author="Jan Kelemen" w:date="2016-01-20T17:07:00Z">
            <w:rPr>
              <w:rFonts w:cs="Times New Roman"/>
              <w:szCs w:val="24"/>
            </w:rPr>
          </w:rPrChange>
        </w:rPr>
        <w:t xml:space="preserve"> </w:t>
      </w:r>
      <w:r w:rsidRPr="0020295F">
        <w:rPr>
          <w:rFonts w:cs="Times New Roman"/>
          <w:szCs w:val="24"/>
          <w:rPrChange w:id="2951" w:author="Jan Kelemen" w:date="2016-01-20T17:07:00Z">
            <w:rPr>
              <w:rFonts w:cs="Times New Roman"/>
              <w:szCs w:val="24"/>
            </w:rPr>
          </w:rPrChange>
        </w:rPr>
        <w:t>klikne na gumb „Spremi statistiku“.</w:t>
      </w:r>
    </w:p>
    <w:p w14:paraId="7DC740AE" w14:textId="4073326B" w:rsidR="00CA5BE5" w:rsidRPr="0020295F" w:rsidRDefault="00CA5BE5" w:rsidP="00CA5BE5">
      <w:pPr>
        <w:numPr>
          <w:ilvl w:val="0"/>
          <w:numId w:val="46"/>
        </w:numPr>
        <w:shd w:val="clear" w:color="auto" w:fill="FFFFFF"/>
        <w:spacing w:after="0"/>
        <w:textAlignment w:val="baseline"/>
        <w:rPr>
          <w:rFonts w:cs="Times New Roman"/>
          <w:szCs w:val="24"/>
          <w:rPrChange w:id="2952" w:author="Jan Kelemen" w:date="2016-01-20T17:07:00Z">
            <w:rPr>
              <w:rFonts w:cs="Times New Roman"/>
              <w:szCs w:val="24"/>
            </w:rPr>
          </w:rPrChange>
        </w:rPr>
      </w:pPr>
      <w:r w:rsidRPr="0020295F">
        <w:rPr>
          <w:rFonts w:cs="Times New Roman"/>
          <w:szCs w:val="24"/>
          <w:rPrChange w:id="2953" w:author="Jan Kelemen" w:date="2016-01-20T17:07:00Z">
            <w:rPr>
              <w:rFonts w:cs="Times New Roman"/>
              <w:szCs w:val="24"/>
            </w:rPr>
          </w:rPrChange>
        </w:rPr>
        <w:t xml:space="preserve">Podaci odabrane narudžbe spremaju se u izlaznu datoteku na </w:t>
      </w:r>
      <w:r w:rsidR="00933B07" w:rsidRPr="0020295F">
        <w:rPr>
          <w:rFonts w:cs="Times New Roman"/>
          <w:szCs w:val="24"/>
          <w:rPrChange w:id="2954" w:author="Jan Kelemen" w:date="2016-01-20T17:07:00Z">
            <w:rPr>
              <w:rFonts w:cs="Times New Roman"/>
              <w:szCs w:val="24"/>
            </w:rPr>
          </w:rPrChange>
        </w:rPr>
        <w:t>vlasnikovo</w:t>
      </w:r>
      <w:r w:rsidRPr="0020295F">
        <w:rPr>
          <w:rFonts w:cs="Times New Roman"/>
          <w:szCs w:val="24"/>
          <w:rPrChange w:id="2955" w:author="Jan Kelemen" w:date="2016-01-20T17:07:00Z">
            <w:rPr>
              <w:rFonts w:cs="Times New Roman"/>
              <w:szCs w:val="24"/>
            </w:rPr>
          </w:rPrChange>
        </w:rPr>
        <w:t xml:space="preserve"> računalo.</w:t>
      </w:r>
    </w:p>
    <w:p w14:paraId="7813C144" w14:textId="77777777" w:rsidR="00CA5BE5" w:rsidRPr="0020295F" w:rsidRDefault="00CA5BE5" w:rsidP="000A0B5F">
      <w:pPr>
        <w:shd w:val="clear" w:color="auto" w:fill="FFFFFF"/>
        <w:spacing w:after="0"/>
        <w:ind w:left="2880"/>
        <w:textAlignment w:val="baseline"/>
        <w:rPr>
          <w:rFonts w:cs="Times New Roman"/>
          <w:szCs w:val="24"/>
          <w:rPrChange w:id="2956" w:author="Jan Kelemen" w:date="2016-01-20T17:07:00Z">
            <w:rPr>
              <w:rFonts w:cs="Times New Roman"/>
              <w:szCs w:val="24"/>
            </w:rPr>
          </w:rPrChange>
        </w:rPr>
      </w:pPr>
    </w:p>
    <w:p w14:paraId="19F10D81" w14:textId="77777777" w:rsidR="00F576AA" w:rsidRPr="0020295F" w:rsidRDefault="00F576AA">
      <w:pPr>
        <w:spacing w:after="160" w:line="259" w:lineRule="auto"/>
        <w:jc w:val="left"/>
        <w:rPr>
          <w:rFonts w:cs="Times New Roman"/>
          <w:szCs w:val="24"/>
          <w:rPrChange w:id="2957" w:author="Jan Kelemen" w:date="2016-01-20T17:07:00Z">
            <w:rPr>
              <w:rFonts w:cs="Times New Roman"/>
              <w:szCs w:val="24"/>
            </w:rPr>
          </w:rPrChange>
        </w:rPr>
      </w:pPr>
      <w:r w:rsidRPr="0020295F">
        <w:rPr>
          <w:rFonts w:cs="Times New Roman"/>
          <w:szCs w:val="24"/>
          <w:rPrChange w:id="2958" w:author="Jan Kelemen" w:date="2016-01-20T17:07:00Z">
            <w:rPr>
              <w:rFonts w:cs="Times New Roman"/>
              <w:szCs w:val="24"/>
            </w:rPr>
          </w:rPrChange>
        </w:rPr>
        <w:br w:type="page"/>
      </w:r>
    </w:p>
    <w:p w14:paraId="4F9FBF51" w14:textId="77777777" w:rsidR="005E4C33" w:rsidRPr="0020295F" w:rsidRDefault="00F576AA" w:rsidP="00A360BF">
      <w:pPr>
        <w:pStyle w:val="Heading2"/>
        <w:rPr>
          <w:rPrChange w:id="2959" w:author="Jan Kelemen" w:date="2016-01-20T17:07:00Z">
            <w:rPr/>
          </w:rPrChange>
        </w:rPr>
      </w:pPr>
      <w:bookmarkStart w:id="2960" w:name="_Toc441072961"/>
      <w:r w:rsidRPr="0020295F">
        <w:rPr>
          <w:rPrChange w:id="2961" w:author="Jan Kelemen" w:date="2016-01-20T17:07:00Z">
            <w:rPr/>
          </w:rPrChange>
        </w:rPr>
        <w:lastRenderedPageBreak/>
        <w:t>Dijagrami obrazaca</w:t>
      </w:r>
      <w:bookmarkEnd w:id="2960"/>
    </w:p>
    <w:p w14:paraId="403855FB" w14:textId="77777777" w:rsidR="00A368CA" w:rsidRPr="0020295F" w:rsidRDefault="00F576AA" w:rsidP="00A368CA">
      <w:pPr>
        <w:keepNext/>
        <w:jc w:val="center"/>
        <w:rPr>
          <w:rPrChange w:id="2962" w:author="Jan Kelemen" w:date="2016-01-20T17:07:00Z">
            <w:rPr/>
          </w:rPrChange>
        </w:rPr>
      </w:pPr>
      <w:r w:rsidRPr="0020295F">
        <w:rPr>
          <w:noProof/>
          <w:lang w:eastAsia="hr-HR"/>
          <w:rPrChange w:id="2963" w:author="Jan Kelemen" w:date="2016-01-20T17:07:00Z">
            <w:rPr>
              <w:noProof/>
              <w:lang w:eastAsia="hr-HR"/>
            </w:rPr>
          </w:rPrChange>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61B40933" w:rsidR="007C6915" w:rsidRPr="0020295F" w:rsidRDefault="00A368CA" w:rsidP="00A368CA">
      <w:pPr>
        <w:pStyle w:val="Caption"/>
        <w:jc w:val="center"/>
        <w:rPr>
          <w:b w:val="0"/>
          <w:rPrChange w:id="2964" w:author="Jan Kelemen" w:date="2016-01-20T17:07:00Z">
            <w:rPr/>
          </w:rPrChange>
        </w:rPr>
      </w:pPr>
      <w:bookmarkStart w:id="2965" w:name="_Toc441072907"/>
      <w:r w:rsidRPr="0020295F">
        <w:rPr>
          <w:b w:val="0"/>
          <w:rPrChange w:id="2966" w:author="Jan Kelemen" w:date="2016-01-20T17:07:00Z">
            <w:rPr/>
          </w:rPrChange>
        </w:rPr>
        <w:t xml:space="preserve">Slika </w:t>
      </w:r>
      <w:ins w:id="2967" w:author="Jan Kelemen" w:date="2016-01-20T17:03:00Z">
        <w:r w:rsidR="0020295F" w:rsidRPr="0020295F">
          <w:rPr>
            <w:b w:val="0"/>
            <w:rPrChange w:id="2968" w:author="Jan Kelemen" w:date="2016-01-20T17:07:00Z">
              <w:rPr/>
            </w:rPrChange>
          </w:rPr>
          <w:fldChar w:fldCharType="begin"/>
        </w:r>
        <w:r w:rsidR="0020295F" w:rsidRPr="0020295F">
          <w:rPr>
            <w:b w:val="0"/>
            <w:rPrChange w:id="2969" w:author="Jan Kelemen" w:date="2016-01-20T17:07:00Z">
              <w:rPr/>
            </w:rPrChange>
          </w:rPr>
          <w:instrText xml:space="preserve"> STYLEREF 2 \s </w:instrText>
        </w:r>
      </w:ins>
      <w:r w:rsidR="0020295F" w:rsidRPr="0020295F">
        <w:rPr>
          <w:b w:val="0"/>
          <w:rPrChange w:id="2970" w:author="Jan Kelemen" w:date="2016-01-20T17:07:00Z">
            <w:rPr/>
          </w:rPrChange>
        </w:rPr>
        <w:fldChar w:fldCharType="separate"/>
      </w:r>
      <w:r w:rsidR="0020295F" w:rsidRPr="0020295F">
        <w:rPr>
          <w:b w:val="0"/>
          <w:noProof/>
          <w:rPrChange w:id="2971" w:author="Jan Kelemen" w:date="2016-01-20T17:07:00Z">
            <w:rPr>
              <w:noProof/>
            </w:rPr>
          </w:rPrChange>
        </w:rPr>
        <w:t>4.2</w:t>
      </w:r>
      <w:ins w:id="2972" w:author="Jan Kelemen" w:date="2016-01-20T17:03:00Z">
        <w:r w:rsidR="0020295F" w:rsidRPr="0020295F">
          <w:rPr>
            <w:b w:val="0"/>
            <w:rPrChange w:id="2973" w:author="Jan Kelemen" w:date="2016-01-20T17:07:00Z">
              <w:rPr/>
            </w:rPrChange>
          </w:rPr>
          <w:fldChar w:fldCharType="end"/>
        </w:r>
        <w:r w:rsidR="0020295F" w:rsidRPr="0020295F">
          <w:rPr>
            <w:b w:val="0"/>
            <w:rPrChange w:id="2974" w:author="Jan Kelemen" w:date="2016-01-20T17:07:00Z">
              <w:rPr/>
            </w:rPrChange>
          </w:rPr>
          <w:noBreakHyphen/>
        </w:r>
        <w:r w:rsidR="0020295F" w:rsidRPr="0020295F">
          <w:rPr>
            <w:b w:val="0"/>
            <w:rPrChange w:id="2975" w:author="Jan Kelemen" w:date="2016-01-20T17:07:00Z">
              <w:rPr/>
            </w:rPrChange>
          </w:rPr>
          <w:fldChar w:fldCharType="begin"/>
        </w:r>
        <w:r w:rsidR="0020295F" w:rsidRPr="0020295F">
          <w:rPr>
            <w:b w:val="0"/>
            <w:rPrChange w:id="2976" w:author="Jan Kelemen" w:date="2016-01-20T17:07:00Z">
              <w:rPr/>
            </w:rPrChange>
          </w:rPr>
          <w:instrText xml:space="preserve"> SEQ Slika \* ARABIC \s 2 </w:instrText>
        </w:r>
      </w:ins>
      <w:r w:rsidR="0020295F" w:rsidRPr="0020295F">
        <w:rPr>
          <w:b w:val="0"/>
          <w:rPrChange w:id="2977" w:author="Jan Kelemen" w:date="2016-01-20T17:07:00Z">
            <w:rPr/>
          </w:rPrChange>
        </w:rPr>
        <w:fldChar w:fldCharType="separate"/>
      </w:r>
      <w:ins w:id="2978" w:author="Jan Kelemen" w:date="2016-01-20T17:03:00Z">
        <w:r w:rsidR="0020295F" w:rsidRPr="0020295F">
          <w:rPr>
            <w:b w:val="0"/>
            <w:noProof/>
            <w:rPrChange w:id="2979" w:author="Jan Kelemen" w:date="2016-01-20T17:07:00Z">
              <w:rPr>
                <w:noProof/>
              </w:rPr>
            </w:rPrChange>
          </w:rPr>
          <w:t>1</w:t>
        </w:r>
        <w:r w:rsidR="0020295F" w:rsidRPr="0020295F">
          <w:rPr>
            <w:b w:val="0"/>
            <w:rPrChange w:id="2980" w:author="Jan Kelemen" w:date="2016-01-20T17:07:00Z">
              <w:rPr/>
            </w:rPrChange>
          </w:rPr>
          <w:fldChar w:fldCharType="end"/>
        </w:r>
      </w:ins>
      <w:del w:id="2981" w:author="Jan Kelemen" w:date="2016-01-20T16:53:00Z">
        <w:r w:rsidR="00D51D8A" w:rsidRPr="0020295F" w:rsidDel="008142BA">
          <w:rPr>
            <w:b w:val="0"/>
            <w:rPrChange w:id="2982" w:author="Jan Kelemen" w:date="2016-01-20T17:07:00Z">
              <w:rPr/>
            </w:rPrChange>
          </w:rPr>
          <w:fldChar w:fldCharType="begin"/>
        </w:r>
        <w:r w:rsidR="00D51D8A" w:rsidRPr="0020295F" w:rsidDel="008142BA">
          <w:rPr>
            <w:b w:val="0"/>
            <w:rPrChange w:id="2983" w:author="Jan Kelemen" w:date="2016-01-20T17:07:00Z">
              <w:rPr/>
            </w:rPrChange>
          </w:rPr>
          <w:delInstrText xml:space="preserve"> STYLEREF 2 \s </w:delInstrText>
        </w:r>
        <w:r w:rsidR="00D51D8A" w:rsidRPr="0020295F" w:rsidDel="008142BA">
          <w:rPr>
            <w:b w:val="0"/>
            <w:rPrChange w:id="2984" w:author="Jan Kelemen" w:date="2016-01-20T17:07:00Z">
              <w:rPr/>
            </w:rPrChange>
          </w:rPr>
          <w:fldChar w:fldCharType="separate"/>
        </w:r>
        <w:r w:rsidR="001E5B16" w:rsidRPr="0020295F" w:rsidDel="008142BA">
          <w:rPr>
            <w:b w:val="0"/>
            <w:noProof/>
            <w:rPrChange w:id="2985" w:author="Jan Kelemen" w:date="2016-01-20T17:07:00Z">
              <w:rPr>
                <w:noProof/>
              </w:rPr>
            </w:rPrChange>
          </w:rPr>
          <w:delText>4.2</w:delText>
        </w:r>
        <w:r w:rsidR="00D51D8A" w:rsidRPr="0020295F" w:rsidDel="008142BA">
          <w:rPr>
            <w:b w:val="0"/>
            <w:noProof/>
            <w:rPrChange w:id="2986" w:author="Jan Kelemen" w:date="2016-01-20T17:07:00Z">
              <w:rPr>
                <w:noProof/>
              </w:rPr>
            </w:rPrChange>
          </w:rPr>
          <w:fldChar w:fldCharType="end"/>
        </w:r>
        <w:r w:rsidR="00DD773E" w:rsidRPr="0020295F" w:rsidDel="008142BA">
          <w:rPr>
            <w:b w:val="0"/>
            <w:rPrChange w:id="2987" w:author="Jan Kelemen" w:date="2016-01-20T17:07:00Z">
              <w:rPr/>
            </w:rPrChange>
          </w:rPr>
          <w:delText>.</w:delText>
        </w:r>
        <w:r w:rsidR="00D51D8A" w:rsidRPr="0020295F" w:rsidDel="008142BA">
          <w:rPr>
            <w:b w:val="0"/>
            <w:rPrChange w:id="2988" w:author="Jan Kelemen" w:date="2016-01-20T17:07:00Z">
              <w:rPr/>
            </w:rPrChange>
          </w:rPr>
          <w:fldChar w:fldCharType="begin"/>
        </w:r>
        <w:r w:rsidR="00D51D8A" w:rsidRPr="0020295F" w:rsidDel="008142BA">
          <w:rPr>
            <w:b w:val="0"/>
            <w:rPrChange w:id="2989" w:author="Jan Kelemen" w:date="2016-01-20T17:07:00Z">
              <w:rPr/>
            </w:rPrChange>
          </w:rPr>
          <w:delInstrText xml:space="preserve"> SEQ Slika \* ARABIC \s 2 </w:delInstrText>
        </w:r>
        <w:r w:rsidR="00D51D8A" w:rsidRPr="0020295F" w:rsidDel="008142BA">
          <w:rPr>
            <w:b w:val="0"/>
            <w:rPrChange w:id="2990" w:author="Jan Kelemen" w:date="2016-01-20T17:07:00Z">
              <w:rPr/>
            </w:rPrChange>
          </w:rPr>
          <w:fldChar w:fldCharType="separate"/>
        </w:r>
        <w:r w:rsidR="001E5B16" w:rsidRPr="0020295F" w:rsidDel="008142BA">
          <w:rPr>
            <w:b w:val="0"/>
            <w:noProof/>
            <w:rPrChange w:id="2991" w:author="Jan Kelemen" w:date="2016-01-20T17:07:00Z">
              <w:rPr>
                <w:noProof/>
              </w:rPr>
            </w:rPrChange>
          </w:rPr>
          <w:delText>1</w:delText>
        </w:r>
        <w:r w:rsidR="00D51D8A" w:rsidRPr="0020295F" w:rsidDel="008142BA">
          <w:rPr>
            <w:b w:val="0"/>
            <w:noProof/>
            <w:rPrChange w:id="2992" w:author="Jan Kelemen" w:date="2016-01-20T17:07:00Z">
              <w:rPr>
                <w:noProof/>
              </w:rPr>
            </w:rPrChange>
          </w:rPr>
          <w:fldChar w:fldCharType="end"/>
        </w:r>
      </w:del>
      <w:r w:rsidRPr="0020295F">
        <w:rPr>
          <w:b w:val="0"/>
          <w:rPrChange w:id="2993" w:author="Jan Kelemen" w:date="2016-01-20T17:07:00Z">
            <w:rPr/>
          </w:rPrChange>
        </w:rPr>
        <w:t xml:space="preserve"> Dijagram obrazaca uporabe sustava</w:t>
      </w:r>
      <w:bookmarkEnd w:id="2965"/>
    </w:p>
    <w:p w14:paraId="1D7C6A23" w14:textId="7D257FE3" w:rsidR="00F576AA" w:rsidRPr="0020295F" w:rsidRDefault="00F576AA" w:rsidP="00F576AA">
      <w:pPr>
        <w:pStyle w:val="Caption"/>
        <w:jc w:val="center"/>
        <w:rPr>
          <w:b w:val="0"/>
          <w:rPrChange w:id="2994" w:author="Jan Kelemen" w:date="2016-01-20T17:07:00Z">
            <w:rPr/>
          </w:rPrChange>
        </w:rPr>
      </w:pPr>
    </w:p>
    <w:p w14:paraId="490084D3" w14:textId="77777777" w:rsidR="00135DB7" w:rsidRPr="0020295F" w:rsidRDefault="00F576AA" w:rsidP="00135DB7">
      <w:pPr>
        <w:keepNext/>
        <w:jc w:val="center"/>
        <w:rPr>
          <w:rPrChange w:id="2995" w:author="Jan Kelemen" w:date="2016-01-20T17:07:00Z">
            <w:rPr/>
          </w:rPrChange>
        </w:rPr>
      </w:pPr>
      <w:r w:rsidRPr="0020295F">
        <w:rPr>
          <w:noProof/>
          <w:lang w:eastAsia="hr-HR"/>
          <w:rPrChange w:id="2996" w:author="Jan Kelemen" w:date="2016-01-20T17:07:00Z">
            <w:rPr>
              <w:noProof/>
              <w:lang w:eastAsia="hr-HR"/>
            </w:rPr>
          </w:rPrChange>
        </w:rPr>
        <w:drawing>
          <wp:inline distT="0" distB="0" distL="0" distR="0" wp14:anchorId="6FE7219B" wp14:editId="083EE829">
            <wp:extent cx="4430077" cy="3800721"/>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800721"/>
                    </a:xfrm>
                    <a:prstGeom prst="rect">
                      <a:avLst/>
                    </a:prstGeom>
                  </pic:spPr>
                </pic:pic>
              </a:graphicData>
            </a:graphic>
          </wp:inline>
        </w:drawing>
      </w:r>
    </w:p>
    <w:p w14:paraId="4396C813" w14:textId="13920DAA" w:rsidR="00135DB7" w:rsidRPr="0020295F" w:rsidRDefault="00135DB7" w:rsidP="00F06DFC">
      <w:pPr>
        <w:pStyle w:val="Caption"/>
        <w:jc w:val="center"/>
        <w:rPr>
          <w:b w:val="0"/>
          <w:rPrChange w:id="2997" w:author="Jan Kelemen" w:date="2016-01-20T17:07:00Z">
            <w:rPr/>
          </w:rPrChange>
        </w:rPr>
      </w:pPr>
      <w:bookmarkStart w:id="2998" w:name="_Toc441072908"/>
      <w:r w:rsidRPr="0020295F">
        <w:rPr>
          <w:b w:val="0"/>
          <w:rPrChange w:id="2999" w:author="Jan Kelemen" w:date="2016-01-20T17:07:00Z">
            <w:rPr/>
          </w:rPrChange>
        </w:rPr>
        <w:t xml:space="preserve">Slika </w:t>
      </w:r>
      <w:ins w:id="3000" w:author="Jan Kelemen" w:date="2016-01-20T17:03:00Z">
        <w:r w:rsidR="0020295F" w:rsidRPr="0020295F">
          <w:rPr>
            <w:b w:val="0"/>
            <w:rPrChange w:id="3001" w:author="Jan Kelemen" w:date="2016-01-20T17:07:00Z">
              <w:rPr/>
            </w:rPrChange>
          </w:rPr>
          <w:fldChar w:fldCharType="begin"/>
        </w:r>
        <w:r w:rsidR="0020295F" w:rsidRPr="0020295F">
          <w:rPr>
            <w:b w:val="0"/>
            <w:rPrChange w:id="3002" w:author="Jan Kelemen" w:date="2016-01-20T17:07:00Z">
              <w:rPr/>
            </w:rPrChange>
          </w:rPr>
          <w:instrText xml:space="preserve"> STYLEREF 2 \s </w:instrText>
        </w:r>
      </w:ins>
      <w:r w:rsidR="0020295F" w:rsidRPr="0020295F">
        <w:rPr>
          <w:b w:val="0"/>
          <w:rPrChange w:id="3003" w:author="Jan Kelemen" w:date="2016-01-20T17:07:00Z">
            <w:rPr/>
          </w:rPrChange>
        </w:rPr>
        <w:fldChar w:fldCharType="separate"/>
      </w:r>
      <w:r w:rsidR="0020295F" w:rsidRPr="0020295F">
        <w:rPr>
          <w:b w:val="0"/>
          <w:noProof/>
          <w:rPrChange w:id="3004" w:author="Jan Kelemen" w:date="2016-01-20T17:07:00Z">
            <w:rPr>
              <w:noProof/>
            </w:rPr>
          </w:rPrChange>
        </w:rPr>
        <w:t>4.2</w:t>
      </w:r>
      <w:ins w:id="3005" w:author="Jan Kelemen" w:date="2016-01-20T17:03:00Z">
        <w:r w:rsidR="0020295F" w:rsidRPr="0020295F">
          <w:rPr>
            <w:b w:val="0"/>
            <w:rPrChange w:id="3006" w:author="Jan Kelemen" w:date="2016-01-20T17:07:00Z">
              <w:rPr/>
            </w:rPrChange>
          </w:rPr>
          <w:fldChar w:fldCharType="end"/>
        </w:r>
        <w:r w:rsidR="0020295F" w:rsidRPr="0020295F">
          <w:rPr>
            <w:b w:val="0"/>
            <w:rPrChange w:id="3007" w:author="Jan Kelemen" w:date="2016-01-20T17:07:00Z">
              <w:rPr/>
            </w:rPrChange>
          </w:rPr>
          <w:noBreakHyphen/>
        </w:r>
        <w:r w:rsidR="0020295F" w:rsidRPr="0020295F">
          <w:rPr>
            <w:b w:val="0"/>
            <w:rPrChange w:id="3008" w:author="Jan Kelemen" w:date="2016-01-20T17:07:00Z">
              <w:rPr/>
            </w:rPrChange>
          </w:rPr>
          <w:fldChar w:fldCharType="begin"/>
        </w:r>
        <w:r w:rsidR="0020295F" w:rsidRPr="0020295F">
          <w:rPr>
            <w:b w:val="0"/>
            <w:rPrChange w:id="3009" w:author="Jan Kelemen" w:date="2016-01-20T17:07:00Z">
              <w:rPr/>
            </w:rPrChange>
          </w:rPr>
          <w:instrText xml:space="preserve"> SEQ Slika \* ARABIC \s 2 </w:instrText>
        </w:r>
      </w:ins>
      <w:r w:rsidR="0020295F" w:rsidRPr="0020295F">
        <w:rPr>
          <w:b w:val="0"/>
          <w:rPrChange w:id="3010" w:author="Jan Kelemen" w:date="2016-01-20T17:07:00Z">
            <w:rPr/>
          </w:rPrChange>
        </w:rPr>
        <w:fldChar w:fldCharType="separate"/>
      </w:r>
      <w:ins w:id="3011" w:author="Jan Kelemen" w:date="2016-01-20T17:03:00Z">
        <w:r w:rsidR="0020295F" w:rsidRPr="0020295F">
          <w:rPr>
            <w:b w:val="0"/>
            <w:noProof/>
            <w:rPrChange w:id="3012" w:author="Jan Kelemen" w:date="2016-01-20T17:07:00Z">
              <w:rPr>
                <w:noProof/>
              </w:rPr>
            </w:rPrChange>
          </w:rPr>
          <w:t>2</w:t>
        </w:r>
        <w:r w:rsidR="0020295F" w:rsidRPr="0020295F">
          <w:rPr>
            <w:b w:val="0"/>
            <w:rPrChange w:id="3013" w:author="Jan Kelemen" w:date="2016-01-20T17:07:00Z">
              <w:rPr/>
            </w:rPrChange>
          </w:rPr>
          <w:fldChar w:fldCharType="end"/>
        </w:r>
      </w:ins>
      <w:del w:id="3014" w:author="Jan Kelemen" w:date="2016-01-20T16:53:00Z">
        <w:r w:rsidR="00D51D8A" w:rsidRPr="0020295F" w:rsidDel="008142BA">
          <w:rPr>
            <w:b w:val="0"/>
            <w:rPrChange w:id="3015" w:author="Jan Kelemen" w:date="2016-01-20T17:07:00Z">
              <w:rPr/>
            </w:rPrChange>
          </w:rPr>
          <w:fldChar w:fldCharType="begin"/>
        </w:r>
        <w:r w:rsidR="00D51D8A" w:rsidRPr="0020295F" w:rsidDel="008142BA">
          <w:rPr>
            <w:b w:val="0"/>
            <w:rPrChange w:id="3016" w:author="Jan Kelemen" w:date="2016-01-20T17:07:00Z">
              <w:rPr/>
            </w:rPrChange>
          </w:rPr>
          <w:delInstrText xml:space="preserve"> STYLEREF 2 \s </w:delInstrText>
        </w:r>
        <w:r w:rsidR="00D51D8A" w:rsidRPr="0020295F" w:rsidDel="008142BA">
          <w:rPr>
            <w:b w:val="0"/>
            <w:rPrChange w:id="3017" w:author="Jan Kelemen" w:date="2016-01-20T17:07:00Z">
              <w:rPr/>
            </w:rPrChange>
          </w:rPr>
          <w:fldChar w:fldCharType="separate"/>
        </w:r>
        <w:r w:rsidR="001E5B16" w:rsidRPr="0020295F" w:rsidDel="008142BA">
          <w:rPr>
            <w:b w:val="0"/>
            <w:noProof/>
            <w:rPrChange w:id="3018" w:author="Jan Kelemen" w:date="2016-01-20T17:07:00Z">
              <w:rPr>
                <w:noProof/>
              </w:rPr>
            </w:rPrChange>
          </w:rPr>
          <w:delText>4.2</w:delText>
        </w:r>
        <w:r w:rsidR="00D51D8A" w:rsidRPr="0020295F" w:rsidDel="008142BA">
          <w:rPr>
            <w:b w:val="0"/>
            <w:noProof/>
            <w:rPrChange w:id="3019" w:author="Jan Kelemen" w:date="2016-01-20T17:07:00Z">
              <w:rPr>
                <w:noProof/>
              </w:rPr>
            </w:rPrChange>
          </w:rPr>
          <w:fldChar w:fldCharType="end"/>
        </w:r>
        <w:r w:rsidR="00DD773E" w:rsidRPr="0020295F" w:rsidDel="008142BA">
          <w:rPr>
            <w:b w:val="0"/>
            <w:rPrChange w:id="3020" w:author="Jan Kelemen" w:date="2016-01-20T17:07:00Z">
              <w:rPr/>
            </w:rPrChange>
          </w:rPr>
          <w:delText>.</w:delText>
        </w:r>
        <w:r w:rsidR="00D51D8A" w:rsidRPr="0020295F" w:rsidDel="008142BA">
          <w:rPr>
            <w:b w:val="0"/>
            <w:rPrChange w:id="3021" w:author="Jan Kelemen" w:date="2016-01-20T17:07:00Z">
              <w:rPr/>
            </w:rPrChange>
          </w:rPr>
          <w:fldChar w:fldCharType="begin"/>
        </w:r>
        <w:r w:rsidR="00D51D8A" w:rsidRPr="0020295F" w:rsidDel="008142BA">
          <w:rPr>
            <w:b w:val="0"/>
            <w:rPrChange w:id="3022" w:author="Jan Kelemen" w:date="2016-01-20T17:07:00Z">
              <w:rPr/>
            </w:rPrChange>
          </w:rPr>
          <w:delInstrText xml:space="preserve"> SEQ Slika \* ARABIC \s 2 </w:delInstrText>
        </w:r>
        <w:r w:rsidR="00D51D8A" w:rsidRPr="0020295F" w:rsidDel="008142BA">
          <w:rPr>
            <w:b w:val="0"/>
            <w:rPrChange w:id="3023" w:author="Jan Kelemen" w:date="2016-01-20T17:07:00Z">
              <w:rPr/>
            </w:rPrChange>
          </w:rPr>
          <w:fldChar w:fldCharType="separate"/>
        </w:r>
        <w:r w:rsidR="001E5B16" w:rsidRPr="0020295F" w:rsidDel="008142BA">
          <w:rPr>
            <w:b w:val="0"/>
            <w:noProof/>
            <w:rPrChange w:id="3024" w:author="Jan Kelemen" w:date="2016-01-20T17:07:00Z">
              <w:rPr>
                <w:noProof/>
              </w:rPr>
            </w:rPrChange>
          </w:rPr>
          <w:delText>2</w:delText>
        </w:r>
        <w:r w:rsidR="00D51D8A" w:rsidRPr="0020295F" w:rsidDel="008142BA">
          <w:rPr>
            <w:b w:val="0"/>
            <w:noProof/>
            <w:rPrChange w:id="3025" w:author="Jan Kelemen" w:date="2016-01-20T17:07:00Z">
              <w:rPr>
                <w:noProof/>
              </w:rPr>
            </w:rPrChange>
          </w:rPr>
          <w:fldChar w:fldCharType="end"/>
        </w:r>
      </w:del>
      <w:r w:rsidRPr="0020295F">
        <w:rPr>
          <w:b w:val="0"/>
          <w:rPrChange w:id="3026" w:author="Jan Kelemen" w:date="2016-01-20T17:07:00Z">
            <w:rPr/>
          </w:rPrChange>
        </w:rPr>
        <w:t xml:space="preserve"> Dijagram obrazaca uporabe za narudžbu jela</w:t>
      </w:r>
      <w:bookmarkEnd w:id="2998"/>
      <w:r w:rsidRPr="0020295F">
        <w:rPr>
          <w:b w:val="0"/>
          <w:rPrChange w:id="3027" w:author="Jan Kelemen" w:date="2016-01-20T17:07:00Z">
            <w:rPr/>
          </w:rPrChange>
        </w:rPr>
        <w:br w:type="page"/>
      </w:r>
    </w:p>
    <w:p w14:paraId="0A865593" w14:textId="77777777" w:rsidR="00135DB7" w:rsidRPr="0020295F" w:rsidRDefault="00F576AA" w:rsidP="00135DB7">
      <w:pPr>
        <w:keepNext/>
        <w:jc w:val="center"/>
        <w:rPr>
          <w:rPrChange w:id="3028" w:author="Jan Kelemen" w:date="2016-01-20T17:07:00Z">
            <w:rPr/>
          </w:rPrChange>
        </w:rPr>
      </w:pPr>
      <w:r w:rsidRPr="0020295F">
        <w:rPr>
          <w:noProof/>
          <w:lang w:eastAsia="hr-HR"/>
          <w:rPrChange w:id="3029" w:author="Jan Kelemen" w:date="2016-01-20T17:07:00Z">
            <w:rPr>
              <w:noProof/>
              <w:lang w:eastAsia="hr-HR"/>
            </w:rPr>
          </w:rPrChange>
        </w:rPr>
        <w:lastRenderedPageBreak/>
        <w:drawing>
          <wp:inline distT="0" distB="0" distL="0" distR="0" wp14:anchorId="4CFD7E3D" wp14:editId="7323BAFA">
            <wp:extent cx="4692491" cy="3503727"/>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692491" cy="3503727"/>
                    </a:xfrm>
                    <a:prstGeom prst="rect">
                      <a:avLst/>
                    </a:prstGeom>
                  </pic:spPr>
                </pic:pic>
              </a:graphicData>
            </a:graphic>
          </wp:inline>
        </w:drawing>
      </w:r>
    </w:p>
    <w:p w14:paraId="5E8DA59E" w14:textId="7D3D1A38" w:rsidR="00F576AA" w:rsidRPr="0020295F" w:rsidRDefault="00135DB7" w:rsidP="00135DB7">
      <w:pPr>
        <w:pStyle w:val="Caption"/>
        <w:jc w:val="center"/>
        <w:rPr>
          <w:b w:val="0"/>
          <w:rPrChange w:id="3030" w:author="Jan Kelemen" w:date="2016-01-20T17:07:00Z">
            <w:rPr/>
          </w:rPrChange>
        </w:rPr>
      </w:pPr>
      <w:bookmarkStart w:id="3031" w:name="_Toc441072909"/>
      <w:r w:rsidRPr="0020295F">
        <w:rPr>
          <w:b w:val="0"/>
          <w:rPrChange w:id="3032" w:author="Jan Kelemen" w:date="2016-01-20T17:07:00Z">
            <w:rPr/>
          </w:rPrChange>
        </w:rPr>
        <w:t xml:space="preserve">Slika </w:t>
      </w:r>
      <w:ins w:id="3033" w:author="Jan Kelemen" w:date="2016-01-20T17:03:00Z">
        <w:r w:rsidR="0020295F" w:rsidRPr="0020295F">
          <w:rPr>
            <w:b w:val="0"/>
            <w:rPrChange w:id="3034" w:author="Jan Kelemen" w:date="2016-01-20T17:07:00Z">
              <w:rPr/>
            </w:rPrChange>
          </w:rPr>
          <w:fldChar w:fldCharType="begin"/>
        </w:r>
        <w:r w:rsidR="0020295F" w:rsidRPr="0020295F">
          <w:rPr>
            <w:b w:val="0"/>
            <w:rPrChange w:id="3035" w:author="Jan Kelemen" w:date="2016-01-20T17:07:00Z">
              <w:rPr/>
            </w:rPrChange>
          </w:rPr>
          <w:instrText xml:space="preserve"> STYLEREF 2 \s </w:instrText>
        </w:r>
      </w:ins>
      <w:r w:rsidR="0020295F" w:rsidRPr="0020295F">
        <w:rPr>
          <w:b w:val="0"/>
          <w:rPrChange w:id="3036" w:author="Jan Kelemen" w:date="2016-01-20T17:07:00Z">
            <w:rPr/>
          </w:rPrChange>
        </w:rPr>
        <w:fldChar w:fldCharType="separate"/>
      </w:r>
      <w:r w:rsidR="0020295F" w:rsidRPr="0020295F">
        <w:rPr>
          <w:b w:val="0"/>
          <w:noProof/>
          <w:rPrChange w:id="3037" w:author="Jan Kelemen" w:date="2016-01-20T17:07:00Z">
            <w:rPr>
              <w:noProof/>
            </w:rPr>
          </w:rPrChange>
        </w:rPr>
        <w:t>4.2</w:t>
      </w:r>
      <w:ins w:id="3038" w:author="Jan Kelemen" w:date="2016-01-20T17:03:00Z">
        <w:r w:rsidR="0020295F" w:rsidRPr="0020295F">
          <w:rPr>
            <w:b w:val="0"/>
            <w:rPrChange w:id="3039" w:author="Jan Kelemen" w:date="2016-01-20T17:07:00Z">
              <w:rPr/>
            </w:rPrChange>
          </w:rPr>
          <w:fldChar w:fldCharType="end"/>
        </w:r>
        <w:r w:rsidR="0020295F" w:rsidRPr="0020295F">
          <w:rPr>
            <w:b w:val="0"/>
            <w:rPrChange w:id="3040" w:author="Jan Kelemen" w:date="2016-01-20T17:07:00Z">
              <w:rPr/>
            </w:rPrChange>
          </w:rPr>
          <w:noBreakHyphen/>
        </w:r>
        <w:r w:rsidR="0020295F" w:rsidRPr="0020295F">
          <w:rPr>
            <w:b w:val="0"/>
            <w:rPrChange w:id="3041" w:author="Jan Kelemen" w:date="2016-01-20T17:07:00Z">
              <w:rPr/>
            </w:rPrChange>
          </w:rPr>
          <w:fldChar w:fldCharType="begin"/>
        </w:r>
        <w:r w:rsidR="0020295F" w:rsidRPr="0020295F">
          <w:rPr>
            <w:b w:val="0"/>
            <w:rPrChange w:id="3042" w:author="Jan Kelemen" w:date="2016-01-20T17:07:00Z">
              <w:rPr/>
            </w:rPrChange>
          </w:rPr>
          <w:instrText xml:space="preserve"> SEQ Slika \* ARABIC \s 2 </w:instrText>
        </w:r>
      </w:ins>
      <w:r w:rsidR="0020295F" w:rsidRPr="0020295F">
        <w:rPr>
          <w:b w:val="0"/>
          <w:rPrChange w:id="3043" w:author="Jan Kelemen" w:date="2016-01-20T17:07:00Z">
            <w:rPr/>
          </w:rPrChange>
        </w:rPr>
        <w:fldChar w:fldCharType="separate"/>
      </w:r>
      <w:ins w:id="3044" w:author="Jan Kelemen" w:date="2016-01-20T17:03:00Z">
        <w:r w:rsidR="0020295F" w:rsidRPr="0020295F">
          <w:rPr>
            <w:b w:val="0"/>
            <w:noProof/>
            <w:rPrChange w:id="3045" w:author="Jan Kelemen" w:date="2016-01-20T17:07:00Z">
              <w:rPr>
                <w:noProof/>
              </w:rPr>
            </w:rPrChange>
          </w:rPr>
          <w:t>3</w:t>
        </w:r>
        <w:r w:rsidR="0020295F" w:rsidRPr="0020295F">
          <w:rPr>
            <w:b w:val="0"/>
            <w:rPrChange w:id="3046" w:author="Jan Kelemen" w:date="2016-01-20T17:07:00Z">
              <w:rPr/>
            </w:rPrChange>
          </w:rPr>
          <w:fldChar w:fldCharType="end"/>
        </w:r>
      </w:ins>
      <w:del w:id="3047" w:author="Jan Kelemen" w:date="2016-01-20T16:53:00Z">
        <w:r w:rsidR="00D51D8A" w:rsidRPr="0020295F" w:rsidDel="008142BA">
          <w:rPr>
            <w:b w:val="0"/>
            <w:rPrChange w:id="3048" w:author="Jan Kelemen" w:date="2016-01-20T17:07:00Z">
              <w:rPr/>
            </w:rPrChange>
          </w:rPr>
          <w:fldChar w:fldCharType="begin"/>
        </w:r>
        <w:r w:rsidR="00D51D8A" w:rsidRPr="0020295F" w:rsidDel="008142BA">
          <w:rPr>
            <w:b w:val="0"/>
            <w:rPrChange w:id="3049" w:author="Jan Kelemen" w:date="2016-01-20T17:07:00Z">
              <w:rPr/>
            </w:rPrChange>
          </w:rPr>
          <w:delInstrText xml:space="preserve"> STYLEREF 2 \s </w:delInstrText>
        </w:r>
        <w:r w:rsidR="00D51D8A" w:rsidRPr="0020295F" w:rsidDel="008142BA">
          <w:rPr>
            <w:b w:val="0"/>
            <w:rPrChange w:id="3050" w:author="Jan Kelemen" w:date="2016-01-20T17:07:00Z">
              <w:rPr/>
            </w:rPrChange>
          </w:rPr>
          <w:fldChar w:fldCharType="separate"/>
        </w:r>
        <w:r w:rsidR="001E5B16" w:rsidRPr="0020295F" w:rsidDel="008142BA">
          <w:rPr>
            <w:b w:val="0"/>
            <w:noProof/>
            <w:rPrChange w:id="3051" w:author="Jan Kelemen" w:date="2016-01-20T17:07:00Z">
              <w:rPr>
                <w:noProof/>
              </w:rPr>
            </w:rPrChange>
          </w:rPr>
          <w:delText>4.2</w:delText>
        </w:r>
        <w:r w:rsidR="00D51D8A" w:rsidRPr="0020295F" w:rsidDel="008142BA">
          <w:rPr>
            <w:b w:val="0"/>
            <w:noProof/>
            <w:rPrChange w:id="3052" w:author="Jan Kelemen" w:date="2016-01-20T17:07:00Z">
              <w:rPr>
                <w:noProof/>
              </w:rPr>
            </w:rPrChange>
          </w:rPr>
          <w:fldChar w:fldCharType="end"/>
        </w:r>
        <w:r w:rsidR="00DD773E" w:rsidRPr="0020295F" w:rsidDel="008142BA">
          <w:rPr>
            <w:b w:val="0"/>
            <w:rPrChange w:id="3053" w:author="Jan Kelemen" w:date="2016-01-20T17:07:00Z">
              <w:rPr/>
            </w:rPrChange>
          </w:rPr>
          <w:delText>.</w:delText>
        </w:r>
        <w:r w:rsidR="00D51D8A" w:rsidRPr="0020295F" w:rsidDel="008142BA">
          <w:rPr>
            <w:b w:val="0"/>
            <w:rPrChange w:id="3054" w:author="Jan Kelemen" w:date="2016-01-20T17:07:00Z">
              <w:rPr/>
            </w:rPrChange>
          </w:rPr>
          <w:fldChar w:fldCharType="begin"/>
        </w:r>
        <w:r w:rsidR="00D51D8A" w:rsidRPr="0020295F" w:rsidDel="008142BA">
          <w:rPr>
            <w:b w:val="0"/>
            <w:rPrChange w:id="3055" w:author="Jan Kelemen" w:date="2016-01-20T17:07:00Z">
              <w:rPr/>
            </w:rPrChange>
          </w:rPr>
          <w:delInstrText xml:space="preserve"> SEQ Slika \* ARABIC \s 2 </w:delInstrText>
        </w:r>
        <w:r w:rsidR="00D51D8A" w:rsidRPr="0020295F" w:rsidDel="008142BA">
          <w:rPr>
            <w:b w:val="0"/>
            <w:rPrChange w:id="3056" w:author="Jan Kelemen" w:date="2016-01-20T17:07:00Z">
              <w:rPr/>
            </w:rPrChange>
          </w:rPr>
          <w:fldChar w:fldCharType="separate"/>
        </w:r>
        <w:r w:rsidR="001E5B16" w:rsidRPr="0020295F" w:rsidDel="008142BA">
          <w:rPr>
            <w:b w:val="0"/>
            <w:noProof/>
            <w:rPrChange w:id="3057" w:author="Jan Kelemen" w:date="2016-01-20T17:07:00Z">
              <w:rPr>
                <w:noProof/>
              </w:rPr>
            </w:rPrChange>
          </w:rPr>
          <w:delText>3</w:delText>
        </w:r>
        <w:r w:rsidR="00D51D8A" w:rsidRPr="0020295F" w:rsidDel="008142BA">
          <w:rPr>
            <w:b w:val="0"/>
            <w:noProof/>
            <w:rPrChange w:id="3058" w:author="Jan Kelemen" w:date="2016-01-20T17:07:00Z">
              <w:rPr>
                <w:noProof/>
              </w:rPr>
            </w:rPrChange>
          </w:rPr>
          <w:fldChar w:fldCharType="end"/>
        </w:r>
      </w:del>
      <w:r w:rsidRPr="0020295F">
        <w:rPr>
          <w:b w:val="0"/>
          <w:rPrChange w:id="3059" w:author="Jan Kelemen" w:date="2016-01-20T17:07:00Z">
            <w:rPr/>
          </w:rPrChange>
        </w:rPr>
        <w:t xml:space="preserve"> Dijagram obrazaca uporabe aktivnosti u košarici</w:t>
      </w:r>
      <w:bookmarkEnd w:id="3031"/>
    </w:p>
    <w:p w14:paraId="5BDDC622" w14:textId="77777777" w:rsidR="0035493B" w:rsidRPr="0020295F" w:rsidRDefault="00F576AA" w:rsidP="0035493B">
      <w:pPr>
        <w:keepNext/>
        <w:jc w:val="center"/>
        <w:rPr>
          <w:rPrChange w:id="3060" w:author="Jan Kelemen" w:date="2016-01-20T17:07:00Z">
            <w:rPr/>
          </w:rPrChange>
        </w:rPr>
      </w:pPr>
      <w:r w:rsidRPr="0020295F">
        <w:rPr>
          <w:noProof/>
          <w:lang w:eastAsia="hr-HR"/>
          <w:rPrChange w:id="3061" w:author="Jan Kelemen" w:date="2016-01-20T17:07:00Z">
            <w:rPr>
              <w:noProof/>
              <w:lang w:eastAsia="hr-HR"/>
            </w:rPr>
          </w:rPrChange>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1A483FDB" w:rsidR="00F576AA" w:rsidRPr="0020295F" w:rsidRDefault="0035493B" w:rsidP="0035493B">
      <w:pPr>
        <w:pStyle w:val="Caption"/>
        <w:jc w:val="center"/>
        <w:rPr>
          <w:b w:val="0"/>
          <w:rPrChange w:id="3062" w:author="Jan Kelemen" w:date="2016-01-20T17:07:00Z">
            <w:rPr/>
          </w:rPrChange>
        </w:rPr>
      </w:pPr>
      <w:bookmarkStart w:id="3063" w:name="_Toc441072910"/>
      <w:r w:rsidRPr="0020295F">
        <w:rPr>
          <w:b w:val="0"/>
          <w:rPrChange w:id="3064" w:author="Jan Kelemen" w:date="2016-01-20T17:07:00Z">
            <w:rPr/>
          </w:rPrChange>
        </w:rPr>
        <w:t xml:space="preserve">Slika </w:t>
      </w:r>
      <w:ins w:id="3065" w:author="Jan Kelemen" w:date="2016-01-20T17:03:00Z">
        <w:r w:rsidR="0020295F" w:rsidRPr="0020295F">
          <w:rPr>
            <w:b w:val="0"/>
            <w:rPrChange w:id="3066" w:author="Jan Kelemen" w:date="2016-01-20T17:07:00Z">
              <w:rPr/>
            </w:rPrChange>
          </w:rPr>
          <w:fldChar w:fldCharType="begin"/>
        </w:r>
        <w:r w:rsidR="0020295F" w:rsidRPr="0020295F">
          <w:rPr>
            <w:b w:val="0"/>
            <w:rPrChange w:id="3067" w:author="Jan Kelemen" w:date="2016-01-20T17:07:00Z">
              <w:rPr/>
            </w:rPrChange>
          </w:rPr>
          <w:instrText xml:space="preserve"> STYLEREF 2 \s </w:instrText>
        </w:r>
      </w:ins>
      <w:r w:rsidR="0020295F" w:rsidRPr="0020295F">
        <w:rPr>
          <w:b w:val="0"/>
          <w:rPrChange w:id="3068" w:author="Jan Kelemen" w:date="2016-01-20T17:07:00Z">
            <w:rPr/>
          </w:rPrChange>
        </w:rPr>
        <w:fldChar w:fldCharType="separate"/>
      </w:r>
      <w:r w:rsidR="0020295F" w:rsidRPr="0020295F">
        <w:rPr>
          <w:b w:val="0"/>
          <w:noProof/>
          <w:rPrChange w:id="3069" w:author="Jan Kelemen" w:date="2016-01-20T17:07:00Z">
            <w:rPr>
              <w:noProof/>
            </w:rPr>
          </w:rPrChange>
        </w:rPr>
        <w:t>4.2</w:t>
      </w:r>
      <w:ins w:id="3070" w:author="Jan Kelemen" w:date="2016-01-20T17:03:00Z">
        <w:r w:rsidR="0020295F" w:rsidRPr="0020295F">
          <w:rPr>
            <w:b w:val="0"/>
            <w:rPrChange w:id="3071" w:author="Jan Kelemen" w:date="2016-01-20T17:07:00Z">
              <w:rPr/>
            </w:rPrChange>
          </w:rPr>
          <w:fldChar w:fldCharType="end"/>
        </w:r>
        <w:r w:rsidR="0020295F" w:rsidRPr="0020295F">
          <w:rPr>
            <w:b w:val="0"/>
            <w:rPrChange w:id="3072" w:author="Jan Kelemen" w:date="2016-01-20T17:07:00Z">
              <w:rPr/>
            </w:rPrChange>
          </w:rPr>
          <w:noBreakHyphen/>
        </w:r>
        <w:r w:rsidR="0020295F" w:rsidRPr="0020295F">
          <w:rPr>
            <w:b w:val="0"/>
            <w:rPrChange w:id="3073" w:author="Jan Kelemen" w:date="2016-01-20T17:07:00Z">
              <w:rPr/>
            </w:rPrChange>
          </w:rPr>
          <w:fldChar w:fldCharType="begin"/>
        </w:r>
        <w:r w:rsidR="0020295F" w:rsidRPr="0020295F">
          <w:rPr>
            <w:b w:val="0"/>
            <w:rPrChange w:id="3074" w:author="Jan Kelemen" w:date="2016-01-20T17:07:00Z">
              <w:rPr/>
            </w:rPrChange>
          </w:rPr>
          <w:instrText xml:space="preserve"> SEQ Slika \* ARABIC \s 2 </w:instrText>
        </w:r>
      </w:ins>
      <w:r w:rsidR="0020295F" w:rsidRPr="0020295F">
        <w:rPr>
          <w:b w:val="0"/>
          <w:rPrChange w:id="3075" w:author="Jan Kelemen" w:date="2016-01-20T17:07:00Z">
            <w:rPr/>
          </w:rPrChange>
        </w:rPr>
        <w:fldChar w:fldCharType="separate"/>
      </w:r>
      <w:ins w:id="3076" w:author="Jan Kelemen" w:date="2016-01-20T17:03:00Z">
        <w:r w:rsidR="0020295F" w:rsidRPr="0020295F">
          <w:rPr>
            <w:b w:val="0"/>
            <w:noProof/>
            <w:rPrChange w:id="3077" w:author="Jan Kelemen" w:date="2016-01-20T17:07:00Z">
              <w:rPr>
                <w:noProof/>
              </w:rPr>
            </w:rPrChange>
          </w:rPr>
          <w:t>4</w:t>
        </w:r>
        <w:r w:rsidR="0020295F" w:rsidRPr="0020295F">
          <w:rPr>
            <w:b w:val="0"/>
            <w:rPrChange w:id="3078" w:author="Jan Kelemen" w:date="2016-01-20T17:07:00Z">
              <w:rPr/>
            </w:rPrChange>
          </w:rPr>
          <w:fldChar w:fldCharType="end"/>
        </w:r>
      </w:ins>
      <w:del w:id="3079" w:author="Jan Kelemen" w:date="2016-01-20T16:53:00Z">
        <w:r w:rsidR="00D51D8A" w:rsidRPr="0020295F" w:rsidDel="008142BA">
          <w:rPr>
            <w:b w:val="0"/>
            <w:rPrChange w:id="3080" w:author="Jan Kelemen" w:date="2016-01-20T17:07:00Z">
              <w:rPr/>
            </w:rPrChange>
          </w:rPr>
          <w:fldChar w:fldCharType="begin"/>
        </w:r>
        <w:r w:rsidR="00D51D8A" w:rsidRPr="0020295F" w:rsidDel="008142BA">
          <w:rPr>
            <w:b w:val="0"/>
            <w:rPrChange w:id="3081" w:author="Jan Kelemen" w:date="2016-01-20T17:07:00Z">
              <w:rPr/>
            </w:rPrChange>
          </w:rPr>
          <w:delInstrText xml:space="preserve"> STYLEREF 2 \s </w:delInstrText>
        </w:r>
        <w:r w:rsidR="00D51D8A" w:rsidRPr="0020295F" w:rsidDel="008142BA">
          <w:rPr>
            <w:b w:val="0"/>
            <w:rPrChange w:id="3082" w:author="Jan Kelemen" w:date="2016-01-20T17:07:00Z">
              <w:rPr/>
            </w:rPrChange>
          </w:rPr>
          <w:fldChar w:fldCharType="separate"/>
        </w:r>
        <w:r w:rsidR="001E5B16" w:rsidRPr="0020295F" w:rsidDel="008142BA">
          <w:rPr>
            <w:b w:val="0"/>
            <w:noProof/>
            <w:rPrChange w:id="3083" w:author="Jan Kelemen" w:date="2016-01-20T17:07:00Z">
              <w:rPr>
                <w:noProof/>
              </w:rPr>
            </w:rPrChange>
          </w:rPr>
          <w:delText>4.2</w:delText>
        </w:r>
        <w:r w:rsidR="00D51D8A" w:rsidRPr="0020295F" w:rsidDel="008142BA">
          <w:rPr>
            <w:b w:val="0"/>
            <w:noProof/>
            <w:rPrChange w:id="3084" w:author="Jan Kelemen" w:date="2016-01-20T17:07:00Z">
              <w:rPr>
                <w:noProof/>
              </w:rPr>
            </w:rPrChange>
          </w:rPr>
          <w:fldChar w:fldCharType="end"/>
        </w:r>
        <w:r w:rsidR="00DD773E" w:rsidRPr="0020295F" w:rsidDel="008142BA">
          <w:rPr>
            <w:b w:val="0"/>
            <w:rPrChange w:id="3085" w:author="Jan Kelemen" w:date="2016-01-20T17:07:00Z">
              <w:rPr/>
            </w:rPrChange>
          </w:rPr>
          <w:delText>.</w:delText>
        </w:r>
        <w:r w:rsidR="00D51D8A" w:rsidRPr="0020295F" w:rsidDel="008142BA">
          <w:rPr>
            <w:b w:val="0"/>
            <w:rPrChange w:id="3086" w:author="Jan Kelemen" w:date="2016-01-20T17:07:00Z">
              <w:rPr/>
            </w:rPrChange>
          </w:rPr>
          <w:fldChar w:fldCharType="begin"/>
        </w:r>
        <w:r w:rsidR="00D51D8A" w:rsidRPr="0020295F" w:rsidDel="008142BA">
          <w:rPr>
            <w:b w:val="0"/>
            <w:rPrChange w:id="3087" w:author="Jan Kelemen" w:date="2016-01-20T17:07:00Z">
              <w:rPr/>
            </w:rPrChange>
          </w:rPr>
          <w:delInstrText xml:space="preserve"> SEQ Slika \* ARABIC \s 2 </w:delInstrText>
        </w:r>
        <w:r w:rsidR="00D51D8A" w:rsidRPr="0020295F" w:rsidDel="008142BA">
          <w:rPr>
            <w:b w:val="0"/>
            <w:rPrChange w:id="3088" w:author="Jan Kelemen" w:date="2016-01-20T17:07:00Z">
              <w:rPr/>
            </w:rPrChange>
          </w:rPr>
          <w:fldChar w:fldCharType="separate"/>
        </w:r>
        <w:r w:rsidR="001E5B16" w:rsidRPr="0020295F" w:rsidDel="008142BA">
          <w:rPr>
            <w:b w:val="0"/>
            <w:noProof/>
            <w:rPrChange w:id="3089" w:author="Jan Kelemen" w:date="2016-01-20T17:07:00Z">
              <w:rPr>
                <w:noProof/>
              </w:rPr>
            </w:rPrChange>
          </w:rPr>
          <w:delText>4</w:delText>
        </w:r>
        <w:r w:rsidR="00D51D8A" w:rsidRPr="0020295F" w:rsidDel="008142BA">
          <w:rPr>
            <w:b w:val="0"/>
            <w:noProof/>
            <w:rPrChange w:id="3090" w:author="Jan Kelemen" w:date="2016-01-20T17:07:00Z">
              <w:rPr>
                <w:noProof/>
              </w:rPr>
            </w:rPrChange>
          </w:rPr>
          <w:fldChar w:fldCharType="end"/>
        </w:r>
      </w:del>
      <w:r w:rsidRPr="0020295F">
        <w:rPr>
          <w:b w:val="0"/>
          <w:rPrChange w:id="3091" w:author="Jan Kelemen" w:date="2016-01-20T17:07:00Z">
            <w:rPr/>
          </w:rPrChange>
        </w:rPr>
        <w:t xml:space="preserve"> Dijagram obrazaca uporabe za komentiranje</w:t>
      </w:r>
      <w:bookmarkEnd w:id="3063"/>
    </w:p>
    <w:p w14:paraId="28B74AE8" w14:textId="77777777" w:rsidR="00FF202D" w:rsidRPr="0020295F" w:rsidRDefault="00FF202D" w:rsidP="00FF202D">
      <w:pPr>
        <w:rPr>
          <w:lang w:eastAsia="hr-HR"/>
          <w:rPrChange w:id="3092" w:author="Jan Kelemen" w:date="2016-01-20T17:07:00Z">
            <w:rPr>
              <w:lang w:eastAsia="hr-HR"/>
            </w:rPr>
          </w:rPrChange>
        </w:rPr>
      </w:pPr>
    </w:p>
    <w:p w14:paraId="759AF25A" w14:textId="77777777" w:rsidR="0035493B" w:rsidRPr="0020295F" w:rsidRDefault="00F576AA" w:rsidP="0035493B">
      <w:pPr>
        <w:keepNext/>
        <w:jc w:val="center"/>
        <w:rPr>
          <w:rPrChange w:id="3093" w:author="Jan Kelemen" w:date="2016-01-20T17:07:00Z">
            <w:rPr/>
          </w:rPrChange>
        </w:rPr>
      </w:pPr>
      <w:r w:rsidRPr="0020295F">
        <w:rPr>
          <w:noProof/>
          <w:lang w:eastAsia="hr-HR"/>
          <w:rPrChange w:id="3094" w:author="Jan Kelemen" w:date="2016-01-20T17:07:00Z">
            <w:rPr>
              <w:noProof/>
              <w:lang w:eastAsia="hr-HR"/>
            </w:rPr>
          </w:rPrChange>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2B718F46" w:rsidR="00F576AA" w:rsidRPr="0020295F" w:rsidRDefault="0035493B" w:rsidP="0035493B">
      <w:pPr>
        <w:pStyle w:val="Caption"/>
        <w:jc w:val="center"/>
        <w:rPr>
          <w:b w:val="0"/>
          <w:rPrChange w:id="3095" w:author="Jan Kelemen" w:date="2016-01-20T17:07:00Z">
            <w:rPr/>
          </w:rPrChange>
        </w:rPr>
      </w:pPr>
      <w:bookmarkStart w:id="3096" w:name="_Toc441072911"/>
      <w:r w:rsidRPr="0020295F">
        <w:rPr>
          <w:b w:val="0"/>
          <w:rPrChange w:id="3097" w:author="Jan Kelemen" w:date="2016-01-20T17:07:00Z">
            <w:rPr/>
          </w:rPrChange>
        </w:rPr>
        <w:t xml:space="preserve">Slika </w:t>
      </w:r>
      <w:ins w:id="3098" w:author="Jan Kelemen" w:date="2016-01-20T17:03:00Z">
        <w:r w:rsidR="0020295F" w:rsidRPr="0020295F">
          <w:rPr>
            <w:b w:val="0"/>
            <w:rPrChange w:id="3099" w:author="Jan Kelemen" w:date="2016-01-20T17:07:00Z">
              <w:rPr/>
            </w:rPrChange>
          </w:rPr>
          <w:fldChar w:fldCharType="begin"/>
        </w:r>
        <w:r w:rsidR="0020295F" w:rsidRPr="0020295F">
          <w:rPr>
            <w:b w:val="0"/>
            <w:rPrChange w:id="3100" w:author="Jan Kelemen" w:date="2016-01-20T17:07:00Z">
              <w:rPr/>
            </w:rPrChange>
          </w:rPr>
          <w:instrText xml:space="preserve"> STYLEREF 2 \s </w:instrText>
        </w:r>
      </w:ins>
      <w:r w:rsidR="0020295F" w:rsidRPr="0020295F">
        <w:rPr>
          <w:b w:val="0"/>
          <w:rPrChange w:id="3101" w:author="Jan Kelemen" w:date="2016-01-20T17:07:00Z">
            <w:rPr/>
          </w:rPrChange>
        </w:rPr>
        <w:fldChar w:fldCharType="separate"/>
      </w:r>
      <w:r w:rsidR="0020295F" w:rsidRPr="0020295F">
        <w:rPr>
          <w:b w:val="0"/>
          <w:noProof/>
          <w:rPrChange w:id="3102" w:author="Jan Kelemen" w:date="2016-01-20T17:07:00Z">
            <w:rPr>
              <w:noProof/>
            </w:rPr>
          </w:rPrChange>
        </w:rPr>
        <w:t>4.2</w:t>
      </w:r>
      <w:ins w:id="3103" w:author="Jan Kelemen" w:date="2016-01-20T17:03:00Z">
        <w:r w:rsidR="0020295F" w:rsidRPr="0020295F">
          <w:rPr>
            <w:b w:val="0"/>
            <w:rPrChange w:id="3104" w:author="Jan Kelemen" w:date="2016-01-20T17:07:00Z">
              <w:rPr/>
            </w:rPrChange>
          </w:rPr>
          <w:fldChar w:fldCharType="end"/>
        </w:r>
        <w:r w:rsidR="0020295F" w:rsidRPr="0020295F">
          <w:rPr>
            <w:b w:val="0"/>
            <w:rPrChange w:id="3105" w:author="Jan Kelemen" w:date="2016-01-20T17:07:00Z">
              <w:rPr/>
            </w:rPrChange>
          </w:rPr>
          <w:noBreakHyphen/>
        </w:r>
        <w:r w:rsidR="0020295F" w:rsidRPr="0020295F">
          <w:rPr>
            <w:b w:val="0"/>
            <w:rPrChange w:id="3106" w:author="Jan Kelemen" w:date="2016-01-20T17:07:00Z">
              <w:rPr/>
            </w:rPrChange>
          </w:rPr>
          <w:fldChar w:fldCharType="begin"/>
        </w:r>
        <w:r w:rsidR="0020295F" w:rsidRPr="0020295F">
          <w:rPr>
            <w:b w:val="0"/>
            <w:rPrChange w:id="3107" w:author="Jan Kelemen" w:date="2016-01-20T17:07:00Z">
              <w:rPr/>
            </w:rPrChange>
          </w:rPr>
          <w:instrText xml:space="preserve"> SEQ Slika \* ARABIC \s 2 </w:instrText>
        </w:r>
      </w:ins>
      <w:r w:rsidR="0020295F" w:rsidRPr="0020295F">
        <w:rPr>
          <w:b w:val="0"/>
          <w:rPrChange w:id="3108" w:author="Jan Kelemen" w:date="2016-01-20T17:07:00Z">
            <w:rPr/>
          </w:rPrChange>
        </w:rPr>
        <w:fldChar w:fldCharType="separate"/>
      </w:r>
      <w:ins w:id="3109" w:author="Jan Kelemen" w:date="2016-01-20T17:03:00Z">
        <w:r w:rsidR="0020295F" w:rsidRPr="0020295F">
          <w:rPr>
            <w:b w:val="0"/>
            <w:noProof/>
            <w:rPrChange w:id="3110" w:author="Jan Kelemen" w:date="2016-01-20T17:07:00Z">
              <w:rPr>
                <w:noProof/>
              </w:rPr>
            </w:rPrChange>
          </w:rPr>
          <w:t>5</w:t>
        </w:r>
        <w:r w:rsidR="0020295F" w:rsidRPr="0020295F">
          <w:rPr>
            <w:b w:val="0"/>
            <w:rPrChange w:id="3111" w:author="Jan Kelemen" w:date="2016-01-20T17:07:00Z">
              <w:rPr/>
            </w:rPrChange>
          </w:rPr>
          <w:fldChar w:fldCharType="end"/>
        </w:r>
      </w:ins>
      <w:del w:id="3112" w:author="Jan Kelemen" w:date="2016-01-20T16:53:00Z">
        <w:r w:rsidR="00D51D8A" w:rsidRPr="0020295F" w:rsidDel="008142BA">
          <w:rPr>
            <w:b w:val="0"/>
            <w:rPrChange w:id="3113" w:author="Jan Kelemen" w:date="2016-01-20T17:07:00Z">
              <w:rPr/>
            </w:rPrChange>
          </w:rPr>
          <w:fldChar w:fldCharType="begin"/>
        </w:r>
        <w:r w:rsidR="00D51D8A" w:rsidRPr="0020295F" w:rsidDel="008142BA">
          <w:rPr>
            <w:b w:val="0"/>
            <w:rPrChange w:id="3114" w:author="Jan Kelemen" w:date="2016-01-20T17:07:00Z">
              <w:rPr/>
            </w:rPrChange>
          </w:rPr>
          <w:delInstrText xml:space="preserve"> STYLEREF 2 \s </w:delInstrText>
        </w:r>
        <w:r w:rsidR="00D51D8A" w:rsidRPr="0020295F" w:rsidDel="008142BA">
          <w:rPr>
            <w:b w:val="0"/>
            <w:rPrChange w:id="3115" w:author="Jan Kelemen" w:date="2016-01-20T17:07:00Z">
              <w:rPr/>
            </w:rPrChange>
          </w:rPr>
          <w:fldChar w:fldCharType="separate"/>
        </w:r>
        <w:r w:rsidR="001E5B16" w:rsidRPr="0020295F" w:rsidDel="008142BA">
          <w:rPr>
            <w:b w:val="0"/>
            <w:noProof/>
            <w:rPrChange w:id="3116" w:author="Jan Kelemen" w:date="2016-01-20T17:07:00Z">
              <w:rPr>
                <w:noProof/>
              </w:rPr>
            </w:rPrChange>
          </w:rPr>
          <w:delText>4.2</w:delText>
        </w:r>
        <w:r w:rsidR="00D51D8A" w:rsidRPr="0020295F" w:rsidDel="008142BA">
          <w:rPr>
            <w:b w:val="0"/>
            <w:noProof/>
            <w:rPrChange w:id="3117" w:author="Jan Kelemen" w:date="2016-01-20T17:07:00Z">
              <w:rPr>
                <w:noProof/>
              </w:rPr>
            </w:rPrChange>
          </w:rPr>
          <w:fldChar w:fldCharType="end"/>
        </w:r>
        <w:r w:rsidR="00DD773E" w:rsidRPr="0020295F" w:rsidDel="008142BA">
          <w:rPr>
            <w:b w:val="0"/>
            <w:rPrChange w:id="3118" w:author="Jan Kelemen" w:date="2016-01-20T17:07:00Z">
              <w:rPr/>
            </w:rPrChange>
          </w:rPr>
          <w:delText>.</w:delText>
        </w:r>
        <w:r w:rsidR="00D51D8A" w:rsidRPr="0020295F" w:rsidDel="008142BA">
          <w:rPr>
            <w:b w:val="0"/>
            <w:rPrChange w:id="3119" w:author="Jan Kelemen" w:date="2016-01-20T17:07:00Z">
              <w:rPr/>
            </w:rPrChange>
          </w:rPr>
          <w:fldChar w:fldCharType="begin"/>
        </w:r>
        <w:r w:rsidR="00D51D8A" w:rsidRPr="0020295F" w:rsidDel="008142BA">
          <w:rPr>
            <w:b w:val="0"/>
            <w:rPrChange w:id="3120" w:author="Jan Kelemen" w:date="2016-01-20T17:07:00Z">
              <w:rPr/>
            </w:rPrChange>
          </w:rPr>
          <w:delInstrText xml:space="preserve"> SEQ Slika \* ARABIC \s 2 </w:delInstrText>
        </w:r>
        <w:r w:rsidR="00D51D8A" w:rsidRPr="0020295F" w:rsidDel="008142BA">
          <w:rPr>
            <w:b w:val="0"/>
            <w:rPrChange w:id="3121" w:author="Jan Kelemen" w:date="2016-01-20T17:07:00Z">
              <w:rPr/>
            </w:rPrChange>
          </w:rPr>
          <w:fldChar w:fldCharType="separate"/>
        </w:r>
        <w:r w:rsidR="001E5B16" w:rsidRPr="0020295F" w:rsidDel="008142BA">
          <w:rPr>
            <w:b w:val="0"/>
            <w:noProof/>
            <w:rPrChange w:id="3122" w:author="Jan Kelemen" w:date="2016-01-20T17:07:00Z">
              <w:rPr>
                <w:noProof/>
              </w:rPr>
            </w:rPrChange>
          </w:rPr>
          <w:delText>5</w:delText>
        </w:r>
        <w:r w:rsidR="00D51D8A" w:rsidRPr="0020295F" w:rsidDel="008142BA">
          <w:rPr>
            <w:b w:val="0"/>
            <w:noProof/>
            <w:rPrChange w:id="3123" w:author="Jan Kelemen" w:date="2016-01-20T17:07:00Z">
              <w:rPr>
                <w:noProof/>
              </w:rPr>
            </w:rPrChange>
          </w:rPr>
          <w:fldChar w:fldCharType="end"/>
        </w:r>
      </w:del>
      <w:r w:rsidRPr="0020295F">
        <w:rPr>
          <w:b w:val="0"/>
          <w:rPrChange w:id="3124" w:author="Jan Kelemen" w:date="2016-01-20T17:07:00Z">
            <w:rPr/>
          </w:rPrChange>
        </w:rPr>
        <w:t xml:space="preserve"> Dijagram obrazaca uporabe za </w:t>
      </w:r>
      <w:r w:rsidR="001C235F" w:rsidRPr="0020295F">
        <w:rPr>
          <w:b w:val="0"/>
          <w:rPrChange w:id="3125" w:author="Jan Kelemen" w:date="2016-01-20T17:07:00Z">
            <w:rPr/>
          </w:rPrChange>
        </w:rPr>
        <w:t>prijavu</w:t>
      </w:r>
      <w:r w:rsidRPr="0020295F">
        <w:rPr>
          <w:b w:val="0"/>
          <w:rPrChange w:id="3126" w:author="Jan Kelemen" w:date="2016-01-20T17:07:00Z">
            <w:rPr/>
          </w:rPrChange>
        </w:rPr>
        <w:t xml:space="preserve"> na sustav</w:t>
      </w:r>
      <w:bookmarkEnd w:id="3096"/>
    </w:p>
    <w:p w14:paraId="6CBF0D3C" w14:textId="77777777" w:rsidR="00F576AA" w:rsidRPr="0020295F" w:rsidRDefault="00F576AA" w:rsidP="00F576AA">
      <w:pPr>
        <w:rPr>
          <w:rPrChange w:id="3127" w:author="Jan Kelemen" w:date="2016-01-20T17:07:00Z">
            <w:rPr/>
          </w:rPrChange>
        </w:rPr>
      </w:pPr>
    </w:p>
    <w:p w14:paraId="027869A1" w14:textId="77777777" w:rsidR="0035493B" w:rsidRPr="0020295F" w:rsidRDefault="00F576AA" w:rsidP="0035493B">
      <w:pPr>
        <w:keepNext/>
        <w:jc w:val="center"/>
        <w:rPr>
          <w:rPrChange w:id="3128" w:author="Jan Kelemen" w:date="2016-01-20T17:07:00Z">
            <w:rPr/>
          </w:rPrChange>
        </w:rPr>
      </w:pPr>
      <w:r w:rsidRPr="0020295F">
        <w:rPr>
          <w:noProof/>
          <w:lang w:eastAsia="hr-HR"/>
          <w:rPrChange w:id="3129" w:author="Jan Kelemen" w:date="2016-01-20T17:07:00Z">
            <w:rPr>
              <w:noProof/>
              <w:lang w:eastAsia="hr-HR"/>
            </w:rPr>
          </w:rPrChange>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7D06E585" w:rsidR="00F576AA" w:rsidRPr="0020295F" w:rsidRDefault="0035493B" w:rsidP="0035493B">
      <w:pPr>
        <w:pStyle w:val="Caption"/>
        <w:jc w:val="center"/>
        <w:rPr>
          <w:b w:val="0"/>
          <w:rPrChange w:id="3130" w:author="Jan Kelemen" w:date="2016-01-20T17:07:00Z">
            <w:rPr/>
          </w:rPrChange>
        </w:rPr>
      </w:pPr>
      <w:bookmarkStart w:id="3131" w:name="_Toc441072912"/>
      <w:r w:rsidRPr="0020295F">
        <w:rPr>
          <w:b w:val="0"/>
          <w:rPrChange w:id="3132" w:author="Jan Kelemen" w:date="2016-01-20T17:07:00Z">
            <w:rPr/>
          </w:rPrChange>
        </w:rPr>
        <w:t xml:space="preserve">Slika </w:t>
      </w:r>
      <w:ins w:id="3133" w:author="Jan Kelemen" w:date="2016-01-20T17:03:00Z">
        <w:r w:rsidR="0020295F" w:rsidRPr="0020295F">
          <w:rPr>
            <w:b w:val="0"/>
            <w:rPrChange w:id="3134" w:author="Jan Kelemen" w:date="2016-01-20T17:07:00Z">
              <w:rPr/>
            </w:rPrChange>
          </w:rPr>
          <w:fldChar w:fldCharType="begin"/>
        </w:r>
        <w:r w:rsidR="0020295F" w:rsidRPr="0020295F">
          <w:rPr>
            <w:b w:val="0"/>
            <w:rPrChange w:id="3135" w:author="Jan Kelemen" w:date="2016-01-20T17:07:00Z">
              <w:rPr/>
            </w:rPrChange>
          </w:rPr>
          <w:instrText xml:space="preserve"> STYLEREF 2 \s </w:instrText>
        </w:r>
      </w:ins>
      <w:r w:rsidR="0020295F" w:rsidRPr="0020295F">
        <w:rPr>
          <w:b w:val="0"/>
          <w:rPrChange w:id="3136" w:author="Jan Kelemen" w:date="2016-01-20T17:07:00Z">
            <w:rPr/>
          </w:rPrChange>
        </w:rPr>
        <w:fldChar w:fldCharType="separate"/>
      </w:r>
      <w:r w:rsidR="0020295F" w:rsidRPr="0020295F">
        <w:rPr>
          <w:b w:val="0"/>
          <w:noProof/>
          <w:rPrChange w:id="3137" w:author="Jan Kelemen" w:date="2016-01-20T17:07:00Z">
            <w:rPr>
              <w:noProof/>
            </w:rPr>
          </w:rPrChange>
        </w:rPr>
        <w:t>4.2</w:t>
      </w:r>
      <w:ins w:id="3138" w:author="Jan Kelemen" w:date="2016-01-20T17:03:00Z">
        <w:r w:rsidR="0020295F" w:rsidRPr="0020295F">
          <w:rPr>
            <w:b w:val="0"/>
            <w:rPrChange w:id="3139" w:author="Jan Kelemen" w:date="2016-01-20T17:07:00Z">
              <w:rPr/>
            </w:rPrChange>
          </w:rPr>
          <w:fldChar w:fldCharType="end"/>
        </w:r>
        <w:r w:rsidR="0020295F" w:rsidRPr="0020295F">
          <w:rPr>
            <w:b w:val="0"/>
            <w:rPrChange w:id="3140" w:author="Jan Kelemen" w:date="2016-01-20T17:07:00Z">
              <w:rPr/>
            </w:rPrChange>
          </w:rPr>
          <w:noBreakHyphen/>
        </w:r>
        <w:r w:rsidR="0020295F" w:rsidRPr="0020295F">
          <w:rPr>
            <w:b w:val="0"/>
            <w:rPrChange w:id="3141" w:author="Jan Kelemen" w:date="2016-01-20T17:07:00Z">
              <w:rPr/>
            </w:rPrChange>
          </w:rPr>
          <w:fldChar w:fldCharType="begin"/>
        </w:r>
        <w:r w:rsidR="0020295F" w:rsidRPr="0020295F">
          <w:rPr>
            <w:b w:val="0"/>
            <w:rPrChange w:id="3142" w:author="Jan Kelemen" w:date="2016-01-20T17:07:00Z">
              <w:rPr/>
            </w:rPrChange>
          </w:rPr>
          <w:instrText xml:space="preserve"> SEQ Slika \* ARABIC \s 2 </w:instrText>
        </w:r>
      </w:ins>
      <w:r w:rsidR="0020295F" w:rsidRPr="0020295F">
        <w:rPr>
          <w:b w:val="0"/>
          <w:rPrChange w:id="3143" w:author="Jan Kelemen" w:date="2016-01-20T17:07:00Z">
            <w:rPr/>
          </w:rPrChange>
        </w:rPr>
        <w:fldChar w:fldCharType="separate"/>
      </w:r>
      <w:ins w:id="3144" w:author="Jan Kelemen" w:date="2016-01-20T17:03:00Z">
        <w:r w:rsidR="0020295F" w:rsidRPr="0020295F">
          <w:rPr>
            <w:b w:val="0"/>
            <w:noProof/>
            <w:rPrChange w:id="3145" w:author="Jan Kelemen" w:date="2016-01-20T17:07:00Z">
              <w:rPr>
                <w:noProof/>
              </w:rPr>
            </w:rPrChange>
          </w:rPr>
          <w:t>6</w:t>
        </w:r>
        <w:r w:rsidR="0020295F" w:rsidRPr="0020295F">
          <w:rPr>
            <w:b w:val="0"/>
            <w:rPrChange w:id="3146" w:author="Jan Kelemen" w:date="2016-01-20T17:07:00Z">
              <w:rPr/>
            </w:rPrChange>
          </w:rPr>
          <w:fldChar w:fldCharType="end"/>
        </w:r>
      </w:ins>
      <w:del w:id="3147" w:author="Jan Kelemen" w:date="2016-01-20T16:53:00Z">
        <w:r w:rsidR="00D51D8A" w:rsidRPr="0020295F" w:rsidDel="008142BA">
          <w:rPr>
            <w:b w:val="0"/>
            <w:rPrChange w:id="3148" w:author="Jan Kelemen" w:date="2016-01-20T17:07:00Z">
              <w:rPr/>
            </w:rPrChange>
          </w:rPr>
          <w:fldChar w:fldCharType="begin"/>
        </w:r>
        <w:r w:rsidR="00D51D8A" w:rsidRPr="0020295F" w:rsidDel="008142BA">
          <w:rPr>
            <w:b w:val="0"/>
            <w:rPrChange w:id="3149" w:author="Jan Kelemen" w:date="2016-01-20T17:07:00Z">
              <w:rPr/>
            </w:rPrChange>
          </w:rPr>
          <w:delInstrText xml:space="preserve"> STYLEREF 2 \s </w:delInstrText>
        </w:r>
        <w:r w:rsidR="00D51D8A" w:rsidRPr="0020295F" w:rsidDel="008142BA">
          <w:rPr>
            <w:b w:val="0"/>
            <w:rPrChange w:id="3150" w:author="Jan Kelemen" w:date="2016-01-20T17:07:00Z">
              <w:rPr/>
            </w:rPrChange>
          </w:rPr>
          <w:fldChar w:fldCharType="separate"/>
        </w:r>
        <w:r w:rsidR="001E5B16" w:rsidRPr="0020295F" w:rsidDel="008142BA">
          <w:rPr>
            <w:b w:val="0"/>
            <w:noProof/>
            <w:rPrChange w:id="3151" w:author="Jan Kelemen" w:date="2016-01-20T17:07:00Z">
              <w:rPr>
                <w:noProof/>
              </w:rPr>
            </w:rPrChange>
          </w:rPr>
          <w:delText>4.2</w:delText>
        </w:r>
        <w:r w:rsidR="00D51D8A" w:rsidRPr="0020295F" w:rsidDel="008142BA">
          <w:rPr>
            <w:b w:val="0"/>
            <w:noProof/>
            <w:rPrChange w:id="3152" w:author="Jan Kelemen" w:date="2016-01-20T17:07:00Z">
              <w:rPr>
                <w:noProof/>
              </w:rPr>
            </w:rPrChange>
          </w:rPr>
          <w:fldChar w:fldCharType="end"/>
        </w:r>
        <w:r w:rsidR="00DD773E" w:rsidRPr="0020295F" w:rsidDel="008142BA">
          <w:rPr>
            <w:b w:val="0"/>
            <w:rPrChange w:id="3153" w:author="Jan Kelemen" w:date="2016-01-20T17:07:00Z">
              <w:rPr/>
            </w:rPrChange>
          </w:rPr>
          <w:delText>.</w:delText>
        </w:r>
        <w:r w:rsidR="00D51D8A" w:rsidRPr="0020295F" w:rsidDel="008142BA">
          <w:rPr>
            <w:b w:val="0"/>
            <w:rPrChange w:id="3154" w:author="Jan Kelemen" w:date="2016-01-20T17:07:00Z">
              <w:rPr/>
            </w:rPrChange>
          </w:rPr>
          <w:fldChar w:fldCharType="begin"/>
        </w:r>
        <w:r w:rsidR="00D51D8A" w:rsidRPr="0020295F" w:rsidDel="008142BA">
          <w:rPr>
            <w:b w:val="0"/>
            <w:rPrChange w:id="3155" w:author="Jan Kelemen" w:date="2016-01-20T17:07:00Z">
              <w:rPr/>
            </w:rPrChange>
          </w:rPr>
          <w:delInstrText xml:space="preserve"> SEQ Slika \* ARABIC \s 2 </w:delInstrText>
        </w:r>
        <w:r w:rsidR="00D51D8A" w:rsidRPr="0020295F" w:rsidDel="008142BA">
          <w:rPr>
            <w:b w:val="0"/>
            <w:rPrChange w:id="3156" w:author="Jan Kelemen" w:date="2016-01-20T17:07:00Z">
              <w:rPr/>
            </w:rPrChange>
          </w:rPr>
          <w:fldChar w:fldCharType="separate"/>
        </w:r>
        <w:r w:rsidR="001E5B16" w:rsidRPr="0020295F" w:rsidDel="008142BA">
          <w:rPr>
            <w:b w:val="0"/>
            <w:noProof/>
            <w:rPrChange w:id="3157" w:author="Jan Kelemen" w:date="2016-01-20T17:07:00Z">
              <w:rPr>
                <w:noProof/>
              </w:rPr>
            </w:rPrChange>
          </w:rPr>
          <w:delText>6</w:delText>
        </w:r>
        <w:r w:rsidR="00D51D8A" w:rsidRPr="0020295F" w:rsidDel="008142BA">
          <w:rPr>
            <w:b w:val="0"/>
            <w:noProof/>
            <w:rPrChange w:id="3158" w:author="Jan Kelemen" w:date="2016-01-20T17:07:00Z">
              <w:rPr>
                <w:noProof/>
              </w:rPr>
            </w:rPrChange>
          </w:rPr>
          <w:fldChar w:fldCharType="end"/>
        </w:r>
      </w:del>
      <w:r w:rsidRPr="0020295F">
        <w:rPr>
          <w:b w:val="0"/>
          <w:rPrChange w:id="3159" w:author="Jan Kelemen" w:date="2016-01-20T17:07:00Z">
            <w:rPr/>
          </w:rPrChange>
        </w:rPr>
        <w:t xml:space="preserve"> Dijagram obrazaca uporabe za </w:t>
      </w:r>
      <w:r w:rsidR="00D51902" w:rsidRPr="0020295F">
        <w:rPr>
          <w:b w:val="0"/>
          <w:rPrChange w:id="3160" w:author="Jan Kelemen" w:date="2016-01-20T17:07:00Z">
            <w:rPr/>
          </w:rPrChange>
        </w:rPr>
        <w:t>djelatnika</w:t>
      </w:r>
      <w:bookmarkEnd w:id="3131"/>
    </w:p>
    <w:p w14:paraId="5D3759DB" w14:textId="0E84BC59" w:rsidR="0035493B" w:rsidRPr="0020295F" w:rsidRDefault="00F576AA" w:rsidP="0035493B">
      <w:pPr>
        <w:keepNext/>
        <w:jc w:val="center"/>
        <w:rPr>
          <w:rPrChange w:id="3161" w:author="Jan Kelemen" w:date="2016-01-20T17:07:00Z">
            <w:rPr/>
          </w:rPrChange>
        </w:rPr>
      </w:pPr>
      <w:r w:rsidRPr="0020295F">
        <w:rPr>
          <w:noProof/>
          <w:lang w:eastAsia="hr-HR"/>
          <w:rPrChange w:id="3162" w:author="Jan Kelemen" w:date="2016-01-20T17:07:00Z">
            <w:rPr>
              <w:noProof/>
              <w:lang w:eastAsia="hr-HR"/>
            </w:rPr>
          </w:rPrChange>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2C3BF38B" w:rsidR="00F576AA" w:rsidRPr="0020295F" w:rsidRDefault="0035493B" w:rsidP="0035493B">
      <w:pPr>
        <w:pStyle w:val="Caption"/>
        <w:jc w:val="center"/>
        <w:rPr>
          <w:b w:val="0"/>
          <w:rPrChange w:id="3163" w:author="Jan Kelemen" w:date="2016-01-20T17:07:00Z">
            <w:rPr/>
          </w:rPrChange>
        </w:rPr>
      </w:pPr>
      <w:bookmarkStart w:id="3164" w:name="_Toc441072913"/>
      <w:r w:rsidRPr="0020295F">
        <w:rPr>
          <w:b w:val="0"/>
          <w:rPrChange w:id="3165" w:author="Jan Kelemen" w:date="2016-01-20T17:07:00Z">
            <w:rPr/>
          </w:rPrChange>
        </w:rPr>
        <w:t xml:space="preserve">Slika </w:t>
      </w:r>
      <w:ins w:id="3166" w:author="Jan Kelemen" w:date="2016-01-20T17:03:00Z">
        <w:r w:rsidR="0020295F" w:rsidRPr="0020295F">
          <w:rPr>
            <w:b w:val="0"/>
            <w:rPrChange w:id="3167" w:author="Jan Kelemen" w:date="2016-01-20T17:07:00Z">
              <w:rPr/>
            </w:rPrChange>
          </w:rPr>
          <w:fldChar w:fldCharType="begin"/>
        </w:r>
        <w:r w:rsidR="0020295F" w:rsidRPr="0020295F">
          <w:rPr>
            <w:b w:val="0"/>
            <w:rPrChange w:id="3168" w:author="Jan Kelemen" w:date="2016-01-20T17:07:00Z">
              <w:rPr/>
            </w:rPrChange>
          </w:rPr>
          <w:instrText xml:space="preserve"> STYLEREF 2 \s </w:instrText>
        </w:r>
      </w:ins>
      <w:r w:rsidR="0020295F" w:rsidRPr="0020295F">
        <w:rPr>
          <w:b w:val="0"/>
          <w:rPrChange w:id="3169" w:author="Jan Kelemen" w:date="2016-01-20T17:07:00Z">
            <w:rPr/>
          </w:rPrChange>
        </w:rPr>
        <w:fldChar w:fldCharType="separate"/>
      </w:r>
      <w:r w:rsidR="0020295F" w:rsidRPr="0020295F">
        <w:rPr>
          <w:b w:val="0"/>
          <w:noProof/>
          <w:rPrChange w:id="3170" w:author="Jan Kelemen" w:date="2016-01-20T17:07:00Z">
            <w:rPr>
              <w:noProof/>
            </w:rPr>
          </w:rPrChange>
        </w:rPr>
        <w:t>4.2</w:t>
      </w:r>
      <w:ins w:id="3171" w:author="Jan Kelemen" w:date="2016-01-20T17:03:00Z">
        <w:r w:rsidR="0020295F" w:rsidRPr="0020295F">
          <w:rPr>
            <w:b w:val="0"/>
            <w:rPrChange w:id="3172" w:author="Jan Kelemen" w:date="2016-01-20T17:07:00Z">
              <w:rPr/>
            </w:rPrChange>
          </w:rPr>
          <w:fldChar w:fldCharType="end"/>
        </w:r>
        <w:r w:rsidR="0020295F" w:rsidRPr="0020295F">
          <w:rPr>
            <w:b w:val="0"/>
            <w:rPrChange w:id="3173" w:author="Jan Kelemen" w:date="2016-01-20T17:07:00Z">
              <w:rPr/>
            </w:rPrChange>
          </w:rPr>
          <w:noBreakHyphen/>
        </w:r>
        <w:r w:rsidR="0020295F" w:rsidRPr="0020295F">
          <w:rPr>
            <w:b w:val="0"/>
            <w:rPrChange w:id="3174" w:author="Jan Kelemen" w:date="2016-01-20T17:07:00Z">
              <w:rPr/>
            </w:rPrChange>
          </w:rPr>
          <w:fldChar w:fldCharType="begin"/>
        </w:r>
        <w:r w:rsidR="0020295F" w:rsidRPr="0020295F">
          <w:rPr>
            <w:b w:val="0"/>
            <w:rPrChange w:id="3175" w:author="Jan Kelemen" w:date="2016-01-20T17:07:00Z">
              <w:rPr/>
            </w:rPrChange>
          </w:rPr>
          <w:instrText xml:space="preserve"> SEQ Slika \* ARABIC \s 2 </w:instrText>
        </w:r>
      </w:ins>
      <w:r w:rsidR="0020295F" w:rsidRPr="0020295F">
        <w:rPr>
          <w:b w:val="0"/>
          <w:rPrChange w:id="3176" w:author="Jan Kelemen" w:date="2016-01-20T17:07:00Z">
            <w:rPr/>
          </w:rPrChange>
        </w:rPr>
        <w:fldChar w:fldCharType="separate"/>
      </w:r>
      <w:ins w:id="3177" w:author="Jan Kelemen" w:date="2016-01-20T17:03:00Z">
        <w:r w:rsidR="0020295F" w:rsidRPr="0020295F">
          <w:rPr>
            <w:b w:val="0"/>
            <w:noProof/>
            <w:rPrChange w:id="3178" w:author="Jan Kelemen" w:date="2016-01-20T17:07:00Z">
              <w:rPr>
                <w:noProof/>
              </w:rPr>
            </w:rPrChange>
          </w:rPr>
          <w:t>7</w:t>
        </w:r>
        <w:r w:rsidR="0020295F" w:rsidRPr="0020295F">
          <w:rPr>
            <w:b w:val="0"/>
            <w:rPrChange w:id="3179" w:author="Jan Kelemen" w:date="2016-01-20T17:07:00Z">
              <w:rPr/>
            </w:rPrChange>
          </w:rPr>
          <w:fldChar w:fldCharType="end"/>
        </w:r>
      </w:ins>
      <w:del w:id="3180" w:author="Jan Kelemen" w:date="2016-01-20T16:53:00Z">
        <w:r w:rsidR="00D51D8A" w:rsidRPr="0020295F" w:rsidDel="008142BA">
          <w:rPr>
            <w:b w:val="0"/>
            <w:rPrChange w:id="3181" w:author="Jan Kelemen" w:date="2016-01-20T17:07:00Z">
              <w:rPr/>
            </w:rPrChange>
          </w:rPr>
          <w:fldChar w:fldCharType="begin"/>
        </w:r>
        <w:r w:rsidR="00D51D8A" w:rsidRPr="0020295F" w:rsidDel="008142BA">
          <w:rPr>
            <w:b w:val="0"/>
            <w:rPrChange w:id="3182" w:author="Jan Kelemen" w:date="2016-01-20T17:07:00Z">
              <w:rPr/>
            </w:rPrChange>
          </w:rPr>
          <w:delInstrText xml:space="preserve"> STYLEREF 2 \s </w:delInstrText>
        </w:r>
        <w:r w:rsidR="00D51D8A" w:rsidRPr="0020295F" w:rsidDel="008142BA">
          <w:rPr>
            <w:b w:val="0"/>
            <w:rPrChange w:id="3183" w:author="Jan Kelemen" w:date="2016-01-20T17:07:00Z">
              <w:rPr/>
            </w:rPrChange>
          </w:rPr>
          <w:fldChar w:fldCharType="separate"/>
        </w:r>
        <w:r w:rsidR="001E5B16" w:rsidRPr="0020295F" w:rsidDel="008142BA">
          <w:rPr>
            <w:b w:val="0"/>
            <w:noProof/>
            <w:rPrChange w:id="3184" w:author="Jan Kelemen" w:date="2016-01-20T17:07:00Z">
              <w:rPr>
                <w:noProof/>
              </w:rPr>
            </w:rPrChange>
          </w:rPr>
          <w:delText>4.2</w:delText>
        </w:r>
        <w:r w:rsidR="00D51D8A" w:rsidRPr="0020295F" w:rsidDel="008142BA">
          <w:rPr>
            <w:b w:val="0"/>
            <w:noProof/>
            <w:rPrChange w:id="3185" w:author="Jan Kelemen" w:date="2016-01-20T17:07:00Z">
              <w:rPr>
                <w:noProof/>
              </w:rPr>
            </w:rPrChange>
          </w:rPr>
          <w:fldChar w:fldCharType="end"/>
        </w:r>
        <w:r w:rsidR="00DD773E" w:rsidRPr="0020295F" w:rsidDel="008142BA">
          <w:rPr>
            <w:b w:val="0"/>
            <w:rPrChange w:id="3186" w:author="Jan Kelemen" w:date="2016-01-20T17:07:00Z">
              <w:rPr/>
            </w:rPrChange>
          </w:rPr>
          <w:delText>.</w:delText>
        </w:r>
        <w:r w:rsidR="00D51D8A" w:rsidRPr="0020295F" w:rsidDel="008142BA">
          <w:rPr>
            <w:b w:val="0"/>
            <w:rPrChange w:id="3187" w:author="Jan Kelemen" w:date="2016-01-20T17:07:00Z">
              <w:rPr/>
            </w:rPrChange>
          </w:rPr>
          <w:fldChar w:fldCharType="begin"/>
        </w:r>
        <w:r w:rsidR="00D51D8A" w:rsidRPr="0020295F" w:rsidDel="008142BA">
          <w:rPr>
            <w:b w:val="0"/>
            <w:rPrChange w:id="3188" w:author="Jan Kelemen" w:date="2016-01-20T17:07:00Z">
              <w:rPr/>
            </w:rPrChange>
          </w:rPr>
          <w:delInstrText xml:space="preserve"> SEQ Slika \* ARABIC \s 2 </w:delInstrText>
        </w:r>
        <w:r w:rsidR="00D51D8A" w:rsidRPr="0020295F" w:rsidDel="008142BA">
          <w:rPr>
            <w:b w:val="0"/>
            <w:rPrChange w:id="3189" w:author="Jan Kelemen" w:date="2016-01-20T17:07:00Z">
              <w:rPr/>
            </w:rPrChange>
          </w:rPr>
          <w:fldChar w:fldCharType="separate"/>
        </w:r>
        <w:r w:rsidR="001E5B16" w:rsidRPr="0020295F" w:rsidDel="008142BA">
          <w:rPr>
            <w:b w:val="0"/>
            <w:noProof/>
            <w:rPrChange w:id="3190" w:author="Jan Kelemen" w:date="2016-01-20T17:07:00Z">
              <w:rPr>
                <w:noProof/>
              </w:rPr>
            </w:rPrChange>
          </w:rPr>
          <w:delText>7</w:delText>
        </w:r>
        <w:r w:rsidR="00D51D8A" w:rsidRPr="0020295F" w:rsidDel="008142BA">
          <w:rPr>
            <w:b w:val="0"/>
            <w:noProof/>
            <w:rPrChange w:id="3191" w:author="Jan Kelemen" w:date="2016-01-20T17:07:00Z">
              <w:rPr>
                <w:noProof/>
              </w:rPr>
            </w:rPrChange>
          </w:rPr>
          <w:fldChar w:fldCharType="end"/>
        </w:r>
      </w:del>
      <w:r w:rsidRPr="0020295F">
        <w:rPr>
          <w:b w:val="0"/>
          <w:rPrChange w:id="3192" w:author="Jan Kelemen" w:date="2016-01-20T17:07:00Z">
            <w:rPr/>
          </w:rPrChange>
        </w:rPr>
        <w:t xml:space="preserve"> Dijagram obrazaca uporabe za vlasnika restorana</w:t>
      </w:r>
      <w:bookmarkEnd w:id="3164"/>
    </w:p>
    <w:p w14:paraId="4109A8CA" w14:textId="153A5C2E" w:rsidR="0035493B" w:rsidRPr="0020295F" w:rsidRDefault="0035493B">
      <w:pPr>
        <w:spacing w:after="160" w:line="259" w:lineRule="auto"/>
        <w:jc w:val="left"/>
        <w:rPr>
          <w:rPrChange w:id="3193" w:author="Jan Kelemen" w:date="2016-01-20T17:07:00Z">
            <w:rPr/>
          </w:rPrChange>
        </w:rPr>
      </w:pPr>
      <w:r w:rsidRPr="0020295F">
        <w:rPr>
          <w:rPrChange w:id="3194" w:author="Jan Kelemen" w:date="2016-01-20T17:07:00Z">
            <w:rPr/>
          </w:rPrChange>
        </w:rPr>
        <w:br w:type="page"/>
      </w:r>
    </w:p>
    <w:p w14:paraId="05A868EF" w14:textId="77777777" w:rsidR="00F576AA" w:rsidRPr="0020295F" w:rsidRDefault="00F576AA" w:rsidP="00F576AA">
      <w:pPr>
        <w:pStyle w:val="Heading2"/>
        <w:rPr>
          <w:rPrChange w:id="3195" w:author="Jan Kelemen" w:date="2016-01-20T17:07:00Z">
            <w:rPr/>
          </w:rPrChange>
        </w:rPr>
      </w:pPr>
      <w:bookmarkStart w:id="3196" w:name="_Toc441072962"/>
      <w:r w:rsidRPr="0020295F">
        <w:rPr>
          <w:rPrChange w:id="3197" w:author="Jan Kelemen" w:date="2016-01-20T17:07:00Z">
            <w:rPr/>
          </w:rPrChange>
        </w:rPr>
        <w:lastRenderedPageBreak/>
        <w:t>Sekvencijski dijagrami</w:t>
      </w:r>
      <w:bookmarkEnd w:id="3196"/>
    </w:p>
    <w:p w14:paraId="0DCAB237" w14:textId="77777777" w:rsidR="00F576AA" w:rsidRPr="0020295F" w:rsidRDefault="00F576AA" w:rsidP="001C782B">
      <w:pPr>
        <w:spacing w:before="240"/>
        <w:rPr>
          <w:rPrChange w:id="3198" w:author="Jan Kelemen" w:date="2016-01-20T17:07:00Z">
            <w:rPr>
              <w:b/>
            </w:rPr>
          </w:rPrChange>
        </w:rPr>
      </w:pPr>
      <w:r w:rsidRPr="0020295F">
        <w:rPr>
          <w:rPrChange w:id="3199" w:author="Jan Kelemen" w:date="2016-01-20T17:07:00Z">
            <w:rPr>
              <w:b/>
            </w:rPr>
          </w:rPrChange>
        </w:rPr>
        <w:t>Obrazac uporabe UC01 – RegistracijaDjelatnika</w:t>
      </w:r>
    </w:p>
    <w:p w14:paraId="3423ADBD" w14:textId="243A7507" w:rsidR="00F576AA" w:rsidRPr="0020295F" w:rsidRDefault="00F576AA" w:rsidP="007364D4">
      <w:pPr>
        <w:ind w:firstLine="708"/>
        <w:rPr>
          <w:rFonts w:eastAsia="Arial"/>
          <w:rPrChange w:id="3200" w:author="Jan Kelemen" w:date="2016-01-20T17:07:00Z">
            <w:rPr>
              <w:rFonts w:eastAsia="Arial"/>
            </w:rPr>
          </w:rPrChange>
        </w:rPr>
      </w:pPr>
      <w:r w:rsidRPr="0020295F">
        <w:rPr>
          <w:rFonts w:eastAsia="Arial"/>
          <w:rPrChange w:id="3201" w:author="Jan Kelemen" w:date="2016-01-20T17:07:00Z">
            <w:rPr>
              <w:rFonts w:eastAsia="Arial"/>
            </w:rPr>
          </w:rPrChange>
        </w:rPr>
        <w:t xml:space="preserve">Vlasnik ispunjava web formular za djelatnika u koji unosi korisničko ime, lozinku, email adresu, adresu, telefonski broj i ostale podatke o zaposlenju. Zatim poslužitelj provjerava ispravnost unesenih podatka. Ako se utvrdi da su svi podaci ispravni, tada se podaci još jednom provjeravaju u bazi podataka. Ako u bazi podataka ne postoji isto korisničko ime ili email registracija je </w:t>
      </w:r>
      <w:r w:rsidR="001C235F" w:rsidRPr="0020295F">
        <w:rPr>
          <w:rFonts w:eastAsia="Arial"/>
          <w:rPrChange w:id="3202" w:author="Jan Kelemen" w:date="2016-01-20T17:07:00Z">
            <w:rPr>
              <w:rFonts w:eastAsia="Arial"/>
            </w:rPr>
          </w:rPrChange>
        </w:rPr>
        <w:t>uspješno</w:t>
      </w:r>
      <w:r w:rsidRPr="0020295F">
        <w:rPr>
          <w:rFonts w:eastAsia="Arial"/>
          <w:rPrChange w:id="3203" w:author="Jan Kelemen" w:date="2016-01-20T17:07:00Z">
            <w:rPr>
              <w:rFonts w:eastAsia="Arial"/>
            </w:rPr>
          </w:rPrChange>
        </w:rPr>
        <w:t xml:space="preserve"> obavljena. Vlasniku se javlja poruka o </w:t>
      </w:r>
      <w:r w:rsidR="001C235F" w:rsidRPr="0020295F">
        <w:rPr>
          <w:rFonts w:eastAsia="Arial"/>
          <w:rPrChange w:id="3204" w:author="Jan Kelemen" w:date="2016-01-20T17:07:00Z">
            <w:rPr>
              <w:rFonts w:eastAsia="Arial"/>
            </w:rPr>
          </w:rPrChange>
        </w:rPr>
        <w:t>uspješnosti</w:t>
      </w:r>
      <w:r w:rsidRPr="0020295F">
        <w:rPr>
          <w:rFonts w:eastAsia="Arial"/>
          <w:rPrChange w:id="3205" w:author="Jan Kelemen" w:date="2016-01-20T17:07:00Z">
            <w:rPr>
              <w:rFonts w:eastAsia="Arial"/>
            </w:rPr>
          </w:rPrChange>
        </w:rPr>
        <w:t xml:space="preserve"> ili </w:t>
      </w:r>
      <w:r w:rsidR="001C235F" w:rsidRPr="0020295F">
        <w:rPr>
          <w:rFonts w:eastAsia="Arial"/>
          <w:rPrChange w:id="3206" w:author="Jan Kelemen" w:date="2016-01-20T17:07:00Z">
            <w:rPr>
              <w:rFonts w:eastAsia="Arial"/>
            </w:rPr>
          </w:rPrChange>
        </w:rPr>
        <w:t>neuspješnosti</w:t>
      </w:r>
      <w:r w:rsidRPr="0020295F">
        <w:rPr>
          <w:rFonts w:eastAsia="Arial"/>
          <w:rPrChange w:id="3207" w:author="Jan Kelemen" w:date="2016-01-20T17:07:00Z">
            <w:rPr>
              <w:rFonts w:eastAsia="Arial"/>
            </w:rPr>
          </w:rPrChange>
        </w:rPr>
        <w:t xml:space="preserve"> registracije novoga djelatnika.</w:t>
      </w:r>
    </w:p>
    <w:p w14:paraId="30BF9F68" w14:textId="77777777" w:rsidR="00FE3968" w:rsidRPr="0020295F" w:rsidRDefault="00F576AA" w:rsidP="00FE3968">
      <w:pPr>
        <w:keepNext/>
        <w:jc w:val="center"/>
        <w:rPr>
          <w:rPrChange w:id="3208" w:author="Jan Kelemen" w:date="2016-01-20T17:07:00Z">
            <w:rPr/>
          </w:rPrChange>
        </w:rPr>
      </w:pPr>
      <w:r w:rsidRPr="0020295F">
        <w:rPr>
          <w:noProof/>
          <w:lang w:eastAsia="hr-HR"/>
          <w:rPrChange w:id="3209" w:author="Jan Kelemen" w:date="2016-01-20T17:07:00Z">
            <w:rPr>
              <w:noProof/>
              <w:lang w:eastAsia="hr-HR"/>
            </w:rPr>
          </w:rPrChange>
        </w:rPr>
        <w:drawing>
          <wp:inline distT="0" distB="0" distL="0" distR="0" wp14:anchorId="5B6E4AF7" wp14:editId="01DA8CA4">
            <wp:extent cx="5760083" cy="30359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3" cy="3035903"/>
                    </a:xfrm>
                    <a:prstGeom prst="rect">
                      <a:avLst/>
                    </a:prstGeom>
                  </pic:spPr>
                </pic:pic>
              </a:graphicData>
            </a:graphic>
          </wp:inline>
        </w:drawing>
      </w:r>
    </w:p>
    <w:p w14:paraId="03323098" w14:textId="24CB16E6" w:rsidR="00984B87" w:rsidRPr="0020295F" w:rsidRDefault="00FE3968" w:rsidP="00FE3968">
      <w:pPr>
        <w:pStyle w:val="Caption"/>
        <w:jc w:val="center"/>
        <w:rPr>
          <w:b w:val="0"/>
          <w:rPrChange w:id="3210" w:author="Jan Kelemen" w:date="2016-01-20T17:07:00Z">
            <w:rPr/>
          </w:rPrChange>
        </w:rPr>
      </w:pPr>
      <w:bookmarkStart w:id="3211" w:name="_Toc441072914"/>
      <w:r w:rsidRPr="0020295F">
        <w:rPr>
          <w:b w:val="0"/>
          <w:rPrChange w:id="3212" w:author="Jan Kelemen" w:date="2016-01-20T17:07:00Z">
            <w:rPr/>
          </w:rPrChange>
        </w:rPr>
        <w:t xml:space="preserve">Slika </w:t>
      </w:r>
      <w:ins w:id="3213" w:author="Jan Kelemen" w:date="2016-01-20T17:03:00Z">
        <w:r w:rsidR="0020295F" w:rsidRPr="0020295F">
          <w:rPr>
            <w:b w:val="0"/>
            <w:rPrChange w:id="3214" w:author="Jan Kelemen" w:date="2016-01-20T17:07:00Z">
              <w:rPr/>
            </w:rPrChange>
          </w:rPr>
          <w:fldChar w:fldCharType="begin"/>
        </w:r>
        <w:r w:rsidR="0020295F" w:rsidRPr="0020295F">
          <w:rPr>
            <w:b w:val="0"/>
            <w:rPrChange w:id="3215" w:author="Jan Kelemen" w:date="2016-01-20T17:07:00Z">
              <w:rPr/>
            </w:rPrChange>
          </w:rPr>
          <w:instrText xml:space="preserve"> STYLEREF 2 \s </w:instrText>
        </w:r>
      </w:ins>
      <w:r w:rsidR="0020295F" w:rsidRPr="0020295F">
        <w:rPr>
          <w:b w:val="0"/>
          <w:rPrChange w:id="3216" w:author="Jan Kelemen" w:date="2016-01-20T17:07:00Z">
            <w:rPr/>
          </w:rPrChange>
        </w:rPr>
        <w:fldChar w:fldCharType="separate"/>
      </w:r>
      <w:r w:rsidR="0020295F" w:rsidRPr="0020295F">
        <w:rPr>
          <w:b w:val="0"/>
          <w:noProof/>
          <w:rPrChange w:id="3217" w:author="Jan Kelemen" w:date="2016-01-20T17:07:00Z">
            <w:rPr>
              <w:noProof/>
            </w:rPr>
          </w:rPrChange>
        </w:rPr>
        <w:t>4.3</w:t>
      </w:r>
      <w:ins w:id="3218" w:author="Jan Kelemen" w:date="2016-01-20T17:03:00Z">
        <w:r w:rsidR="0020295F" w:rsidRPr="0020295F">
          <w:rPr>
            <w:b w:val="0"/>
            <w:rPrChange w:id="3219" w:author="Jan Kelemen" w:date="2016-01-20T17:07:00Z">
              <w:rPr/>
            </w:rPrChange>
          </w:rPr>
          <w:fldChar w:fldCharType="end"/>
        </w:r>
        <w:r w:rsidR="0020295F" w:rsidRPr="0020295F">
          <w:rPr>
            <w:b w:val="0"/>
            <w:rPrChange w:id="3220" w:author="Jan Kelemen" w:date="2016-01-20T17:07:00Z">
              <w:rPr/>
            </w:rPrChange>
          </w:rPr>
          <w:noBreakHyphen/>
        </w:r>
        <w:r w:rsidR="0020295F" w:rsidRPr="0020295F">
          <w:rPr>
            <w:b w:val="0"/>
            <w:rPrChange w:id="3221" w:author="Jan Kelemen" w:date="2016-01-20T17:07:00Z">
              <w:rPr/>
            </w:rPrChange>
          </w:rPr>
          <w:fldChar w:fldCharType="begin"/>
        </w:r>
        <w:r w:rsidR="0020295F" w:rsidRPr="0020295F">
          <w:rPr>
            <w:b w:val="0"/>
            <w:rPrChange w:id="3222" w:author="Jan Kelemen" w:date="2016-01-20T17:07:00Z">
              <w:rPr/>
            </w:rPrChange>
          </w:rPr>
          <w:instrText xml:space="preserve"> SEQ Slika \* ARABIC \s 2 </w:instrText>
        </w:r>
      </w:ins>
      <w:r w:rsidR="0020295F" w:rsidRPr="0020295F">
        <w:rPr>
          <w:b w:val="0"/>
          <w:rPrChange w:id="3223" w:author="Jan Kelemen" w:date="2016-01-20T17:07:00Z">
            <w:rPr/>
          </w:rPrChange>
        </w:rPr>
        <w:fldChar w:fldCharType="separate"/>
      </w:r>
      <w:ins w:id="3224" w:author="Jan Kelemen" w:date="2016-01-20T17:03:00Z">
        <w:r w:rsidR="0020295F" w:rsidRPr="0020295F">
          <w:rPr>
            <w:b w:val="0"/>
            <w:noProof/>
            <w:rPrChange w:id="3225" w:author="Jan Kelemen" w:date="2016-01-20T17:07:00Z">
              <w:rPr>
                <w:noProof/>
              </w:rPr>
            </w:rPrChange>
          </w:rPr>
          <w:t>1</w:t>
        </w:r>
        <w:r w:rsidR="0020295F" w:rsidRPr="0020295F">
          <w:rPr>
            <w:b w:val="0"/>
            <w:rPrChange w:id="3226" w:author="Jan Kelemen" w:date="2016-01-20T17:07:00Z">
              <w:rPr/>
            </w:rPrChange>
          </w:rPr>
          <w:fldChar w:fldCharType="end"/>
        </w:r>
      </w:ins>
      <w:del w:id="3227" w:author="Jan Kelemen" w:date="2016-01-20T16:53:00Z">
        <w:r w:rsidR="00D51D8A" w:rsidRPr="0020295F" w:rsidDel="008142BA">
          <w:rPr>
            <w:b w:val="0"/>
            <w:rPrChange w:id="3228" w:author="Jan Kelemen" w:date="2016-01-20T17:07:00Z">
              <w:rPr/>
            </w:rPrChange>
          </w:rPr>
          <w:fldChar w:fldCharType="begin"/>
        </w:r>
        <w:r w:rsidR="00D51D8A" w:rsidRPr="0020295F" w:rsidDel="008142BA">
          <w:rPr>
            <w:b w:val="0"/>
            <w:rPrChange w:id="3229" w:author="Jan Kelemen" w:date="2016-01-20T17:07:00Z">
              <w:rPr/>
            </w:rPrChange>
          </w:rPr>
          <w:delInstrText xml:space="preserve"> STYLEREF 2 \s </w:delInstrText>
        </w:r>
        <w:r w:rsidR="00D51D8A" w:rsidRPr="0020295F" w:rsidDel="008142BA">
          <w:rPr>
            <w:b w:val="0"/>
            <w:rPrChange w:id="3230" w:author="Jan Kelemen" w:date="2016-01-20T17:07:00Z">
              <w:rPr/>
            </w:rPrChange>
          </w:rPr>
          <w:fldChar w:fldCharType="separate"/>
        </w:r>
        <w:r w:rsidR="001E5B16" w:rsidRPr="0020295F" w:rsidDel="008142BA">
          <w:rPr>
            <w:b w:val="0"/>
            <w:noProof/>
            <w:rPrChange w:id="3231" w:author="Jan Kelemen" w:date="2016-01-20T17:07:00Z">
              <w:rPr>
                <w:noProof/>
              </w:rPr>
            </w:rPrChange>
          </w:rPr>
          <w:delText>4.3</w:delText>
        </w:r>
        <w:r w:rsidR="00D51D8A" w:rsidRPr="0020295F" w:rsidDel="008142BA">
          <w:rPr>
            <w:b w:val="0"/>
            <w:noProof/>
            <w:rPrChange w:id="3232" w:author="Jan Kelemen" w:date="2016-01-20T17:07:00Z">
              <w:rPr>
                <w:noProof/>
              </w:rPr>
            </w:rPrChange>
          </w:rPr>
          <w:fldChar w:fldCharType="end"/>
        </w:r>
        <w:r w:rsidR="00DD773E" w:rsidRPr="0020295F" w:rsidDel="008142BA">
          <w:rPr>
            <w:b w:val="0"/>
            <w:rPrChange w:id="3233" w:author="Jan Kelemen" w:date="2016-01-20T17:07:00Z">
              <w:rPr/>
            </w:rPrChange>
          </w:rPr>
          <w:delText>.</w:delText>
        </w:r>
        <w:r w:rsidR="00D51D8A" w:rsidRPr="0020295F" w:rsidDel="008142BA">
          <w:rPr>
            <w:b w:val="0"/>
            <w:rPrChange w:id="3234" w:author="Jan Kelemen" w:date="2016-01-20T17:07:00Z">
              <w:rPr/>
            </w:rPrChange>
          </w:rPr>
          <w:fldChar w:fldCharType="begin"/>
        </w:r>
        <w:r w:rsidR="00D51D8A" w:rsidRPr="0020295F" w:rsidDel="008142BA">
          <w:rPr>
            <w:b w:val="0"/>
            <w:rPrChange w:id="3235" w:author="Jan Kelemen" w:date="2016-01-20T17:07:00Z">
              <w:rPr/>
            </w:rPrChange>
          </w:rPr>
          <w:delInstrText xml:space="preserve"> SEQ Slika \* ARABIC \s 2 </w:delInstrText>
        </w:r>
        <w:r w:rsidR="00D51D8A" w:rsidRPr="0020295F" w:rsidDel="008142BA">
          <w:rPr>
            <w:b w:val="0"/>
            <w:rPrChange w:id="3236" w:author="Jan Kelemen" w:date="2016-01-20T17:07:00Z">
              <w:rPr/>
            </w:rPrChange>
          </w:rPr>
          <w:fldChar w:fldCharType="separate"/>
        </w:r>
        <w:r w:rsidR="001E5B16" w:rsidRPr="0020295F" w:rsidDel="008142BA">
          <w:rPr>
            <w:b w:val="0"/>
            <w:noProof/>
            <w:rPrChange w:id="3237" w:author="Jan Kelemen" w:date="2016-01-20T17:07:00Z">
              <w:rPr>
                <w:noProof/>
              </w:rPr>
            </w:rPrChange>
          </w:rPr>
          <w:delText>1</w:delText>
        </w:r>
        <w:r w:rsidR="00D51D8A" w:rsidRPr="0020295F" w:rsidDel="008142BA">
          <w:rPr>
            <w:b w:val="0"/>
            <w:noProof/>
            <w:rPrChange w:id="3238" w:author="Jan Kelemen" w:date="2016-01-20T17:07:00Z">
              <w:rPr>
                <w:noProof/>
              </w:rPr>
            </w:rPrChange>
          </w:rPr>
          <w:fldChar w:fldCharType="end"/>
        </w:r>
      </w:del>
      <w:r w:rsidRPr="0020295F">
        <w:rPr>
          <w:b w:val="0"/>
          <w:rPrChange w:id="3239" w:author="Jan Kelemen" w:date="2016-01-20T17:07:00Z">
            <w:rPr/>
          </w:rPrChange>
        </w:rPr>
        <w:t xml:space="preserve"> Sekvencijski dijagram za UC01 – RegistracijaDjelatnika</w:t>
      </w:r>
      <w:bookmarkEnd w:id="3211"/>
    </w:p>
    <w:p w14:paraId="2A72413E" w14:textId="1F626C49" w:rsidR="007364D4" w:rsidRPr="0020295F" w:rsidRDefault="007364D4" w:rsidP="00984B87">
      <w:pPr>
        <w:pStyle w:val="Caption"/>
        <w:jc w:val="center"/>
        <w:rPr>
          <w:b w:val="0"/>
          <w:rPrChange w:id="3240" w:author="Jan Kelemen" w:date="2016-01-20T17:07:00Z">
            <w:rPr/>
          </w:rPrChange>
        </w:rPr>
      </w:pPr>
    </w:p>
    <w:p w14:paraId="7131756D" w14:textId="77777777" w:rsidR="007364D4" w:rsidRPr="0020295F" w:rsidRDefault="007364D4" w:rsidP="007364D4">
      <w:pPr>
        <w:rPr>
          <w:rPrChange w:id="3241" w:author="Jan Kelemen" w:date="2016-01-20T17:07:00Z">
            <w:rPr/>
          </w:rPrChange>
        </w:rPr>
      </w:pPr>
    </w:p>
    <w:p w14:paraId="012F4C4F" w14:textId="77777777" w:rsidR="00F576AA" w:rsidRPr="0020295F" w:rsidRDefault="00F576AA" w:rsidP="00F576AA">
      <w:pPr>
        <w:rPr>
          <w:rPrChange w:id="3242" w:author="Jan Kelemen" w:date="2016-01-20T17:07:00Z">
            <w:rPr>
              <w:b/>
            </w:rPr>
          </w:rPrChange>
        </w:rPr>
      </w:pPr>
      <w:r w:rsidRPr="0020295F">
        <w:rPr>
          <w:rPrChange w:id="3243" w:author="Jan Kelemen" w:date="2016-01-20T17:07:00Z">
            <w:rPr>
              <w:b/>
            </w:rPr>
          </w:rPrChange>
        </w:rPr>
        <w:t>Obrazac uporabe UC02 – UklanjanjeDjelatnika</w:t>
      </w:r>
    </w:p>
    <w:p w14:paraId="0E8F2401" w14:textId="428EC75A" w:rsidR="003B2C71" w:rsidRPr="0020295F" w:rsidRDefault="00F576AA" w:rsidP="007364D4">
      <w:pPr>
        <w:ind w:firstLine="708"/>
        <w:rPr>
          <w:rPrChange w:id="3244" w:author="Jan Kelemen" w:date="2016-01-20T17:07:00Z">
            <w:rPr/>
          </w:rPrChange>
        </w:rPr>
      </w:pPr>
      <w:r w:rsidRPr="0020295F">
        <w:rPr>
          <w:rPrChange w:id="3245" w:author="Jan Kelemen" w:date="2016-01-20T17:07:00Z">
            <w:rPr/>
          </w:rPrChange>
        </w:rPr>
        <w:t>Vlasnik odabire djelatnika s popisa na administrativnoj stranici kojeg želi ukloniti. Potvrđuje svoj odabir. Poslužitelj šalje zahtjev za uklanjanje odabranog djelatnika. Podaci djelatnika se brišu iz baze podataka i djelatnik nestaje s popisa djelatnika.</w:t>
      </w:r>
    </w:p>
    <w:p w14:paraId="7A82995D" w14:textId="77777777" w:rsidR="003B2C71" w:rsidRPr="0020295F" w:rsidRDefault="003B2C71">
      <w:pPr>
        <w:spacing w:after="160" w:line="259" w:lineRule="auto"/>
        <w:jc w:val="left"/>
        <w:rPr>
          <w:rPrChange w:id="3246" w:author="Jan Kelemen" w:date="2016-01-20T17:07:00Z">
            <w:rPr/>
          </w:rPrChange>
        </w:rPr>
      </w:pPr>
      <w:r w:rsidRPr="0020295F">
        <w:rPr>
          <w:rPrChange w:id="3247" w:author="Jan Kelemen" w:date="2016-01-20T17:07:00Z">
            <w:rPr/>
          </w:rPrChange>
        </w:rPr>
        <w:br w:type="page"/>
      </w:r>
    </w:p>
    <w:p w14:paraId="1CE8426F" w14:textId="77777777" w:rsidR="00FE3968" w:rsidRPr="0020295F" w:rsidRDefault="00F576AA" w:rsidP="00FE3968">
      <w:pPr>
        <w:keepNext/>
        <w:jc w:val="center"/>
        <w:rPr>
          <w:rPrChange w:id="3248" w:author="Jan Kelemen" w:date="2016-01-20T17:07:00Z">
            <w:rPr/>
          </w:rPrChange>
        </w:rPr>
      </w:pPr>
      <w:r w:rsidRPr="0020295F">
        <w:rPr>
          <w:noProof/>
          <w:lang w:eastAsia="hr-HR"/>
          <w:rPrChange w:id="3249" w:author="Jan Kelemen" w:date="2016-01-20T17:07:00Z">
            <w:rPr>
              <w:noProof/>
              <w:lang w:eastAsia="hr-HR"/>
            </w:rPr>
          </w:rPrChange>
        </w:rPr>
        <w:lastRenderedPageBreak/>
        <w:drawing>
          <wp:inline distT="0" distB="0" distL="0" distR="0" wp14:anchorId="509B4673" wp14:editId="39858DF8">
            <wp:extent cx="5759716" cy="29584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59716" cy="2958464"/>
                    </a:xfrm>
                    <a:prstGeom prst="rect">
                      <a:avLst/>
                    </a:prstGeom>
                  </pic:spPr>
                </pic:pic>
              </a:graphicData>
            </a:graphic>
          </wp:inline>
        </w:drawing>
      </w:r>
    </w:p>
    <w:p w14:paraId="492E282E" w14:textId="062EC93D" w:rsidR="00B03425" w:rsidRPr="0020295F" w:rsidRDefault="00FE3968" w:rsidP="00FE3968">
      <w:pPr>
        <w:pStyle w:val="Caption"/>
        <w:jc w:val="center"/>
        <w:rPr>
          <w:b w:val="0"/>
          <w:rPrChange w:id="3250" w:author="Jan Kelemen" w:date="2016-01-20T17:07:00Z">
            <w:rPr/>
          </w:rPrChange>
        </w:rPr>
      </w:pPr>
      <w:bookmarkStart w:id="3251" w:name="_Toc441072915"/>
      <w:r w:rsidRPr="0020295F">
        <w:rPr>
          <w:b w:val="0"/>
          <w:rPrChange w:id="3252" w:author="Jan Kelemen" w:date="2016-01-20T17:07:00Z">
            <w:rPr/>
          </w:rPrChange>
        </w:rPr>
        <w:t xml:space="preserve">Slika </w:t>
      </w:r>
      <w:ins w:id="3253" w:author="Jan Kelemen" w:date="2016-01-20T17:03:00Z">
        <w:r w:rsidR="0020295F" w:rsidRPr="0020295F">
          <w:rPr>
            <w:b w:val="0"/>
            <w:rPrChange w:id="3254" w:author="Jan Kelemen" w:date="2016-01-20T17:07:00Z">
              <w:rPr/>
            </w:rPrChange>
          </w:rPr>
          <w:fldChar w:fldCharType="begin"/>
        </w:r>
        <w:r w:rsidR="0020295F" w:rsidRPr="0020295F">
          <w:rPr>
            <w:b w:val="0"/>
            <w:rPrChange w:id="3255" w:author="Jan Kelemen" w:date="2016-01-20T17:07:00Z">
              <w:rPr/>
            </w:rPrChange>
          </w:rPr>
          <w:instrText xml:space="preserve"> STYLEREF 2 \s </w:instrText>
        </w:r>
      </w:ins>
      <w:r w:rsidR="0020295F" w:rsidRPr="0020295F">
        <w:rPr>
          <w:b w:val="0"/>
          <w:rPrChange w:id="3256" w:author="Jan Kelemen" w:date="2016-01-20T17:07:00Z">
            <w:rPr/>
          </w:rPrChange>
        </w:rPr>
        <w:fldChar w:fldCharType="separate"/>
      </w:r>
      <w:r w:rsidR="0020295F" w:rsidRPr="0020295F">
        <w:rPr>
          <w:b w:val="0"/>
          <w:noProof/>
          <w:rPrChange w:id="3257" w:author="Jan Kelemen" w:date="2016-01-20T17:07:00Z">
            <w:rPr>
              <w:noProof/>
            </w:rPr>
          </w:rPrChange>
        </w:rPr>
        <w:t>4.3</w:t>
      </w:r>
      <w:ins w:id="3258" w:author="Jan Kelemen" w:date="2016-01-20T17:03:00Z">
        <w:r w:rsidR="0020295F" w:rsidRPr="0020295F">
          <w:rPr>
            <w:b w:val="0"/>
            <w:rPrChange w:id="3259" w:author="Jan Kelemen" w:date="2016-01-20T17:07:00Z">
              <w:rPr/>
            </w:rPrChange>
          </w:rPr>
          <w:fldChar w:fldCharType="end"/>
        </w:r>
        <w:r w:rsidR="0020295F" w:rsidRPr="0020295F">
          <w:rPr>
            <w:b w:val="0"/>
            <w:rPrChange w:id="3260" w:author="Jan Kelemen" w:date="2016-01-20T17:07:00Z">
              <w:rPr/>
            </w:rPrChange>
          </w:rPr>
          <w:noBreakHyphen/>
        </w:r>
        <w:r w:rsidR="0020295F" w:rsidRPr="0020295F">
          <w:rPr>
            <w:b w:val="0"/>
            <w:rPrChange w:id="3261" w:author="Jan Kelemen" w:date="2016-01-20T17:07:00Z">
              <w:rPr/>
            </w:rPrChange>
          </w:rPr>
          <w:fldChar w:fldCharType="begin"/>
        </w:r>
        <w:r w:rsidR="0020295F" w:rsidRPr="0020295F">
          <w:rPr>
            <w:b w:val="0"/>
            <w:rPrChange w:id="3262" w:author="Jan Kelemen" w:date="2016-01-20T17:07:00Z">
              <w:rPr/>
            </w:rPrChange>
          </w:rPr>
          <w:instrText xml:space="preserve"> SEQ Slika \* ARABIC \s 2 </w:instrText>
        </w:r>
      </w:ins>
      <w:r w:rsidR="0020295F" w:rsidRPr="0020295F">
        <w:rPr>
          <w:b w:val="0"/>
          <w:rPrChange w:id="3263" w:author="Jan Kelemen" w:date="2016-01-20T17:07:00Z">
            <w:rPr/>
          </w:rPrChange>
        </w:rPr>
        <w:fldChar w:fldCharType="separate"/>
      </w:r>
      <w:ins w:id="3264" w:author="Jan Kelemen" w:date="2016-01-20T17:03:00Z">
        <w:r w:rsidR="0020295F" w:rsidRPr="0020295F">
          <w:rPr>
            <w:b w:val="0"/>
            <w:noProof/>
            <w:rPrChange w:id="3265" w:author="Jan Kelemen" w:date="2016-01-20T17:07:00Z">
              <w:rPr>
                <w:noProof/>
              </w:rPr>
            </w:rPrChange>
          </w:rPr>
          <w:t>2</w:t>
        </w:r>
        <w:r w:rsidR="0020295F" w:rsidRPr="0020295F">
          <w:rPr>
            <w:b w:val="0"/>
            <w:rPrChange w:id="3266" w:author="Jan Kelemen" w:date="2016-01-20T17:07:00Z">
              <w:rPr/>
            </w:rPrChange>
          </w:rPr>
          <w:fldChar w:fldCharType="end"/>
        </w:r>
      </w:ins>
      <w:del w:id="3267" w:author="Jan Kelemen" w:date="2016-01-20T16:53:00Z">
        <w:r w:rsidR="00D51D8A" w:rsidRPr="0020295F" w:rsidDel="008142BA">
          <w:rPr>
            <w:b w:val="0"/>
            <w:rPrChange w:id="3268" w:author="Jan Kelemen" w:date="2016-01-20T17:07:00Z">
              <w:rPr/>
            </w:rPrChange>
          </w:rPr>
          <w:fldChar w:fldCharType="begin"/>
        </w:r>
        <w:r w:rsidR="00D51D8A" w:rsidRPr="0020295F" w:rsidDel="008142BA">
          <w:rPr>
            <w:b w:val="0"/>
            <w:rPrChange w:id="3269" w:author="Jan Kelemen" w:date="2016-01-20T17:07:00Z">
              <w:rPr/>
            </w:rPrChange>
          </w:rPr>
          <w:delInstrText xml:space="preserve"> STYLEREF 2 \s </w:delInstrText>
        </w:r>
        <w:r w:rsidR="00D51D8A" w:rsidRPr="0020295F" w:rsidDel="008142BA">
          <w:rPr>
            <w:b w:val="0"/>
            <w:rPrChange w:id="3270" w:author="Jan Kelemen" w:date="2016-01-20T17:07:00Z">
              <w:rPr/>
            </w:rPrChange>
          </w:rPr>
          <w:fldChar w:fldCharType="separate"/>
        </w:r>
        <w:r w:rsidR="001E5B16" w:rsidRPr="0020295F" w:rsidDel="008142BA">
          <w:rPr>
            <w:b w:val="0"/>
            <w:noProof/>
            <w:rPrChange w:id="3271" w:author="Jan Kelemen" w:date="2016-01-20T17:07:00Z">
              <w:rPr>
                <w:noProof/>
              </w:rPr>
            </w:rPrChange>
          </w:rPr>
          <w:delText>4.3</w:delText>
        </w:r>
        <w:r w:rsidR="00D51D8A" w:rsidRPr="0020295F" w:rsidDel="008142BA">
          <w:rPr>
            <w:b w:val="0"/>
            <w:noProof/>
            <w:rPrChange w:id="3272" w:author="Jan Kelemen" w:date="2016-01-20T17:07:00Z">
              <w:rPr>
                <w:noProof/>
              </w:rPr>
            </w:rPrChange>
          </w:rPr>
          <w:fldChar w:fldCharType="end"/>
        </w:r>
        <w:r w:rsidR="00DD773E" w:rsidRPr="0020295F" w:rsidDel="008142BA">
          <w:rPr>
            <w:b w:val="0"/>
            <w:rPrChange w:id="3273" w:author="Jan Kelemen" w:date="2016-01-20T17:07:00Z">
              <w:rPr/>
            </w:rPrChange>
          </w:rPr>
          <w:delText>.</w:delText>
        </w:r>
        <w:r w:rsidR="00D51D8A" w:rsidRPr="0020295F" w:rsidDel="008142BA">
          <w:rPr>
            <w:b w:val="0"/>
            <w:rPrChange w:id="3274" w:author="Jan Kelemen" w:date="2016-01-20T17:07:00Z">
              <w:rPr/>
            </w:rPrChange>
          </w:rPr>
          <w:fldChar w:fldCharType="begin"/>
        </w:r>
        <w:r w:rsidR="00D51D8A" w:rsidRPr="0020295F" w:rsidDel="008142BA">
          <w:rPr>
            <w:b w:val="0"/>
            <w:rPrChange w:id="3275" w:author="Jan Kelemen" w:date="2016-01-20T17:07:00Z">
              <w:rPr/>
            </w:rPrChange>
          </w:rPr>
          <w:delInstrText xml:space="preserve"> SEQ Slika \* ARABIC \s 2 </w:delInstrText>
        </w:r>
        <w:r w:rsidR="00D51D8A" w:rsidRPr="0020295F" w:rsidDel="008142BA">
          <w:rPr>
            <w:b w:val="0"/>
            <w:rPrChange w:id="3276" w:author="Jan Kelemen" w:date="2016-01-20T17:07:00Z">
              <w:rPr/>
            </w:rPrChange>
          </w:rPr>
          <w:fldChar w:fldCharType="separate"/>
        </w:r>
        <w:r w:rsidR="001E5B16" w:rsidRPr="0020295F" w:rsidDel="008142BA">
          <w:rPr>
            <w:b w:val="0"/>
            <w:noProof/>
            <w:rPrChange w:id="3277" w:author="Jan Kelemen" w:date="2016-01-20T17:07:00Z">
              <w:rPr>
                <w:noProof/>
              </w:rPr>
            </w:rPrChange>
          </w:rPr>
          <w:delText>2</w:delText>
        </w:r>
        <w:r w:rsidR="00D51D8A" w:rsidRPr="0020295F" w:rsidDel="008142BA">
          <w:rPr>
            <w:b w:val="0"/>
            <w:noProof/>
            <w:rPrChange w:id="3278" w:author="Jan Kelemen" w:date="2016-01-20T17:07:00Z">
              <w:rPr>
                <w:noProof/>
              </w:rPr>
            </w:rPrChange>
          </w:rPr>
          <w:fldChar w:fldCharType="end"/>
        </w:r>
      </w:del>
      <w:r w:rsidRPr="0020295F">
        <w:rPr>
          <w:b w:val="0"/>
          <w:rPrChange w:id="3279" w:author="Jan Kelemen" w:date="2016-01-20T17:07:00Z">
            <w:rPr/>
          </w:rPrChange>
        </w:rPr>
        <w:t xml:space="preserve"> Sekvencijski dijagram za UC02 – UklanjanjeDjelatnika</w:t>
      </w:r>
      <w:bookmarkEnd w:id="3251"/>
    </w:p>
    <w:p w14:paraId="02B5EF35" w14:textId="77777777" w:rsidR="00FE3968" w:rsidRPr="0020295F" w:rsidRDefault="00FE3968" w:rsidP="00F576AA">
      <w:pPr>
        <w:rPr>
          <w:rPrChange w:id="3280" w:author="Jan Kelemen" w:date="2016-01-20T17:07:00Z">
            <w:rPr>
              <w:b/>
            </w:rPr>
          </w:rPrChange>
        </w:rPr>
      </w:pPr>
    </w:p>
    <w:p w14:paraId="5E2F4B70" w14:textId="77777777" w:rsidR="00F576AA" w:rsidRPr="0020295F" w:rsidRDefault="00F576AA" w:rsidP="00F576AA">
      <w:pPr>
        <w:rPr>
          <w:rPrChange w:id="3281" w:author="Jan Kelemen" w:date="2016-01-20T17:07:00Z">
            <w:rPr>
              <w:b/>
            </w:rPr>
          </w:rPrChange>
        </w:rPr>
      </w:pPr>
      <w:r w:rsidRPr="0020295F">
        <w:rPr>
          <w:rPrChange w:id="3282" w:author="Jan Kelemen" w:date="2016-01-20T17:07:00Z">
            <w:rPr>
              <w:b/>
            </w:rPr>
          </w:rPrChange>
        </w:rPr>
        <w:t>Obrazac uporabe UC03 – PromjenaPodatakaZaDjelatnika</w:t>
      </w:r>
    </w:p>
    <w:p w14:paraId="576DE63F" w14:textId="3E74DA94" w:rsidR="00F576AA" w:rsidRPr="0020295F" w:rsidRDefault="004722EF" w:rsidP="007364D4">
      <w:pPr>
        <w:ind w:firstLine="708"/>
        <w:rPr>
          <w:rPrChange w:id="3283" w:author="Jan Kelemen" w:date="2016-01-20T17:07:00Z">
            <w:rPr/>
          </w:rPrChange>
        </w:rPr>
      </w:pPr>
      <w:r w:rsidRPr="0020295F">
        <w:rPr>
          <w:rPrChange w:id="3284" w:author="Jan Kelemen" w:date="2016-01-20T17:07:00Z">
            <w:rPr/>
          </w:rPrChange>
        </w:rPr>
        <w:t>Vlasnik</w:t>
      </w:r>
      <w:r w:rsidR="00F576AA" w:rsidRPr="0020295F">
        <w:rPr>
          <w:rPrChange w:id="3285" w:author="Jan Kelemen" w:date="2016-01-20T17:07:00Z">
            <w:rPr/>
          </w:rPrChange>
        </w:rPr>
        <w:t xml:space="preserve"> odabire link za promjenu podataka o </w:t>
      </w:r>
      <w:r w:rsidRPr="0020295F">
        <w:rPr>
          <w:rPrChange w:id="3286" w:author="Jan Kelemen" w:date="2016-01-20T17:07:00Z">
            <w:rPr/>
          </w:rPrChange>
        </w:rPr>
        <w:t>djelatniku</w:t>
      </w:r>
      <w:r w:rsidR="00F576AA" w:rsidRPr="0020295F">
        <w:rPr>
          <w:rPrChange w:id="3287" w:author="Jan Kelemen" w:date="2016-01-20T17:07:00Z">
            <w:rPr/>
          </w:rPrChange>
        </w:rPr>
        <w:t xml:space="preserve">. Poslužitelj preusmjerava </w:t>
      </w:r>
      <w:r w:rsidRPr="0020295F">
        <w:rPr>
          <w:rPrChange w:id="3288" w:author="Jan Kelemen" w:date="2016-01-20T17:07:00Z">
            <w:rPr/>
          </w:rPrChange>
        </w:rPr>
        <w:t xml:space="preserve">vlasnika </w:t>
      </w:r>
      <w:r w:rsidR="00F576AA" w:rsidRPr="0020295F">
        <w:rPr>
          <w:rPrChange w:id="3289" w:author="Jan Kelemen" w:date="2016-01-20T17:07:00Z">
            <w:rPr/>
          </w:rPrChange>
        </w:rPr>
        <w:t>na stranicu za izmjenu podataka. Nakon promjene podataka provjerava se njihova ispravnost na poslužitelju i dali postoje već ti podaci u bazi podataka. Ako je provjera bila uspješna izm</w:t>
      </w:r>
      <w:r w:rsidR="00106BB1" w:rsidRPr="0020295F">
        <w:rPr>
          <w:rPrChange w:id="3290" w:author="Jan Kelemen" w:date="2016-01-20T17:07:00Z">
            <w:rPr/>
          </w:rPrChange>
        </w:rPr>
        <w:t>i</w:t>
      </w:r>
      <w:r w:rsidR="00F576AA" w:rsidRPr="0020295F">
        <w:rPr>
          <w:rPrChange w:id="3291" w:author="Jan Kelemen" w:date="2016-01-20T17:07:00Z">
            <w:rPr/>
          </w:rPrChange>
        </w:rPr>
        <w:t xml:space="preserve">jenjeni korisnički podaci se spremaju u bazu podataka i odmah su vidljivi na profilu korisnika. U suprotnom, </w:t>
      </w:r>
      <w:r w:rsidRPr="0020295F">
        <w:rPr>
          <w:rPrChange w:id="3292" w:author="Jan Kelemen" w:date="2016-01-20T17:07:00Z">
            <w:rPr/>
          </w:rPrChange>
        </w:rPr>
        <w:t xml:space="preserve">vlasniku </w:t>
      </w:r>
      <w:r w:rsidR="00F576AA" w:rsidRPr="0020295F">
        <w:rPr>
          <w:rPrChange w:id="3293" w:author="Jan Kelemen" w:date="2016-01-20T17:07:00Z">
            <w:rPr/>
          </w:rPrChange>
        </w:rPr>
        <w:t>se dojavljuje da je došlo do pogreške tijekom unosa izm</w:t>
      </w:r>
      <w:r w:rsidR="00106BB1" w:rsidRPr="0020295F">
        <w:rPr>
          <w:rPrChange w:id="3294" w:author="Jan Kelemen" w:date="2016-01-20T17:07:00Z">
            <w:rPr/>
          </w:rPrChange>
        </w:rPr>
        <w:t>i</w:t>
      </w:r>
      <w:r w:rsidR="00F576AA" w:rsidRPr="0020295F">
        <w:rPr>
          <w:rPrChange w:id="3295" w:author="Jan Kelemen" w:date="2016-01-20T17:07:00Z">
            <w:rPr/>
          </w:rPrChange>
        </w:rPr>
        <w:t>jenjenih podataka.</w:t>
      </w:r>
    </w:p>
    <w:p w14:paraId="3CEC7247" w14:textId="77777777" w:rsidR="00FE3968" w:rsidRPr="0020295F" w:rsidRDefault="00F576AA" w:rsidP="00FE3968">
      <w:pPr>
        <w:keepNext/>
        <w:jc w:val="center"/>
        <w:rPr>
          <w:rPrChange w:id="3296" w:author="Jan Kelemen" w:date="2016-01-20T17:07:00Z">
            <w:rPr/>
          </w:rPrChange>
        </w:rPr>
      </w:pPr>
      <w:r w:rsidRPr="0020295F">
        <w:rPr>
          <w:noProof/>
          <w:lang w:eastAsia="hr-HR"/>
          <w:rPrChange w:id="3297" w:author="Jan Kelemen" w:date="2016-01-20T17:07:00Z">
            <w:rPr>
              <w:noProof/>
              <w:lang w:eastAsia="hr-HR"/>
            </w:rPr>
          </w:rPrChange>
        </w:rPr>
        <w:drawing>
          <wp:inline distT="0" distB="0" distL="0" distR="0" wp14:anchorId="14940162" wp14:editId="2C96FD45">
            <wp:extent cx="5426515" cy="2976244"/>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426515" cy="2976244"/>
                    </a:xfrm>
                    <a:prstGeom prst="rect">
                      <a:avLst/>
                    </a:prstGeom>
                  </pic:spPr>
                </pic:pic>
              </a:graphicData>
            </a:graphic>
          </wp:inline>
        </w:drawing>
      </w:r>
    </w:p>
    <w:p w14:paraId="1D65E517" w14:textId="0F454152" w:rsidR="003B2C71" w:rsidRPr="0020295F" w:rsidRDefault="00FE3968" w:rsidP="003B2C71">
      <w:pPr>
        <w:pStyle w:val="Caption"/>
        <w:jc w:val="center"/>
        <w:rPr>
          <w:b w:val="0"/>
          <w:rPrChange w:id="3298" w:author="Jan Kelemen" w:date="2016-01-20T17:07:00Z">
            <w:rPr/>
          </w:rPrChange>
        </w:rPr>
      </w:pPr>
      <w:bookmarkStart w:id="3299" w:name="_Toc441072916"/>
      <w:r w:rsidRPr="0020295F">
        <w:rPr>
          <w:b w:val="0"/>
          <w:rPrChange w:id="3300" w:author="Jan Kelemen" w:date="2016-01-20T17:07:00Z">
            <w:rPr/>
          </w:rPrChange>
        </w:rPr>
        <w:t xml:space="preserve">Slika </w:t>
      </w:r>
      <w:ins w:id="3301" w:author="Jan Kelemen" w:date="2016-01-20T17:03:00Z">
        <w:r w:rsidR="0020295F" w:rsidRPr="0020295F">
          <w:rPr>
            <w:b w:val="0"/>
            <w:rPrChange w:id="3302" w:author="Jan Kelemen" w:date="2016-01-20T17:07:00Z">
              <w:rPr/>
            </w:rPrChange>
          </w:rPr>
          <w:fldChar w:fldCharType="begin"/>
        </w:r>
        <w:r w:rsidR="0020295F" w:rsidRPr="0020295F">
          <w:rPr>
            <w:b w:val="0"/>
            <w:rPrChange w:id="3303" w:author="Jan Kelemen" w:date="2016-01-20T17:07:00Z">
              <w:rPr/>
            </w:rPrChange>
          </w:rPr>
          <w:instrText xml:space="preserve"> STYLEREF 2 \s </w:instrText>
        </w:r>
      </w:ins>
      <w:r w:rsidR="0020295F" w:rsidRPr="0020295F">
        <w:rPr>
          <w:b w:val="0"/>
          <w:rPrChange w:id="3304" w:author="Jan Kelemen" w:date="2016-01-20T17:07:00Z">
            <w:rPr/>
          </w:rPrChange>
        </w:rPr>
        <w:fldChar w:fldCharType="separate"/>
      </w:r>
      <w:r w:rsidR="0020295F" w:rsidRPr="0020295F">
        <w:rPr>
          <w:b w:val="0"/>
          <w:noProof/>
          <w:rPrChange w:id="3305" w:author="Jan Kelemen" w:date="2016-01-20T17:07:00Z">
            <w:rPr>
              <w:noProof/>
            </w:rPr>
          </w:rPrChange>
        </w:rPr>
        <w:t>4.3</w:t>
      </w:r>
      <w:ins w:id="3306" w:author="Jan Kelemen" w:date="2016-01-20T17:03:00Z">
        <w:r w:rsidR="0020295F" w:rsidRPr="0020295F">
          <w:rPr>
            <w:b w:val="0"/>
            <w:rPrChange w:id="3307" w:author="Jan Kelemen" w:date="2016-01-20T17:07:00Z">
              <w:rPr/>
            </w:rPrChange>
          </w:rPr>
          <w:fldChar w:fldCharType="end"/>
        </w:r>
        <w:r w:rsidR="0020295F" w:rsidRPr="0020295F">
          <w:rPr>
            <w:b w:val="0"/>
            <w:rPrChange w:id="3308" w:author="Jan Kelemen" w:date="2016-01-20T17:07:00Z">
              <w:rPr/>
            </w:rPrChange>
          </w:rPr>
          <w:noBreakHyphen/>
        </w:r>
        <w:r w:rsidR="0020295F" w:rsidRPr="0020295F">
          <w:rPr>
            <w:b w:val="0"/>
            <w:rPrChange w:id="3309" w:author="Jan Kelemen" w:date="2016-01-20T17:07:00Z">
              <w:rPr/>
            </w:rPrChange>
          </w:rPr>
          <w:fldChar w:fldCharType="begin"/>
        </w:r>
        <w:r w:rsidR="0020295F" w:rsidRPr="0020295F">
          <w:rPr>
            <w:b w:val="0"/>
            <w:rPrChange w:id="3310" w:author="Jan Kelemen" w:date="2016-01-20T17:07:00Z">
              <w:rPr/>
            </w:rPrChange>
          </w:rPr>
          <w:instrText xml:space="preserve"> SEQ Slika \* ARABIC \s 2 </w:instrText>
        </w:r>
      </w:ins>
      <w:r w:rsidR="0020295F" w:rsidRPr="0020295F">
        <w:rPr>
          <w:b w:val="0"/>
          <w:rPrChange w:id="3311" w:author="Jan Kelemen" w:date="2016-01-20T17:07:00Z">
            <w:rPr/>
          </w:rPrChange>
        </w:rPr>
        <w:fldChar w:fldCharType="separate"/>
      </w:r>
      <w:ins w:id="3312" w:author="Jan Kelemen" w:date="2016-01-20T17:03:00Z">
        <w:r w:rsidR="0020295F" w:rsidRPr="0020295F">
          <w:rPr>
            <w:b w:val="0"/>
            <w:noProof/>
            <w:rPrChange w:id="3313" w:author="Jan Kelemen" w:date="2016-01-20T17:07:00Z">
              <w:rPr>
                <w:noProof/>
              </w:rPr>
            </w:rPrChange>
          </w:rPr>
          <w:t>3</w:t>
        </w:r>
        <w:r w:rsidR="0020295F" w:rsidRPr="0020295F">
          <w:rPr>
            <w:b w:val="0"/>
            <w:rPrChange w:id="3314" w:author="Jan Kelemen" w:date="2016-01-20T17:07:00Z">
              <w:rPr/>
            </w:rPrChange>
          </w:rPr>
          <w:fldChar w:fldCharType="end"/>
        </w:r>
      </w:ins>
      <w:del w:id="3315" w:author="Jan Kelemen" w:date="2016-01-20T16:53:00Z">
        <w:r w:rsidR="00D51D8A" w:rsidRPr="0020295F" w:rsidDel="008142BA">
          <w:rPr>
            <w:b w:val="0"/>
            <w:rPrChange w:id="3316" w:author="Jan Kelemen" w:date="2016-01-20T17:07:00Z">
              <w:rPr/>
            </w:rPrChange>
          </w:rPr>
          <w:fldChar w:fldCharType="begin"/>
        </w:r>
        <w:r w:rsidR="00D51D8A" w:rsidRPr="0020295F" w:rsidDel="008142BA">
          <w:rPr>
            <w:b w:val="0"/>
            <w:rPrChange w:id="3317" w:author="Jan Kelemen" w:date="2016-01-20T17:07:00Z">
              <w:rPr/>
            </w:rPrChange>
          </w:rPr>
          <w:delInstrText xml:space="preserve"> STYLEREF 2 \s </w:delInstrText>
        </w:r>
        <w:r w:rsidR="00D51D8A" w:rsidRPr="0020295F" w:rsidDel="008142BA">
          <w:rPr>
            <w:b w:val="0"/>
            <w:rPrChange w:id="3318" w:author="Jan Kelemen" w:date="2016-01-20T17:07:00Z">
              <w:rPr/>
            </w:rPrChange>
          </w:rPr>
          <w:fldChar w:fldCharType="separate"/>
        </w:r>
        <w:r w:rsidR="001E5B16" w:rsidRPr="0020295F" w:rsidDel="008142BA">
          <w:rPr>
            <w:b w:val="0"/>
            <w:noProof/>
            <w:rPrChange w:id="3319" w:author="Jan Kelemen" w:date="2016-01-20T17:07:00Z">
              <w:rPr>
                <w:noProof/>
              </w:rPr>
            </w:rPrChange>
          </w:rPr>
          <w:delText>4.3</w:delText>
        </w:r>
        <w:r w:rsidR="00D51D8A" w:rsidRPr="0020295F" w:rsidDel="008142BA">
          <w:rPr>
            <w:b w:val="0"/>
            <w:noProof/>
            <w:rPrChange w:id="3320" w:author="Jan Kelemen" w:date="2016-01-20T17:07:00Z">
              <w:rPr>
                <w:noProof/>
              </w:rPr>
            </w:rPrChange>
          </w:rPr>
          <w:fldChar w:fldCharType="end"/>
        </w:r>
        <w:r w:rsidR="00DD773E" w:rsidRPr="0020295F" w:rsidDel="008142BA">
          <w:rPr>
            <w:b w:val="0"/>
            <w:rPrChange w:id="3321" w:author="Jan Kelemen" w:date="2016-01-20T17:07:00Z">
              <w:rPr/>
            </w:rPrChange>
          </w:rPr>
          <w:delText>.</w:delText>
        </w:r>
        <w:r w:rsidR="00D51D8A" w:rsidRPr="0020295F" w:rsidDel="008142BA">
          <w:rPr>
            <w:b w:val="0"/>
            <w:rPrChange w:id="3322" w:author="Jan Kelemen" w:date="2016-01-20T17:07:00Z">
              <w:rPr/>
            </w:rPrChange>
          </w:rPr>
          <w:fldChar w:fldCharType="begin"/>
        </w:r>
        <w:r w:rsidR="00D51D8A" w:rsidRPr="0020295F" w:rsidDel="008142BA">
          <w:rPr>
            <w:b w:val="0"/>
            <w:rPrChange w:id="3323" w:author="Jan Kelemen" w:date="2016-01-20T17:07:00Z">
              <w:rPr/>
            </w:rPrChange>
          </w:rPr>
          <w:delInstrText xml:space="preserve"> SEQ Slika \* ARABIC \s 2 </w:delInstrText>
        </w:r>
        <w:r w:rsidR="00D51D8A" w:rsidRPr="0020295F" w:rsidDel="008142BA">
          <w:rPr>
            <w:b w:val="0"/>
            <w:rPrChange w:id="3324" w:author="Jan Kelemen" w:date="2016-01-20T17:07:00Z">
              <w:rPr/>
            </w:rPrChange>
          </w:rPr>
          <w:fldChar w:fldCharType="separate"/>
        </w:r>
        <w:r w:rsidR="001E5B16" w:rsidRPr="0020295F" w:rsidDel="008142BA">
          <w:rPr>
            <w:b w:val="0"/>
            <w:noProof/>
            <w:rPrChange w:id="3325" w:author="Jan Kelemen" w:date="2016-01-20T17:07:00Z">
              <w:rPr>
                <w:noProof/>
              </w:rPr>
            </w:rPrChange>
          </w:rPr>
          <w:delText>3</w:delText>
        </w:r>
        <w:r w:rsidR="00D51D8A" w:rsidRPr="0020295F" w:rsidDel="008142BA">
          <w:rPr>
            <w:b w:val="0"/>
            <w:noProof/>
            <w:rPrChange w:id="3326" w:author="Jan Kelemen" w:date="2016-01-20T17:07:00Z">
              <w:rPr>
                <w:noProof/>
              </w:rPr>
            </w:rPrChange>
          </w:rPr>
          <w:fldChar w:fldCharType="end"/>
        </w:r>
      </w:del>
      <w:r w:rsidRPr="0020295F">
        <w:rPr>
          <w:b w:val="0"/>
          <w:rPrChange w:id="3327" w:author="Jan Kelemen" w:date="2016-01-20T17:07:00Z">
            <w:rPr/>
          </w:rPrChange>
        </w:rPr>
        <w:t xml:space="preserve"> Sekvencijski dijagram za UC03 – PromjenaPodatakaZaDjelatnika</w:t>
      </w:r>
      <w:bookmarkEnd w:id="3299"/>
      <w:r w:rsidR="003B2C71" w:rsidRPr="0020295F">
        <w:rPr>
          <w:b w:val="0"/>
          <w:rPrChange w:id="3328" w:author="Jan Kelemen" w:date="2016-01-20T17:07:00Z">
            <w:rPr/>
          </w:rPrChange>
        </w:rPr>
        <w:br w:type="page"/>
      </w:r>
    </w:p>
    <w:p w14:paraId="060A083D" w14:textId="77777777" w:rsidR="00F576AA" w:rsidRPr="0020295F" w:rsidRDefault="00F576AA" w:rsidP="00F576AA">
      <w:pPr>
        <w:rPr>
          <w:rPrChange w:id="3329" w:author="Jan Kelemen" w:date="2016-01-20T17:07:00Z">
            <w:rPr>
              <w:b/>
            </w:rPr>
          </w:rPrChange>
        </w:rPr>
      </w:pPr>
      <w:r w:rsidRPr="0020295F">
        <w:rPr>
          <w:rPrChange w:id="3330" w:author="Jan Kelemen" w:date="2016-01-20T17:07:00Z">
            <w:rPr>
              <w:b/>
            </w:rPr>
          </w:rPrChange>
        </w:rPr>
        <w:lastRenderedPageBreak/>
        <w:t>Obrazac uporabe UC04 – PrijavaKorisnika</w:t>
      </w:r>
    </w:p>
    <w:p w14:paraId="49EAC482" w14:textId="0916A885" w:rsidR="00F576AA" w:rsidRPr="0020295F" w:rsidRDefault="00465A1C" w:rsidP="007364D4">
      <w:pPr>
        <w:ind w:firstLine="708"/>
        <w:rPr>
          <w:rFonts w:eastAsia="Arial"/>
          <w:rPrChange w:id="3331" w:author="Jan Kelemen" w:date="2016-01-20T17:07:00Z">
            <w:rPr>
              <w:rFonts w:eastAsia="Arial"/>
            </w:rPr>
          </w:rPrChange>
        </w:rPr>
      </w:pPr>
      <w:r w:rsidRPr="0020295F">
        <w:rPr>
          <w:rFonts w:eastAsia="Arial"/>
          <w:rPrChange w:id="3332" w:author="Jan Kelemen" w:date="2016-01-20T17:07:00Z">
            <w:rPr>
              <w:rFonts w:eastAsia="Arial"/>
            </w:rPr>
          </w:rPrChange>
        </w:rPr>
        <w:t>K</w:t>
      </w:r>
      <w:r w:rsidR="00F576AA" w:rsidRPr="0020295F">
        <w:rPr>
          <w:rFonts w:eastAsia="Arial"/>
          <w:rPrChange w:id="3333" w:author="Jan Kelemen" w:date="2016-01-20T17:07:00Z">
            <w:rPr>
              <w:rFonts w:eastAsia="Arial"/>
            </w:rPr>
          </w:rPrChange>
        </w:rPr>
        <w:t>orisnik (djelatnik ili vlasnik) unosi korisničko ime i lozinku. Poslužitelj provjerava nalazi li se uneseni uređeni par (korisničko ime i lozinka) u bazi podataka. Ako se uneseni uređeni par (korisničko ime) nalazi u bazi podataka, tada je korisnik uspješno prijavljen u sustav, inače mu se javlja poruka o krivom unosu podataka.</w:t>
      </w:r>
    </w:p>
    <w:p w14:paraId="164996E7" w14:textId="77777777" w:rsidR="00FE3968" w:rsidRPr="0020295F" w:rsidRDefault="00F576AA" w:rsidP="00FE3968">
      <w:pPr>
        <w:keepNext/>
        <w:jc w:val="center"/>
        <w:rPr>
          <w:rPrChange w:id="3334" w:author="Jan Kelemen" w:date="2016-01-20T17:07:00Z">
            <w:rPr/>
          </w:rPrChange>
        </w:rPr>
      </w:pPr>
      <w:r w:rsidRPr="0020295F">
        <w:rPr>
          <w:noProof/>
          <w:lang w:eastAsia="hr-HR"/>
          <w:rPrChange w:id="3335" w:author="Jan Kelemen" w:date="2016-01-20T17:07:00Z">
            <w:rPr>
              <w:noProof/>
              <w:lang w:eastAsia="hr-HR"/>
            </w:rPr>
          </w:rPrChange>
        </w:rPr>
        <w:drawing>
          <wp:inline distT="0" distB="0" distL="0" distR="0" wp14:anchorId="2F871DDF" wp14:editId="46B30BB8">
            <wp:extent cx="5759554" cy="2949169"/>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59554" cy="2949169"/>
                    </a:xfrm>
                    <a:prstGeom prst="rect">
                      <a:avLst/>
                    </a:prstGeom>
                  </pic:spPr>
                </pic:pic>
              </a:graphicData>
            </a:graphic>
          </wp:inline>
        </w:drawing>
      </w:r>
    </w:p>
    <w:p w14:paraId="672D01ED" w14:textId="1E8D530A" w:rsidR="00B03425" w:rsidRPr="0020295F" w:rsidRDefault="00FE3968" w:rsidP="00FE3968">
      <w:pPr>
        <w:pStyle w:val="Caption"/>
        <w:jc w:val="center"/>
        <w:rPr>
          <w:b w:val="0"/>
          <w:rPrChange w:id="3336" w:author="Jan Kelemen" w:date="2016-01-20T17:07:00Z">
            <w:rPr/>
          </w:rPrChange>
        </w:rPr>
      </w:pPr>
      <w:bookmarkStart w:id="3337" w:name="_Toc441072917"/>
      <w:r w:rsidRPr="0020295F">
        <w:rPr>
          <w:b w:val="0"/>
          <w:rPrChange w:id="3338" w:author="Jan Kelemen" w:date="2016-01-20T17:07:00Z">
            <w:rPr/>
          </w:rPrChange>
        </w:rPr>
        <w:t xml:space="preserve">Slika </w:t>
      </w:r>
      <w:ins w:id="3339" w:author="Jan Kelemen" w:date="2016-01-20T17:03:00Z">
        <w:r w:rsidR="0020295F" w:rsidRPr="0020295F">
          <w:rPr>
            <w:b w:val="0"/>
            <w:rPrChange w:id="3340" w:author="Jan Kelemen" w:date="2016-01-20T17:07:00Z">
              <w:rPr/>
            </w:rPrChange>
          </w:rPr>
          <w:fldChar w:fldCharType="begin"/>
        </w:r>
        <w:r w:rsidR="0020295F" w:rsidRPr="0020295F">
          <w:rPr>
            <w:b w:val="0"/>
            <w:rPrChange w:id="3341" w:author="Jan Kelemen" w:date="2016-01-20T17:07:00Z">
              <w:rPr/>
            </w:rPrChange>
          </w:rPr>
          <w:instrText xml:space="preserve"> STYLEREF 2 \s </w:instrText>
        </w:r>
      </w:ins>
      <w:r w:rsidR="0020295F" w:rsidRPr="0020295F">
        <w:rPr>
          <w:b w:val="0"/>
          <w:rPrChange w:id="3342" w:author="Jan Kelemen" w:date="2016-01-20T17:07:00Z">
            <w:rPr/>
          </w:rPrChange>
        </w:rPr>
        <w:fldChar w:fldCharType="separate"/>
      </w:r>
      <w:r w:rsidR="0020295F" w:rsidRPr="0020295F">
        <w:rPr>
          <w:b w:val="0"/>
          <w:noProof/>
          <w:rPrChange w:id="3343" w:author="Jan Kelemen" w:date="2016-01-20T17:07:00Z">
            <w:rPr>
              <w:noProof/>
            </w:rPr>
          </w:rPrChange>
        </w:rPr>
        <w:t>4.3</w:t>
      </w:r>
      <w:ins w:id="3344" w:author="Jan Kelemen" w:date="2016-01-20T17:03:00Z">
        <w:r w:rsidR="0020295F" w:rsidRPr="0020295F">
          <w:rPr>
            <w:b w:val="0"/>
            <w:rPrChange w:id="3345" w:author="Jan Kelemen" w:date="2016-01-20T17:07:00Z">
              <w:rPr/>
            </w:rPrChange>
          </w:rPr>
          <w:fldChar w:fldCharType="end"/>
        </w:r>
        <w:r w:rsidR="0020295F" w:rsidRPr="0020295F">
          <w:rPr>
            <w:b w:val="0"/>
            <w:rPrChange w:id="3346" w:author="Jan Kelemen" w:date="2016-01-20T17:07:00Z">
              <w:rPr/>
            </w:rPrChange>
          </w:rPr>
          <w:noBreakHyphen/>
        </w:r>
        <w:r w:rsidR="0020295F" w:rsidRPr="0020295F">
          <w:rPr>
            <w:b w:val="0"/>
            <w:rPrChange w:id="3347" w:author="Jan Kelemen" w:date="2016-01-20T17:07:00Z">
              <w:rPr/>
            </w:rPrChange>
          </w:rPr>
          <w:fldChar w:fldCharType="begin"/>
        </w:r>
        <w:r w:rsidR="0020295F" w:rsidRPr="0020295F">
          <w:rPr>
            <w:b w:val="0"/>
            <w:rPrChange w:id="3348" w:author="Jan Kelemen" w:date="2016-01-20T17:07:00Z">
              <w:rPr/>
            </w:rPrChange>
          </w:rPr>
          <w:instrText xml:space="preserve"> SEQ Slika \* ARABIC \s 2 </w:instrText>
        </w:r>
      </w:ins>
      <w:r w:rsidR="0020295F" w:rsidRPr="0020295F">
        <w:rPr>
          <w:b w:val="0"/>
          <w:rPrChange w:id="3349" w:author="Jan Kelemen" w:date="2016-01-20T17:07:00Z">
            <w:rPr/>
          </w:rPrChange>
        </w:rPr>
        <w:fldChar w:fldCharType="separate"/>
      </w:r>
      <w:ins w:id="3350" w:author="Jan Kelemen" w:date="2016-01-20T17:03:00Z">
        <w:r w:rsidR="0020295F" w:rsidRPr="0020295F">
          <w:rPr>
            <w:b w:val="0"/>
            <w:noProof/>
            <w:rPrChange w:id="3351" w:author="Jan Kelemen" w:date="2016-01-20T17:07:00Z">
              <w:rPr>
                <w:noProof/>
              </w:rPr>
            </w:rPrChange>
          </w:rPr>
          <w:t>4</w:t>
        </w:r>
        <w:r w:rsidR="0020295F" w:rsidRPr="0020295F">
          <w:rPr>
            <w:b w:val="0"/>
            <w:rPrChange w:id="3352" w:author="Jan Kelemen" w:date="2016-01-20T17:07:00Z">
              <w:rPr/>
            </w:rPrChange>
          </w:rPr>
          <w:fldChar w:fldCharType="end"/>
        </w:r>
      </w:ins>
      <w:del w:id="3353" w:author="Jan Kelemen" w:date="2016-01-20T16:53:00Z">
        <w:r w:rsidR="00D51D8A" w:rsidRPr="0020295F" w:rsidDel="008142BA">
          <w:rPr>
            <w:b w:val="0"/>
            <w:rPrChange w:id="3354" w:author="Jan Kelemen" w:date="2016-01-20T17:07:00Z">
              <w:rPr/>
            </w:rPrChange>
          </w:rPr>
          <w:fldChar w:fldCharType="begin"/>
        </w:r>
        <w:r w:rsidR="00D51D8A" w:rsidRPr="0020295F" w:rsidDel="008142BA">
          <w:rPr>
            <w:b w:val="0"/>
            <w:rPrChange w:id="3355" w:author="Jan Kelemen" w:date="2016-01-20T17:07:00Z">
              <w:rPr/>
            </w:rPrChange>
          </w:rPr>
          <w:delInstrText xml:space="preserve"> STYLEREF 2 \s </w:delInstrText>
        </w:r>
        <w:r w:rsidR="00D51D8A" w:rsidRPr="0020295F" w:rsidDel="008142BA">
          <w:rPr>
            <w:b w:val="0"/>
            <w:rPrChange w:id="3356" w:author="Jan Kelemen" w:date="2016-01-20T17:07:00Z">
              <w:rPr/>
            </w:rPrChange>
          </w:rPr>
          <w:fldChar w:fldCharType="separate"/>
        </w:r>
        <w:r w:rsidR="001E5B16" w:rsidRPr="0020295F" w:rsidDel="008142BA">
          <w:rPr>
            <w:b w:val="0"/>
            <w:noProof/>
            <w:rPrChange w:id="3357" w:author="Jan Kelemen" w:date="2016-01-20T17:07:00Z">
              <w:rPr>
                <w:noProof/>
              </w:rPr>
            </w:rPrChange>
          </w:rPr>
          <w:delText>4.3</w:delText>
        </w:r>
        <w:r w:rsidR="00D51D8A" w:rsidRPr="0020295F" w:rsidDel="008142BA">
          <w:rPr>
            <w:b w:val="0"/>
            <w:noProof/>
            <w:rPrChange w:id="3358" w:author="Jan Kelemen" w:date="2016-01-20T17:07:00Z">
              <w:rPr>
                <w:noProof/>
              </w:rPr>
            </w:rPrChange>
          </w:rPr>
          <w:fldChar w:fldCharType="end"/>
        </w:r>
        <w:r w:rsidR="00DD773E" w:rsidRPr="0020295F" w:rsidDel="008142BA">
          <w:rPr>
            <w:b w:val="0"/>
            <w:rPrChange w:id="3359" w:author="Jan Kelemen" w:date="2016-01-20T17:07:00Z">
              <w:rPr/>
            </w:rPrChange>
          </w:rPr>
          <w:delText>.</w:delText>
        </w:r>
        <w:r w:rsidR="00D51D8A" w:rsidRPr="0020295F" w:rsidDel="008142BA">
          <w:rPr>
            <w:b w:val="0"/>
            <w:rPrChange w:id="3360" w:author="Jan Kelemen" w:date="2016-01-20T17:07:00Z">
              <w:rPr/>
            </w:rPrChange>
          </w:rPr>
          <w:fldChar w:fldCharType="begin"/>
        </w:r>
        <w:r w:rsidR="00D51D8A" w:rsidRPr="0020295F" w:rsidDel="008142BA">
          <w:rPr>
            <w:b w:val="0"/>
            <w:rPrChange w:id="3361" w:author="Jan Kelemen" w:date="2016-01-20T17:07:00Z">
              <w:rPr/>
            </w:rPrChange>
          </w:rPr>
          <w:delInstrText xml:space="preserve"> SEQ Slika \* ARABIC \s 2 </w:delInstrText>
        </w:r>
        <w:r w:rsidR="00D51D8A" w:rsidRPr="0020295F" w:rsidDel="008142BA">
          <w:rPr>
            <w:b w:val="0"/>
            <w:rPrChange w:id="3362" w:author="Jan Kelemen" w:date="2016-01-20T17:07:00Z">
              <w:rPr/>
            </w:rPrChange>
          </w:rPr>
          <w:fldChar w:fldCharType="separate"/>
        </w:r>
        <w:r w:rsidR="001E5B16" w:rsidRPr="0020295F" w:rsidDel="008142BA">
          <w:rPr>
            <w:b w:val="0"/>
            <w:noProof/>
            <w:rPrChange w:id="3363" w:author="Jan Kelemen" w:date="2016-01-20T17:07:00Z">
              <w:rPr>
                <w:noProof/>
              </w:rPr>
            </w:rPrChange>
          </w:rPr>
          <w:delText>4</w:delText>
        </w:r>
        <w:r w:rsidR="00D51D8A" w:rsidRPr="0020295F" w:rsidDel="008142BA">
          <w:rPr>
            <w:b w:val="0"/>
            <w:noProof/>
            <w:rPrChange w:id="3364" w:author="Jan Kelemen" w:date="2016-01-20T17:07:00Z">
              <w:rPr>
                <w:noProof/>
              </w:rPr>
            </w:rPrChange>
          </w:rPr>
          <w:fldChar w:fldCharType="end"/>
        </w:r>
      </w:del>
      <w:r w:rsidRPr="0020295F">
        <w:rPr>
          <w:b w:val="0"/>
          <w:rPrChange w:id="3365" w:author="Jan Kelemen" w:date="2016-01-20T17:07:00Z">
            <w:rPr/>
          </w:rPrChange>
        </w:rPr>
        <w:t xml:space="preserve"> Sekvencijski dijagram za UC04 – PrijavaKorisnika</w:t>
      </w:r>
      <w:bookmarkEnd w:id="3337"/>
    </w:p>
    <w:p w14:paraId="362C0FD4" w14:textId="77777777" w:rsidR="00F576AA" w:rsidRPr="0020295F" w:rsidRDefault="00F576AA" w:rsidP="00F06DFC">
      <w:pPr>
        <w:spacing w:before="240"/>
        <w:rPr>
          <w:rPrChange w:id="3366" w:author="Jan Kelemen" w:date="2016-01-20T17:07:00Z">
            <w:rPr>
              <w:b/>
            </w:rPr>
          </w:rPrChange>
        </w:rPr>
      </w:pPr>
      <w:r w:rsidRPr="0020295F">
        <w:rPr>
          <w:rPrChange w:id="3367" w:author="Jan Kelemen" w:date="2016-01-20T17:07:00Z">
            <w:rPr>
              <w:b/>
            </w:rPr>
          </w:rPrChange>
        </w:rPr>
        <w:t>Obrazac uporabe UC05 – OdjavaKorisnika</w:t>
      </w:r>
    </w:p>
    <w:p w14:paraId="5367F934" w14:textId="4072E4AC" w:rsidR="00F576AA" w:rsidRPr="0020295F" w:rsidRDefault="00F576AA" w:rsidP="007364D4">
      <w:pPr>
        <w:ind w:firstLine="708"/>
        <w:rPr>
          <w:rPrChange w:id="3368" w:author="Jan Kelemen" w:date="2016-01-20T17:07:00Z">
            <w:rPr/>
          </w:rPrChange>
        </w:rPr>
      </w:pPr>
      <w:r w:rsidRPr="0020295F">
        <w:rPr>
          <w:rFonts w:eastAsia="Arial"/>
          <w:rPrChange w:id="3369" w:author="Jan Kelemen" w:date="2016-01-20T17:07:00Z">
            <w:rPr>
              <w:rFonts w:eastAsia="Arial"/>
            </w:rPr>
          </w:rPrChange>
        </w:rPr>
        <w:t>Korisnik</w:t>
      </w:r>
      <w:r w:rsidR="005D6128" w:rsidRPr="0020295F">
        <w:rPr>
          <w:rFonts w:eastAsia="Arial"/>
          <w:rPrChange w:id="3370" w:author="Jan Kelemen" w:date="2016-01-20T17:07:00Z">
            <w:rPr>
              <w:rFonts w:eastAsia="Arial"/>
            </w:rPr>
          </w:rPrChange>
        </w:rPr>
        <w:t xml:space="preserve"> (djelatnik ili vlasnik)</w:t>
      </w:r>
      <w:r w:rsidRPr="0020295F">
        <w:rPr>
          <w:rFonts w:eastAsia="Arial"/>
          <w:rPrChange w:id="3371" w:author="Jan Kelemen" w:date="2016-01-20T17:07:00Z">
            <w:rPr>
              <w:rFonts w:eastAsia="Arial"/>
            </w:rPr>
          </w:rPrChange>
        </w:rPr>
        <w:t xml:space="preserve"> </w:t>
      </w:r>
      <w:r w:rsidRPr="0020295F">
        <w:rPr>
          <w:rPrChange w:id="3372" w:author="Jan Kelemen" w:date="2016-01-20T17:07:00Z">
            <w:rPr/>
          </w:rPrChange>
        </w:rPr>
        <w:t>pritiskom na link „Odjava“ odjavljuje se iz sustava. Poslužitelj odjavljuje korisnika i preusmjerava na naslovnu stranicu.</w:t>
      </w:r>
    </w:p>
    <w:p w14:paraId="13824979" w14:textId="77777777" w:rsidR="00FE3968" w:rsidRPr="0020295F" w:rsidRDefault="00F576AA" w:rsidP="00FE3968">
      <w:pPr>
        <w:keepNext/>
        <w:jc w:val="center"/>
        <w:rPr>
          <w:rPrChange w:id="3373" w:author="Jan Kelemen" w:date="2016-01-20T17:07:00Z">
            <w:rPr/>
          </w:rPrChange>
        </w:rPr>
      </w:pPr>
      <w:r w:rsidRPr="0020295F">
        <w:rPr>
          <w:noProof/>
          <w:lang w:eastAsia="hr-HR"/>
          <w:rPrChange w:id="3374" w:author="Jan Kelemen" w:date="2016-01-20T17:07:00Z">
            <w:rPr>
              <w:noProof/>
              <w:lang w:eastAsia="hr-HR"/>
            </w:rPr>
          </w:rPrChange>
        </w:rPr>
        <w:drawing>
          <wp:inline distT="0" distB="0" distL="0" distR="0" wp14:anchorId="0C0647B8" wp14:editId="5F733911">
            <wp:extent cx="3742746" cy="218011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6" cy="2180118"/>
                    </a:xfrm>
                    <a:prstGeom prst="rect">
                      <a:avLst/>
                    </a:prstGeom>
                  </pic:spPr>
                </pic:pic>
              </a:graphicData>
            </a:graphic>
          </wp:inline>
        </w:drawing>
      </w:r>
    </w:p>
    <w:p w14:paraId="03969A2C" w14:textId="1026E676" w:rsidR="001C26C4" w:rsidRPr="0020295F" w:rsidRDefault="00FE3968" w:rsidP="00FE3968">
      <w:pPr>
        <w:pStyle w:val="Caption"/>
        <w:jc w:val="center"/>
        <w:rPr>
          <w:b w:val="0"/>
          <w:rPrChange w:id="3375" w:author="Jan Kelemen" w:date="2016-01-20T17:07:00Z">
            <w:rPr/>
          </w:rPrChange>
        </w:rPr>
      </w:pPr>
      <w:bookmarkStart w:id="3376" w:name="_Toc441072918"/>
      <w:r w:rsidRPr="0020295F">
        <w:rPr>
          <w:b w:val="0"/>
          <w:rPrChange w:id="3377" w:author="Jan Kelemen" w:date="2016-01-20T17:07:00Z">
            <w:rPr/>
          </w:rPrChange>
        </w:rPr>
        <w:t xml:space="preserve">Slika </w:t>
      </w:r>
      <w:ins w:id="3378" w:author="Jan Kelemen" w:date="2016-01-20T17:03:00Z">
        <w:r w:rsidR="0020295F" w:rsidRPr="0020295F">
          <w:rPr>
            <w:b w:val="0"/>
            <w:rPrChange w:id="3379" w:author="Jan Kelemen" w:date="2016-01-20T17:07:00Z">
              <w:rPr/>
            </w:rPrChange>
          </w:rPr>
          <w:fldChar w:fldCharType="begin"/>
        </w:r>
        <w:r w:rsidR="0020295F" w:rsidRPr="0020295F">
          <w:rPr>
            <w:b w:val="0"/>
            <w:rPrChange w:id="3380" w:author="Jan Kelemen" w:date="2016-01-20T17:07:00Z">
              <w:rPr/>
            </w:rPrChange>
          </w:rPr>
          <w:instrText xml:space="preserve"> STYLEREF 2 \s </w:instrText>
        </w:r>
      </w:ins>
      <w:r w:rsidR="0020295F" w:rsidRPr="0020295F">
        <w:rPr>
          <w:b w:val="0"/>
          <w:rPrChange w:id="3381" w:author="Jan Kelemen" w:date="2016-01-20T17:07:00Z">
            <w:rPr/>
          </w:rPrChange>
        </w:rPr>
        <w:fldChar w:fldCharType="separate"/>
      </w:r>
      <w:r w:rsidR="0020295F" w:rsidRPr="0020295F">
        <w:rPr>
          <w:b w:val="0"/>
          <w:noProof/>
          <w:rPrChange w:id="3382" w:author="Jan Kelemen" w:date="2016-01-20T17:07:00Z">
            <w:rPr>
              <w:noProof/>
            </w:rPr>
          </w:rPrChange>
        </w:rPr>
        <w:t>4.3</w:t>
      </w:r>
      <w:ins w:id="3383" w:author="Jan Kelemen" w:date="2016-01-20T17:03:00Z">
        <w:r w:rsidR="0020295F" w:rsidRPr="0020295F">
          <w:rPr>
            <w:b w:val="0"/>
            <w:rPrChange w:id="3384" w:author="Jan Kelemen" w:date="2016-01-20T17:07:00Z">
              <w:rPr/>
            </w:rPrChange>
          </w:rPr>
          <w:fldChar w:fldCharType="end"/>
        </w:r>
        <w:r w:rsidR="0020295F" w:rsidRPr="0020295F">
          <w:rPr>
            <w:b w:val="0"/>
            <w:rPrChange w:id="3385" w:author="Jan Kelemen" w:date="2016-01-20T17:07:00Z">
              <w:rPr/>
            </w:rPrChange>
          </w:rPr>
          <w:noBreakHyphen/>
        </w:r>
        <w:r w:rsidR="0020295F" w:rsidRPr="0020295F">
          <w:rPr>
            <w:b w:val="0"/>
            <w:rPrChange w:id="3386" w:author="Jan Kelemen" w:date="2016-01-20T17:07:00Z">
              <w:rPr/>
            </w:rPrChange>
          </w:rPr>
          <w:fldChar w:fldCharType="begin"/>
        </w:r>
        <w:r w:rsidR="0020295F" w:rsidRPr="0020295F">
          <w:rPr>
            <w:b w:val="0"/>
            <w:rPrChange w:id="3387" w:author="Jan Kelemen" w:date="2016-01-20T17:07:00Z">
              <w:rPr/>
            </w:rPrChange>
          </w:rPr>
          <w:instrText xml:space="preserve"> SEQ Slika \* ARABIC \s 2 </w:instrText>
        </w:r>
      </w:ins>
      <w:r w:rsidR="0020295F" w:rsidRPr="0020295F">
        <w:rPr>
          <w:b w:val="0"/>
          <w:rPrChange w:id="3388" w:author="Jan Kelemen" w:date="2016-01-20T17:07:00Z">
            <w:rPr/>
          </w:rPrChange>
        </w:rPr>
        <w:fldChar w:fldCharType="separate"/>
      </w:r>
      <w:ins w:id="3389" w:author="Jan Kelemen" w:date="2016-01-20T17:03:00Z">
        <w:r w:rsidR="0020295F" w:rsidRPr="0020295F">
          <w:rPr>
            <w:b w:val="0"/>
            <w:noProof/>
            <w:rPrChange w:id="3390" w:author="Jan Kelemen" w:date="2016-01-20T17:07:00Z">
              <w:rPr>
                <w:noProof/>
              </w:rPr>
            </w:rPrChange>
          </w:rPr>
          <w:t>5</w:t>
        </w:r>
        <w:r w:rsidR="0020295F" w:rsidRPr="0020295F">
          <w:rPr>
            <w:b w:val="0"/>
            <w:rPrChange w:id="3391" w:author="Jan Kelemen" w:date="2016-01-20T17:07:00Z">
              <w:rPr/>
            </w:rPrChange>
          </w:rPr>
          <w:fldChar w:fldCharType="end"/>
        </w:r>
      </w:ins>
      <w:del w:id="3392" w:author="Jan Kelemen" w:date="2016-01-20T16:53:00Z">
        <w:r w:rsidR="00D51D8A" w:rsidRPr="0020295F" w:rsidDel="008142BA">
          <w:rPr>
            <w:b w:val="0"/>
            <w:rPrChange w:id="3393" w:author="Jan Kelemen" w:date="2016-01-20T17:07:00Z">
              <w:rPr/>
            </w:rPrChange>
          </w:rPr>
          <w:fldChar w:fldCharType="begin"/>
        </w:r>
        <w:r w:rsidR="00D51D8A" w:rsidRPr="0020295F" w:rsidDel="008142BA">
          <w:rPr>
            <w:b w:val="0"/>
            <w:rPrChange w:id="3394" w:author="Jan Kelemen" w:date="2016-01-20T17:07:00Z">
              <w:rPr/>
            </w:rPrChange>
          </w:rPr>
          <w:delInstrText xml:space="preserve"> STYLEREF 2 \s </w:delInstrText>
        </w:r>
        <w:r w:rsidR="00D51D8A" w:rsidRPr="0020295F" w:rsidDel="008142BA">
          <w:rPr>
            <w:b w:val="0"/>
            <w:rPrChange w:id="3395" w:author="Jan Kelemen" w:date="2016-01-20T17:07:00Z">
              <w:rPr/>
            </w:rPrChange>
          </w:rPr>
          <w:fldChar w:fldCharType="separate"/>
        </w:r>
        <w:r w:rsidR="001E5B16" w:rsidRPr="0020295F" w:rsidDel="008142BA">
          <w:rPr>
            <w:b w:val="0"/>
            <w:noProof/>
            <w:rPrChange w:id="3396" w:author="Jan Kelemen" w:date="2016-01-20T17:07:00Z">
              <w:rPr>
                <w:noProof/>
              </w:rPr>
            </w:rPrChange>
          </w:rPr>
          <w:delText>4.3</w:delText>
        </w:r>
        <w:r w:rsidR="00D51D8A" w:rsidRPr="0020295F" w:rsidDel="008142BA">
          <w:rPr>
            <w:b w:val="0"/>
            <w:noProof/>
            <w:rPrChange w:id="3397" w:author="Jan Kelemen" w:date="2016-01-20T17:07:00Z">
              <w:rPr>
                <w:noProof/>
              </w:rPr>
            </w:rPrChange>
          </w:rPr>
          <w:fldChar w:fldCharType="end"/>
        </w:r>
        <w:r w:rsidR="00DD773E" w:rsidRPr="0020295F" w:rsidDel="008142BA">
          <w:rPr>
            <w:b w:val="0"/>
            <w:rPrChange w:id="3398" w:author="Jan Kelemen" w:date="2016-01-20T17:07:00Z">
              <w:rPr/>
            </w:rPrChange>
          </w:rPr>
          <w:delText>.</w:delText>
        </w:r>
        <w:r w:rsidR="00D51D8A" w:rsidRPr="0020295F" w:rsidDel="008142BA">
          <w:rPr>
            <w:b w:val="0"/>
            <w:rPrChange w:id="3399" w:author="Jan Kelemen" w:date="2016-01-20T17:07:00Z">
              <w:rPr/>
            </w:rPrChange>
          </w:rPr>
          <w:fldChar w:fldCharType="begin"/>
        </w:r>
        <w:r w:rsidR="00D51D8A" w:rsidRPr="0020295F" w:rsidDel="008142BA">
          <w:rPr>
            <w:b w:val="0"/>
            <w:rPrChange w:id="3400" w:author="Jan Kelemen" w:date="2016-01-20T17:07:00Z">
              <w:rPr/>
            </w:rPrChange>
          </w:rPr>
          <w:delInstrText xml:space="preserve"> SEQ Slika \* ARABIC \s 2 </w:delInstrText>
        </w:r>
        <w:r w:rsidR="00D51D8A" w:rsidRPr="0020295F" w:rsidDel="008142BA">
          <w:rPr>
            <w:b w:val="0"/>
            <w:rPrChange w:id="3401" w:author="Jan Kelemen" w:date="2016-01-20T17:07:00Z">
              <w:rPr/>
            </w:rPrChange>
          </w:rPr>
          <w:fldChar w:fldCharType="separate"/>
        </w:r>
        <w:r w:rsidR="001E5B16" w:rsidRPr="0020295F" w:rsidDel="008142BA">
          <w:rPr>
            <w:b w:val="0"/>
            <w:noProof/>
            <w:rPrChange w:id="3402" w:author="Jan Kelemen" w:date="2016-01-20T17:07:00Z">
              <w:rPr>
                <w:noProof/>
              </w:rPr>
            </w:rPrChange>
          </w:rPr>
          <w:delText>5</w:delText>
        </w:r>
        <w:r w:rsidR="00D51D8A" w:rsidRPr="0020295F" w:rsidDel="008142BA">
          <w:rPr>
            <w:b w:val="0"/>
            <w:noProof/>
            <w:rPrChange w:id="3403" w:author="Jan Kelemen" w:date="2016-01-20T17:07:00Z">
              <w:rPr>
                <w:noProof/>
              </w:rPr>
            </w:rPrChange>
          </w:rPr>
          <w:fldChar w:fldCharType="end"/>
        </w:r>
      </w:del>
      <w:r w:rsidRPr="0020295F">
        <w:rPr>
          <w:b w:val="0"/>
          <w:rPrChange w:id="3404" w:author="Jan Kelemen" w:date="2016-01-20T17:07:00Z">
            <w:rPr/>
          </w:rPrChange>
        </w:rPr>
        <w:t xml:space="preserve"> Sekvencijski dijagram za UC05 – OdjavaKorisnika</w:t>
      </w:r>
      <w:bookmarkEnd w:id="3376"/>
      <w:r w:rsidR="001C26C4" w:rsidRPr="0020295F">
        <w:rPr>
          <w:b w:val="0"/>
          <w:noProof/>
          <w:rPrChange w:id="3405" w:author="Jan Kelemen" w:date="2016-01-20T17:07:00Z">
            <w:rPr>
              <w:noProof/>
            </w:rPr>
          </w:rPrChange>
        </w:rPr>
        <w:br w:type="page"/>
      </w:r>
    </w:p>
    <w:p w14:paraId="7C9AC3D0" w14:textId="39306EFD" w:rsidR="00F576AA" w:rsidRPr="0020295F" w:rsidRDefault="003B2C71" w:rsidP="00F576AA">
      <w:pPr>
        <w:rPr>
          <w:rPrChange w:id="3406" w:author="Jan Kelemen" w:date="2016-01-20T17:07:00Z">
            <w:rPr>
              <w:b/>
            </w:rPr>
          </w:rPrChange>
        </w:rPr>
      </w:pPr>
      <w:r w:rsidRPr="0020295F">
        <w:rPr>
          <w:rPrChange w:id="3407" w:author="Jan Kelemen" w:date="2016-01-20T17:07:00Z">
            <w:rPr>
              <w:b/>
            </w:rPr>
          </w:rPrChange>
        </w:rPr>
        <w:lastRenderedPageBreak/>
        <w:t>Obrazac upora</w:t>
      </w:r>
      <w:r w:rsidR="00F576AA" w:rsidRPr="0020295F">
        <w:rPr>
          <w:rPrChange w:id="3408" w:author="Jan Kelemen" w:date="2016-01-20T17:07:00Z">
            <w:rPr>
              <w:b/>
            </w:rPr>
          </w:rPrChange>
        </w:rPr>
        <w:t>be UC06 – PregledPonude</w:t>
      </w:r>
    </w:p>
    <w:p w14:paraId="5856FDAB" w14:textId="7FCF3D4A" w:rsidR="00F576AA" w:rsidRPr="0020295F" w:rsidRDefault="00F576AA" w:rsidP="007364D4">
      <w:pPr>
        <w:ind w:firstLine="708"/>
        <w:rPr>
          <w:rFonts w:eastAsia="Times New Roman"/>
          <w:rPrChange w:id="3409" w:author="Jan Kelemen" w:date="2016-01-20T17:07:00Z">
            <w:rPr>
              <w:rFonts w:eastAsia="Times New Roman"/>
            </w:rPr>
          </w:rPrChange>
        </w:rPr>
      </w:pPr>
      <w:r w:rsidRPr="0020295F">
        <w:rPr>
          <w:rPrChange w:id="3410" w:author="Jan Kelemen" w:date="2016-01-20T17:07:00Z">
            <w:rPr/>
          </w:rPrChange>
        </w:rPr>
        <w:t>Pritiskom na kart</w:t>
      </w:r>
      <w:r w:rsidR="00106BB1" w:rsidRPr="0020295F">
        <w:rPr>
          <w:rPrChange w:id="3411" w:author="Jan Kelemen" w:date="2016-01-20T17:07:00Z">
            <w:rPr/>
          </w:rPrChange>
        </w:rPr>
        <w:t>icu „</w:t>
      </w:r>
      <w:del w:id="3412" w:author="Jan Kelemen" w:date="2016-01-20T16:37:00Z">
        <w:r w:rsidR="00106BB1" w:rsidRPr="0020295F" w:rsidDel="00CC30B3">
          <w:rPr>
            <w:rPrChange w:id="3413" w:author="Jan Kelemen" w:date="2016-01-20T17:07:00Z">
              <w:rPr/>
            </w:rPrChange>
          </w:rPr>
          <w:delText>Ponuda“</w:delText>
        </w:r>
      </w:del>
      <w:ins w:id="3414" w:author="Jan Kelemen" w:date="2016-01-20T16:37:00Z">
        <w:r w:rsidR="00CC30B3" w:rsidRPr="0020295F">
          <w:rPr>
            <w:rPrChange w:id="3415" w:author="Jan Kelemen" w:date="2016-01-20T17:07:00Z">
              <w:rPr/>
            </w:rPrChange>
          </w:rPr>
          <w:t>Jelovnik“</w:t>
        </w:r>
      </w:ins>
      <w:r w:rsidR="00106BB1" w:rsidRPr="0020295F">
        <w:rPr>
          <w:rPrChange w:id="3416" w:author="Jan Kelemen" w:date="2016-01-20T17:07:00Z">
            <w:rPr/>
          </w:rPrChange>
        </w:rPr>
        <w:t xml:space="preserve"> korisnik se preusm</w:t>
      </w:r>
      <w:r w:rsidRPr="0020295F">
        <w:rPr>
          <w:rPrChange w:id="3417" w:author="Jan Kelemen" w:date="2016-01-20T17:07:00Z">
            <w:rPr/>
          </w:rPrChange>
        </w:rPr>
        <w:t xml:space="preserve">jerava na stranicu ponude. Poslužitelj učitava popis jela iz </w:t>
      </w:r>
      <w:r w:rsidR="00D9128D" w:rsidRPr="0020295F">
        <w:rPr>
          <w:rPrChange w:id="3418" w:author="Jan Kelemen" w:date="2016-01-20T17:07:00Z">
            <w:rPr/>
          </w:rPrChange>
        </w:rPr>
        <w:t>kategorije „Jela s</w:t>
      </w:r>
      <w:r w:rsidR="004722EF" w:rsidRPr="0020295F">
        <w:rPr>
          <w:rPrChange w:id="3419" w:author="Jan Kelemen" w:date="2016-01-20T17:07:00Z">
            <w:rPr/>
          </w:rPrChange>
        </w:rPr>
        <w:t xml:space="preserve"> roštlja“</w:t>
      </w:r>
      <w:r w:rsidRPr="0020295F">
        <w:rPr>
          <w:rPrChange w:id="3420" w:author="Jan Kelemen" w:date="2016-01-20T17:07:00Z">
            <w:rPr/>
          </w:rPrChange>
        </w:rPr>
        <w:t xml:space="preserve"> i kreira stranicu ponude na koju preusmjerava korisnika.</w:t>
      </w:r>
    </w:p>
    <w:p w14:paraId="70BE57FB" w14:textId="77777777" w:rsidR="00FE3968" w:rsidRPr="0020295F" w:rsidRDefault="00F576AA" w:rsidP="00FE3968">
      <w:pPr>
        <w:keepNext/>
        <w:jc w:val="center"/>
        <w:rPr>
          <w:rPrChange w:id="3421" w:author="Jan Kelemen" w:date="2016-01-20T17:07:00Z">
            <w:rPr/>
          </w:rPrChange>
        </w:rPr>
      </w:pPr>
      <w:r w:rsidRPr="0020295F">
        <w:rPr>
          <w:noProof/>
          <w:lang w:eastAsia="hr-HR"/>
          <w:rPrChange w:id="3422" w:author="Jan Kelemen" w:date="2016-01-20T17:07:00Z">
            <w:rPr>
              <w:noProof/>
              <w:lang w:eastAsia="hr-HR"/>
            </w:rPr>
          </w:rPrChange>
        </w:rPr>
        <w:drawing>
          <wp:inline distT="0" distB="0" distL="0" distR="0" wp14:anchorId="7E6354DF" wp14:editId="61599090">
            <wp:extent cx="4524496" cy="252267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6" cy="2522673"/>
                    </a:xfrm>
                    <a:prstGeom prst="rect">
                      <a:avLst/>
                    </a:prstGeom>
                  </pic:spPr>
                </pic:pic>
              </a:graphicData>
            </a:graphic>
          </wp:inline>
        </w:drawing>
      </w:r>
    </w:p>
    <w:p w14:paraId="0E55B3F3" w14:textId="2D0304D0" w:rsidR="001C26C4" w:rsidRPr="0020295F" w:rsidRDefault="00FE3968" w:rsidP="00FE3968">
      <w:pPr>
        <w:pStyle w:val="Caption"/>
        <w:jc w:val="center"/>
        <w:rPr>
          <w:b w:val="0"/>
          <w:rPrChange w:id="3423" w:author="Jan Kelemen" w:date="2016-01-20T17:07:00Z">
            <w:rPr/>
          </w:rPrChange>
        </w:rPr>
      </w:pPr>
      <w:bookmarkStart w:id="3424" w:name="_Toc441072919"/>
      <w:r w:rsidRPr="0020295F">
        <w:rPr>
          <w:b w:val="0"/>
          <w:rPrChange w:id="3425" w:author="Jan Kelemen" w:date="2016-01-20T17:07:00Z">
            <w:rPr/>
          </w:rPrChange>
        </w:rPr>
        <w:t xml:space="preserve">Slika </w:t>
      </w:r>
      <w:ins w:id="3426" w:author="Jan Kelemen" w:date="2016-01-20T17:03:00Z">
        <w:r w:rsidR="0020295F" w:rsidRPr="0020295F">
          <w:rPr>
            <w:b w:val="0"/>
            <w:rPrChange w:id="3427" w:author="Jan Kelemen" w:date="2016-01-20T17:07:00Z">
              <w:rPr/>
            </w:rPrChange>
          </w:rPr>
          <w:fldChar w:fldCharType="begin"/>
        </w:r>
        <w:r w:rsidR="0020295F" w:rsidRPr="0020295F">
          <w:rPr>
            <w:b w:val="0"/>
            <w:rPrChange w:id="3428" w:author="Jan Kelemen" w:date="2016-01-20T17:07:00Z">
              <w:rPr/>
            </w:rPrChange>
          </w:rPr>
          <w:instrText xml:space="preserve"> STYLEREF 2 \s </w:instrText>
        </w:r>
      </w:ins>
      <w:r w:rsidR="0020295F" w:rsidRPr="0020295F">
        <w:rPr>
          <w:b w:val="0"/>
          <w:rPrChange w:id="3429" w:author="Jan Kelemen" w:date="2016-01-20T17:07:00Z">
            <w:rPr/>
          </w:rPrChange>
        </w:rPr>
        <w:fldChar w:fldCharType="separate"/>
      </w:r>
      <w:r w:rsidR="0020295F" w:rsidRPr="0020295F">
        <w:rPr>
          <w:b w:val="0"/>
          <w:noProof/>
          <w:rPrChange w:id="3430" w:author="Jan Kelemen" w:date="2016-01-20T17:07:00Z">
            <w:rPr>
              <w:noProof/>
            </w:rPr>
          </w:rPrChange>
        </w:rPr>
        <w:t>4.3</w:t>
      </w:r>
      <w:ins w:id="3431" w:author="Jan Kelemen" w:date="2016-01-20T17:03:00Z">
        <w:r w:rsidR="0020295F" w:rsidRPr="0020295F">
          <w:rPr>
            <w:b w:val="0"/>
            <w:rPrChange w:id="3432" w:author="Jan Kelemen" w:date="2016-01-20T17:07:00Z">
              <w:rPr/>
            </w:rPrChange>
          </w:rPr>
          <w:fldChar w:fldCharType="end"/>
        </w:r>
        <w:r w:rsidR="0020295F" w:rsidRPr="0020295F">
          <w:rPr>
            <w:b w:val="0"/>
            <w:rPrChange w:id="3433" w:author="Jan Kelemen" w:date="2016-01-20T17:07:00Z">
              <w:rPr/>
            </w:rPrChange>
          </w:rPr>
          <w:noBreakHyphen/>
        </w:r>
        <w:r w:rsidR="0020295F" w:rsidRPr="0020295F">
          <w:rPr>
            <w:b w:val="0"/>
            <w:rPrChange w:id="3434" w:author="Jan Kelemen" w:date="2016-01-20T17:07:00Z">
              <w:rPr/>
            </w:rPrChange>
          </w:rPr>
          <w:fldChar w:fldCharType="begin"/>
        </w:r>
        <w:r w:rsidR="0020295F" w:rsidRPr="0020295F">
          <w:rPr>
            <w:b w:val="0"/>
            <w:rPrChange w:id="3435" w:author="Jan Kelemen" w:date="2016-01-20T17:07:00Z">
              <w:rPr/>
            </w:rPrChange>
          </w:rPr>
          <w:instrText xml:space="preserve"> SEQ Slika \* ARABIC \s 2 </w:instrText>
        </w:r>
      </w:ins>
      <w:r w:rsidR="0020295F" w:rsidRPr="0020295F">
        <w:rPr>
          <w:b w:val="0"/>
          <w:rPrChange w:id="3436" w:author="Jan Kelemen" w:date="2016-01-20T17:07:00Z">
            <w:rPr/>
          </w:rPrChange>
        </w:rPr>
        <w:fldChar w:fldCharType="separate"/>
      </w:r>
      <w:ins w:id="3437" w:author="Jan Kelemen" w:date="2016-01-20T17:03:00Z">
        <w:r w:rsidR="0020295F" w:rsidRPr="0020295F">
          <w:rPr>
            <w:b w:val="0"/>
            <w:noProof/>
            <w:rPrChange w:id="3438" w:author="Jan Kelemen" w:date="2016-01-20T17:07:00Z">
              <w:rPr>
                <w:noProof/>
              </w:rPr>
            </w:rPrChange>
          </w:rPr>
          <w:t>6</w:t>
        </w:r>
        <w:r w:rsidR="0020295F" w:rsidRPr="0020295F">
          <w:rPr>
            <w:b w:val="0"/>
            <w:rPrChange w:id="3439" w:author="Jan Kelemen" w:date="2016-01-20T17:07:00Z">
              <w:rPr/>
            </w:rPrChange>
          </w:rPr>
          <w:fldChar w:fldCharType="end"/>
        </w:r>
      </w:ins>
      <w:del w:id="3440" w:author="Jan Kelemen" w:date="2016-01-20T16:53:00Z">
        <w:r w:rsidR="00D51D8A" w:rsidRPr="0020295F" w:rsidDel="008142BA">
          <w:rPr>
            <w:b w:val="0"/>
            <w:rPrChange w:id="3441" w:author="Jan Kelemen" w:date="2016-01-20T17:07:00Z">
              <w:rPr/>
            </w:rPrChange>
          </w:rPr>
          <w:fldChar w:fldCharType="begin"/>
        </w:r>
        <w:r w:rsidR="00D51D8A" w:rsidRPr="0020295F" w:rsidDel="008142BA">
          <w:rPr>
            <w:b w:val="0"/>
            <w:rPrChange w:id="3442" w:author="Jan Kelemen" w:date="2016-01-20T17:07:00Z">
              <w:rPr/>
            </w:rPrChange>
          </w:rPr>
          <w:delInstrText xml:space="preserve"> STYLEREF 2 \s </w:delInstrText>
        </w:r>
        <w:r w:rsidR="00D51D8A" w:rsidRPr="0020295F" w:rsidDel="008142BA">
          <w:rPr>
            <w:b w:val="0"/>
            <w:rPrChange w:id="3443" w:author="Jan Kelemen" w:date="2016-01-20T17:07:00Z">
              <w:rPr/>
            </w:rPrChange>
          </w:rPr>
          <w:fldChar w:fldCharType="separate"/>
        </w:r>
        <w:r w:rsidR="001E5B16" w:rsidRPr="0020295F" w:rsidDel="008142BA">
          <w:rPr>
            <w:b w:val="0"/>
            <w:noProof/>
            <w:rPrChange w:id="3444" w:author="Jan Kelemen" w:date="2016-01-20T17:07:00Z">
              <w:rPr>
                <w:noProof/>
              </w:rPr>
            </w:rPrChange>
          </w:rPr>
          <w:delText>4.3</w:delText>
        </w:r>
        <w:r w:rsidR="00D51D8A" w:rsidRPr="0020295F" w:rsidDel="008142BA">
          <w:rPr>
            <w:b w:val="0"/>
            <w:noProof/>
            <w:rPrChange w:id="3445" w:author="Jan Kelemen" w:date="2016-01-20T17:07:00Z">
              <w:rPr>
                <w:noProof/>
              </w:rPr>
            </w:rPrChange>
          </w:rPr>
          <w:fldChar w:fldCharType="end"/>
        </w:r>
        <w:r w:rsidR="00DD773E" w:rsidRPr="0020295F" w:rsidDel="008142BA">
          <w:rPr>
            <w:b w:val="0"/>
            <w:rPrChange w:id="3446" w:author="Jan Kelemen" w:date="2016-01-20T17:07:00Z">
              <w:rPr/>
            </w:rPrChange>
          </w:rPr>
          <w:delText>.</w:delText>
        </w:r>
        <w:r w:rsidR="00D51D8A" w:rsidRPr="0020295F" w:rsidDel="008142BA">
          <w:rPr>
            <w:b w:val="0"/>
            <w:rPrChange w:id="3447" w:author="Jan Kelemen" w:date="2016-01-20T17:07:00Z">
              <w:rPr/>
            </w:rPrChange>
          </w:rPr>
          <w:fldChar w:fldCharType="begin"/>
        </w:r>
        <w:r w:rsidR="00D51D8A" w:rsidRPr="0020295F" w:rsidDel="008142BA">
          <w:rPr>
            <w:b w:val="0"/>
            <w:rPrChange w:id="3448" w:author="Jan Kelemen" w:date="2016-01-20T17:07:00Z">
              <w:rPr/>
            </w:rPrChange>
          </w:rPr>
          <w:delInstrText xml:space="preserve"> SEQ Slika \* ARABIC \s 2 </w:delInstrText>
        </w:r>
        <w:r w:rsidR="00D51D8A" w:rsidRPr="0020295F" w:rsidDel="008142BA">
          <w:rPr>
            <w:b w:val="0"/>
            <w:rPrChange w:id="3449" w:author="Jan Kelemen" w:date="2016-01-20T17:07:00Z">
              <w:rPr/>
            </w:rPrChange>
          </w:rPr>
          <w:fldChar w:fldCharType="separate"/>
        </w:r>
        <w:r w:rsidR="001E5B16" w:rsidRPr="0020295F" w:rsidDel="008142BA">
          <w:rPr>
            <w:b w:val="0"/>
            <w:noProof/>
            <w:rPrChange w:id="3450" w:author="Jan Kelemen" w:date="2016-01-20T17:07:00Z">
              <w:rPr>
                <w:noProof/>
              </w:rPr>
            </w:rPrChange>
          </w:rPr>
          <w:delText>6</w:delText>
        </w:r>
        <w:r w:rsidR="00D51D8A" w:rsidRPr="0020295F" w:rsidDel="008142BA">
          <w:rPr>
            <w:b w:val="0"/>
            <w:noProof/>
            <w:rPrChange w:id="3451" w:author="Jan Kelemen" w:date="2016-01-20T17:07:00Z">
              <w:rPr>
                <w:noProof/>
              </w:rPr>
            </w:rPrChange>
          </w:rPr>
          <w:fldChar w:fldCharType="end"/>
        </w:r>
      </w:del>
      <w:r w:rsidRPr="0020295F">
        <w:rPr>
          <w:b w:val="0"/>
          <w:rPrChange w:id="3452" w:author="Jan Kelemen" w:date="2016-01-20T17:07:00Z">
            <w:rPr/>
          </w:rPrChange>
        </w:rPr>
        <w:t xml:space="preserve"> Sekvencijski dijagram za UC06 – PregledPonude</w:t>
      </w:r>
      <w:bookmarkEnd w:id="3424"/>
    </w:p>
    <w:p w14:paraId="3548C5CA" w14:textId="266AB119" w:rsidR="00F576AA" w:rsidRPr="0020295F" w:rsidRDefault="003B2C71" w:rsidP="00F06DFC">
      <w:pPr>
        <w:spacing w:before="240"/>
        <w:rPr>
          <w:rPrChange w:id="3453" w:author="Jan Kelemen" w:date="2016-01-20T17:07:00Z">
            <w:rPr>
              <w:b/>
            </w:rPr>
          </w:rPrChange>
        </w:rPr>
      </w:pPr>
      <w:r w:rsidRPr="0020295F">
        <w:rPr>
          <w:rPrChange w:id="3454" w:author="Jan Kelemen" w:date="2016-01-20T17:07:00Z">
            <w:rPr>
              <w:b/>
            </w:rPr>
          </w:rPrChange>
        </w:rPr>
        <w:t>Obrazac uporab</w:t>
      </w:r>
      <w:r w:rsidR="00F576AA" w:rsidRPr="0020295F">
        <w:rPr>
          <w:rPrChange w:id="3455" w:author="Jan Kelemen" w:date="2016-01-20T17:07:00Z">
            <w:rPr>
              <w:b/>
            </w:rPr>
          </w:rPrChange>
        </w:rPr>
        <w:t>e UC07 – OdabirKategorijeJela</w:t>
      </w:r>
    </w:p>
    <w:p w14:paraId="43D8B504" w14:textId="77777777" w:rsidR="00F576AA" w:rsidRPr="0020295F" w:rsidRDefault="00F576AA" w:rsidP="007364D4">
      <w:pPr>
        <w:ind w:firstLine="708"/>
        <w:rPr>
          <w:rPrChange w:id="3456" w:author="Jan Kelemen" w:date="2016-01-20T17:07:00Z">
            <w:rPr/>
          </w:rPrChange>
        </w:rPr>
      </w:pPr>
      <w:r w:rsidRPr="0020295F">
        <w:rPr>
          <w:rPrChange w:id="3457" w:author="Jan Kelemen" w:date="2016-01-20T17:07:00Z">
            <w:rPr/>
          </w:rPrChange>
        </w:rPr>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Pr="0020295F" w:rsidRDefault="00F576AA" w:rsidP="00FE3968">
      <w:pPr>
        <w:keepNext/>
        <w:jc w:val="center"/>
        <w:rPr>
          <w:rPrChange w:id="3458" w:author="Jan Kelemen" w:date="2016-01-20T17:07:00Z">
            <w:rPr/>
          </w:rPrChange>
        </w:rPr>
      </w:pPr>
      <w:r w:rsidRPr="0020295F">
        <w:rPr>
          <w:noProof/>
          <w:lang w:eastAsia="hr-HR"/>
          <w:rPrChange w:id="3459" w:author="Jan Kelemen" w:date="2016-01-20T17:07:00Z">
            <w:rPr>
              <w:noProof/>
              <w:lang w:eastAsia="hr-HR"/>
            </w:rPr>
          </w:rPrChange>
        </w:rPr>
        <w:drawing>
          <wp:inline distT="0" distB="0" distL="0" distR="0" wp14:anchorId="1D8F8ED0" wp14:editId="4854D906">
            <wp:extent cx="5538923" cy="2528638"/>
            <wp:effectExtent l="0" t="0" r="508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38923" cy="2528638"/>
                    </a:xfrm>
                    <a:prstGeom prst="rect">
                      <a:avLst/>
                    </a:prstGeom>
                  </pic:spPr>
                </pic:pic>
              </a:graphicData>
            </a:graphic>
          </wp:inline>
        </w:drawing>
      </w:r>
    </w:p>
    <w:p w14:paraId="570C995C" w14:textId="2330A891" w:rsidR="001C26C4" w:rsidRPr="0020295F" w:rsidRDefault="00FE3968" w:rsidP="00FE3968">
      <w:pPr>
        <w:pStyle w:val="Caption"/>
        <w:jc w:val="center"/>
        <w:rPr>
          <w:b w:val="0"/>
          <w:rPrChange w:id="3460" w:author="Jan Kelemen" w:date="2016-01-20T17:07:00Z">
            <w:rPr/>
          </w:rPrChange>
        </w:rPr>
      </w:pPr>
      <w:bookmarkStart w:id="3461" w:name="_Toc441072920"/>
      <w:r w:rsidRPr="0020295F">
        <w:rPr>
          <w:b w:val="0"/>
          <w:rPrChange w:id="3462" w:author="Jan Kelemen" w:date="2016-01-20T17:07:00Z">
            <w:rPr/>
          </w:rPrChange>
        </w:rPr>
        <w:t xml:space="preserve">Slika </w:t>
      </w:r>
      <w:ins w:id="3463" w:author="Jan Kelemen" w:date="2016-01-20T17:03:00Z">
        <w:r w:rsidR="0020295F" w:rsidRPr="0020295F">
          <w:rPr>
            <w:b w:val="0"/>
            <w:rPrChange w:id="3464" w:author="Jan Kelemen" w:date="2016-01-20T17:07:00Z">
              <w:rPr/>
            </w:rPrChange>
          </w:rPr>
          <w:fldChar w:fldCharType="begin"/>
        </w:r>
        <w:r w:rsidR="0020295F" w:rsidRPr="0020295F">
          <w:rPr>
            <w:b w:val="0"/>
            <w:rPrChange w:id="3465" w:author="Jan Kelemen" w:date="2016-01-20T17:07:00Z">
              <w:rPr/>
            </w:rPrChange>
          </w:rPr>
          <w:instrText xml:space="preserve"> STYLEREF 2 \s </w:instrText>
        </w:r>
      </w:ins>
      <w:r w:rsidR="0020295F" w:rsidRPr="0020295F">
        <w:rPr>
          <w:b w:val="0"/>
          <w:rPrChange w:id="3466" w:author="Jan Kelemen" w:date="2016-01-20T17:07:00Z">
            <w:rPr/>
          </w:rPrChange>
        </w:rPr>
        <w:fldChar w:fldCharType="separate"/>
      </w:r>
      <w:r w:rsidR="0020295F" w:rsidRPr="0020295F">
        <w:rPr>
          <w:b w:val="0"/>
          <w:noProof/>
          <w:rPrChange w:id="3467" w:author="Jan Kelemen" w:date="2016-01-20T17:07:00Z">
            <w:rPr>
              <w:noProof/>
            </w:rPr>
          </w:rPrChange>
        </w:rPr>
        <w:t>4.3</w:t>
      </w:r>
      <w:ins w:id="3468" w:author="Jan Kelemen" w:date="2016-01-20T17:03:00Z">
        <w:r w:rsidR="0020295F" w:rsidRPr="0020295F">
          <w:rPr>
            <w:b w:val="0"/>
            <w:rPrChange w:id="3469" w:author="Jan Kelemen" w:date="2016-01-20T17:07:00Z">
              <w:rPr/>
            </w:rPrChange>
          </w:rPr>
          <w:fldChar w:fldCharType="end"/>
        </w:r>
        <w:r w:rsidR="0020295F" w:rsidRPr="0020295F">
          <w:rPr>
            <w:b w:val="0"/>
            <w:rPrChange w:id="3470" w:author="Jan Kelemen" w:date="2016-01-20T17:07:00Z">
              <w:rPr/>
            </w:rPrChange>
          </w:rPr>
          <w:noBreakHyphen/>
        </w:r>
        <w:r w:rsidR="0020295F" w:rsidRPr="0020295F">
          <w:rPr>
            <w:b w:val="0"/>
            <w:rPrChange w:id="3471" w:author="Jan Kelemen" w:date="2016-01-20T17:07:00Z">
              <w:rPr/>
            </w:rPrChange>
          </w:rPr>
          <w:fldChar w:fldCharType="begin"/>
        </w:r>
        <w:r w:rsidR="0020295F" w:rsidRPr="0020295F">
          <w:rPr>
            <w:b w:val="0"/>
            <w:rPrChange w:id="3472" w:author="Jan Kelemen" w:date="2016-01-20T17:07:00Z">
              <w:rPr/>
            </w:rPrChange>
          </w:rPr>
          <w:instrText xml:space="preserve"> SEQ Slika \* ARABIC \s 2 </w:instrText>
        </w:r>
      </w:ins>
      <w:r w:rsidR="0020295F" w:rsidRPr="0020295F">
        <w:rPr>
          <w:b w:val="0"/>
          <w:rPrChange w:id="3473" w:author="Jan Kelemen" w:date="2016-01-20T17:07:00Z">
            <w:rPr/>
          </w:rPrChange>
        </w:rPr>
        <w:fldChar w:fldCharType="separate"/>
      </w:r>
      <w:ins w:id="3474" w:author="Jan Kelemen" w:date="2016-01-20T17:03:00Z">
        <w:r w:rsidR="0020295F" w:rsidRPr="0020295F">
          <w:rPr>
            <w:b w:val="0"/>
            <w:noProof/>
            <w:rPrChange w:id="3475" w:author="Jan Kelemen" w:date="2016-01-20T17:07:00Z">
              <w:rPr>
                <w:noProof/>
              </w:rPr>
            </w:rPrChange>
          </w:rPr>
          <w:t>7</w:t>
        </w:r>
        <w:r w:rsidR="0020295F" w:rsidRPr="0020295F">
          <w:rPr>
            <w:b w:val="0"/>
            <w:rPrChange w:id="3476" w:author="Jan Kelemen" w:date="2016-01-20T17:07:00Z">
              <w:rPr/>
            </w:rPrChange>
          </w:rPr>
          <w:fldChar w:fldCharType="end"/>
        </w:r>
      </w:ins>
      <w:del w:id="3477" w:author="Jan Kelemen" w:date="2016-01-20T16:53:00Z">
        <w:r w:rsidR="00D51D8A" w:rsidRPr="0020295F" w:rsidDel="008142BA">
          <w:rPr>
            <w:b w:val="0"/>
            <w:rPrChange w:id="3478" w:author="Jan Kelemen" w:date="2016-01-20T17:07:00Z">
              <w:rPr/>
            </w:rPrChange>
          </w:rPr>
          <w:fldChar w:fldCharType="begin"/>
        </w:r>
        <w:r w:rsidR="00D51D8A" w:rsidRPr="0020295F" w:rsidDel="008142BA">
          <w:rPr>
            <w:b w:val="0"/>
            <w:rPrChange w:id="3479" w:author="Jan Kelemen" w:date="2016-01-20T17:07:00Z">
              <w:rPr/>
            </w:rPrChange>
          </w:rPr>
          <w:delInstrText xml:space="preserve"> STYLEREF 2 \s </w:delInstrText>
        </w:r>
        <w:r w:rsidR="00D51D8A" w:rsidRPr="0020295F" w:rsidDel="008142BA">
          <w:rPr>
            <w:b w:val="0"/>
            <w:rPrChange w:id="3480" w:author="Jan Kelemen" w:date="2016-01-20T17:07:00Z">
              <w:rPr/>
            </w:rPrChange>
          </w:rPr>
          <w:fldChar w:fldCharType="separate"/>
        </w:r>
        <w:r w:rsidR="001E5B16" w:rsidRPr="0020295F" w:rsidDel="008142BA">
          <w:rPr>
            <w:b w:val="0"/>
            <w:noProof/>
            <w:rPrChange w:id="3481" w:author="Jan Kelemen" w:date="2016-01-20T17:07:00Z">
              <w:rPr>
                <w:noProof/>
              </w:rPr>
            </w:rPrChange>
          </w:rPr>
          <w:delText>4.3</w:delText>
        </w:r>
        <w:r w:rsidR="00D51D8A" w:rsidRPr="0020295F" w:rsidDel="008142BA">
          <w:rPr>
            <w:b w:val="0"/>
            <w:noProof/>
            <w:rPrChange w:id="3482" w:author="Jan Kelemen" w:date="2016-01-20T17:07:00Z">
              <w:rPr>
                <w:noProof/>
              </w:rPr>
            </w:rPrChange>
          </w:rPr>
          <w:fldChar w:fldCharType="end"/>
        </w:r>
        <w:r w:rsidR="00DD773E" w:rsidRPr="0020295F" w:rsidDel="008142BA">
          <w:rPr>
            <w:b w:val="0"/>
            <w:rPrChange w:id="3483" w:author="Jan Kelemen" w:date="2016-01-20T17:07:00Z">
              <w:rPr/>
            </w:rPrChange>
          </w:rPr>
          <w:delText>.</w:delText>
        </w:r>
        <w:r w:rsidR="00D51D8A" w:rsidRPr="0020295F" w:rsidDel="008142BA">
          <w:rPr>
            <w:b w:val="0"/>
            <w:rPrChange w:id="3484" w:author="Jan Kelemen" w:date="2016-01-20T17:07:00Z">
              <w:rPr/>
            </w:rPrChange>
          </w:rPr>
          <w:fldChar w:fldCharType="begin"/>
        </w:r>
        <w:r w:rsidR="00D51D8A" w:rsidRPr="0020295F" w:rsidDel="008142BA">
          <w:rPr>
            <w:b w:val="0"/>
            <w:rPrChange w:id="3485" w:author="Jan Kelemen" w:date="2016-01-20T17:07:00Z">
              <w:rPr/>
            </w:rPrChange>
          </w:rPr>
          <w:delInstrText xml:space="preserve"> SEQ Slika \* ARABIC \s 2 </w:delInstrText>
        </w:r>
        <w:r w:rsidR="00D51D8A" w:rsidRPr="0020295F" w:rsidDel="008142BA">
          <w:rPr>
            <w:b w:val="0"/>
            <w:rPrChange w:id="3486" w:author="Jan Kelemen" w:date="2016-01-20T17:07:00Z">
              <w:rPr/>
            </w:rPrChange>
          </w:rPr>
          <w:fldChar w:fldCharType="separate"/>
        </w:r>
        <w:r w:rsidR="001E5B16" w:rsidRPr="0020295F" w:rsidDel="008142BA">
          <w:rPr>
            <w:b w:val="0"/>
            <w:noProof/>
            <w:rPrChange w:id="3487" w:author="Jan Kelemen" w:date="2016-01-20T17:07:00Z">
              <w:rPr>
                <w:noProof/>
              </w:rPr>
            </w:rPrChange>
          </w:rPr>
          <w:delText>7</w:delText>
        </w:r>
        <w:r w:rsidR="00D51D8A" w:rsidRPr="0020295F" w:rsidDel="008142BA">
          <w:rPr>
            <w:b w:val="0"/>
            <w:noProof/>
            <w:rPrChange w:id="3488" w:author="Jan Kelemen" w:date="2016-01-20T17:07:00Z">
              <w:rPr>
                <w:noProof/>
              </w:rPr>
            </w:rPrChange>
          </w:rPr>
          <w:fldChar w:fldCharType="end"/>
        </w:r>
      </w:del>
      <w:r w:rsidRPr="0020295F">
        <w:rPr>
          <w:b w:val="0"/>
          <w:rPrChange w:id="3489" w:author="Jan Kelemen" w:date="2016-01-20T17:07:00Z">
            <w:rPr/>
          </w:rPrChange>
        </w:rPr>
        <w:t xml:space="preserve"> Sekvencijski dijagram za UC07 – OdabirKategorijeJela</w:t>
      </w:r>
      <w:bookmarkEnd w:id="3461"/>
    </w:p>
    <w:p w14:paraId="50E52AA5" w14:textId="77777777" w:rsidR="00F06DFC" w:rsidRPr="0020295F" w:rsidRDefault="00F06DFC">
      <w:pPr>
        <w:spacing w:after="160" w:line="259" w:lineRule="auto"/>
        <w:jc w:val="left"/>
        <w:rPr>
          <w:rFonts w:eastAsia="Times New Roman" w:cs="Times New Roman"/>
          <w:bCs/>
          <w:color w:val="000000"/>
          <w:sz w:val="20"/>
          <w:szCs w:val="20"/>
          <w:lang w:eastAsia="hr-HR"/>
          <w:rPrChange w:id="3490" w:author="Jan Kelemen" w:date="2016-01-20T17:07:00Z">
            <w:rPr>
              <w:rFonts w:eastAsia="Times New Roman" w:cs="Times New Roman"/>
              <w:b/>
              <w:bCs/>
              <w:color w:val="000000"/>
              <w:sz w:val="20"/>
              <w:szCs w:val="20"/>
              <w:lang w:eastAsia="hr-HR"/>
            </w:rPr>
          </w:rPrChange>
        </w:rPr>
      </w:pPr>
      <w:r w:rsidRPr="0020295F">
        <w:rPr>
          <w:rPrChange w:id="3491" w:author="Jan Kelemen" w:date="2016-01-20T17:07:00Z">
            <w:rPr/>
          </w:rPrChange>
        </w:rPr>
        <w:br w:type="page"/>
      </w:r>
    </w:p>
    <w:p w14:paraId="51244B87" w14:textId="24EE43EA" w:rsidR="00F576AA" w:rsidRPr="0020295F" w:rsidRDefault="002C06DD" w:rsidP="00F576AA">
      <w:pPr>
        <w:rPr>
          <w:rPrChange w:id="3492" w:author="Jan Kelemen" w:date="2016-01-20T17:07:00Z">
            <w:rPr>
              <w:b/>
            </w:rPr>
          </w:rPrChange>
        </w:rPr>
      </w:pPr>
      <w:r w:rsidRPr="0020295F">
        <w:rPr>
          <w:rPrChange w:id="3493" w:author="Jan Kelemen" w:date="2016-01-20T17:07:00Z">
            <w:rPr>
              <w:b/>
            </w:rPr>
          </w:rPrChange>
        </w:rPr>
        <w:lastRenderedPageBreak/>
        <w:t xml:space="preserve">Obrazac uporabe </w:t>
      </w:r>
      <w:r w:rsidR="00F576AA" w:rsidRPr="0020295F">
        <w:rPr>
          <w:rPrChange w:id="3494" w:author="Jan Kelemen" w:date="2016-01-20T17:07:00Z">
            <w:rPr>
              <w:b/>
            </w:rPr>
          </w:rPrChange>
        </w:rPr>
        <w:t xml:space="preserve">UC08 – OdabirJela </w:t>
      </w:r>
    </w:p>
    <w:p w14:paraId="7872663C" w14:textId="2D2F1E90" w:rsidR="00F576AA" w:rsidRPr="0020295F" w:rsidRDefault="00F576AA" w:rsidP="007364D4">
      <w:pPr>
        <w:ind w:firstLine="708"/>
        <w:rPr>
          <w:rPrChange w:id="3495" w:author="Jan Kelemen" w:date="2016-01-20T17:07:00Z">
            <w:rPr/>
          </w:rPrChange>
        </w:rPr>
      </w:pPr>
      <w:r w:rsidRPr="0020295F">
        <w:rPr>
          <w:rPrChange w:id="3496" w:author="Jan Kelemen" w:date="2016-01-20T17:07:00Z">
            <w:rPr/>
          </w:rPrChange>
        </w:rPr>
        <w:t xml:space="preserve">Korisnik se pritiskom na </w:t>
      </w:r>
      <w:ins w:id="3497" w:author="Jan Kelemen" w:date="2016-01-20T16:39:00Z">
        <w:r w:rsidR="00CC30B3" w:rsidRPr="0020295F">
          <w:rPr>
            <w:rPrChange w:id="3498" w:author="Jan Kelemen" w:date="2016-01-20T17:07:00Z">
              <w:rPr/>
            </w:rPrChange>
          </w:rPr>
          <w:t xml:space="preserve">sliku </w:t>
        </w:r>
      </w:ins>
      <w:r w:rsidRPr="0020295F">
        <w:rPr>
          <w:rPrChange w:id="3499" w:author="Jan Kelemen" w:date="2016-01-20T17:07:00Z">
            <w:rPr/>
          </w:rPrChange>
        </w:rPr>
        <w:t>jel</w:t>
      </w:r>
      <w:del w:id="3500" w:author="Jan Kelemen" w:date="2016-01-20T16:39:00Z">
        <w:r w:rsidRPr="0020295F" w:rsidDel="00CC30B3">
          <w:rPr>
            <w:rPrChange w:id="3501" w:author="Jan Kelemen" w:date="2016-01-20T17:07:00Z">
              <w:rPr/>
            </w:rPrChange>
          </w:rPr>
          <w:delText>o</w:delText>
        </w:r>
      </w:del>
      <w:ins w:id="3502" w:author="Jan Kelemen" w:date="2016-01-20T16:39:00Z">
        <w:r w:rsidR="00CC30B3" w:rsidRPr="0020295F">
          <w:rPr>
            <w:rPrChange w:id="3503" w:author="Jan Kelemen" w:date="2016-01-20T17:07:00Z">
              <w:rPr/>
            </w:rPrChange>
          </w:rPr>
          <w:t>a</w:t>
        </w:r>
      </w:ins>
      <w:r w:rsidRPr="0020295F">
        <w:rPr>
          <w:rPrChange w:id="3504" w:author="Jan Kelemen" w:date="2016-01-20T17:07:00Z">
            <w:rPr/>
          </w:rPrChange>
        </w:rPr>
        <w:t xml:space="preserve"> preusmjerava na stranicu jela. Poslužitelj dohvaća podatke o jelu i preusmjerava korisnika na stranicu jela. </w:t>
      </w:r>
    </w:p>
    <w:p w14:paraId="3EAE7D0D" w14:textId="77777777" w:rsidR="00DD773E" w:rsidRPr="0020295F" w:rsidRDefault="00F576AA" w:rsidP="00DD773E">
      <w:pPr>
        <w:keepNext/>
        <w:jc w:val="center"/>
        <w:rPr>
          <w:rPrChange w:id="3505" w:author="Jan Kelemen" w:date="2016-01-20T17:07:00Z">
            <w:rPr/>
          </w:rPrChange>
        </w:rPr>
      </w:pPr>
      <w:r w:rsidRPr="0020295F">
        <w:rPr>
          <w:noProof/>
          <w:lang w:eastAsia="hr-HR"/>
          <w:rPrChange w:id="3506" w:author="Jan Kelemen" w:date="2016-01-20T17:07:00Z">
            <w:rPr>
              <w:noProof/>
              <w:lang w:eastAsia="hr-HR"/>
            </w:rPr>
          </w:rPrChange>
        </w:rPr>
        <w:drawing>
          <wp:inline distT="0" distB="0" distL="0" distR="0" wp14:anchorId="243F88CB" wp14:editId="3242394E">
            <wp:extent cx="4157705" cy="2873817"/>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5" cy="2873817"/>
                    </a:xfrm>
                    <a:prstGeom prst="rect">
                      <a:avLst/>
                    </a:prstGeom>
                  </pic:spPr>
                </pic:pic>
              </a:graphicData>
            </a:graphic>
          </wp:inline>
        </w:drawing>
      </w:r>
    </w:p>
    <w:p w14:paraId="146A8AFD" w14:textId="65AE3BD2" w:rsidR="001C26C4" w:rsidRPr="0020295F" w:rsidRDefault="00DD773E" w:rsidP="00DD773E">
      <w:pPr>
        <w:pStyle w:val="Caption"/>
        <w:jc w:val="center"/>
        <w:rPr>
          <w:b w:val="0"/>
          <w:rPrChange w:id="3507" w:author="Jan Kelemen" w:date="2016-01-20T17:07:00Z">
            <w:rPr/>
          </w:rPrChange>
        </w:rPr>
      </w:pPr>
      <w:bookmarkStart w:id="3508" w:name="_Toc441072921"/>
      <w:r w:rsidRPr="0020295F">
        <w:rPr>
          <w:b w:val="0"/>
          <w:rPrChange w:id="3509" w:author="Jan Kelemen" w:date="2016-01-20T17:07:00Z">
            <w:rPr/>
          </w:rPrChange>
        </w:rPr>
        <w:t xml:space="preserve">Slika </w:t>
      </w:r>
      <w:ins w:id="3510" w:author="Jan Kelemen" w:date="2016-01-20T17:03:00Z">
        <w:r w:rsidR="0020295F" w:rsidRPr="0020295F">
          <w:rPr>
            <w:b w:val="0"/>
            <w:rPrChange w:id="3511" w:author="Jan Kelemen" w:date="2016-01-20T17:07:00Z">
              <w:rPr/>
            </w:rPrChange>
          </w:rPr>
          <w:fldChar w:fldCharType="begin"/>
        </w:r>
        <w:r w:rsidR="0020295F" w:rsidRPr="0020295F">
          <w:rPr>
            <w:b w:val="0"/>
            <w:rPrChange w:id="3512" w:author="Jan Kelemen" w:date="2016-01-20T17:07:00Z">
              <w:rPr/>
            </w:rPrChange>
          </w:rPr>
          <w:instrText xml:space="preserve"> STYLEREF 2 \s </w:instrText>
        </w:r>
      </w:ins>
      <w:r w:rsidR="0020295F" w:rsidRPr="0020295F">
        <w:rPr>
          <w:b w:val="0"/>
          <w:rPrChange w:id="3513" w:author="Jan Kelemen" w:date="2016-01-20T17:07:00Z">
            <w:rPr/>
          </w:rPrChange>
        </w:rPr>
        <w:fldChar w:fldCharType="separate"/>
      </w:r>
      <w:r w:rsidR="0020295F" w:rsidRPr="0020295F">
        <w:rPr>
          <w:b w:val="0"/>
          <w:noProof/>
          <w:rPrChange w:id="3514" w:author="Jan Kelemen" w:date="2016-01-20T17:07:00Z">
            <w:rPr>
              <w:noProof/>
            </w:rPr>
          </w:rPrChange>
        </w:rPr>
        <w:t>4.3</w:t>
      </w:r>
      <w:ins w:id="3515" w:author="Jan Kelemen" w:date="2016-01-20T17:03:00Z">
        <w:r w:rsidR="0020295F" w:rsidRPr="0020295F">
          <w:rPr>
            <w:b w:val="0"/>
            <w:rPrChange w:id="3516" w:author="Jan Kelemen" w:date="2016-01-20T17:07:00Z">
              <w:rPr/>
            </w:rPrChange>
          </w:rPr>
          <w:fldChar w:fldCharType="end"/>
        </w:r>
        <w:r w:rsidR="0020295F" w:rsidRPr="0020295F">
          <w:rPr>
            <w:b w:val="0"/>
            <w:rPrChange w:id="3517" w:author="Jan Kelemen" w:date="2016-01-20T17:07:00Z">
              <w:rPr/>
            </w:rPrChange>
          </w:rPr>
          <w:noBreakHyphen/>
        </w:r>
        <w:r w:rsidR="0020295F" w:rsidRPr="0020295F">
          <w:rPr>
            <w:b w:val="0"/>
            <w:rPrChange w:id="3518" w:author="Jan Kelemen" w:date="2016-01-20T17:07:00Z">
              <w:rPr/>
            </w:rPrChange>
          </w:rPr>
          <w:fldChar w:fldCharType="begin"/>
        </w:r>
        <w:r w:rsidR="0020295F" w:rsidRPr="0020295F">
          <w:rPr>
            <w:b w:val="0"/>
            <w:rPrChange w:id="3519" w:author="Jan Kelemen" w:date="2016-01-20T17:07:00Z">
              <w:rPr/>
            </w:rPrChange>
          </w:rPr>
          <w:instrText xml:space="preserve"> SEQ Slika \* ARABIC \s 2 </w:instrText>
        </w:r>
      </w:ins>
      <w:r w:rsidR="0020295F" w:rsidRPr="0020295F">
        <w:rPr>
          <w:b w:val="0"/>
          <w:rPrChange w:id="3520" w:author="Jan Kelemen" w:date="2016-01-20T17:07:00Z">
            <w:rPr/>
          </w:rPrChange>
        </w:rPr>
        <w:fldChar w:fldCharType="separate"/>
      </w:r>
      <w:ins w:id="3521" w:author="Jan Kelemen" w:date="2016-01-20T17:03:00Z">
        <w:r w:rsidR="0020295F" w:rsidRPr="0020295F">
          <w:rPr>
            <w:b w:val="0"/>
            <w:noProof/>
            <w:rPrChange w:id="3522" w:author="Jan Kelemen" w:date="2016-01-20T17:07:00Z">
              <w:rPr>
                <w:noProof/>
              </w:rPr>
            </w:rPrChange>
          </w:rPr>
          <w:t>8</w:t>
        </w:r>
        <w:r w:rsidR="0020295F" w:rsidRPr="0020295F">
          <w:rPr>
            <w:b w:val="0"/>
            <w:rPrChange w:id="3523" w:author="Jan Kelemen" w:date="2016-01-20T17:07:00Z">
              <w:rPr/>
            </w:rPrChange>
          </w:rPr>
          <w:fldChar w:fldCharType="end"/>
        </w:r>
      </w:ins>
      <w:del w:id="3524" w:author="Jan Kelemen" w:date="2016-01-20T16:53:00Z">
        <w:r w:rsidR="00D51D8A" w:rsidRPr="0020295F" w:rsidDel="008142BA">
          <w:rPr>
            <w:b w:val="0"/>
            <w:rPrChange w:id="3525" w:author="Jan Kelemen" w:date="2016-01-20T17:07:00Z">
              <w:rPr/>
            </w:rPrChange>
          </w:rPr>
          <w:fldChar w:fldCharType="begin"/>
        </w:r>
        <w:r w:rsidR="00D51D8A" w:rsidRPr="0020295F" w:rsidDel="008142BA">
          <w:rPr>
            <w:b w:val="0"/>
            <w:rPrChange w:id="3526" w:author="Jan Kelemen" w:date="2016-01-20T17:07:00Z">
              <w:rPr/>
            </w:rPrChange>
          </w:rPr>
          <w:delInstrText xml:space="preserve"> STYLEREF 2 \s </w:delInstrText>
        </w:r>
        <w:r w:rsidR="00D51D8A" w:rsidRPr="0020295F" w:rsidDel="008142BA">
          <w:rPr>
            <w:b w:val="0"/>
            <w:rPrChange w:id="3527" w:author="Jan Kelemen" w:date="2016-01-20T17:07:00Z">
              <w:rPr/>
            </w:rPrChange>
          </w:rPr>
          <w:fldChar w:fldCharType="separate"/>
        </w:r>
        <w:r w:rsidR="001E5B16" w:rsidRPr="0020295F" w:rsidDel="008142BA">
          <w:rPr>
            <w:b w:val="0"/>
            <w:noProof/>
            <w:rPrChange w:id="3528" w:author="Jan Kelemen" w:date="2016-01-20T17:07:00Z">
              <w:rPr>
                <w:noProof/>
              </w:rPr>
            </w:rPrChange>
          </w:rPr>
          <w:delText>4.3</w:delText>
        </w:r>
        <w:r w:rsidR="00D51D8A" w:rsidRPr="0020295F" w:rsidDel="008142BA">
          <w:rPr>
            <w:b w:val="0"/>
            <w:noProof/>
            <w:rPrChange w:id="3529" w:author="Jan Kelemen" w:date="2016-01-20T17:07:00Z">
              <w:rPr>
                <w:noProof/>
              </w:rPr>
            </w:rPrChange>
          </w:rPr>
          <w:fldChar w:fldCharType="end"/>
        </w:r>
        <w:r w:rsidRPr="0020295F" w:rsidDel="008142BA">
          <w:rPr>
            <w:b w:val="0"/>
            <w:rPrChange w:id="3530" w:author="Jan Kelemen" w:date="2016-01-20T17:07:00Z">
              <w:rPr/>
            </w:rPrChange>
          </w:rPr>
          <w:delText>.</w:delText>
        </w:r>
        <w:r w:rsidR="00D51D8A" w:rsidRPr="0020295F" w:rsidDel="008142BA">
          <w:rPr>
            <w:b w:val="0"/>
            <w:rPrChange w:id="3531" w:author="Jan Kelemen" w:date="2016-01-20T17:07:00Z">
              <w:rPr/>
            </w:rPrChange>
          </w:rPr>
          <w:fldChar w:fldCharType="begin"/>
        </w:r>
        <w:r w:rsidR="00D51D8A" w:rsidRPr="0020295F" w:rsidDel="008142BA">
          <w:rPr>
            <w:b w:val="0"/>
            <w:rPrChange w:id="3532" w:author="Jan Kelemen" w:date="2016-01-20T17:07:00Z">
              <w:rPr/>
            </w:rPrChange>
          </w:rPr>
          <w:delInstrText xml:space="preserve"> SEQ Slika \* ARABIC \s 2 </w:delInstrText>
        </w:r>
        <w:r w:rsidR="00D51D8A" w:rsidRPr="0020295F" w:rsidDel="008142BA">
          <w:rPr>
            <w:b w:val="0"/>
            <w:rPrChange w:id="3533" w:author="Jan Kelemen" w:date="2016-01-20T17:07:00Z">
              <w:rPr/>
            </w:rPrChange>
          </w:rPr>
          <w:fldChar w:fldCharType="separate"/>
        </w:r>
        <w:r w:rsidR="001E5B16" w:rsidRPr="0020295F" w:rsidDel="008142BA">
          <w:rPr>
            <w:b w:val="0"/>
            <w:noProof/>
            <w:rPrChange w:id="3534" w:author="Jan Kelemen" w:date="2016-01-20T17:07:00Z">
              <w:rPr>
                <w:noProof/>
              </w:rPr>
            </w:rPrChange>
          </w:rPr>
          <w:delText>8</w:delText>
        </w:r>
        <w:r w:rsidR="00D51D8A" w:rsidRPr="0020295F" w:rsidDel="008142BA">
          <w:rPr>
            <w:b w:val="0"/>
            <w:noProof/>
            <w:rPrChange w:id="3535" w:author="Jan Kelemen" w:date="2016-01-20T17:07:00Z">
              <w:rPr>
                <w:noProof/>
              </w:rPr>
            </w:rPrChange>
          </w:rPr>
          <w:fldChar w:fldCharType="end"/>
        </w:r>
      </w:del>
      <w:r w:rsidRPr="0020295F">
        <w:rPr>
          <w:b w:val="0"/>
          <w:rPrChange w:id="3536" w:author="Jan Kelemen" w:date="2016-01-20T17:07:00Z">
            <w:rPr/>
          </w:rPrChange>
        </w:rPr>
        <w:t xml:space="preserve"> Sekvencijski dijagram za UC08 – Odabir jela</w:t>
      </w:r>
      <w:bookmarkEnd w:id="3508"/>
    </w:p>
    <w:p w14:paraId="510B9687" w14:textId="7B56B973" w:rsidR="00F576AA" w:rsidRPr="0020295F" w:rsidRDefault="002C06DD" w:rsidP="00323742">
      <w:pPr>
        <w:spacing w:before="240"/>
        <w:rPr>
          <w:rPrChange w:id="3537" w:author="Jan Kelemen" w:date="2016-01-20T17:07:00Z">
            <w:rPr>
              <w:b/>
            </w:rPr>
          </w:rPrChange>
        </w:rPr>
      </w:pPr>
      <w:r w:rsidRPr="0020295F">
        <w:rPr>
          <w:rPrChange w:id="3538" w:author="Jan Kelemen" w:date="2016-01-20T17:07:00Z">
            <w:rPr>
              <w:b/>
            </w:rPr>
          </w:rPrChange>
        </w:rPr>
        <w:t xml:space="preserve">Obrazac uporabe </w:t>
      </w:r>
      <w:r w:rsidR="00F576AA" w:rsidRPr="0020295F">
        <w:rPr>
          <w:rPrChange w:id="3539" w:author="Jan Kelemen" w:date="2016-01-20T17:07:00Z">
            <w:rPr>
              <w:b/>
            </w:rPr>
          </w:rPrChange>
        </w:rPr>
        <w:t>UC09 – PregledKošarice</w:t>
      </w:r>
    </w:p>
    <w:p w14:paraId="449A8E03" w14:textId="23E84013" w:rsidR="00F576AA" w:rsidRPr="0020295F" w:rsidRDefault="00F576AA" w:rsidP="007364D4">
      <w:pPr>
        <w:ind w:firstLine="708"/>
        <w:rPr>
          <w:rPrChange w:id="3540" w:author="Jan Kelemen" w:date="2016-01-20T17:07:00Z">
            <w:rPr/>
          </w:rPrChange>
        </w:rPr>
      </w:pPr>
      <w:r w:rsidRPr="0020295F">
        <w:rPr>
          <w:rPrChange w:id="3541" w:author="Jan Kelemen" w:date="2016-01-20T17:07:00Z">
            <w:rPr/>
          </w:rPrChange>
        </w:rPr>
        <w:t>Koris</w:t>
      </w:r>
      <w:r w:rsidR="003B2C71" w:rsidRPr="0020295F">
        <w:rPr>
          <w:rPrChange w:id="3542" w:author="Jan Kelemen" w:date="2016-01-20T17:07:00Z">
            <w:rPr/>
          </w:rPrChange>
        </w:rPr>
        <w:t>nik se pritiskom na tipku košari</w:t>
      </w:r>
      <w:r w:rsidRPr="0020295F">
        <w:rPr>
          <w:rPrChange w:id="3543" w:author="Jan Kelemen" w:date="2016-01-20T17:07:00Z">
            <w:rPr/>
          </w:rPrChange>
        </w:rPr>
        <w:t>ce preusmjerava na njegovu košaricu. Poslužitelj prima zahtjev za košaricu korisnika, prikuplja podatke o košarici korisnika te ga preusmjerava na stranicu košarice.</w:t>
      </w:r>
    </w:p>
    <w:p w14:paraId="6D4BD110" w14:textId="77777777" w:rsidR="00DD773E" w:rsidRPr="0020295F" w:rsidRDefault="00F576AA" w:rsidP="00DD773E">
      <w:pPr>
        <w:keepNext/>
        <w:jc w:val="center"/>
        <w:rPr>
          <w:rPrChange w:id="3544" w:author="Jan Kelemen" w:date="2016-01-20T17:07:00Z">
            <w:rPr/>
          </w:rPrChange>
        </w:rPr>
      </w:pPr>
      <w:r w:rsidRPr="0020295F">
        <w:rPr>
          <w:noProof/>
          <w:lang w:eastAsia="hr-HR"/>
          <w:rPrChange w:id="3545" w:author="Jan Kelemen" w:date="2016-01-20T17:07:00Z">
            <w:rPr>
              <w:noProof/>
              <w:lang w:eastAsia="hr-HR"/>
            </w:rPr>
          </w:rPrChange>
        </w:rPr>
        <w:drawing>
          <wp:inline distT="0" distB="0" distL="0" distR="0" wp14:anchorId="388BE5E2" wp14:editId="2B1D661E">
            <wp:extent cx="4184806" cy="3003213"/>
            <wp:effectExtent l="0" t="0" r="635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184806" cy="3003213"/>
                    </a:xfrm>
                    <a:prstGeom prst="rect">
                      <a:avLst/>
                    </a:prstGeom>
                  </pic:spPr>
                </pic:pic>
              </a:graphicData>
            </a:graphic>
          </wp:inline>
        </w:drawing>
      </w:r>
    </w:p>
    <w:p w14:paraId="39F8EB50" w14:textId="2FC6CE56" w:rsidR="00F576AA" w:rsidRPr="0020295F" w:rsidRDefault="00DD773E" w:rsidP="00F06DFC">
      <w:pPr>
        <w:pStyle w:val="Caption"/>
        <w:jc w:val="center"/>
        <w:rPr>
          <w:b w:val="0"/>
          <w:rPrChange w:id="3546" w:author="Jan Kelemen" w:date="2016-01-20T17:07:00Z">
            <w:rPr>
              <w:b w:val="0"/>
            </w:rPr>
          </w:rPrChange>
        </w:rPr>
      </w:pPr>
      <w:bookmarkStart w:id="3547" w:name="_Toc441072922"/>
      <w:r w:rsidRPr="0020295F">
        <w:rPr>
          <w:b w:val="0"/>
          <w:rPrChange w:id="3548" w:author="Jan Kelemen" w:date="2016-01-20T17:07:00Z">
            <w:rPr/>
          </w:rPrChange>
        </w:rPr>
        <w:t xml:space="preserve">Slika </w:t>
      </w:r>
      <w:ins w:id="3549" w:author="Jan Kelemen" w:date="2016-01-20T17:03:00Z">
        <w:r w:rsidR="0020295F" w:rsidRPr="0020295F">
          <w:rPr>
            <w:b w:val="0"/>
            <w:rPrChange w:id="3550" w:author="Jan Kelemen" w:date="2016-01-20T17:07:00Z">
              <w:rPr/>
            </w:rPrChange>
          </w:rPr>
          <w:fldChar w:fldCharType="begin"/>
        </w:r>
        <w:r w:rsidR="0020295F" w:rsidRPr="0020295F">
          <w:rPr>
            <w:b w:val="0"/>
            <w:rPrChange w:id="3551" w:author="Jan Kelemen" w:date="2016-01-20T17:07:00Z">
              <w:rPr/>
            </w:rPrChange>
          </w:rPr>
          <w:instrText xml:space="preserve"> STYLEREF 2 \s </w:instrText>
        </w:r>
      </w:ins>
      <w:r w:rsidR="0020295F" w:rsidRPr="0020295F">
        <w:rPr>
          <w:b w:val="0"/>
          <w:rPrChange w:id="3552" w:author="Jan Kelemen" w:date="2016-01-20T17:07:00Z">
            <w:rPr/>
          </w:rPrChange>
        </w:rPr>
        <w:fldChar w:fldCharType="separate"/>
      </w:r>
      <w:r w:rsidR="0020295F" w:rsidRPr="0020295F">
        <w:rPr>
          <w:b w:val="0"/>
          <w:noProof/>
          <w:rPrChange w:id="3553" w:author="Jan Kelemen" w:date="2016-01-20T17:07:00Z">
            <w:rPr>
              <w:noProof/>
            </w:rPr>
          </w:rPrChange>
        </w:rPr>
        <w:t>4.3</w:t>
      </w:r>
      <w:ins w:id="3554" w:author="Jan Kelemen" w:date="2016-01-20T17:03:00Z">
        <w:r w:rsidR="0020295F" w:rsidRPr="0020295F">
          <w:rPr>
            <w:b w:val="0"/>
            <w:rPrChange w:id="3555" w:author="Jan Kelemen" w:date="2016-01-20T17:07:00Z">
              <w:rPr/>
            </w:rPrChange>
          </w:rPr>
          <w:fldChar w:fldCharType="end"/>
        </w:r>
        <w:r w:rsidR="0020295F" w:rsidRPr="0020295F">
          <w:rPr>
            <w:b w:val="0"/>
            <w:rPrChange w:id="3556" w:author="Jan Kelemen" w:date="2016-01-20T17:07:00Z">
              <w:rPr/>
            </w:rPrChange>
          </w:rPr>
          <w:noBreakHyphen/>
        </w:r>
        <w:r w:rsidR="0020295F" w:rsidRPr="0020295F">
          <w:rPr>
            <w:b w:val="0"/>
            <w:rPrChange w:id="3557" w:author="Jan Kelemen" w:date="2016-01-20T17:07:00Z">
              <w:rPr/>
            </w:rPrChange>
          </w:rPr>
          <w:fldChar w:fldCharType="begin"/>
        </w:r>
        <w:r w:rsidR="0020295F" w:rsidRPr="0020295F">
          <w:rPr>
            <w:b w:val="0"/>
            <w:rPrChange w:id="3558" w:author="Jan Kelemen" w:date="2016-01-20T17:07:00Z">
              <w:rPr/>
            </w:rPrChange>
          </w:rPr>
          <w:instrText xml:space="preserve"> SEQ Slika \* ARABIC \s 2 </w:instrText>
        </w:r>
      </w:ins>
      <w:r w:rsidR="0020295F" w:rsidRPr="0020295F">
        <w:rPr>
          <w:b w:val="0"/>
          <w:rPrChange w:id="3559" w:author="Jan Kelemen" w:date="2016-01-20T17:07:00Z">
            <w:rPr/>
          </w:rPrChange>
        </w:rPr>
        <w:fldChar w:fldCharType="separate"/>
      </w:r>
      <w:ins w:id="3560" w:author="Jan Kelemen" w:date="2016-01-20T17:03:00Z">
        <w:r w:rsidR="0020295F" w:rsidRPr="0020295F">
          <w:rPr>
            <w:b w:val="0"/>
            <w:noProof/>
            <w:rPrChange w:id="3561" w:author="Jan Kelemen" w:date="2016-01-20T17:07:00Z">
              <w:rPr>
                <w:noProof/>
              </w:rPr>
            </w:rPrChange>
          </w:rPr>
          <w:t>9</w:t>
        </w:r>
        <w:r w:rsidR="0020295F" w:rsidRPr="0020295F">
          <w:rPr>
            <w:b w:val="0"/>
            <w:rPrChange w:id="3562" w:author="Jan Kelemen" w:date="2016-01-20T17:07:00Z">
              <w:rPr/>
            </w:rPrChange>
          </w:rPr>
          <w:fldChar w:fldCharType="end"/>
        </w:r>
      </w:ins>
      <w:del w:id="3563" w:author="Jan Kelemen" w:date="2016-01-20T16:53:00Z">
        <w:r w:rsidR="00D51D8A" w:rsidRPr="0020295F" w:rsidDel="008142BA">
          <w:rPr>
            <w:b w:val="0"/>
            <w:rPrChange w:id="3564" w:author="Jan Kelemen" w:date="2016-01-20T17:07:00Z">
              <w:rPr/>
            </w:rPrChange>
          </w:rPr>
          <w:fldChar w:fldCharType="begin"/>
        </w:r>
        <w:r w:rsidR="00D51D8A" w:rsidRPr="0020295F" w:rsidDel="008142BA">
          <w:rPr>
            <w:b w:val="0"/>
            <w:rPrChange w:id="3565" w:author="Jan Kelemen" w:date="2016-01-20T17:07:00Z">
              <w:rPr/>
            </w:rPrChange>
          </w:rPr>
          <w:delInstrText xml:space="preserve"> STYLEREF 2 \s </w:delInstrText>
        </w:r>
        <w:r w:rsidR="00D51D8A" w:rsidRPr="0020295F" w:rsidDel="008142BA">
          <w:rPr>
            <w:b w:val="0"/>
            <w:rPrChange w:id="3566" w:author="Jan Kelemen" w:date="2016-01-20T17:07:00Z">
              <w:rPr/>
            </w:rPrChange>
          </w:rPr>
          <w:fldChar w:fldCharType="separate"/>
        </w:r>
        <w:r w:rsidR="001E5B16" w:rsidRPr="0020295F" w:rsidDel="008142BA">
          <w:rPr>
            <w:b w:val="0"/>
            <w:noProof/>
            <w:rPrChange w:id="3567" w:author="Jan Kelemen" w:date="2016-01-20T17:07:00Z">
              <w:rPr>
                <w:noProof/>
              </w:rPr>
            </w:rPrChange>
          </w:rPr>
          <w:delText>4.3</w:delText>
        </w:r>
        <w:r w:rsidR="00D51D8A" w:rsidRPr="0020295F" w:rsidDel="008142BA">
          <w:rPr>
            <w:b w:val="0"/>
            <w:noProof/>
            <w:rPrChange w:id="3568" w:author="Jan Kelemen" w:date="2016-01-20T17:07:00Z">
              <w:rPr>
                <w:noProof/>
              </w:rPr>
            </w:rPrChange>
          </w:rPr>
          <w:fldChar w:fldCharType="end"/>
        </w:r>
        <w:r w:rsidRPr="0020295F" w:rsidDel="008142BA">
          <w:rPr>
            <w:b w:val="0"/>
            <w:rPrChange w:id="3569" w:author="Jan Kelemen" w:date="2016-01-20T17:07:00Z">
              <w:rPr/>
            </w:rPrChange>
          </w:rPr>
          <w:delText>.</w:delText>
        </w:r>
        <w:r w:rsidR="00D51D8A" w:rsidRPr="0020295F" w:rsidDel="008142BA">
          <w:rPr>
            <w:b w:val="0"/>
            <w:rPrChange w:id="3570" w:author="Jan Kelemen" w:date="2016-01-20T17:07:00Z">
              <w:rPr/>
            </w:rPrChange>
          </w:rPr>
          <w:fldChar w:fldCharType="begin"/>
        </w:r>
        <w:r w:rsidR="00D51D8A" w:rsidRPr="0020295F" w:rsidDel="008142BA">
          <w:rPr>
            <w:b w:val="0"/>
            <w:rPrChange w:id="3571" w:author="Jan Kelemen" w:date="2016-01-20T17:07:00Z">
              <w:rPr/>
            </w:rPrChange>
          </w:rPr>
          <w:delInstrText xml:space="preserve"> SEQ Slika \* ARABIC \s 2 </w:delInstrText>
        </w:r>
        <w:r w:rsidR="00D51D8A" w:rsidRPr="0020295F" w:rsidDel="008142BA">
          <w:rPr>
            <w:b w:val="0"/>
            <w:rPrChange w:id="3572" w:author="Jan Kelemen" w:date="2016-01-20T17:07:00Z">
              <w:rPr/>
            </w:rPrChange>
          </w:rPr>
          <w:fldChar w:fldCharType="separate"/>
        </w:r>
        <w:r w:rsidR="001E5B16" w:rsidRPr="0020295F" w:rsidDel="008142BA">
          <w:rPr>
            <w:b w:val="0"/>
            <w:noProof/>
            <w:rPrChange w:id="3573" w:author="Jan Kelemen" w:date="2016-01-20T17:07:00Z">
              <w:rPr>
                <w:noProof/>
              </w:rPr>
            </w:rPrChange>
          </w:rPr>
          <w:delText>9</w:delText>
        </w:r>
        <w:r w:rsidR="00D51D8A" w:rsidRPr="0020295F" w:rsidDel="008142BA">
          <w:rPr>
            <w:b w:val="0"/>
            <w:noProof/>
            <w:rPrChange w:id="3574" w:author="Jan Kelemen" w:date="2016-01-20T17:07:00Z">
              <w:rPr>
                <w:noProof/>
              </w:rPr>
            </w:rPrChange>
          </w:rPr>
          <w:fldChar w:fldCharType="end"/>
        </w:r>
      </w:del>
      <w:r w:rsidRPr="0020295F">
        <w:rPr>
          <w:b w:val="0"/>
          <w:rPrChange w:id="3575" w:author="Jan Kelemen" w:date="2016-01-20T17:07:00Z">
            <w:rPr/>
          </w:rPrChange>
        </w:rPr>
        <w:t xml:space="preserve"> Sekvencijski dijagram za UC09 – PregledKošarice</w:t>
      </w:r>
      <w:bookmarkEnd w:id="3547"/>
      <w:r w:rsidR="00F576AA" w:rsidRPr="0020295F">
        <w:rPr>
          <w:b w:val="0"/>
          <w:rPrChange w:id="3576" w:author="Jan Kelemen" w:date="2016-01-20T17:07:00Z">
            <w:rPr/>
          </w:rPrChange>
        </w:rPr>
        <w:br w:type="page"/>
      </w:r>
    </w:p>
    <w:p w14:paraId="1D683647" w14:textId="5634A396" w:rsidR="00F576AA" w:rsidRPr="0020295F" w:rsidRDefault="002C06DD" w:rsidP="00F576AA">
      <w:pPr>
        <w:rPr>
          <w:rPrChange w:id="3577" w:author="Jan Kelemen" w:date="2016-01-20T17:07:00Z">
            <w:rPr>
              <w:b/>
            </w:rPr>
          </w:rPrChange>
        </w:rPr>
      </w:pPr>
      <w:r w:rsidRPr="0020295F">
        <w:rPr>
          <w:rPrChange w:id="3578" w:author="Jan Kelemen" w:date="2016-01-20T17:07:00Z">
            <w:rPr>
              <w:b/>
            </w:rPr>
          </w:rPrChange>
        </w:rPr>
        <w:lastRenderedPageBreak/>
        <w:t xml:space="preserve">Obrazac uporabe </w:t>
      </w:r>
      <w:r w:rsidR="00F576AA" w:rsidRPr="0020295F">
        <w:rPr>
          <w:rPrChange w:id="3579" w:author="Jan Kelemen" w:date="2016-01-20T17:07:00Z">
            <w:rPr>
              <w:b/>
            </w:rPr>
          </w:rPrChange>
        </w:rPr>
        <w:t>UC10 i UC11 – DodajUKošaricu</w:t>
      </w:r>
    </w:p>
    <w:p w14:paraId="41F70FF2" w14:textId="03B43AAE" w:rsidR="00F576AA" w:rsidRPr="0020295F" w:rsidRDefault="00F576AA" w:rsidP="007364D4">
      <w:pPr>
        <w:ind w:firstLine="708"/>
        <w:rPr>
          <w:rPrChange w:id="3580" w:author="Jan Kelemen" w:date="2016-01-20T17:07:00Z">
            <w:rPr/>
          </w:rPrChange>
        </w:rPr>
      </w:pPr>
      <w:r w:rsidRPr="0020295F">
        <w:rPr>
          <w:rPrChange w:id="3581" w:author="Jan Kelemen" w:date="2016-01-20T17:07:00Z">
            <w:rPr/>
          </w:rPrChange>
        </w:rPr>
        <w:t>Korisnik pritiskom na tipku „</w:t>
      </w:r>
      <w:ins w:id="3582" w:author="Jan Kelemen" w:date="2016-01-20T16:39:00Z">
        <w:r w:rsidR="00CC30B3" w:rsidRPr="0020295F">
          <w:rPr>
            <w:rPrChange w:id="3583" w:author="Jan Kelemen" w:date="2016-01-20T17:07:00Z">
              <w:rPr/>
            </w:rPrChange>
          </w:rPr>
          <w:t>D</w:t>
        </w:r>
      </w:ins>
      <w:del w:id="3584" w:author="Jan Kelemen" w:date="2016-01-20T16:39:00Z">
        <w:r w:rsidRPr="0020295F" w:rsidDel="00CC30B3">
          <w:rPr>
            <w:rPrChange w:id="3585" w:author="Jan Kelemen" w:date="2016-01-20T17:07:00Z">
              <w:rPr/>
            </w:rPrChange>
          </w:rPr>
          <w:delText>d</w:delText>
        </w:r>
      </w:del>
      <w:r w:rsidRPr="0020295F">
        <w:rPr>
          <w:rPrChange w:id="3586" w:author="Jan Kelemen" w:date="2016-01-20T17:07:00Z">
            <w:rPr/>
          </w:rPrChange>
        </w:rPr>
        <w:t>odaj“ dodaje trenutno jelo u košaricu. Poslužitelj prima zahtjev od korisnika za dodavanje jela, te stavlja odabrano jelo u košaricu korisnika.</w:t>
      </w:r>
    </w:p>
    <w:p w14:paraId="4AEDD5EB" w14:textId="77777777" w:rsidR="00DD773E" w:rsidRPr="0020295F" w:rsidRDefault="00271CE2" w:rsidP="00DD773E">
      <w:pPr>
        <w:keepNext/>
        <w:jc w:val="center"/>
        <w:rPr>
          <w:rPrChange w:id="3587" w:author="Jan Kelemen" w:date="2016-01-20T17:07:00Z">
            <w:rPr/>
          </w:rPrChange>
        </w:rPr>
      </w:pPr>
      <w:r w:rsidRPr="0020295F">
        <w:rPr>
          <w:noProof/>
          <w:lang w:eastAsia="hr-HR"/>
          <w:rPrChange w:id="3588" w:author="Jan Kelemen" w:date="2016-01-20T17:07:00Z">
            <w:rPr>
              <w:noProof/>
              <w:lang w:eastAsia="hr-HR"/>
            </w:rPr>
          </w:rPrChange>
        </w:rPr>
        <w:drawing>
          <wp:inline distT="0" distB="0" distL="0" distR="0" wp14:anchorId="20A7F470" wp14:editId="26ECEBC1">
            <wp:extent cx="4363513" cy="289228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3" cy="2892289"/>
                    </a:xfrm>
                    <a:prstGeom prst="rect">
                      <a:avLst/>
                    </a:prstGeom>
                  </pic:spPr>
                </pic:pic>
              </a:graphicData>
            </a:graphic>
          </wp:inline>
        </w:drawing>
      </w:r>
    </w:p>
    <w:p w14:paraId="31C0CB93" w14:textId="27544B2C" w:rsidR="007E0D3E" w:rsidRPr="0020295F" w:rsidRDefault="00DD773E" w:rsidP="00DD773E">
      <w:pPr>
        <w:pStyle w:val="Caption"/>
        <w:jc w:val="center"/>
        <w:rPr>
          <w:b w:val="0"/>
          <w:rPrChange w:id="3589" w:author="Jan Kelemen" w:date="2016-01-20T17:07:00Z">
            <w:rPr/>
          </w:rPrChange>
        </w:rPr>
      </w:pPr>
      <w:bookmarkStart w:id="3590" w:name="_Toc441072923"/>
      <w:r w:rsidRPr="0020295F">
        <w:rPr>
          <w:b w:val="0"/>
          <w:rPrChange w:id="3591" w:author="Jan Kelemen" w:date="2016-01-20T17:07:00Z">
            <w:rPr/>
          </w:rPrChange>
        </w:rPr>
        <w:t xml:space="preserve">Slika </w:t>
      </w:r>
      <w:ins w:id="3592" w:author="Jan Kelemen" w:date="2016-01-20T17:03:00Z">
        <w:r w:rsidR="0020295F" w:rsidRPr="0020295F">
          <w:rPr>
            <w:b w:val="0"/>
            <w:rPrChange w:id="3593" w:author="Jan Kelemen" w:date="2016-01-20T17:07:00Z">
              <w:rPr/>
            </w:rPrChange>
          </w:rPr>
          <w:fldChar w:fldCharType="begin"/>
        </w:r>
        <w:r w:rsidR="0020295F" w:rsidRPr="0020295F">
          <w:rPr>
            <w:b w:val="0"/>
            <w:rPrChange w:id="3594" w:author="Jan Kelemen" w:date="2016-01-20T17:07:00Z">
              <w:rPr/>
            </w:rPrChange>
          </w:rPr>
          <w:instrText xml:space="preserve"> STYLEREF 2 \s </w:instrText>
        </w:r>
      </w:ins>
      <w:r w:rsidR="0020295F" w:rsidRPr="0020295F">
        <w:rPr>
          <w:b w:val="0"/>
          <w:rPrChange w:id="3595" w:author="Jan Kelemen" w:date="2016-01-20T17:07:00Z">
            <w:rPr/>
          </w:rPrChange>
        </w:rPr>
        <w:fldChar w:fldCharType="separate"/>
      </w:r>
      <w:r w:rsidR="0020295F" w:rsidRPr="0020295F">
        <w:rPr>
          <w:b w:val="0"/>
          <w:noProof/>
          <w:rPrChange w:id="3596" w:author="Jan Kelemen" w:date="2016-01-20T17:07:00Z">
            <w:rPr>
              <w:noProof/>
            </w:rPr>
          </w:rPrChange>
        </w:rPr>
        <w:t>4.3</w:t>
      </w:r>
      <w:ins w:id="3597" w:author="Jan Kelemen" w:date="2016-01-20T17:03:00Z">
        <w:r w:rsidR="0020295F" w:rsidRPr="0020295F">
          <w:rPr>
            <w:b w:val="0"/>
            <w:rPrChange w:id="3598" w:author="Jan Kelemen" w:date="2016-01-20T17:07:00Z">
              <w:rPr/>
            </w:rPrChange>
          </w:rPr>
          <w:fldChar w:fldCharType="end"/>
        </w:r>
        <w:r w:rsidR="0020295F" w:rsidRPr="0020295F">
          <w:rPr>
            <w:b w:val="0"/>
            <w:rPrChange w:id="3599" w:author="Jan Kelemen" w:date="2016-01-20T17:07:00Z">
              <w:rPr/>
            </w:rPrChange>
          </w:rPr>
          <w:noBreakHyphen/>
        </w:r>
        <w:r w:rsidR="0020295F" w:rsidRPr="0020295F">
          <w:rPr>
            <w:b w:val="0"/>
            <w:rPrChange w:id="3600" w:author="Jan Kelemen" w:date="2016-01-20T17:07:00Z">
              <w:rPr/>
            </w:rPrChange>
          </w:rPr>
          <w:fldChar w:fldCharType="begin"/>
        </w:r>
        <w:r w:rsidR="0020295F" w:rsidRPr="0020295F">
          <w:rPr>
            <w:b w:val="0"/>
            <w:rPrChange w:id="3601" w:author="Jan Kelemen" w:date="2016-01-20T17:07:00Z">
              <w:rPr/>
            </w:rPrChange>
          </w:rPr>
          <w:instrText xml:space="preserve"> SEQ Slika \* ARABIC \s 2 </w:instrText>
        </w:r>
      </w:ins>
      <w:r w:rsidR="0020295F" w:rsidRPr="0020295F">
        <w:rPr>
          <w:b w:val="0"/>
          <w:rPrChange w:id="3602" w:author="Jan Kelemen" w:date="2016-01-20T17:07:00Z">
            <w:rPr/>
          </w:rPrChange>
        </w:rPr>
        <w:fldChar w:fldCharType="separate"/>
      </w:r>
      <w:ins w:id="3603" w:author="Jan Kelemen" w:date="2016-01-20T17:03:00Z">
        <w:r w:rsidR="0020295F" w:rsidRPr="0020295F">
          <w:rPr>
            <w:b w:val="0"/>
            <w:noProof/>
            <w:rPrChange w:id="3604" w:author="Jan Kelemen" w:date="2016-01-20T17:07:00Z">
              <w:rPr>
                <w:noProof/>
              </w:rPr>
            </w:rPrChange>
          </w:rPr>
          <w:t>10</w:t>
        </w:r>
        <w:r w:rsidR="0020295F" w:rsidRPr="0020295F">
          <w:rPr>
            <w:b w:val="0"/>
            <w:rPrChange w:id="3605" w:author="Jan Kelemen" w:date="2016-01-20T17:07:00Z">
              <w:rPr/>
            </w:rPrChange>
          </w:rPr>
          <w:fldChar w:fldCharType="end"/>
        </w:r>
      </w:ins>
      <w:del w:id="3606" w:author="Jan Kelemen" w:date="2016-01-20T16:53:00Z">
        <w:r w:rsidR="00D51D8A" w:rsidRPr="0020295F" w:rsidDel="008142BA">
          <w:rPr>
            <w:b w:val="0"/>
            <w:rPrChange w:id="3607" w:author="Jan Kelemen" w:date="2016-01-20T17:07:00Z">
              <w:rPr/>
            </w:rPrChange>
          </w:rPr>
          <w:fldChar w:fldCharType="begin"/>
        </w:r>
        <w:r w:rsidR="00D51D8A" w:rsidRPr="0020295F" w:rsidDel="008142BA">
          <w:rPr>
            <w:b w:val="0"/>
            <w:rPrChange w:id="3608" w:author="Jan Kelemen" w:date="2016-01-20T17:07:00Z">
              <w:rPr/>
            </w:rPrChange>
          </w:rPr>
          <w:delInstrText xml:space="preserve"> STYLEREF 2 \s </w:delInstrText>
        </w:r>
        <w:r w:rsidR="00D51D8A" w:rsidRPr="0020295F" w:rsidDel="008142BA">
          <w:rPr>
            <w:b w:val="0"/>
            <w:rPrChange w:id="3609" w:author="Jan Kelemen" w:date="2016-01-20T17:07:00Z">
              <w:rPr/>
            </w:rPrChange>
          </w:rPr>
          <w:fldChar w:fldCharType="separate"/>
        </w:r>
        <w:r w:rsidR="001E5B16" w:rsidRPr="0020295F" w:rsidDel="008142BA">
          <w:rPr>
            <w:b w:val="0"/>
            <w:noProof/>
            <w:rPrChange w:id="3610" w:author="Jan Kelemen" w:date="2016-01-20T17:07:00Z">
              <w:rPr>
                <w:noProof/>
              </w:rPr>
            </w:rPrChange>
          </w:rPr>
          <w:delText>4.3</w:delText>
        </w:r>
        <w:r w:rsidR="00D51D8A" w:rsidRPr="0020295F" w:rsidDel="008142BA">
          <w:rPr>
            <w:b w:val="0"/>
            <w:noProof/>
            <w:rPrChange w:id="3611" w:author="Jan Kelemen" w:date="2016-01-20T17:07:00Z">
              <w:rPr>
                <w:noProof/>
              </w:rPr>
            </w:rPrChange>
          </w:rPr>
          <w:fldChar w:fldCharType="end"/>
        </w:r>
        <w:r w:rsidRPr="0020295F" w:rsidDel="008142BA">
          <w:rPr>
            <w:b w:val="0"/>
            <w:rPrChange w:id="3612" w:author="Jan Kelemen" w:date="2016-01-20T17:07:00Z">
              <w:rPr/>
            </w:rPrChange>
          </w:rPr>
          <w:delText>.</w:delText>
        </w:r>
        <w:r w:rsidR="00D51D8A" w:rsidRPr="0020295F" w:rsidDel="008142BA">
          <w:rPr>
            <w:b w:val="0"/>
            <w:rPrChange w:id="3613" w:author="Jan Kelemen" w:date="2016-01-20T17:07:00Z">
              <w:rPr/>
            </w:rPrChange>
          </w:rPr>
          <w:fldChar w:fldCharType="begin"/>
        </w:r>
        <w:r w:rsidR="00D51D8A" w:rsidRPr="0020295F" w:rsidDel="008142BA">
          <w:rPr>
            <w:b w:val="0"/>
            <w:rPrChange w:id="3614" w:author="Jan Kelemen" w:date="2016-01-20T17:07:00Z">
              <w:rPr/>
            </w:rPrChange>
          </w:rPr>
          <w:delInstrText xml:space="preserve"> SEQ Slika \* ARABIC \s 2 </w:delInstrText>
        </w:r>
        <w:r w:rsidR="00D51D8A" w:rsidRPr="0020295F" w:rsidDel="008142BA">
          <w:rPr>
            <w:b w:val="0"/>
            <w:rPrChange w:id="3615" w:author="Jan Kelemen" w:date="2016-01-20T17:07:00Z">
              <w:rPr/>
            </w:rPrChange>
          </w:rPr>
          <w:fldChar w:fldCharType="separate"/>
        </w:r>
        <w:r w:rsidR="001E5B16" w:rsidRPr="0020295F" w:rsidDel="008142BA">
          <w:rPr>
            <w:b w:val="0"/>
            <w:noProof/>
            <w:rPrChange w:id="3616" w:author="Jan Kelemen" w:date="2016-01-20T17:07:00Z">
              <w:rPr>
                <w:noProof/>
              </w:rPr>
            </w:rPrChange>
          </w:rPr>
          <w:delText>10</w:delText>
        </w:r>
        <w:r w:rsidR="00D51D8A" w:rsidRPr="0020295F" w:rsidDel="008142BA">
          <w:rPr>
            <w:b w:val="0"/>
            <w:noProof/>
            <w:rPrChange w:id="3617" w:author="Jan Kelemen" w:date="2016-01-20T17:07:00Z">
              <w:rPr>
                <w:noProof/>
              </w:rPr>
            </w:rPrChange>
          </w:rPr>
          <w:fldChar w:fldCharType="end"/>
        </w:r>
      </w:del>
      <w:r w:rsidRPr="0020295F">
        <w:rPr>
          <w:b w:val="0"/>
          <w:rPrChange w:id="3618" w:author="Jan Kelemen" w:date="2016-01-20T17:07:00Z">
            <w:rPr/>
          </w:rPrChange>
        </w:rPr>
        <w:t xml:space="preserve"> Sekvencijski dijagram za UC10 i UC11 – DodajUKošaricu</w:t>
      </w:r>
      <w:bookmarkEnd w:id="3590"/>
    </w:p>
    <w:p w14:paraId="3819F101" w14:textId="77777777" w:rsidR="00DD773E" w:rsidRPr="0020295F" w:rsidRDefault="00DD773E" w:rsidP="00F576AA">
      <w:pPr>
        <w:rPr>
          <w:rPrChange w:id="3619" w:author="Jan Kelemen" w:date="2016-01-20T17:07:00Z">
            <w:rPr>
              <w:b/>
            </w:rPr>
          </w:rPrChange>
        </w:rPr>
      </w:pPr>
    </w:p>
    <w:p w14:paraId="4D1E2953" w14:textId="5E48AB18" w:rsidR="00F576AA" w:rsidRPr="0020295F" w:rsidRDefault="002C06DD" w:rsidP="00F576AA">
      <w:pPr>
        <w:rPr>
          <w:rPrChange w:id="3620" w:author="Jan Kelemen" w:date="2016-01-20T17:07:00Z">
            <w:rPr>
              <w:b/>
            </w:rPr>
          </w:rPrChange>
        </w:rPr>
      </w:pPr>
      <w:r w:rsidRPr="0020295F">
        <w:rPr>
          <w:rPrChange w:id="3621" w:author="Jan Kelemen" w:date="2016-01-20T17:07:00Z">
            <w:rPr>
              <w:b/>
            </w:rPr>
          </w:rPrChange>
        </w:rPr>
        <w:t xml:space="preserve">Obrazac uporabe </w:t>
      </w:r>
      <w:r w:rsidR="00984B87" w:rsidRPr="0020295F">
        <w:rPr>
          <w:rPrChange w:id="3622" w:author="Jan Kelemen" w:date="2016-01-20T17:07:00Z">
            <w:rPr>
              <w:b/>
            </w:rPr>
          </w:rPrChange>
        </w:rPr>
        <w:t>UC12</w:t>
      </w:r>
      <w:r w:rsidR="00F576AA" w:rsidRPr="0020295F">
        <w:rPr>
          <w:rPrChange w:id="3623" w:author="Jan Kelemen" w:date="2016-01-20T17:07:00Z">
            <w:rPr>
              <w:b/>
            </w:rPr>
          </w:rPrChange>
        </w:rPr>
        <w:t xml:space="preserve"> – DodavanjeDodatakaSaStraniceJela</w:t>
      </w:r>
    </w:p>
    <w:p w14:paraId="19242A46" w14:textId="77777777" w:rsidR="00F576AA" w:rsidRPr="0020295F" w:rsidRDefault="00F576AA" w:rsidP="007364D4">
      <w:pPr>
        <w:ind w:firstLine="708"/>
        <w:rPr>
          <w:rPrChange w:id="3624" w:author="Jan Kelemen" w:date="2016-01-20T17:07:00Z">
            <w:rPr/>
          </w:rPrChange>
        </w:rPr>
      </w:pPr>
      <w:r w:rsidRPr="0020295F">
        <w:rPr>
          <w:rPrChange w:id="3625" w:author="Jan Kelemen" w:date="2016-01-20T17:07:00Z">
            <w:rPr/>
          </w:rPrChange>
        </w:rPr>
        <w:t>Korisnik odabirom dodataka označava da se odabrani dodatak treba pridružiti jelu ako će odabrano jelo biti stavljeno u košaricu.</w:t>
      </w:r>
    </w:p>
    <w:p w14:paraId="00AE1375" w14:textId="77777777" w:rsidR="00DD773E" w:rsidRPr="0020295F" w:rsidRDefault="00F576AA" w:rsidP="00DD773E">
      <w:pPr>
        <w:keepNext/>
        <w:jc w:val="center"/>
        <w:rPr>
          <w:rPrChange w:id="3626" w:author="Jan Kelemen" w:date="2016-01-20T17:07:00Z">
            <w:rPr/>
          </w:rPrChange>
        </w:rPr>
      </w:pPr>
      <w:r w:rsidRPr="0020295F">
        <w:rPr>
          <w:noProof/>
          <w:lang w:eastAsia="hr-HR"/>
          <w:rPrChange w:id="3627" w:author="Jan Kelemen" w:date="2016-01-20T17:07:00Z">
            <w:rPr>
              <w:noProof/>
              <w:lang w:eastAsia="hr-HR"/>
            </w:rPr>
          </w:rPrChange>
        </w:rPr>
        <w:drawing>
          <wp:inline distT="0" distB="0" distL="0" distR="0" wp14:anchorId="1CB9A319" wp14:editId="794DCB43">
            <wp:extent cx="3966141" cy="304683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66141" cy="3046837"/>
                    </a:xfrm>
                    <a:prstGeom prst="rect">
                      <a:avLst/>
                    </a:prstGeom>
                  </pic:spPr>
                </pic:pic>
              </a:graphicData>
            </a:graphic>
          </wp:inline>
        </w:drawing>
      </w:r>
    </w:p>
    <w:p w14:paraId="036640F6" w14:textId="2B807FBC" w:rsidR="00984B87" w:rsidRPr="0020295F" w:rsidRDefault="00DD773E" w:rsidP="00984B87">
      <w:pPr>
        <w:pStyle w:val="Caption"/>
        <w:jc w:val="center"/>
        <w:rPr>
          <w:b w:val="0"/>
          <w:rPrChange w:id="3628" w:author="Jan Kelemen" w:date="2016-01-20T17:07:00Z">
            <w:rPr/>
          </w:rPrChange>
        </w:rPr>
      </w:pPr>
      <w:bookmarkStart w:id="3629" w:name="_Toc441072924"/>
      <w:r w:rsidRPr="0020295F">
        <w:rPr>
          <w:b w:val="0"/>
          <w:rPrChange w:id="3630" w:author="Jan Kelemen" w:date="2016-01-20T17:07:00Z">
            <w:rPr/>
          </w:rPrChange>
        </w:rPr>
        <w:t xml:space="preserve">Slika </w:t>
      </w:r>
      <w:ins w:id="3631" w:author="Jan Kelemen" w:date="2016-01-20T17:03:00Z">
        <w:r w:rsidR="0020295F" w:rsidRPr="0020295F">
          <w:rPr>
            <w:b w:val="0"/>
            <w:rPrChange w:id="3632" w:author="Jan Kelemen" w:date="2016-01-20T17:07:00Z">
              <w:rPr/>
            </w:rPrChange>
          </w:rPr>
          <w:fldChar w:fldCharType="begin"/>
        </w:r>
        <w:r w:rsidR="0020295F" w:rsidRPr="0020295F">
          <w:rPr>
            <w:b w:val="0"/>
            <w:rPrChange w:id="3633" w:author="Jan Kelemen" w:date="2016-01-20T17:07:00Z">
              <w:rPr/>
            </w:rPrChange>
          </w:rPr>
          <w:instrText xml:space="preserve"> STYLEREF 2 \s </w:instrText>
        </w:r>
      </w:ins>
      <w:r w:rsidR="0020295F" w:rsidRPr="0020295F">
        <w:rPr>
          <w:b w:val="0"/>
          <w:rPrChange w:id="3634" w:author="Jan Kelemen" w:date="2016-01-20T17:07:00Z">
            <w:rPr/>
          </w:rPrChange>
        </w:rPr>
        <w:fldChar w:fldCharType="separate"/>
      </w:r>
      <w:r w:rsidR="0020295F" w:rsidRPr="0020295F">
        <w:rPr>
          <w:b w:val="0"/>
          <w:noProof/>
          <w:rPrChange w:id="3635" w:author="Jan Kelemen" w:date="2016-01-20T17:07:00Z">
            <w:rPr>
              <w:noProof/>
            </w:rPr>
          </w:rPrChange>
        </w:rPr>
        <w:t>4.3</w:t>
      </w:r>
      <w:ins w:id="3636" w:author="Jan Kelemen" w:date="2016-01-20T17:03:00Z">
        <w:r w:rsidR="0020295F" w:rsidRPr="0020295F">
          <w:rPr>
            <w:b w:val="0"/>
            <w:rPrChange w:id="3637" w:author="Jan Kelemen" w:date="2016-01-20T17:07:00Z">
              <w:rPr/>
            </w:rPrChange>
          </w:rPr>
          <w:fldChar w:fldCharType="end"/>
        </w:r>
        <w:r w:rsidR="0020295F" w:rsidRPr="0020295F">
          <w:rPr>
            <w:b w:val="0"/>
            <w:rPrChange w:id="3638" w:author="Jan Kelemen" w:date="2016-01-20T17:07:00Z">
              <w:rPr/>
            </w:rPrChange>
          </w:rPr>
          <w:noBreakHyphen/>
        </w:r>
        <w:r w:rsidR="0020295F" w:rsidRPr="0020295F">
          <w:rPr>
            <w:b w:val="0"/>
            <w:rPrChange w:id="3639" w:author="Jan Kelemen" w:date="2016-01-20T17:07:00Z">
              <w:rPr/>
            </w:rPrChange>
          </w:rPr>
          <w:fldChar w:fldCharType="begin"/>
        </w:r>
        <w:r w:rsidR="0020295F" w:rsidRPr="0020295F">
          <w:rPr>
            <w:b w:val="0"/>
            <w:rPrChange w:id="3640" w:author="Jan Kelemen" w:date="2016-01-20T17:07:00Z">
              <w:rPr/>
            </w:rPrChange>
          </w:rPr>
          <w:instrText xml:space="preserve"> SEQ Slika \* ARABIC \s 2 </w:instrText>
        </w:r>
      </w:ins>
      <w:r w:rsidR="0020295F" w:rsidRPr="0020295F">
        <w:rPr>
          <w:b w:val="0"/>
          <w:rPrChange w:id="3641" w:author="Jan Kelemen" w:date="2016-01-20T17:07:00Z">
            <w:rPr/>
          </w:rPrChange>
        </w:rPr>
        <w:fldChar w:fldCharType="separate"/>
      </w:r>
      <w:ins w:id="3642" w:author="Jan Kelemen" w:date="2016-01-20T17:03:00Z">
        <w:r w:rsidR="0020295F" w:rsidRPr="0020295F">
          <w:rPr>
            <w:b w:val="0"/>
            <w:noProof/>
            <w:rPrChange w:id="3643" w:author="Jan Kelemen" w:date="2016-01-20T17:07:00Z">
              <w:rPr>
                <w:noProof/>
              </w:rPr>
            </w:rPrChange>
          </w:rPr>
          <w:t>11</w:t>
        </w:r>
        <w:r w:rsidR="0020295F" w:rsidRPr="0020295F">
          <w:rPr>
            <w:b w:val="0"/>
            <w:rPrChange w:id="3644" w:author="Jan Kelemen" w:date="2016-01-20T17:07:00Z">
              <w:rPr/>
            </w:rPrChange>
          </w:rPr>
          <w:fldChar w:fldCharType="end"/>
        </w:r>
      </w:ins>
      <w:del w:id="3645" w:author="Jan Kelemen" w:date="2016-01-20T16:53:00Z">
        <w:r w:rsidR="00D51D8A" w:rsidRPr="0020295F" w:rsidDel="008142BA">
          <w:rPr>
            <w:b w:val="0"/>
            <w:rPrChange w:id="3646" w:author="Jan Kelemen" w:date="2016-01-20T17:07:00Z">
              <w:rPr/>
            </w:rPrChange>
          </w:rPr>
          <w:fldChar w:fldCharType="begin"/>
        </w:r>
        <w:r w:rsidR="00D51D8A" w:rsidRPr="0020295F" w:rsidDel="008142BA">
          <w:rPr>
            <w:b w:val="0"/>
            <w:rPrChange w:id="3647" w:author="Jan Kelemen" w:date="2016-01-20T17:07:00Z">
              <w:rPr/>
            </w:rPrChange>
          </w:rPr>
          <w:delInstrText xml:space="preserve"> STYLEREF 2 \s </w:delInstrText>
        </w:r>
        <w:r w:rsidR="00D51D8A" w:rsidRPr="0020295F" w:rsidDel="008142BA">
          <w:rPr>
            <w:b w:val="0"/>
            <w:rPrChange w:id="3648" w:author="Jan Kelemen" w:date="2016-01-20T17:07:00Z">
              <w:rPr/>
            </w:rPrChange>
          </w:rPr>
          <w:fldChar w:fldCharType="separate"/>
        </w:r>
        <w:r w:rsidR="001E5B16" w:rsidRPr="0020295F" w:rsidDel="008142BA">
          <w:rPr>
            <w:b w:val="0"/>
            <w:noProof/>
            <w:rPrChange w:id="3649" w:author="Jan Kelemen" w:date="2016-01-20T17:07:00Z">
              <w:rPr>
                <w:noProof/>
              </w:rPr>
            </w:rPrChange>
          </w:rPr>
          <w:delText>4.3</w:delText>
        </w:r>
        <w:r w:rsidR="00D51D8A" w:rsidRPr="0020295F" w:rsidDel="008142BA">
          <w:rPr>
            <w:b w:val="0"/>
            <w:noProof/>
            <w:rPrChange w:id="3650" w:author="Jan Kelemen" w:date="2016-01-20T17:07:00Z">
              <w:rPr>
                <w:noProof/>
              </w:rPr>
            </w:rPrChange>
          </w:rPr>
          <w:fldChar w:fldCharType="end"/>
        </w:r>
        <w:r w:rsidRPr="0020295F" w:rsidDel="008142BA">
          <w:rPr>
            <w:b w:val="0"/>
            <w:rPrChange w:id="3651" w:author="Jan Kelemen" w:date="2016-01-20T17:07:00Z">
              <w:rPr/>
            </w:rPrChange>
          </w:rPr>
          <w:delText>.</w:delText>
        </w:r>
        <w:r w:rsidR="00D51D8A" w:rsidRPr="0020295F" w:rsidDel="008142BA">
          <w:rPr>
            <w:b w:val="0"/>
            <w:rPrChange w:id="3652" w:author="Jan Kelemen" w:date="2016-01-20T17:07:00Z">
              <w:rPr/>
            </w:rPrChange>
          </w:rPr>
          <w:fldChar w:fldCharType="begin"/>
        </w:r>
        <w:r w:rsidR="00D51D8A" w:rsidRPr="0020295F" w:rsidDel="008142BA">
          <w:rPr>
            <w:b w:val="0"/>
            <w:rPrChange w:id="3653" w:author="Jan Kelemen" w:date="2016-01-20T17:07:00Z">
              <w:rPr/>
            </w:rPrChange>
          </w:rPr>
          <w:delInstrText xml:space="preserve"> SEQ Slika \* ARABIC \s 2 </w:delInstrText>
        </w:r>
        <w:r w:rsidR="00D51D8A" w:rsidRPr="0020295F" w:rsidDel="008142BA">
          <w:rPr>
            <w:b w:val="0"/>
            <w:rPrChange w:id="3654" w:author="Jan Kelemen" w:date="2016-01-20T17:07:00Z">
              <w:rPr/>
            </w:rPrChange>
          </w:rPr>
          <w:fldChar w:fldCharType="separate"/>
        </w:r>
        <w:r w:rsidR="001E5B16" w:rsidRPr="0020295F" w:rsidDel="008142BA">
          <w:rPr>
            <w:b w:val="0"/>
            <w:noProof/>
            <w:rPrChange w:id="3655" w:author="Jan Kelemen" w:date="2016-01-20T17:07:00Z">
              <w:rPr>
                <w:noProof/>
              </w:rPr>
            </w:rPrChange>
          </w:rPr>
          <w:delText>11</w:delText>
        </w:r>
        <w:r w:rsidR="00D51D8A" w:rsidRPr="0020295F" w:rsidDel="008142BA">
          <w:rPr>
            <w:b w:val="0"/>
            <w:noProof/>
            <w:rPrChange w:id="3656" w:author="Jan Kelemen" w:date="2016-01-20T17:07:00Z">
              <w:rPr>
                <w:noProof/>
              </w:rPr>
            </w:rPrChange>
          </w:rPr>
          <w:fldChar w:fldCharType="end"/>
        </w:r>
      </w:del>
      <w:r w:rsidRPr="0020295F">
        <w:rPr>
          <w:b w:val="0"/>
          <w:rPrChange w:id="3657" w:author="Jan Kelemen" w:date="2016-01-20T17:07:00Z">
            <w:rPr/>
          </w:rPrChange>
        </w:rPr>
        <w:t xml:space="preserve"> Sekvencijski dijagram za </w:t>
      </w:r>
      <w:r w:rsidR="004756A2" w:rsidRPr="0020295F">
        <w:rPr>
          <w:b w:val="0"/>
          <w:rPrChange w:id="3658" w:author="Jan Kelemen" w:date="2016-01-20T17:07:00Z">
            <w:rPr/>
          </w:rPrChange>
        </w:rPr>
        <w:t>UC12</w:t>
      </w:r>
      <w:r w:rsidRPr="0020295F">
        <w:rPr>
          <w:b w:val="0"/>
          <w:rPrChange w:id="3659" w:author="Jan Kelemen" w:date="2016-01-20T17:07:00Z">
            <w:rPr/>
          </w:rPrChange>
        </w:rPr>
        <w:t xml:space="preserve"> – </w:t>
      </w:r>
      <w:r w:rsidR="004756A2" w:rsidRPr="0020295F">
        <w:rPr>
          <w:b w:val="0"/>
          <w:rPrChange w:id="3660" w:author="Jan Kelemen" w:date="2016-01-20T17:07:00Z">
            <w:rPr/>
          </w:rPrChange>
        </w:rPr>
        <w:t>DodavanjeDodatkaSaStraniceJela</w:t>
      </w:r>
      <w:bookmarkEnd w:id="3629"/>
      <w:r w:rsidR="00984B87" w:rsidRPr="0020295F">
        <w:rPr>
          <w:b w:val="0"/>
          <w:rPrChange w:id="3661" w:author="Jan Kelemen" w:date="2016-01-20T17:07:00Z">
            <w:rPr/>
          </w:rPrChange>
        </w:rPr>
        <w:br w:type="page"/>
      </w:r>
    </w:p>
    <w:p w14:paraId="113E6CB3" w14:textId="77777777" w:rsidR="007E0D3E" w:rsidRPr="0020295F" w:rsidRDefault="007E0D3E" w:rsidP="00F576AA">
      <w:pPr>
        <w:rPr>
          <w:rPrChange w:id="3662" w:author="Jan Kelemen" w:date="2016-01-20T17:07:00Z">
            <w:rPr>
              <w:b/>
            </w:rPr>
          </w:rPrChange>
        </w:rPr>
      </w:pPr>
    </w:p>
    <w:p w14:paraId="488CDC16" w14:textId="5C4D0DAA" w:rsidR="00F576AA" w:rsidRPr="0020295F" w:rsidRDefault="002C06DD" w:rsidP="00F576AA">
      <w:pPr>
        <w:rPr>
          <w:rPrChange w:id="3663" w:author="Jan Kelemen" w:date="2016-01-20T17:07:00Z">
            <w:rPr>
              <w:b/>
            </w:rPr>
          </w:rPrChange>
        </w:rPr>
      </w:pPr>
      <w:r w:rsidRPr="0020295F">
        <w:rPr>
          <w:rPrChange w:id="3664" w:author="Jan Kelemen" w:date="2016-01-20T17:07:00Z">
            <w:rPr>
              <w:b/>
            </w:rPr>
          </w:rPrChange>
        </w:rPr>
        <w:t xml:space="preserve">Obrazac uporabe </w:t>
      </w:r>
      <w:r w:rsidR="00F576AA" w:rsidRPr="0020295F">
        <w:rPr>
          <w:rPrChange w:id="3665" w:author="Jan Kelemen" w:date="2016-01-20T17:07:00Z">
            <w:rPr>
              <w:b/>
            </w:rPr>
          </w:rPrChange>
        </w:rPr>
        <w:t>UC1</w:t>
      </w:r>
      <w:r w:rsidR="00BE0434" w:rsidRPr="0020295F">
        <w:rPr>
          <w:rPrChange w:id="3666" w:author="Jan Kelemen" w:date="2016-01-20T17:07:00Z">
            <w:rPr>
              <w:b/>
            </w:rPr>
          </w:rPrChange>
        </w:rPr>
        <w:t>3</w:t>
      </w:r>
      <w:r w:rsidR="00F576AA" w:rsidRPr="0020295F">
        <w:rPr>
          <w:rPrChange w:id="3667" w:author="Jan Kelemen" w:date="2016-01-20T17:07:00Z">
            <w:rPr>
              <w:b/>
            </w:rPr>
          </w:rPrChange>
        </w:rPr>
        <w:t xml:space="preserve"> – PromjenaKoli</w:t>
      </w:r>
      <w:r w:rsidR="00271CE2" w:rsidRPr="0020295F">
        <w:rPr>
          <w:rPrChange w:id="3668" w:author="Jan Kelemen" w:date="2016-01-20T17:07:00Z">
            <w:rPr>
              <w:b/>
            </w:rPr>
          </w:rPrChange>
        </w:rPr>
        <w:t>č</w:t>
      </w:r>
      <w:r w:rsidR="00F576AA" w:rsidRPr="0020295F">
        <w:rPr>
          <w:rPrChange w:id="3669" w:author="Jan Kelemen" w:date="2016-01-20T17:07:00Z">
            <w:rPr>
              <w:b/>
            </w:rPr>
          </w:rPrChange>
        </w:rPr>
        <w:t>ineIzKošarice</w:t>
      </w:r>
    </w:p>
    <w:p w14:paraId="5EE414E7" w14:textId="77777777" w:rsidR="00F576AA" w:rsidRPr="0020295F" w:rsidRDefault="00F576AA" w:rsidP="007364D4">
      <w:pPr>
        <w:ind w:firstLine="708"/>
        <w:rPr>
          <w:rPrChange w:id="3670" w:author="Jan Kelemen" w:date="2016-01-20T17:07:00Z">
            <w:rPr/>
          </w:rPrChange>
        </w:rPr>
      </w:pPr>
      <w:r w:rsidRPr="0020295F">
        <w:rPr>
          <w:rPrChange w:id="3671" w:author="Jan Kelemen" w:date="2016-01-20T17:07:00Z">
            <w:rPr/>
          </w:rPrChange>
        </w:rPr>
        <w:t>Korisnik promjenom količine jela šalje poslužitelju zahtjev za promjenom količine jela. Poslužitelj na zahtjev korisnika, mijenja količinu odabranog jela te ga obavještava o promjeni.</w:t>
      </w:r>
    </w:p>
    <w:p w14:paraId="5EB539C4" w14:textId="77777777" w:rsidR="00DD773E" w:rsidRPr="0020295F" w:rsidRDefault="00271CE2" w:rsidP="00DD773E">
      <w:pPr>
        <w:keepNext/>
        <w:jc w:val="center"/>
        <w:rPr>
          <w:rPrChange w:id="3672" w:author="Jan Kelemen" w:date="2016-01-20T17:07:00Z">
            <w:rPr/>
          </w:rPrChange>
        </w:rPr>
      </w:pPr>
      <w:r w:rsidRPr="0020295F">
        <w:rPr>
          <w:noProof/>
          <w:lang w:eastAsia="hr-HR"/>
          <w:rPrChange w:id="3673" w:author="Jan Kelemen" w:date="2016-01-20T17:07:00Z">
            <w:rPr>
              <w:noProof/>
              <w:lang w:eastAsia="hr-HR"/>
            </w:rPr>
          </w:rPrChange>
        </w:rPr>
        <w:drawing>
          <wp:inline distT="0" distB="0" distL="0" distR="0" wp14:anchorId="0AD5ED10" wp14:editId="7DFDBF07">
            <wp:extent cx="4639678" cy="29998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639678" cy="2999858"/>
                    </a:xfrm>
                    <a:prstGeom prst="rect">
                      <a:avLst/>
                    </a:prstGeom>
                  </pic:spPr>
                </pic:pic>
              </a:graphicData>
            </a:graphic>
          </wp:inline>
        </w:drawing>
      </w:r>
    </w:p>
    <w:p w14:paraId="2A01F777" w14:textId="782F9430" w:rsidR="003B2C71" w:rsidRPr="0020295F" w:rsidRDefault="00DD773E" w:rsidP="003B2C71">
      <w:pPr>
        <w:pStyle w:val="Caption"/>
        <w:jc w:val="center"/>
        <w:rPr>
          <w:b w:val="0"/>
          <w:rPrChange w:id="3674" w:author="Jan Kelemen" w:date="2016-01-20T17:07:00Z">
            <w:rPr/>
          </w:rPrChange>
        </w:rPr>
      </w:pPr>
      <w:bookmarkStart w:id="3675" w:name="_Toc441072925"/>
      <w:r w:rsidRPr="0020295F">
        <w:rPr>
          <w:b w:val="0"/>
          <w:rPrChange w:id="3676" w:author="Jan Kelemen" w:date="2016-01-20T17:07:00Z">
            <w:rPr/>
          </w:rPrChange>
        </w:rPr>
        <w:t xml:space="preserve">Slika </w:t>
      </w:r>
      <w:ins w:id="3677" w:author="Jan Kelemen" w:date="2016-01-20T17:03:00Z">
        <w:r w:rsidR="0020295F" w:rsidRPr="0020295F">
          <w:rPr>
            <w:b w:val="0"/>
            <w:rPrChange w:id="3678" w:author="Jan Kelemen" w:date="2016-01-20T17:07:00Z">
              <w:rPr/>
            </w:rPrChange>
          </w:rPr>
          <w:fldChar w:fldCharType="begin"/>
        </w:r>
        <w:r w:rsidR="0020295F" w:rsidRPr="0020295F">
          <w:rPr>
            <w:b w:val="0"/>
            <w:rPrChange w:id="3679" w:author="Jan Kelemen" w:date="2016-01-20T17:07:00Z">
              <w:rPr/>
            </w:rPrChange>
          </w:rPr>
          <w:instrText xml:space="preserve"> STYLEREF 2 \s </w:instrText>
        </w:r>
      </w:ins>
      <w:r w:rsidR="0020295F" w:rsidRPr="0020295F">
        <w:rPr>
          <w:b w:val="0"/>
          <w:rPrChange w:id="3680" w:author="Jan Kelemen" w:date="2016-01-20T17:07:00Z">
            <w:rPr/>
          </w:rPrChange>
        </w:rPr>
        <w:fldChar w:fldCharType="separate"/>
      </w:r>
      <w:r w:rsidR="0020295F" w:rsidRPr="0020295F">
        <w:rPr>
          <w:b w:val="0"/>
          <w:noProof/>
          <w:rPrChange w:id="3681" w:author="Jan Kelemen" w:date="2016-01-20T17:07:00Z">
            <w:rPr>
              <w:noProof/>
            </w:rPr>
          </w:rPrChange>
        </w:rPr>
        <w:t>4.3</w:t>
      </w:r>
      <w:ins w:id="3682" w:author="Jan Kelemen" w:date="2016-01-20T17:03:00Z">
        <w:r w:rsidR="0020295F" w:rsidRPr="0020295F">
          <w:rPr>
            <w:b w:val="0"/>
            <w:rPrChange w:id="3683" w:author="Jan Kelemen" w:date="2016-01-20T17:07:00Z">
              <w:rPr/>
            </w:rPrChange>
          </w:rPr>
          <w:fldChar w:fldCharType="end"/>
        </w:r>
        <w:r w:rsidR="0020295F" w:rsidRPr="0020295F">
          <w:rPr>
            <w:b w:val="0"/>
            <w:rPrChange w:id="3684" w:author="Jan Kelemen" w:date="2016-01-20T17:07:00Z">
              <w:rPr/>
            </w:rPrChange>
          </w:rPr>
          <w:noBreakHyphen/>
        </w:r>
        <w:r w:rsidR="0020295F" w:rsidRPr="0020295F">
          <w:rPr>
            <w:b w:val="0"/>
            <w:rPrChange w:id="3685" w:author="Jan Kelemen" w:date="2016-01-20T17:07:00Z">
              <w:rPr/>
            </w:rPrChange>
          </w:rPr>
          <w:fldChar w:fldCharType="begin"/>
        </w:r>
        <w:r w:rsidR="0020295F" w:rsidRPr="0020295F">
          <w:rPr>
            <w:b w:val="0"/>
            <w:rPrChange w:id="3686" w:author="Jan Kelemen" w:date="2016-01-20T17:07:00Z">
              <w:rPr/>
            </w:rPrChange>
          </w:rPr>
          <w:instrText xml:space="preserve"> SEQ Slika \* ARABIC \s 2 </w:instrText>
        </w:r>
      </w:ins>
      <w:r w:rsidR="0020295F" w:rsidRPr="0020295F">
        <w:rPr>
          <w:b w:val="0"/>
          <w:rPrChange w:id="3687" w:author="Jan Kelemen" w:date="2016-01-20T17:07:00Z">
            <w:rPr/>
          </w:rPrChange>
        </w:rPr>
        <w:fldChar w:fldCharType="separate"/>
      </w:r>
      <w:ins w:id="3688" w:author="Jan Kelemen" w:date="2016-01-20T17:03:00Z">
        <w:r w:rsidR="0020295F" w:rsidRPr="0020295F">
          <w:rPr>
            <w:b w:val="0"/>
            <w:noProof/>
            <w:rPrChange w:id="3689" w:author="Jan Kelemen" w:date="2016-01-20T17:07:00Z">
              <w:rPr>
                <w:noProof/>
              </w:rPr>
            </w:rPrChange>
          </w:rPr>
          <w:t>12</w:t>
        </w:r>
        <w:r w:rsidR="0020295F" w:rsidRPr="0020295F">
          <w:rPr>
            <w:b w:val="0"/>
            <w:rPrChange w:id="3690" w:author="Jan Kelemen" w:date="2016-01-20T17:07:00Z">
              <w:rPr/>
            </w:rPrChange>
          </w:rPr>
          <w:fldChar w:fldCharType="end"/>
        </w:r>
      </w:ins>
      <w:del w:id="3691" w:author="Jan Kelemen" w:date="2016-01-20T16:53:00Z">
        <w:r w:rsidR="00D51D8A" w:rsidRPr="0020295F" w:rsidDel="008142BA">
          <w:rPr>
            <w:b w:val="0"/>
            <w:rPrChange w:id="3692" w:author="Jan Kelemen" w:date="2016-01-20T17:07:00Z">
              <w:rPr/>
            </w:rPrChange>
          </w:rPr>
          <w:fldChar w:fldCharType="begin"/>
        </w:r>
        <w:r w:rsidR="00D51D8A" w:rsidRPr="0020295F" w:rsidDel="008142BA">
          <w:rPr>
            <w:b w:val="0"/>
            <w:rPrChange w:id="3693" w:author="Jan Kelemen" w:date="2016-01-20T17:07:00Z">
              <w:rPr/>
            </w:rPrChange>
          </w:rPr>
          <w:delInstrText xml:space="preserve"> STYLEREF 2 \s </w:delInstrText>
        </w:r>
        <w:r w:rsidR="00D51D8A" w:rsidRPr="0020295F" w:rsidDel="008142BA">
          <w:rPr>
            <w:b w:val="0"/>
            <w:rPrChange w:id="3694" w:author="Jan Kelemen" w:date="2016-01-20T17:07:00Z">
              <w:rPr/>
            </w:rPrChange>
          </w:rPr>
          <w:fldChar w:fldCharType="separate"/>
        </w:r>
        <w:r w:rsidR="001E5B16" w:rsidRPr="0020295F" w:rsidDel="008142BA">
          <w:rPr>
            <w:b w:val="0"/>
            <w:noProof/>
            <w:rPrChange w:id="3695" w:author="Jan Kelemen" w:date="2016-01-20T17:07:00Z">
              <w:rPr>
                <w:noProof/>
              </w:rPr>
            </w:rPrChange>
          </w:rPr>
          <w:delText>4.3</w:delText>
        </w:r>
        <w:r w:rsidR="00D51D8A" w:rsidRPr="0020295F" w:rsidDel="008142BA">
          <w:rPr>
            <w:b w:val="0"/>
            <w:noProof/>
            <w:rPrChange w:id="3696" w:author="Jan Kelemen" w:date="2016-01-20T17:07:00Z">
              <w:rPr>
                <w:noProof/>
              </w:rPr>
            </w:rPrChange>
          </w:rPr>
          <w:fldChar w:fldCharType="end"/>
        </w:r>
        <w:r w:rsidRPr="0020295F" w:rsidDel="008142BA">
          <w:rPr>
            <w:b w:val="0"/>
            <w:rPrChange w:id="3697" w:author="Jan Kelemen" w:date="2016-01-20T17:07:00Z">
              <w:rPr/>
            </w:rPrChange>
          </w:rPr>
          <w:delText>.</w:delText>
        </w:r>
        <w:r w:rsidR="00D51D8A" w:rsidRPr="0020295F" w:rsidDel="008142BA">
          <w:rPr>
            <w:b w:val="0"/>
            <w:rPrChange w:id="3698" w:author="Jan Kelemen" w:date="2016-01-20T17:07:00Z">
              <w:rPr/>
            </w:rPrChange>
          </w:rPr>
          <w:fldChar w:fldCharType="begin"/>
        </w:r>
        <w:r w:rsidR="00D51D8A" w:rsidRPr="0020295F" w:rsidDel="008142BA">
          <w:rPr>
            <w:b w:val="0"/>
            <w:rPrChange w:id="3699" w:author="Jan Kelemen" w:date="2016-01-20T17:07:00Z">
              <w:rPr/>
            </w:rPrChange>
          </w:rPr>
          <w:delInstrText xml:space="preserve"> SEQ Slika \* ARABIC \s 2 </w:delInstrText>
        </w:r>
        <w:r w:rsidR="00D51D8A" w:rsidRPr="0020295F" w:rsidDel="008142BA">
          <w:rPr>
            <w:b w:val="0"/>
            <w:rPrChange w:id="3700" w:author="Jan Kelemen" w:date="2016-01-20T17:07:00Z">
              <w:rPr/>
            </w:rPrChange>
          </w:rPr>
          <w:fldChar w:fldCharType="separate"/>
        </w:r>
        <w:r w:rsidR="001E5B16" w:rsidRPr="0020295F" w:rsidDel="008142BA">
          <w:rPr>
            <w:b w:val="0"/>
            <w:noProof/>
            <w:rPrChange w:id="3701" w:author="Jan Kelemen" w:date="2016-01-20T17:07:00Z">
              <w:rPr>
                <w:noProof/>
              </w:rPr>
            </w:rPrChange>
          </w:rPr>
          <w:delText>13</w:delText>
        </w:r>
        <w:r w:rsidR="00D51D8A" w:rsidRPr="0020295F" w:rsidDel="008142BA">
          <w:rPr>
            <w:b w:val="0"/>
            <w:noProof/>
            <w:rPrChange w:id="3702" w:author="Jan Kelemen" w:date="2016-01-20T17:07:00Z">
              <w:rPr>
                <w:noProof/>
              </w:rPr>
            </w:rPrChange>
          </w:rPr>
          <w:fldChar w:fldCharType="end"/>
        </w:r>
      </w:del>
      <w:r w:rsidRPr="0020295F">
        <w:rPr>
          <w:b w:val="0"/>
          <w:rPrChange w:id="3703" w:author="Jan Kelemen" w:date="2016-01-20T17:07:00Z">
            <w:rPr/>
          </w:rPrChange>
        </w:rPr>
        <w:t xml:space="preserve"> Sekvencijski dijagram za UC1</w:t>
      </w:r>
      <w:r w:rsidR="00BE0434" w:rsidRPr="0020295F">
        <w:rPr>
          <w:b w:val="0"/>
          <w:rPrChange w:id="3704" w:author="Jan Kelemen" w:date="2016-01-20T17:07:00Z">
            <w:rPr/>
          </w:rPrChange>
        </w:rPr>
        <w:t>3</w:t>
      </w:r>
      <w:r w:rsidRPr="0020295F">
        <w:rPr>
          <w:b w:val="0"/>
          <w:rPrChange w:id="3705" w:author="Jan Kelemen" w:date="2016-01-20T17:07:00Z">
            <w:rPr/>
          </w:rPrChange>
        </w:rPr>
        <w:t xml:space="preserve"> – PromjenaKoličineIzKošarice</w:t>
      </w:r>
      <w:bookmarkEnd w:id="3675"/>
      <w:r w:rsidR="003B2C71" w:rsidRPr="0020295F">
        <w:rPr>
          <w:b w:val="0"/>
          <w:rPrChange w:id="3706" w:author="Jan Kelemen" w:date="2016-01-20T17:07:00Z">
            <w:rPr/>
          </w:rPrChange>
        </w:rPr>
        <w:br w:type="page"/>
      </w:r>
    </w:p>
    <w:p w14:paraId="1E6ABF77" w14:textId="3A2610F7" w:rsidR="00F576AA" w:rsidRPr="0020295F" w:rsidRDefault="002C06DD" w:rsidP="00F576AA">
      <w:pPr>
        <w:rPr>
          <w:rPrChange w:id="3707" w:author="Jan Kelemen" w:date="2016-01-20T17:07:00Z">
            <w:rPr>
              <w:b/>
            </w:rPr>
          </w:rPrChange>
        </w:rPr>
      </w:pPr>
      <w:r w:rsidRPr="0020295F">
        <w:rPr>
          <w:rPrChange w:id="3708" w:author="Jan Kelemen" w:date="2016-01-20T17:07:00Z">
            <w:rPr>
              <w:b/>
            </w:rPr>
          </w:rPrChange>
        </w:rPr>
        <w:lastRenderedPageBreak/>
        <w:t xml:space="preserve">Obrazac uporabe </w:t>
      </w:r>
      <w:r w:rsidR="00F576AA" w:rsidRPr="0020295F">
        <w:rPr>
          <w:rPrChange w:id="3709" w:author="Jan Kelemen" w:date="2016-01-20T17:07:00Z">
            <w:rPr>
              <w:b/>
            </w:rPr>
          </w:rPrChange>
        </w:rPr>
        <w:t>UC1</w:t>
      </w:r>
      <w:r w:rsidR="00BE0434" w:rsidRPr="0020295F">
        <w:rPr>
          <w:rPrChange w:id="3710" w:author="Jan Kelemen" w:date="2016-01-20T17:07:00Z">
            <w:rPr>
              <w:b/>
            </w:rPr>
          </w:rPrChange>
        </w:rPr>
        <w:t>4</w:t>
      </w:r>
      <w:r w:rsidR="00F576AA" w:rsidRPr="0020295F">
        <w:rPr>
          <w:rPrChange w:id="3711" w:author="Jan Kelemen" w:date="2016-01-20T17:07:00Z">
            <w:rPr>
              <w:b/>
            </w:rPr>
          </w:rPrChange>
        </w:rPr>
        <w:t xml:space="preserve"> – PromjenaKoličineSaStraniceJela</w:t>
      </w:r>
    </w:p>
    <w:p w14:paraId="004006FC" w14:textId="59240227" w:rsidR="00F576AA" w:rsidRPr="0020295F" w:rsidRDefault="00F576AA" w:rsidP="007364D4">
      <w:pPr>
        <w:ind w:firstLine="708"/>
        <w:rPr>
          <w:rPrChange w:id="3712" w:author="Jan Kelemen" w:date="2016-01-20T17:07:00Z">
            <w:rPr/>
          </w:rPrChange>
        </w:rPr>
      </w:pPr>
      <w:r w:rsidRPr="0020295F">
        <w:rPr>
          <w:rPrChange w:id="3713" w:author="Jan Kelemen" w:date="2016-01-20T17:07:00Z">
            <w:rPr/>
          </w:rPrChange>
        </w:rPr>
        <w:t xml:space="preserve">Korisnik promjenom količine jela označava koliko treba jela staviti u košaricu ako će to jelo biti naručeno </w:t>
      </w:r>
      <w:del w:id="3714" w:author="Jan Kelemen" w:date="2016-01-20T16:40:00Z">
        <w:r w:rsidRPr="0020295F" w:rsidDel="00CC30B3">
          <w:rPr>
            <w:rPrChange w:id="3715" w:author="Jan Kelemen" w:date="2016-01-20T17:07:00Z">
              <w:rPr/>
            </w:rPrChange>
          </w:rPr>
          <w:delText>(Odabirom „Dodaj u košaricu“).</w:delText>
        </w:r>
      </w:del>
      <w:ins w:id="3716" w:author="Jan Kelemen" w:date="2016-01-20T16:40:00Z">
        <w:r w:rsidR="00CC30B3" w:rsidRPr="0020295F">
          <w:rPr>
            <w:rPrChange w:id="3717" w:author="Jan Kelemen" w:date="2016-01-20T17:07:00Z">
              <w:rPr/>
            </w:rPrChange>
          </w:rPr>
          <w:t>(pritiskom na tipku „Dodaj“).</w:t>
        </w:r>
      </w:ins>
      <w:r w:rsidRPr="0020295F">
        <w:rPr>
          <w:rPrChange w:id="3718" w:author="Jan Kelemen" w:date="2016-01-20T17:07:00Z">
            <w:rPr/>
          </w:rPrChange>
        </w:rPr>
        <w:t xml:space="preserve"> </w:t>
      </w:r>
    </w:p>
    <w:p w14:paraId="51F0B411" w14:textId="20C17DA3" w:rsidR="00DD773E" w:rsidRPr="0020295F" w:rsidRDefault="00271CE2" w:rsidP="00DD773E">
      <w:pPr>
        <w:keepNext/>
        <w:jc w:val="center"/>
        <w:rPr>
          <w:rPrChange w:id="3719" w:author="Jan Kelemen" w:date="2016-01-20T17:07:00Z">
            <w:rPr/>
          </w:rPrChange>
        </w:rPr>
      </w:pPr>
      <w:r w:rsidRPr="0020295F">
        <w:rPr>
          <w:noProof/>
          <w:lang w:eastAsia="hr-HR"/>
          <w:rPrChange w:id="3720" w:author="Jan Kelemen" w:date="2016-01-20T17:07:00Z">
            <w:rPr>
              <w:noProof/>
              <w:lang w:eastAsia="hr-HR"/>
            </w:rPr>
          </w:rPrChange>
        </w:rPr>
        <w:drawing>
          <wp:inline distT="0" distB="0" distL="0" distR="0" wp14:anchorId="051A8700" wp14:editId="450829A3">
            <wp:extent cx="3395383" cy="2863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7">
                      <a:extLst>
                        <a:ext uri="{28A0092B-C50C-407E-A947-70E740481C1C}">
                          <a14:useLocalDpi xmlns:a14="http://schemas.microsoft.com/office/drawing/2010/main" val="0"/>
                        </a:ext>
                      </a:extLst>
                    </a:blip>
                    <a:stretch>
                      <a:fillRect/>
                    </a:stretch>
                  </pic:blipFill>
                  <pic:spPr>
                    <a:xfrm>
                      <a:off x="0" y="0"/>
                      <a:ext cx="3395383" cy="2863214"/>
                    </a:xfrm>
                    <a:prstGeom prst="rect">
                      <a:avLst/>
                    </a:prstGeom>
                  </pic:spPr>
                </pic:pic>
              </a:graphicData>
            </a:graphic>
          </wp:inline>
        </w:drawing>
      </w:r>
    </w:p>
    <w:p w14:paraId="4C086C61" w14:textId="45EB64CB" w:rsidR="007E0D3E" w:rsidRPr="0020295F" w:rsidRDefault="00DD773E" w:rsidP="00DD773E">
      <w:pPr>
        <w:pStyle w:val="Caption"/>
        <w:jc w:val="center"/>
        <w:rPr>
          <w:b w:val="0"/>
          <w:rPrChange w:id="3721" w:author="Jan Kelemen" w:date="2016-01-20T17:07:00Z">
            <w:rPr/>
          </w:rPrChange>
        </w:rPr>
      </w:pPr>
      <w:bookmarkStart w:id="3722" w:name="_Toc441072926"/>
      <w:r w:rsidRPr="0020295F">
        <w:rPr>
          <w:b w:val="0"/>
          <w:rPrChange w:id="3723" w:author="Jan Kelemen" w:date="2016-01-20T17:07:00Z">
            <w:rPr/>
          </w:rPrChange>
        </w:rPr>
        <w:t xml:space="preserve">Slika </w:t>
      </w:r>
      <w:ins w:id="3724" w:author="Jan Kelemen" w:date="2016-01-20T17:03:00Z">
        <w:r w:rsidR="0020295F" w:rsidRPr="0020295F">
          <w:rPr>
            <w:b w:val="0"/>
            <w:rPrChange w:id="3725" w:author="Jan Kelemen" w:date="2016-01-20T17:07:00Z">
              <w:rPr/>
            </w:rPrChange>
          </w:rPr>
          <w:fldChar w:fldCharType="begin"/>
        </w:r>
        <w:r w:rsidR="0020295F" w:rsidRPr="0020295F">
          <w:rPr>
            <w:b w:val="0"/>
            <w:rPrChange w:id="3726" w:author="Jan Kelemen" w:date="2016-01-20T17:07:00Z">
              <w:rPr/>
            </w:rPrChange>
          </w:rPr>
          <w:instrText xml:space="preserve"> STYLEREF 2 \s </w:instrText>
        </w:r>
      </w:ins>
      <w:r w:rsidR="0020295F" w:rsidRPr="0020295F">
        <w:rPr>
          <w:b w:val="0"/>
          <w:rPrChange w:id="3727" w:author="Jan Kelemen" w:date="2016-01-20T17:07:00Z">
            <w:rPr/>
          </w:rPrChange>
        </w:rPr>
        <w:fldChar w:fldCharType="separate"/>
      </w:r>
      <w:r w:rsidR="0020295F" w:rsidRPr="0020295F">
        <w:rPr>
          <w:b w:val="0"/>
          <w:noProof/>
          <w:rPrChange w:id="3728" w:author="Jan Kelemen" w:date="2016-01-20T17:07:00Z">
            <w:rPr>
              <w:noProof/>
            </w:rPr>
          </w:rPrChange>
        </w:rPr>
        <w:t>4.3</w:t>
      </w:r>
      <w:ins w:id="3729" w:author="Jan Kelemen" w:date="2016-01-20T17:03:00Z">
        <w:r w:rsidR="0020295F" w:rsidRPr="0020295F">
          <w:rPr>
            <w:b w:val="0"/>
            <w:rPrChange w:id="3730" w:author="Jan Kelemen" w:date="2016-01-20T17:07:00Z">
              <w:rPr/>
            </w:rPrChange>
          </w:rPr>
          <w:fldChar w:fldCharType="end"/>
        </w:r>
        <w:r w:rsidR="0020295F" w:rsidRPr="0020295F">
          <w:rPr>
            <w:b w:val="0"/>
            <w:rPrChange w:id="3731" w:author="Jan Kelemen" w:date="2016-01-20T17:07:00Z">
              <w:rPr/>
            </w:rPrChange>
          </w:rPr>
          <w:noBreakHyphen/>
        </w:r>
        <w:r w:rsidR="0020295F" w:rsidRPr="0020295F">
          <w:rPr>
            <w:b w:val="0"/>
            <w:rPrChange w:id="3732" w:author="Jan Kelemen" w:date="2016-01-20T17:07:00Z">
              <w:rPr/>
            </w:rPrChange>
          </w:rPr>
          <w:fldChar w:fldCharType="begin"/>
        </w:r>
        <w:r w:rsidR="0020295F" w:rsidRPr="0020295F">
          <w:rPr>
            <w:b w:val="0"/>
            <w:rPrChange w:id="3733" w:author="Jan Kelemen" w:date="2016-01-20T17:07:00Z">
              <w:rPr/>
            </w:rPrChange>
          </w:rPr>
          <w:instrText xml:space="preserve"> SEQ Slika \* ARABIC \s 2 </w:instrText>
        </w:r>
      </w:ins>
      <w:r w:rsidR="0020295F" w:rsidRPr="0020295F">
        <w:rPr>
          <w:b w:val="0"/>
          <w:rPrChange w:id="3734" w:author="Jan Kelemen" w:date="2016-01-20T17:07:00Z">
            <w:rPr/>
          </w:rPrChange>
        </w:rPr>
        <w:fldChar w:fldCharType="separate"/>
      </w:r>
      <w:ins w:id="3735" w:author="Jan Kelemen" w:date="2016-01-20T17:03:00Z">
        <w:r w:rsidR="0020295F" w:rsidRPr="0020295F">
          <w:rPr>
            <w:b w:val="0"/>
            <w:noProof/>
            <w:rPrChange w:id="3736" w:author="Jan Kelemen" w:date="2016-01-20T17:07:00Z">
              <w:rPr>
                <w:noProof/>
              </w:rPr>
            </w:rPrChange>
          </w:rPr>
          <w:t>13</w:t>
        </w:r>
        <w:r w:rsidR="0020295F" w:rsidRPr="0020295F">
          <w:rPr>
            <w:b w:val="0"/>
            <w:rPrChange w:id="3737" w:author="Jan Kelemen" w:date="2016-01-20T17:07:00Z">
              <w:rPr/>
            </w:rPrChange>
          </w:rPr>
          <w:fldChar w:fldCharType="end"/>
        </w:r>
      </w:ins>
      <w:del w:id="3738" w:author="Jan Kelemen" w:date="2016-01-20T16:53:00Z">
        <w:r w:rsidR="00D51D8A" w:rsidRPr="0020295F" w:rsidDel="008142BA">
          <w:rPr>
            <w:b w:val="0"/>
            <w:rPrChange w:id="3739" w:author="Jan Kelemen" w:date="2016-01-20T17:07:00Z">
              <w:rPr/>
            </w:rPrChange>
          </w:rPr>
          <w:fldChar w:fldCharType="begin"/>
        </w:r>
        <w:r w:rsidR="00D51D8A" w:rsidRPr="0020295F" w:rsidDel="008142BA">
          <w:rPr>
            <w:b w:val="0"/>
            <w:rPrChange w:id="3740" w:author="Jan Kelemen" w:date="2016-01-20T17:07:00Z">
              <w:rPr/>
            </w:rPrChange>
          </w:rPr>
          <w:delInstrText xml:space="preserve"> STYLEREF 2 \s </w:delInstrText>
        </w:r>
        <w:r w:rsidR="00D51D8A" w:rsidRPr="0020295F" w:rsidDel="008142BA">
          <w:rPr>
            <w:b w:val="0"/>
            <w:rPrChange w:id="3741" w:author="Jan Kelemen" w:date="2016-01-20T17:07:00Z">
              <w:rPr/>
            </w:rPrChange>
          </w:rPr>
          <w:fldChar w:fldCharType="separate"/>
        </w:r>
        <w:r w:rsidR="001E5B16" w:rsidRPr="0020295F" w:rsidDel="008142BA">
          <w:rPr>
            <w:b w:val="0"/>
            <w:noProof/>
            <w:rPrChange w:id="3742" w:author="Jan Kelemen" w:date="2016-01-20T17:07:00Z">
              <w:rPr>
                <w:noProof/>
              </w:rPr>
            </w:rPrChange>
          </w:rPr>
          <w:delText>4.3</w:delText>
        </w:r>
        <w:r w:rsidR="00D51D8A" w:rsidRPr="0020295F" w:rsidDel="008142BA">
          <w:rPr>
            <w:b w:val="0"/>
            <w:noProof/>
            <w:rPrChange w:id="3743" w:author="Jan Kelemen" w:date="2016-01-20T17:07:00Z">
              <w:rPr>
                <w:noProof/>
              </w:rPr>
            </w:rPrChange>
          </w:rPr>
          <w:fldChar w:fldCharType="end"/>
        </w:r>
        <w:r w:rsidRPr="0020295F" w:rsidDel="008142BA">
          <w:rPr>
            <w:b w:val="0"/>
            <w:rPrChange w:id="3744" w:author="Jan Kelemen" w:date="2016-01-20T17:07:00Z">
              <w:rPr/>
            </w:rPrChange>
          </w:rPr>
          <w:delText>.</w:delText>
        </w:r>
        <w:r w:rsidR="00D51D8A" w:rsidRPr="0020295F" w:rsidDel="008142BA">
          <w:rPr>
            <w:b w:val="0"/>
            <w:rPrChange w:id="3745" w:author="Jan Kelemen" w:date="2016-01-20T17:07:00Z">
              <w:rPr/>
            </w:rPrChange>
          </w:rPr>
          <w:fldChar w:fldCharType="begin"/>
        </w:r>
        <w:r w:rsidR="00D51D8A" w:rsidRPr="0020295F" w:rsidDel="008142BA">
          <w:rPr>
            <w:b w:val="0"/>
            <w:rPrChange w:id="3746" w:author="Jan Kelemen" w:date="2016-01-20T17:07:00Z">
              <w:rPr/>
            </w:rPrChange>
          </w:rPr>
          <w:delInstrText xml:space="preserve"> SEQ Slika \* ARABIC \s 2 </w:delInstrText>
        </w:r>
        <w:r w:rsidR="00D51D8A" w:rsidRPr="0020295F" w:rsidDel="008142BA">
          <w:rPr>
            <w:b w:val="0"/>
            <w:rPrChange w:id="3747" w:author="Jan Kelemen" w:date="2016-01-20T17:07:00Z">
              <w:rPr/>
            </w:rPrChange>
          </w:rPr>
          <w:fldChar w:fldCharType="separate"/>
        </w:r>
        <w:r w:rsidR="001E5B16" w:rsidRPr="0020295F" w:rsidDel="008142BA">
          <w:rPr>
            <w:b w:val="0"/>
            <w:noProof/>
            <w:rPrChange w:id="3748" w:author="Jan Kelemen" w:date="2016-01-20T17:07:00Z">
              <w:rPr>
                <w:noProof/>
              </w:rPr>
            </w:rPrChange>
          </w:rPr>
          <w:delText>14</w:delText>
        </w:r>
        <w:r w:rsidR="00D51D8A" w:rsidRPr="0020295F" w:rsidDel="008142BA">
          <w:rPr>
            <w:b w:val="0"/>
            <w:noProof/>
            <w:rPrChange w:id="3749" w:author="Jan Kelemen" w:date="2016-01-20T17:07:00Z">
              <w:rPr>
                <w:noProof/>
              </w:rPr>
            </w:rPrChange>
          </w:rPr>
          <w:fldChar w:fldCharType="end"/>
        </w:r>
      </w:del>
      <w:r w:rsidRPr="0020295F">
        <w:rPr>
          <w:b w:val="0"/>
          <w:rPrChange w:id="3750" w:author="Jan Kelemen" w:date="2016-01-20T17:07:00Z">
            <w:rPr/>
          </w:rPrChange>
        </w:rPr>
        <w:t xml:space="preserve"> Sekvencijski dijagram za UC1</w:t>
      </w:r>
      <w:r w:rsidR="00BE0434" w:rsidRPr="0020295F">
        <w:rPr>
          <w:b w:val="0"/>
          <w:rPrChange w:id="3751" w:author="Jan Kelemen" w:date="2016-01-20T17:07:00Z">
            <w:rPr/>
          </w:rPrChange>
        </w:rPr>
        <w:t>4</w:t>
      </w:r>
      <w:r w:rsidRPr="0020295F">
        <w:rPr>
          <w:b w:val="0"/>
          <w:rPrChange w:id="3752" w:author="Jan Kelemen" w:date="2016-01-20T17:07:00Z">
            <w:rPr/>
          </w:rPrChange>
        </w:rPr>
        <w:t xml:space="preserve"> – PromijenaKoličineSaStraniceJela</w:t>
      </w:r>
      <w:bookmarkEnd w:id="3722"/>
    </w:p>
    <w:p w14:paraId="34558EE6" w14:textId="77777777" w:rsidR="00DD773E" w:rsidRPr="0020295F" w:rsidRDefault="00DD773E" w:rsidP="00F576AA">
      <w:pPr>
        <w:rPr>
          <w:rPrChange w:id="3753" w:author="Jan Kelemen" w:date="2016-01-20T17:07:00Z">
            <w:rPr>
              <w:b/>
            </w:rPr>
          </w:rPrChange>
        </w:rPr>
      </w:pPr>
    </w:p>
    <w:p w14:paraId="4D5A7C13" w14:textId="13F474E5" w:rsidR="00F576AA" w:rsidRPr="0020295F" w:rsidRDefault="002C06DD" w:rsidP="00F576AA">
      <w:pPr>
        <w:rPr>
          <w:rPrChange w:id="3754" w:author="Jan Kelemen" w:date="2016-01-20T17:07:00Z">
            <w:rPr>
              <w:b/>
            </w:rPr>
          </w:rPrChange>
        </w:rPr>
      </w:pPr>
      <w:r w:rsidRPr="0020295F">
        <w:rPr>
          <w:rPrChange w:id="3755" w:author="Jan Kelemen" w:date="2016-01-20T17:07:00Z">
            <w:rPr>
              <w:b/>
            </w:rPr>
          </w:rPrChange>
        </w:rPr>
        <w:t xml:space="preserve">Obrazac uporabe </w:t>
      </w:r>
      <w:r w:rsidR="00F576AA" w:rsidRPr="0020295F">
        <w:rPr>
          <w:rPrChange w:id="3756" w:author="Jan Kelemen" w:date="2016-01-20T17:07:00Z">
            <w:rPr>
              <w:b/>
            </w:rPr>
          </w:rPrChange>
        </w:rPr>
        <w:t>UC1</w:t>
      </w:r>
      <w:r w:rsidR="00BE0434" w:rsidRPr="0020295F">
        <w:rPr>
          <w:rPrChange w:id="3757" w:author="Jan Kelemen" w:date="2016-01-20T17:07:00Z">
            <w:rPr>
              <w:b/>
            </w:rPr>
          </w:rPrChange>
        </w:rPr>
        <w:t>5</w:t>
      </w:r>
      <w:r w:rsidR="00F576AA" w:rsidRPr="0020295F">
        <w:rPr>
          <w:rPrChange w:id="3758" w:author="Jan Kelemen" w:date="2016-01-20T17:07:00Z">
            <w:rPr>
              <w:b/>
            </w:rPr>
          </w:rPrChange>
        </w:rPr>
        <w:t xml:space="preserve"> – BrisanjeJelaIzKošarice</w:t>
      </w:r>
    </w:p>
    <w:p w14:paraId="2356C51D" w14:textId="77777777" w:rsidR="00F576AA" w:rsidRPr="0020295F" w:rsidRDefault="00F576AA" w:rsidP="007364D4">
      <w:pPr>
        <w:ind w:firstLine="708"/>
        <w:rPr>
          <w:rPrChange w:id="3759" w:author="Jan Kelemen" w:date="2016-01-20T17:07:00Z">
            <w:rPr/>
          </w:rPrChange>
        </w:rPr>
      </w:pPr>
      <w:r w:rsidRPr="0020295F">
        <w:rPr>
          <w:rPrChange w:id="3760" w:author="Jan Kelemen" w:date="2016-01-20T17:07:00Z">
            <w:rPr/>
          </w:rPrChange>
        </w:rPr>
        <w:t xml:space="preserve">Korisnik pritiskom tipke „Ukloni“ uklanja odabrano jelo iz košarice. Poslužitelj prima zahtjev, te uklanja jelo iz korisnikove košarice. </w:t>
      </w:r>
    </w:p>
    <w:p w14:paraId="03EB24E6" w14:textId="77777777" w:rsidR="00DD773E" w:rsidRPr="0020295F" w:rsidRDefault="00271CE2" w:rsidP="00DD773E">
      <w:pPr>
        <w:keepNext/>
        <w:jc w:val="center"/>
        <w:rPr>
          <w:rPrChange w:id="3761" w:author="Jan Kelemen" w:date="2016-01-20T17:07:00Z">
            <w:rPr/>
          </w:rPrChange>
        </w:rPr>
      </w:pPr>
      <w:r w:rsidRPr="0020295F">
        <w:rPr>
          <w:noProof/>
          <w:lang w:eastAsia="hr-HR"/>
          <w:rPrChange w:id="3762" w:author="Jan Kelemen" w:date="2016-01-20T17:07:00Z">
            <w:rPr>
              <w:noProof/>
              <w:lang w:eastAsia="hr-HR"/>
            </w:rPr>
          </w:rPrChange>
        </w:rPr>
        <w:drawing>
          <wp:inline distT="0" distB="0" distL="0" distR="0" wp14:anchorId="6A081E74" wp14:editId="0C93B9D4">
            <wp:extent cx="4321646" cy="314156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8">
                      <a:extLst>
                        <a:ext uri="{28A0092B-C50C-407E-A947-70E740481C1C}">
                          <a14:useLocalDpi xmlns:a14="http://schemas.microsoft.com/office/drawing/2010/main" val="0"/>
                        </a:ext>
                      </a:extLst>
                    </a:blip>
                    <a:stretch>
                      <a:fillRect/>
                    </a:stretch>
                  </pic:blipFill>
                  <pic:spPr>
                    <a:xfrm>
                      <a:off x="0" y="0"/>
                      <a:ext cx="4321646" cy="3141566"/>
                    </a:xfrm>
                    <a:prstGeom prst="rect">
                      <a:avLst/>
                    </a:prstGeom>
                  </pic:spPr>
                </pic:pic>
              </a:graphicData>
            </a:graphic>
          </wp:inline>
        </w:drawing>
      </w:r>
    </w:p>
    <w:p w14:paraId="4AA2F463" w14:textId="3B04573A" w:rsidR="007E0D3E" w:rsidRPr="0020295F" w:rsidRDefault="00DD773E" w:rsidP="00DD773E">
      <w:pPr>
        <w:pStyle w:val="Caption"/>
        <w:jc w:val="center"/>
        <w:rPr>
          <w:b w:val="0"/>
          <w:rPrChange w:id="3763" w:author="Jan Kelemen" w:date="2016-01-20T17:07:00Z">
            <w:rPr/>
          </w:rPrChange>
        </w:rPr>
      </w:pPr>
      <w:bookmarkStart w:id="3764" w:name="_Toc441072927"/>
      <w:r w:rsidRPr="0020295F">
        <w:rPr>
          <w:b w:val="0"/>
          <w:rPrChange w:id="3765" w:author="Jan Kelemen" w:date="2016-01-20T17:07:00Z">
            <w:rPr/>
          </w:rPrChange>
        </w:rPr>
        <w:t xml:space="preserve">Slika </w:t>
      </w:r>
      <w:ins w:id="3766" w:author="Jan Kelemen" w:date="2016-01-20T17:03:00Z">
        <w:r w:rsidR="0020295F" w:rsidRPr="0020295F">
          <w:rPr>
            <w:b w:val="0"/>
            <w:rPrChange w:id="3767" w:author="Jan Kelemen" w:date="2016-01-20T17:07:00Z">
              <w:rPr/>
            </w:rPrChange>
          </w:rPr>
          <w:fldChar w:fldCharType="begin"/>
        </w:r>
        <w:r w:rsidR="0020295F" w:rsidRPr="0020295F">
          <w:rPr>
            <w:b w:val="0"/>
            <w:rPrChange w:id="3768" w:author="Jan Kelemen" w:date="2016-01-20T17:07:00Z">
              <w:rPr/>
            </w:rPrChange>
          </w:rPr>
          <w:instrText xml:space="preserve"> STYLEREF 2 \s </w:instrText>
        </w:r>
      </w:ins>
      <w:r w:rsidR="0020295F" w:rsidRPr="0020295F">
        <w:rPr>
          <w:b w:val="0"/>
          <w:rPrChange w:id="3769" w:author="Jan Kelemen" w:date="2016-01-20T17:07:00Z">
            <w:rPr/>
          </w:rPrChange>
        </w:rPr>
        <w:fldChar w:fldCharType="separate"/>
      </w:r>
      <w:r w:rsidR="0020295F" w:rsidRPr="0020295F">
        <w:rPr>
          <w:b w:val="0"/>
          <w:noProof/>
          <w:rPrChange w:id="3770" w:author="Jan Kelemen" w:date="2016-01-20T17:07:00Z">
            <w:rPr>
              <w:noProof/>
            </w:rPr>
          </w:rPrChange>
        </w:rPr>
        <w:t>4.3</w:t>
      </w:r>
      <w:ins w:id="3771" w:author="Jan Kelemen" w:date="2016-01-20T17:03:00Z">
        <w:r w:rsidR="0020295F" w:rsidRPr="0020295F">
          <w:rPr>
            <w:b w:val="0"/>
            <w:rPrChange w:id="3772" w:author="Jan Kelemen" w:date="2016-01-20T17:07:00Z">
              <w:rPr/>
            </w:rPrChange>
          </w:rPr>
          <w:fldChar w:fldCharType="end"/>
        </w:r>
        <w:r w:rsidR="0020295F" w:rsidRPr="0020295F">
          <w:rPr>
            <w:b w:val="0"/>
            <w:rPrChange w:id="3773" w:author="Jan Kelemen" w:date="2016-01-20T17:07:00Z">
              <w:rPr/>
            </w:rPrChange>
          </w:rPr>
          <w:noBreakHyphen/>
        </w:r>
        <w:r w:rsidR="0020295F" w:rsidRPr="0020295F">
          <w:rPr>
            <w:b w:val="0"/>
            <w:rPrChange w:id="3774" w:author="Jan Kelemen" w:date="2016-01-20T17:07:00Z">
              <w:rPr/>
            </w:rPrChange>
          </w:rPr>
          <w:fldChar w:fldCharType="begin"/>
        </w:r>
        <w:r w:rsidR="0020295F" w:rsidRPr="0020295F">
          <w:rPr>
            <w:b w:val="0"/>
            <w:rPrChange w:id="3775" w:author="Jan Kelemen" w:date="2016-01-20T17:07:00Z">
              <w:rPr/>
            </w:rPrChange>
          </w:rPr>
          <w:instrText xml:space="preserve"> SEQ Slika \* ARABIC \s 2 </w:instrText>
        </w:r>
      </w:ins>
      <w:r w:rsidR="0020295F" w:rsidRPr="0020295F">
        <w:rPr>
          <w:b w:val="0"/>
          <w:rPrChange w:id="3776" w:author="Jan Kelemen" w:date="2016-01-20T17:07:00Z">
            <w:rPr/>
          </w:rPrChange>
        </w:rPr>
        <w:fldChar w:fldCharType="separate"/>
      </w:r>
      <w:ins w:id="3777" w:author="Jan Kelemen" w:date="2016-01-20T17:03:00Z">
        <w:r w:rsidR="0020295F" w:rsidRPr="0020295F">
          <w:rPr>
            <w:b w:val="0"/>
            <w:noProof/>
            <w:rPrChange w:id="3778" w:author="Jan Kelemen" w:date="2016-01-20T17:07:00Z">
              <w:rPr>
                <w:noProof/>
              </w:rPr>
            </w:rPrChange>
          </w:rPr>
          <w:t>14</w:t>
        </w:r>
        <w:r w:rsidR="0020295F" w:rsidRPr="0020295F">
          <w:rPr>
            <w:b w:val="0"/>
            <w:rPrChange w:id="3779" w:author="Jan Kelemen" w:date="2016-01-20T17:07:00Z">
              <w:rPr/>
            </w:rPrChange>
          </w:rPr>
          <w:fldChar w:fldCharType="end"/>
        </w:r>
      </w:ins>
      <w:del w:id="3780" w:author="Jan Kelemen" w:date="2016-01-20T16:53:00Z">
        <w:r w:rsidR="00D51D8A" w:rsidRPr="0020295F" w:rsidDel="008142BA">
          <w:rPr>
            <w:b w:val="0"/>
            <w:rPrChange w:id="3781" w:author="Jan Kelemen" w:date="2016-01-20T17:07:00Z">
              <w:rPr/>
            </w:rPrChange>
          </w:rPr>
          <w:fldChar w:fldCharType="begin"/>
        </w:r>
        <w:r w:rsidR="00D51D8A" w:rsidRPr="0020295F" w:rsidDel="008142BA">
          <w:rPr>
            <w:b w:val="0"/>
            <w:rPrChange w:id="3782" w:author="Jan Kelemen" w:date="2016-01-20T17:07:00Z">
              <w:rPr/>
            </w:rPrChange>
          </w:rPr>
          <w:delInstrText xml:space="preserve"> STYLEREF 2 \s </w:delInstrText>
        </w:r>
        <w:r w:rsidR="00D51D8A" w:rsidRPr="0020295F" w:rsidDel="008142BA">
          <w:rPr>
            <w:b w:val="0"/>
            <w:rPrChange w:id="3783" w:author="Jan Kelemen" w:date="2016-01-20T17:07:00Z">
              <w:rPr/>
            </w:rPrChange>
          </w:rPr>
          <w:fldChar w:fldCharType="separate"/>
        </w:r>
        <w:r w:rsidR="001E5B16" w:rsidRPr="0020295F" w:rsidDel="008142BA">
          <w:rPr>
            <w:b w:val="0"/>
            <w:noProof/>
            <w:rPrChange w:id="3784" w:author="Jan Kelemen" w:date="2016-01-20T17:07:00Z">
              <w:rPr>
                <w:noProof/>
              </w:rPr>
            </w:rPrChange>
          </w:rPr>
          <w:delText>4.3</w:delText>
        </w:r>
        <w:r w:rsidR="00D51D8A" w:rsidRPr="0020295F" w:rsidDel="008142BA">
          <w:rPr>
            <w:b w:val="0"/>
            <w:noProof/>
            <w:rPrChange w:id="3785" w:author="Jan Kelemen" w:date="2016-01-20T17:07:00Z">
              <w:rPr>
                <w:noProof/>
              </w:rPr>
            </w:rPrChange>
          </w:rPr>
          <w:fldChar w:fldCharType="end"/>
        </w:r>
        <w:r w:rsidRPr="0020295F" w:rsidDel="008142BA">
          <w:rPr>
            <w:b w:val="0"/>
            <w:rPrChange w:id="3786" w:author="Jan Kelemen" w:date="2016-01-20T17:07:00Z">
              <w:rPr/>
            </w:rPrChange>
          </w:rPr>
          <w:delText>.</w:delText>
        </w:r>
        <w:r w:rsidR="00D51D8A" w:rsidRPr="0020295F" w:rsidDel="008142BA">
          <w:rPr>
            <w:b w:val="0"/>
            <w:rPrChange w:id="3787" w:author="Jan Kelemen" w:date="2016-01-20T17:07:00Z">
              <w:rPr/>
            </w:rPrChange>
          </w:rPr>
          <w:fldChar w:fldCharType="begin"/>
        </w:r>
        <w:r w:rsidR="00D51D8A" w:rsidRPr="0020295F" w:rsidDel="008142BA">
          <w:rPr>
            <w:b w:val="0"/>
            <w:rPrChange w:id="3788" w:author="Jan Kelemen" w:date="2016-01-20T17:07:00Z">
              <w:rPr/>
            </w:rPrChange>
          </w:rPr>
          <w:delInstrText xml:space="preserve"> SEQ Slika \* ARABIC \s 2 </w:delInstrText>
        </w:r>
        <w:r w:rsidR="00D51D8A" w:rsidRPr="0020295F" w:rsidDel="008142BA">
          <w:rPr>
            <w:b w:val="0"/>
            <w:rPrChange w:id="3789" w:author="Jan Kelemen" w:date="2016-01-20T17:07:00Z">
              <w:rPr/>
            </w:rPrChange>
          </w:rPr>
          <w:fldChar w:fldCharType="separate"/>
        </w:r>
        <w:r w:rsidR="001E5B16" w:rsidRPr="0020295F" w:rsidDel="008142BA">
          <w:rPr>
            <w:b w:val="0"/>
            <w:noProof/>
            <w:rPrChange w:id="3790" w:author="Jan Kelemen" w:date="2016-01-20T17:07:00Z">
              <w:rPr>
                <w:noProof/>
              </w:rPr>
            </w:rPrChange>
          </w:rPr>
          <w:delText>15</w:delText>
        </w:r>
        <w:r w:rsidR="00D51D8A" w:rsidRPr="0020295F" w:rsidDel="008142BA">
          <w:rPr>
            <w:b w:val="0"/>
            <w:noProof/>
            <w:rPrChange w:id="3791" w:author="Jan Kelemen" w:date="2016-01-20T17:07:00Z">
              <w:rPr>
                <w:noProof/>
              </w:rPr>
            </w:rPrChange>
          </w:rPr>
          <w:fldChar w:fldCharType="end"/>
        </w:r>
      </w:del>
      <w:r w:rsidRPr="0020295F">
        <w:rPr>
          <w:b w:val="0"/>
          <w:rPrChange w:id="3792" w:author="Jan Kelemen" w:date="2016-01-20T17:07:00Z">
            <w:rPr/>
          </w:rPrChange>
        </w:rPr>
        <w:t xml:space="preserve"> Sekvencijski dijagram za UC1</w:t>
      </w:r>
      <w:r w:rsidR="00BE0434" w:rsidRPr="0020295F">
        <w:rPr>
          <w:b w:val="0"/>
          <w:rPrChange w:id="3793" w:author="Jan Kelemen" w:date="2016-01-20T17:07:00Z">
            <w:rPr/>
          </w:rPrChange>
        </w:rPr>
        <w:t>5</w:t>
      </w:r>
      <w:r w:rsidRPr="0020295F">
        <w:rPr>
          <w:b w:val="0"/>
          <w:rPrChange w:id="3794" w:author="Jan Kelemen" w:date="2016-01-20T17:07:00Z">
            <w:rPr/>
          </w:rPrChange>
        </w:rPr>
        <w:t xml:space="preserve"> – BrisanjeJelaIzKošarice</w:t>
      </w:r>
      <w:bookmarkEnd w:id="3764"/>
    </w:p>
    <w:p w14:paraId="7FE05329" w14:textId="29EF710F" w:rsidR="00F576AA" w:rsidRPr="0020295F" w:rsidRDefault="003B2C71" w:rsidP="00271CE2">
      <w:pPr>
        <w:spacing w:after="160" w:line="259" w:lineRule="auto"/>
        <w:jc w:val="left"/>
        <w:rPr>
          <w:rPrChange w:id="3795" w:author="Jan Kelemen" w:date="2016-01-20T17:07:00Z">
            <w:rPr>
              <w:b/>
            </w:rPr>
          </w:rPrChange>
        </w:rPr>
      </w:pPr>
      <w:r w:rsidRPr="0020295F">
        <w:rPr>
          <w:rPrChange w:id="3796" w:author="Jan Kelemen" w:date="2016-01-20T17:07:00Z">
            <w:rPr/>
          </w:rPrChange>
        </w:rPr>
        <w:br w:type="page"/>
      </w:r>
      <w:r w:rsidR="002C06DD" w:rsidRPr="0020295F">
        <w:rPr>
          <w:rPrChange w:id="3797" w:author="Jan Kelemen" w:date="2016-01-20T17:07:00Z">
            <w:rPr>
              <w:b/>
            </w:rPr>
          </w:rPrChange>
        </w:rPr>
        <w:lastRenderedPageBreak/>
        <w:t xml:space="preserve">Obrazac uporabe </w:t>
      </w:r>
      <w:r w:rsidR="00F576AA" w:rsidRPr="0020295F">
        <w:rPr>
          <w:rPrChange w:id="3798" w:author="Jan Kelemen" w:date="2016-01-20T17:07:00Z">
            <w:rPr>
              <w:b/>
            </w:rPr>
          </w:rPrChange>
        </w:rPr>
        <w:t>UC1</w:t>
      </w:r>
      <w:r w:rsidR="00BE0434" w:rsidRPr="0020295F">
        <w:rPr>
          <w:rPrChange w:id="3799" w:author="Jan Kelemen" w:date="2016-01-20T17:07:00Z">
            <w:rPr>
              <w:b/>
            </w:rPr>
          </w:rPrChange>
        </w:rPr>
        <w:t>6</w:t>
      </w:r>
      <w:r w:rsidR="00F576AA" w:rsidRPr="0020295F">
        <w:rPr>
          <w:rPrChange w:id="3800" w:author="Jan Kelemen" w:date="2016-01-20T17:07:00Z">
            <w:rPr>
              <w:b/>
            </w:rPr>
          </w:rPrChange>
        </w:rPr>
        <w:t xml:space="preserve"> –</w:t>
      </w:r>
      <w:r w:rsidR="00AE410F" w:rsidRPr="0020295F">
        <w:rPr>
          <w:rPrChange w:id="3801" w:author="Jan Kelemen" w:date="2016-01-20T17:07:00Z">
            <w:rPr>
              <w:b/>
            </w:rPr>
          </w:rPrChange>
        </w:rPr>
        <w:t xml:space="preserve"> Potvrđ</w:t>
      </w:r>
      <w:r w:rsidR="00F576AA" w:rsidRPr="0020295F">
        <w:rPr>
          <w:rPrChange w:id="3802" w:author="Jan Kelemen" w:date="2016-01-20T17:07:00Z">
            <w:rPr>
              <w:b/>
            </w:rPr>
          </w:rPrChange>
        </w:rPr>
        <w:t>ivanjeNarudžbe</w:t>
      </w:r>
    </w:p>
    <w:p w14:paraId="5BE35A1B" w14:textId="6ED8E071" w:rsidR="00F576AA" w:rsidRPr="0020295F" w:rsidRDefault="00F576AA" w:rsidP="007364D4">
      <w:pPr>
        <w:ind w:firstLine="708"/>
        <w:rPr>
          <w:rPrChange w:id="3803" w:author="Jan Kelemen" w:date="2016-01-20T17:07:00Z">
            <w:rPr/>
          </w:rPrChange>
        </w:rPr>
      </w:pPr>
      <w:r w:rsidRPr="0020295F">
        <w:rPr>
          <w:rPrChange w:id="3804" w:author="Jan Kelemen" w:date="2016-01-20T17:07:00Z">
            <w:rPr/>
          </w:rPrChange>
        </w:rPr>
        <w:t xml:space="preserve">Korisnik pritiskom na tipku „Potvrda narudžbe“ šalje zahtjev poslužitelju o narudžbi. Poslužitelj šalje narudžbu </w:t>
      </w:r>
      <w:r w:rsidR="004A724C" w:rsidRPr="0020295F">
        <w:rPr>
          <w:rPrChange w:id="3805" w:author="Jan Kelemen" w:date="2016-01-20T17:07:00Z">
            <w:rPr/>
          </w:rPrChange>
        </w:rPr>
        <w:t>djelatniku</w:t>
      </w:r>
      <w:r w:rsidRPr="0020295F">
        <w:rPr>
          <w:rPrChange w:id="3806" w:author="Jan Kelemen" w:date="2016-01-20T17:07:00Z">
            <w:rPr/>
          </w:rPrChange>
        </w:rPr>
        <w:t xml:space="preserve"> na stranicu narudžbi. </w:t>
      </w:r>
      <w:r w:rsidR="004A724C" w:rsidRPr="0020295F">
        <w:rPr>
          <w:rPrChange w:id="3807" w:author="Jan Kelemen" w:date="2016-01-20T17:07:00Z">
            <w:rPr/>
          </w:rPrChange>
        </w:rPr>
        <w:t>Djelatnik</w:t>
      </w:r>
      <w:r w:rsidRPr="0020295F">
        <w:rPr>
          <w:rPrChange w:id="3808" w:author="Jan Kelemen" w:date="2016-01-20T17:07:00Z">
            <w:rPr/>
          </w:rPrChange>
        </w:rPr>
        <w:t xml:space="preserve"> potvrđuje ili odbija narudžbu. </w:t>
      </w:r>
      <w:r w:rsidR="003B2C71" w:rsidRPr="0020295F">
        <w:rPr>
          <w:rPrChange w:id="3809" w:author="Jan Kelemen" w:date="2016-01-20T17:07:00Z">
            <w:rPr/>
          </w:rPrChange>
        </w:rPr>
        <w:t>Ako</w:t>
      </w:r>
      <w:r w:rsidRPr="0020295F">
        <w:rPr>
          <w:rPrChange w:id="3810" w:author="Jan Kelemen" w:date="2016-01-20T17:07:00Z">
            <w:rPr/>
          </w:rPrChange>
        </w:rPr>
        <w:t xml:space="preserve"> </w:t>
      </w:r>
      <w:r w:rsidR="004A724C" w:rsidRPr="0020295F">
        <w:rPr>
          <w:rPrChange w:id="3811" w:author="Jan Kelemen" w:date="2016-01-20T17:07:00Z">
            <w:rPr/>
          </w:rPrChange>
        </w:rPr>
        <w:t>djelatnik</w:t>
      </w:r>
      <w:r w:rsidRPr="0020295F">
        <w:rPr>
          <w:rPrChange w:id="3812" w:author="Jan Kelemen" w:date="2016-01-20T17:07:00Z">
            <w:rPr/>
          </w:rPrChange>
        </w:rPr>
        <w:t xml:space="preserve"> potvrdi </w:t>
      </w:r>
      <w:r w:rsidR="004A724C" w:rsidRPr="0020295F">
        <w:rPr>
          <w:rPrChange w:id="3813" w:author="Jan Kelemen" w:date="2016-01-20T17:07:00Z">
            <w:rPr/>
          </w:rPrChange>
        </w:rPr>
        <w:t>narudž</w:t>
      </w:r>
      <w:r w:rsidRPr="0020295F">
        <w:rPr>
          <w:rPrChange w:id="3814" w:author="Jan Kelemen" w:date="2016-01-20T17:07:00Z">
            <w:rPr/>
          </w:rPrChange>
        </w:rPr>
        <w:t xml:space="preserve">bu ona se sprema u bazu i šalje se potvrda korisniku. U slučaju odbijanja narudžbe korisnik se obavještava o odbijanju narudžbe. </w:t>
      </w:r>
    </w:p>
    <w:p w14:paraId="3C85B5B5" w14:textId="77777777" w:rsidR="00DD773E" w:rsidRPr="0020295F" w:rsidRDefault="00F576AA" w:rsidP="00DD773E">
      <w:pPr>
        <w:keepNext/>
        <w:jc w:val="center"/>
        <w:rPr>
          <w:rPrChange w:id="3815" w:author="Jan Kelemen" w:date="2016-01-20T17:07:00Z">
            <w:rPr/>
          </w:rPrChange>
        </w:rPr>
      </w:pPr>
      <w:r w:rsidRPr="0020295F">
        <w:rPr>
          <w:noProof/>
          <w:lang w:eastAsia="hr-HR"/>
          <w:rPrChange w:id="3816" w:author="Jan Kelemen" w:date="2016-01-20T17:07:00Z">
            <w:rPr>
              <w:noProof/>
              <w:lang w:eastAsia="hr-HR"/>
            </w:rPr>
          </w:rPrChange>
        </w:rPr>
        <w:drawing>
          <wp:inline distT="0" distB="0" distL="0" distR="0" wp14:anchorId="4CE41DEA" wp14:editId="0C6EB804">
            <wp:extent cx="4962858" cy="2820726"/>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29">
                      <a:extLst>
                        <a:ext uri="{28A0092B-C50C-407E-A947-70E740481C1C}">
                          <a14:useLocalDpi xmlns:a14="http://schemas.microsoft.com/office/drawing/2010/main" val="0"/>
                        </a:ext>
                      </a:extLst>
                    </a:blip>
                    <a:stretch>
                      <a:fillRect/>
                    </a:stretch>
                  </pic:blipFill>
                  <pic:spPr>
                    <a:xfrm>
                      <a:off x="0" y="0"/>
                      <a:ext cx="4962858" cy="2820726"/>
                    </a:xfrm>
                    <a:prstGeom prst="rect">
                      <a:avLst/>
                    </a:prstGeom>
                  </pic:spPr>
                </pic:pic>
              </a:graphicData>
            </a:graphic>
          </wp:inline>
        </w:drawing>
      </w:r>
    </w:p>
    <w:p w14:paraId="5485A899" w14:textId="648436C2" w:rsidR="00B301DF" w:rsidRPr="0020295F" w:rsidRDefault="00DD773E" w:rsidP="00DD773E">
      <w:pPr>
        <w:pStyle w:val="Caption"/>
        <w:jc w:val="center"/>
        <w:rPr>
          <w:b w:val="0"/>
          <w:rPrChange w:id="3817" w:author="Jan Kelemen" w:date="2016-01-20T17:07:00Z">
            <w:rPr/>
          </w:rPrChange>
        </w:rPr>
      </w:pPr>
      <w:bookmarkStart w:id="3818" w:name="_Toc441072928"/>
      <w:r w:rsidRPr="0020295F">
        <w:rPr>
          <w:b w:val="0"/>
          <w:rPrChange w:id="3819" w:author="Jan Kelemen" w:date="2016-01-20T17:07:00Z">
            <w:rPr/>
          </w:rPrChange>
        </w:rPr>
        <w:t xml:space="preserve">Slika </w:t>
      </w:r>
      <w:ins w:id="3820" w:author="Jan Kelemen" w:date="2016-01-20T17:03:00Z">
        <w:r w:rsidR="0020295F" w:rsidRPr="0020295F">
          <w:rPr>
            <w:b w:val="0"/>
            <w:rPrChange w:id="3821" w:author="Jan Kelemen" w:date="2016-01-20T17:07:00Z">
              <w:rPr/>
            </w:rPrChange>
          </w:rPr>
          <w:fldChar w:fldCharType="begin"/>
        </w:r>
        <w:r w:rsidR="0020295F" w:rsidRPr="0020295F">
          <w:rPr>
            <w:b w:val="0"/>
            <w:rPrChange w:id="3822" w:author="Jan Kelemen" w:date="2016-01-20T17:07:00Z">
              <w:rPr/>
            </w:rPrChange>
          </w:rPr>
          <w:instrText xml:space="preserve"> STYLEREF 2 \s </w:instrText>
        </w:r>
      </w:ins>
      <w:r w:rsidR="0020295F" w:rsidRPr="0020295F">
        <w:rPr>
          <w:b w:val="0"/>
          <w:rPrChange w:id="3823" w:author="Jan Kelemen" w:date="2016-01-20T17:07:00Z">
            <w:rPr/>
          </w:rPrChange>
        </w:rPr>
        <w:fldChar w:fldCharType="separate"/>
      </w:r>
      <w:r w:rsidR="0020295F" w:rsidRPr="0020295F">
        <w:rPr>
          <w:b w:val="0"/>
          <w:noProof/>
          <w:rPrChange w:id="3824" w:author="Jan Kelemen" w:date="2016-01-20T17:07:00Z">
            <w:rPr>
              <w:noProof/>
            </w:rPr>
          </w:rPrChange>
        </w:rPr>
        <w:t>4.3</w:t>
      </w:r>
      <w:ins w:id="3825" w:author="Jan Kelemen" w:date="2016-01-20T17:03:00Z">
        <w:r w:rsidR="0020295F" w:rsidRPr="0020295F">
          <w:rPr>
            <w:b w:val="0"/>
            <w:rPrChange w:id="3826" w:author="Jan Kelemen" w:date="2016-01-20T17:07:00Z">
              <w:rPr/>
            </w:rPrChange>
          </w:rPr>
          <w:fldChar w:fldCharType="end"/>
        </w:r>
        <w:r w:rsidR="0020295F" w:rsidRPr="0020295F">
          <w:rPr>
            <w:b w:val="0"/>
            <w:rPrChange w:id="3827" w:author="Jan Kelemen" w:date="2016-01-20T17:07:00Z">
              <w:rPr/>
            </w:rPrChange>
          </w:rPr>
          <w:noBreakHyphen/>
        </w:r>
        <w:r w:rsidR="0020295F" w:rsidRPr="0020295F">
          <w:rPr>
            <w:b w:val="0"/>
            <w:rPrChange w:id="3828" w:author="Jan Kelemen" w:date="2016-01-20T17:07:00Z">
              <w:rPr/>
            </w:rPrChange>
          </w:rPr>
          <w:fldChar w:fldCharType="begin"/>
        </w:r>
        <w:r w:rsidR="0020295F" w:rsidRPr="0020295F">
          <w:rPr>
            <w:b w:val="0"/>
            <w:rPrChange w:id="3829" w:author="Jan Kelemen" w:date="2016-01-20T17:07:00Z">
              <w:rPr/>
            </w:rPrChange>
          </w:rPr>
          <w:instrText xml:space="preserve"> SEQ Slika \* ARABIC \s 2 </w:instrText>
        </w:r>
      </w:ins>
      <w:r w:rsidR="0020295F" w:rsidRPr="0020295F">
        <w:rPr>
          <w:b w:val="0"/>
          <w:rPrChange w:id="3830" w:author="Jan Kelemen" w:date="2016-01-20T17:07:00Z">
            <w:rPr/>
          </w:rPrChange>
        </w:rPr>
        <w:fldChar w:fldCharType="separate"/>
      </w:r>
      <w:ins w:id="3831" w:author="Jan Kelemen" w:date="2016-01-20T17:03:00Z">
        <w:r w:rsidR="0020295F" w:rsidRPr="0020295F">
          <w:rPr>
            <w:b w:val="0"/>
            <w:noProof/>
            <w:rPrChange w:id="3832" w:author="Jan Kelemen" w:date="2016-01-20T17:07:00Z">
              <w:rPr>
                <w:noProof/>
              </w:rPr>
            </w:rPrChange>
          </w:rPr>
          <w:t>15</w:t>
        </w:r>
        <w:r w:rsidR="0020295F" w:rsidRPr="0020295F">
          <w:rPr>
            <w:b w:val="0"/>
            <w:rPrChange w:id="3833" w:author="Jan Kelemen" w:date="2016-01-20T17:07:00Z">
              <w:rPr/>
            </w:rPrChange>
          </w:rPr>
          <w:fldChar w:fldCharType="end"/>
        </w:r>
      </w:ins>
      <w:del w:id="3834" w:author="Jan Kelemen" w:date="2016-01-20T16:53:00Z">
        <w:r w:rsidR="00D51D8A" w:rsidRPr="0020295F" w:rsidDel="008142BA">
          <w:rPr>
            <w:b w:val="0"/>
            <w:rPrChange w:id="3835" w:author="Jan Kelemen" w:date="2016-01-20T17:07:00Z">
              <w:rPr/>
            </w:rPrChange>
          </w:rPr>
          <w:fldChar w:fldCharType="begin"/>
        </w:r>
        <w:r w:rsidR="00D51D8A" w:rsidRPr="0020295F" w:rsidDel="008142BA">
          <w:rPr>
            <w:b w:val="0"/>
            <w:rPrChange w:id="3836" w:author="Jan Kelemen" w:date="2016-01-20T17:07:00Z">
              <w:rPr/>
            </w:rPrChange>
          </w:rPr>
          <w:delInstrText xml:space="preserve"> STYLEREF 2 \s </w:delInstrText>
        </w:r>
        <w:r w:rsidR="00D51D8A" w:rsidRPr="0020295F" w:rsidDel="008142BA">
          <w:rPr>
            <w:b w:val="0"/>
            <w:rPrChange w:id="3837" w:author="Jan Kelemen" w:date="2016-01-20T17:07:00Z">
              <w:rPr/>
            </w:rPrChange>
          </w:rPr>
          <w:fldChar w:fldCharType="separate"/>
        </w:r>
        <w:r w:rsidR="001E5B16" w:rsidRPr="0020295F" w:rsidDel="008142BA">
          <w:rPr>
            <w:b w:val="0"/>
            <w:noProof/>
            <w:rPrChange w:id="3838" w:author="Jan Kelemen" w:date="2016-01-20T17:07:00Z">
              <w:rPr>
                <w:noProof/>
              </w:rPr>
            </w:rPrChange>
          </w:rPr>
          <w:delText>4.3</w:delText>
        </w:r>
        <w:r w:rsidR="00D51D8A" w:rsidRPr="0020295F" w:rsidDel="008142BA">
          <w:rPr>
            <w:b w:val="0"/>
            <w:noProof/>
            <w:rPrChange w:id="3839" w:author="Jan Kelemen" w:date="2016-01-20T17:07:00Z">
              <w:rPr>
                <w:noProof/>
              </w:rPr>
            </w:rPrChange>
          </w:rPr>
          <w:fldChar w:fldCharType="end"/>
        </w:r>
        <w:r w:rsidRPr="0020295F" w:rsidDel="008142BA">
          <w:rPr>
            <w:b w:val="0"/>
            <w:rPrChange w:id="3840" w:author="Jan Kelemen" w:date="2016-01-20T17:07:00Z">
              <w:rPr/>
            </w:rPrChange>
          </w:rPr>
          <w:delText>.</w:delText>
        </w:r>
        <w:r w:rsidR="00D51D8A" w:rsidRPr="0020295F" w:rsidDel="008142BA">
          <w:rPr>
            <w:b w:val="0"/>
            <w:rPrChange w:id="3841" w:author="Jan Kelemen" w:date="2016-01-20T17:07:00Z">
              <w:rPr/>
            </w:rPrChange>
          </w:rPr>
          <w:fldChar w:fldCharType="begin"/>
        </w:r>
        <w:r w:rsidR="00D51D8A" w:rsidRPr="0020295F" w:rsidDel="008142BA">
          <w:rPr>
            <w:b w:val="0"/>
            <w:rPrChange w:id="3842" w:author="Jan Kelemen" w:date="2016-01-20T17:07:00Z">
              <w:rPr/>
            </w:rPrChange>
          </w:rPr>
          <w:delInstrText xml:space="preserve"> SEQ Slika \* ARABIC \s 2 </w:delInstrText>
        </w:r>
        <w:r w:rsidR="00D51D8A" w:rsidRPr="0020295F" w:rsidDel="008142BA">
          <w:rPr>
            <w:b w:val="0"/>
            <w:rPrChange w:id="3843" w:author="Jan Kelemen" w:date="2016-01-20T17:07:00Z">
              <w:rPr/>
            </w:rPrChange>
          </w:rPr>
          <w:fldChar w:fldCharType="separate"/>
        </w:r>
        <w:r w:rsidR="001E5B16" w:rsidRPr="0020295F" w:rsidDel="008142BA">
          <w:rPr>
            <w:b w:val="0"/>
            <w:noProof/>
            <w:rPrChange w:id="3844" w:author="Jan Kelemen" w:date="2016-01-20T17:07:00Z">
              <w:rPr>
                <w:noProof/>
              </w:rPr>
            </w:rPrChange>
          </w:rPr>
          <w:delText>16</w:delText>
        </w:r>
        <w:r w:rsidR="00D51D8A" w:rsidRPr="0020295F" w:rsidDel="008142BA">
          <w:rPr>
            <w:b w:val="0"/>
            <w:noProof/>
            <w:rPrChange w:id="3845" w:author="Jan Kelemen" w:date="2016-01-20T17:07:00Z">
              <w:rPr>
                <w:noProof/>
              </w:rPr>
            </w:rPrChange>
          </w:rPr>
          <w:fldChar w:fldCharType="end"/>
        </w:r>
      </w:del>
      <w:r w:rsidRPr="0020295F">
        <w:rPr>
          <w:b w:val="0"/>
          <w:rPrChange w:id="3846" w:author="Jan Kelemen" w:date="2016-01-20T17:07:00Z">
            <w:rPr/>
          </w:rPrChange>
        </w:rPr>
        <w:t xml:space="preserve"> Sekvencijski dijagram za UC1</w:t>
      </w:r>
      <w:r w:rsidR="00BE0434" w:rsidRPr="0020295F">
        <w:rPr>
          <w:b w:val="0"/>
          <w:rPrChange w:id="3847" w:author="Jan Kelemen" w:date="2016-01-20T17:07:00Z">
            <w:rPr/>
          </w:rPrChange>
        </w:rPr>
        <w:t>6</w:t>
      </w:r>
      <w:r w:rsidRPr="0020295F">
        <w:rPr>
          <w:b w:val="0"/>
          <w:rPrChange w:id="3848" w:author="Jan Kelemen" w:date="2016-01-20T17:07:00Z">
            <w:rPr/>
          </w:rPrChange>
        </w:rPr>
        <w:t xml:space="preserve"> – PotvrđivanjeNarudžbe</w:t>
      </w:r>
      <w:bookmarkEnd w:id="3818"/>
    </w:p>
    <w:p w14:paraId="3AEDE907" w14:textId="77777777" w:rsidR="00922458" w:rsidRPr="0020295F" w:rsidRDefault="00922458" w:rsidP="00B301DF">
      <w:pPr>
        <w:spacing w:before="200"/>
        <w:rPr>
          <w:rPrChange w:id="3849" w:author="Jan Kelemen" w:date="2016-01-20T17:07:00Z">
            <w:rPr>
              <w:b/>
            </w:rPr>
          </w:rPrChange>
        </w:rPr>
      </w:pPr>
    </w:p>
    <w:p w14:paraId="40CBA962" w14:textId="2DE0508A" w:rsidR="00F576AA" w:rsidRPr="0020295F" w:rsidRDefault="002C06DD" w:rsidP="00B301DF">
      <w:pPr>
        <w:spacing w:before="200"/>
        <w:rPr>
          <w:rPrChange w:id="3850" w:author="Jan Kelemen" w:date="2016-01-20T17:07:00Z">
            <w:rPr>
              <w:b/>
            </w:rPr>
          </w:rPrChange>
        </w:rPr>
      </w:pPr>
      <w:r w:rsidRPr="0020295F">
        <w:rPr>
          <w:rPrChange w:id="3851" w:author="Jan Kelemen" w:date="2016-01-20T17:07:00Z">
            <w:rPr>
              <w:b/>
            </w:rPr>
          </w:rPrChange>
        </w:rPr>
        <w:t xml:space="preserve">Obrazac uporabe </w:t>
      </w:r>
      <w:r w:rsidR="00F576AA" w:rsidRPr="0020295F">
        <w:rPr>
          <w:rPrChange w:id="3852" w:author="Jan Kelemen" w:date="2016-01-20T17:07:00Z">
            <w:rPr>
              <w:b/>
            </w:rPr>
          </w:rPrChange>
        </w:rPr>
        <w:t>UC1</w:t>
      </w:r>
      <w:r w:rsidR="00BE0434" w:rsidRPr="0020295F">
        <w:rPr>
          <w:rPrChange w:id="3853" w:author="Jan Kelemen" w:date="2016-01-20T17:07:00Z">
            <w:rPr>
              <w:b/>
            </w:rPr>
          </w:rPrChange>
        </w:rPr>
        <w:t>7</w:t>
      </w:r>
      <w:r w:rsidR="00F576AA" w:rsidRPr="0020295F">
        <w:rPr>
          <w:rPrChange w:id="3854" w:author="Jan Kelemen" w:date="2016-01-20T17:07:00Z">
            <w:rPr>
              <w:b/>
            </w:rPr>
          </w:rPrChange>
        </w:rPr>
        <w:t xml:space="preserve"> i UC1</w:t>
      </w:r>
      <w:r w:rsidR="00BE0434" w:rsidRPr="0020295F">
        <w:rPr>
          <w:rPrChange w:id="3855" w:author="Jan Kelemen" w:date="2016-01-20T17:07:00Z">
            <w:rPr>
              <w:b/>
            </w:rPr>
          </w:rPrChange>
        </w:rPr>
        <w:t>8</w:t>
      </w:r>
      <w:r w:rsidR="00F576AA" w:rsidRPr="0020295F">
        <w:rPr>
          <w:rPrChange w:id="3856" w:author="Jan Kelemen" w:date="2016-01-20T17:07:00Z">
            <w:rPr>
              <w:b/>
            </w:rPr>
          </w:rPrChange>
        </w:rPr>
        <w:t xml:space="preserve"> – UnosKomentara</w:t>
      </w:r>
    </w:p>
    <w:p w14:paraId="602DF362" w14:textId="6E2B5E2E" w:rsidR="00F576AA" w:rsidRPr="0020295F" w:rsidRDefault="00F576AA" w:rsidP="007364D4">
      <w:pPr>
        <w:ind w:firstLine="708"/>
        <w:rPr>
          <w:rPrChange w:id="3857" w:author="Jan Kelemen" w:date="2016-01-20T17:07:00Z">
            <w:rPr/>
          </w:rPrChange>
        </w:rPr>
      </w:pPr>
      <w:r w:rsidRPr="0020295F">
        <w:rPr>
          <w:rPrChange w:id="3858" w:author="Jan Kelemen" w:date="2016-01-20T17:07:00Z">
            <w:rPr/>
          </w:rPrChange>
        </w:rPr>
        <w:t xml:space="preserve">Korisnik ispunjava formular komentara. Pritiskom na tipku „Komentiraj“  se prvo pokreće provjera ispravnosti komentara. </w:t>
      </w:r>
      <w:r w:rsidR="003B2C71" w:rsidRPr="0020295F">
        <w:rPr>
          <w:rPrChange w:id="3859" w:author="Jan Kelemen" w:date="2016-01-20T17:07:00Z">
            <w:rPr/>
          </w:rPrChange>
        </w:rPr>
        <w:t>Ako</w:t>
      </w:r>
      <w:r w:rsidRPr="0020295F">
        <w:rPr>
          <w:rPrChange w:id="3860" w:author="Jan Kelemen" w:date="2016-01-20T17:07:00Z">
            <w:rPr/>
          </w:rPrChange>
        </w:rPr>
        <w:t xml:space="preserve"> komentar nije ispravan traži se ispravak unosa. Kada se unese ispravan komentar šalje se zahtjev poslužitelj</w:t>
      </w:r>
      <w:r w:rsidR="003B2C71" w:rsidRPr="0020295F">
        <w:rPr>
          <w:rPrChange w:id="3861" w:author="Jan Kelemen" w:date="2016-01-20T17:07:00Z">
            <w:rPr/>
          </w:rPrChange>
        </w:rPr>
        <w:t>u za spremanje komentara. Posluž</w:t>
      </w:r>
      <w:r w:rsidRPr="0020295F">
        <w:rPr>
          <w:rPrChange w:id="3862" w:author="Jan Kelemen" w:date="2016-01-20T17:07:00Z">
            <w:rPr/>
          </w:rPrChange>
        </w:rPr>
        <w:t>itelj sprema komentar u bazu i obavještava korisnika o spremljenom komentaru.</w:t>
      </w:r>
    </w:p>
    <w:p w14:paraId="795393A2" w14:textId="77777777" w:rsidR="00DD773E" w:rsidRPr="0020295F" w:rsidRDefault="00F576AA" w:rsidP="00DD773E">
      <w:pPr>
        <w:keepNext/>
        <w:jc w:val="center"/>
        <w:rPr>
          <w:rPrChange w:id="3863" w:author="Jan Kelemen" w:date="2016-01-20T17:07:00Z">
            <w:rPr/>
          </w:rPrChange>
        </w:rPr>
      </w:pPr>
      <w:r w:rsidRPr="0020295F">
        <w:rPr>
          <w:noProof/>
          <w:lang w:eastAsia="hr-HR"/>
          <w:rPrChange w:id="3864" w:author="Jan Kelemen" w:date="2016-01-20T17:07:00Z">
            <w:rPr>
              <w:noProof/>
              <w:lang w:eastAsia="hr-HR"/>
            </w:rPr>
          </w:rPrChange>
        </w:rPr>
        <w:drawing>
          <wp:inline distT="0" distB="0" distL="0" distR="0" wp14:anchorId="058729FB" wp14:editId="48C090DE">
            <wp:extent cx="4069422" cy="2044153"/>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0">
                      <a:extLst>
                        <a:ext uri="{28A0092B-C50C-407E-A947-70E740481C1C}">
                          <a14:useLocalDpi xmlns:a14="http://schemas.microsoft.com/office/drawing/2010/main" val="0"/>
                        </a:ext>
                      </a:extLst>
                    </a:blip>
                    <a:stretch>
                      <a:fillRect/>
                    </a:stretch>
                  </pic:blipFill>
                  <pic:spPr>
                    <a:xfrm>
                      <a:off x="0" y="0"/>
                      <a:ext cx="4069422" cy="2044153"/>
                    </a:xfrm>
                    <a:prstGeom prst="rect">
                      <a:avLst/>
                    </a:prstGeom>
                  </pic:spPr>
                </pic:pic>
              </a:graphicData>
            </a:graphic>
          </wp:inline>
        </w:drawing>
      </w:r>
    </w:p>
    <w:p w14:paraId="357ADECE" w14:textId="2F08E95A" w:rsidR="003B2C71" w:rsidRPr="0020295F" w:rsidRDefault="00DD773E" w:rsidP="003B2C71">
      <w:pPr>
        <w:pStyle w:val="Caption"/>
        <w:jc w:val="center"/>
        <w:rPr>
          <w:b w:val="0"/>
          <w:rPrChange w:id="3865" w:author="Jan Kelemen" w:date="2016-01-20T17:07:00Z">
            <w:rPr/>
          </w:rPrChange>
        </w:rPr>
      </w:pPr>
      <w:bookmarkStart w:id="3866" w:name="_Toc441072929"/>
      <w:r w:rsidRPr="0020295F">
        <w:rPr>
          <w:b w:val="0"/>
          <w:rPrChange w:id="3867" w:author="Jan Kelemen" w:date="2016-01-20T17:07:00Z">
            <w:rPr/>
          </w:rPrChange>
        </w:rPr>
        <w:t xml:space="preserve">Slika </w:t>
      </w:r>
      <w:ins w:id="3868" w:author="Jan Kelemen" w:date="2016-01-20T17:03:00Z">
        <w:r w:rsidR="0020295F" w:rsidRPr="0020295F">
          <w:rPr>
            <w:b w:val="0"/>
            <w:rPrChange w:id="3869" w:author="Jan Kelemen" w:date="2016-01-20T17:07:00Z">
              <w:rPr/>
            </w:rPrChange>
          </w:rPr>
          <w:fldChar w:fldCharType="begin"/>
        </w:r>
        <w:r w:rsidR="0020295F" w:rsidRPr="0020295F">
          <w:rPr>
            <w:b w:val="0"/>
            <w:rPrChange w:id="3870" w:author="Jan Kelemen" w:date="2016-01-20T17:07:00Z">
              <w:rPr/>
            </w:rPrChange>
          </w:rPr>
          <w:instrText xml:space="preserve"> STYLEREF 2 \s </w:instrText>
        </w:r>
      </w:ins>
      <w:r w:rsidR="0020295F" w:rsidRPr="0020295F">
        <w:rPr>
          <w:b w:val="0"/>
          <w:rPrChange w:id="3871" w:author="Jan Kelemen" w:date="2016-01-20T17:07:00Z">
            <w:rPr/>
          </w:rPrChange>
        </w:rPr>
        <w:fldChar w:fldCharType="separate"/>
      </w:r>
      <w:r w:rsidR="0020295F" w:rsidRPr="0020295F">
        <w:rPr>
          <w:b w:val="0"/>
          <w:noProof/>
          <w:rPrChange w:id="3872" w:author="Jan Kelemen" w:date="2016-01-20T17:07:00Z">
            <w:rPr>
              <w:noProof/>
            </w:rPr>
          </w:rPrChange>
        </w:rPr>
        <w:t>4.3</w:t>
      </w:r>
      <w:ins w:id="3873" w:author="Jan Kelemen" w:date="2016-01-20T17:03:00Z">
        <w:r w:rsidR="0020295F" w:rsidRPr="0020295F">
          <w:rPr>
            <w:b w:val="0"/>
            <w:rPrChange w:id="3874" w:author="Jan Kelemen" w:date="2016-01-20T17:07:00Z">
              <w:rPr/>
            </w:rPrChange>
          </w:rPr>
          <w:fldChar w:fldCharType="end"/>
        </w:r>
        <w:r w:rsidR="0020295F" w:rsidRPr="0020295F">
          <w:rPr>
            <w:b w:val="0"/>
            <w:rPrChange w:id="3875" w:author="Jan Kelemen" w:date="2016-01-20T17:07:00Z">
              <w:rPr/>
            </w:rPrChange>
          </w:rPr>
          <w:noBreakHyphen/>
        </w:r>
        <w:r w:rsidR="0020295F" w:rsidRPr="0020295F">
          <w:rPr>
            <w:b w:val="0"/>
            <w:rPrChange w:id="3876" w:author="Jan Kelemen" w:date="2016-01-20T17:07:00Z">
              <w:rPr/>
            </w:rPrChange>
          </w:rPr>
          <w:fldChar w:fldCharType="begin"/>
        </w:r>
        <w:r w:rsidR="0020295F" w:rsidRPr="0020295F">
          <w:rPr>
            <w:b w:val="0"/>
            <w:rPrChange w:id="3877" w:author="Jan Kelemen" w:date="2016-01-20T17:07:00Z">
              <w:rPr/>
            </w:rPrChange>
          </w:rPr>
          <w:instrText xml:space="preserve"> SEQ Slika \* ARABIC \s 2 </w:instrText>
        </w:r>
      </w:ins>
      <w:r w:rsidR="0020295F" w:rsidRPr="0020295F">
        <w:rPr>
          <w:b w:val="0"/>
          <w:rPrChange w:id="3878" w:author="Jan Kelemen" w:date="2016-01-20T17:07:00Z">
            <w:rPr/>
          </w:rPrChange>
        </w:rPr>
        <w:fldChar w:fldCharType="separate"/>
      </w:r>
      <w:ins w:id="3879" w:author="Jan Kelemen" w:date="2016-01-20T17:03:00Z">
        <w:r w:rsidR="0020295F" w:rsidRPr="0020295F">
          <w:rPr>
            <w:b w:val="0"/>
            <w:noProof/>
            <w:rPrChange w:id="3880" w:author="Jan Kelemen" w:date="2016-01-20T17:07:00Z">
              <w:rPr>
                <w:noProof/>
              </w:rPr>
            </w:rPrChange>
          </w:rPr>
          <w:t>16</w:t>
        </w:r>
        <w:r w:rsidR="0020295F" w:rsidRPr="0020295F">
          <w:rPr>
            <w:b w:val="0"/>
            <w:rPrChange w:id="3881" w:author="Jan Kelemen" w:date="2016-01-20T17:07:00Z">
              <w:rPr/>
            </w:rPrChange>
          </w:rPr>
          <w:fldChar w:fldCharType="end"/>
        </w:r>
      </w:ins>
      <w:del w:id="3882" w:author="Jan Kelemen" w:date="2016-01-20T16:53:00Z">
        <w:r w:rsidR="00D51D8A" w:rsidRPr="0020295F" w:rsidDel="008142BA">
          <w:rPr>
            <w:b w:val="0"/>
            <w:rPrChange w:id="3883" w:author="Jan Kelemen" w:date="2016-01-20T17:07:00Z">
              <w:rPr/>
            </w:rPrChange>
          </w:rPr>
          <w:fldChar w:fldCharType="begin"/>
        </w:r>
        <w:r w:rsidR="00D51D8A" w:rsidRPr="0020295F" w:rsidDel="008142BA">
          <w:rPr>
            <w:b w:val="0"/>
            <w:rPrChange w:id="3884" w:author="Jan Kelemen" w:date="2016-01-20T17:07:00Z">
              <w:rPr/>
            </w:rPrChange>
          </w:rPr>
          <w:delInstrText xml:space="preserve"> STYLEREF 2 \s </w:delInstrText>
        </w:r>
        <w:r w:rsidR="00D51D8A" w:rsidRPr="0020295F" w:rsidDel="008142BA">
          <w:rPr>
            <w:b w:val="0"/>
            <w:rPrChange w:id="3885" w:author="Jan Kelemen" w:date="2016-01-20T17:07:00Z">
              <w:rPr/>
            </w:rPrChange>
          </w:rPr>
          <w:fldChar w:fldCharType="separate"/>
        </w:r>
        <w:r w:rsidR="001E5B16" w:rsidRPr="0020295F" w:rsidDel="008142BA">
          <w:rPr>
            <w:b w:val="0"/>
            <w:noProof/>
            <w:rPrChange w:id="3886" w:author="Jan Kelemen" w:date="2016-01-20T17:07:00Z">
              <w:rPr>
                <w:noProof/>
              </w:rPr>
            </w:rPrChange>
          </w:rPr>
          <w:delText>4.3</w:delText>
        </w:r>
        <w:r w:rsidR="00D51D8A" w:rsidRPr="0020295F" w:rsidDel="008142BA">
          <w:rPr>
            <w:b w:val="0"/>
            <w:noProof/>
            <w:rPrChange w:id="3887" w:author="Jan Kelemen" w:date="2016-01-20T17:07:00Z">
              <w:rPr>
                <w:noProof/>
              </w:rPr>
            </w:rPrChange>
          </w:rPr>
          <w:fldChar w:fldCharType="end"/>
        </w:r>
        <w:r w:rsidRPr="0020295F" w:rsidDel="008142BA">
          <w:rPr>
            <w:b w:val="0"/>
            <w:rPrChange w:id="3888" w:author="Jan Kelemen" w:date="2016-01-20T17:07:00Z">
              <w:rPr/>
            </w:rPrChange>
          </w:rPr>
          <w:delText>.</w:delText>
        </w:r>
        <w:r w:rsidR="00D51D8A" w:rsidRPr="0020295F" w:rsidDel="008142BA">
          <w:rPr>
            <w:b w:val="0"/>
            <w:rPrChange w:id="3889" w:author="Jan Kelemen" w:date="2016-01-20T17:07:00Z">
              <w:rPr/>
            </w:rPrChange>
          </w:rPr>
          <w:fldChar w:fldCharType="begin"/>
        </w:r>
        <w:r w:rsidR="00D51D8A" w:rsidRPr="0020295F" w:rsidDel="008142BA">
          <w:rPr>
            <w:b w:val="0"/>
            <w:rPrChange w:id="3890" w:author="Jan Kelemen" w:date="2016-01-20T17:07:00Z">
              <w:rPr/>
            </w:rPrChange>
          </w:rPr>
          <w:delInstrText xml:space="preserve"> SEQ Slika \* ARABIC \s 2 </w:delInstrText>
        </w:r>
        <w:r w:rsidR="00D51D8A" w:rsidRPr="0020295F" w:rsidDel="008142BA">
          <w:rPr>
            <w:b w:val="0"/>
            <w:rPrChange w:id="3891" w:author="Jan Kelemen" w:date="2016-01-20T17:07:00Z">
              <w:rPr/>
            </w:rPrChange>
          </w:rPr>
          <w:fldChar w:fldCharType="separate"/>
        </w:r>
        <w:r w:rsidR="001E5B16" w:rsidRPr="0020295F" w:rsidDel="008142BA">
          <w:rPr>
            <w:b w:val="0"/>
            <w:noProof/>
            <w:rPrChange w:id="3892" w:author="Jan Kelemen" w:date="2016-01-20T17:07:00Z">
              <w:rPr>
                <w:noProof/>
              </w:rPr>
            </w:rPrChange>
          </w:rPr>
          <w:delText>17</w:delText>
        </w:r>
        <w:r w:rsidR="00D51D8A" w:rsidRPr="0020295F" w:rsidDel="008142BA">
          <w:rPr>
            <w:b w:val="0"/>
            <w:noProof/>
            <w:rPrChange w:id="3893" w:author="Jan Kelemen" w:date="2016-01-20T17:07:00Z">
              <w:rPr>
                <w:noProof/>
              </w:rPr>
            </w:rPrChange>
          </w:rPr>
          <w:fldChar w:fldCharType="end"/>
        </w:r>
      </w:del>
      <w:r w:rsidRPr="0020295F">
        <w:rPr>
          <w:b w:val="0"/>
          <w:rPrChange w:id="3894" w:author="Jan Kelemen" w:date="2016-01-20T17:07:00Z">
            <w:rPr/>
          </w:rPrChange>
        </w:rPr>
        <w:t xml:space="preserve"> Sekvencijski dijagram za UC1</w:t>
      </w:r>
      <w:r w:rsidR="00BE0434" w:rsidRPr="0020295F">
        <w:rPr>
          <w:b w:val="0"/>
          <w:rPrChange w:id="3895" w:author="Jan Kelemen" w:date="2016-01-20T17:07:00Z">
            <w:rPr/>
          </w:rPrChange>
        </w:rPr>
        <w:t>7</w:t>
      </w:r>
      <w:r w:rsidRPr="0020295F">
        <w:rPr>
          <w:b w:val="0"/>
          <w:rPrChange w:id="3896" w:author="Jan Kelemen" w:date="2016-01-20T17:07:00Z">
            <w:rPr/>
          </w:rPrChange>
        </w:rPr>
        <w:t xml:space="preserve"> i UC1</w:t>
      </w:r>
      <w:r w:rsidR="00BE0434" w:rsidRPr="0020295F">
        <w:rPr>
          <w:b w:val="0"/>
          <w:rPrChange w:id="3897" w:author="Jan Kelemen" w:date="2016-01-20T17:07:00Z">
            <w:rPr/>
          </w:rPrChange>
        </w:rPr>
        <w:t>8</w:t>
      </w:r>
      <w:r w:rsidRPr="0020295F">
        <w:rPr>
          <w:b w:val="0"/>
          <w:rPrChange w:id="3898" w:author="Jan Kelemen" w:date="2016-01-20T17:07:00Z">
            <w:rPr/>
          </w:rPrChange>
        </w:rPr>
        <w:t xml:space="preserve"> – UnosKomentara</w:t>
      </w:r>
      <w:bookmarkEnd w:id="3866"/>
      <w:r w:rsidR="003B2C71" w:rsidRPr="0020295F">
        <w:rPr>
          <w:b w:val="0"/>
          <w:rPrChange w:id="3899" w:author="Jan Kelemen" w:date="2016-01-20T17:07:00Z">
            <w:rPr/>
          </w:rPrChange>
        </w:rPr>
        <w:br w:type="page"/>
      </w:r>
    </w:p>
    <w:p w14:paraId="462AD931" w14:textId="4EA30F36" w:rsidR="00F576AA" w:rsidRPr="0020295F" w:rsidRDefault="002C06DD" w:rsidP="00F576AA">
      <w:pPr>
        <w:rPr>
          <w:rPrChange w:id="3900" w:author="Jan Kelemen" w:date="2016-01-20T17:07:00Z">
            <w:rPr>
              <w:b/>
            </w:rPr>
          </w:rPrChange>
        </w:rPr>
      </w:pPr>
      <w:r w:rsidRPr="0020295F">
        <w:rPr>
          <w:rPrChange w:id="3901" w:author="Jan Kelemen" w:date="2016-01-20T17:07:00Z">
            <w:rPr>
              <w:b/>
            </w:rPr>
          </w:rPrChange>
        </w:rPr>
        <w:lastRenderedPageBreak/>
        <w:t xml:space="preserve">Obrazac uporabe </w:t>
      </w:r>
      <w:r w:rsidR="00F576AA" w:rsidRPr="0020295F">
        <w:rPr>
          <w:rPrChange w:id="3902" w:author="Jan Kelemen" w:date="2016-01-20T17:07:00Z">
            <w:rPr>
              <w:b/>
            </w:rPr>
          </w:rPrChange>
        </w:rPr>
        <w:t>UC</w:t>
      </w:r>
      <w:r w:rsidR="00BE0434" w:rsidRPr="0020295F">
        <w:rPr>
          <w:rPrChange w:id="3903" w:author="Jan Kelemen" w:date="2016-01-20T17:07:00Z">
            <w:rPr>
              <w:b/>
            </w:rPr>
          </w:rPrChange>
        </w:rPr>
        <w:t>19</w:t>
      </w:r>
      <w:r w:rsidR="00F576AA" w:rsidRPr="0020295F">
        <w:rPr>
          <w:rPrChange w:id="3904" w:author="Jan Kelemen" w:date="2016-01-20T17:07:00Z">
            <w:rPr>
              <w:b/>
            </w:rPr>
          </w:rPrChange>
        </w:rPr>
        <w:t xml:space="preserve"> – PregledKontakata</w:t>
      </w:r>
    </w:p>
    <w:p w14:paraId="74DAF64D" w14:textId="77777777" w:rsidR="00F576AA" w:rsidRPr="0020295F" w:rsidRDefault="00F576AA" w:rsidP="007364D4">
      <w:pPr>
        <w:ind w:firstLine="708"/>
        <w:rPr>
          <w:rPrChange w:id="3905" w:author="Jan Kelemen" w:date="2016-01-20T17:07:00Z">
            <w:rPr/>
          </w:rPrChange>
        </w:rPr>
      </w:pPr>
      <w:r w:rsidRPr="0020295F">
        <w:rPr>
          <w:rPrChange w:id="3906" w:author="Jan Kelemen" w:date="2016-01-20T17:07:00Z">
            <w:rPr/>
          </w:rPrChange>
        </w:rPr>
        <w:t>Korisnik pritišće karticu „Kontakt</w:t>
      </w:r>
      <w:del w:id="3907" w:author="Jan Kelemen" w:date="2016-01-20T16:41:00Z">
        <w:r w:rsidRPr="0020295F" w:rsidDel="00CC30B3">
          <w:rPr>
            <w:rPrChange w:id="3908" w:author="Jan Kelemen" w:date="2016-01-20T17:07:00Z">
              <w:rPr/>
            </w:rPrChange>
          </w:rPr>
          <w:delText>i</w:delText>
        </w:r>
      </w:del>
      <w:r w:rsidRPr="0020295F">
        <w:rPr>
          <w:rPrChange w:id="3909" w:author="Jan Kelemen" w:date="2016-01-20T17:07:00Z">
            <w:rPr/>
          </w:rPrChange>
        </w:rPr>
        <w:t>“, te ga zatim poslužitelj preusmjeruje na stranicu s kontaktima.</w:t>
      </w:r>
    </w:p>
    <w:p w14:paraId="2C3557B5" w14:textId="77777777" w:rsidR="00DD773E" w:rsidRPr="0020295F" w:rsidRDefault="00F576AA" w:rsidP="00DD773E">
      <w:pPr>
        <w:keepNext/>
        <w:jc w:val="center"/>
        <w:rPr>
          <w:rPrChange w:id="3910" w:author="Jan Kelemen" w:date="2016-01-20T17:07:00Z">
            <w:rPr/>
          </w:rPrChange>
        </w:rPr>
      </w:pPr>
      <w:r w:rsidRPr="0020295F">
        <w:rPr>
          <w:noProof/>
          <w:lang w:eastAsia="hr-HR"/>
          <w:rPrChange w:id="3911" w:author="Jan Kelemen" w:date="2016-01-20T17:07:00Z">
            <w:rPr>
              <w:noProof/>
              <w:lang w:eastAsia="hr-HR"/>
            </w:rPr>
          </w:rPrChange>
        </w:rPr>
        <w:drawing>
          <wp:inline distT="0" distB="0" distL="0" distR="0" wp14:anchorId="2A5B5575" wp14:editId="0B8AF1F5">
            <wp:extent cx="4363936" cy="2966448"/>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1">
                      <a:extLst>
                        <a:ext uri="{28A0092B-C50C-407E-A947-70E740481C1C}">
                          <a14:useLocalDpi xmlns:a14="http://schemas.microsoft.com/office/drawing/2010/main" val="0"/>
                        </a:ext>
                      </a:extLst>
                    </a:blip>
                    <a:stretch>
                      <a:fillRect/>
                    </a:stretch>
                  </pic:blipFill>
                  <pic:spPr>
                    <a:xfrm>
                      <a:off x="0" y="0"/>
                      <a:ext cx="4363936" cy="2966448"/>
                    </a:xfrm>
                    <a:prstGeom prst="rect">
                      <a:avLst/>
                    </a:prstGeom>
                  </pic:spPr>
                </pic:pic>
              </a:graphicData>
            </a:graphic>
          </wp:inline>
        </w:drawing>
      </w:r>
    </w:p>
    <w:p w14:paraId="35909DF4" w14:textId="73549E24" w:rsidR="007E0D3E" w:rsidRPr="0020295F" w:rsidRDefault="00DD773E" w:rsidP="00DD773E">
      <w:pPr>
        <w:pStyle w:val="Caption"/>
        <w:jc w:val="center"/>
        <w:rPr>
          <w:b w:val="0"/>
          <w:rPrChange w:id="3912" w:author="Jan Kelemen" w:date="2016-01-20T17:07:00Z">
            <w:rPr/>
          </w:rPrChange>
        </w:rPr>
      </w:pPr>
      <w:bookmarkStart w:id="3913" w:name="_Toc441072930"/>
      <w:r w:rsidRPr="0020295F">
        <w:rPr>
          <w:b w:val="0"/>
          <w:rPrChange w:id="3914" w:author="Jan Kelemen" w:date="2016-01-20T17:07:00Z">
            <w:rPr/>
          </w:rPrChange>
        </w:rPr>
        <w:t xml:space="preserve">Slika </w:t>
      </w:r>
      <w:ins w:id="3915" w:author="Jan Kelemen" w:date="2016-01-20T17:03:00Z">
        <w:r w:rsidR="0020295F" w:rsidRPr="0020295F">
          <w:rPr>
            <w:b w:val="0"/>
            <w:rPrChange w:id="3916" w:author="Jan Kelemen" w:date="2016-01-20T17:07:00Z">
              <w:rPr/>
            </w:rPrChange>
          </w:rPr>
          <w:fldChar w:fldCharType="begin"/>
        </w:r>
        <w:r w:rsidR="0020295F" w:rsidRPr="0020295F">
          <w:rPr>
            <w:b w:val="0"/>
            <w:rPrChange w:id="3917" w:author="Jan Kelemen" w:date="2016-01-20T17:07:00Z">
              <w:rPr/>
            </w:rPrChange>
          </w:rPr>
          <w:instrText xml:space="preserve"> STYLEREF 2 \s </w:instrText>
        </w:r>
      </w:ins>
      <w:r w:rsidR="0020295F" w:rsidRPr="0020295F">
        <w:rPr>
          <w:b w:val="0"/>
          <w:rPrChange w:id="3918" w:author="Jan Kelemen" w:date="2016-01-20T17:07:00Z">
            <w:rPr/>
          </w:rPrChange>
        </w:rPr>
        <w:fldChar w:fldCharType="separate"/>
      </w:r>
      <w:r w:rsidR="0020295F" w:rsidRPr="0020295F">
        <w:rPr>
          <w:b w:val="0"/>
          <w:noProof/>
          <w:rPrChange w:id="3919" w:author="Jan Kelemen" w:date="2016-01-20T17:07:00Z">
            <w:rPr>
              <w:noProof/>
            </w:rPr>
          </w:rPrChange>
        </w:rPr>
        <w:t>4.3</w:t>
      </w:r>
      <w:ins w:id="3920" w:author="Jan Kelemen" w:date="2016-01-20T17:03:00Z">
        <w:r w:rsidR="0020295F" w:rsidRPr="0020295F">
          <w:rPr>
            <w:b w:val="0"/>
            <w:rPrChange w:id="3921" w:author="Jan Kelemen" w:date="2016-01-20T17:07:00Z">
              <w:rPr/>
            </w:rPrChange>
          </w:rPr>
          <w:fldChar w:fldCharType="end"/>
        </w:r>
        <w:r w:rsidR="0020295F" w:rsidRPr="0020295F">
          <w:rPr>
            <w:b w:val="0"/>
            <w:rPrChange w:id="3922" w:author="Jan Kelemen" w:date="2016-01-20T17:07:00Z">
              <w:rPr/>
            </w:rPrChange>
          </w:rPr>
          <w:noBreakHyphen/>
        </w:r>
        <w:r w:rsidR="0020295F" w:rsidRPr="0020295F">
          <w:rPr>
            <w:b w:val="0"/>
            <w:rPrChange w:id="3923" w:author="Jan Kelemen" w:date="2016-01-20T17:07:00Z">
              <w:rPr/>
            </w:rPrChange>
          </w:rPr>
          <w:fldChar w:fldCharType="begin"/>
        </w:r>
        <w:r w:rsidR="0020295F" w:rsidRPr="0020295F">
          <w:rPr>
            <w:b w:val="0"/>
            <w:rPrChange w:id="3924" w:author="Jan Kelemen" w:date="2016-01-20T17:07:00Z">
              <w:rPr/>
            </w:rPrChange>
          </w:rPr>
          <w:instrText xml:space="preserve"> SEQ Slika \* ARABIC \s 2 </w:instrText>
        </w:r>
      </w:ins>
      <w:r w:rsidR="0020295F" w:rsidRPr="0020295F">
        <w:rPr>
          <w:b w:val="0"/>
          <w:rPrChange w:id="3925" w:author="Jan Kelemen" w:date="2016-01-20T17:07:00Z">
            <w:rPr/>
          </w:rPrChange>
        </w:rPr>
        <w:fldChar w:fldCharType="separate"/>
      </w:r>
      <w:ins w:id="3926" w:author="Jan Kelemen" w:date="2016-01-20T17:03:00Z">
        <w:r w:rsidR="0020295F" w:rsidRPr="0020295F">
          <w:rPr>
            <w:b w:val="0"/>
            <w:noProof/>
            <w:rPrChange w:id="3927" w:author="Jan Kelemen" w:date="2016-01-20T17:07:00Z">
              <w:rPr>
                <w:noProof/>
              </w:rPr>
            </w:rPrChange>
          </w:rPr>
          <w:t>17</w:t>
        </w:r>
        <w:r w:rsidR="0020295F" w:rsidRPr="0020295F">
          <w:rPr>
            <w:b w:val="0"/>
            <w:rPrChange w:id="3928" w:author="Jan Kelemen" w:date="2016-01-20T17:07:00Z">
              <w:rPr/>
            </w:rPrChange>
          </w:rPr>
          <w:fldChar w:fldCharType="end"/>
        </w:r>
      </w:ins>
      <w:del w:id="3929" w:author="Jan Kelemen" w:date="2016-01-20T16:53:00Z">
        <w:r w:rsidR="00D51D8A" w:rsidRPr="0020295F" w:rsidDel="008142BA">
          <w:rPr>
            <w:b w:val="0"/>
            <w:rPrChange w:id="3930" w:author="Jan Kelemen" w:date="2016-01-20T17:07:00Z">
              <w:rPr/>
            </w:rPrChange>
          </w:rPr>
          <w:fldChar w:fldCharType="begin"/>
        </w:r>
        <w:r w:rsidR="00D51D8A" w:rsidRPr="0020295F" w:rsidDel="008142BA">
          <w:rPr>
            <w:b w:val="0"/>
            <w:rPrChange w:id="3931" w:author="Jan Kelemen" w:date="2016-01-20T17:07:00Z">
              <w:rPr/>
            </w:rPrChange>
          </w:rPr>
          <w:delInstrText xml:space="preserve"> STYLEREF 2 \s </w:delInstrText>
        </w:r>
        <w:r w:rsidR="00D51D8A" w:rsidRPr="0020295F" w:rsidDel="008142BA">
          <w:rPr>
            <w:b w:val="0"/>
            <w:rPrChange w:id="3932" w:author="Jan Kelemen" w:date="2016-01-20T17:07:00Z">
              <w:rPr/>
            </w:rPrChange>
          </w:rPr>
          <w:fldChar w:fldCharType="separate"/>
        </w:r>
        <w:r w:rsidR="001E5B16" w:rsidRPr="0020295F" w:rsidDel="008142BA">
          <w:rPr>
            <w:b w:val="0"/>
            <w:noProof/>
            <w:rPrChange w:id="3933" w:author="Jan Kelemen" w:date="2016-01-20T17:07:00Z">
              <w:rPr>
                <w:noProof/>
              </w:rPr>
            </w:rPrChange>
          </w:rPr>
          <w:delText>4.3</w:delText>
        </w:r>
        <w:r w:rsidR="00D51D8A" w:rsidRPr="0020295F" w:rsidDel="008142BA">
          <w:rPr>
            <w:b w:val="0"/>
            <w:noProof/>
            <w:rPrChange w:id="3934" w:author="Jan Kelemen" w:date="2016-01-20T17:07:00Z">
              <w:rPr>
                <w:noProof/>
              </w:rPr>
            </w:rPrChange>
          </w:rPr>
          <w:fldChar w:fldCharType="end"/>
        </w:r>
        <w:r w:rsidRPr="0020295F" w:rsidDel="008142BA">
          <w:rPr>
            <w:b w:val="0"/>
            <w:rPrChange w:id="3935" w:author="Jan Kelemen" w:date="2016-01-20T17:07:00Z">
              <w:rPr/>
            </w:rPrChange>
          </w:rPr>
          <w:delText>.</w:delText>
        </w:r>
        <w:r w:rsidR="00D51D8A" w:rsidRPr="0020295F" w:rsidDel="008142BA">
          <w:rPr>
            <w:b w:val="0"/>
            <w:rPrChange w:id="3936" w:author="Jan Kelemen" w:date="2016-01-20T17:07:00Z">
              <w:rPr/>
            </w:rPrChange>
          </w:rPr>
          <w:fldChar w:fldCharType="begin"/>
        </w:r>
        <w:r w:rsidR="00D51D8A" w:rsidRPr="0020295F" w:rsidDel="008142BA">
          <w:rPr>
            <w:b w:val="0"/>
            <w:rPrChange w:id="3937" w:author="Jan Kelemen" w:date="2016-01-20T17:07:00Z">
              <w:rPr/>
            </w:rPrChange>
          </w:rPr>
          <w:delInstrText xml:space="preserve"> SEQ Slika \* ARABIC \s 2 </w:delInstrText>
        </w:r>
        <w:r w:rsidR="00D51D8A" w:rsidRPr="0020295F" w:rsidDel="008142BA">
          <w:rPr>
            <w:b w:val="0"/>
            <w:rPrChange w:id="3938" w:author="Jan Kelemen" w:date="2016-01-20T17:07:00Z">
              <w:rPr/>
            </w:rPrChange>
          </w:rPr>
          <w:fldChar w:fldCharType="separate"/>
        </w:r>
        <w:r w:rsidR="001E5B16" w:rsidRPr="0020295F" w:rsidDel="008142BA">
          <w:rPr>
            <w:b w:val="0"/>
            <w:noProof/>
            <w:rPrChange w:id="3939" w:author="Jan Kelemen" w:date="2016-01-20T17:07:00Z">
              <w:rPr>
                <w:noProof/>
              </w:rPr>
            </w:rPrChange>
          </w:rPr>
          <w:delText>18</w:delText>
        </w:r>
        <w:r w:rsidR="00D51D8A" w:rsidRPr="0020295F" w:rsidDel="008142BA">
          <w:rPr>
            <w:b w:val="0"/>
            <w:noProof/>
            <w:rPrChange w:id="3940" w:author="Jan Kelemen" w:date="2016-01-20T17:07:00Z">
              <w:rPr>
                <w:noProof/>
              </w:rPr>
            </w:rPrChange>
          </w:rPr>
          <w:fldChar w:fldCharType="end"/>
        </w:r>
      </w:del>
      <w:r w:rsidRPr="0020295F">
        <w:rPr>
          <w:b w:val="0"/>
          <w:rPrChange w:id="3941" w:author="Jan Kelemen" w:date="2016-01-20T17:07:00Z">
            <w:rPr/>
          </w:rPrChange>
        </w:rPr>
        <w:t xml:space="preserve"> Sekvencijski dijagram za UC</w:t>
      </w:r>
      <w:r w:rsidR="00BE0434" w:rsidRPr="0020295F">
        <w:rPr>
          <w:b w:val="0"/>
          <w:rPrChange w:id="3942" w:author="Jan Kelemen" w:date="2016-01-20T17:07:00Z">
            <w:rPr/>
          </w:rPrChange>
        </w:rPr>
        <w:t>19</w:t>
      </w:r>
      <w:r w:rsidRPr="0020295F">
        <w:rPr>
          <w:b w:val="0"/>
          <w:rPrChange w:id="3943" w:author="Jan Kelemen" w:date="2016-01-20T17:07:00Z">
            <w:rPr/>
          </w:rPrChange>
        </w:rPr>
        <w:t xml:space="preserve"> – PregledKontakata</w:t>
      </w:r>
      <w:bookmarkEnd w:id="3913"/>
    </w:p>
    <w:p w14:paraId="3D5D249A" w14:textId="77777777" w:rsidR="00B301DF" w:rsidRPr="0020295F" w:rsidRDefault="00B301DF" w:rsidP="00F576AA">
      <w:pPr>
        <w:rPr>
          <w:rPrChange w:id="3944" w:author="Jan Kelemen" w:date="2016-01-20T17:07:00Z">
            <w:rPr/>
          </w:rPrChange>
        </w:rPr>
      </w:pPr>
    </w:p>
    <w:p w14:paraId="08595027" w14:textId="5E4651ED" w:rsidR="00F576AA" w:rsidRPr="0020295F" w:rsidRDefault="002C06DD" w:rsidP="00F576AA">
      <w:pPr>
        <w:rPr>
          <w:rPrChange w:id="3945" w:author="Jan Kelemen" w:date="2016-01-20T17:07:00Z">
            <w:rPr>
              <w:b/>
            </w:rPr>
          </w:rPrChange>
        </w:rPr>
      </w:pPr>
      <w:r w:rsidRPr="0020295F">
        <w:rPr>
          <w:rPrChange w:id="3946" w:author="Jan Kelemen" w:date="2016-01-20T17:07:00Z">
            <w:rPr>
              <w:b/>
            </w:rPr>
          </w:rPrChange>
        </w:rPr>
        <w:t xml:space="preserve">Obrazac uporabe </w:t>
      </w:r>
      <w:r w:rsidR="00F576AA" w:rsidRPr="0020295F">
        <w:rPr>
          <w:rPrChange w:id="3947" w:author="Jan Kelemen" w:date="2016-01-20T17:07:00Z">
            <w:rPr>
              <w:b/>
            </w:rPr>
          </w:rPrChange>
        </w:rPr>
        <w:t>UC</w:t>
      </w:r>
      <w:r w:rsidR="00BE0434" w:rsidRPr="0020295F">
        <w:rPr>
          <w:rPrChange w:id="3948" w:author="Jan Kelemen" w:date="2016-01-20T17:07:00Z">
            <w:rPr>
              <w:b/>
            </w:rPr>
          </w:rPrChange>
        </w:rPr>
        <w:t>20</w:t>
      </w:r>
      <w:r w:rsidR="00F576AA" w:rsidRPr="0020295F">
        <w:rPr>
          <w:rPrChange w:id="3949" w:author="Jan Kelemen" w:date="2016-01-20T17:07:00Z">
            <w:rPr>
              <w:b/>
            </w:rPr>
          </w:rPrChange>
        </w:rPr>
        <w:t xml:space="preserve"> – PregledAdminStranice</w:t>
      </w:r>
    </w:p>
    <w:p w14:paraId="6564913A" w14:textId="5283874A" w:rsidR="00F576AA" w:rsidRPr="0020295F" w:rsidRDefault="003B2C71" w:rsidP="007364D4">
      <w:pPr>
        <w:ind w:firstLine="708"/>
        <w:rPr>
          <w:rPrChange w:id="3950" w:author="Jan Kelemen" w:date="2016-01-20T17:07:00Z">
            <w:rPr/>
          </w:rPrChange>
        </w:rPr>
      </w:pPr>
      <w:r w:rsidRPr="0020295F">
        <w:rPr>
          <w:rPrChange w:id="3951" w:author="Jan Kelemen" w:date="2016-01-20T17:07:00Z">
            <w:rPr/>
          </w:rPrChange>
        </w:rPr>
        <w:t>Ako su vlasnik ili d</w:t>
      </w:r>
      <w:r w:rsidR="00F576AA" w:rsidRPr="0020295F">
        <w:rPr>
          <w:rPrChange w:id="3952" w:author="Jan Kelemen" w:date="2016-01-20T17:07:00Z">
            <w:rPr/>
          </w:rPrChange>
        </w:rPr>
        <w:t>jelatnik re</w:t>
      </w:r>
      <w:r w:rsidRPr="0020295F">
        <w:rPr>
          <w:rPrChange w:id="3953" w:author="Jan Kelemen" w:date="2016-01-20T17:07:00Z">
            <w:rPr/>
          </w:rPrChange>
        </w:rPr>
        <w:t>gistrirani oni mogu doći na admin</w:t>
      </w:r>
      <w:r w:rsidR="00F576AA" w:rsidRPr="0020295F">
        <w:rPr>
          <w:rPrChange w:id="3954" w:author="Jan Kelemen" w:date="2016-01-20T17:07:00Z">
            <w:rPr/>
          </w:rPrChange>
        </w:rPr>
        <w:t xml:space="preserve">istracijsku stranicu odlaskom na index stranicu sustava, ili </w:t>
      </w:r>
      <w:del w:id="3955" w:author="Jan Kelemen" w:date="2016-01-20T16:43:00Z">
        <w:r w:rsidR="00F576AA" w:rsidRPr="0020295F" w:rsidDel="00CC30B3">
          <w:rPr>
            <w:rPrChange w:id="3956" w:author="Jan Kelemen" w:date="2016-01-20T17:07:00Z">
              <w:rPr/>
            </w:rPrChange>
          </w:rPr>
          <w:delText>s naslovne stranice pritiskom na izbornik i odabirom na “Administracijsku stranicu”.</w:delText>
        </w:r>
      </w:del>
      <w:ins w:id="3957" w:author="Jan Kelemen" w:date="2016-01-20T16:43:00Z">
        <w:r w:rsidR="00CC30B3" w:rsidRPr="0020295F">
          <w:rPr>
            <w:rPrChange w:id="3958" w:author="Jan Kelemen" w:date="2016-01-20T17:07:00Z">
              <w:rPr/>
            </w:rPrChange>
          </w:rPr>
          <w:t>se automatski preusmjeravaju prilikom prijave na sustav.</w:t>
        </w:r>
      </w:ins>
    </w:p>
    <w:p w14:paraId="6399E312" w14:textId="77777777" w:rsidR="00DD773E" w:rsidRPr="0020295F" w:rsidRDefault="00F576AA" w:rsidP="00DD773E">
      <w:pPr>
        <w:keepNext/>
        <w:jc w:val="center"/>
        <w:rPr>
          <w:rPrChange w:id="3959" w:author="Jan Kelemen" w:date="2016-01-20T17:07:00Z">
            <w:rPr/>
          </w:rPrChange>
        </w:rPr>
      </w:pPr>
      <w:r w:rsidRPr="0020295F">
        <w:rPr>
          <w:noProof/>
          <w:lang w:eastAsia="hr-HR"/>
          <w:rPrChange w:id="3960" w:author="Jan Kelemen" w:date="2016-01-20T17:07:00Z">
            <w:rPr>
              <w:noProof/>
              <w:lang w:eastAsia="hr-HR"/>
            </w:rPr>
          </w:rPrChange>
        </w:rPr>
        <w:drawing>
          <wp:inline distT="0" distB="0" distL="0" distR="0" wp14:anchorId="10D607C6" wp14:editId="46CA04B9">
            <wp:extent cx="4486151" cy="27668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2">
                      <a:extLst>
                        <a:ext uri="{28A0092B-C50C-407E-A947-70E740481C1C}">
                          <a14:useLocalDpi xmlns:a14="http://schemas.microsoft.com/office/drawing/2010/main" val="0"/>
                        </a:ext>
                      </a:extLst>
                    </a:blip>
                    <a:stretch>
                      <a:fillRect/>
                    </a:stretch>
                  </pic:blipFill>
                  <pic:spPr>
                    <a:xfrm>
                      <a:off x="0" y="0"/>
                      <a:ext cx="4486151" cy="2766860"/>
                    </a:xfrm>
                    <a:prstGeom prst="rect">
                      <a:avLst/>
                    </a:prstGeom>
                  </pic:spPr>
                </pic:pic>
              </a:graphicData>
            </a:graphic>
          </wp:inline>
        </w:drawing>
      </w:r>
    </w:p>
    <w:p w14:paraId="295AD35F" w14:textId="4C1F5110" w:rsidR="003B2C71" w:rsidRPr="0020295F" w:rsidRDefault="00DD773E" w:rsidP="003B2C71">
      <w:pPr>
        <w:pStyle w:val="Caption"/>
        <w:jc w:val="center"/>
        <w:rPr>
          <w:b w:val="0"/>
          <w:rPrChange w:id="3961" w:author="Jan Kelemen" w:date="2016-01-20T17:07:00Z">
            <w:rPr/>
          </w:rPrChange>
        </w:rPr>
      </w:pPr>
      <w:bookmarkStart w:id="3962" w:name="_Toc441072931"/>
      <w:r w:rsidRPr="0020295F">
        <w:rPr>
          <w:b w:val="0"/>
          <w:rPrChange w:id="3963" w:author="Jan Kelemen" w:date="2016-01-20T17:07:00Z">
            <w:rPr/>
          </w:rPrChange>
        </w:rPr>
        <w:t xml:space="preserve">Slika </w:t>
      </w:r>
      <w:ins w:id="3964" w:author="Jan Kelemen" w:date="2016-01-20T17:03:00Z">
        <w:r w:rsidR="0020295F" w:rsidRPr="0020295F">
          <w:rPr>
            <w:b w:val="0"/>
            <w:rPrChange w:id="3965" w:author="Jan Kelemen" w:date="2016-01-20T17:07:00Z">
              <w:rPr/>
            </w:rPrChange>
          </w:rPr>
          <w:fldChar w:fldCharType="begin"/>
        </w:r>
        <w:r w:rsidR="0020295F" w:rsidRPr="0020295F">
          <w:rPr>
            <w:b w:val="0"/>
            <w:rPrChange w:id="3966" w:author="Jan Kelemen" w:date="2016-01-20T17:07:00Z">
              <w:rPr/>
            </w:rPrChange>
          </w:rPr>
          <w:instrText xml:space="preserve"> STYLEREF 2 \s </w:instrText>
        </w:r>
      </w:ins>
      <w:r w:rsidR="0020295F" w:rsidRPr="0020295F">
        <w:rPr>
          <w:b w:val="0"/>
          <w:rPrChange w:id="3967" w:author="Jan Kelemen" w:date="2016-01-20T17:07:00Z">
            <w:rPr/>
          </w:rPrChange>
        </w:rPr>
        <w:fldChar w:fldCharType="separate"/>
      </w:r>
      <w:r w:rsidR="0020295F" w:rsidRPr="0020295F">
        <w:rPr>
          <w:b w:val="0"/>
          <w:noProof/>
          <w:rPrChange w:id="3968" w:author="Jan Kelemen" w:date="2016-01-20T17:07:00Z">
            <w:rPr>
              <w:noProof/>
            </w:rPr>
          </w:rPrChange>
        </w:rPr>
        <w:t>4.3</w:t>
      </w:r>
      <w:ins w:id="3969" w:author="Jan Kelemen" w:date="2016-01-20T17:03:00Z">
        <w:r w:rsidR="0020295F" w:rsidRPr="0020295F">
          <w:rPr>
            <w:b w:val="0"/>
            <w:rPrChange w:id="3970" w:author="Jan Kelemen" w:date="2016-01-20T17:07:00Z">
              <w:rPr/>
            </w:rPrChange>
          </w:rPr>
          <w:fldChar w:fldCharType="end"/>
        </w:r>
        <w:r w:rsidR="0020295F" w:rsidRPr="0020295F">
          <w:rPr>
            <w:b w:val="0"/>
            <w:rPrChange w:id="3971" w:author="Jan Kelemen" w:date="2016-01-20T17:07:00Z">
              <w:rPr/>
            </w:rPrChange>
          </w:rPr>
          <w:noBreakHyphen/>
        </w:r>
        <w:r w:rsidR="0020295F" w:rsidRPr="0020295F">
          <w:rPr>
            <w:b w:val="0"/>
            <w:rPrChange w:id="3972" w:author="Jan Kelemen" w:date="2016-01-20T17:07:00Z">
              <w:rPr/>
            </w:rPrChange>
          </w:rPr>
          <w:fldChar w:fldCharType="begin"/>
        </w:r>
        <w:r w:rsidR="0020295F" w:rsidRPr="0020295F">
          <w:rPr>
            <w:b w:val="0"/>
            <w:rPrChange w:id="3973" w:author="Jan Kelemen" w:date="2016-01-20T17:07:00Z">
              <w:rPr/>
            </w:rPrChange>
          </w:rPr>
          <w:instrText xml:space="preserve"> SEQ Slika \* ARABIC \s 2 </w:instrText>
        </w:r>
      </w:ins>
      <w:r w:rsidR="0020295F" w:rsidRPr="0020295F">
        <w:rPr>
          <w:b w:val="0"/>
          <w:rPrChange w:id="3974" w:author="Jan Kelemen" w:date="2016-01-20T17:07:00Z">
            <w:rPr/>
          </w:rPrChange>
        </w:rPr>
        <w:fldChar w:fldCharType="separate"/>
      </w:r>
      <w:ins w:id="3975" w:author="Jan Kelemen" w:date="2016-01-20T17:03:00Z">
        <w:r w:rsidR="0020295F" w:rsidRPr="0020295F">
          <w:rPr>
            <w:b w:val="0"/>
            <w:noProof/>
            <w:rPrChange w:id="3976" w:author="Jan Kelemen" w:date="2016-01-20T17:07:00Z">
              <w:rPr>
                <w:noProof/>
              </w:rPr>
            </w:rPrChange>
          </w:rPr>
          <w:t>18</w:t>
        </w:r>
        <w:r w:rsidR="0020295F" w:rsidRPr="0020295F">
          <w:rPr>
            <w:b w:val="0"/>
            <w:rPrChange w:id="3977" w:author="Jan Kelemen" w:date="2016-01-20T17:07:00Z">
              <w:rPr/>
            </w:rPrChange>
          </w:rPr>
          <w:fldChar w:fldCharType="end"/>
        </w:r>
      </w:ins>
      <w:del w:id="3978" w:author="Jan Kelemen" w:date="2016-01-20T16:53:00Z">
        <w:r w:rsidR="00D51D8A" w:rsidRPr="0020295F" w:rsidDel="008142BA">
          <w:rPr>
            <w:b w:val="0"/>
            <w:rPrChange w:id="3979" w:author="Jan Kelemen" w:date="2016-01-20T17:07:00Z">
              <w:rPr/>
            </w:rPrChange>
          </w:rPr>
          <w:fldChar w:fldCharType="begin"/>
        </w:r>
        <w:r w:rsidR="00D51D8A" w:rsidRPr="0020295F" w:rsidDel="008142BA">
          <w:rPr>
            <w:b w:val="0"/>
            <w:rPrChange w:id="3980" w:author="Jan Kelemen" w:date="2016-01-20T17:07:00Z">
              <w:rPr/>
            </w:rPrChange>
          </w:rPr>
          <w:delInstrText xml:space="preserve"> STYLEREF 2 \s </w:delInstrText>
        </w:r>
        <w:r w:rsidR="00D51D8A" w:rsidRPr="0020295F" w:rsidDel="008142BA">
          <w:rPr>
            <w:b w:val="0"/>
            <w:rPrChange w:id="3981" w:author="Jan Kelemen" w:date="2016-01-20T17:07:00Z">
              <w:rPr/>
            </w:rPrChange>
          </w:rPr>
          <w:fldChar w:fldCharType="separate"/>
        </w:r>
        <w:r w:rsidR="001E5B16" w:rsidRPr="0020295F" w:rsidDel="008142BA">
          <w:rPr>
            <w:b w:val="0"/>
            <w:noProof/>
            <w:rPrChange w:id="3982" w:author="Jan Kelemen" w:date="2016-01-20T17:07:00Z">
              <w:rPr>
                <w:noProof/>
              </w:rPr>
            </w:rPrChange>
          </w:rPr>
          <w:delText>4.3</w:delText>
        </w:r>
        <w:r w:rsidR="00D51D8A" w:rsidRPr="0020295F" w:rsidDel="008142BA">
          <w:rPr>
            <w:b w:val="0"/>
            <w:noProof/>
            <w:rPrChange w:id="3983" w:author="Jan Kelemen" w:date="2016-01-20T17:07:00Z">
              <w:rPr>
                <w:noProof/>
              </w:rPr>
            </w:rPrChange>
          </w:rPr>
          <w:fldChar w:fldCharType="end"/>
        </w:r>
        <w:r w:rsidRPr="0020295F" w:rsidDel="008142BA">
          <w:rPr>
            <w:b w:val="0"/>
            <w:rPrChange w:id="3984" w:author="Jan Kelemen" w:date="2016-01-20T17:07:00Z">
              <w:rPr/>
            </w:rPrChange>
          </w:rPr>
          <w:delText>.</w:delText>
        </w:r>
        <w:r w:rsidR="00D51D8A" w:rsidRPr="0020295F" w:rsidDel="008142BA">
          <w:rPr>
            <w:b w:val="0"/>
            <w:rPrChange w:id="3985" w:author="Jan Kelemen" w:date="2016-01-20T17:07:00Z">
              <w:rPr/>
            </w:rPrChange>
          </w:rPr>
          <w:fldChar w:fldCharType="begin"/>
        </w:r>
        <w:r w:rsidR="00D51D8A" w:rsidRPr="0020295F" w:rsidDel="008142BA">
          <w:rPr>
            <w:b w:val="0"/>
            <w:rPrChange w:id="3986" w:author="Jan Kelemen" w:date="2016-01-20T17:07:00Z">
              <w:rPr/>
            </w:rPrChange>
          </w:rPr>
          <w:delInstrText xml:space="preserve"> SEQ Slika \* ARABIC \s 2 </w:delInstrText>
        </w:r>
        <w:r w:rsidR="00D51D8A" w:rsidRPr="0020295F" w:rsidDel="008142BA">
          <w:rPr>
            <w:b w:val="0"/>
            <w:rPrChange w:id="3987" w:author="Jan Kelemen" w:date="2016-01-20T17:07:00Z">
              <w:rPr/>
            </w:rPrChange>
          </w:rPr>
          <w:fldChar w:fldCharType="separate"/>
        </w:r>
        <w:r w:rsidR="001E5B16" w:rsidRPr="0020295F" w:rsidDel="008142BA">
          <w:rPr>
            <w:b w:val="0"/>
            <w:noProof/>
            <w:rPrChange w:id="3988" w:author="Jan Kelemen" w:date="2016-01-20T17:07:00Z">
              <w:rPr>
                <w:noProof/>
              </w:rPr>
            </w:rPrChange>
          </w:rPr>
          <w:delText>19</w:delText>
        </w:r>
        <w:r w:rsidR="00D51D8A" w:rsidRPr="0020295F" w:rsidDel="008142BA">
          <w:rPr>
            <w:b w:val="0"/>
            <w:noProof/>
            <w:rPrChange w:id="3989" w:author="Jan Kelemen" w:date="2016-01-20T17:07:00Z">
              <w:rPr>
                <w:noProof/>
              </w:rPr>
            </w:rPrChange>
          </w:rPr>
          <w:fldChar w:fldCharType="end"/>
        </w:r>
      </w:del>
      <w:r w:rsidRPr="0020295F">
        <w:rPr>
          <w:b w:val="0"/>
          <w:rPrChange w:id="3990" w:author="Jan Kelemen" w:date="2016-01-20T17:07:00Z">
            <w:rPr/>
          </w:rPrChange>
        </w:rPr>
        <w:t xml:space="preserve"> Sekvencijski dijagram za UC2</w:t>
      </w:r>
      <w:r w:rsidR="00BE0434" w:rsidRPr="0020295F">
        <w:rPr>
          <w:b w:val="0"/>
          <w:rPrChange w:id="3991" w:author="Jan Kelemen" w:date="2016-01-20T17:07:00Z">
            <w:rPr/>
          </w:rPrChange>
        </w:rPr>
        <w:t>0</w:t>
      </w:r>
      <w:r w:rsidRPr="0020295F">
        <w:rPr>
          <w:b w:val="0"/>
          <w:rPrChange w:id="3992" w:author="Jan Kelemen" w:date="2016-01-20T17:07:00Z">
            <w:rPr/>
          </w:rPrChange>
        </w:rPr>
        <w:t xml:space="preserve"> – PregledAdminStranice</w:t>
      </w:r>
      <w:bookmarkEnd w:id="3962"/>
      <w:r w:rsidR="003B2C71" w:rsidRPr="0020295F">
        <w:rPr>
          <w:b w:val="0"/>
          <w:rPrChange w:id="3993" w:author="Jan Kelemen" w:date="2016-01-20T17:07:00Z">
            <w:rPr/>
          </w:rPrChange>
        </w:rPr>
        <w:br w:type="page"/>
      </w:r>
    </w:p>
    <w:p w14:paraId="07E1D31E" w14:textId="082B8402" w:rsidR="00F576AA" w:rsidRPr="0020295F" w:rsidRDefault="002C06DD" w:rsidP="00F576AA">
      <w:pPr>
        <w:rPr>
          <w:rPrChange w:id="3994" w:author="Jan Kelemen" w:date="2016-01-20T17:07:00Z">
            <w:rPr>
              <w:b/>
            </w:rPr>
          </w:rPrChange>
        </w:rPr>
      </w:pPr>
      <w:r w:rsidRPr="0020295F">
        <w:rPr>
          <w:rPrChange w:id="3995" w:author="Jan Kelemen" w:date="2016-01-20T17:07:00Z">
            <w:rPr>
              <w:b/>
            </w:rPr>
          </w:rPrChange>
        </w:rPr>
        <w:lastRenderedPageBreak/>
        <w:t xml:space="preserve">Obrazac uporabe </w:t>
      </w:r>
      <w:r w:rsidR="00F576AA" w:rsidRPr="0020295F">
        <w:rPr>
          <w:rPrChange w:id="3996" w:author="Jan Kelemen" w:date="2016-01-20T17:07:00Z">
            <w:rPr>
              <w:b/>
            </w:rPr>
          </w:rPrChange>
        </w:rPr>
        <w:t>UC2</w:t>
      </w:r>
      <w:r w:rsidR="00BE0434" w:rsidRPr="0020295F">
        <w:rPr>
          <w:rPrChange w:id="3997" w:author="Jan Kelemen" w:date="2016-01-20T17:07:00Z">
            <w:rPr>
              <w:b/>
            </w:rPr>
          </w:rPrChange>
        </w:rPr>
        <w:t>1</w:t>
      </w:r>
      <w:r w:rsidR="00F576AA" w:rsidRPr="0020295F">
        <w:rPr>
          <w:rPrChange w:id="3998" w:author="Jan Kelemen" w:date="2016-01-20T17:07:00Z">
            <w:rPr>
              <w:b/>
            </w:rPr>
          </w:rPrChange>
        </w:rPr>
        <w:t xml:space="preserve"> – PregledNarudžbi</w:t>
      </w:r>
    </w:p>
    <w:p w14:paraId="7D6CE4C3" w14:textId="6B3702A0" w:rsidR="00F576AA" w:rsidRPr="0020295F" w:rsidRDefault="00F576AA" w:rsidP="007364D4">
      <w:pPr>
        <w:ind w:firstLine="708"/>
        <w:rPr>
          <w:rPrChange w:id="3999" w:author="Jan Kelemen" w:date="2016-01-20T17:07:00Z">
            <w:rPr/>
          </w:rPrChange>
        </w:rPr>
      </w:pPr>
      <w:r w:rsidRPr="0020295F">
        <w:rPr>
          <w:rPrChange w:id="4000" w:author="Jan Kelemen" w:date="2016-01-20T17:07:00Z">
            <w:rPr/>
          </w:rPrChange>
        </w:rPr>
        <w:t>Vlasnik ili djelatnik pritišće karticu „</w:t>
      </w:r>
      <w:del w:id="4001" w:author="Jan Kelemen" w:date="2016-01-20T16:44:00Z">
        <w:r w:rsidRPr="0020295F" w:rsidDel="00CC30B3">
          <w:rPr>
            <w:rPrChange w:id="4002" w:author="Jan Kelemen" w:date="2016-01-20T17:07:00Z">
              <w:rPr/>
            </w:rPrChange>
          </w:rPr>
          <w:delText>Pregled narudžbi</w:delText>
        </w:r>
      </w:del>
      <w:ins w:id="4003" w:author="Jan Kelemen" w:date="2016-01-20T16:44:00Z">
        <w:r w:rsidR="00CC30B3" w:rsidRPr="0020295F">
          <w:rPr>
            <w:rPrChange w:id="4004" w:author="Jan Kelemen" w:date="2016-01-20T17:07:00Z">
              <w:rPr/>
            </w:rPrChange>
          </w:rPr>
          <w:t>Narudžbe</w:t>
        </w:r>
      </w:ins>
      <w:r w:rsidRPr="0020295F">
        <w:rPr>
          <w:rPrChange w:id="4005" w:author="Jan Kelemen" w:date="2016-01-20T17:07:00Z">
            <w:rPr/>
          </w:rPrChange>
        </w:rPr>
        <w:t>“, te ga zatim poslužitelj preusmjeruje na stranicu s narudžbama.</w:t>
      </w:r>
    </w:p>
    <w:p w14:paraId="1F656C34" w14:textId="77777777" w:rsidR="00DD773E" w:rsidRPr="0020295F" w:rsidRDefault="00F576AA" w:rsidP="00DD773E">
      <w:pPr>
        <w:keepNext/>
        <w:jc w:val="center"/>
        <w:rPr>
          <w:rPrChange w:id="4006" w:author="Jan Kelemen" w:date="2016-01-20T17:07:00Z">
            <w:rPr/>
          </w:rPrChange>
        </w:rPr>
      </w:pPr>
      <w:r w:rsidRPr="0020295F">
        <w:rPr>
          <w:noProof/>
          <w:lang w:eastAsia="hr-HR"/>
          <w:rPrChange w:id="4007" w:author="Jan Kelemen" w:date="2016-01-20T17:07:00Z">
            <w:rPr>
              <w:noProof/>
              <w:lang w:eastAsia="hr-HR"/>
            </w:rPr>
          </w:rPrChange>
        </w:rPr>
        <w:drawing>
          <wp:inline distT="0" distB="0" distL="0" distR="0" wp14:anchorId="3B04A499" wp14:editId="3548DC5C">
            <wp:extent cx="4365219" cy="275112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3">
                      <a:extLst>
                        <a:ext uri="{28A0092B-C50C-407E-A947-70E740481C1C}">
                          <a14:useLocalDpi xmlns:a14="http://schemas.microsoft.com/office/drawing/2010/main" val="0"/>
                        </a:ext>
                      </a:extLst>
                    </a:blip>
                    <a:stretch>
                      <a:fillRect/>
                    </a:stretch>
                  </pic:blipFill>
                  <pic:spPr>
                    <a:xfrm>
                      <a:off x="0" y="0"/>
                      <a:ext cx="4365219" cy="2751122"/>
                    </a:xfrm>
                    <a:prstGeom prst="rect">
                      <a:avLst/>
                    </a:prstGeom>
                  </pic:spPr>
                </pic:pic>
              </a:graphicData>
            </a:graphic>
          </wp:inline>
        </w:drawing>
      </w:r>
    </w:p>
    <w:p w14:paraId="6077C55E" w14:textId="3B9B2395" w:rsidR="007E0D3E" w:rsidRPr="0020295F" w:rsidRDefault="00DD773E" w:rsidP="00DD773E">
      <w:pPr>
        <w:pStyle w:val="Caption"/>
        <w:jc w:val="center"/>
        <w:rPr>
          <w:b w:val="0"/>
          <w:rPrChange w:id="4008" w:author="Jan Kelemen" w:date="2016-01-20T17:07:00Z">
            <w:rPr/>
          </w:rPrChange>
        </w:rPr>
      </w:pPr>
      <w:bookmarkStart w:id="4009" w:name="_Toc441072932"/>
      <w:r w:rsidRPr="0020295F">
        <w:rPr>
          <w:b w:val="0"/>
          <w:rPrChange w:id="4010" w:author="Jan Kelemen" w:date="2016-01-20T17:07:00Z">
            <w:rPr/>
          </w:rPrChange>
        </w:rPr>
        <w:t xml:space="preserve">Slika </w:t>
      </w:r>
      <w:ins w:id="4011" w:author="Jan Kelemen" w:date="2016-01-20T17:03:00Z">
        <w:r w:rsidR="0020295F" w:rsidRPr="0020295F">
          <w:rPr>
            <w:b w:val="0"/>
            <w:rPrChange w:id="4012" w:author="Jan Kelemen" w:date="2016-01-20T17:07:00Z">
              <w:rPr/>
            </w:rPrChange>
          </w:rPr>
          <w:fldChar w:fldCharType="begin"/>
        </w:r>
        <w:r w:rsidR="0020295F" w:rsidRPr="0020295F">
          <w:rPr>
            <w:b w:val="0"/>
            <w:rPrChange w:id="4013" w:author="Jan Kelemen" w:date="2016-01-20T17:07:00Z">
              <w:rPr/>
            </w:rPrChange>
          </w:rPr>
          <w:instrText xml:space="preserve"> STYLEREF 2 \s </w:instrText>
        </w:r>
      </w:ins>
      <w:r w:rsidR="0020295F" w:rsidRPr="0020295F">
        <w:rPr>
          <w:b w:val="0"/>
          <w:rPrChange w:id="4014" w:author="Jan Kelemen" w:date="2016-01-20T17:07:00Z">
            <w:rPr/>
          </w:rPrChange>
        </w:rPr>
        <w:fldChar w:fldCharType="separate"/>
      </w:r>
      <w:r w:rsidR="0020295F" w:rsidRPr="0020295F">
        <w:rPr>
          <w:b w:val="0"/>
          <w:noProof/>
          <w:rPrChange w:id="4015" w:author="Jan Kelemen" w:date="2016-01-20T17:07:00Z">
            <w:rPr>
              <w:noProof/>
            </w:rPr>
          </w:rPrChange>
        </w:rPr>
        <w:t>4.3</w:t>
      </w:r>
      <w:ins w:id="4016" w:author="Jan Kelemen" w:date="2016-01-20T17:03:00Z">
        <w:r w:rsidR="0020295F" w:rsidRPr="0020295F">
          <w:rPr>
            <w:b w:val="0"/>
            <w:rPrChange w:id="4017" w:author="Jan Kelemen" w:date="2016-01-20T17:07:00Z">
              <w:rPr/>
            </w:rPrChange>
          </w:rPr>
          <w:fldChar w:fldCharType="end"/>
        </w:r>
        <w:r w:rsidR="0020295F" w:rsidRPr="0020295F">
          <w:rPr>
            <w:b w:val="0"/>
            <w:rPrChange w:id="4018" w:author="Jan Kelemen" w:date="2016-01-20T17:07:00Z">
              <w:rPr/>
            </w:rPrChange>
          </w:rPr>
          <w:noBreakHyphen/>
        </w:r>
        <w:r w:rsidR="0020295F" w:rsidRPr="0020295F">
          <w:rPr>
            <w:b w:val="0"/>
            <w:rPrChange w:id="4019" w:author="Jan Kelemen" w:date="2016-01-20T17:07:00Z">
              <w:rPr/>
            </w:rPrChange>
          </w:rPr>
          <w:fldChar w:fldCharType="begin"/>
        </w:r>
        <w:r w:rsidR="0020295F" w:rsidRPr="0020295F">
          <w:rPr>
            <w:b w:val="0"/>
            <w:rPrChange w:id="4020" w:author="Jan Kelemen" w:date="2016-01-20T17:07:00Z">
              <w:rPr/>
            </w:rPrChange>
          </w:rPr>
          <w:instrText xml:space="preserve"> SEQ Slika \* ARABIC \s 2 </w:instrText>
        </w:r>
      </w:ins>
      <w:r w:rsidR="0020295F" w:rsidRPr="0020295F">
        <w:rPr>
          <w:b w:val="0"/>
          <w:rPrChange w:id="4021" w:author="Jan Kelemen" w:date="2016-01-20T17:07:00Z">
            <w:rPr/>
          </w:rPrChange>
        </w:rPr>
        <w:fldChar w:fldCharType="separate"/>
      </w:r>
      <w:ins w:id="4022" w:author="Jan Kelemen" w:date="2016-01-20T17:03:00Z">
        <w:r w:rsidR="0020295F" w:rsidRPr="0020295F">
          <w:rPr>
            <w:b w:val="0"/>
            <w:noProof/>
            <w:rPrChange w:id="4023" w:author="Jan Kelemen" w:date="2016-01-20T17:07:00Z">
              <w:rPr>
                <w:noProof/>
              </w:rPr>
            </w:rPrChange>
          </w:rPr>
          <w:t>19</w:t>
        </w:r>
        <w:r w:rsidR="0020295F" w:rsidRPr="0020295F">
          <w:rPr>
            <w:b w:val="0"/>
            <w:rPrChange w:id="4024" w:author="Jan Kelemen" w:date="2016-01-20T17:07:00Z">
              <w:rPr/>
            </w:rPrChange>
          </w:rPr>
          <w:fldChar w:fldCharType="end"/>
        </w:r>
      </w:ins>
      <w:del w:id="4025" w:author="Jan Kelemen" w:date="2016-01-20T16:53:00Z">
        <w:r w:rsidR="00D51D8A" w:rsidRPr="0020295F" w:rsidDel="008142BA">
          <w:rPr>
            <w:b w:val="0"/>
            <w:rPrChange w:id="4026" w:author="Jan Kelemen" w:date="2016-01-20T17:07:00Z">
              <w:rPr/>
            </w:rPrChange>
          </w:rPr>
          <w:fldChar w:fldCharType="begin"/>
        </w:r>
        <w:r w:rsidR="00D51D8A" w:rsidRPr="0020295F" w:rsidDel="008142BA">
          <w:rPr>
            <w:b w:val="0"/>
            <w:rPrChange w:id="4027" w:author="Jan Kelemen" w:date="2016-01-20T17:07:00Z">
              <w:rPr/>
            </w:rPrChange>
          </w:rPr>
          <w:delInstrText xml:space="preserve"> STYLEREF 2 \s </w:delInstrText>
        </w:r>
        <w:r w:rsidR="00D51D8A" w:rsidRPr="0020295F" w:rsidDel="008142BA">
          <w:rPr>
            <w:b w:val="0"/>
            <w:rPrChange w:id="4028" w:author="Jan Kelemen" w:date="2016-01-20T17:07:00Z">
              <w:rPr/>
            </w:rPrChange>
          </w:rPr>
          <w:fldChar w:fldCharType="separate"/>
        </w:r>
        <w:r w:rsidR="001E5B16" w:rsidRPr="0020295F" w:rsidDel="008142BA">
          <w:rPr>
            <w:b w:val="0"/>
            <w:noProof/>
            <w:rPrChange w:id="4029" w:author="Jan Kelemen" w:date="2016-01-20T17:07:00Z">
              <w:rPr>
                <w:noProof/>
              </w:rPr>
            </w:rPrChange>
          </w:rPr>
          <w:delText>4.3</w:delText>
        </w:r>
        <w:r w:rsidR="00D51D8A" w:rsidRPr="0020295F" w:rsidDel="008142BA">
          <w:rPr>
            <w:b w:val="0"/>
            <w:noProof/>
            <w:rPrChange w:id="4030" w:author="Jan Kelemen" w:date="2016-01-20T17:07:00Z">
              <w:rPr>
                <w:noProof/>
              </w:rPr>
            </w:rPrChange>
          </w:rPr>
          <w:fldChar w:fldCharType="end"/>
        </w:r>
        <w:r w:rsidRPr="0020295F" w:rsidDel="008142BA">
          <w:rPr>
            <w:b w:val="0"/>
            <w:rPrChange w:id="4031" w:author="Jan Kelemen" w:date="2016-01-20T17:07:00Z">
              <w:rPr/>
            </w:rPrChange>
          </w:rPr>
          <w:delText>.</w:delText>
        </w:r>
        <w:r w:rsidR="00D51D8A" w:rsidRPr="0020295F" w:rsidDel="008142BA">
          <w:rPr>
            <w:b w:val="0"/>
            <w:rPrChange w:id="4032" w:author="Jan Kelemen" w:date="2016-01-20T17:07:00Z">
              <w:rPr/>
            </w:rPrChange>
          </w:rPr>
          <w:fldChar w:fldCharType="begin"/>
        </w:r>
        <w:r w:rsidR="00D51D8A" w:rsidRPr="0020295F" w:rsidDel="008142BA">
          <w:rPr>
            <w:b w:val="0"/>
            <w:rPrChange w:id="4033" w:author="Jan Kelemen" w:date="2016-01-20T17:07:00Z">
              <w:rPr/>
            </w:rPrChange>
          </w:rPr>
          <w:delInstrText xml:space="preserve"> SEQ Slika \* ARABIC \s 2 </w:delInstrText>
        </w:r>
        <w:r w:rsidR="00D51D8A" w:rsidRPr="0020295F" w:rsidDel="008142BA">
          <w:rPr>
            <w:b w:val="0"/>
            <w:rPrChange w:id="4034" w:author="Jan Kelemen" w:date="2016-01-20T17:07:00Z">
              <w:rPr/>
            </w:rPrChange>
          </w:rPr>
          <w:fldChar w:fldCharType="separate"/>
        </w:r>
        <w:r w:rsidR="001E5B16" w:rsidRPr="0020295F" w:rsidDel="008142BA">
          <w:rPr>
            <w:b w:val="0"/>
            <w:noProof/>
            <w:rPrChange w:id="4035" w:author="Jan Kelemen" w:date="2016-01-20T17:07:00Z">
              <w:rPr>
                <w:noProof/>
              </w:rPr>
            </w:rPrChange>
          </w:rPr>
          <w:delText>20</w:delText>
        </w:r>
        <w:r w:rsidR="00D51D8A" w:rsidRPr="0020295F" w:rsidDel="008142BA">
          <w:rPr>
            <w:b w:val="0"/>
            <w:noProof/>
            <w:rPrChange w:id="4036" w:author="Jan Kelemen" w:date="2016-01-20T17:07:00Z">
              <w:rPr>
                <w:noProof/>
              </w:rPr>
            </w:rPrChange>
          </w:rPr>
          <w:fldChar w:fldCharType="end"/>
        </w:r>
      </w:del>
      <w:r w:rsidRPr="0020295F">
        <w:rPr>
          <w:b w:val="0"/>
          <w:rPrChange w:id="4037" w:author="Jan Kelemen" w:date="2016-01-20T17:07:00Z">
            <w:rPr/>
          </w:rPrChange>
        </w:rPr>
        <w:t xml:space="preserve"> Sekvencijski dijagram za UC2</w:t>
      </w:r>
      <w:r w:rsidR="00BE0434" w:rsidRPr="0020295F">
        <w:rPr>
          <w:b w:val="0"/>
          <w:rPrChange w:id="4038" w:author="Jan Kelemen" w:date="2016-01-20T17:07:00Z">
            <w:rPr/>
          </w:rPrChange>
        </w:rPr>
        <w:t>1</w:t>
      </w:r>
      <w:r w:rsidRPr="0020295F">
        <w:rPr>
          <w:b w:val="0"/>
          <w:rPrChange w:id="4039" w:author="Jan Kelemen" w:date="2016-01-20T17:07:00Z">
            <w:rPr/>
          </w:rPrChange>
        </w:rPr>
        <w:t xml:space="preserve"> – PregledNarudžbi</w:t>
      </w:r>
      <w:bookmarkEnd w:id="4009"/>
    </w:p>
    <w:p w14:paraId="1A6BCA13" w14:textId="77777777" w:rsidR="00B301DF" w:rsidRPr="0020295F" w:rsidRDefault="00B301DF" w:rsidP="00F576AA">
      <w:pPr>
        <w:rPr>
          <w:rPrChange w:id="4040" w:author="Jan Kelemen" w:date="2016-01-20T17:07:00Z">
            <w:rPr/>
          </w:rPrChange>
        </w:rPr>
      </w:pPr>
    </w:p>
    <w:p w14:paraId="0D540D24" w14:textId="651E4D08" w:rsidR="00F576AA" w:rsidRPr="0020295F" w:rsidRDefault="002C06DD" w:rsidP="00F576AA">
      <w:pPr>
        <w:rPr>
          <w:rPrChange w:id="4041" w:author="Jan Kelemen" w:date="2016-01-20T17:07:00Z">
            <w:rPr>
              <w:b/>
            </w:rPr>
          </w:rPrChange>
        </w:rPr>
      </w:pPr>
      <w:r w:rsidRPr="0020295F">
        <w:rPr>
          <w:rPrChange w:id="4042" w:author="Jan Kelemen" w:date="2016-01-20T17:07:00Z">
            <w:rPr>
              <w:b/>
            </w:rPr>
          </w:rPrChange>
        </w:rPr>
        <w:t xml:space="preserve">Obrazac uporabe </w:t>
      </w:r>
      <w:r w:rsidR="00F576AA" w:rsidRPr="0020295F">
        <w:rPr>
          <w:rPrChange w:id="4043" w:author="Jan Kelemen" w:date="2016-01-20T17:07:00Z">
            <w:rPr>
              <w:b/>
            </w:rPr>
          </w:rPrChange>
        </w:rPr>
        <w:t>UC2</w:t>
      </w:r>
      <w:r w:rsidR="00BE0434" w:rsidRPr="0020295F">
        <w:rPr>
          <w:rPrChange w:id="4044" w:author="Jan Kelemen" w:date="2016-01-20T17:07:00Z">
            <w:rPr>
              <w:b/>
            </w:rPr>
          </w:rPrChange>
        </w:rPr>
        <w:t>2</w:t>
      </w:r>
      <w:r w:rsidR="00F576AA" w:rsidRPr="0020295F">
        <w:rPr>
          <w:rPrChange w:id="4045" w:author="Jan Kelemen" w:date="2016-01-20T17:07:00Z">
            <w:rPr>
              <w:b/>
            </w:rPr>
          </w:rPrChange>
        </w:rPr>
        <w:t xml:space="preserve"> – PotvrdaZaprimljeneNarudžbe</w:t>
      </w:r>
    </w:p>
    <w:p w14:paraId="5B571E2A" w14:textId="11D9ED48" w:rsidR="00F576AA" w:rsidRPr="0020295F" w:rsidRDefault="00F576AA" w:rsidP="007364D4">
      <w:pPr>
        <w:ind w:firstLine="708"/>
        <w:rPr>
          <w:rPrChange w:id="4046" w:author="Jan Kelemen" w:date="2016-01-20T17:07:00Z">
            <w:rPr/>
          </w:rPrChange>
        </w:rPr>
      </w:pPr>
      <w:r w:rsidRPr="0020295F">
        <w:rPr>
          <w:rPrChange w:id="4047" w:author="Jan Kelemen" w:date="2016-01-20T17:07:00Z">
            <w:rPr/>
          </w:rPrChange>
        </w:rPr>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rsidRPr="0020295F">
        <w:rPr>
          <w:rPrChange w:id="4048" w:author="Jan Kelemen" w:date="2016-01-20T17:07:00Z">
            <w:rPr/>
          </w:rPrChange>
        </w:rPr>
        <w:t>niku koja uklanja narudžbu s</w:t>
      </w:r>
      <w:r w:rsidRPr="0020295F">
        <w:rPr>
          <w:rPrChange w:id="4049" w:author="Jan Kelemen" w:date="2016-01-20T17:07:00Z">
            <w:rPr/>
          </w:rPrChange>
        </w:rPr>
        <w:t xml:space="preserve"> liste narudžbi.</w:t>
      </w:r>
    </w:p>
    <w:p w14:paraId="34D6770B" w14:textId="77777777" w:rsidR="00DD773E" w:rsidRPr="0020295F" w:rsidRDefault="00F576AA" w:rsidP="00DD773E">
      <w:pPr>
        <w:keepNext/>
        <w:jc w:val="center"/>
        <w:rPr>
          <w:rPrChange w:id="4050" w:author="Jan Kelemen" w:date="2016-01-20T17:07:00Z">
            <w:rPr/>
          </w:rPrChange>
        </w:rPr>
      </w:pPr>
      <w:r w:rsidRPr="0020295F">
        <w:rPr>
          <w:noProof/>
          <w:lang w:eastAsia="hr-HR"/>
          <w:rPrChange w:id="4051" w:author="Jan Kelemen" w:date="2016-01-20T17:07:00Z">
            <w:rPr>
              <w:noProof/>
              <w:lang w:eastAsia="hr-HR"/>
            </w:rPr>
          </w:rPrChange>
        </w:rPr>
        <w:drawing>
          <wp:inline distT="0" distB="0" distL="0" distR="0" wp14:anchorId="62C7394A" wp14:editId="297D72B5">
            <wp:extent cx="5759388" cy="274637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4">
                      <a:extLst>
                        <a:ext uri="{28A0092B-C50C-407E-A947-70E740481C1C}">
                          <a14:useLocalDpi xmlns:a14="http://schemas.microsoft.com/office/drawing/2010/main" val="0"/>
                        </a:ext>
                      </a:extLst>
                    </a:blip>
                    <a:stretch>
                      <a:fillRect/>
                    </a:stretch>
                  </pic:blipFill>
                  <pic:spPr>
                    <a:xfrm>
                      <a:off x="0" y="0"/>
                      <a:ext cx="5759388" cy="2746374"/>
                    </a:xfrm>
                    <a:prstGeom prst="rect">
                      <a:avLst/>
                    </a:prstGeom>
                  </pic:spPr>
                </pic:pic>
              </a:graphicData>
            </a:graphic>
          </wp:inline>
        </w:drawing>
      </w:r>
    </w:p>
    <w:p w14:paraId="55F0FF79" w14:textId="140A0691" w:rsidR="003B2C71" w:rsidRPr="0020295F" w:rsidRDefault="00DD773E" w:rsidP="003B2C71">
      <w:pPr>
        <w:pStyle w:val="Caption"/>
        <w:jc w:val="center"/>
        <w:rPr>
          <w:b w:val="0"/>
          <w:rPrChange w:id="4052" w:author="Jan Kelemen" w:date="2016-01-20T17:07:00Z">
            <w:rPr/>
          </w:rPrChange>
        </w:rPr>
      </w:pPr>
      <w:bookmarkStart w:id="4053" w:name="_Toc441072933"/>
      <w:r w:rsidRPr="0020295F">
        <w:rPr>
          <w:b w:val="0"/>
          <w:rPrChange w:id="4054" w:author="Jan Kelemen" w:date="2016-01-20T17:07:00Z">
            <w:rPr/>
          </w:rPrChange>
        </w:rPr>
        <w:t xml:space="preserve">Slika </w:t>
      </w:r>
      <w:ins w:id="4055" w:author="Jan Kelemen" w:date="2016-01-20T17:03:00Z">
        <w:r w:rsidR="0020295F" w:rsidRPr="0020295F">
          <w:rPr>
            <w:b w:val="0"/>
            <w:rPrChange w:id="4056" w:author="Jan Kelemen" w:date="2016-01-20T17:07:00Z">
              <w:rPr/>
            </w:rPrChange>
          </w:rPr>
          <w:fldChar w:fldCharType="begin"/>
        </w:r>
        <w:r w:rsidR="0020295F" w:rsidRPr="0020295F">
          <w:rPr>
            <w:b w:val="0"/>
            <w:rPrChange w:id="4057" w:author="Jan Kelemen" w:date="2016-01-20T17:07:00Z">
              <w:rPr/>
            </w:rPrChange>
          </w:rPr>
          <w:instrText xml:space="preserve"> STYLEREF 2 \s </w:instrText>
        </w:r>
      </w:ins>
      <w:r w:rsidR="0020295F" w:rsidRPr="0020295F">
        <w:rPr>
          <w:b w:val="0"/>
          <w:rPrChange w:id="4058" w:author="Jan Kelemen" w:date="2016-01-20T17:07:00Z">
            <w:rPr/>
          </w:rPrChange>
        </w:rPr>
        <w:fldChar w:fldCharType="separate"/>
      </w:r>
      <w:r w:rsidR="0020295F" w:rsidRPr="0020295F">
        <w:rPr>
          <w:b w:val="0"/>
          <w:noProof/>
          <w:rPrChange w:id="4059" w:author="Jan Kelemen" w:date="2016-01-20T17:07:00Z">
            <w:rPr>
              <w:noProof/>
            </w:rPr>
          </w:rPrChange>
        </w:rPr>
        <w:t>4.3</w:t>
      </w:r>
      <w:ins w:id="4060" w:author="Jan Kelemen" w:date="2016-01-20T17:03:00Z">
        <w:r w:rsidR="0020295F" w:rsidRPr="0020295F">
          <w:rPr>
            <w:b w:val="0"/>
            <w:rPrChange w:id="4061" w:author="Jan Kelemen" w:date="2016-01-20T17:07:00Z">
              <w:rPr/>
            </w:rPrChange>
          </w:rPr>
          <w:fldChar w:fldCharType="end"/>
        </w:r>
        <w:r w:rsidR="0020295F" w:rsidRPr="0020295F">
          <w:rPr>
            <w:b w:val="0"/>
            <w:rPrChange w:id="4062" w:author="Jan Kelemen" w:date="2016-01-20T17:07:00Z">
              <w:rPr/>
            </w:rPrChange>
          </w:rPr>
          <w:noBreakHyphen/>
        </w:r>
        <w:r w:rsidR="0020295F" w:rsidRPr="0020295F">
          <w:rPr>
            <w:b w:val="0"/>
            <w:rPrChange w:id="4063" w:author="Jan Kelemen" w:date="2016-01-20T17:07:00Z">
              <w:rPr/>
            </w:rPrChange>
          </w:rPr>
          <w:fldChar w:fldCharType="begin"/>
        </w:r>
        <w:r w:rsidR="0020295F" w:rsidRPr="0020295F">
          <w:rPr>
            <w:b w:val="0"/>
            <w:rPrChange w:id="4064" w:author="Jan Kelemen" w:date="2016-01-20T17:07:00Z">
              <w:rPr/>
            </w:rPrChange>
          </w:rPr>
          <w:instrText xml:space="preserve"> SEQ Slika \* ARABIC \s 2 </w:instrText>
        </w:r>
      </w:ins>
      <w:r w:rsidR="0020295F" w:rsidRPr="0020295F">
        <w:rPr>
          <w:b w:val="0"/>
          <w:rPrChange w:id="4065" w:author="Jan Kelemen" w:date="2016-01-20T17:07:00Z">
            <w:rPr/>
          </w:rPrChange>
        </w:rPr>
        <w:fldChar w:fldCharType="separate"/>
      </w:r>
      <w:ins w:id="4066" w:author="Jan Kelemen" w:date="2016-01-20T17:03:00Z">
        <w:r w:rsidR="0020295F" w:rsidRPr="0020295F">
          <w:rPr>
            <w:b w:val="0"/>
            <w:noProof/>
            <w:rPrChange w:id="4067" w:author="Jan Kelemen" w:date="2016-01-20T17:07:00Z">
              <w:rPr>
                <w:noProof/>
              </w:rPr>
            </w:rPrChange>
          </w:rPr>
          <w:t>20</w:t>
        </w:r>
        <w:r w:rsidR="0020295F" w:rsidRPr="0020295F">
          <w:rPr>
            <w:b w:val="0"/>
            <w:rPrChange w:id="4068" w:author="Jan Kelemen" w:date="2016-01-20T17:07:00Z">
              <w:rPr/>
            </w:rPrChange>
          </w:rPr>
          <w:fldChar w:fldCharType="end"/>
        </w:r>
      </w:ins>
      <w:del w:id="4069" w:author="Jan Kelemen" w:date="2016-01-20T16:53:00Z">
        <w:r w:rsidR="00D51D8A" w:rsidRPr="0020295F" w:rsidDel="008142BA">
          <w:rPr>
            <w:b w:val="0"/>
            <w:rPrChange w:id="4070" w:author="Jan Kelemen" w:date="2016-01-20T17:07:00Z">
              <w:rPr/>
            </w:rPrChange>
          </w:rPr>
          <w:fldChar w:fldCharType="begin"/>
        </w:r>
        <w:r w:rsidR="00D51D8A" w:rsidRPr="0020295F" w:rsidDel="008142BA">
          <w:rPr>
            <w:b w:val="0"/>
            <w:rPrChange w:id="4071" w:author="Jan Kelemen" w:date="2016-01-20T17:07:00Z">
              <w:rPr/>
            </w:rPrChange>
          </w:rPr>
          <w:delInstrText xml:space="preserve"> STYLEREF 2 \s </w:delInstrText>
        </w:r>
        <w:r w:rsidR="00D51D8A" w:rsidRPr="0020295F" w:rsidDel="008142BA">
          <w:rPr>
            <w:b w:val="0"/>
            <w:rPrChange w:id="4072" w:author="Jan Kelemen" w:date="2016-01-20T17:07:00Z">
              <w:rPr/>
            </w:rPrChange>
          </w:rPr>
          <w:fldChar w:fldCharType="separate"/>
        </w:r>
        <w:r w:rsidR="001E5B16" w:rsidRPr="0020295F" w:rsidDel="008142BA">
          <w:rPr>
            <w:b w:val="0"/>
            <w:noProof/>
            <w:rPrChange w:id="4073" w:author="Jan Kelemen" w:date="2016-01-20T17:07:00Z">
              <w:rPr>
                <w:noProof/>
              </w:rPr>
            </w:rPrChange>
          </w:rPr>
          <w:delText>4.3</w:delText>
        </w:r>
        <w:r w:rsidR="00D51D8A" w:rsidRPr="0020295F" w:rsidDel="008142BA">
          <w:rPr>
            <w:b w:val="0"/>
            <w:noProof/>
            <w:rPrChange w:id="4074" w:author="Jan Kelemen" w:date="2016-01-20T17:07:00Z">
              <w:rPr>
                <w:noProof/>
              </w:rPr>
            </w:rPrChange>
          </w:rPr>
          <w:fldChar w:fldCharType="end"/>
        </w:r>
        <w:r w:rsidRPr="0020295F" w:rsidDel="008142BA">
          <w:rPr>
            <w:b w:val="0"/>
            <w:rPrChange w:id="4075" w:author="Jan Kelemen" w:date="2016-01-20T17:07:00Z">
              <w:rPr/>
            </w:rPrChange>
          </w:rPr>
          <w:delText>.</w:delText>
        </w:r>
        <w:r w:rsidR="00D51D8A" w:rsidRPr="0020295F" w:rsidDel="008142BA">
          <w:rPr>
            <w:b w:val="0"/>
            <w:rPrChange w:id="4076" w:author="Jan Kelemen" w:date="2016-01-20T17:07:00Z">
              <w:rPr/>
            </w:rPrChange>
          </w:rPr>
          <w:fldChar w:fldCharType="begin"/>
        </w:r>
        <w:r w:rsidR="00D51D8A" w:rsidRPr="0020295F" w:rsidDel="008142BA">
          <w:rPr>
            <w:b w:val="0"/>
            <w:rPrChange w:id="4077" w:author="Jan Kelemen" w:date="2016-01-20T17:07:00Z">
              <w:rPr/>
            </w:rPrChange>
          </w:rPr>
          <w:delInstrText xml:space="preserve"> SEQ Slika \* ARABIC \s 2 </w:delInstrText>
        </w:r>
        <w:r w:rsidR="00D51D8A" w:rsidRPr="0020295F" w:rsidDel="008142BA">
          <w:rPr>
            <w:b w:val="0"/>
            <w:rPrChange w:id="4078" w:author="Jan Kelemen" w:date="2016-01-20T17:07:00Z">
              <w:rPr/>
            </w:rPrChange>
          </w:rPr>
          <w:fldChar w:fldCharType="separate"/>
        </w:r>
        <w:r w:rsidR="001E5B16" w:rsidRPr="0020295F" w:rsidDel="008142BA">
          <w:rPr>
            <w:b w:val="0"/>
            <w:noProof/>
            <w:rPrChange w:id="4079" w:author="Jan Kelemen" w:date="2016-01-20T17:07:00Z">
              <w:rPr>
                <w:noProof/>
              </w:rPr>
            </w:rPrChange>
          </w:rPr>
          <w:delText>21</w:delText>
        </w:r>
        <w:r w:rsidR="00D51D8A" w:rsidRPr="0020295F" w:rsidDel="008142BA">
          <w:rPr>
            <w:b w:val="0"/>
            <w:noProof/>
            <w:rPrChange w:id="4080" w:author="Jan Kelemen" w:date="2016-01-20T17:07:00Z">
              <w:rPr>
                <w:noProof/>
              </w:rPr>
            </w:rPrChange>
          </w:rPr>
          <w:fldChar w:fldCharType="end"/>
        </w:r>
      </w:del>
      <w:r w:rsidRPr="0020295F">
        <w:rPr>
          <w:b w:val="0"/>
          <w:rPrChange w:id="4081" w:author="Jan Kelemen" w:date="2016-01-20T17:07:00Z">
            <w:rPr/>
          </w:rPrChange>
        </w:rPr>
        <w:t xml:space="preserve"> Sekvencijski dijagram za UC2</w:t>
      </w:r>
      <w:r w:rsidR="00BE0434" w:rsidRPr="0020295F">
        <w:rPr>
          <w:b w:val="0"/>
          <w:rPrChange w:id="4082" w:author="Jan Kelemen" w:date="2016-01-20T17:07:00Z">
            <w:rPr/>
          </w:rPrChange>
        </w:rPr>
        <w:t>2</w:t>
      </w:r>
      <w:r w:rsidRPr="0020295F">
        <w:rPr>
          <w:b w:val="0"/>
          <w:rPrChange w:id="4083" w:author="Jan Kelemen" w:date="2016-01-20T17:07:00Z">
            <w:rPr/>
          </w:rPrChange>
        </w:rPr>
        <w:t xml:space="preserve"> – PotvrdaZaprimljeneNarudžbe</w:t>
      </w:r>
      <w:bookmarkEnd w:id="4053"/>
      <w:r w:rsidR="003B2C71" w:rsidRPr="0020295F">
        <w:rPr>
          <w:b w:val="0"/>
          <w:rPrChange w:id="4084" w:author="Jan Kelemen" w:date="2016-01-20T17:07:00Z">
            <w:rPr/>
          </w:rPrChange>
        </w:rPr>
        <w:br w:type="page"/>
      </w:r>
    </w:p>
    <w:p w14:paraId="01598F00" w14:textId="4018EF3C" w:rsidR="00F576AA" w:rsidRPr="0020295F" w:rsidRDefault="00F576AA" w:rsidP="00F576AA">
      <w:pPr>
        <w:rPr>
          <w:rPrChange w:id="4085" w:author="Jan Kelemen" w:date="2016-01-20T17:07:00Z">
            <w:rPr>
              <w:b/>
            </w:rPr>
          </w:rPrChange>
        </w:rPr>
      </w:pPr>
      <w:r w:rsidRPr="0020295F">
        <w:rPr>
          <w:rPrChange w:id="4086" w:author="Jan Kelemen" w:date="2016-01-20T17:07:00Z">
            <w:rPr>
              <w:b/>
            </w:rPr>
          </w:rPrChange>
        </w:rPr>
        <w:lastRenderedPageBreak/>
        <w:t>Obrazac uporabe UC2</w:t>
      </w:r>
      <w:r w:rsidR="00BE0434" w:rsidRPr="0020295F">
        <w:rPr>
          <w:rPrChange w:id="4087" w:author="Jan Kelemen" w:date="2016-01-20T17:07:00Z">
            <w:rPr>
              <w:b/>
            </w:rPr>
          </w:rPrChange>
        </w:rPr>
        <w:t>3</w:t>
      </w:r>
      <w:r w:rsidRPr="0020295F">
        <w:rPr>
          <w:rPrChange w:id="4088" w:author="Jan Kelemen" w:date="2016-01-20T17:07:00Z">
            <w:rPr>
              <w:b/>
            </w:rPr>
          </w:rPrChange>
        </w:rPr>
        <w:t xml:space="preserve"> – OdbijanjeNarudžbe</w:t>
      </w:r>
    </w:p>
    <w:p w14:paraId="63CF964A" w14:textId="7070A23E" w:rsidR="00F576AA" w:rsidRPr="0020295F" w:rsidRDefault="00F576AA" w:rsidP="007364D4">
      <w:pPr>
        <w:ind w:firstLine="708"/>
        <w:rPr>
          <w:rPrChange w:id="4089" w:author="Jan Kelemen" w:date="2016-01-20T17:07:00Z">
            <w:rPr/>
          </w:rPrChange>
        </w:rPr>
      </w:pPr>
      <w:r w:rsidRPr="0020295F">
        <w:rPr>
          <w:rPrChange w:id="4090" w:author="Jan Kelemen" w:date="2016-01-20T17:07:00Z">
            <w:rPr/>
          </w:rPrChange>
        </w:rPr>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Pr="0020295F" w:rsidRDefault="00F576AA" w:rsidP="00DD773E">
      <w:pPr>
        <w:keepNext/>
        <w:jc w:val="center"/>
        <w:rPr>
          <w:rPrChange w:id="4091" w:author="Jan Kelemen" w:date="2016-01-20T17:07:00Z">
            <w:rPr/>
          </w:rPrChange>
        </w:rPr>
      </w:pPr>
      <w:r w:rsidRPr="0020295F">
        <w:rPr>
          <w:noProof/>
          <w:lang w:eastAsia="hr-HR"/>
          <w:rPrChange w:id="4092" w:author="Jan Kelemen" w:date="2016-01-20T17:07:00Z">
            <w:rPr>
              <w:noProof/>
              <w:lang w:eastAsia="hr-HR"/>
            </w:rPr>
          </w:rPrChange>
        </w:rPr>
        <w:drawing>
          <wp:inline distT="0" distB="0" distL="0" distR="0" wp14:anchorId="2D1223D3" wp14:editId="2430E7F2">
            <wp:extent cx="3460263" cy="234386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3460263" cy="2343860"/>
                    </a:xfrm>
                    <a:prstGeom prst="rect">
                      <a:avLst/>
                    </a:prstGeom>
                  </pic:spPr>
                </pic:pic>
              </a:graphicData>
            </a:graphic>
          </wp:inline>
        </w:drawing>
      </w:r>
    </w:p>
    <w:p w14:paraId="286AF31C" w14:textId="01DF9E70" w:rsidR="007E0D3E" w:rsidRPr="0020295F" w:rsidRDefault="00DD773E" w:rsidP="00DD773E">
      <w:pPr>
        <w:pStyle w:val="Caption"/>
        <w:jc w:val="center"/>
        <w:rPr>
          <w:b w:val="0"/>
          <w:rPrChange w:id="4093" w:author="Jan Kelemen" w:date="2016-01-20T17:07:00Z">
            <w:rPr/>
          </w:rPrChange>
        </w:rPr>
      </w:pPr>
      <w:bookmarkStart w:id="4094" w:name="_Toc441072934"/>
      <w:r w:rsidRPr="0020295F">
        <w:rPr>
          <w:b w:val="0"/>
          <w:rPrChange w:id="4095" w:author="Jan Kelemen" w:date="2016-01-20T17:07:00Z">
            <w:rPr/>
          </w:rPrChange>
        </w:rPr>
        <w:t xml:space="preserve">Slika </w:t>
      </w:r>
      <w:ins w:id="4096" w:author="Jan Kelemen" w:date="2016-01-20T17:03:00Z">
        <w:r w:rsidR="0020295F" w:rsidRPr="0020295F">
          <w:rPr>
            <w:b w:val="0"/>
            <w:rPrChange w:id="4097" w:author="Jan Kelemen" w:date="2016-01-20T17:07:00Z">
              <w:rPr/>
            </w:rPrChange>
          </w:rPr>
          <w:fldChar w:fldCharType="begin"/>
        </w:r>
        <w:r w:rsidR="0020295F" w:rsidRPr="0020295F">
          <w:rPr>
            <w:b w:val="0"/>
            <w:rPrChange w:id="4098" w:author="Jan Kelemen" w:date="2016-01-20T17:07:00Z">
              <w:rPr/>
            </w:rPrChange>
          </w:rPr>
          <w:instrText xml:space="preserve"> STYLEREF 2 \s </w:instrText>
        </w:r>
      </w:ins>
      <w:r w:rsidR="0020295F" w:rsidRPr="0020295F">
        <w:rPr>
          <w:b w:val="0"/>
          <w:rPrChange w:id="4099" w:author="Jan Kelemen" w:date="2016-01-20T17:07:00Z">
            <w:rPr/>
          </w:rPrChange>
        </w:rPr>
        <w:fldChar w:fldCharType="separate"/>
      </w:r>
      <w:r w:rsidR="0020295F" w:rsidRPr="0020295F">
        <w:rPr>
          <w:b w:val="0"/>
          <w:noProof/>
          <w:rPrChange w:id="4100" w:author="Jan Kelemen" w:date="2016-01-20T17:07:00Z">
            <w:rPr>
              <w:noProof/>
            </w:rPr>
          </w:rPrChange>
        </w:rPr>
        <w:t>4.3</w:t>
      </w:r>
      <w:ins w:id="4101" w:author="Jan Kelemen" w:date="2016-01-20T17:03:00Z">
        <w:r w:rsidR="0020295F" w:rsidRPr="0020295F">
          <w:rPr>
            <w:b w:val="0"/>
            <w:rPrChange w:id="4102" w:author="Jan Kelemen" w:date="2016-01-20T17:07:00Z">
              <w:rPr/>
            </w:rPrChange>
          </w:rPr>
          <w:fldChar w:fldCharType="end"/>
        </w:r>
        <w:r w:rsidR="0020295F" w:rsidRPr="0020295F">
          <w:rPr>
            <w:b w:val="0"/>
            <w:rPrChange w:id="4103" w:author="Jan Kelemen" w:date="2016-01-20T17:07:00Z">
              <w:rPr/>
            </w:rPrChange>
          </w:rPr>
          <w:noBreakHyphen/>
        </w:r>
        <w:r w:rsidR="0020295F" w:rsidRPr="0020295F">
          <w:rPr>
            <w:b w:val="0"/>
            <w:rPrChange w:id="4104" w:author="Jan Kelemen" w:date="2016-01-20T17:07:00Z">
              <w:rPr/>
            </w:rPrChange>
          </w:rPr>
          <w:fldChar w:fldCharType="begin"/>
        </w:r>
        <w:r w:rsidR="0020295F" w:rsidRPr="0020295F">
          <w:rPr>
            <w:b w:val="0"/>
            <w:rPrChange w:id="4105" w:author="Jan Kelemen" w:date="2016-01-20T17:07:00Z">
              <w:rPr/>
            </w:rPrChange>
          </w:rPr>
          <w:instrText xml:space="preserve"> SEQ Slika \* ARABIC \s 2 </w:instrText>
        </w:r>
      </w:ins>
      <w:r w:rsidR="0020295F" w:rsidRPr="0020295F">
        <w:rPr>
          <w:b w:val="0"/>
          <w:rPrChange w:id="4106" w:author="Jan Kelemen" w:date="2016-01-20T17:07:00Z">
            <w:rPr/>
          </w:rPrChange>
        </w:rPr>
        <w:fldChar w:fldCharType="separate"/>
      </w:r>
      <w:ins w:id="4107" w:author="Jan Kelemen" w:date="2016-01-20T17:03:00Z">
        <w:r w:rsidR="0020295F" w:rsidRPr="0020295F">
          <w:rPr>
            <w:b w:val="0"/>
            <w:noProof/>
            <w:rPrChange w:id="4108" w:author="Jan Kelemen" w:date="2016-01-20T17:07:00Z">
              <w:rPr>
                <w:noProof/>
              </w:rPr>
            </w:rPrChange>
          </w:rPr>
          <w:t>21</w:t>
        </w:r>
        <w:r w:rsidR="0020295F" w:rsidRPr="0020295F">
          <w:rPr>
            <w:b w:val="0"/>
            <w:rPrChange w:id="4109" w:author="Jan Kelemen" w:date="2016-01-20T17:07:00Z">
              <w:rPr/>
            </w:rPrChange>
          </w:rPr>
          <w:fldChar w:fldCharType="end"/>
        </w:r>
      </w:ins>
      <w:del w:id="4110" w:author="Jan Kelemen" w:date="2016-01-20T16:53:00Z">
        <w:r w:rsidR="00D51D8A" w:rsidRPr="0020295F" w:rsidDel="008142BA">
          <w:rPr>
            <w:b w:val="0"/>
            <w:rPrChange w:id="4111" w:author="Jan Kelemen" w:date="2016-01-20T17:07:00Z">
              <w:rPr/>
            </w:rPrChange>
          </w:rPr>
          <w:fldChar w:fldCharType="begin"/>
        </w:r>
        <w:r w:rsidR="00D51D8A" w:rsidRPr="0020295F" w:rsidDel="008142BA">
          <w:rPr>
            <w:b w:val="0"/>
            <w:rPrChange w:id="4112" w:author="Jan Kelemen" w:date="2016-01-20T17:07:00Z">
              <w:rPr/>
            </w:rPrChange>
          </w:rPr>
          <w:delInstrText xml:space="preserve"> STYLEREF 2 \s </w:delInstrText>
        </w:r>
        <w:r w:rsidR="00D51D8A" w:rsidRPr="0020295F" w:rsidDel="008142BA">
          <w:rPr>
            <w:b w:val="0"/>
            <w:rPrChange w:id="4113" w:author="Jan Kelemen" w:date="2016-01-20T17:07:00Z">
              <w:rPr/>
            </w:rPrChange>
          </w:rPr>
          <w:fldChar w:fldCharType="separate"/>
        </w:r>
        <w:r w:rsidR="001E5B16" w:rsidRPr="0020295F" w:rsidDel="008142BA">
          <w:rPr>
            <w:b w:val="0"/>
            <w:noProof/>
            <w:rPrChange w:id="4114" w:author="Jan Kelemen" w:date="2016-01-20T17:07:00Z">
              <w:rPr>
                <w:noProof/>
              </w:rPr>
            </w:rPrChange>
          </w:rPr>
          <w:delText>4.3</w:delText>
        </w:r>
        <w:r w:rsidR="00D51D8A" w:rsidRPr="0020295F" w:rsidDel="008142BA">
          <w:rPr>
            <w:b w:val="0"/>
            <w:noProof/>
            <w:rPrChange w:id="4115" w:author="Jan Kelemen" w:date="2016-01-20T17:07:00Z">
              <w:rPr>
                <w:noProof/>
              </w:rPr>
            </w:rPrChange>
          </w:rPr>
          <w:fldChar w:fldCharType="end"/>
        </w:r>
        <w:r w:rsidRPr="0020295F" w:rsidDel="008142BA">
          <w:rPr>
            <w:b w:val="0"/>
            <w:rPrChange w:id="4116" w:author="Jan Kelemen" w:date="2016-01-20T17:07:00Z">
              <w:rPr/>
            </w:rPrChange>
          </w:rPr>
          <w:delText>.</w:delText>
        </w:r>
        <w:r w:rsidR="00D51D8A" w:rsidRPr="0020295F" w:rsidDel="008142BA">
          <w:rPr>
            <w:b w:val="0"/>
            <w:rPrChange w:id="4117" w:author="Jan Kelemen" w:date="2016-01-20T17:07:00Z">
              <w:rPr/>
            </w:rPrChange>
          </w:rPr>
          <w:fldChar w:fldCharType="begin"/>
        </w:r>
        <w:r w:rsidR="00D51D8A" w:rsidRPr="0020295F" w:rsidDel="008142BA">
          <w:rPr>
            <w:b w:val="0"/>
            <w:rPrChange w:id="4118" w:author="Jan Kelemen" w:date="2016-01-20T17:07:00Z">
              <w:rPr/>
            </w:rPrChange>
          </w:rPr>
          <w:delInstrText xml:space="preserve"> SEQ Slika \* ARABIC \s 2 </w:delInstrText>
        </w:r>
        <w:r w:rsidR="00D51D8A" w:rsidRPr="0020295F" w:rsidDel="008142BA">
          <w:rPr>
            <w:b w:val="0"/>
            <w:rPrChange w:id="4119" w:author="Jan Kelemen" w:date="2016-01-20T17:07:00Z">
              <w:rPr/>
            </w:rPrChange>
          </w:rPr>
          <w:fldChar w:fldCharType="separate"/>
        </w:r>
        <w:r w:rsidR="001E5B16" w:rsidRPr="0020295F" w:rsidDel="008142BA">
          <w:rPr>
            <w:b w:val="0"/>
            <w:noProof/>
            <w:rPrChange w:id="4120" w:author="Jan Kelemen" w:date="2016-01-20T17:07:00Z">
              <w:rPr>
                <w:noProof/>
              </w:rPr>
            </w:rPrChange>
          </w:rPr>
          <w:delText>22</w:delText>
        </w:r>
        <w:r w:rsidR="00D51D8A" w:rsidRPr="0020295F" w:rsidDel="008142BA">
          <w:rPr>
            <w:b w:val="0"/>
            <w:noProof/>
            <w:rPrChange w:id="4121" w:author="Jan Kelemen" w:date="2016-01-20T17:07:00Z">
              <w:rPr>
                <w:noProof/>
              </w:rPr>
            </w:rPrChange>
          </w:rPr>
          <w:fldChar w:fldCharType="end"/>
        </w:r>
      </w:del>
      <w:r w:rsidRPr="0020295F">
        <w:rPr>
          <w:b w:val="0"/>
          <w:rPrChange w:id="4122" w:author="Jan Kelemen" w:date="2016-01-20T17:07:00Z">
            <w:rPr/>
          </w:rPrChange>
        </w:rPr>
        <w:t xml:space="preserve"> Sekvencijski dijagram za UC2</w:t>
      </w:r>
      <w:r w:rsidR="00BE0434" w:rsidRPr="0020295F">
        <w:rPr>
          <w:b w:val="0"/>
          <w:rPrChange w:id="4123" w:author="Jan Kelemen" w:date="2016-01-20T17:07:00Z">
            <w:rPr/>
          </w:rPrChange>
        </w:rPr>
        <w:t>3</w:t>
      </w:r>
      <w:r w:rsidRPr="0020295F">
        <w:rPr>
          <w:b w:val="0"/>
          <w:rPrChange w:id="4124" w:author="Jan Kelemen" w:date="2016-01-20T17:07:00Z">
            <w:rPr/>
          </w:rPrChange>
        </w:rPr>
        <w:t xml:space="preserve"> – OdbijanjeNarudžbe</w:t>
      </w:r>
      <w:bookmarkEnd w:id="4094"/>
    </w:p>
    <w:p w14:paraId="48FB1273" w14:textId="77777777" w:rsidR="00922458" w:rsidRPr="0020295F" w:rsidRDefault="00922458" w:rsidP="00DD773E">
      <w:pPr>
        <w:spacing w:before="120"/>
        <w:rPr>
          <w:rPrChange w:id="4125" w:author="Jan Kelemen" w:date="2016-01-20T17:07:00Z">
            <w:rPr>
              <w:b/>
            </w:rPr>
          </w:rPrChange>
        </w:rPr>
      </w:pPr>
    </w:p>
    <w:p w14:paraId="7575DFDD" w14:textId="3BB4B005" w:rsidR="00F576AA" w:rsidRPr="0020295F" w:rsidRDefault="00F576AA" w:rsidP="00DD773E">
      <w:pPr>
        <w:spacing w:before="120"/>
        <w:rPr>
          <w:rPrChange w:id="4126" w:author="Jan Kelemen" w:date="2016-01-20T17:07:00Z">
            <w:rPr>
              <w:b/>
            </w:rPr>
          </w:rPrChange>
        </w:rPr>
      </w:pPr>
      <w:r w:rsidRPr="0020295F">
        <w:rPr>
          <w:rPrChange w:id="4127" w:author="Jan Kelemen" w:date="2016-01-20T17:07:00Z">
            <w:rPr>
              <w:b/>
            </w:rPr>
          </w:rPrChange>
        </w:rPr>
        <w:t>Obrazac uporabe UC2</w:t>
      </w:r>
      <w:r w:rsidR="00BE0434" w:rsidRPr="0020295F">
        <w:rPr>
          <w:rPrChange w:id="4128" w:author="Jan Kelemen" w:date="2016-01-20T17:07:00Z">
            <w:rPr>
              <w:b/>
            </w:rPr>
          </w:rPrChange>
        </w:rPr>
        <w:t>4</w:t>
      </w:r>
      <w:r w:rsidRPr="0020295F">
        <w:rPr>
          <w:rPrChange w:id="4129" w:author="Jan Kelemen" w:date="2016-01-20T17:07:00Z">
            <w:rPr>
              <w:b/>
            </w:rPr>
          </w:rPrChange>
        </w:rPr>
        <w:t xml:space="preserve"> – DodajJelo</w:t>
      </w:r>
    </w:p>
    <w:p w14:paraId="461A272F" w14:textId="77777777" w:rsidR="00F576AA" w:rsidRPr="0020295F" w:rsidRDefault="00F576AA" w:rsidP="007364D4">
      <w:pPr>
        <w:ind w:firstLine="708"/>
        <w:rPr>
          <w:rPrChange w:id="4130" w:author="Jan Kelemen" w:date="2016-01-20T17:07:00Z">
            <w:rPr/>
          </w:rPrChange>
        </w:rPr>
      </w:pPr>
      <w:r w:rsidRPr="0020295F">
        <w:rPr>
          <w:rPrChange w:id="4131" w:author="Jan Kelemen" w:date="2016-01-20T17:07:00Z">
            <w:rPr/>
          </w:rPrChange>
        </w:rPr>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Pr="0020295F" w:rsidRDefault="00F576AA" w:rsidP="00DD773E">
      <w:pPr>
        <w:keepNext/>
        <w:jc w:val="center"/>
        <w:rPr>
          <w:rPrChange w:id="4132" w:author="Jan Kelemen" w:date="2016-01-20T17:07:00Z">
            <w:rPr/>
          </w:rPrChange>
        </w:rPr>
      </w:pPr>
      <w:r w:rsidRPr="0020295F">
        <w:rPr>
          <w:noProof/>
          <w:lang w:eastAsia="hr-HR"/>
          <w:rPrChange w:id="4133" w:author="Jan Kelemen" w:date="2016-01-20T17:07:00Z">
            <w:rPr>
              <w:noProof/>
              <w:lang w:eastAsia="hr-HR"/>
            </w:rPr>
          </w:rPrChange>
        </w:rPr>
        <w:drawing>
          <wp:inline distT="0" distB="0" distL="0" distR="0" wp14:anchorId="783745ED" wp14:editId="2411A7DB">
            <wp:extent cx="4279302" cy="2555465"/>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6">
                      <a:extLst>
                        <a:ext uri="{28A0092B-C50C-407E-A947-70E740481C1C}">
                          <a14:useLocalDpi xmlns:a14="http://schemas.microsoft.com/office/drawing/2010/main" val="0"/>
                        </a:ext>
                      </a:extLst>
                    </a:blip>
                    <a:stretch>
                      <a:fillRect/>
                    </a:stretch>
                  </pic:blipFill>
                  <pic:spPr>
                    <a:xfrm>
                      <a:off x="0" y="0"/>
                      <a:ext cx="4279302" cy="2555465"/>
                    </a:xfrm>
                    <a:prstGeom prst="rect">
                      <a:avLst/>
                    </a:prstGeom>
                  </pic:spPr>
                </pic:pic>
              </a:graphicData>
            </a:graphic>
          </wp:inline>
        </w:drawing>
      </w:r>
    </w:p>
    <w:p w14:paraId="284EA11C" w14:textId="4B73E3C6" w:rsidR="00DD773E" w:rsidRPr="0020295F" w:rsidRDefault="00DD773E" w:rsidP="00DD773E">
      <w:pPr>
        <w:pStyle w:val="Caption"/>
        <w:jc w:val="center"/>
        <w:rPr>
          <w:b w:val="0"/>
          <w:bCs w:val="0"/>
          <w:rPrChange w:id="4134" w:author="Jan Kelemen" w:date="2016-01-20T17:07:00Z">
            <w:rPr>
              <w:b w:val="0"/>
              <w:bCs w:val="0"/>
            </w:rPr>
          </w:rPrChange>
        </w:rPr>
      </w:pPr>
      <w:bookmarkStart w:id="4135" w:name="_Toc441072935"/>
      <w:r w:rsidRPr="0020295F">
        <w:rPr>
          <w:b w:val="0"/>
          <w:rPrChange w:id="4136" w:author="Jan Kelemen" w:date="2016-01-20T17:07:00Z">
            <w:rPr/>
          </w:rPrChange>
        </w:rPr>
        <w:t xml:space="preserve">Slika </w:t>
      </w:r>
      <w:ins w:id="4137" w:author="Jan Kelemen" w:date="2016-01-20T17:03:00Z">
        <w:r w:rsidR="0020295F" w:rsidRPr="0020295F">
          <w:rPr>
            <w:b w:val="0"/>
            <w:rPrChange w:id="4138" w:author="Jan Kelemen" w:date="2016-01-20T17:07:00Z">
              <w:rPr/>
            </w:rPrChange>
          </w:rPr>
          <w:fldChar w:fldCharType="begin"/>
        </w:r>
        <w:r w:rsidR="0020295F" w:rsidRPr="0020295F">
          <w:rPr>
            <w:b w:val="0"/>
            <w:rPrChange w:id="4139" w:author="Jan Kelemen" w:date="2016-01-20T17:07:00Z">
              <w:rPr/>
            </w:rPrChange>
          </w:rPr>
          <w:instrText xml:space="preserve"> STYLEREF 2 \s </w:instrText>
        </w:r>
      </w:ins>
      <w:r w:rsidR="0020295F" w:rsidRPr="0020295F">
        <w:rPr>
          <w:b w:val="0"/>
          <w:rPrChange w:id="4140" w:author="Jan Kelemen" w:date="2016-01-20T17:07:00Z">
            <w:rPr/>
          </w:rPrChange>
        </w:rPr>
        <w:fldChar w:fldCharType="separate"/>
      </w:r>
      <w:r w:rsidR="0020295F" w:rsidRPr="0020295F">
        <w:rPr>
          <w:b w:val="0"/>
          <w:noProof/>
          <w:rPrChange w:id="4141" w:author="Jan Kelemen" w:date="2016-01-20T17:07:00Z">
            <w:rPr>
              <w:noProof/>
            </w:rPr>
          </w:rPrChange>
        </w:rPr>
        <w:t>4.3</w:t>
      </w:r>
      <w:ins w:id="4142" w:author="Jan Kelemen" w:date="2016-01-20T17:03:00Z">
        <w:r w:rsidR="0020295F" w:rsidRPr="0020295F">
          <w:rPr>
            <w:b w:val="0"/>
            <w:rPrChange w:id="4143" w:author="Jan Kelemen" w:date="2016-01-20T17:07:00Z">
              <w:rPr/>
            </w:rPrChange>
          </w:rPr>
          <w:fldChar w:fldCharType="end"/>
        </w:r>
        <w:r w:rsidR="0020295F" w:rsidRPr="0020295F">
          <w:rPr>
            <w:b w:val="0"/>
            <w:rPrChange w:id="4144" w:author="Jan Kelemen" w:date="2016-01-20T17:07:00Z">
              <w:rPr/>
            </w:rPrChange>
          </w:rPr>
          <w:noBreakHyphen/>
        </w:r>
        <w:r w:rsidR="0020295F" w:rsidRPr="0020295F">
          <w:rPr>
            <w:b w:val="0"/>
            <w:rPrChange w:id="4145" w:author="Jan Kelemen" w:date="2016-01-20T17:07:00Z">
              <w:rPr/>
            </w:rPrChange>
          </w:rPr>
          <w:fldChar w:fldCharType="begin"/>
        </w:r>
        <w:r w:rsidR="0020295F" w:rsidRPr="0020295F">
          <w:rPr>
            <w:b w:val="0"/>
            <w:rPrChange w:id="4146" w:author="Jan Kelemen" w:date="2016-01-20T17:07:00Z">
              <w:rPr/>
            </w:rPrChange>
          </w:rPr>
          <w:instrText xml:space="preserve"> SEQ Slika \* ARABIC \s 2 </w:instrText>
        </w:r>
      </w:ins>
      <w:r w:rsidR="0020295F" w:rsidRPr="0020295F">
        <w:rPr>
          <w:b w:val="0"/>
          <w:rPrChange w:id="4147" w:author="Jan Kelemen" w:date="2016-01-20T17:07:00Z">
            <w:rPr/>
          </w:rPrChange>
        </w:rPr>
        <w:fldChar w:fldCharType="separate"/>
      </w:r>
      <w:ins w:id="4148" w:author="Jan Kelemen" w:date="2016-01-20T17:03:00Z">
        <w:r w:rsidR="0020295F" w:rsidRPr="0020295F">
          <w:rPr>
            <w:b w:val="0"/>
            <w:noProof/>
            <w:rPrChange w:id="4149" w:author="Jan Kelemen" w:date="2016-01-20T17:07:00Z">
              <w:rPr>
                <w:noProof/>
              </w:rPr>
            </w:rPrChange>
          </w:rPr>
          <w:t>22</w:t>
        </w:r>
        <w:r w:rsidR="0020295F" w:rsidRPr="0020295F">
          <w:rPr>
            <w:b w:val="0"/>
            <w:rPrChange w:id="4150" w:author="Jan Kelemen" w:date="2016-01-20T17:07:00Z">
              <w:rPr/>
            </w:rPrChange>
          </w:rPr>
          <w:fldChar w:fldCharType="end"/>
        </w:r>
      </w:ins>
      <w:del w:id="4151" w:author="Jan Kelemen" w:date="2016-01-20T16:53:00Z">
        <w:r w:rsidR="00D51D8A" w:rsidRPr="0020295F" w:rsidDel="008142BA">
          <w:rPr>
            <w:b w:val="0"/>
            <w:rPrChange w:id="4152" w:author="Jan Kelemen" w:date="2016-01-20T17:07:00Z">
              <w:rPr/>
            </w:rPrChange>
          </w:rPr>
          <w:fldChar w:fldCharType="begin"/>
        </w:r>
        <w:r w:rsidR="00D51D8A" w:rsidRPr="0020295F" w:rsidDel="008142BA">
          <w:rPr>
            <w:b w:val="0"/>
            <w:rPrChange w:id="4153" w:author="Jan Kelemen" w:date="2016-01-20T17:07:00Z">
              <w:rPr/>
            </w:rPrChange>
          </w:rPr>
          <w:delInstrText xml:space="preserve"> STYLEREF 2 \s </w:delInstrText>
        </w:r>
        <w:r w:rsidR="00D51D8A" w:rsidRPr="0020295F" w:rsidDel="008142BA">
          <w:rPr>
            <w:b w:val="0"/>
            <w:rPrChange w:id="4154" w:author="Jan Kelemen" w:date="2016-01-20T17:07:00Z">
              <w:rPr/>
            </w:rPrChange>
          </w:rPr>
          <w:fldChar w:fldCharType="separate"/>
        </w:r>
        <w:r w:rsidR="001E5B16" w:rsidRPr="0020295F" w:rsidDel="008142BA">
          <w:rPr>
            <w:b w:val="0"/>
            <w:noProof/>
            <w:rPrChange w:id="4155" w:author="Jan Kelemen" w:date="2016-01-20T17:07:00Z">
              <w:rPr>
                <w:noProof/>
              </w:rPr>
            </w:rPrChange>
          </w:rPr>
          <w:delText>4.3</w:delText>
        </w:r>
        <w:r w:rsidR="00D51D8A" w:rsidRPr="0020295F" w:rsidDel="008142BA">
          <w:rPr>
            <w:b w:val="0"/>
            <w:noProof/>
            <w:rPrChange w:id="4156" w:author="Jan Kelemen" w:date="2016-01-20T17:07:00Z">
              <w:rPr>
                <w:noProof/>
              </w:rPr>
            </w:rPrChange>
          </w:rPr>
          <w:fldChar w:fldCharType="end"/>
        </w:r>
        <w:r w:rsidRPr="0020295F" w:rsidDel="008142BA">
          <w:rPr>
            <w:b w:val="0"/>
            <w:rPrChange w:id="4157" w:author="Jan Kelemen" w:date="2016-01-20T17:07:00Z">
              <w:rPr/>
            </w:rPrChange>
          </w:rPr>
          <w:delText>.</w:delText>
        </w:r>
        <w:r w:rsidR="00D51D8A" w:rsidRPr="0020295F" w:rsidDel="008142BA">
          <w:rPr>
            <w:b w:val="0"/>
            <w:rPrChange w:id="4158" w:author="Jan Kelemen" w:date="2016-01-20T17:07:00Z">
              <w:rPr/>
            </w:rPrChange>
          </w:rPr>
          <w:fldChar w:fldCharType="begin"/>
        </w:r>
        <w:r w:rsidR="00D51D8A" w:rsidRPr="0020295F" w:rsidDel="008142BA">
          <w:rPr>
            <w:b w:val="0"/>
            <w:rPrChange w:id="4159" w:author="Jan Kelemen" w:date="2016-01-20T17:07:00Z">
              <w:rPr/>
            </w:rPrChange>
          </w:rPr>
          <w:delInstrText xml:space="preserve"> SEQ Slika \* ARABIC \s 2 </w:delInstrText>
        </w:r>
        <w:r w:rsidR="00D51D8A" w:rsidRPr="0020295F" w:rsidDel="008142BA">
          <w:rPr>
            <w:b w:val="0"/>
            <w:rPrChange w:id="4160" w:author="Jan Kelemen" w:date="2016-01-20T17:07:00Z">
              <w:rPr/>
            </w:rPrChange>
          </w:rPr>
          <w:fldChar w:fldCharType="separate"/>
        </w:r>
        <w:r w:rsidR="001E5B16" w:rsidRPr="0020295F" w:rsidDel="008142BA">
          <w:rPr>
            <w:b w:val="0"/>
            <w:noProof/>
            <w:rPrChange w:id="4161" w:author="Jan Kelemen" w:date="2016-01-20T17:07:00Z">
              <w:rPr>
                <w:noProof/>
              </w:rPr>
            </w:rPrChange>
          </w:rPr>
          <w:delText>23</w:delText>
        </w:r>
        <w:r w:rsidR="00D51D8A" w:rsidRPr="0020295F" w:rsidDel="008142BA">
          <w:rPr>
            <w:b w:val="0"/>
            <w:noProof/>
            <w:rPrChange w:id="4162" w:author="Jan Kelemen" w:date="2016-01-20T17:07:00Z">
              <w:rPr>
                <w:noProof/>
              </w:rPr>
            </w:rPrChange>
          </w:rPr>
          <w:fldChar w:fldCharType="end"/>
        </w:r>
      </w:del>
      <w:r w:rsidRPr="0020295F">
        <w:rPr>
          <w:b w:val="0"/>
          <w:rPrChange w:id="4163" w:author="Jan Kelemen" w:date="2016-01-20T17:07:00Z">
            <w:rPr/>
          </w:rPrChange>
        </w:rPr>
        <w:t xml:space="preserve"> Sekvencijski dijagram za UC2</w:t>
      </w:r>
      <w:r w:rsidR="00BE0434" w:rsidRPr="0020295F">
        <w:rPr>
          <w:b w:val="0"/>
          <w:rPrChange w:id="4164" w:author="Jan Kelemen" w:date="2016-01-20T17:07:00Z">
            <w:rPr/>
          </w:rPrChange>
        </w:rPr>
        <w:t>4</w:t>
      </w:r>
      <w:r w:rsidRPr="0020295F">
        <w:rPr>
          <w:b w:val="0"/>
          <w:rPrChange w:id="4165" w:author="Jan Kelemen" w:date="2016-01-20T17:07:00Z">
            <w:rPr/>
          </w:rPrChange>
        </w:rPr>
        <w:t xml:space="preserve"> – DodajJelo</w:t>
      </w:r>
      <w:bookmarkEnd w:id="4135"/>
      <w:r w:rsidRPr="0020295F">
        <w:rPr>
          <w:b w:val="0"/>
          <w:rPrChange w:id="4166" w:author="Jan Kelemen" w:date="2016-01-20T17:07:00Z">
            <w:rPr/>
          </w:rPrChange>
        </w:rPr>
        <w:br w:type="page"/>
      </w:r>
    </w:p>
    <w:p w14:paraId="55A449EA" w14:textId="080E4110" w:rsidR="00F576AA" w:rsidRPr="0020295F" w:rsidRDefault="00F576AA" w:rsidP="00F576AA">
      <w:pPr>
        <w:rPr>
          <w:rPrChange w:id="4167" w:author="Jan Kelemen" w:date="2016-01-20T17:07:00Z">
            <w:rPr>
              <w:b/>
            </w:rPr>
          </w:rPrChange>
        </w:rPr>
      </w:pPr>
      <w:r w:rsidRPr="0020295F">
        <w:rPr>
          <w:rPrChange w:id="4168" w:author="Jan Kelemen" w:date="2016-01-20T17:07:00Z">
            <w:rPr>
              <w:b/>
            </w:rPr>
          </w:rPrChange>
        </w:rPr>
        <w:lastRenderedPageBreak/>
        <w:t>Obrazac uporabe UC2</w:t>
      </w:r>
      <w:r w:rsidR="00BE0434" w:rsidRPr="0020295F">
        <w:rPr>
          <w:rPrChange w:id="4169" w:author="Jan Kelemen" w:date="2016-01-20T17:07:00Z">
            <w:rPr>
              <w:b/>
            </w:rPr>
          </w:rPrChange>
        </w:rPr>
        <w:t>5</w:t>
      </w:r>
      <w:r w:rsidRPr="0020295F">
        <w:rPr>
          <w:rPrChange w:id="4170" w:author="Jan Kelemen" w:date="2016-01-20T17:07:00Z">
            <w:rPr>
              <w:b/>
            </w:rPr>
          </w:rPrChange>
        </w:rPr>
        <w:t xml:space="preserve"> – UrediJelo</w:t>
      </w:r>
    </w:p>
    <w:p w14:paraId="1AB48C40" w14:textId="77777777" w:rsidR="00F576AA" w:rsidRPr="0020295F" w:rsidRDefault="00F576AA" w:rsidP="007364D4">
      <w:pPr>
        <w:ind w:firstLine="708"/>
        <w:rPr>
          <w:rPrChange w:id="4171" w:author="Jan Kelemen" w:date="2016-01-20T17:07:00Z">
            <w:rPr/>
          </w:rPrChange>
        </w:rPr>
      </w:pPr>
      <w:r w:rsidRPr="0020295F">
        <w:rPr>
          <w:rPrChange w:id="4172" w:author="Jan Kelemen" w:date="2016-01-20T17:07:00Z">
            <w:rPr/>
          </w:rPrChange>
        </w:rPr>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Pr="0020295F" w:rsidRDefault="00F576AA" w:rsidP="00DD773E">
      <w:pPr>
        <w:keepNext/>
        <w:jc w:val="center"/>
        <w:rPr>
          <w:rPrChange w:id="4173" w:author="Jan Kelemen" w:date="2016-01-20T17:07:00Z">
            <w:rPr/>
          </w:rPrChange>
        </w:rPr>
      </w:pPr>
      <w:r w:rsidRPr="0020295F">
        <w:rPr>
          <w:noProof/>
          <w:lang w:eastAsia="hr-HR"/>
          <w:rPrChange w:id="4174" w:author="Jan Kelemen" w:date="2016-01-20T17:07:00Z">
            <w:rPr>
              <w:noProof/>
              <w:lang w:eastAsia="hr-HR"/>
            </w:rPr>
          </w:rPrChange>
        </w:rPr>
        <w:drawing>
          <wp:inline distT="0" distB="0" distL="0" distR="0" wp14:anchorId="591CD9F2" wp14:editId="4D551DA8">
            <wp:extent cx="3851190" cy="2453945"/>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7">
                      <a:extLst>
                        <a:ext uri="{28A0092B-C50C-407E-A947-70E740481C1C}">
                          <a14:useLocalDpi xmlns:a14="http://schemas.microsoft.com/office/drawing/2010/main" val="0"/>
                        </a:ext>
                      </a:extLst>
                    </a:blip>
                    <a:stretch>
                      <a:fillRect/>
                    </a:stretch>
                  </pic:blipFill>
                  <pic:spPr>
                    <a:xfrm>
                      <a:off x="0" y="0"/>
                      <a:ext cx="3851190" cy="2453945"/>
                    </a:xfrm>
                    <a:prstGeom prst="rect">
                      <a:avLst/>
                    </a:prstGeom>
                  </pic:spPr>
                </pic:pic>
              </a:graphicData>
            </a:graphic>
          </wp:inline>
        </w:drawing>
      </w:r>
    </w:p>
    <w:p w14:paraId="478A81DF" w14:textId="49F027D6" w:rsidR="007E0D3E" w:rsidRPr="0020295F" w:rsidRDefault="00DD773E" w:rsidP="00DD773E">
      <w:pPr>
        <w:pStyle w:val="Caption"/>
        <w:jc w:val="center"/>
        <w:rPr>
          <w:b w:val="0"/>
          <w:rPrChange w:id="4175" w:author="Jan Kelemen" w:date="2016-01-20T17:07:00Z">
            <w:rPr/>
          </w:rPrChange>
        </w:rPr>
      </w:pPr>
      <w:bookmarkStart w:id="4176" w:name="_Toc441072936"/>
      <w:r w:rsidRPr="0020295F">
        <w:rPr>
          <w:b w:val="0"/>
          <w:rPrChange w:id="4177" w:author="Jan Kelemen" w:date="2016-01-20T17:07:00Z">
            <w:rPr/>
          </w:rPrChange>
        </w:rPr>
        <w:t xml:space="preserve">Slika </w:t>
      </w:r>
      <w:ins w:id="4178" w:author="Jan Kelemen" w:date="2016-01-20T17:03:00Z">
        <w:r w:rsidR="0020295F" w:rsidRPr="0020295F">
          <w:rPr>
            <w:b w:val="0"/>
            <w:rPrChange w:id="4179" w:author="Jan Kelemen" w:date="2016-01-20T17:07:00Z">
              <w:rPr/>
            </w:rPrChange>
          </w:rPr>
          <w:fldChar w:fldCharType="begin"/>
        </w:r>
        <w:r w:rsidR="0020295F" w:rsidRPr="0020295F">
          <w:rPr>
            <w:b w:val="0"/>
            <w:rPrChange w:id="4180" w:author="Jan Kelemen" w:date="2016-01-20T17:07:00Z">
              <w:rPr/>
            </w:rPrChange>
          </w:rPr>
          <w:instrText xml:space="preserve"> STYLEREF 2 \s </w:instrText>
        </w:r>
      </w:ins>
      <w:r w:rsidR="0020295F" w:rsidRPr="0020295F">
        <w:rPr>
          <w:b w:val="0"/>
          <w:rPrChange w:id="4181" w:author="Jan Kelemen" w:date="2016-01-20T17:07:00Z">
            <w:rPr/>
          </w:rPrChange>
        </w:rPr>
        <w:fldChar w:fldCharType="separate"/>
      </w:r>
      <w:r w:rsidR="0020295F" w:rsidRPr="0020295F">
        <w:rPr>
          <w:b w:val="0"/>
          <w:noProof/>
          <w:rPrChange w:id="4182" w:author="Jan Kelemen" w:date="2016-01-20T17:07:00Z">
            <w:rPr>
              <w:noProof/>
            </w:rPr>
          </w:rPrChange>
        </w:rPr>
        <w:t>4.3</w:t>
      </w:r>
      <w:ins w:id="4183" w:author="Jan Kelemen" w:date="2016-01-20T17:03:00Z">
        <w:r w:rsidR="0020295F" w:rsidRPr="0020295F">
          <w:rPr>
            <w:b w:val="0"/>
            <w:rPrChange w:id="4184" w:author="Jan Kelemen" w:date="2016-01-20T17:07:00Z">
              <w:rPr/>
            </w:rPrChange>
          </w:rPr>
          <w:fldChar w:fldCharType="end"/>
        </w:r>
        <w:r w:rsidR="0020295F" w:rsidRPr="0020295F">
          <w:rPr>
            <w:b w:val="0"/>
            <w:rPrChange w:id="4185" w:author="Jan Kelemen" w:date="2016-01-20T17:07:00Z">
              <w:rPr/>
            </w:rPrChange>
          </w:rPr>
          <w:noBreakHyphen/>
        </w:r>
        <w:r w:rsidR="0020295F" w:rsidRPr="0020295F">
          <w:rPr>
            <w:b w:val="0"/>
            <w:rPrChange w:id="4186" w:author="Jan Kelemen" w:date="2016-01-20T17:07:00Z">
              <w:rPr/>
            </w:rPrChange>
          </w:rPr>
          <w:fldChar w:fldCharType="begin"/>
        </w:r>
        <w:r w:rsidR="0020295F" w:rsidRPr="0020295F">
          <w:rPr>
            <w:b w:val="0"/>
            <w:rPrChange w:id="4187" w:author="Jan Kelemen" w:date="2016-01-20T17:07:00Z">
              <w:rPr/>
            </w:rPrChange>
          </w:rPr>
          <w:instrText xml:space="preserve"> SEQ Slika \* ARABIC \s 2 </w:instrText>
        </w:r>
      </w:ins>
      <w:r w:rsidR="0020295F" w:rsidRPr="0020295F">
        <w:rPr>
          <w:b w:val="0"/>
          <w:rPrChange w:id="4188" w:author="Jan Kelemen" w:date="2016-01-20T17:07:00Z">
            <w:rPr/>
          </w:rPrChange>
        </w:rPr>
        <w:fldChar w:fldCharType="separate"/>
      </w:r>
      <w:ins w:id="4189" w:author="Jan Kelemen" w:date="2016-01-20T17:03:00Z">
        <w:r w:rsidR="0020295F" w:rsidRPr="0020295F">
          <w:rPr>
            <w:b w:val="0"/>
            <w:noProof/>
            <w:rPrChange w:id="4190" w:author="Jan Kelemen" w:date="2016-01-20T17:07:00Z">
              <w:rPr>
                <w:noProof/>
              </w:rPr>
            </w:rPrChange>
          </w:rPr>
          <w:t>23</w:t>
        </w:r>
        <w:r w:rsidR="0020295F" w:rsidRPr="0020295F">
          <w:rPr>
            <w:b w:val="0"/>
            <w:rPrChange w:id="4191" w:author="Jan Kelemen" w:date="2016-01-20T17:07:00Z">
              <w:rPr/>
            </w:rPrChange>
          </w:rPr>
          <w:fldChar w:fldCharType="end"/>
        </w:r>
      </w:ins>
      <w:del w:id="4192" w:author="Jan Kelemen" w:date="2016-01-20T16:53:00Z">
        <w:r w:rsidR="00D51D8A" w:rsidRPr="0020295F" w:rsidDel="008142BA">
          <w:rPr>
            <w:b w:val="0"/>
            <w:rPrChange w:id="4193" w:author="Jan Kelemen" w:date="2016-01-20T17:07:00Z">
              <w:rPr/>
            </w:rPrChange>
          </w:rPr>
          <w:fldChar w:fldCharType="begin"/>
        </w:r>
        <w:r w:rsidR="00D51D8A" w:rsidRPr="0020295F" w:rsidDel="008142BA">
          <w:rPr>
            <w:b w:val="0"/>
            <w:rPrChange w:id="4194" w:author="Jan Kelemen" w:date="2016-01-20T17:07:00Z">
              <w:rPr/>
            </w:rPrChange>
          </w:rPr>
          <w:delInstrText xml:space="preserve"> STYLEREF 2 \s </w:delInstrText>
        </w:r>
        <w:r w:rsidR="00D51D8A" w:rsidRPr="0020295F" w:rsidDel="008142BA">
          <w:rPr>
            <w:b w:val="0"/>
            <w:rPrChange w:id="4195" w:author="Jan Kelemen" w:date="2016-01-20T17:07:00Z">
              <w:rPr/>
            </w:rPrChange>
          </w:rPr>
          <w:fldChar w:fldCharType="separate"/>
        </w:r>
        <w:r w:rsidR="001E5B16" w:rsidRPr="0020295F" w:rsidDel="008142BA">
          <w:rPr>
            <w:b w:val="0"/>
            <w:noProof/>
            <w:rPrChange w:id="4196" w:author="Jan Kelemen" w:date="2016-01-20T17:07:00Z">
              <w:rPr>
                <w:noProof/>
              </w:rPr>
            </w:rPrChange>
          </w:rPr>
          <w:delText>4.3</w:delText>
        </w:r>
        <w:r w:rsidR="00D51D8A" w:rsidRPr="0020295F" w:rsidDel="008142BA">
          <w:rPr>
            <w:b w:val="0"/>
            <w:noProof/>
            <w:rPrChange w:id="4197" w:author="Jan Kelemen" w:date="2016-01-20T17:07:00Z">
              <w:rPr>
                <w:noProof/>
              </w:rPr>
            </w:rPrChange>
          </w:rPr>
          <w:fldChar w:fldCharType="end"/>
        </w:r>
        <w:r w:rsidRPr="0020295F" w:rsidDel="008142BA">
          <w:rPr>
            <w:b w:val="0"/>
            <w:rPrChange w:id="4198" w:author="Jan Kelemen" w:date="2016-01-20T17:07:00Z">
              <w:rPr/>
            </w:rPrChange>
          </w:rPr>
          <w:delText>.</w:delText>
        </w:r>
        <w:r w:rsidR="00D51D8A" w:rsidRPr="0020295F" w:rsidDel="008142BA">
          <w:rPr>
            <w:b w:val="0"/>
            <w:rPrChange w:id="4199" w:author="Jan Kelemen" w:date="2016-01-20T17:07:00Z">
              <w:rPr/>
            </w:rPrChange>
          </w:rPr>
          <w:fldChar w:fldCharType="begin"/>
        </w:r>
        <w:r w:rsidR="00D51D8A" w:rsidRPr="0020295F" w:rsidDel="008142BA">
          <w:rPr>
            <w:b w:val="0"/>
            <w:rPrChange w:id="4200" w:author="Jan Kelemen" w:date="2016-01-20T17:07:00Z">
              <w:rPr/>
            </w:rPrChange>
          </w:rPr>
          <w:delInstrText xml:space="preserve"> SEQ Slika \* ARABIC \s 2 </w:delInstrText>
        </w:r>
        <w:r w:rsidR="00D51D8A" w:rsidRPr="0020295F" w:rsidDel="008142BA">
          <w:rPr>
            <w:b w:val="0"/>
            <w:rPrChange w:id="4201" w:author="Jan Kelemen" w:date="2016-01-20T17:07:00Z">
              <w:rPr/>
            </w:rPrChange>
          </w:rPr>
          <w:fldChar w:fldCharType="separate"/>
        </w:r>
        <w:r w:rsidR="001E5B16" w:rsidRPr="0020295F" w:rsidDel="008142BA">
          <w:rPr>
            <w:b w:val="0"/>
            <w:noProof/>
            <w:rPrChange w:id="4202" w:author="Jan Kelemen" w:date="2016-01-20T17:07:00Z">
              <w:rPr>
                <w:noProof/>
              </w:rPr>
            </w:rPrChange>
          </w:rPr>
          <w:delText>24</w:delText>
        </w:r>
        <w:r w:rsidR="00D51D8A" w:rsidRPr="0020295F" w:rsidDel="008142BA">
          <w:rPr>
            <w:b w:val="0"/>
            <w:noProof/>
            <w:rPrChange w:id="4203" w:author="Jan Kelemen" w:date="2016-01-20T17:07:00Z">
              <w:rPr>
                <w:noProof/>
              </w:rPr>
            </w:rPrChange>
          </w:rPr>
          <w:fldChar w:fldCharType="end"/>
        </w:r>
      </w:del>
      <w:r w:rsidRPr="0020295F">
        <w:rPr>
          <w:b w:val="0"/>
          <w:rPrChange w:id="4204" w:author="Jan Kelemen" w:date="2016-01-20T17:07:00Z">
            <w:rPr/>
          </w:rPrChange>
        </w:rPr>
        <w:t xml:space="preserve"> Sekvencijski dijagram za UC2</w:t>
      </w:r>
      <w:r w:rsidR="00BE0434" w:rsidRPr="0020295F">
        <w:rPr>
          <w:b w:val="0"/>
          <w:rPrChange w:id="4205" w:author="Jan Kelemen" w:date="2016-01-20T17:07:00Z">
            <w:rPr/>
          </w:rPrChange>
        </w:rPr>
        <w:t>5</w:t>
      </w:r>
      <w:r w:rsidRPr="0020295F">
        <w:rPr>
          <w:b w:val="0"/>
          <w:rPrChange w:id="4206" w:author="Jan Kelemen" w:date="2016-01-20T17:07:00Z">
            <w:rPr/>
          </w:rPrChange>
        </w:rPr>
        <w:t xml:space="preserve"> – UrediJelo</w:t>
      </w:r>
      <w:bookmarkEnd w:id="4176"/>
    </w:p>
    <w:p w14:paraId="5F125128" w14:textId="079D0DDB" w:rsidR="00F576AA" w:rsidRPr="0020295F" w:rsidRDefault="00F576AA" w:rsidP="00B301DF">
      <w:pPr>
        <w:spacing w:before="240"/>
        <w:rPr>
          <w:rPrChange w:id="4207" w:author="Jan Kelemen" w:date="2016-01-20T17:07:00Z">
            <w:rPr>
              <w:b/>
            </w:rPr>
          </w:rPrChange>
        </w:rPr>
      </w:pPr>
      <w:r w:rsidRPr="0020295F">
        <w:rPr>
          <w:rPrChange w:id="4208" w:author="Jan Kelemen" w:date="2016-01-20T17:07:00Z">
            <w:rPr>
              <w:b/>
            </w:rPr>
          </w:rPrChange>
        </w:rPr>
        <w:t>Obrazac uporabe UC2</w:t>
      </w:r>
      <w:r w:rsidR="00BE0434" w:rsidRPr="0020295F">
        <w:rPr>
          <w:rPrChange w:id="4209" w:author="Jan Kelemen" w:date="2016-01-20T17:07:00Z">
            <w:rPr>
              <w:b/>
            </w:rPr>
          </w:rPrChange>
        </w:rPr>
        <w:t>6</w:t>
      </w:r>
      <w:r w:rsidRPr="0020295F">
        <w:rPr>
          <w:rPrChange w:id="4210" w:author="Jan Kelemen" w:date="2016-01-20T17:07:00Z">
            <w:rPr>
              <w:b/>
            </w:rPr>
          </w:rPrChange>
        </w:rPr>
        <w:t xml:space="preserve"> – ObrišiJelo</w:t>
      </w:r>
    </w:p>
    <w:p w14:paraId="5CC056E7" w14:textId="3A5C3848" w:rsidR="00F576AA" w:rsidRPr="0020295F" w:rsidRDefault="00F576AA" w:rsidP="007364D4">
      <w:pPr>
        <w:ind w:firstLine="708"/>
        <w:rPr>
          <w:rPrChange w:id="4211" w:author="Jan Kelemen" w:date="2016-01-20T17:07:00Z">
            <w:rPr/>
          </w:rPrChange>
        </w:rPr>
      </w:pPr>
      <w:r w:rsidRPr="0020295F">
        <w:rPr>
          <w:rPrChange w:id="4212" w:author="Jan Kelemen" w:date="2016-01-20T17:07:00Z">
            <w:rPr/>
          </w:rPrChange>
        </w:rPr>
        <w:t xml:space="preserve">Vlasnik ili djelatnik odabere jelo koje želi obrisati, te klikne na gumb </w:t>
      </w:r>
      <w:del w:id="4213" w:author="Jan Kelemen" w:date="2016-01-20T16:46:00Z">
        <w:r w:rsidRPr="0020295F" w:rsidDel="00CC30B3">
          <w:rPr>
            <w:rPrChange w:id="4214" w:author="Jan Kelemen" w:date="2016-01-20T17:07:00Z">
              <w:rPr/>
            </w:rPrChange>
          </w:rPr>
          <w:delText>„Briši jelo“.</w:delText>
        </w:r>
      </w:del>
      <w:ins w:id="4215" w:author="Jan Kelemen" w:date="2016-01-20T16:46:00Z">
        <w:r w:rsidR="00CC30B3" w:rsidRPr="0020295F">
          <w:rPr>
            <w:rPrChange w:id="4216" w:author="Jan Kelemen" w:date="2016-01-20T17:07:00Z">
              <w:rPr/>
            </w:rPrChange>
          </w:rPr>
          <w:t>za brisanje jela.</w:t>
        </w:r>
      </w:ins>
      <w:r w:rsidRPr="0020295F">
        <w:rPr>
          <w:rPrChange w:id="4217" w:author="Jan Kelemen" w:date="2016-01-20T17:07:00Z">
            <w:rPr/>
          </w:rPrChange>
        </w:rPr>
        <w:t xml:space="preserve">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Pr="0020295F" w:rsidRDefault="00F576AA" w:rsidP="00DD773E">
      <w:pPr>
        <w:keepNext/>
        <w:jc w:val="center"/>
        <w:rPr>
          <w:rPrChange w:id="4218" w:author="Jan Kelemen" w:date="2016-01-20T17:07:00Z">
            <w:rPr/>
          </w:rPrChange>
        </w:rPr>
      </w:pPr>
      <w:r w:rsidRPr="0020295F">
        <w:rPr>
          <w:noProof/>
          <w:lang w:eastAsia="hr-HR"/>
          <w:rPrChange w:id="4219" w:author="Jan Kelemen" w:date="2016-01-20T17:07:00Z">
            <w:rPr>
              <w:noProof/>
              <w:lang w:eastAsia="hr-HR"/>
            </w:rPr>
          </w:rPrChange>
        </w:rPr>
        <w:drawing>
          <wp:inline distT="0" distB="0" distL="0" distR="0" wp14:anchorId="73BFCA0A" wp14:editId="1D36EBC1">
            <wp:extent cx="3668843" cy="2452088"/>
            <wp:effectExtent l="0" t="0" r="8255"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8">
                      <a:extLst>
                        <a:ext uri="{28A0092B-C50C-407E-A947-70E740481C1C}">
                          <a14:useLocalDpi xmlns:a14="http://schemas.microsoft.com/office/drawing/2010/main" val="0"/>
                        </a:ext>
                      </a:extLst>
                    </a:blip>
                    <a:stretch>
                      <a:fillRect/>
                    </a:stretch>
                  </pic:blipFill>
                  <pic:spPr>
                    <a:xfrm>
                      <a:off x="0" y="0"/>
                      <a:ext cx="3668843" cy="2452088"/>
                    </a:xfrm>
                    <a:prstGeom prst="rect">
                      <a:avLst/>
                    </a:prstGeom>
                  </pic:spPr>
                </pic:pic>
              </a:graphicData>
            </a:graphic>
          </wp:inline>
        </w:drawing>
      </w:r>
    </w:p>
    <w:p w14:paraId="16C88F46" w14:textId="57D0E440" w:rsidR="003B2C71" w:rsidRPr="0020295F" w:rsidRDefault="00DD773E" w:rsidP="003B2C71">
      <w:pPr>
        <w:pStyle w:val="Caption"/>
        <w:jc w:val="center"/>
        <w:rPr>
          <w:b w:val="0"/>
          <w:rPrChange w:id="4220" w:author="Jan Kelemen" w:date="2016-01-20T17:07:00Z">
            <w:rPr/>
          </w:rPrChange>
        </w:rPr>
      </w:pPr>
      <w:bookmarkStart w:id="4221" w:name="_Toc441072937"/>
      <w:r w:rsidRPr="0020295F">
        <w:rPr>
          <w:b w:val="0"/>
          <w:rPrChange w:id="4222" w:author="Jan Kelemen" w:date="2016-01-20T17:07:00Z">
            <w:rPr/>
          </w:rPrChange>
        </w:rPr>
        <w:t xml:space="preserve">Slika </w:t>
      </w:r>
      <w:ins w:id="4223" w:author="Jan Kelemen" w:date="2016-01-20T17:03:00Z">
        <w:r w:rsidR="0020295F" w:rsidRPr="0020295F">
          <w:rPr>
            <w:b w:val="0"/>
            <w:rPrChange w:id="4224" w:author="Jan Kelemen" w:date="2016-01-20T17:07:00Z">
              <w:rPr/>
            </w:rPrChange>
          </w:rPr>
          <w:fldChar w:fldCharType="begin"/>
        </w:r>
        <w:r w:rsidR="0020295F" w:rsidRPr="0020295F">
          <w:rPr>
            <w:b w:val="0"/>
            <w:rPrChange w:id="4225" w:author="Jan Kelemen" w:date="2016-01-20T17:07:00Z">
              <w:rPr/>
            </w:rPrChange>
          </w:rPr>
          <w:instrText xml:space="preserve"> STYLEREF 2 \s </w:instrText>
        </w:r>
      </w:ins>
      <w:r w:rsidR="0020295F" w:rsidRPr="0020295F">
        <w:rPr>
          <w:b w:val="0"/>
          <w:rPrChange w:id="4226" w:author="Jan Kelemen" w:date="2016-01-20T17:07:00Z">
            <w:rPr/>
          </w:rPrChange>
        </w:rPr>
        <w:fldChar w:fldCharType="separate"/>
      </w:r>
      <w:r w:rsidR="0020295F" w:rsidRPr="0020295F">
        <w:rPr>
          <w:b w:val="0"/>
          <w:noProof/>
          <w:rPrChange w:id="4227" w:author="Jan Kelemen" w:date="2016-01-20T17:07:00Z">
            <w:rPr>
              <w:noProof/>
            </w:rPr>
          </w:rPrChange>
        </w:rPr>
        <w:t>4.3</w:t>
      </w:r>
      <w:ins w:id="4228" w:author="Jan Kelemen" w:date="2016-01-20T17:03:00Z">
        <w:r w:rsidR="0020295F" w:rsidRPr="0020295F">
          <w:rPr>
            <w:b w:val="0"/>
            <w:rPrChange w:id="4229" w:author="Jan Kelemen" w:date="2016-01-20T17:07:00Z">
              <w:rPr/>
            </w:rPrChange>
          </w:rPr>
          <w:fldChar w:fldCharType="end"/>
        </w:r>
        <w:r w:rsidR="0020295F" w:rsidRPr="0020295F">
          <w:rPr>
            <w:b w:val="0"/>
            <w:rPrChange w:id="4230" w:author="Jan Kelemen" w:date="2016-01-20T17:07:00Z">
              <w:rPr/>
            </w:rPrChange>
          </w:rPr>
          <w:noBreakHyphen/>
        </w:r>
        <w:r w:rsidR="0020295F" w:rsidRPr="0020295F">
          <w:rPr>
            <w:b w:val="0"/>
            <w:rPrChange w:id="4231" w:author="Jan Kelemen" w:date="2016-01-20T17:07:00Z">
              <w:rPr/>
            </w:rPrChange>
          </w:rPr>
          <w:fldChar w:fldCharType="begin"/>
        </w:r>
        <w:r w:rsidR="0020295F" w:rsidRPr="0020295F">
          <w:rPr>
            <w:b w:val="0"/>
            <w:rPrChange w:id="4232" w:author="Jan Kelemen" w:date="2016-01-20T17:07:00Z">
              <w:rPr/>
            </w:rPrChange>
          </w:rPr>
          <w:instrText xml:space="preserve"> SEQ Slika \* ARABIC \s 2 </w:instrText>
        </w:r>
      </w:ins>
      <w:r w:rsidR="0020295F" w:rsidRPr="0020295F">
        <w:rPr>
          <w:b w:val="0"/>
          <w:rPrChange w:id="4233" w:author="Jan Kelemen" w:date="2016-01-20T17:07:00Z">
            <w:rPr/>
          </w:rPrChange>
        </w:rPr>
        <w:fldChar w:fldCharType="separate"/>
      </w:r>
      <w:ins w:id="4234" w:author="Jan Kelemen" w:date="2016-01-20T17:03:00Z">
        <w:r w:rsidR="0020295F" w:rsidRPr="0020295F">
          <w:rPr>
            <w:b w:val="0"/>
            <w:noProof/>
            <w:rPrChange w:id="4235" w:author="Jan Kelemen" w:date="2016-01-20T17:07:00Z">
              <w:rPr>
                <w:noProof/>
              </w:rPr>
            </w:rPrChange>
          </w:rPr>
          <w:t>24</w:t>
        </w:r>
        <w:r w:rsidR="0020295F" w:rsidRPr="0020295F">
          <w:rPr>
            <w:b w:val="0"/>
            <w:rPrChange w:id="4236" w:author="Jan Kelemen" w:date="2016-01-20T17:07:00Z">
              <w:rPr/>
            </w:rPrChange>
          </w:rPr>
          <w:fldChar w:fldCharType="end"/>
        </w:r>
      </w:ins>
      <w:del w:id="4237" w:author="Jan Kelemen" w:date="2016-01-20T16:53:00Z">
        <w:r w:rsidR="00D51D8A" w:rsidRPr="0020295F" w:rsidDel="008142BA">
          <w:rPr>
            <w:b w:val="0"/>
            <w:rPrChange w:id="4238" w:author="Jan Kelemen" w:date="2016-01-20T17:07:00Z">
              <w:rPr/>
            </w:rPrChange>
          </w:rPr>
          <w:fldChar w:fldCharType="begin"/>
        </w:r>
        <w:r w:rsidR="00D51D8A" w:rsidRPr="0020295F" w:rsidDel="008142BA">
          <w:rPr>
            <w:b w:val="0"/>
            <w:rPrChange w:id="4239" w:author="Jan Kelemen" w:date="2016-01-20T17:07:00Z">
              <w:rPr/>
            </w:rPrChange>
          </w:rPr>
          <w:delInstrText xml:space="preserve"> STYLEREF 2 \s </w:delInstrText>
        </w:r>
        <w:r w:rsidR="00D51D8A" w:rsidRPr="0020295F" w:rsidDel="008142BA">
          <w:rPr>
            <w:b w:val="0"/>
            <w:rPrChange w:id="4240" w:author="Jan Kelemen" w:date="2016-01-20T17:07:00Z">
              <w:rPr/>
            </w:rPrChange>
          </w:rPr>
          <w:fldChar w:fldCharType="separate"/>
        </w:r>
        <w:r w:rsidR="001E5B16" w:rsidRPr="0020295F" w:rsidDel="008142BA">
          <w:rPr>
            <w:b w:val="0"/>
            <w:noProof/>
            <w:rPrChange w:id="4241" w:author="Jan Kelemen" w:date="2016-01-20T17:07:00Z">
              <w:rPr>
                <w:noProof/>
              </w:rPr>
            </w:rPrChange>
          </w:rPr>
          <w:delText>4.3</w:delText>
        </w:r>
        <w:r w:rsidR="00D51D8A" w:rsidRPr="0020295F" w:rsidDel="008142BA">
          <w:rPr>
            <w:b w:val="0"/>
            <w:noProof/>
            <w:rPrChange w:id="4242" w:author="Jan Kelemen" w:date="2016-01-20T17:07:00Z">
              <w:rPr>
                <w:noProof/>
              </w:rPr>
            </w:rPrChange>
          </w:rPr>
          <w:fldChar w:fldCharType="end"/>
        </w:r>
        <w:r w:rsidRPr="0020295F" w:rsidDel="008142BA">
          <w:rPr>
            <w:b w:val="0"/>
            <w:rPrChange w:id="4243" w:author="Jan Kelemen" w:date="2016-01-20T17:07:00Z">
              <w:rPr/>
            </w:rPrChange>
          </w:rPr>
          <w:delText>.</w:delText>
        </w:r>
        <w:r w:rsidR="00D51D8A" w:rsidRPr="0020295F" w:rsidDel="008142BA">
          <w:rPr>
            <w:b w:val="0"/>
            <w:rPrChange w:id="4244" w:author="Jan Kelemen" w:date="2016-01-20T17:07:00Z">
              <w:rPr/>
            </w:rPrChange>
          </w:rPr>
          <w:fldChar w:fldCharType="begin"/>
        </w:r>
        <w:r w:rsidR="00D51D8A" w:rsidRPr="0020295F" w:rsidDel="008142BA">
          <w:rPr>
            <w:b w:val="0"/>
            <w:rPrChange w:id="4245" w:author="Jan Kelemen" w:date="2016-01-20T17:07:00Z">
              <w:rPr/>
            </w:rPrChange>
          </w:rPr>
          <w:delInstrText xml:space="preserve"> SEQ Slika \* ARABIC \s 2 </w:delInstrText>
        </w:r>
        <w:r w:rsidR="00D51D8A" w:rsidRPr="0020295F" w:rsidDel="008142BA">
          <w:rPr>
            <w:b w:val="0"/>
            <w:rPrChange w:id="4246" w:author="Jan Kelemen" w:date="2016-01-20T17:07:00Z">
              <w:rPr/>
            </w:rPrChange>
          </w:rPr>
          <w:fldChar w:fldCharType="separate"/>
        </w:r>
        <w:r w:rsidR="001E5B16" w:rsidRPr="0020295F" w:rsidDel="008142BA">
          <w:rPr>
            <w:b w:val="0"/>
            <w:noProof/>
            <w:rPrChange w:id="4247" w:author="Jan Kelemen" w:date="2016-01-20T17:07:00Z">
              <w:rPr>
                <w:noProof/>
              </w:rPr>
            </w:rPrChange>
          </w:rPr>
          <w:delText>25</w:delText>
        </w:r>
        <w:r w:rsidR="00D51D8A" w:rsidRPr="0020295F" w:rsidDel="008142BA">
          <w:rPr>
            <w:b w:val="0"/>
            <w:noProof/>
            <w:rPrChange w:id="4248" w:author="Jan Kelemen" w:date="2016-01-20T17:07:00Z">
              <w:rPr>
                <w:noProof/>
              </w:rPr>
            </w:rPrChange>
          </w:rPr>
          <w:fldChar w:fldCharType="end"/>
        </w:r>
      </w:del>
      <w:r w:rsidRPr="0020295F">
        <w:rPr>
          <w:b w:val="0"/>
          <w:rPrChange w:id="4249" w:author="Jan Kelemen" w:date="2016-01-20T17:07:00Z">
            <w:rPr/>
          </w:rPrChange>
        </w:rPr>
        <w:t xml:space="preserve"> Sekvencijski dijagram za UC2</w:t>
      </w:r>
      <w:r w:rsidR="00BE0434" w:rsidRPr="0020295F">
        <w:rPr>
          <w:b w:val="0"/>
          <w:rPrChange w:id="4250" w:author="Jan Kelemen" w:date="2016-01-20T17:07:00Z">
            <w:rPr/>
          </w:rPrChange>
        </w:rPr>
        <w:t>6</w:t>
      </w:r>
      <w:r w:rsidRPr="0020295F">
        <w:rPr>
          <w:b w:val="0"/>
          <w:rPrChange w:id="4251" w:author="Jan Kelemen" w:date="2016-01-20T17:07:00Z">
            <w:rPr/>
          </w:rPrChange>
        </w:rPr>
        <w:t xml:space="preserve"> – ObrišiJelo</w:t>
      </w:r>
      <w:bookmarkEnd w:id="4221"/>
      <w:r w:rsidR="003B2C71" w:rsidRPr="0020295F">
        <w:rPr>
          <w:b w:val="0"/>
          <w:rPrChange w:id="4252" w:author="Jan Kelemen" w:date="2016-01-20T17:07:00Z">
            <w:rPr/>
          </w:rPrChange>
        </w:rPr>
        <w:br w:type="page"/>
      </w:r>
    </w:p>
    <w:p w14:paraId="079B069B" w14:textId="5EF271C6" w:rsidR="00F576AA" w:rsidRPr="0020295F" w:rsidRDefault="00F576AA" w:rsidP="00F576AA">
      <w:pPr>
        <w:rPr>
          <w:rPrChange w:id="4253" w:author="Jan Kelemen" w:date="2016-01-20T17:07:00Z">
            <w:rPr>
              <w:b/>
            </w:rPr>
          </w:rPrChange>
        </w:rPr>
      </w:pPr>
      <w:r w:rsidRPr="0020295F">
        <w:rPr>
          <w:rPrChange w:id="4254" w:author="Jan Kelemen" w:date="2016-01-20T17:07:00Z">
            <w:rPr>
              <w:b/>
            </w:rPr>
          </w:rPrChange>
        </w:rPr>
        <w:lastRenderedPageBreak/>
        <w:t>Obrazac uporabe UC2</w:t>
      </w:r>
      <w:r w:rsidR="00BE0434" w:rsidRPr="0020295F">
        <w:rPr>
          <w:rPrChange w:id="4255" w:author="Jan Kelemen" w:date="2016-01-20T17:07:00Z">
            <w:rPr>
              <w:b/>
            </w:rPr>
          </w:rPrChange>
        </w:rPr>
        <w:t>7</w:t>
      </w:r>
      <w:r w:rsidRPr="0020295F">
        <w:rPr>
          <w:rPrChange w:id="4256" w:author="Jan Kelemen" w:date="2016-01-20T17:07:00Z">
            <w:rPr>
              <w:b/>
            </w:rPr>
          </w:rPrChange>
        </w:rPr>
        <w:t xml:space="preserve"> – DodajKategoriju</w:t>
      </w:r>
    </w:p>
    <w:p w14:paraId="61591A0F" w14:textId="77777777" w:rsidR="00F576AA" w:rsidRPr="0020295F" w:rsidRDefault="00F576AA" w:rsidP="007364D4">
      <w:pPr>
        <w:ind w:firstLine="708"/>
        <w:rPr>
          <w:rPrChange w:id="4257" w:author="Jan Kelemen" w:date="2016-01-20T17:07:00Z">
            <w:rPr/>
          </w:rPrChange>
        </w:rPr>
      </w:pPr>
      <w:r w:rsidRPr="0020295F">
        <w:rPr>
          <w:rPrChange w:id="4258" w:author="Jan Kelemen" w:date="2016-01-20T17:07:00Z">
            <w:rPr/>
          </w:rPrChange>
        </w:rPr>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Pr="0020295F" w:rsidRDefault="00F576AA" w:rsidP="00DD773E">
      <w:pPr>
        <w:keepNext/>
        <w:jc w:val="center"/>
        <w:rPr>
          <w:rPrChange w:id="4259" w:author="Jan Kelemen" w:date="2016-01-20T17:07:00Z">
            <w:rPr/>
          </w:rPrChange>
        </w:rPr>
      </w:pPr>
      <w:r w:rsidRPr="0020295F">
        <w:rPr>
          <w:noProof/>
          <w:lang w:eastAsia="hr-HR"/>
          <w:rPrChange w:id="4260" w:author="Jan Kelemen" w:date="2016-01-20T17:07:00Z">
            <w:rPr>
              <w:noProof/>
              <w:lang w:eastAsia="hr-HR"/>
            </w:rPr>
          </w:rPrChange>
        </w:rPr>
        <w:drawing>
          <wp:inline distT="0" distB="0" distL="0" distR="0" wp14:anchorId="41E0D015" wp14:editId="7748DAB9">
            <wp:extent cx="4947152" cy="2509204"/>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39">
                      <a:extLst>
                        <a:ext uri="{28A0092B-C50C-407E-A947-70E740481C1C}">
                          <a14:useLocalDpi xmlns:a14="http://schemas.microsoft.com/office/drawing/2010/main" val="0"/>
                        </a:ext>
                      </a:extLst>
                    </a:blip>
                    <a:stretch>
                      <a:fillRect/>
                    </a:stretch>
                  </pic:blipFill>
                  <pic:spPr>
                    <a:xfrm>
                      <a:off x="0" y="0"/>
                      <a:ext cx="4947152" cy="2509204"/>
                    </a:xfrm>
                    <a:prstGeom prst="rect">
                      <a:avLst/>
                    </a:prstGeom>
                  </pic:spPr>
                </pic:pic>
              </a:graphicData>
            </a:graphic>
          </wp:inline>
        </w:drawing>
      </w:r>
    </w:p>
    <w:p w14:paraId="01EF7D34" w14:textId="0321720C" w:rsidR="007E0D3E" w:rsidRPr="0020295F" w:rsidRDefault="00DD773E" w:rsidP="00DD773E">
      <w:pPr>
        <w:pStyle w:val="Caption"/>
        <w:jc w:val="center"/>
        <w:rPr>
          <w:b w:val="0"/>
          <w:rPrChange w:id="4261" w:author="Jan Kelemen" w:date="2016-01-20T17:07:00Z">
            <w:rPr/>
          </w:rPrChange>
        </w:rPr>
      </w:pPr>
      <w:bookmarkStart w:id="4262" w:name="_Toc441072938"/>
      <w:r w:rsidRPr="0020295F">
        <w:rPr>
          <w:b w:val="0"/>
          <w:rPrChange w:id="4263" w:author="Jan Kelemen" w:date="2016-01-20T17:07:00Z">
            <w:rPr/>
          </w:rPrChange>
        </w:rPr>
        <w:t xml:space="preserve">Slika </w:t>
      </w:r>
      <w:ins w:id="4264" w:author="Jan Kelemen" w:date="2016-01-20T17:03:00Z">
        <w:r w:rsidR="0020295F" w:rsidRPr="0020295F">
          <w:rPr>
            <w:b w:val="0"/>
            <w:rPrChange w:id="4265" w:author="Jan Kelemen" w:date="2016-01-20T17:07:00Z">
              <w:rPr/>
            </w:rPrChange>
          </w:rPr>
          <w:fldChar w:fldCharType="begin"/>
        </w:r>
        <w:r w:rsidR="0020295F" w:rsidRPr="0020295F">
          <w:rPr>
            <w:b w:val="0"/>
            <w:rPrChange w:id="4266" w:author="Jan Kelemen" w:date="2016-01-20T17:07:00Z">
              <w:rPr/>
            </w:rPrChange>
          </w:rPr>
          <w:instrText xml:space="preserve"> STYLEREF 2 \s </w:instrText>
        </w:r>
      </w:ins>
      <w:r w:rsidR="0020295F" w:rsidRPr="0020295F">
        <w:rPr>
          <w:b w:val="0"/>
          <w:rPrChange w:id="4267" w:author="Jan Kelemen" w:date="2016-01-20T17:07:00Z">
            <w:rPr/>
          </w:rPrChange>
        </w:rPr>
        <w:fldChar w:fldCharType="separate"/>
      </w:r>
      <w:r w:rsidR="0020295F" w:rsidRPr="0020295F">
        <w:rPr>
          <w:b w:val="0"/>
          <w:noProof/>
          <w:rPrChange w:id="4268" w:author="Jan Kelemen" w:date="2016-01-20T17:07:00Z">
            <w:rPr>
              <w:noProof/>
            </w:rPr>
          </w:rPrChange>
        </w:rPr>
        <w:t>4.3</w:t>
      </w:r>
      <w:ins w:id="4269" w:author="Jan Kelemen" w:date="2016-01-20T17:03:00Z">
        <w:r w:rsidR="0020295F" w:rsidRPr="0020295F">
          <w:rPr>
            <w:b w:val="0"/>
            <w:rPrChange w:id="4270" w:author="Jan Kelemen" w:date="2016-01-20T17:07:00Z">
              <w:rPr/>
            </w:rPrChange>
          </w:rPr>
          <w:fldChar w:fldCharType="end"/>
        </w:r>
        <w:r w:rsidR="0020295F" w:rsidRPr="0020295F">
          <w:rPr>
            <w:b w:val="0"/>
            <w:rPrChange w:id="4271" w:author="Jan Kelemen" w:date="2016-01-20T17:07:00Z">
              <w:rPr/>
            </w:rPrChange>
          </w:rPr>
          <w:noBreakHyphen/>
        </w:r>
        <w:r w:rsidR="0020295F" w:rsidRPr="0020295F">
          <w:rPr>
            <w:b w:val="0"/>
            <w:rPrChange w:id="4272" w:author="Jan Kelemen" w:date="2016-01-20T17:07:00Z">
              <w:rPr/>
            </w:rPrChange>
          </w:rPr>
          <w:fldChar w:fldCharType="begin"/>
        </w:r>
        <w:r w:rsidR="0020295F" w:rsidRPr="0020295F">
          <w:rPr>
            <w:b w:val="0"/>
            <w:rPrChange w:id="4273" w:author="Jan Kelemen" w:date="2016-01-20T17:07:00Z">
              <w:rPr/>
            </w:rPrChange>
          </w:rPr>
          <w:instrText xml:space="preserve"> SEQ Slika \* ARABIC \s 2 </w:instrText>
        </w:r>
      </w:ins>
      <w:r w:rsidR="0020295F" w:rsidRPr="0020295F">
        <w:rPr>
          <w:b w:val="0"/>
          <w:rPrChange w:id="4274" w:author="Jan Kelemen" w:date="2016-01-20T17:07:00Z">
            <w:rPr/>
          </w:rPrChange>
        </w:rPr>
        <w:fldChar w:fldCharType="separate"/>
      </w:r>
      <w:ins w:id="4275" w:author="Jan Kelemen" w:date="2016-01-20T17:03:00Z">
        <w:r w:rsidR="0020295F" w:rsidRPr="0020295F">
          <w:rPr>
            <w:b w:val="0"/>
            <w:noProof/>
            <w:rPrChange w:id="4276" w:author="Jan Kelemen" w:date="2016-01-20T17:07:00Z">
              <w:rPr>
                <w:noProof/>
              </w:rPr>
            </w:rPrChange>
          </w:rPr>
          <w:t>25</w:t>
        </w:r>
        <w:r w:rsidR="0020295F" w:rsidRPr="0020295F">
          <w:rPr>
            <w:b w:val="0"/>
            <w:rPrChange w:id="4277" w:author="Jan Kelemen" w:date="2016-01-20T17:07:00Z">
              <w:rPr/>
            </w:rPrChange>
          </w:rPr>
          <w:fldChar w:fldCharType="end"/>
        </w:r>
      </w:ins>
      <w:del w:id="4278" w:author="Jan Kelemen" w:date="2016-01-20T16:53:00Z">
        <w:r w:rsidR="00D51D8A" w:rsidRPr="0020295F" w:rsidDel="008142BA">
          <w:rPr>
            <w:b w:val="0"/>
            <w:rPrChange w:id="4279" w:author="Jan Kelemen" w:date="2016-01-20T17:07:00Z">
              <w:rPr/>
            </w:rPrChange>
          </w:rPr>
          <w:fldChar w:fldCharType="begin"/>
        </w:r>
        <w:r w:rsidR="00D51D8A" w:rsidRPr="0020295F" w:rsidDel="008142BA">
          <w:rPr>
            <w:b w:val="0"/>
            <w:rPrChange w:id="4280" w:author="Jan Kelemen" w:date="2016-01-20T17:07:00Z">
              <w:rPr/>
            </w:rPrChange>
          </w:rPr>
          <w:delInstrText xml:space="preserve"> STYLEREF 2 \s </w:delInstrText>
        </w:r>
        <w:r w:rsidR="00D51D8A" w:rsidRPr="0020295F" w:rsidDel="008142BA">
          <w:rPr>
            <w:b w:val="0"/>
            <w:rPrChange w:id="4281" w:author="Jan Kelemen" w:date="2016-01-20T17:07:00Z">
              <w:rPr/>
            </w:rPrChange>
          </w:rPr>
          <w:fldChar w:fldCharType="separate"/>
        </w:r>
        <w:r w:rsidR="001E5B16" w:rsidRPr="0020295F" w:rsidDel="008142BA">
          <w:rPr>
            <w:b w:val="0"/>
            <w:noProof/>
            <w:rPrChange w:id="4282" w:author="Jan Kelemen" w:date="2016-01-20T17:07:00Z">
              <w:rPr>
                <w:noProof/>
              </w:rPr>
            </w:rPrChange>
          </w:rPr>
          <w:delText>4.3</w:delText>
        </w:r>
        <w:r w:rsidR="00D51D8A" w:rsidRPr="0020295F" w:rsidDel="008142BA">
          <w:rPr>
            <w:b w:val="0"/>
            <w:noProof/>
            <w:rPrChange w:id="4283" w:author="Jan Kelemen" w:date="2016-01-20T17:07:00Z">
              <w:rPr>
                <w:noProof/>
              </w:rPr>
            </w:rPrChange>
          </w:rPr>
          <w:fldChar w:fldCharType="end"/>
        </w:r>
        <w:r w:rsidRPr="0020295F" w:rsidDel="008142BA">
          <w:rPr>
            <w:b w:val="0"/>
            <w:rPrChange w:id="4284" w:author="Jan Kelemen" w:date="2016-01-20T17:07:00Z">
              <w:rPr/>
            </w:rPrChange>
          </w:rPr>
          <w:delText>.</w:delText>
        </w:r>
        <w:r w:rsidR="00D51D8A" w:rsidRPr="0020295F" w:rsidDel="008142BA">
          <w:rPr>
            <w:b w:val="0"/>
            <w:rPrChange w:id="4285" w:author="Jan Kelemen" w:date="2016-01-20T17:07:00Z">
              <w:rPr/>
            </w:rPrChange>
          </w:rPr>
          <w:fldChar w:fldCharType="begin"/>
        </w:r>
        <w:r w:rsidR="00D51D8A" w:rsidRPr="0020295F" w:rsidDel="008142BA">
          <w:rPr>
            <w:b w:val="0"/>
            <w:rPrChange w:id="4286" w:author="Jan Kelemen" w:date="2016-01-20T17:07:00Z">
              <w:rPr/>
            </w:rPrChange>
          </w:rPr>
          <w:delInstrText xml:space="preserve"> SEQ Slika \* ARABIC \s 2 </w:delInstrText>
        </w:r>
        <w:r w:rsidR="00D51D8A" w:rsidRPr="0020295F" w:rsidDel="008142BA">
          <w:rPr>
            <w:b w:val="0"/>
            <w:rPrChange w:id="4287" w:author="Jan Kelemen" w:date="2016-01-20T17:07:00Z">
              <w:rPr/>
            </w:rPrChange>
          </w:rPr>
          <w:fldChar w:fldCharType="separate"/>
        </w:r>
        <w:r w:rsidR="001E5B16" w:rsidRPr="0020295F" w:rsidDel="008142BA">
          <w:rPr>
            <w:b w:val="0"/>
            <w:noProof/>
            <w:rPrChange w:id="4288" w:author="Jan Kelemen" w:date="2016-01-20T17:07:00Z">
              <w:rPr>
                <w:noProof/>
              </w:rPr>
            </w:rPrChange>
          </w:rPr>
          <w:delText>26</w:delText>
        </w:r>
        <w:r w:rsidR="00D51D8A" w:rsidRPr="0020295F" w:rsidDel="008142BA">
          <w:rPr>
            <w:b w:val="0"/>
            <w:noProof/>
            <w:rPrChange w:id="4289" w:author="Jan Kelemen" w:date="2016-01-20T17:07:00Z">
              <w:rPr>
                <w:noProof/>
              </w:rPr>
            </w:rPrChange>
          </w:rPr>
          <w:fldChar w:fldCharType="end"/>
        </w:r>
      </w:del>
      <w:r w:rsidRPr="0020295F">
        <w:rPr>
          <w:b w:val="0"/>
          <w:rPrChange w:id="4290" w:author="Jan Kelemen" w:date="2016-01-20T17:07:00Z">
            <w:rPr/>
          </w:rPrChange>
        </w:rPr>
        <w:t xml:space="preserve"> Sekvencijski dijagram za UC2</w:t>
      </w:r>
      <w:r w:rsidR="00BE0434" w:rsidRPr="0020295F">
        <w:rPr>
          <w:b w:val="0"/>
          <w:rPrChange w:id="4291" w:author="Jan Kelemen" w:date="2016-01-20T17:07:00Z">
            <w:rPr/>
          </w:rPrChange>
        </w:rPr>
        <w:t>7</w:t>
      </w:r>
      <w:r w:rsidRPr="0020295F">
        <w:rPr>
          <w:b w:val="0"/>
          <w:rPrChange w:id="4292" w:author="Jan Kelemen" w:date="2016-01-20T17:07:00Z">
            <w:rPr/>
          </w:rPrChange>
        </w:rPr>
        <w:t xml:space="preserve"> – DodajKategoriju</w:t>
      </w:r>
      <w:bookmarkEnd w:id="4262"/>
    </w:p>
    <w:p w14:paraId="12C7927C" w14:textId="22B4FAA5" w:rsidR="00F576AA" w:rsidRPr="0020295F" w:rsidRDefault="00F576AA" w:rsidP="00B301DF">
      <w:pPr>
        <w:spacing w:before="240"/>
        <w:rPr>
          <w:rPrChange w:id="4293" w:author="Jan Kelemen" w:date="2016-01-20T17:07:00Z">
            <w:rPr>
              <w:b/>
            </w:rPr>
          </w:rPrChange>
        </w:rPr>
      </w:pPr>
      <w:r w:rsidRPr="0020295F">
        <w:rPr>
          <w:rPrChange w:id="4294" w:author="Jan Kelemen" w:date="2016-01-20T17:07:00Z">
            <w:rPr>
              <w:b/>
            </w:rPr>
          </w:rPrChange>
        </w:rPr>
        <w:t>Obrazac uporabe UC2</w:t>
      </w:r>
      <w:r w:rsidR="00BE0434" w:rsidRPr="0020295F">
        <w:rPr>
          <w:rPrChange w:id="4295" w:author="Jan Kelemen" w:date="2016-01-20T17:07:00Z">
            <w:rPr>
              <w:b/>
            </w:rPr>
          </w:rPrChange>
        </w:rPr>
        <w:t>8</w:t>
      </w:r>
      <w:r w:rsidRPr="0020295F">
        <w:rPr>
          <w:rPrChange w:id="4296" w:author="Jan Kelemen" w:date="2016-01-20T17:07:00Z">
            <w:rPr>
              <w:b/>
            </w:rPr>
          </w:rPrChange>
        </w:rPr>
        <w:t xml:space="preserve"> – ObrišiKategoriju</w:t>
      </w:r>
    </w:p>
    <w:p w14:paraId="0D4B60A6" w14:textId="409555EA" w:rsidR="00F576AA" w:rsidRPr="0020295F" w:rsidRDefault="00F576AA" w:rsidP="007364D4">
      <w:pPr>
        <w:ind w:firstLine="708"/>
        <w:rPr>
          <w:rPrChange w:id="4297" w:author="Jan Kelemen" w:date="2016-01-20T17:07:00Z">
            <w:rPr/>
          </w:rPrChange>
        </w:rPr>
      </w:pPr>
      <w:r w:rsidRPr="0020295F">
        <w:rPr>
          <w:rPrChange w:id="4298" w:author="Jan Kelemen" w:date="2016-01-20T17:07:00Z">
            <w:rPr/>
          </w:rPrChange>
        </w:rPr>
        <w:t xml:space="preserve">Vlasnik ili djelatnik odabere kategoriju koju želi obrisati, te pritisne gumb </w:t>
      </w:r>
      <w:ins w:id="4299" w:author="Jan Kelemen" w:date="2016-01-20T16:46:00Z">
        <w:r w:rsidR="00CC30B3" w:rsidRPr="0020295F">
          <w:rPr>
            <w:rPrChange w:id="4300" w:author="Jan Kelemen" w:date="2016-01-20T17:07:00Z">
              <w:rPr/>
            </w:rPrChange>
          </w:rPr>
          <w:t xml:space="preserve">za </w:t>
        </w:r>
      </w:ins>
      <w:ins w:id="4301" w:author="Jan Kelemen" w:date="2016-01-20T16:47:00Z">
        <w:r w:rsidR="00CC30B3" w:rsidRPr="0020295F">
          <w:rPr>
            <w:rPrChange w:id="4302" w:author="Jan Kelemen" w:date="2016-01-20T17:07:00Z">
              <w:rPr/>
            </w:rPrChange>
          </w:rPr>
          <w:t>brisanje kategorije.</w:t>
        </w:r>
      </w:ins>
      <w:del w:id="4303" w:author="Jan Kelemen" w:date="2016-01-20T16:47:00Z">
        <w:r w:rsidRPr="0020295F" w:rsidDel="00CC30B3">
          <w:rPr>
            <w:rPrChange w:id="4304" w:author="Jan Kelemen" w:date="2016-01-20T17:07:00Z">
              <w:rPr/>
            </w:rPrChange>
          </w:rPr>
          <w:delText>„Briši kategoriju“.</w:delText>
        </w:r>
      </w:del>
      <w:r w:rsidRPr="0020295F">
        <w:rPr>
          <w:rPrChange w:id="4305" w:author="Jan Kelemen" w:date="2016-01-20T17:07:00Z">
            <w:rPr/>
          </w:rPrChange>
        </w:rPr>
        <w:t xml:space="preserve">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Pr="0020295F" w:rsidRDefault="00F576AA" w:rsidP="00DD773E">
      <w:pPr>
        <w:keepNext/>
        <w:jc w:val="center"/>
        <w:rPr>
          <w:rPrChange w:id="4306" w:author="Jan Kelemen" w:date="2016-01-20T17:07:00Z">
            <w:rPr/>
          </w:rPrChange>
        </w:rPr>
      </w:pPr>
      <w:r w:rsidRPr="0020295F">
        <w:rPr>
          <w:noProof/>
          <w:lang w:eastAsia="hr-HR"/>
          <w:rPrChange w:id="4307" w:author="Jan Kelemen" w:date="2016-01-20T17:07:00Z">
            <w:rPr>
              <w:noProof/>
              <w:lang w:eastAsia="hr-HR"/>
            </w:rPr>
          </w:rPrChange>
        </w:rPr>
        <w:drawing>
          <wp:inline distT="0" distB="0" distL="0" distR="0" wp14:anchorId="3123F40E" wp14:editId="1A71D91B">
            <wp:extent cx="5249034" cy="2660611"/>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5249034" cy="2660611"/>
                    </a:xfrm>
                    <a:prstGeom prst="rect">
                      <a:avLst/>
                    </a:prstGeom>
                  </pic:spPr>
                </pic:pic>
              </a:graphicData>
            </a:graphic>
          </wp:inline>
        </w:drawing>
      </w:r>
    </w:p>
    <w:p w14:paraId="5944EDD5" w14:textId="4AABF682" w:rsidR="006F6C23" w:rsidRPr="0020295F" w:rsidRDefault="00DD773E" w:rsidP="006F6C23">
      <w:pPr>
        <w:pStyle w:val="Caption"/>
        <w:jc w:val="center"/>
        <w:rPr>
          <w:b w:val="0"/>
          <w:bCs w:val="0"/>
          <w:rPrChange w:id="4308" w:author="Jan Kelemen" w:date="2016-01-20T17:07:00Z">
            <w:rPr>
              <w:b w:val="0"/>
              <w:bCs w:val="0"/>
            </w:rPr>
          </w:rPrChange>
        </w:rPr>
      </w:pPr>
      <w:bookmarkStart w:id="4309" w:name="_Toc441072939"/>
      <w:r w:rsidRPr="0020295F">
        <w:rPr>
          <w:b w:val="0"/>
          <w:rPrChange w:id="4310" w:author="Jan Kelemen" w:date="2016-01-20T17:07:00Z">
            <w:rPr/>
          </w:rPrChange>
        </w:rPr>
        <w:t xml:space="preserve">Slika </w:t>
      </w:r>
      <w:ins w:id="4311" w:author="Jan Kelemen" w:date="2016-01-20T17:03:00Z">
        <w:r w:rsidR="0020295F" w:rsidRPr="0020295F">
          <w:rPr>
            <w:b w:val="0"/>
            <w:rPrChange w:id="4312" w:author="Jan Kelemen" w:date="2016-01-20T17:07:00Z">
              <w:rPr/>
            </w:rPrChange>
          </w:rPr>
          <w:fldChar w:fldCharType="begin"/>
        </w:r>
        <w:r w:rsidR="0020295F" w:rsidRPr="0020295F">
          <w:rPr>
            <w:b w:val="0"/>
            <w:rPrChange w:id="4313" w:author="Jan Kelemen" w:date="2016-01-20T17:07:00Z">
              <w:rPr/>
            </w:rPrChange>
          </w:rPr>
          <w:instrText xml:space="preserve"> STYLEREF 2 \s </w:instrText>
        </w:r>
      </w:ins>
      <w:r w:rsidR="0020295F" w:rsidRPr="0020295F">
        <w:rPr>
          <w:b w:val="0"/>
          <w:rPrChange w:id="4314" w:author="Jan Kelemen" w:date="2016-01-20T17:07:00Z">
            <w:rPr/>
          </w:rPrChange>
        </w:rPr>
        <w:fldChar w:fldCharType="separate"/>
      </w:r>
      <w:r w:rsidR="0020295F" w:rsidRPr="0020295F">
        <w:rPr>
          <w:b w:val="0"/>
          <w:noProof/>
          <w:rPrChange w:id="4315" w:author="Jan Kelemen" w:date="2016-01-20T17:07:00Z">
            <w:rPr>
              <w:noProof/>
            </w:rPr>
          </w:rPrChange>
        </w:rPr>
        <w:t>4.3</w:t>
      </w:r>
      <w:ins w:id="4316" w:author="Jan Kelemen" w:date="2016-01-20T17:03:00Z">
        <w:r w:rsidR="0020295F" w:rsidRPr="0020295F">
          <w:rPr>
            <w:b w:val="0"/>
            <w:rPrChange w:id="4317" w:author="Jan Kelemen" w:date="2016-01-20T17:07:00Z">
              <w:rPr/>
            </w:rPrChange>
          </w:rPr>
          <w:fldChar w:fldCharType="end"/>
        </w:r>
        <w:r w:rsidR="0020295F" w:rsidRPr="0020295F">
          <w:rPr>
            <w:b w:val="0"/>
            <w:rPrChange w:id="4318" w:author="Jan Kelemen" w:date="2016-01-20T17:07:00Z">
              <w:rPr/>
            </w:rPrChange>
          </w:rPr>
          <w:noBreakHyphen/>
        </w:r>
        <w:r w:rsidR="0020295F" w:rsidRPr="0020295F">
          <w:rPr>
            <w:b w:val="0"/>
            <w:rPrChange w:id="4319" w:author="Jan Kelemen" w:date="2016-01-20T17:07:00Z">
              <w:rPr/>
            </w:rPrChange>
          </w:rPr>
          <w:fldChar w:fldCharType="begin"/>
        </w:r>
        <w:r w:rsidR="0020295F" w:rsidRPr="0020295F">
          <w:rPr>
            <w:b w:val="0"/>
            <w:rPrChange w:id="4320" w:author="Jan Kelemen" w:date="2016-01-20T17:07:00Z">
              <w:rPr/>
            </w:rPrChange>
          </w:rPr>
          <w:instrText xml:space="preserve"> SEQ Slika \* ARABIC \s 2 </w:instrText>
        </w:r>
      </w:ins>
      <w:r w:rsidR="0020295F" w:rsidRPr="0020295F">
        <w:rPr>
          <w:b w:val="0"/>
          <w:rPrChange w:id="4321" w:author="Jan Kelemen" w:date="2016-01-20T17:07:00Z">
            <w:rPr/>
          </w:rPrChange>
        </w:rPr>
        <w:fldChar w:fldCharType="separate"/>
      </w:r>
      <w:ins w:id="4322" w:author="Jan Kelemen" w:date="2016-01-20T17:03:00Z">
        <w:r w:rsidR="0020295F" w:rsidRPr="0020295F">
          <w:rPr>
            <w:b w:val="0"/>
            <w:noProof/>
            <w:rPrChange w:id="4323" w:author="Jan Kelemen" w:date="2016-01-20T17:07:00Z">
              <w:rPr>
                <w:noProof/>
              </w:rPr>
            </w:rPrChange>
          </w:rPr>
          <w:t>26</w:t>
        </w:r>
        <w:r w:rsidR="0020295F" w:rsidRPr="0020295F">
          <w:rPr>
            <w:b w:val="0"/>
            <w:rPrChange w:id="4324" w:author="Jan Kelemen" w:date="2016-01-20T17:07:00Z">
              <w:rPr/>
            </w:rPrChange>
          </w:rPr>
          <w:fldChar w:fldCharType="end"/>
        </w:r>
      </w:ins>
      <w:del w:id="4325" w:author="Jan Kelemen" w:date="2016-01-20T16:53:00Z">
        <w:r w:rsidR="00D51D8A" w:rsidRPr="0020295F" w:rsidDel="008142BA">
          <w:rPr>
            <w:b w:val="0"/>
            <w:rPrChange w:id="4326" w:author="Jan Kelemen" w:date="2016-01-20T17:07:00Z">
              <w:rPr/>
            </w:rPrChange>
          </w:rPr>
          <w:fldChar w:fldCharType="begin"/>
        </w:r>
        <w:r w:rsidR="00D51D8A" w:rsidRPr="0020295F" w:rsidDel="008142BA">
          <w:rPr>
            <w:b w:val="0"/>
            <w:rPrChange w:id="4327" w:author="Jan Kelemen" w:date="2016-01-20T17:07:00Z">
              <w:rPr/>
            </w:rPrChange>
          </w:rPr>
          <w:delInstrText xml:space="preserve"> STYLEREF 2 \s </w:delInstrText>
        </w:r>
        <w:r w:rsidR="00D51D8A" w:rsidRPr="0020295F" w:rsidDel="008142BA">
          <w:rPr>
            <w:b w:val="0"/>
            <w:rPrChange w:id="4328" w:author="Jan Kelemen" w:date="2016-01-20T17:07:00Z">
              <w:rPr/>
            </w:rPrChange>
          </w:rPr>
          <w:fldChar w:fldCharType="separate"/>
        </w:r>
        <w:r w:rsidR="001E5B16" w:rsidRPr="0020295F" w:rsidDel="008142BA">
          <w:rPr>
            <w:b w:val="0"/>
            <w:noProof/>
            <w:rPrChange w:id="4329" w:author="Jan Kelemen" w:date="2016-01-20T17:07:00Z">
              <w:rPr>
                <w:noProof/>
              </w:rPr>
            </w:rPrChange>
          </w:rPr>
          <w:delText>4.3</w:delText>
        </w:r>
        <w:r w:rsidR="00D51D8A" w:rsidRPr="0020295F" w:rsidDel="008142BA">
          <w:rPr>
            <w:b w:val="0"/>
            <w:noProof/>
            <w:rPrChange w:id="4330" w:author="Jan Kelemen" w:date="2016-01-20T17:07:00Z">
              <w:rPr>
                <w:noProof/>
              </w:rPr>
            </w:rPrChange>
          </w:rPr>
          <w:fldChar w:fldCharType="end"/>
        </w:r>
        <w:r w:rsidRPr="0020295F" w:rsidDel="008142BA">
          <w:rPr>
            <w:b w:val="0"/>
            <w:rPrChange w:id="4331" w:author="Jan Kelemen" w:date="2016-01-20T17:07:00Z">
              <w:rPr/>
            </w:rPrChange>
          </w:rPr>
          <w:delText>.</w:delText>
        </w:r>
        <w:r w:rsidR="00D51D8A" w:rsidRPr="0020295F" w:rsidDel="008142BA">
          <w:rPr>
            <w:b w:val="0"/>
            <w:rPrChange w:id="4332" w:author="Jan Kelemen" w:date="2016-01-20T17:07:00Z">
              <w:rPr/>
            </w:rPrChange>
          </w:rPr>
          <w:fldChar w:fldCharType="begin"/>
        </w:r>
        <w:r w:rsidR="00D51D8A" w:rsidRPr="0020295F" w:rsidDel="008142BA">
          <w:rPr>
            <w:b w:val="0"/>
            <w:rPrChange w:id="4333" w:author="Jan Kelemen" w:date="2016-01-20T17:07:00Z">
              <w:rPr/>
            </w:rPrChange>
          </w:rPr>
          <w:delInstrText xml:space="preserve"> SEQ Slika \* ARABIC \s 2 </w:delInstrText>
        </w:r>
        <w:r w:rsidR="00D51D8A" w:rsidRPr="0020295F" w:rsidDel="008142BA">
          <w:rPr>
            <w:b w:val="0"/>
            <w:rPrChange w:id="4334" w:author="Jan Kelemen" w:date="2016-01-20T17:07:00Z">
              <w:rPr/>
            </w:rPrChange>
          </w:rPr>
          <w:fldChar w:fldCharType="separate"/>
        </w:r>
        <w:r w:rsidR="001E5B16" w:rsidRPr="0020295F" w:rsidDel="008142BA">
          <w:rPr>
            <w:b w:val="0"/>
            <w:noProof/>
            <w:rPrChange w:id="4335" w:author="Jan Kelemen" w:date="2016-01-20T17:07:00Z">
              <w:rPr>
                <w:noProof/>
              </w:rPr>
            </w:rPrChange>
          </w:rPr>
          <w:delText>27</w:delText>
        </w:r>
        <w:r w:rsidR="00D51D8A" w:rsidRPr="0020295F" w:rsidDel="008142BA">
          <w:rPr>
            <w:b w:val="0"/>
            <w:noProof/>
            <w:rPrChange w:id="4336" w:author="Jan Kelemen" w:date="2016-01-20T17:07:00Z">
              <w:rPr>
                <w:noProof/>
              </w:rPr>
            </w:rPrChange>
          </w:rPr>
          <w:fldChar w:fldCharType="end"/>
        </w:r>
      </w:del>
      <w:r w:rsidRPr="0020295F">
        <w:rPr>
          <w:b w:val="0"/>
          <w:rPrChange w:id="4337" w:author="Jan Kelemen" w:date="2016-01-20T17:07:00Z">
            <w:rPr/>
          </w:rPrChange>
        </w:rPr>
        <w:t xml:space="preserve"> Sekvencijski dijagram za UC2</w:t>
      </w:r>
      <w:r w:rsidR="00BE0434" w:rsidRPr="0020295F">
        <w:rPr>
          <w:b w:val="0"/>
          <w:rPrChange w:id="4338" w:author="Jan Kelemen" w:date="2016-01-20T17:07:00Z">
            <w:rPr/>
          </w:rPrChange>
        </w:rPr>
        <w:t>8</w:t>
      </w:r>
      <w:r w:rsidRPr="0020295F">
        <w:rPr>
          <w:b w:val="0"/>
          <w:rPrChange w:id="4339" w:author="Jan Kelemen" w:date="2016-01-20T17:07:00Z">
            <w:rPr/>
          </w:rPrChange>
        </w:rPr>
        <w:t xml:space="preserve"> – ObrišiKategoriju</w:t>
      </w:r>
      <w:bookmarkEnd w:id="4309"/>
      <w:r w:rsidR="006F6C23" w:rsidRPr="0020295F">
        <w:rPr>
          <w:b w:val="0"/>
          <w:rPrChange w:id="4340" w:author="Jan Kelemen" w:date="2016-01-20T17:07:00Z">
            <w:rPr/>
          </w:rPrChange>
        </w:rPr>
        <w:br w:type="page"/>
      </w:r>
    </w:p>
    <w:p w14:paraId="762E50B4" w14:textId="6B7BFBC9" w:rsidR="00F576AA" w:rsidRPr="0020295F" w:rsidRDefault="00F576AA" w:rsidP="00F576AA">
      <w:pPr>
        <w:rPr>
          <w:rPrChange w:id="4341" w:author="Jan Kelemen" w:date="2016-01-20T17:07:00Z">
            <w:rPr>
              <w:b/>
            </w:rPr>
          </w:rPrChange>
        </w:rPr>
      </w:pPr>
      <w:r w:rsidRPr="0020295F">
        <w:rPr>
          <w:rPrChange w:id="4342" w:author="Jan Kelemen" w:date="2016-01-20T17:07:00Z">
            <w:rPr>
              <w:b/>
            </w:rPr>
          </w:rPrChange>
        </w:rPr>
        <w:lastRenderedPageBreak/>
        <w:t>Obrazac uporabe UC</w:t>
      </w:r>
      <w:r w:rsidR="00BE0434" w:rsidRPr="0020295F">
        <w:rPr>
          <w:rPrChange w:id="4343" w:author="Jan Kelemen" w:date="2016-01-20T17:07:00Z">
            <w:rPr>
              <w:b/>
            </w:rPr>
          </w:rPrChange>
        </w:rPr>
        <w:t>29</w:t>
      </w:r>
      <w:r w:rsidRPr="0020295F">
        <w:rPr>
          <w:rPrChange w:id="4344" w:author="Jan Kelemen" w:date="2016-01-20T17:07:00Z">
            <w:rPr>
              <w:b/>
            </w:rPr>
          </w:rPrChange>
        </w:rPr>
        <w:t xml:space="preserve"> – AnalizaNarudžbi</w:t>
      </w:r>
    </w:p>
    <w:p w14:paraId="69DB0339" w14:textId="65D9C535" w:rsidR="00F576AA" w:rsidRPr="0020295F" w:rsidRDefault="00F576AA" w:rsidP="007364D4">
      <w:pPr>
        <w:ind w:firstLine="708"/>
        <w:rPr>
          <w:rPrChange w:id="4345" w:author="Jan Kelemen" w:date="2016-01-20T17:07:00Z">
            <w:rPr/>
          </w:rPrChange>
        </w:rPr>
      </w:pPr>
      <w:r w:rsidRPr="0020295F">
        <w:rPr>
          <w:rPrChange w:id="4346" w:author="Jan Kelemen" w:date="2016-01-20T17:07:00Z">
            <w:rPr/>
          </w:rPrChange>
        </w:rPr>
        <w:t>Vlasnik pritisne gumb „</w:t>
      </w:r>
      <w:del w:id="4347" w:author="Jan Kelemen" w:date="2016-01-20T16:47:00Z">
        <w:r w:rsidRPr="0020295F" w:rsidDel="008142BA">
          <w:rPr>
            <w:rPrChange w:id="4348" w:author="Jan Kelemen" w:date="2016-01-20T17:07:00Z">
              <w:rPr/>
            </w:rPrChange>
          </w:rPr>
          <w:delText>Izvještaj</w:delText>
        </w:r>
      </w:del>
      <w:ins w:id="4349" w:author="Jan Kelemen" w:date="2016-01-20T16:47:00Z">
        <w:r w:rsidR="008142BA" w:rsidRPr="0020295F">
          <w:rPr>
            <w:rPrChange w:id="4350" w:author="Jan Kelemen" w:date="2016-01-20T17:07:00Z">
              <w:rPr/>
            </w:rPrChange>
          </w:rPr>
          <w:t>Statistika</w:t>
        </w:r>
      </w:ins>
      <w:r w:rsidRPr="0020295F">
        <w:rPr>
          <w:rPrChange w:id="4351" w:author="Jan Kelemen" w:date="2016-01-20T17:07:00Z">
            <w:rPr/>
          </w:rPrChange>
        </w:rPr>
        <w:t>“,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Pr="0020295F" w:rsidRDefault="00F576AA" w:rsidP="00DD773E">
      <w:pPr>
        <w:keepNext/>
        <w:jc w:val="center"/>
        <w:rPr>
          <w:rPrChange w:id="4352" w:author="Jan Kelemen" w:date="2016-01-20T17:07:00Z">
            <w:rPr/>
          </w:rPrChange>
        </w:rPr>
      </w:pPr>
      <w:r w:rsidRPr="0020295F">
        <w:rPr>
          <w:noProof/>
          <w:lang w:eastAsia="hr-HR"/>
          <w:rPrChange w:id="4353" w:author="Jan Kelemen" w:date="2016-01-20T17:07:00Z">
            <w:rPr>
              <w:noProof/>
              <w:lang w:eastAsia="hr-HR"/>
            </w:rPr>
          </w:rPrChange>
        </w:rPr>
        <w:drawing>
          <wp:inline distT="0" distB="0" distL="0" distR="0" wp14:anchorId="5098D9EC" wp14:editId="253C1964">
            <wp:extent cx="4660132" cy="2478007"/>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1">
                      <a:extLst>
                        <a:ext uri="{28A0092B-C50C-407E-A947-70E740481C1C}">
                          <a14:useLocalDpi xmlns:a14="http://schemas.microsoft.com/office/drawing/2010/main" val="0"/>
                        </a:ext>
                      </a:extLst>
                    </a:blip>
                    <a:stretch>
                      <a:fillRect/>
                    </a:stretch>
                  </pic:blipFill>
                  <pic:spPr>
                    <a:xfrm>
                      <a:off x="0" y="0"/>
                      <a:ext cx="4660132" cy="2478007"/>
                    </a:xfrm>
                    <a:prstGeom prst="rect">
                      <a:avLst/>
                    </a:prstGeom>
                  </pic:spPr>
                </pic:pic>
              </a:graphicData>
            </a:graphic>
          </wp:inline>
        </w:drawing>
      </w:r>
    </w:p>
    <w:p w14:paraId="5EBA1825" w14:textId="40F9D585" w:rsidR="007E0D3E" w:rsidRPr="0020295F" w:rsidRDefault="00DD773E" w:rsidP="00DD773E">
      <w:pPr>
        <w:pStyle w:val="Caption"/>
        <w:jc w:val="center"/>
        <w:rPr>
          <w:b w:val="0"/>
          <w:rPrChange w:id="4354" w:author="Jan Kelemen" w:date="2016-01-20T17:07:00Z">
            <w:rPr/>
          </w:rPrChange>
        </w:rPr>
      </w:pPr>
      <w:bookmarkStart w:id="4355" w:name="_Toc441072940"/>
      <w:r w:rsidRPr="0020295F">
        <w:rPr>
          <w:b w:val="0"/>
          <w:rPrChange w:id="4356" w:author="Jan Kelemen" w:date="2016-01-20T17:07:00Z">
            <w:rPr/>
          </w:rPrChange>
        </w:rPr>
        <w:t xml:space="preserve">Slika </w:t>
      </w:r>
      <w:ins w:id="4357" w:author="Jan Kelemen" w:date="2016-01-20T17:03:00Z">
        <w:r w:rsidR="0020295F" w:rsidRPr="0020295F">
          <w:rPr>
            <w:b w:val="0"/>
            <w:rPrChange w:id="4358" w:author="Jan Kelemen" w:date="2016-01-20T17:07:00Z">
              <w:rPr/>
            </w:rPrChange>
          </w:rPr>
          <w:fldChar w:fldCharType="begin"/>
        </w:r>
        <w:r w:rsidR="0020295F" w:rsidRPr="0020295F">
          <w:rPr>
            <w:b w:val="0"/>
            <w:rPrChange w:id="4359" w:author="Jan Kelemen" w:date="2016-01-20T17:07:00Z">
              <w:rPr/>
            </w:rPrChange>
          </w:rPr>
          <w:instrText xml:space="preserve"> STYLEREF 2 \s </w:instrText>
        </w:r>
      </w:ins>
      <w:r w:rsidR="0020295F" w:rsidRPr="0020295F">
        <w:rPr>
          <w:b w:val="0"/>
          <w:rPrChange w:id="4360" w:author="Jan Kelemen" w:date="2016-01-20T17:07:00Z">
            <w:rPr/>
          </w:rPrChange>
        </w:rPr>
        <w:fldChar w:fldCharType="separate"/>
      </w:r>
      <w:r w:rsidR="0020295F" w:rsidRPr="0020295F">
        <w:rPr>
          <w:b w:val="0"/>
          <w:noProof/>
          <w:rPrChange w:id="4361" w:author="Jan Kelemen" w:date="2016-01-20T17:07:00Z">
            <w:rPr>
              <w:noProof/>
            </w:rPr>
          </w:rPrChange>
        </w:rPr>
        <w:t>4.3</w:t>
      </w:r>
      <w:ins w:id="4362" w:author="Jan Kelemen" w:date="2016-01-20T17:03:00Z">
        <w:r w:rsidR="0020295F" w:rsidRPr="0020295F">
          <w:rPr>
            <w:b w:val="0"/>
            <w:rPrChange w:id="4363" w:author="Jan Kelemen" w:date="2016-01-20T17:07:00Z">
              <w:rPr/>
            </w:rPrChange>
          </w:rPr>
          <w:fldChar w:fldCharType="end"/>
        </w:r>
        <w:r w:rsidR="0020295F" w:rsidRPr="0020295F">
          <w:rPr>
            <w:b w:val="0"/>
            <w:rPrChange w:id="4364" w:author="Jan Kelemen" w:date="2016-01-20T17:07:00Z">
              <w:rPr/>
            </w:rPrChange>
          </w:rPr>
          <w:noBreakHyphen/>
        </w:r>
        <w:r w:rsidR="0020295F" w:rsidRPr="0020295F">
          <w:rPr>
            <w:b w:val="0"/>
            <w:rPrChange w:id="4365" w:author="Jan Kelemen" w:date="2016-01-20T17:07:00Z">
              <w:rPr/>
            </w:rPrChange>
          </w:rPr>
          <w:fldChar w:fldCharType="begin"/>
        </w:r>
        <w:r w:rsidR="0020295F" w:rsidRPr="0020295F">
          <w:rPr>
            <w:b w:val="0"/>
            <w:rPrChange w:id="4366" w:author="Jan Kelemen" w:date="2016-01-20T17:07:00Z">
              <w:rPr/>
            </w:rPrChange>
          </w:rPr>
          <w:instrText xml:space="preserve"> SEQ Slika \* ARABIC \s 2 </w:instrText>
        </w:r>
      </w:ins>
      <w:r w:rsidR="0020295F" w:rsidRPr="0020295F">
        <w:rPr>
          <w:b w:val="0"/>
          <w:rPrChange w:id="4367" w:author="Jan Kelemen" w:date="2016-01-20T17:07:00Z">
            <w:rPr/>
          </w:rPrChange>
        </w:rPr>
        <w:fldChar w:fldCharType="separate"/>
      </w:r>
      <w:ins w:id="4368" w:author="Jan Kelemen" w:date="2016-01-20T17:03:00Z">
        <w:r w:rsidR="0020295F" w:rsidRPr="0020295F">
          <w:rPr>
            <w:b w:val="0"/>
            <w:noProof/>
            <w:rPrChange w:id="4369" w:author="Jan Kelemen" w:date="2016-01-20T17:07:00Z">
              <w:rPr>
                <w:noProof/>
              </w:rPr>
            </w:rPrChange>
          </w:rPr>
          <w:t>27</w:t>
        </w:r>
        <w:r w:rsidR="0020295F" w:rsidRPr="0020295F">
          <w:rPr>
            <w:b w:val="0"/>
            <w:rPrChange w:id="4370" w:author="Jan Kelemen" w:date="2016-01-20T17:07:00Z">
              <w:rPr/>
            </w:rPrChange>
          </w:rPr>
          <w:fldChar w:fldCharType="end"/>
        </w:r>
      </w:ins>
      <w:del w:id="4371" w:author="Jan Kelemen" w:date="2016-01-20T16:53:00Z">
        <w:r w:rsidR="00D51D8A" w:rsidRPr="0020295F" w:rsidDel="008142BA">
          <w:rPr>
            <w:b w:val="0"/>
            <w:rPrChange w:id="4372" w:author="Jan Kelemen" w:date="2016-01-20T17:07:00Z">
              <w:rPr/>
            </w:rPrChange>
          </w:rPr>
          <w:fldChar w:fldCharType="begin"/>
        </w:r>
        <w:r w:rsidR="00D51D8A" w:rsidRPr="0020295F" w:rsidDel="008142BA">
          <w:rPr>
            <w:b w:val="0"/>
            <w:rPrChange w:id="4373" w:author="Jan Kelemen" w:date="2016-01-20T17:07:00Z">
              <w:rPr/>
            </w:rPrChange>
          </w:rPr>
          <w:delInstrText xml:space="preserve"> STYLEREF 2 \s </w:delInstrText>
        </w:r>
        <w:r w:rsidR="00D51D8A" w:rsidRPr="0020295F" w:rsidDel="008142BA">
          <w:rPr>
            <w:b w:val="0"/>
            <w:rPrChange w:id="4374" w:author="Jan Kelemen" w:date="2016-01-20T17:07:00Z">
              <w:rPr/>
            </w:rPrChange>
          </w:rPr>
          <w:fldChar w:fldCharType="separate"/>
        </w:r>
        <w:r w:rsidR="001E5B16" w:rsidRPr="0020295F" w:rsidDel="008142BA">
          <w:rPr>
            <w:b w:val="0"/>
            <w:noProof/>
            <w:rPrChange w:id="4375" w:author="Jan Kelemen" w:date="2016-01-20T17:07:00Z">
              <w:rPr>
                <w:noProof/>
              </w:rPr>
            </w:rPrChange>
          </w:rPr>
          <w:delText>4.3</w:delText>
        </w:r>
        <w:r w:rsidR="00D51D8A" w:rsidRPr="0020295F" w:rsidDel="008142BA">
          <w:rPr>
            <w:b w:val="0"/>
            <w:noProof/>
            <w:rPrChange w:id="4376" w:author="Jan Kelemen" w:date="2016-01-20T17:07:00Z">
              <w:rPr>
                <w:noProof/>
              </w:rPr>
            </w:rPrChange>
          </w:rPr>
          <w:fldChar w:fldCharType="end"/>
        </w:r>
        <w:r w:rsidRPr="0020295F" w:rsidDel="008142BA">
          <w:rPr>
            <w:b w:val="0"/>
            <w:rPrChange w:id="4377" w:author="Jan Kelemen" w:date="2016-01-20T17:07:00Z">
              <w:rPr/>
            </w:rPrChange>
          </w:rPr>
          <w:delText>.</w:delText>
        </w:r>
        <w:r w:rsidR="00D51D8A" w:rsidRPr="0020295F" w:rsidDel="008142BA">
          <w:rPr>
            <w:b w:val="0"/>
            <w:rPrChange w:id="4378" w:author="Jan Kelemen" w:date="2016-01-20T17:07:00Z">
              <w:rPr/>
            </w:rPrChange>
          </w:rPr>
          <w:fldChar w:fldCharType="begin"/>
        </w:r>
        <w:r w:rsidR="00D51D8A" w:rsidRPr="0020295F" w:rsidDel="008142BA">
          <w:rPr>
            <w:b w:val="0"/>
            <w:rPrChange w:id="4379" w:author="Jan Kelemen" w:date="2016-01-20T17:07:00Z">
              <w:rPr/>
            </w:rPrChange>
          </w:rPr>
          <w:delInstrText xml:space="preserve"> SEQ Slika \* ARABIC \s 2 </w:delInstrText>
        </w:r>
        <w:r w:rsidR="00D51D8A" w:rsidRPr="0020295F" w:rsidDel="008142BA">
          <w:rPr>
            <w:b w:val="0"/>
            <w:rPrChange w:id="4380" w:author="Jan Kelemen" w:date="2016-01-20T17:07:00Z">
              <w:rPr/>
            </w:rPrChange>
          </w:rPr>
          <w:fldChar w:fldCharType="separate"/>
        </w:r>
        <w:r w:rsidR="001E5B16" w:rsidRPr="0020295F" w:rsidDel="008142BA">
          <w:rPr>
            <w:b w:val="0"/>
            <w:noProof/>
            <w:rPrChange w:id="4381" w:author="Jan Kelemen" w:date="2016-01-20T17:07:00Z">
              <w:rPr>
                <w:noProof/>
              </w:rPr>
            </w:rPrChange>
          </w:rPr>
          <w:delText>28</w:delText>
        </w:r>
        <w:r w:rsidR="00D51D8A" w:rsidRPr="0020295F" w:rsidDel="008142BA">
          <w:rPr>
            <w:b w:val="0"/>
            <w:noProof/>
            <w:rPrChange w:id="4382" w:author="Jan Kelemen" w:date="2016-01-20T17:07:00Z">
              <w:rPr>
                <w:noProof/>
              </w:rPr>
            </w:rPrChange>
          </w:rPr>
          <w:fldChar w:fldCharType="end"/>
        </w:r>
      </w:del>
      <w:r w:rsidRPr="0020295F">
        <w:rPr>
          <w:b w:val="0"/>
          <w:rPrChange w:id="4383" w:author="Jan Kelemen" w:date="2016-01-20T17:07:00Z">
            <w:rPr/>
          </w:rPrChange>
        </w:rPr>
        <w:t xml:space="preserve"> Sekvencijski dijagram za UC</w:t>
      </w:r>
      <w:r w:rsidR="00BE0434" w:rsidRPr="0020295F">
        <w:rPr>
          <w:b w:val="0"/>
          <w:rPrChange w:id="4384" w:author="Jan Kelemen" w:date="2016-01-20T17:07:00Z">
            <w:rPr/>
          </w:rPrChange>
        </w:rPr>
        <w:t>29</w:t>
      </w:r>
      <w:r w:rsidRPr="0020295F">
        <w:rPr>
          <w:b w:val="0"/>
          <w:rPrChange w:id="4385" w:author="Jan Kelemen" w:date="2016-01-20T17:07:00Z">
            <w:rPr/>
          </w:rPrChange>
        </w:rPr>
        <w:t xml:space="preserve"> – AnalizaNarudžbi</w:t>
      </w:r>
      <w:bookmarkEnd w:id="4355"/>
    </w:p>
    <w:p w14:paraId="58CCEE6A" w14:textId="11B8D5C4" w:rsidR="00F576AA" w:rsidRPr="0020295F" w:rsidRDefault="00F576AA" w:rsidP="00B301DF">
      <w:pPr>
        <w:spacing w:before="240"/>
        <w:rPr>
          <w:rPrChange w:id="4386" w:author="Jan Kelemen" w:date="2016-01-20T17:07:00Z">
            <w:rPr>
              <w:b/>
            </w:rPr>
          </w:rPrChange>
        </w:rPr>
      </w:pPr>
      <w:r w:rsidRPr="0020295F">
        <w:rPr>
          <w:rPrChange w:id="4387" w:author="Jan Kelemen" w:date="2016-01-20T17:07:00Z">
            <w:rPr>
              <w:b/>
            </w:rPr>
          </w:rPrChange>
        </w:rPr>
        <w:t>Obrazac uporabe UC3</w:t>
      </w:r>
      <w:r w:rsidR="00182782" w:rsidRPr="0020295F">
        <w:rPr>
          <w:rPrChange w:id="4388" w:author="Jan Kelemen" w:date="2016-01-20T17:07:00Z">
            <w:rPr>
              <w:b/>
            </w:rPr>
          </w:rPrChange>
        </w:rPr>
        <w:t>0</w:t>
      </w:r>
      <w:r w:rsidRPr="0020295F">
        <w:rPr>
          <w:rPrChange w:id="4389" w:author="Jan Kelemen" w:date="2016-01-20T17:07:00Z">
            <w:rPr>
              <w:b/>
            </w:rPr>
          </w:rPrChange>
        </w:rPr>
        <w:t xml:space="preserve"> – PromjenaPodatakaZaRestoran</w:t>
      </w:r>
    </w:p>
    <w:p w14:paraId="48E330C6" w14:textId="573A8226" w:rsidR="00F576AA" w:rsidRPr="0020295F" w:rsidRDefault="00F576AA" w:rsidP="007364D4">
      <w:pPr>
        <w:ind w:firstLine="708"/>
        <w:rPr>
          <w:rPrChange w:id="4390" w:author="Jan Kelemen" w:date="2016-01-20T17:07:00Z">
            <w:rPr/>
          </w:rPrChange>
        </w:rPr>
      </w:pPr>
      <w:r w:rsidRPr="0020295F">
        <w:rPr>
          <w:rPrChange w:id="4391" w:author="Jan Kelemen" w:date="2016-01-20T17:07:00Z">
            <w:rPr/>
          </w:rPrChange>
        </w:rPr>
        <w:t xml:space="preserve">Vlasnik pritisne gumb </w:t>
      </w:r>
      <w:del w:id="4392" w:author="Jan Kelemen" w:date="2016-01-20T16:48:00Z">
        <w:r w:rsidRPr="0020295F" w:rsidDel="008142BA">
          <w:rPr>
            <w:rPrChange w:id="4393" w:author="Jan Kelemen" w:date="2016-01-20T17:07:00Z">
              <w:rPr/>
            </w:rPrChange>
          </w:rPr>
          <w:delText xml:space="preserve">„Promijeni podatke o restoranu“, </w:delText>
        </w:r>
      </w:del>
      <w:ins w:id="4394" w:author="Jan Kelemen" w:date="2016-01-20T16:48:00Z">
        <w:r w:rsidR="008142BA" w:rsidRPr="0020295F">
          <w:rPr>
            <w:rPrChange w:id="4395" w:author="Jan Kelemen" w:date="2016-01-20T17:07:00Z">
              <w:rPr/>
            </w:rPrChange>
          </w:rPr>
          <w:t xml:space="preserve">„Osnovne informacije“ </w:t>
        </w:r>
      </w:ins>
      <w:r w:rsidRPr="0020295F">
        <w:rPr>
          <w:rPrChange w:id="4396" w:author="Jan Kelemen" w:date="2016-01-20T17:07:00Z">
            <w:rPr/>
          </w:rPrChange>
        </w:rPr>
        <w:t>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Pr="0020295F" w:rsidRDefault="00F576AA" w:rsidP="00DD773E">
      <w:pPr>
        <w:keepNext/>
        <w:jc w:val="center"/>
        <w:rPr>
          <w:rPrChange w:id="4397" w:author="Jan Kelemen" w:date="2016-01-20T17:07:00Z">
            <w:rPr/>
          </w:rPrChange>
        </w:rPr>
      </w:pPr>
      <w:r w:rsidRPr="0020295F">
        <w:rPr>
          <w:noProof/>
          <w:lang w:eastAsia="hr-HR"/>
          <w:rPrChange w:id="4398" w:author="Jan Kelemen" w:date="2016-01-20T17:07:00Z">
            <w:rPr>
              <w:noProof/>
              <w:lang w:eastAsia="hr-HR"/>
            </w:rPr>
          </w:rPrChange>
        </w:rPr>
        <w:drawing>
          <wp:inline distT="0" distB="0" distL="0" distR="0" wp14:anchorId="292DEA6A" wp14:editId="008C06D5">
            <wp:extent cx="4224939" cy="2634103"/>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2">
                      <a:extLst>
                        <a:ext uri="{28A0092B-C50C-407E-A947-70E740481C1C}">
                          <a14:useLocalDpi xmlns:a14="http://schemas.microsoft.com/office/drawing/2010/main" val="0"/>
                        </a:ext>
                      </a:extLst>
                    </a:blip>
                    <a:stretch>
                      <a:fillRect/>
                    </a:stretch>
                  </pic:blipFill>
                  <pic:spPr>
                    <a:xfrm>
                      <a:off x="0" y="0"/>
                      <a:ext cx="4224939" cy="2634103"/>
                    </a:xfrm>
                    <a:prstGeom prst="rect">
                      <a:avLst/>
                    </a:prstGeom>
                  </pic:spPr>
                </pic:pic>
              </a:graphicData>
            </a:graphic>
          </wp:inline>
        </w:drawing>
      </w:r>
    </w:p>
    <w:p w14:paraId="5B05607B" w14:textId="54228BD4" w:rsidR="00CA5BE5" w:rsidRPr="0020295F" w:rsidRDefault="00DD773E">
      <w:pPr>
        <w:pStyle w:val="Caption"/>
        <w:jc w:val="center"/>
        <w:rPr>
          <w:b w:val="0"/>
          <w:rPrChange w:id="4399" w:author="Jan Kelemen" w:date="2016-01-20T17:07:00Z">
            <w:rPr/>
          </w:rPrChange>
        </w:rPr>
      </w:pPr>
      <w:bookmarkStart w:id="4400" w:name="_Toc441072941"/>
      <w:r w:rsidRPr="0020295F">
        <w:rPr>
          <w:b w:val="0"/>
          <w:rPrChange w:id="4401" w:author="Jan Kelemen" w:date="2016-01-20T17:07:00Z">
            <w:rPr/>
          </w:rPrChange>
        </w:rPr>
        <w:t xml:space="preserve">Slika </w:t>
      </w:r>
      <w:ins w:id="4402" w:author="Jan Kelemen" w:date="2016-01-20T17:03:00Z">
        <w:r w:rsidR="0020295F" w:rsidRPr="0020295F">
          <w:rPr>
            <w:b w:val="0"/>
            <w:rPrChange w:id="4403" w:author="Jan Kelemen" w:date="2016-01-20T17:07:00Z">
              <w:rPr/>
            </w:rPrChange>
          </w:rPr>
          <w:fldChar w:fldCharType="begin"/>
        </w:r>
        <w:r w:rsidR="0020295F" w:rsidRPr="0020295F">
          <w:rPr>
            <w:b w:val="0"/>
            <w:rPrChange w:id="4404" w:author="Jan Kelemen" w:date="2016-01-20T17:07:00Z">
              <w:rPr/>
            </w:rPrChange>
          </w:rPr>
          <w:instrText xml:space="preserve"> STYLEREF 2 \s </w:instrText>
        </w:r>
      </w:ins>
      <w:r w:rsidR="0020295F" w:rsidRPr="0020295F">
        <w:rPr>
          <w:b w:val="0"/>
          <w:rPrChange w:id="4405" w:author="Jan Kelemen" w:date="2016-01-20T17:07:00Z">
            <w:rPr/>
          </w:rPrChange>
        </w:rPr>
        <w:fldChar w:fldCharType="separate"/>
      </w:r>
      <w:r w:rsidR="0020295F" w:rsidRPr="0020295F">
        <w:rPr>
          <w:b w:val="0"/>
          <w:noProof/>
          <w:rPrChange w:id="4406" w:author="Jan Kelemen" w:date="2016-01-20T17:07:00Z">
            <w:rPr>
              <w:noProof/>
            </w:rPr>
          </w:rPrChange>
        </w:rPr>
        <w:t>4.3</w:t>
      </w:r>
      <w:ins w:id="4407" w:author="Jan Kelemen" w:date="2016-01-20T17:03:00Z">
        <w:r w:rsidR="0020295F" w:rsidRPr="0020295F">
          <w:rPr>
            <w:b w:val="0"/>
            <w:rPrChange w:id="4408" w:author="Jan Kelemen" w:date="2016-01-20T17:07:00Z">
              <w:rPr/>
            </w:rPrChange>
          </w:rPr>
          <w:fldChar w:fldCharType="end"/>
        </w:r>
        <w:r w:rsidR="0020295F" w:rsidRPr="0020295F">
          <w:rPr>
            <w:b w:val="0"/>
            <w:rPrChange w:id="4409" w:author="Jan Kelemen" w:date="2016-01-20T17:07:00Z">
              <w:rPr/>
            </w:rPrChange>
          </w:rPr>
          <w:noBreakHyphen/>
        </w:r>
        <w:r w:rsidR="0020295F" w:rsidRPr="0020295F">
          <w:rPr>
            <w:b w:val="0"/>
            <w:rPrChange w:id="4410" w:author="Jan Kelemen" w:date="2016-01-20T17:07:00Z">
              <w:rPr/>
            </w:rPrChange>
          </w:rPr>
          <w:fldChar w:fldCharType="begin"/>
        </w:r>
        <w:r w:rsidR="0020295F" w:rsidRPr="0020295F">
          <w:rPr>
            <w:b w:val="0"/>
            <w:rPrChange w:id="4411" w:author="Jan Kelemen" w:date="2016-01-20T17:07:00Z">
              <w:rPr/>
            </w:rPrChange>
          </w:rPr>
          <w:instrText xml:space="preserve"> SEQ Slika \* ARABIC \s 2 </w:instrText>
        </w:r>
      </w:ins>
      <w:r w:rsidR="0020295F" w:rsidRPr="0020295F">
        <w:rPr>
          <w:b w:val="0"/>
          <w:rPrChange w:id="4412" w:author="Jan Kelemen" w:date="2016-01-20T17:07:00Z">
            <w:rPr/>
          </w:rPrChange>
        </w:rPr>
        <w:fldChar w:fldCharType="separate"/>
      </w:r>
      <w:ins w:id="4413" w:author="Jan Kelemen" w:date="2016-01-20T17:03:00Z">
        <w:r w:rsidR="0020295F" w:rsidRPr="0020295F">
          <w:rPr>
            <w:b w:val="0"/>
            <w:noProof/>
            <w:rPrChange w:id="4414" w:author="Jan Kelemen" w:date="2016-01-20T17:07:00Z">
              <w:rPr>
                <w:noProof/>
              </w:rPr>
            </w:rPrChange>
          </w:rPr>
          <w:t>28</w:t>
        </w:r>
        <w:r w:rsidR="0020295F" w:rsidRPr="0020295F">
          <w:rPr>
            <w:b w:val="0"/>
            <w:rPrChange w:id="4415" w:author="Jan Kelemen" w:date="2016-01-20T17:07:00Z">
              <w:rPr/>
            </w:rPrChange>
          </w:rPr>
          <w:fldChar w:fldCharType="end"/>
        </w:r>
      </w:ins>
      <w:del w:id="4416" w:author="Jan Kelemen" w:date="2016-01-20T16:53:00Z">
        <w:r w:rsidR="002E33A3" w:rsidRPr="0020295F" w:rsidDel="008142BA">
          <w:rPr>
            <w:b w:val="0"/>
            <w:rPrChange w:id="4417" w:author="Jan Kelemen" w:date="2016-01-20T17:07:00Z">
              <w:rPr/>
            </w:rPrChange>
          </w:rPr>
          <w:fldChar w:fldCharType="begin"/>
        </w:r>
        <w:r w:rsidR="002E33A3" w:rsidRPr="0020295F" w:rsidDel="008142BA">
          <w:rPr>
            <w:b w:val="0"/>
            <w:bCs w:val="0"/>
            <w:rPrChange w:id="4418" w:author="Jan Kelemen" w:date="2016-01-20T17:07:00Z">
              <w:rPr>
                <w:b w:val="0"/>
                <w:bCs w:val="0"/>
              </w:rPr>
            </w:rPrChange>
          </w:rPr>
          <w:delInstrText xml:space="preserve"> STYLEREF 2 \s </w:delInstrText>
        </w:r>
        <w:r w:rsidR="002E33A3" w:rsidRPr="0020295F" w:rsidDel="008142BA">
          <w:rPr>
            <w:b w:val="0"/>
            <w:rPrChange w:id="4419" w:author="Jan Kelemen" w:date="2016-01-20T17:07:00Z">
              <w:rPr/>
            </w:rPrChange>
          </w:rPr>
          <w:fldChar w:fldCharType="separate"/>
        </w:r>
        <w:r w:rsidR="001E5B16" w:rsidRPr="0020295F" w:rsidDel="008142BA">
          <w:rPr>
            <w:b w:val="0"/>
            <w:rPrChange w:id="4420" w:author="Jan Kelemen" w:date="2016-01-20T17:07:00Z">
              <w:rPr/>
            </w:rPrChange>
          </w:rPr>
          <w:delText>4.3</w:delText>
        </w:r>
        <w:r w:rsidR="002E33A3" w:rsidRPr="0020295F" w:rsidDel="008142BA">
          <w:rPr>
            <w:b w:val="0"/>
            <w:rPrChange w:id="4421" w:author="Jan Kelemen" w:date="2016-01-20T17:07:00Z">
              <w:rPr/>
            </w:rPrChange>
          </w:rPr>
          <w:fldChar w:fldCharType="end"/>
        </w:r>
        <w:r w:rsidRPr="0020295F" w:rsidDel="008142BA">
          <w:rPr>
            <w:b w:val="0"/>
            <w:rPrChange w:id="4422" w:author="Jan Kelemen" w:date="2016-01-20T17:07:00Z">
              <w:rPr/>
            </w:rPrChange>
          </w:rPr>
          <w:delText>.</w:delText>
        </w:r>
        <w:r w:rsidR="002E33A3" w:rsidRPr="0020295F" w:rsidDel="008142BA">
          <w:rPr>
            <w:b w:val="0"/>
            <w:rPrChange w:id="4423" w:author="Jan Kelemen" w:date="2016-01-20T17:07:00Z">
              <w:rPr/>
            </w:rPrChange>
          </w:rPr>
          <w:fldChar w:fldCharType="begin"/>
        </w:r>
        <w:r w:rsidR="002E33A3" w:rsidRPr="0020295F" w:rsidDel="008142BA">
          <w:rPr>
            <w:b w:val="0"/>
            <w:bCs w:val="0"/>
            <w:rPrChange w:id="4424" w:author="Jan Kelemen" w:date="2016-01-20T17:07:00Z">
              <w:rPr>
                <w:b w:val="0"/>
                <w:bCs w:val="0"/>
              </w:rPr>
            </w:rPrChange>
          </w:rPr>
          <w:delInstrText xml:space="preserve"> SEQ Slika \* ARABIC \s 2 </w:delInstrText>
        </w:r>
        <w:r w:rsidR="002E33A3" w:rsidRPr="0020295F" w:rsidDel="008142BA">
          <w:rPr>
            <w:b w:val="0"/>
            <w:rPrChange w:id="4425" w:author="Jan Kelemen" w:date="2016-01-20T17:07:00Z">
              <w:rPr/>
            </w:rPrChange>
          </w:rPr>
          <w:fldChar w:fldCharType="separate"/>
        </w:r>
        <w:r w:rsidR="001E5B16" w:rsidRPr="0020295F" w:rsidDel="008142BA">
          <w:rPr>
            <w:b w:val="0"/>
            <w:rPrChange w:id="4426" w:author="Jan Kelemen" w:date="2016-01-20T17:07:00Z">
              <w:rPr/>
            </w:rPrChange>
          </w:rPr>
          <w:delText>29</w:delText>
        </w:r>
        <w:r w:rsidR="002E33A3" w:rsidRPr="0020295F" w:rsidDel="008142BA">
          <w:rPr>
            <w:b w:val="0"/>
            <w:rPrChange w:id="4427" w:author="Jan Kelemen" w:date="2016-01-20T17:07:00Z">
              <w:rPr/>
            </w:rPrChange>
          </w:rPr>
          <w:fldChar w:fldCharType="end"/>
        </w:r>
      </w:del>
      <w:r w:rsidRPr="0020295F">
        <w:rPr>
          <w:b w:val="0"/>
          <w:rPrChange w:id="4428" w:author="Jan Kelemen" w:date="2016-01-20T17:07:00Z">
            <w:rPr/>
          </w:rPrChange>
        </w:rPr>
        <w:t xml:space="preserve"> Sekvencijski dijagram za UC</w:t>
      </w:r>
      <w:r w:rsidR="00352BCF" w:rsidRPr="0020295F">
        <w:rPr>
          <w:b w:val="0"/>
          <w:rPrChange w:id="4429" w:author="Jan Kelemen" w:date="2016-01-20T17:07:00Z">
            <w:rPr/>
          </w:rPrChange>
        </w:rPr>
        <w:t>30</w:t>
      </w:r>
      <w:r w:rsidRPr="0020295F">
        <w:rPr>
          <w:b w:val="0"/>
          <w:rPrChange w:id="4430" w:author="Jan Kelemen" w:date="2016-01-20T17:07:00Z">
            <w:rPr/>
          </w:rPrChange>
        </w:rPr>
        <w:t xml:space="preserve"> – PromjenaPodatakaZaRestoran</w:t>
      </w:r>
      <w:bookmarkEnd w:id="4400"/>
    </w:p>
    <w:p w14:paraId="7413942F" w14:textId="08DCDA04" w:rsidR="00CA5BE5" w:rsidRPr="0020295F" w:rsidRDefault="00CA5BE5" w:rsidP="00CA5BE5">
      <w:pPr>
        <w:rPr>
          <w:rPrChange w:id="4431" w:author="Jan Kelemen" w:date="2016-01-20T17:07:00Z">
            <w:rPr>
              <w:b/>
            </w:rPr>
          </w:rPrChange>
        </w:rPr>
      </w:pPr>
      <w:r w:rsidRPr="0020295F">
        <w:rPr>
          <w:rPrChange w:id="4432" w:author="Jan Kelemen" w:date="2016-01-20T17:07:00Z">
            <w:rPr>
              <w:b/>
            </w:rPr>
          </w:rPrChange>
        </w:rPr>
        <w:lastRenderedPageBreak/>
        <w:t>Obrazac uporabe UC31 – SnimanjeNarudžbe</w:t>
      </w:r>
    </w:p>
    <w:p w14:paraId="2E28BB1F" w14:textId="77777777" w:rsidR="00CA5BE5" w:rsidRPr="0020295F" w:rsidRDefault="00CA5BE5" w:rsidP="00CA5BE5">
      <w:pPr>
        <w:ind w:firstLine="708"/>
        <w:rPr>
          <w:rPrChange w:id="4433" w:author="Jan Kelemen" w:date="2016-01-20T17:07:00Z">
            <w:rPr/>
          </w:rPrChange>
        </w:rPr>
      </w:pPr>
      <w:r w:rsidRPr="0020295F">
        <w:rPr>
          <w:rPrChange w:id="4434" w:author="Jan Kelemen" w:date="2016-01-20T17:07:00Z">
            <w:rPr/>
          </w:rPrChange>
        </w:rPr>
        <w:t>Djelatnik odabere narudžbu koju želi snimiti, te pritisne gumb „Snimanje narudžbe“. Podaci odabrane narudžbe se spremanju u izlaznu datoteku na djelatnikovo računalo.</w:t>
      </w:r>
    </w:p>
    <w:p w14:paraId="6B9F6B67" w14:textId="77777777" w:rsidR="00CA5BE5" w:rsidRPr="0020295F" w:rsidRDefault="00CA5BE5" w:rsidP="00CA5BE5">
      <w:pPr>
        <w:keepNext/>
        <w:jc w:val="center"/>
        <w:rPr>
          <w:rPrChange w:id="4435" w:author="Jan Kelemen" w:date="2016-01-20T17:07:00Z">
            <w:rPr/>
          </w:rPrChange>
        </w:rPr>
      </w:pPr>
      <w:r w:rsidRPr="0020295F">
        <w:rPr>
          <w:noProof/>
          <w:lang w:eastAsia="hr-HR"/>
          <w:rPrChange w:id="4436" w:author="Jan Kelemen" w:date="2016-01-20T17:07:00Z">
            <w:rPr>
              <w:noProof/>
              <w:lang w:eastAsia="hr-HR"/>
            </w:rPr>
          </w:rPrChange>
        </w:rPr>
        <w:drawing>
          <wp:inline distT="0" distB="0" distL="0" distR="0" wp14:anchorId="2FCA4D60" wp14:editId="7F072A8C">
            <wp:extent cx="3843939" cy="3065149"/>
            <wp:effectExtent l="0" t="0" r="444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3">
                      <a:extLst>
                        <a:ext uri="{28A0092B-C50C-407E-A947-70E740481C1C}">
                          <a14:useLocalDpi xmlns:a14="http://schemas.microsoft.com/office/drawing/2010/main" val="0"/>
                        </a:ext>
                      </a:extLst>
                    </a:blip>
                    <a:stretch>
                      <a:fillRect/>
                    </a:stretch>
                  </pic:blipFill>
                  <pic:spPr>
                    <a:xfrm>
                      <a:off x="0" y="0"/>
                      <a:ext cx="3843939" cy="3065149"/>
                    </a:xfrm>
                    <a:prstGeom prst="rect">
                      <a:avLst/>
                    </a:prstGeom>
                  </pic:spPr>
                </pic:pic>
              </a:graphicData>
            </a:graphic>
          </wp:inline>
        </w:drawing>
      </w:r>
    </w:p>
    <w:p w14:paraId="5DE831C5" w14:textId="0A5790E0" w:rsidR="00CA5BE5" w:rsidRPr="0020295F" w:rsidRDefault="00CA5BE5" w:rsidP="00CA5BE5">
      <w:pPr>
        <w:pStyle w:val="Caption"/>
        <w:jc w:val="center"/>
        <w:rPr>
          <w:b w:val="0"/>
          <w:rPrChange w:id="4437" w:author="Jan Kelemen" w:date="2016-01-20T17:07:00Z">
            <w:rPr/>
          </w:rPrChange>
        </w:rPr>
      </w:pPr>
      <w:bookmarkStart w:id="4438" w:name="_Toc435804006"/>
      <w:bookmarkStart w:id="4439" w:name="_Toc441072942"/>
      <w:r w:rsidRPr="0020295F">
        <w:rPr>
          <w:b w:val="0"/>
          <w:rPrChange w:id="4440" w:author="Jan Kelemen" w:date="2016-01-20T17:07:00Z">
            <w:rPr/>
          </w:rPrChange>
        </w:rPr>
        <w:t xml:space="preserve">Slika </w:t>
      </w:r>
      <w:ins w:id="4441" w:author="Jan Kelemen" w:date="2016-01-20T17:03:00Z">
        <w:r w:rsidR="0020295F" w:rsidRPr="0020295F">
          <w:rPr>
            <w:b w:val="0"/>
            <w:rPrChange w:id="4442" w:author="Jan Kelemen" w:date="2016-01-20T17:07:00Z">
              <w:rPr/>
            </w:rPrChange>
          </w:rPr>
          <w:fldChar w:fldCharType="begin"/>
        </w:r>
        <w:r w:rsidR="0020295F" w:rsidRPr="0020295F">
          <w:rPr>
            <w:b w:val="0"/>
            <w:rPrChange w:id="4443" w:author="Jan Kelemen" w:date="2016-01-20T17:07:00Z">
              <w:rPr/>
            </w:rPrChange>
          </w:rPr>
          <w:instrText xml:space="preserve"> STYLEREF 2 \s </w:instrText>
        </w:r>
      </w:ins>
      <w:r w:rsidR="0020295F" w:rsidRPr="0020295F">
        <w:rPr>
          <w:b w:val="0"/>
          <w:rPrChange w:id="4444" w:author="Jan Kelemen" w:date="2016-01-20T17:07:00Z">
            <w:rPr/>
          </w:rPrChange>
        </w:rPr>
        <w:fldChar w:fldCharType="separate"/>
      </w:r>
      <w:r w:rsidR="0020295F" w:rsidRPr="0020295F">
        <w:rPr>
          <w:b w:val="0"/>
          <w:noProof/>
          <w:rPrChange w:id="4445" w:author="Jan Kelemen" w:date="2016-01-20T17:07:00Z">
            <w:rPr>
              <w:noProof/>
            </w:rPr>
          </w:rPrChange>
        </w:rPr>
        <w:t>4.3</w:t>
      </w:r>
      <w:ins w:id="4446" w:author="Jan Kelemen" w:date="2016-01-20T17:03:00Z">
        <w:r w:rsidR="0020295F" w:rsidRPr="0020295F">
          <w:rPr>
            <w:b w:val="0"/>
            <w:rPrChange w:id="4447" w:author="Jan Kelemen" w:date="2016-01-20T17:07:00Z">
              <w:rPr/>
            </w:rPrChange>
          </w:rPr>
          <w:fldChar w:fldCharType="end"/>
        </w:r>
        <w:r w:rsidR="0020295F" w:rsidRPr="0020295F">
          <w:rPr>
            <w:b w:val="0"/>
            <w:rPrChange w:id="4448" w:author="Jan Kelemen" w:date="2016-01-20T17:07:00Z">
              <w:rPr/>
            </w:rPrChange>
          </w:rPr>
          <w:noBreakHyphen/>
        </w:r>
        <w:r w:rsidR="0020295F" w:rsidRPr="0020295F">
          <w:rPr>
            <w:b w:val="0"/>
            <w:rPrChange w:id="4449" w:author="Jan Kelemen" w:date="2016-01-20T17:07:00Z">
              <w:rPr/>
            </w:rPrChange>
          </w:rPr>
          <w:fldChar w:fldCharType="begin"/>
        </w:r>
        <w:r w:rsidR="0020295F" w:rsidRPr="0020295F">
          <w:rPr>
            <w:b w:val="0"/>
            <w:rPrChange w:id="4450" w:author="Jan Kelemen" w:date="2016-01-20T17:07:00Z">
              <w:rPr/>
            </w:rPrChange>
          </w:rPr>
          <w:instrText xml:space="preserve"> SEQ Slika \* ARABIC \s 2 </w:instrText>
        </w:r>
      </w:ins>
      <w:r w:rsidR="0020295F" w:rsidRPr="0020295F">
        <w:rPr>
          <w:b w:val="0"/>
          <w:rPrChange w:id="4451" w:author="Jan Kelemen" w:date="2016-01-20T17:07:00Z">
            <w:rPr/>
          </w:rPrChange>
        </w:rPr>
        <w:fldChar w:fldCharType="separate"/>
      </w:r>
      <w:ins w:id="4452" w:author="Jan Kelemen" w:date="2016-01-20T17:03:00Z">
        <w:r w:rsidR="0020295F" w:rsidRPr="0020295F">
          <w:rPr>
            <w:b w:val="0"/>
            <w:noProof/>
            <w:rPrChange w:id="4453" w:author="Jan Kelemen" w:date="2016-01-20T17:07:00Z">
              <w:rPr>
                <w:noProof/>
              </w:rPr>
            </w:rPrChange>
          </w:rPr>
          <w:t>29</w:t>
        </w:r>
        <w:r w:rsidR="0020295F" w:rsidRPr="0020295F">
          <w:rPr>
            <w:b w:val="0"/>
            <w:rPrChange w:id="4454" w:author="Jan Kelemen" w:date="2016-01-20T17:07:00Z">
              <w:rPr/>
            </w:rPrChange>
          </w:rPr>
          <w:fldChar w:fldCharType="end"/>
        </w:r>
      </w:ins>
      <w:del w:id="4455" w:author="Jan Kelemen" w:date="2016-01-20T16:53:00Z">
        <w:r w:rsidR="00D51D8A" w:rsidRPr="0020295F" w:rsidDel="008142BA">
          <w:rPr>
            <w:b w:val="0"/>
            <w:rPrChange w:id="4456" w:author="Jan Kelemen" w:date="2016-01-20T17:07:00Z">
              <w:rPr/>
            </w:rPrChange>
          </w:rPr>
          <w:fldChar w:fldCharType="begin"/>
        </w:r>
        <w:r w:rsidR="00D51D8A" w:rsidRPr="0020295F" w:rsidDel="008142BA">
          <w:rPr>
            <w:b w:val="0"/>
            <w:rPrChange w:id="4457" w:author="Jan Kelemen" w:date="2016-01-20T17:07:00Z">
              <w:rPr/>
            </w:rPrChange>
          </w:rPr>
          <w:delInstrText xml:space="preserve"> STYLEREF 2 \s </w:delInstrText>
        </w:r>
        <w:r w:rsidR="00D51D8A" w:rsidRPr="0020295F" w:rsidDel="008142BA">
          <w:rPr>
            <w:b w:val="0"/>
            <w:rPrChange w:id="4458" w:author="Jan Kelemen" w:date="2016-01-20T17:07:00Z">
              <w:rPr/>
            </w:rPrChange>
          </w:rPr>
          <w:fldChar w:fldCharType="separate"/>
        </w:r>
        <w:r w:rsidRPr="0020295F" w:rsidDel="008142BA">
          <w:rPr>
            <w:b w:val="0"/>
            <w:noProof/>
            <w:rPrChange w:id="4459" w:author="Jan Kelemen" w:date="2016-01-20T17:07:00Z">
              <w:rPr>
                <w:noProof/>
              </w:rPr>
            </w:rPrChange>
          </w:rPr>
          <w:delText>4.3</w:delText>
        </w:r>
        <w:r w:rsidR="00D51D8A" w:rsidRPr="0020295F" w:rsidDel="008142BA">
          <w:rPr>
            <w:b w:val="0"/>
            <w:noProof/>
            <w:rPrChange w:id="4460" w:author="Jan Kelemen" w:date="2016-01-20T17:07:00Z">
              <w:rPr>
                <w:noProof/>
              </w:rPr>
            </w:rPrChange>
          </w:rPr>
          <w:fldChar w:fldCharType="end"/>
        </w:r>
        <w:r w:rsidRPr="0020295F" w:rsidDel="008142BA">
          <w:rPr>
            <w:b w:val="0"/>
            <w:rPrChange w:id="4461" w:author="Jan Kelemen" w:date="2016-01-20T17:07:00Z">
              <w:rPr/>
            </w:rPrChange>
          </w:rPr>
          <w:delText>.</w:delText>
        </w:r>
        <w:r w:rsidR="00D51D8A" w:rsidRPr="0020295F" w:rsidDel="008142BA">
          <w:rPr>
            <w:b w:val="0"/>
            <w:rPrChange w:id="4462" w:author="Jan Kelemen" w:date="2016-01-20T17:07:00Z">
              <w:rPr/>
            </w:rPrChange>
          </w:rPr>
          <w:fldChar w:fldCharType="begin"/>
        </w:r>
        <w:r w:rsidR="00D51D8A" w:rsidRPr="0020295F" w:rsidDel="008142BA">
          <w:rPr>
            <w:b w:val="0"/>
            <w:rPrChange w:id="4463" w:author="Jan Kelemen" w:date="2016-01-20T17:07:00Z">
              <w:rPr/>
            </w:rPrChange>
          </w:rPr>
          <w:delInstrText xml:space="preserve"> SEQ Slika \* ARABIC \s 2 </w:delInstrText>
        </w:r>
        <w:r w:rsidR="00D51D8A" w:rsidRPr="0020295F" w:rsidDel="008142BA">
          <w:rPr>
            <w:b w:val="0"/>
            <w:rPrChange w:id="4464" w:author="Jan Kelemen" w:date="2016-01-20T17:07:00Z">
              <w:rPr/>
            </w:rPrChange>
          </w:rPr>
          <w:fldChar w:fldCharType="separate"/>
        </w:r>
        <w:r w:rsidRPr="0020295F" w:rsidDel="008142BA">
          <w:rPr>
            <w:b w:val="0"/>
            <w:noProof/>
            <w:rPrChange w:id="4465" w:author="Jan Kelemen" w:date="2016-01-20T17:07:00Z">
              <w:rPr>
                <w:noProof/>
              </w:rPr>
            </w:rPrChange>
          </w:rPr>
          <w:delText>30</w:delText>
        </w:r>
        <w:r w:rsidR="00D51D8A" w:rsidRPr="0020295F" w:rsidDel="008142BA">
          <w:rPr>
            <w:b w:val="0"/>
            <w:noProof/>
            <w:rPrChange w:id="4466" w:author="Jan Kelemen" w:date="2016-01-20T17:07:00Z">
              <w:rPr>
                <w:noProof/>
              </w:rPr>
            </w:rPrChange>
          </w:rPr>
          <w:fldChar w:fldCharType="end"/>
        </w:r>
      </w:del>
      <w:r w:rsidRPr="0020295F">
        <w:rPr>
          <w:b w:val="0"/>
          <w:rPrChange w:id="4467" w:author="Jan Kelemen" w:date="2016-01-20T17:07:00Z">
            <w:rPr/>
          </w:rPrChange>
        </w:rPr>
        <w:t xml:space="preserve"> Sekvencijski dijagram za UC31 – SnimanjeNarudžbe</w:t>
      </w:r>
      <w:bookmarkEnd w:id="4438"/>
      <w:bookmarkEnd w:id="4439"/>
    </w:p>
    <w:p w14:paraId="5E747FB1" w14:textId="6DC7432B" w:rsidR="00F576AA" w:rsidRPr="0020295F" w:rsidRDefault="00F576AA">
      <w:pPr>
        <w:pStyle w:val="Caption"/>
        <w:jc w:val="center"/>
        <w:rPr>
          <w:b w:val="0"/>
          <w:rPrChange w:id="4468" w:author="Jan Kelemen" w:date="2016-01-20T17:07:00Z">
            <w:rPr/>
          </w:rPrChange>
        </w:rPr>
      </w:pPr>
    </w:p>
    <w:p w14:paraId="373F1F36" w14:textId="3E88506C" w:rsidR="00A711AB" w:rsidRPr="0020295F" w:rsidRDefault="00A711AB">
      <w:pPr>
        <w:spacing w:after="160" w:line="259" w:lineRule="auto"/>
        <w:jc w:val="left"/>
        <w:rPr>
          <w:lang w:eastAsia="hr-HR"/>
          <w:rPrChange w:id="4469" w:author="Jan Kelemen" w:date="2016-01-20T17:07:00Z">
            <w:rPr>
              <w:lang w:eastAsia="hr-HR"/>
            </w:rPr>
          </w:rPrChange>
        </w:rPr>
      </w:pPr>
      <w:r w:rsidRPr="0020295F">
        <w:rPr>
          <w:lang w:eastAsia="hr-HR"/>
          <w:rPrChange w:id="4470" w:author="Jan Kelemen" w:date="2016-01-20T17:07:00Z">
            <w:rPr>
              <w:lang w:eastAsia="hr-HR"/>
            </w:rPr>
          </w:rPrChange>
        </w:rPr>
        <w:br w:type="page"/>
      </w:r>
    </w:p>
    <w:p w14:paraId="643A5666" w14:textId="2BEE941D" w:rsidR="00F576AA" w:rsidRPr="0020295F" w:rsidRDefault="00E05AB8" w:rsidP="00E05AB8">
      <w:pPr>
        <w:pStyle w:val="Heading1"/>
        <w:rPr>
          <w:b w:val="0"/>
          <w:lang w:eastAsia="hr-HR"/>
          <w:rPrChange w:id="4471" w:author="Jan Kelemen" w:date="2016-01-20T17:07:00Z">
            <w:rPr>
              <w:lang w:eastAsia="hr-HR"/>
            </w:rPr>
          </w:rPrChange>
        </w:rPr>
      </w:pPr>
      <w:bookmarkStart w:id="4472" w:name="_Toc441072963"/>
      <w:r w:rsidRPr="0020295F">
        <w:rPr>
          <w:b w:val="0"/>
          <w:lang w:eastAsia="hr-HR"/>
          <w:rPrChange w:id="4473" w:author="Jan Kelemen" w:date="2016-01-20T17:07:00Z">
            <w:rPr>
              <w:lang w:eastAsia="hr-HR"/>
            </w:rPr>
          </w:rPrChange>
        </w:rPr>
        <w:lastRenderedPageBreak/>
        <w:t>Ostali zahtjevi</w:t>
      </w:r>
      <w:bookmarkEnd w:id="4472"/>
    </w:p>
    <w:p w14:paraId="695B1C88" w14:textId="103036FA"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Change w:id="4474" w:author="Jan Kelemen" w:date="2016-01-20T17:07:00Z">
            <w:rPr>
              <w:rFonts w:cs="Times New Roman"/>
              <w:szCs w:val="24"/>
              <w:lang w:eastAsia="ar-SA"/>
            </w:rPr>
          </w:rPrChange>
        </w:rPr>
      </w:pPr>
      <w:r w:rsidRPr="0020295F">
        <w:rPr>
          <w:rFonts w:cs="Times New Roman"/>
          <w:szCs w:val="24"/>
          <w:lang w:eastAsia="ar-SA"/>
          <w:rPrChange w:id="4475" w:author="Jan Kelemen" w:date="2016-01-20T17:07:00Z">
            <w:rPr>
              <w:rFonts w:cs="Times New Roman"/>
              <w:szCs w:val="24"/>
              <w:lang w:eastAsia="ar-SA"/>
            </w:rPr>
          </w:rPrChange>
        </w:rPr>
        <w:t>Sustav treba za svako jelo koje je naručivano više</w:t>
      </w:r>
      <w:r w:rsidR="00220F8B" w:rsidRPr="0020295F">
        <w:rPr>
          <w:rFonts w:cs="Times New Roman"/>
          <w:szCs w:val="24"/>
          <w:lang w:eastAsia="ar-SA"/>
          <w:rPrChange w:id="4476" w:author="Jan Kelemen" w:date="2016-01-20T17:07:00Z">
            <w:rPr>
              <w:rFonts w:cs="Times New Roman"/>
              <w:szCs w:val="24"/>
              <w:lang w:eastAsia="ar-SA"/>
            </w:rPr>
          </w:rPrChange>
        </w:rPr>
        <w:t xml:space="preserve"> ili jednako</w:t>
      </w:r>
      <w:r w:rsidRPr="0020295F">
        <w:rPr>
          <w:rFonts w:cs="Times New Roman"/>
          <w:szCs w:val="24"/>
          <w:lang w:eastAsia="ar-SA"/>
          <w:rPrChange w:id="4477" w:author="Jan Kelemen" w:date="2016-01-20T17:07:00Z">
            <w:rPr>
              <w:rFonts w:cs="Times New Roman"/>
              <w:szCs w:val="24"/>
              <w:lang w:eastAsia="ar-SA"/>
            </w:rPr>
          </w:rPrChange>
        </w:rPr>
        <w:t xml:space="preserve"> od prosjeka naručivanja ostalih jela označiti posebnom oznakom – često naručivano jelo.</w:t>
      </w:r>
    </w:p>
    <w:p w14:paraId="67628537"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Change w:id="4478" w:author="Jan Kelemen" w:date="2016-01-20T17:07:00Z">
            <w:rPr>
              <w:rFonts w:cs="Times New Roman"/>
              <w:szCs w:val="24"/>
              <w:lang w:eastAsia="ar-SA"/>
            </w:rPr>
          </w:rPrChange>
        </w:rPr>
      </w:pPr>
      <w:r w:rsidRPr="0020295F">
        <w:rPr>
          <w:rFonts w:cs="Times New Roman"/>
          <w:szCs w:val="24"/>
          <w:lang w:eastAsia="ar-SA"/>
          <w:rPrChange w:id="4479" w:author="Jan Kelemen" w:date="2016-01-20T17:07:00Z">
            <w:rPr>
              <w:rFonts w:cs="Times New Roman"/>
              <w:szCs w:val="24"/>
              <w:lang w:eastAsia="ar-SA"/>
            </w:rPr>
          </w:rPrChange>
        </w:rPr>
        <w:t>Sustav treba moći upozoriti korisnika ako odabrana narudžba nije zadovoljila uvjet minimalne definirane cijene svake narudžbe.</w:t>
      </w:r>
    </w:p>
    <w:p w14:paraId="499D79D4"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Change w:id="4480" w:author="Jan Kelemen" w:date="2016-01-20T17:07:00Z">
            <w:rPr>
              <w:rFonts w:cs="Times New Roman"/>
              <w:szCs w:val="24"/>
              <w:lang w:eastAsia="ar-SA"/>
            </w:rPr>
          </w:rPrChange>
        </w:rPr>
      </w:pPr>
      <w:r w:rsidRPr="0020295F">
        <w:rPr>
          <w:rFonts w:cs="Times New Roman"/>
          <w:szCs w:val="24"/>
          <w:lang w:eastAsia="ar-SA"/>
          <w:rPrChange w:id="4481" w:author="Jan Kelemen" w:date="2016-01-20T17:07:00Z">
            <w:rPr>
              <w:rFonts w:cs="Times New Roman"/>
              <w:szCs w:val="24"/>
              <w:lang w:eastAsia="ar-SA"/>
            </w:rPr>
          </w:rPrChange>
        </w:rPr>
        <w:t xml:space="preserve">Sustav je potrebno ispitati tako da se u njemu nalaze najmanje četiri kategorije jela i najmanje 20 pojedinačnih jela. </w:t>
      </w:r>
    </w:p>
    <w:p w14:paraId="3957949B" w14:textId="49E13D9E"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Change w:id="4482" w:author="Jan Kelemen" w:date="2016-01-20T17:07:00Z">
            <w:rPr>
              <w:rFonts w:cs="Times New Roman"/>
              <w:szCs w:val="24"/>
              <w:lang w:eastAsia="ar-SA"/>
            </w:rPr>
          </w:rPrChange>
        </w:rPr>
      </w:pPr>
      <w:r w:rsidRPr="0020295F">
        <w:rPr>
          <w:rFonts w:cs="Times New Roman"/>
          <w:szCs w:val="24"/>
          <w:lang w:eastAsia="ar-SA"/>
          <w:rPrChange w:id="4483" w:author="Jan Kelemen" w:date="2016-01-20T17:07:00Z">
            <w:rPr>
              <w:rFonts w:cs="Times New Roman"/>
              <w:szCs w:val="24"/>
              <w:lang w:eastAsia="ar-SA"/>
            </w:rPr>
          </w:rPrChange>
        </w:rPr>
        <w:t>U sustavu treba barem za 10 jela postojati</w:t>
      </w:r>
      <w:r w:rsidR="009E2F05" w:rsidRPr="0020295F">
        <w:rPr>
          <w:rFonts w:cs="Times New Roman"/>
          <w:szCs w:val="24"/>
          <w:lang w:eastAsia="ar-SA"/>
          <w:rPrChange w:id="4484" w:author="Jan Kelemen" w:date="2016-01-20T17:07:00Z">
            <w:rPr>
              <w:rFonts w:cs="Times New Roman"/>
              <w:szCs w:val="24"/>
              <w:lang w:eastAsia="ar-SA"/>
            </w:rPr>
          </w:rPrChange>
        </w:rPr>
        <w:t xml:space="preserve"> pripadajuće slike tih jela.</w:t>
      </w:r>
    </w:p>
    <w:p w14:paraId="6FECC8EF"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Change w:id="4485" w:author="Jan Kelemen" w:date="2016-01-20T17:07:00Z">
            <w:rPr>
              <w:rFonts w:cs="Times New Roman"/>
              <w:szCs w:val="24"/>
              <w:lang w:eastAsia="ar-SA"/>
            </w:rPr>
          </w:rPrChange>
        </w:rPr>
      </w:pPr>
      <w:r w:rsidRPr="0020295F">
        <w:rPr>
          <w:rFonts w:cs="Times New Roman"/>
          <w:szCs w:val="24"/>
          <w:lang w:eastAsia="ar-SA"/>
          <w:rPrChange w:id="4486" w:author="Jan Kelemen" w:date="2016-01-20T17:07:00Z">
            <w:rPr>
              <w:rFonts w:cs="Times New Roman"/>
              <w:szCs w:val="24"/>
              <w:lang w:eastAsia="ar-SA"/>
            </w:rPr>
          </w:rPrChange>
        </w:rPr>
        <w:t>Sustav treba moći podržati istovremeni rad najmanje tri djelatnika, pet klijenata i jednog vlasnika.</w:t>
      </w:r>
    </w:p>
    <w:p w14:paraId="69E575BA"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Change w:id="4487" w:author="Jan Kelemen" w:date="2016-01-20T17:07:00Z">
            <w:rPr>
              <w:rFonts w:cs="Times New Roman"/>
              <w:szCs w:val="24"/>
              <w:lang w:eastAsia="ar-SA"/>
            </w:rPr>
          </w:rPrChange>
        </w:rPr>
      </w:pPr>
      <w:r w:rsidRPr="0020295F">
        <w:rPr>
          <w:rFonts w:cs="Times New Roman"/>
          <w:szCs w:val="24"/>
          <w:lang w:eastAsia="ar-SA"/>
          <w:rPrChange w:id="4488" w:author="Jan Kelemen" w:date="2016-01-20T17:07:00Z">
            <w:rPr>
              <w:rFonts w:cs="Times New Roman"/>
              <w:szCs w:val="24"/>
              <w:lang w:eastAsia="ar-SA"/>
            </w:rPr>
          </w:rPrChange>
        </w:rPr>
        <w:t>Sučelje web stranice mora podržavati unos i prikaz hrvatskih dijakritičkih znakova.</w:t>
      </w:r>
    </w:p>
    <w:p w14:paraId="22E258FB"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Change w:id="4489" w:author="Jan Kelemen" w:date="2016-01-20T17:07:00Z">
            <w:rPr>
              <w:rFonts w:cs="Times New Roman"/>
              <w:szCs w:val="24"/>
              <w:lang w:eastAsia="ar-SA"/>
            </w:rPr>
          </w:rPrChange>
        </w:rPr>
      </w:pPr>
      <w:r w:rsidRPr="0020295F">
        <w:rPr>
          <w:rFonts w:cs="Times New Roman"/>
          <w:szCs w:val="24"/>
          <w:lang w:eastAsia="ar-SA"/>
          <w:rPrChange w:id="4490" w:author="Jan Kelemen" w:date="2016-01-20T17:07:00Z">
            <w:rPr>
              <w:rFonts w:cs="Times New Roman"/>
              <w:szCs w:val="24"/>
              <w:lang w:eastAsia="ar-SA"/>
            </w:rPr>
          </w:rPrChange>
        </w:rPr>
        <w:t>Tekstualni oblik izlazne datoteke, tj. izvještaj o prometu restorana mora podržavati unos i prikaz hrvatskih dijakritičkih znakova.</w:t>
      </w:r>
    </w:p>
    <w:p w14:paraId="607C6B0D"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Change w:id="4491" w:author="Jan Kelemen" w:date="2016-01-20T17:07:00Z">
            <w:rPr>
              <w:rFonts w:cs="Times New Roman"/>
              <w:szCs w:val="24"/>
              <w:lang w:eastAsia="ar-SA"/>
            </w:rPr>
          </w:rPrChange>
        </w:rPr>
      </w:pPr>
      <w:r w:rsidRPr="0020295F">
        <w:rPr>
          <w:rFonts w:cs="Times New Roman"/>
          <w:szCs w:val="24"/>
          <w:lang w:eastAsia="ar-SA"/>
          <w:rPrChange w:id="4492" w:author="Jan Kelemen" w:date="2016-01-20T17:07:00Z">
            <w:rPr>
              <w:rFonts w:cs="Times New Roman"/>
              <w:szCs w:val="24"/>
              <w:lang w:eastAsia="ar-SA"/>
            </w:rPr>
          </w:rPrChange>
        </w:rPr>
        <w:t>Sustav treba biti jednostavan za korištenje, korisnici moraju znati koristi se sučeljem web stranice i sustavom bez opširnih i dodatnih uputa.</w:t>
      </w:r>
    </w:p>
    <w:p w14:paraId="2023B1B5"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Change w:id="4493" w:author="Jan Kelemen" w:date="2016-01-20T17:07:00Z">
            <w:rPr>
              <w:rFonts w:cs="Times New Roman"/>
              <w:szCs w:val="24"/>
              <w:lang w:eastAsia="ar-SA"/>
            </w:rPr>
          </w:rPrChange>
        </w:rPr>
      </w:pPr>
      <w:r w:rsidRPr="0020295F">
        <w:rPr>
          <w:rFonts w:cs="Times New Roman"/>
          <w:szCs w:val="24"/>
          <w:lang w:eastAsia="ar-SA"/>
          <w:rPrChange w:id="4494" w:author="Jan Kelemen" w:date="2016-01-20T17:07:00Z">
            <w:rPr>
              <w:rFonts w:cs="Times New Roman"/>
              <w:szCs w:val="24"/>
              <w:lang w:eastAsia="ar-SA"/>
            </w:rPr>
          </w:rPrChange>
        </w:rPr>
        <w:t>Web stranica mora biti pisana u objektno-orijentiranom programskom jeziku, te će izrada sustava biti implementirana pomoću C# i ASP.NET.</w:t>
      </w:r>
    </w:p>
    <w:p w14:paraId="14653A62"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Change w:id="4495" w:author="Jan Kelemen" w:date="2016-01-20T17:07:00Z">
            <w:rPr>
              <w:rFonts w:cs="Times New Roman"/>
              <w:szCs w:val="24"/>
              <w:lang w:eastAsia="ar-SA"/>
            </w:rPr>
          </w:rPrChange>
        </w:rPr>
      </w:pPr>
      <w:r w:rsidRPr="0020295F">
        <w:rPr>
          <w:rFonts w:cs="Times New Roman"/>
          <w:szCs w:val="24"/>
          <w:lang w:eastAsia="ar-SA"/>
          <w:rPrChange w:id="4496" w:author="Jan Kelemen" w:date="2016-01-20T17:07:00Z">
            <w:rPr>
              <w:rFonts w:cs="Times New Roman"/>
              <w:szCs w:val="24"/>
              <w:lang w:eastAsia="ar-SA"/>
            </w:rPr>
          </w:rPrChange>
        </w:rPr>
        <w:t>Ako dođe do nepredviđenih ili krivih akcija nekog od korisnika, one moraju na odgovarajući način omogućiti normalno funkcioniranje i rad sustava.</w:t>
      </w:r>
    </w:p>
    <w:p w14:paraId="0A7D7BF9"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Change w:id="4497" w:author="Jan Kelemen" w:date="2016-01-20T17:07:00Z">
            <w:rPr>
              <w:rFonts w:cs="Times New Roman"/>
              <w:szCs w:val="24"/>
              <w:lang w:eastAsia="ar-SA"/>
            </w:rPr>
          </w:rPrChange>
        </w:rPr>
      </w:pPr>
      <w:r w:rsidRPr="0020295F">
        <w:rPr>
          <w:rFonts w:cs="Times New Roman"/>
          <w:szCs w:val="24"/>
          <w:lang w:eastAsia="ar-SA"/>
          <w:rPrChange w:id="4498" w:author="Jan Kelemen" w:date="2016-01-20T17:07:00Z">
            <w:rPr>
              <w:rFonts w:cs="Times New Roman"/>
              <w:szCs w:val="24"/>
              <w:lang w:eastAsia="ar-SA"/>
            </w:rPr>
          </w:rPrChange>
        </w:rPr>
        <w:t>Informacije o restoranu i jelima, te cijene jela koje sustav daje moraju biti točne i pravodobno ažurirane.</w:t>
      </w:r>
    </w:p>
    <w:p w14:paraId="0B09C60B"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Change w:id="4499" w:author="Jan Kelemen" w:date="2016-01-20T17:07:00Z">
            <w:rPr>
              <w:rFonts w:cs="Times New Roman"/>
              <w:szCs w:val="24"/>
              <w:lang w:eastAsia="ar-SA"/>
            </w:rPr>
          </w:rPrChange>
        </w:rPr>
      </w:pPr>
      <w:r w:rsidRPr="0020295F">
        <w:rPr>
          <w:rFonts w:cs="Times New Roman"/>
          <w:szCs w:val="24"/>
          <w:lang w:eastAsia="ar-SA"/>
          <w:rPrChange w:id="4500" w:author="Jan Kelemen" w:date="2016-01-20T17:07:00Z">
            <w:rPr>
              <w:rFonts w:cs="Times New Roman"/>
              <w:szCs w:val="24"/>
              <w:lang w:eastAsia="ar-SA"/>
            </w:rPr>
          </w:rPrChange>
        </w:rPr>
        <w:t xml:space="preserve">Sustav koristi kao valutu HRK. </w:t>
      </w:r>
    </w:p>
    <w:p w14:paraId="6B6DAB8C" w14:textId="10FF4B85" w:rsidR="00E05AB8" w:rsidRPr="0020295F" w:rsidRDefault="00E05AB8">
      <w:pPr>
        <w:spacing w:after="160" w:line="259" w:lineRule="auto"/>
        <w:jc w:val="left"/>
        <w:rPr>
          <w:lang w:eastAsia="hr-HR"/>
          <w:rPrChange w:id="4501" w:author="Jan Kelemen" w:date="2016-01-20T17:07:00Z">
            <w:rPr>
              <w:lang w:eastAsia="hr-HR"/>
            </w:rPr>
          </w:rPrChange>
        </w:rPr>
      </w:pPr>
      <w:r w:rsidRPr="0020295F">
        <w:rPr>
          <w:lang w:eastAsia="hr-HR"/>
          <w:rPrChange w:id="4502" w:author="Jan Kelemen" w:date="2016-01-20T17:07:00Z">
            <w:rPr>
              <w:lang w:eastAsia="hr-HR"/>
            </w:rPr>
          </w:rPrChange>
        </w:rPr>
        <w:br w:type="page"/>
      </w:r>
    </w:p>
    <w:p w14:paraId="2D00F7A6" w14:textId="0BA5E341" w:rsidR="00E05AB8" w:rsidRPr="0020295F" w:rsidRDefault="00E05AB8" w:rsidP="00E05AB8">
      <w:pPr>
        <w:pStyle w:val="Heading1"/>
        <w:rPr>
          <w:b w:val="0"/>
          <w:lang w:eastAsia="hr-HR"/>
          <w:rPrChange w:id="4503" w:author="Jan Kelemen" w:date="2016-01-20T17:07:00Z">
            <w:rPr>
              <w:lang w:eastAsia="hr-HR"/>
            </w:rPr>
          </w:rPrChange>
        </w:rPr>
      </w:pPr>
      <w:bookmarkStart w:id="4504" w:name="_Toc441072964"/>
      <w:r w:rsidRPr="0020295F">
        <w:rPr>
          <w:b w:val="0"/>
          <w:lang w:eastAsia="hr-HR"/>
          <w:rPrChange w:id="4505" w:author="Jan Kelemen" w:date="2016-01-20T17:07:00Z">
            <w:rPr>
              <w:lang w:eastAsia="hr-HR"/>
            </w:rPr>
          </w:rPrChange>
        </w:rPr>
        <w:lastRenderedPageBreak/>
        <w:t xml:space="preserve">Arhitektura i </w:t>
      </w:r>
      <w:r w:rsidR="00C84CCF" w:rsidRPr="0020295F">
        <w:rPr>
          <w:b w:val="0"/>
          <w:lang w:eastAsia="hr-HR"/>
          <w:rPrChange w:id="4506" w:author="Jan Kelemen" w:date="2016-01-20T17:07:00Z">
            <w:rPr>
              <w:lang w:eastAsia="hr-HR"/>
            </w:rPr>
          </w:rPrChange>
        </w:rPr>
        <w:t>dizajn</w:t>
      </w:r>
      <w:r w:rsidRPr="0020295F">
        <w:rPr>
          <w:b w:val="0"/>
          <w:lang w:eastAsia="hr-HR"/>
          <w:rPrChange w:id="4507" w:author="Jan Kelemen" w:date="2016-01-20T17:07:00Z">
            <w:rPr>
              <w:lang w:eastAsia="hr-HR"/>
            </w:rPr>
          </w:rPrChange>
        </w:rPr>
        <w:t xml:space="preserve"> sustava</w:t>
      </w:r>
      <w:bookmarkEnd w:id="4504"/>
    </w:p>
    <w:p w14:paraId="200CC569" w14:textId="57ABF386" w:rsidR="00E05AB8" w:rsidRPr="0020295F" w:rsidRDefault="00F40D12" w:rsidP="009E444A">
      <w:pPr>
        <w:pStyle w:val="Heading2"/>
        <w:rPr>
          <w:rPrChange w:id="4508" w:author="Jan Kelemen" w:date="2016-01-20T17:07:00Z">
            <w:rPr/>
          </w:rPrChange>
        </w:rPr>
      </w:pPr>
      <w:bookmarkStart w:id="4509" w:name="_Toc441072965"/>
      <w:r w:rsidRPr="0020295F">
        <w:rPr>
          <w:rPrChange w:id="4510" w:author="Jan Kelemen" w:date="2016-01-20T17:07:00Z">
            <w:rPr/>
          </w:rPrChange>
        </w:rPr>
        <w:t>Svrha, opći prioriteti i skica sustava</w:t>
      </w:r>
      <w:bookmarkEnd w:id="4509"/>
    </w:p>
    <w:p w14:paraId="655F1AE4" w14:textId="77777777" w:rsidR="004F0B5B" w:rsidRPr="0020295F" w:rsidRDefault="004F0B5B" w:rsidP="00F40D12">
      <w:pPr>
        <w:ind w:firstLine="360"/>
        <w:rPr>
          <w:rPrChange w:id="4511" w:author="Jan Kelemen" w:date="2016-01-20T17:07:00Z">
            <w:rPr/>
          </w:rPrChange>
        </w:rPr>
      </w:pPr>
    </w:p>
    <w:p w14:paraId="356B7147" w14:textId="77777777" w:rsidR="00F40D12" w:rsidRPr="0020295F" w:rsidRDefault="00F40D12" w:rsidP="00F40D12">
      <w:pPr>
        <w:ind w:firstLine="360"/>
        <w:rPr>
          <w:rPrChange w:id="4512" w:author="Jan Kelemen" w:date="2016-01-20T17:07:00Z">
            <w:rPr/>
          </w:rPrChange>
        </w:rPr>
      </w:pPr>
      <w:r w:rsidRPr="0020295F">
        <w:rPr>
          <w:rPrChange w:id="4513" w:author="Jan Kelemen" w:date="2016-01-20T17:07:00Z">
            <w:rPr/>
          </w:rPrChange>
        </w:rPr>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20295F" w:rsidRDefault="00F40D12" w:rsidP="00F40D12">
      <w:pPr>
        <w:ind w:firstLine="360"/>
        <w:rPr>
          <w:rPrChange w:id="4514" w:author="Jan Kelemen" w:date="2016-01-20T17:07:00Z">
            <w:rPr/>
          </w:rPrChange>
        </w:rPr>
      </w:pPr>
      <w:r w:rsidRPr="0020295F">
        <w:rPr>
          <w:rPrChange w:id="4515" w:author="Jan Kelemen" w:date="2016-01-20T17:07:00Z">
            <w:rPr/>
          </w:rPrChange>
        </w:rPr>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20295F" w:rsidRDefault="00F40D12" w:rsidP="00F40D12">
      <w:pPr>
        <w:ind w:firstLine="360"/>
        <w:rPr>
          <w:rPrChange w:id="4516" w:author="Jan Kelemen" w:date="2016-01-20T17:07:00Z">
            <w:rPr/>
          </w:rPrChange>
        </w:rPr>
      </w:pPr>
      <w:r w:rsidRPr="0020295F">
        <w:rPr>
          <w:rPrChange w:id="4517" w:author="Jan Kelemen" w:date="2016-01-20T17:07:00Z">
            <w:rPr/>
          </w:rPrChange>
        </w:rPr>
        <w:t>Dakle, krajnji sustav će se sastojati od web aplikacije koja će biti povezana s bazom podataka u kojoj će se pohranjivati podaci o restoranu, jelima, vlasniku restorana, djelatnicima i narudžbama.</w:t>
      </w:r>
    </w:p>
    <w:p w14:paraId="4BD9EC59" w14:textId="77777777" w:rsidR="00F40D12" w:rsidRPr="0020295F" w:rsidRDefault="00F40D12" w:rsidP="00F40D12">
      <w:pPr>
        <w:shd w:val="clear" w:color="auto" w:fill="FFFFFF"/>
        <w:spacing w:before="100" w:beforeAutospacing="1" w:after="100" w:afterAutospacing="1"/>
        <w:ind w:firstLine="709"/>
        <w:textAlignment w:val="baseline"/>
        <w:rPr>
          <w:rFonts w:ascii="Arial" w:eastAsia="Arial" w:hAnsi="Arial" w:cs="Arial"/>
          <w:szCs w:val="24"/>
          <w:rPrChange w:id="4518" w:author="Jan Kelemen" w:date="2016-01-20T17:07:00Z">
            <w:rPr>
              <w:rFonts w:ascii="Arial" w:eastAsia="Arial" w:hAnsi="Arial" w:cs="Arial"/>
              <w:szCs w:val="24"/>
            </w:rPr>
          </w:rPrChange>
        </w:rPr>
      </w:pPr>
    </w:p>
    <w:p w14:paraId="15C8C3BE" w14:textId="77777777" w:rsidR="009E444A" w:rsidRPr="0020295F" w:rsidRDefault="00F40D12" w:rsidP="009E444A">
      <w:pPr>
        <w:keepNext/>
        <w:shd w:val="clear" w:color="auto" w:fill="FFFFFF"/>
        <w:spacing w:before="100" w:beforeAutospacing="1" w:after="100" w:afterAutospacing="1"/>
        <w:jc w:val="center"/>
        <w:textAlignment w:val="baseline"/>
        <w:rPr>
          <w:rPrChange w:id="4519" w:author="Jan Kelemen" w:date="2016-01-20T17:07:00Z">
            <w:rPr/>
          </w:rPrChange>
        </w:rPr>
      </w:pPr>
      <w:r w:rsidRPr="0020295F">
        <w:rPr>
          <w:rFonts w:ascii="Arial" w:hAnsi="Arial" w:cs="Arial"/>
          <w:noProof/>
          <w:szCs w:val="24"/>
          <w:lang w:eastAsia="hr-HR"/>
          <w:rPrChange w:id="4520" w:author="Jan Kelemen" w:date="2016-01-20T17:07:00Z">
            <w:rPr>
              <w:rFonts w:ascii="Arial" w:hAnsi="Arial" w:cs="Arial"/>
              <w:noProof/>
              <w:szCs w:val="24"/>
              <w:lang w:eastAsia="hr-HR"/>
            </w:rPr>
          </w:rPrChange>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4">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1EC95328" w:rsidR="00F40D12" w:rsidRPr="0020295F" w:rsidRDefault="009E444A" w:rsidP="009E444A">
      <w:pPr>
        <w:pStyle w:val="Caption"/>
        <w:jc w:val="center"/>
        <w:rPr>
          <w:b w:val="0"/>
          <w:rPrChange w:id="4521" w:author="Jan Kelemen" w:date="2016-01-20T17:07:00Z">
            <w:rPr/>
          </w:rPrChange>
        </w:rPr>
      </w:pPr>
      <w:bookmarkStart w:id="4522" w:name="_Toc441072943"/>
      <w:r w:rsidRPr="0020295F">
        <w:rPr>
          <w:b w:val="0"/>
          <w:rPrChange w:id="4523" w:author="Jan Kelemen" w:date="2016-01-20T17:07:00Z">
            <w:rPr/>
          </w:rPrChange>
        </w:rPr>
        <w:t xml:space="preserve">Slika </w:t>
      </w:r>
      <w:ins w:id="4524" w:author="Jan Kelemen" w:date="2016-01-20T17:03:00Z">
        <w:r w:rsidR="0020295F" w:rsidRPr="0020295F">
          <w:rPr>
            <w:b w:val="0"/>
            <w:rPrChange w:id="4525" w:author="Jan Kelemen" w:date="2016-01-20T17:07:00Z">
              <w:rPr/>
            </w:rPrChange>
          </w:rPr>
          <w:fldChar w:fldCharType="begin"/>
        </w:r>
        <w:r w:rsidR="0020295F" w:rsidRPr="0020295F">
          <w:rPr>
            <w:b w:val="0"/>
            <w:rPrChange w:id="4526" w:author="Jan Kelemen" w:date="2016-01-20T17:07:00Z">
              <w:rPr/>
            </w:rPrChange>
          </w:rPr>
          <w:instrText xml:space="preserve"> STYLEREF 2 \s </w:instrText>
        </w:r>
      </w:ins>
      <w:r w:rsidR="0020295F" w:rsidRPr="0020295F">
        <w:rPr>
          <w:b w:val="0"/>
          <w:rPrChange w:id="4527" w:author="Jan Kelemen" w:date="2016-01-20T17:07:00Z">
            <w:rPr/>
          </w:rPrChange>
        </w:rPr>
        <w:fldChar w:fldCharType="separate"/>
      </w:r>
      <w:r w:rsidR="0020295F" w:rsidRPr="0020295F">
        <w:rPr>
          <w:b w:val="0"/>
          <w:noProof/>
          <w:rPrChange w:id="4528" w:author="Jan Kelemen" w:date="2016-01-20T17:07:00Z">
            <w:rPr>
              <w:noProof/>
            </w:rPr>
          </w:rPrChange>
        </w:rPr>
        <w:t>6.1</w:t>
      </w:r>
      <w:ins w:id="4529" w:author="Jan Kelemen" w:date="2016-01-20T17:03:00Z">
        <w:r w:rsidR="0020295F" w:rsidRPr="0020295F">
          <w:rPr>
            <w:b w:val="0"/>
            <w:rPrChange w:id="4530" w:author="Jan Kelemen" w:date="2016-01-20T17:07:00Z">
              <w:rPr/>
            </w:rPrChange>
          </w:rPr>
          <w:fldChar w:fldCharType="end"/>
        </w:r>
        <w:r w:rsidR="0020295F" w:rsidRPr="0020295F">
          <w:rPr>
            <w:b w:val="0"/>
            <w:rPrChange w:id="4531" w:author="Jan Kelemen" w:date="2016-01-20T17:07:00Z">
              <w:rPr/>
            </w:rPrChange>
          </w:rPr>
          <w:noBreakHyphen/>
        </w:r>
        <w:r w:rsidR="0020295F" w:rsidRPr="0020295F">
          <w:rPr>
            <w:b w:val="0"/>
            <w:rPrChange w:id="4532" w:author="Jan Kelemen" w:date="2016-01-20T17:07:00Z">
              <w:rPr/>
            </w:rPrChange>
          </w:rPr>
          <w:fldChar w:fldCharType="begin"/>
        </w:r>
        <w:r w:rsidR="0020295F" w:rsidRPr="0020295F">
          <w:rPr>
            <w:b w:val="0"/>
            <w:rPrChange w:id="4533" w:author="Jan Kelemen" w:date="2016-01-20T17:07:00Z">
              <w:rPr/>
            </w:rPrChange>
          </w:rPr>
          <w:instrText xml:space="preserve"> SEQ Slika \* ARABIC \s 2 </w:instrText>
        </w:r>
      </w:ins>
      <w:r w:rsidR="0020295F" w:rsidRPr="0020295F">
        <w:rPr>
          <w:b w:val="0"/>
          <w:rPrChange w:id="4534" w:author="Jan Kelemen" w:date="2016-01-20T17:07:00Z">
            <w:rPr/>
          </w:rPrChange>
        </w:rPr>
        <w:fldChar w:fldCharType="separate"/>
      </w:r>
      <w:ins w:id="4535" w:author="Jan Kelemen" w:date="2016-01-20T17:03:00Z">
        <w:r w:rsidR="0020295F" w:rsidRPr="0020295F">
          <w:rPr>
            <w:b w:val="0"/>
            <w:noProof/>
            <w:rPrChange w:id="4536" w:author="Jan Kelemen" w:date="2016-01-20T17:07:00Z">
              <w:rPr>
                <w:noProof/>
              </w:rPr>
            </w:rPrChange>
          </w:rPr>
          <w:t>1</w:t>
        </w:r>
        <w:r w:rsidR="0020295F" w:rsidRPr="0020295F">
          <w:rPr>
            <w:b w:val="0"/>
            <w:rPrChange w:id="4537" w:author="Jan Kelemen" w:date="2016-01-20T17:07:00Z">
              <w:rPr/>
            </w:rPrChange>
          </w:rPr>
          <w:fldChar w:fldCharType="end"/>
        </w:r>
      </w:ins>
      <w:del w:id="4538" w:author="Jan Kelemen" w:date="2016-01-20T16:53:00Z">
        <w:r w:rsidR="00D51D8A" w:rsidRPr="0020295F" w:rsidDel="008142BA">
          <w:rPr>
            <w:b w:val="0"/>
            <w:rPrChange w:id="4539" w:author="Jan Kelemen" w:date="2016-01-20T17:07:00Z">
              <w:rPr/>
            </w:rPrChange>
          </w:rPr>
          <w:fldChar w:fldCharType="begin"/>
        </w:r>
        <w:r w:rsidR="00D51D8A" w:rsidRPr="0020295F" w:rsidDel="008142BA">
          <w:rPr>
            <w:b w:val="0"/>
            <w:rPrChange w:id="4540" w:author="Jan Kelemen" w:date="2016-01-20T17:07:00Z">
              <w:rPr/>
            </w:rPrChange>
          </w:rPr>
          <w:delInstrText xml:space="preserve"> STYLEREF 2 \s </w:delInstrText>
        </w:r>
        <w:r w:rsidR="00D51D8A" w:rsidRPr="0020295F" w:rsidDel="008142BA">
          <w:rPr>
            <w:b w:val="0"/>
            <w:rPrChange w:id="4541" w:author="Jan Kelemen" w:date="2016-01-20T17:07:00Z">
              <w:rPr/>
            </w:rPrChange>
          </w:rPr>
          <w:fldChar w:fldCharType="separate"/>
        </w:r>
        <w:r w:rsidR="001E5B16" w:rsidRPr="0020295F" w:rsidDel="008142BA">
          <w:rPr>
            <w:b w:val="0"/>
            <w:noProof/>
            <w:rPrChange w:id="4542" w:author="Jan Kelemen" w:date="2016-01-20T17:07:00Z">
              <w:rPr>
                <w:noProof/>
              </w:rPr>
            </w:rPrChange>
          </w:rPr>
          <w:delText>6.1</w:delText>
        </w:r>
        <w:r w:rsidR="00D51D8A" w:rsidRPr="0020295F" w:rsidDel="008142BA">
          <w:rPr>
            <w:b w:val="0"/>
            <w:noProof/>
            <w:rPrChange w:id="4543" w:author="Jan Kelemen" w:date="2016-01-20T17:07:00Z">
              <w:rPr>
                <w:noProof/>
              </w:rPr>
            </w:rPrChange>
          </w:rPr>
          <w:fldChar w:fldCharType="end"/>
        </w:r>
        <w:r w:rsidR="00DD773E" w:rsidRPr="0020295F" w:rsidDel="008142BA">
          <w:rPr>
            <w:b w:val="0"/>
            <w:rPrChange w:id="4544" w:author="Jan Kelemen" w:date="2016-01-20T17:07:00Z">
              <w:rPr/>
            </w:rPrChange>
          </w:rPr>
          <w:delText>.</w:delText>
        </w:r>
        <w:r w:rsidR="00D51D8A" w:rsidRPr="0020295F" w:rsidDel="008142BA">
          <w:rPr>
            <w:b w:val="0"/>
            <w:rPrChange w:id="4545" w:author="Jan Kelemen" w:date="2016-01-20T17:07:00Z">
              <w:rPr/>
            </w:rPrChange>
          </w:rPr>
          <w:fldChar w:fldCharType="begin"/>
        </w:r>
        <w:r w:rsidR="00D51D8A" w:rsidRPr="0020295F" w:rsidDel="008142BA">
          <w:rPr>
            <w:b w:val="0"/>
            <w:rPrChange w:id="4546" w:author="Jan Kelemen" w:date="2016-01-20T17:07:00Z">
              <w:rPr/>
            </w:rPrChange>
          </w:rPr>
          <w:delInstrText xml:space="preserve"> SEQ Slika \* ARABIC \s 2 </w:delInstrText>
        </w:r>
        <w:r w:rsidR="00D51D8A" w:rsidRPr="0020295F" w:rsidDel="008142BA">
          <w:rPr>
            <w:b w:val="0"/>
            <w:rPrChange w:id="4547" w:author="Jan Kelemen" w:date="2016-01-20T17:07:00Z">
              <w:rPr/>
            </w:rPrChange>
          </w:rPr>
          <w:fldChar w:fldCharType="separate"/>
        </w:r>
        <w:r w:rsidR="001E5B16" w:rsidRPr="0020295F" w:rsidDel="008142BA">
          <w:rPr>
            <w:b w:val="0"/>
            <w:noProof/>
            <w:rPrChange w:id="4548" w:author="Jan Kelemen" w:date="2016-01-20T17:07:00Z">
              <w:rPr>
                <w:noProof/>
              </w:rPr>
            </w:rPrChange>
          </w:rPr>
          <w:delText>1</w:delText>
        </w:r>
        <w:r w:rsidR="00D51D8A" w:rsidRPr="0020295F" w:rsidDel="008142BA">
          <w:rPr>
            <w:b w:val="0"/>
            <w:noProof/>
            <w:rPrChange w:id="4549" w:author="Jan Kelemen" w:date="2016-01-20T17:07:00Z">
              <w:rPr>
                <w:noProof/>
              </w:rPr>
            </w:rPrChange>
          </w:rPr>
          <w:fldChar w:fldCharType="end"/>
        </w:r>
      </w:del>
      <w:r w:rsidRPr="0020295F">
        <w:rPr>
          <w:b w:val="0"/>
          <w:rPrChange w:id="4550" w:author="Jan Kelemen" w:date="2016-01-20T17:07:00Z">
            <w:rPr/>
          </w:rPrChange>
        </w:rPr>
        <w:t xml:space="preserve"> Arhitektura sustava</w:t>
      </w:r>
      <w:bookmarkEnd w:id="4522"/>
    </w:p>
    <w:p w14:paraId="5E54C268" w14:textId="109B5E9E" w:rsidR="00F40D12" w:rsidRPr="0020295F" w:rsidRDefault="00F40D12">
      <w:pPr>
        <w:spacing w:after="160" w:line="259" w:lineRule="auto"/>
        <w:jc w:val="left"/>
        <w:rPr>
          <w:rFonts w:eastAsia="Times New Roman" w:cs="Times New Roman"/>
          <w:bCs/>
          <w:color w:val="000000"/>
          <w:sz w:val="20"/>
          <w:szCs w:val="20"/>
          <w:lang w:eastAsia="hr-HR"/>
          <w:rPrChange w:id="4551" w:author="Jan Kelemen" w:date="2016-01-20T17:07:00Z">
            <w:rPr>
              <w:rFonts w:eastAsia="Times New Roman" w:cs="Times New Roman"/>
              <w:b/>
              <w:bCs/>
              <w:color w:val="000000"/>
              <w:sz w:val="20"/>
              <w:szCs w:val="20"/>
              <w:lang w:eastAsia="hr-HR"/>
            </w:rPr>
          </w:rPrChange>
        </w:rPr>
      </w:pPr>
      <w:r w:rsidRPr="0020295F">
        <w:rPr>
          <w:rPrChange w:id="4552" w:author="Jan Kelemen" w:date="2016-01-20T17:07:00Z">
            <w:rPr/>
          </w:rPrChange>
        </w:rPr>
        <w:br w:type="page"/>
      </w:r>
    </w:p>
    <w:p w14:paraId="33897D0F" w14:textId="77777777" w:rsidR="00F40D12" w:rsidRPr="0020295F" w:rsidRDefault="00F40D12" w:rsidP="00F40D12">
      <w:pPr>
        <w:pStyle w:val="Caption"/>
        <w:jc w:val="center"/>
        <w:rPr>
          <w:b w:val="0"/>
          <w:rPrChange w:id="4553" w:author="Jan Kelemen" w:date="2016-01-20T17:07:00Z">
            <w:rPr/>
          </w:rPrChange>
        </w:rPr>
      </w:pPr>
    </w:p>
    <w:p w14:paraId="3FF73D25" w14:textId="77777777" w:rsidR="00F40D12" w:rsidRPr="0020295F" w:rsidRDefault="00F40D12" w:rsidP="00F40D12">
      <w:pPr>
        <w:ind w:firstLine="708"/>
        <w:rPr>
          <w:rPrChange w:id="4554" w:author="Jan Kelemen" w:date="2016-01-20T17:07:00Z">
            <w:rPr>
              <w:b/>
            </w:rPr>
          </w:rPrChange>
        </w:rPr>
      </w:pPr>
      <w:r w:rsidRPr="0020295F">
        <w:rPr>
          <w:rPrChange w:id="4555" w:author="Jan Kelemen" w:date="2016-01-20T17:07:00Z">
            <w:rPr>
              <w:b/>
            </w:rPr>
          </w:rPrChange>
        </w:rPr>
        <w:t>Web aplikacija</w:t>
      </w:r>
    </w:p>
    <w:p w14:paraId="0AF17C87" w14:textId="77777777" w:rsidR="00F40D12" w:rsidRPr="0020295F" w:rsidRDefault="00F40D12" w:rsidP="00F40D12">
      <w:pPr>
        <w:ind w:firstLine="708"/>
        <w:rPr>
          <w:rPrChange w:id="4556" w:author="Jan Kelemen" w:date="2016-01-20T17:07:00Z">
            <w:rPr/>
          </w:rPrChange>
        </w:rPr>
      </w:pPr>
      <w:r w:rsidRPr="0020295F">
        <w:rPr>
          <w:rPrChange w:id="4557" w:author="Jan Kelemen" w:date="2016-01-20T17:07:00Z">
            <w:rPr/>
          </w:rPrChange>
        </w:rPr>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Pr="0020295F" w:rsidRDefault="00F40D12" w:rsidP="00F40D12">
      <w:pPr>
        <w:keepNext/>
        <w:jc w:val="center"/>
        <w:rPr>
          <w:rPrChange w:id="4558" w:author="Jan Kelemen" w:date="2016-01-20T17:07:00Z">
            <w:rPr/>
          </w:rPrChange>
        </w:rPr>
      </w:pPr>
      <w:r w:rsidRPr="0020295F">
        <w:rPr>
          <w:noProof/>
          <w:lang w:eastAsia="hr-HR"/>
          <w:rPrChange w:id="4559" w:author="Jan Kelemen" w:date="2016-01-20T17:07:00Z">
            <w:rPr>
              <w:noProof/>
              <w:lang w:eastAsia="hr-HR"/>
            </w:rPr>
          </w:rPrChange>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5">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7C3D4C0A" w:rsidR="00F40D12" w:rsidRPr="0020295F" w:rsidRDefault="00F40D12" w:rsidP="00F40D12">
      <w:pPr>
        <w:pStyle w:val="Caption"/>
        <w:jc w:val="center"/>
        <w:rPr>
          <w:b w:val="0"/>
          <w:rPrChange w:id="4560" w:author="Jan Kelemen" w:date="2016-01-20T17:07:00Z">
            <w:rPr/>
          </w:rPrChange>
        </w:rPr>
      </w:pPr>
      <w:bookmarkStart w:id="4561" w:name="_Toc441072944"/>
      <w:r w:rsidRPr="0020295F">
        <w:rPr>
          <w:b w:val="0"/>
          <w:rPrChange w:id="4562" w:author="Jan Kelemen" w:date="2016-01-20T17:07:00Z">
            <w:rPr/>
          </w:rPrChange>
        </w:rPr>
        <w:t xml:space="preserve">Slika </w:t>
      </w:r>
      <w:ins w:id="4563" w:author="Jan Kelemen" w:date="2016-01-20T17:03:00Z">
        <w:r w:rsidR="0020295F" w:rsidRPr="0020295F">
          <w:rPr>
            <w:b w:val="0"/>
            <w:rPrChange w:id="4564" w:author="Jan Kelemen" w:date="2016-01-20T17:07:00Z">
              <w:rPr/>
            </w:rPrChange>
          </w:rPr>
          <w:fldChar w:fldCharType="begin"/>
        </w:r>
        <w:r w:rsidR="0020295F" w:rsidRPr="0020295F">
          <w:rPr>
            <w:b w:val="0"/>
            <w:rPrChange w:id="4565" w:author="Jan Kelemen" w:date="2016-01-20T17:07:00Z">
              <w:rPr/>
            </w:rPrChange>
          </w:rPr>
          <w:instrText xml:space="preserve"> STYLEREF 2 \s </w:instrText>
        </w:r>
      </w:ins>
      <w:r w:rsidR="0020295F" w:rsidRPr="0020295F">
        <w:rPr>
          <w:b w:val="0"/>
          <w:rPrChange w:id="4566" w:author="Jan Kelemen" w:date="2016-01-20T17:07:00Z">
            <w:rPr/>
          </w:rPrChange>
        </w:rPr>
        <w:fldChar w:fldCharType="separate"/>
      </w:r>
      <w:r w:rsidR="0020295F" w:rsidRPr="0020295F">
        <w:rPr>
          <w:b w:val="0"/>
          <w:noProof/>
          <w:rPrChange w:id="4567" w:author="Jan Kelemen" w:date="2016-01-20T17:07:00Z">
            <w:rPr>
              <w:noProof/>
            </w:rPr>
          </w:rPrChange>
        </w:rPr>
        <w:t>6.1</w:t>
      </w:r>
      <w:ins w:id="4568" w:author="Jan Kelemen" w:date="2016-01-20T17:03:00Z">
        <w:r w:rsidR="0020295F" w:rsidRPr="0020295F">
          <w:rPr>
            <w:b w:val="0"/>
            <w:rPrChange w:id="4569" w:author="Jan Kelemen" w:date="2016-01-20T17:07:00Z">
              <w:rPr/>
            </w:rPrChange>
          </w:rPr>
          <w:fldChar w:fldCharType="end"/>
        </w:r>
        <w:r w:rsidR="0020295F" w:rsidRPr="0020295F">
          <w:rPr>
            <w:b w:val="0"/>
            <w:rPrChange w:id="4570" w:author="Jan Kelemen" w:date="2016-01-20T17:07:00Z">
              <w:rPr/>
            </w:rPrChange>
          </w:rPr>
          <w:noBreakHyphen/>
        </w:r>
        <w:r w:rsidR="0020295F" w:rsidRPr="0020295F">
          <w:rPr>
            <w:b w:val="0"/>
            <w:rPrChange w:id="4571" w:author="Jan Kelemen" w:date="2016-01-20T17:07:00Z">
              <w:rPr/>
            </w:rPrChange>
          </w:rPr>
          <w:fldChar w:fldCharType="begin"/>
        </w:r>
        <w:r w:rsidR="0020295F" w:rsidRPr="0020295F">
          <w:rPr>
            <w:b w:val="0"/>
            <w:rPrChange w:id="4572" w:author="Jan Kelemen" w:date="2016-01-20T17:07:00Z">
              <w:rPr/>
            </w:rPrChange>
          </w:rPr>
          <w:instrText xml:space="preserve"> SEQ Slika \* ARABIC \s 2 </w:instrText>
        </w:r>
      </w:ins>
      <w:r w:rsidR="0020295F" w:rsidRPr="0020295F">
        <w:rPr>
          <w:b w:val="0"/>
          <w:rPrChange w:id="4573" w:author="Jan Kelemen" w:date="2016-01-20T17:07:00Z">
            <w:rPr/>
          </w:rPrChange>
        </w:rPr>
        <w:fldChar w:fldCharType="separate"/>
      </w:r>
      <w:ins w:id="4574" w:author="Jan Kelemen" w:date="2016-01-20T17:03:00Z">
        <w:r w:rsidR="0020295F" w:rsidRPr="0020295F">
          <w:rPr>
            <w:b w:val="0"/>
            <w:noProof/>
            <w:rPrChange w:id="4575" w:author="Jan Kelemen" w:date="2016-01-20T17:07:00Z">
              <w:rPr>
                <w:noProof/>
              </w:rPr>
            </w:rPrChange>
          </w:rPr>
          <w:t>2</w:t>
        </w:r>
        <w:r w:rsidR="0020295F" w:rsidRPr="0020295F">
          <w:rPr>
            <w:b w:val="0"/>
            <w:rPrChange w:id="4576" w:author="Jan Kelemen" w:date="2016-01-20T17:07:00Z">
              <w:rPr/>
            </w:rPrChange>
          </w:rPr>
          <w:fldChar w:fldCharType="end"/>
        </w:r>
      </w:ins>
      <w:del w:id="4577" w:author="Jan Kelemen" w:date="2016-01-20T16:53:00Z">
        <w:r w:rsidR="00D51D8A" w:rsidRPr="0020295F" w:rsidDel="008142BA">
          <w:rPr>
            <w:b w:val="0"/>
            <w:rPrChange w:id="4578" w:author="Jan Kelemen" w:date="2016-01-20T17:07:00Z">
              <w:rPr/>
            </w:rPrChange>
          </w:rPr>
          <w:fldChar w:fldCharType="begin"/>
        </w:r>
        <w:r w:rsidR="00D51D8A" w:rsidRPr="0020295F" w:rsidDel="008142BA">
          <w:rPr>
            <w:b w:val="0"/>
            <w:rPrChange w:id="4579" w:author="Jan Kelemen" w:date="2016-01-20T17:07:00Z">
              <w:rPr/>
            </w:rPrChange>
          </w:rPr>
          <w:delInstrText xml:space="preserve"> STYLEREF 2 \s </w:delInstrText>
        </w:r>
        <w:r w:rsidR="00D51D8A" w:rsidRPr="0020295F" w:rsidDel="008142BA">
          <w:rPr>
            <w:b w:val="0"/>
            <w:rPrChange w:id="4580" w:author="Jan Kelemen" w:date="2016-01-20T17:07:00Z">
              <w:rPr/>
            </w:rPrChange>
          </w:rPr>
          <w:fldChar w:fldCharType="separate"/>
        </w:r>
        <w:r w:rsidR="001E5B16" w:rsidRPr="0020295F" w:rsidDel="008142BA">
          <w:rPr>
            <w:b w:val="0"/>
            <w:noProof/>
            <w:rPrChange w:id="4581" w:author="Jan Kelemen" w:date="2016-01-20T17:07:00Z">
              <w:rPr>
                <w:noProof/>
              </w:rPr>
            </w:rPrChange>
          </w:rPr>
          <w:delText>6.1</w:delText>
        </w:r>
        <w:r w:rsidR="00D51D8A" w:rsidRPr="0020295F" w:rsidDel="008142BA">
          <w:rPr>
            <w:b w:val="0"/>
            <w:noProof/>
            <w:rPrChange w:id="4582" w:author="Jan Kelemen" w:date="2016-01-20T17:07:00Z">
              <w:rPr>
                <w:noProof/>
              </w:rPr>
            </w:rPrChange>
          </w:rPr>
          <w:fldChar w:fldCharType="end"/>
        </w:r>
        <w:r w:rsidR="00DD773E" w:rsidRPr="0020295F" w:rsidDel="008142BA">
          <w:rPr>
            <w:b w:val="0"/>
            <w:rPrChange w:id="4583" w:author="Jan Kelemen" w:date="2016-01-20T17:07:00Z">
              <w:rPr/>
            </w:rPrChange>
          </w:rPr>
          <w:delText>.</w:delText>
        </w:r>
        <w:r w:rsidR="00D51D8A" w:rsidRPr="0020295F" w:rsidDel="008142BA">
          <w:rPr>
            <w:b w:val="0"/>
            <w:rPrChange w:id="4584" w:author="Jan Kelemen" w:date="2016-01-20T17:07:00Z">
              <w:rPr/>
            </w:rPrChange>
          </w:rPr>
          <w:fldChar w:fldCharType="begin"/>
        </w:r>
        <w:r w:rsidR="00D51D8A" w:rsidRPr="0020295F" w:rsidDel="008142BA">
          <w:rPr>
            <w:b w:val="0"/>
            <w:rPrChange w:id="4585" w:author="Jan Kelemen" w:date="2016-01-20T17:07:00Z">
              <w:rPr/>
            </w:rPrChange>
          </w:rPr>
          <w:delInstrText xml:space="preserve"> SEQ Slika \* ARABIC \s 2 </w:delInstrText>
        </w:r>
        <w:r w:rsidR="00D51D8A" w:rsidRPr="0020295F" w:rsidDel="008142BA">
          <w:rPr>
            <w:b w:val="0"/>
            <w:rPrChange w:id="4586" w:author="Jan Kelemen" w:date="2016-01-20T17:07:00Z">
              <w:rPr/>
            </w:rPrChange>
          </w:rPr>
          <w:fldChar w:fldCharType="separate"/>
        </w:r>
        <w:r w:rsidR="001E5B16" w:rsidRPr="0020295F" w:rsidDel="008142BA">
          <w:rPr>
            <w:b w:val="0"/>
            <w:noProof/>
            <w:rPrChange w:id="4587" w:author="Jan Kelemen" w:date="2016-01-20T17:07:00Z">
              <w:rPr>
                <w:noProof/>
              </w:rPr>
            </w:rPrChange>
          </w:rPr>
          <w:delText>2</w:delText>
        </w:r>
        <w:r w:rsidR="00D51D8A" w:rsidRPr="0020295F" w:rsidDel="008142BA">
          <w:rPr>
            <w:b w:val="0"/>
            <w:noProof/>
            <w:rPrChange w:id="4588" w:author="Jan Kelemen" w:date="2016-01-20T17:07:00Z">
              <w:rPr>
                <w:noProof/>
              </w:rPr>
            </w:rPrChange>
          </w:rPr>
          <w:fldChar w:fldCharType="end"/>
        </w:r>
      </w:del>
      <w:r w:rsidRPr="0020295F">
        <w:rPr>
          <w:b w:val="0"/>
          <w:rPrChange w:id="4589" w:author="Jan Kelemen" w:date="2016-01-20T17:07:00Z">
            <w:rPr/>
          </w:rPrChange>
        </w:rPr>
        <w:t xml:space="preserve"> MVC obrazac</w:t>
      </w:r>
      <w:bookmarkEnd w:id="4561"/>
    </w:p>
    <w:p w14:paraId="514B7B98" w14:textId="77777777" w:rsidR="009E2F05" w:rsidRPr="0020295F" w:rsidRDefault="009E2F05" w:rsidP="00F40D12">
      <w:pPr>
        <w:ind w:firstLine="708"/>
        <w:rPr>
          <w:rPrChange w:id="4590" w:author="Jan Kelemen" w:date="2016-01-20T17:07:00Z">
            <w:rPr/>
          </w:rPrChange>
        </w:rPr>
      </w:pPr>
    </w:p>
    <w:p w14:paraId="49E10D07" w14:textId="77777777" w:rsidR="00F40D12" w:rsidRPr="0020295F" w:rsidRDefault="00F40D12" w:rsidP="00F40D12">
      <w:pPr>
        <w:ind w:firstLine="708"/>
        <w:rPr>
          <w:rPrChange w:id="4591" w:author="Jan Kelemen" w:date="2016-01-20T17:07:00Z">
            <w:rPr/>
          </w:rPrChange>
        </w:rPr>
      </w:pPr>
      <w:r w:rsidRPr="0020295F">
        <w:rPr>
          <w:rPrChange w:id="4592" w:author="Jan Kelemen" w:date="2016-01-20T17:07:00Z">
            <w:rPr/>
          </w:rPrChange>
        </w:rPr>
        <w:t>Ono što odlikuje MVC arhitekturu je: nezavisan razvoj pojedinog dijela aplikacije, lakše ispitivanje i održavanje aplikacije te vrlo jednostavno dodavanje novih odlika (featurea) u sustav.</w:t>
      </w:r>
    </w:p>
    <w:p w14:paraId="59BD9CD5" w14:textId="77777777" w:rsidR="00F40D12" w:rsidRPr="0020295F" w:rsidRDefault="00F40D12" w:rsidP="00F40D12">
      <w:pPr>
        <w:ind w:firstLine="708"/>
        <w:rPr>
          <w:rPrChange w:id="4593" w:author="Jan Kelemen" w:date="2016-01-20T17:07:00Z">
            <w:rPr/>
          </w:rPrChange>
        </w:rPr>
      </w:pPr>
      <w:r w:rsidRPr="0020295F">
        <w:rPr>
          <w:rPrChange w:id="4594" w:author="Jan Kelemen" w:date="2016-01-20T17:07:00Z">
            <w:rPr/>
          </w:rPrChange>
        </w:rPr>
        <w:t>Aplikacija temeljena na MVC obrascu se sastoji od:</w:t>
      </w:r>
    </w:p>
    <w:p w14:paraId="5A3688AB" w14:textId="0EC89B54" w:rsidR="00F40D12" w:rsidRPr="0020295F" w:rsidRDefault="00F40D12" w:rsidP="001A0EE3">
      <w:pPr>
        <w:pStyle w:val="ListParagraph"/>
        <w:numPr>
          <w:ilvl w:val="0"/>
          <w:numId w:val="50"/>
        </w:numPr>
        <w:rPr>
          <w:lang w:eastAsia="ar-SA"/>
          <w:rPrChange w:id="4595" w:author="Jan Kelemen" w:date="2016-01-20T17:07:00Z">
            <w:rPr>
              <w:lang w:eastAsia="ar-SA"/>
            </w:rPr>
          </w:rPrChange>
        </w:rPr>
      </w:pPr>
      <w:r w:rsidRPr="0020295F">
        <w:rPr>
          <w:lang w:eastAsia="ar-SA"/>
          <w:rPrChange w:id="4596" w:author="Jan Kelemen" w:date="2016-01-20T17:07:00Z">
            <w:rPr>
              <w:lang w:eastAsia="ar-SA"/>
            </w:rPr>
          </w:rPrChange>
        </w:rPr>
        <w:t>Model – predstavlja podatkovni dio web aplikacije te sadrži poslovnu logiku aplikacije. Razlikujemo dvije vrste modela: jednu koja se koristi u komunikaciji između baze i controllera, tzv. «obični» model te drugu koja se koristi za komunikaciju izm</w:t>
      </w:r>
      <w:r w:rsidR="00533A94" w:rsidRPr="0020295F">
        <w:rPr>
          <w:lang w:eastAsia="ar-SA"/>
          <w:rPrChange w:id="4597" w:author="Jan Kelemen" w:date="2016-01-20T17:07:00Z">
            <w:rPr>
              <w:lang w:eastAsia="ar-SA"/>
            </w:rPr>
          </w:rPrChange>
        </w:rPr>
        <w:t>eđu viewa  i controllera, tzv. „ModelView“</w:t>
      </w:r>
      <w:r w:rsidRPr="0020295F">
        <w:rPr>
          <w:lang w:eastAsia="ar-SA"/>
          <w:rPrChange w:id="4598" w:author="Jan Kelemen" w:date="2016-01-20T17:07:00Z">
            <w:rPr>
              <w:lang w:eastAsia="ar-SA"/>
            </w:rPr>
          </w:rPrChange>
        </w:rPr>
        <w:t>.</w:t>
      </w:r>
    </w:p>
    <w:p w14:paraId="7925FA89" w14:textId="77777777" w:rsidR="00F40D12" w:rsidRPr="0020295F" w:rsidRDefault="00F40D12" w:rsidP="001A0EE3">
      <w:pPr>
        <w:pStyle w:val="ListParagraph"/>
        <w:numPr>
          <w:ilvl w:val="0"/>
          <w:numId w:val="50"/>
        </w:numPr>
        <w:rPr>
          <w:lang w:eastAsia="ar-SA"/>
          <w:rPrChange w:id="4599" w:author="Jan Kelemen" w:date="2016-01-20T17:07:00Z">
            <w:rPr>
              <w:lang w:eastAsia="ar-SA"/>
            </w:rPr>
          </w:rPrChange>
        </w:rPr>
      </w:pPr>
      <w:r w:rsidRPr="0020295F">
        <w:rPr>
          <w:lang w:eastAsia="ar-SA"/>
          <w:rPrChange w:id="4600" w:author="Jan Kelemen" w:date="2016-01-20T17:07:00Z">
            <w:rPr>
              <w:lang w:eastAsia="ar-SA"/>
            </w:rPr>
          </w:rPrChange>
        </w:rPr>
        <w:t>Controller – predstavlja sloj aplikacije koji obrađuje korisničke zahtjeve, priprema podatke za prikaz i poziva odgovarajući pogled (view).</w:t>
      </w:r>
    </w:p>
    <w:p w14:paraId="4109419F" w14:textId="1A944A43" w:rsidR="00F40D12" w:rsidRPr="0020295F" w:rsidRDefault="00F40D12" w:rsidP="001A0EE3">
      <w:pPr>
        <w:pStyle w:val="ListParagraph"/>
        <w:numPr>
          <w:ilvl w:val="0"/>
          <w:numId w:val="50"/>
        </w:numPr>
        <w:rPr>
          <w:lang w:eastAsia="ar-SA"/>
          <w:rPrChange w:id="4601" w:author="Jan Kelemen" w:date="2016-01-20T17:07:00Z">
            <w:rPr>
              <w:lang w:eastAsia="ar-SA"/>
            </w:rPr>
          </w:rPrChange>
        </w:rPr>
      </w:pPr>
      <w:r w:rsidRPr="0020295F">
        <w:rPr>
          <w:lang w:eastAsia="ar-SA"/>
          <w:rPrChange w:id="4602" w:author="Jan Kelemen" w:date="2016-01-20T17:07:00Z">
            <w:rPr>
              <w:lang w:eastAsia="ar-SA"/>
            </w:rPr>
          </w:rPrChange>
        </w:rPr>
        <w:t>View – prikazuje pripremljene podatke koje je dobio od Controllera. U konkretnoj implementaciji ASP.NET MVC web aplikacije view je z</w:t>
      </w:r>
      <w:r w:rsidR="00440E76" w:rsidRPr="0020295F">
        <w:rPr>
          <w:lang w:eastAsia="ar-SA"/>
          <w:rPrChange w:id="4603" w:author="Jan Kelemen" w:date="2016-01-20T17:07:00Z">
            <w:rPr>
              <w:lang w:eastAsia="ar-SA"/>
            </w:rPr>
          </w:rPrChange>
        </w:rPr>
        <w:t>a</w:t>
      </w:r>
      <w:r w:rsidRPr="0020295F">
        <w:rPr>
          <w:lang w:eastAsia="ar-SA"/>
          <w:rPrChange w:id="4604" w:author="Jan Kelemen" w:date="2016-01-20T17:07:00Z">
            <w:rPr>
              <w:lang w:eastAsia="ar-SA"/>
            </w:rPr>
          </w:rPrChange>
        </w:rPr>
        <w:t>pravo HTML dokument koji koristi Razor engine.</w:t>
      </w:r>
    </w:p>
    <w:p w14:paraId="757886C6" w14:textId="77777777" w:rsidR="00F40D12" w:rsidRPr="0020295F" w:rsidRDefault="00F40D12">
      <w:pPr>
        <w:spacing w:after="160" w:line="259" w:lineRule="auto"/>
        <w:jc w:val="left"/>
        <w:rPr>
          <w:lang w:eastAsia="ar-SA"/>
          <w:rPrChange w:id="4605" w:author="Jan Kelemen" w:date="2016-01-20T17:07:00Z">
            <w:rPr>
              <w:lang w:eastAsia="ar-SA"/>
            </w:rPr>
          </w:rPrChange>
        </w:rPr>
      </w:pPr>
      <w:r w:rsidRPr="0020295F">
        <w:rPr>
          <w:lang w:eastAsia="ar-SA"/>
          <w:rPrChange w:id="4606" w:author="Jan Kelemen" w:date="2016-01-20T17:07:00Z">
            <w:rPr>
              <w:lang w:eastAsia="ar-SA"/>
            </w:rPr>
          </w:rPrChange>
        </w:rPr>
        <w:br w:type="page"/>
      </w:r>
    </w:p>
    <w:p w14:paraId="1B274150" w14:textId="2BD761ED" w:rsidR="00F40D12" w:rsidRPr="0020295F" w:rsidRDefault="00F40D12" w:rsidP="00F40D12">
      <w:pPr>
        <w:ind w:firstLine="709"/>
        <w:rPr>
          <w:rPrChange w:id="4607" w:author="Jan Kelemen" w:date="2016-01-20T17:07:00Z">
            <w:rPr>
              <w:b/>
            </w:rPr>
          </w:rPrChange>
        </w:rPr>
      </w:pPr>
      <w:r w:rsidRPr="0020295F">
        <w:rPr>
          <w:szCs w:val="20"/>
          <w:rPrChange w:id="4608" w:author="Jan Kelemen" w:date="2016-01-20T17:07:00Z">
            <w:rPr>
              <w:b/>
              <w:szCs w:val="20"/>
            </w:rPr>
          </w:rPrChange>
        </w:rPr>
        <w:lastRenderedPageBreak/>
        <w:t>Baza podataka</w:t>
      </w:r>
    </w:p>
    <w:p w14:paraId="4C0157A7" w14:textId="77777777" w:rsidR="00F40D12" w:rsidRPr="0020295F" w:rsidRDefault="00F40D12" w:rsidP="00F40D12">
      <w:pPr>
        <w:ind w:firstLine="708"/>
        <w:rPr>
          <w:rPrChange w:id="4609" w:author="Jan Kelemen" w:date="2016-01-20T17:07:00Z">
            <w:rPr/>
          </w:rPrChange>
        </w:rPr>
      </w:pPr>
      <w:r w:rsidRPr="0020295F">
        <w:rPr>
          <w:rPrChange w:id="4610" w:author="Jan Kelemen" w:date="2016-01-20T17:07:00Z">
            <w:rPr/>
          </w:rPrChange>
        </w:rPr>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2C312777" w14:textId="593CEF92" w:rsidR="00F40D12" w:rsidRPr="0020295F" w:rsidRDefault="00F40D12">
      <w:pPr>
        <w:tabs>
          <w:tab w:val="left" w:pos="1134"/>
        </w:tabs>
        <w:ind w:firstLine="708"/>
        <w:rPr>
          <w:rPrChange w:id="4611" w:author="Jan Kelemen" w:date="2016-01-20T17:07:00Z">
            <w:rPr/>
          </w:rPrChange>
        </w:rPr>
        <w:pPrChange w:id="4612" w:author="Tin Trčak" w:date="2016-01-20T14:54:00Z">
          <w:pPr>
            <w:ind w:left="1068"/>
          </w:pPr>
        </w:pPrChange>
      </w:pPr>
      <w:r w:rsidRPr="0020295F">
        <w:rPr>
          <w:rPrChange w:id="4613" w:author="Jan Kelemen" w:date="2016-01-20T17:07:00Z">
            <w:rPr/>
          </w:rPrChange>
        </w:rPr>
        <w:t>Slijedi prikazi i opis svih relacija i njihovih atributa te pripadajućih primarnih i stranih ključeva:</w:t>
      </w:r>
      <w:r w:rsidR="00E644C7" w:rsidRPr="0020295F">
        <w:rPr>
          <w:rPrChange w:id="4614" w:author="Jan Kelemen" w:date="2016-01-20T17:07:00Z">
            <w:rPr>
              <w:b/>
            </w:rPr>
          </w:rPrChange>
        </w:rPr>
        <w:tab/>
        <w:t>E</w:t>
      </w:r>
      <w:r w:rsidRPr="0020295F">
        <w:rPr>
          <w:rPrChange w:id="4615" w:author="Jan Kelemen" w:date="2016-01-20T17:07:00Z">
            <w:rPr>
              <w:b/>
            </w:rPr>
          </w:rPrChange>
        </w:rPr>
        <w:t>mployee</w:t>
      </w:r>
    </w:p>
    <w:p w14:paraId="74C3DAAB" w14:textId="24B9D569" w:rsidR="00F40D12" w:rsidRPr="0020295F" w:rsidRDefault="00182782" w:rsidP="002F4B4C">
      <w:pPr>
        <w:pStyle w:val="ListParagraph"/>
        <w:numPr>
          <w:ilvl w:val="0"/>
          <w:numId w:val="51"/>
        </w:numPr>
        <w:ind w:left="1788"/>
        <w:rPr>
          <w:rPrChange w:id="4616" w:author="Jan Kelemen" w:date="2016-01-20T17:07:00Z">
            <w:rPr/>
          </w:rPrChange>
        </w:rPr>
      </w:pPr>
      <w:r w:rsidRPr="0020295F">
        <w:rPr>
          <w:rPrChange w:id="4617" w:author="Jan Kelemen" w:date="2016-01-20T17:07:00Z">
            <w:rPr/>
          </w:rPrChange>
        </w:rPr>
        <w:t xml:space="preserve">employeeID </w:t>
      </w:r>
      <w:r w:rsidR="00F40D12" w:rsidRPr="0020295F">
        <w:rPr>
          <w:rPrChange w:id="4618" w:author="Jan Kelemen" w:date="2016-01-20T17:07:00Z">
            <w:rPr/>
          </w:rPrChange>
        </w:rPr>
        <w:t>VARCHAR(50) – korisničko ime djelatnika restorana u sustavu</w:t>
      </w:r>
    </w:p>
    <w:p w14:paraId="18A8B52E" w14:textId="77777777" w:rsidR="00F40D12" w:rsidRPr="0020295F" w:rsidRDefault="00F40D12" w:rsidP="002F4B4C">
      <w:pPr>
        <w:pStyle w:val="ListParagraph"/>
        <w:numPr>
          <w:ilvl w:val="0"/>
          <w:numId w:val="51"/>
        </w:numPr>
        <w:ind w:left="1788"/>
        <w:rPr>
          <w:rPrChange w:id="4619" w:author="Jan Kelemen" w:date="2016-01-20T17:07:00Z">
            <w:rPr/>
          </w:rPrChange>
        </w:rPr>
      </w:pPr>
      <w:r w:rsidRPr="0020295F">
        <w:rPr>
          <w:rPrChange w:id="4620" w:author="Jan Kelemen" w:date="2016-01-20T17:07:00Z">
            <w:rPr/>
          </w:rPrChange>
        </w:rPr>
        <w:t>password VARCHAR(64)  – lozinka korisnika sustava</w:t>
      </w:r>
    </w:p>
    <w:p w14:paraId="1B3B5E49" w14:textId="77777777" w:rsidR="00F40D12" w:rsidRPr="0020295F" w:rsidRDefault="00F40D12" w:rsidP="002F4B4C">
      <w:pPr>
        <w:pStyle w:val="ListParagraph"/>
        <w:numPr>
          <w:ilvl w:val="0"/>
          <w:numId w:val="51"/>
        </w:numPr>
        <w:ind w:left="1788"/>
        <w:rPr>
          <w:rPrChange w:id="4621" w:author="Jan Kelemen" w:date="2016-01-20T17:07:00Z">
            <w:rPr/>
          </w:rPrChange>
        </w:rPr>
      </w:pPr>
      <w:r w:rsidRPr="0020295F">
        <w:rPr>
          <w:rPrChange w:id="4622" w:author="Jan Kelemen" w:date="2016-01-20T17:07:00Z">
            <w:rPr/>
          </w:rPrChange>
        </w:rPr>
        <w:t>firstName NVARCHAR(50)  – ime korisnika</w:t>
      </w:r>
    </w:p>
    <w:p w14:paraId="4F9CCF51" w14:textId="77777777" w:rsidR="00F40D12" w:rsidRPr="0020295F" w:rsidRDefault="00F40D12" w:rsidP="002F4B4C">
      <w:pPr>
        <w:pStyle w:val="ListParagraph"/>
        <w:numPr>
          <w:ilvl w:val="0"/>
          <w:numId w:val="51"/>
        </w:numPr>
        <w:ind w:left="1788"/>
        <w:rPr>
          <w:rPrChange w:id="4623" w:author="Jan Kelemen" w:date="2016-01-20T17:07:00Z">
            <w:rPr/>
          </w:rPrChange>
        </w:rPr>
      </w:pPr>
      <w:r w:rsidRPr="0020295F">
        <w:rPr>
          <w:rPrChange w:id="4624" w:author="Jan Kelemen" w:date="2016-01-20T17:07:00Z">
            <w:rPr/>
          </w:rPrChange>
        </w:rPr>
        <w:t>lastName NVARCHAR(50)  – prezime korisnika</w:t>
      </w:r>
    </w:p>
    <w:p w14:paraId="4DCA2420" w14:textId="77777777" w:rsidR="00F40D12" w:rsidRPr="0020295F" w:rsidRDefault="00F40D12" w:rsidP="002F4B4C">
      <w:pPr>
        <w:pStyle w:val="ListParagraph"/>
        <w:numPr>
          <w:ilvl w:val="0"/>
          <w:numId w:val="51"/>
        </w:numPr>
        <w:ind w:left="1788"/>
        <w:rPr>
          <w:rPrChange w:id="4625" w:author="Jan Kelemen" w:date="2016-01-20T17:07:00Z">
            <w:rPr/>
          </w:rPrChange>
        </w:rPr>
      </w:pPr>
      <w:r w:rsidRPr="0020295F">
        <w:rPr>
          <w:rPrChange w:id="4626" w:author="Jan Kelemen" w:date="2016-01-20T17:07:00Z">
            <w:rPr/>
          </w:rPrChange>
        </w:rPr>
        <w:t>email VARCHAR(254)  – email korisnika</w:t>
      </w:r>
    </w:p>
    <w:p w14:paraId="5ED8C753" w14:textId="77777777" w:rsidR="00F40D12" w:rsidRPr="0020295F" w:rsidRDefault="00F40D12" w:rsidP="002F4B4C">
      <w:pPr>
        <w:pStyle w:val="ListParagraph"/>
        <w:numPr>
          <w:ilvl w:val="0"/>
          <w:numId w:val="51"/>
        </w:numPr>
        <w:ind w:left="1788"/>
        <w:rPr>
          <w:rPrChange w:id="4627" w:author="Jan Kelemen" w:date="2016-01-20T17:07:00Z">
            <w:rPr/>
          </w:rPrChange>
        </w:rPr>
      </w:pPr>
      <w:r w:rsidRPr="0020295F">
        <w:rPr>
          <w:rPrChange w:id="4628" w:author="Jan Kelemen" w:date="2016-01-20T17:07:00Z">
            <w:rPr/>
          </w:rPrChange>
        </w:rPr>
        <w:t>phoneNumber VARCHAR(15)  – telefonski broj</w:t>
      </w:r>
    </w:p>
    <w:p w14:paraId="3D63A3FA" w14:textId="77777777" w:rsidR="00F40D12" w:rsidRPr="0020295F" w:rsidRDefault="00F40D12" w:rsidP="002F4B4C">
      <w:pPr>
        <w:pStyle w:val="ListParagraph"/>
        <w:numPr>
          <w:ilvl w:val="0"/>
          <w:numId w:val="51"/>
        </w:numPr>
        <w:ind w:left="1788"/>
        <w:rPr>
          <w:rPrChange w:id="4629" w:author="Jan Kelemen" w:date="2016-01-20T17:07:00Z">
            <w:rPr/>
          </w:rPrChange>
        </w:rPr>
      </w:pPr>
      <w:r w:rsidRPr="0020295F">
        <w:rPr>
          <w:rPrChange w:id="4630" w:author="Jan Kelemen" w:date="2016-01-20T17:07:00Z">
            <w:rPr/>
          </w:rPrChange>
        </w:rPr>
        <w:t>address VARCHAR(254)   – adresa stanovanja</w:t>
      </w:r>
    </w:p>
    <w:p w14:paraId="32968C15" w14:textId="77777777" w:rsidR="00F40D12" w:rsidRPr="0020295F" w:rsidRDefault="00F40D12" w:rsidP="002F4B4C">
      <w:pPr>
        <w:pStyle w:val="ListParagraph"/>
        <w:numPr>
          <w:ilvl w:val="0"/>
          <w:numId w:val="51"/>
        </w:numPr>
        <w:ind w:left="1788"/>
        <w:rPr>
          <w:rPrChange w:id="4631" w:author="Jan Kelemen" w:date="2016-01-20T17:07:00Z">
            <w:rPr/>
          </w:rPrChange>
        </w:rPr>
      </w:pPr>
      <w:r w:rsidRPr="0020295F">
        <w:rPr>
          <w:rPrChange w:id="4632" w:author="Jan Kelemen" w:date="2016-01-20T17:07:00Z">
            <w:rPr/>
          </w:rPrChange>
        </w:rPr>
        <w:t>city NVARCHAR(60)  – grad stanovanja</w:t>
      </w:r>
    </w:p>
    <w:p w14:paraId="5488C86F" w14:textId="77777777" w:rsidR="00F40D12" w:rsidRPr="0020295F" w:rsidRDefault="00F40D12" w:rsidP="002F4B4C">
      <w:pPr>
        <w:pStyle w:val="ListParagraph"/>
        <w:numPr>
          <w:ilvl w:val="0"/>
          <w:numId w:val="51"/>
        </w:numPr>
        <w:ind w:left="1788"/>
        <w:rPr>
          <w:rPrChange w:id="4633" w:author="Jan Kelemen" w:date="2016-01-20T17:07:00Z">
            <w:rPr/>
          </w:rPrChange>
        </w:rPr>
      </w:pPr>
      <w:r w:rsidRPr="0020295F">
        <w:rPr>
          <w:rPrChange w:id="4634" w:author="Jan Kelemen" w:date="2016-01-20T17:07:00Z">
            <w:rPr/>
          </w:rPrChange>
        </w:rPr>
        <w:t>postCode VARCHAR(16)  – poštanski broj</w:t>
      </w:r>
    </w:p>
    <w:p w14:paraId="1E7E3D1E" w14:textId="77777777" w:rsidR="00F40D12" w:rsidRPr="0020295F" w:rsidRDefault="00F40D12" w:rsidP="002F4B4C">
      <w:pPr>
        <w:pStyle w:val="ListParagraph"/>
        <w:numPr>
          <w:ilvl w:val="0"/>
          <w:numId w:val="51"/>
        </w:numPr>
        <w:ind w:left="1788"/>
        <w:rPr>
          <w:rPrChange w:id="4635" w:author="Jan Kelemen" w:date="2016-01-20T17:07:00Z">
            <w:rPr/>
          </w:rPrChange>
        </w:rPr>
      </w:pPr>
      <w:r w:rsidRPr="0020295F">
        <w:rPr>
          <w:rPrChange w:id="4636" w:author="Jan Kelemen" w:date="2016-01-20T17:07:00Z">
            <w:rPr/>
          </w:rPrChange>
        </w:rPr>
        <w:t>title NVARCHAR(50) – opis posla koji obavlja</w:t>
      </w:r>
    </w:p>
    <w:p w14:paraId="6BFB65DD" w14:textId="77777777" w:rsidR="00F40D12" w:rsidRPr="0020295F" w:rsidRDefault="00F40D12" w:rsidP="002F4B4C">
      <w:pPr>
        <w:pStyle w:val="ListParagraph"/>
        <w:numPr>
          <w:ilvl w:val="0"/>
          <w:numId w:val="51"/>
        </w:numPr>
        <w:ind w:left="1788"/>
        <w:rPr>
          <w:rPrChange w:id="4637" w:author="Jan Kelemen" w:date="2016-01-20T17:07:00Z">
            <w:rPr/>
          </w:rPrChange>
        </w:rPr>
      </w:pPr>
      <w:r w:rsidRPr="0020295F">
        <w:rPr>
          <w:rPrChange w:id="4638" w:author="Jan Kelemen" w:date="2016-01-20T17:07:00Z">
            <w:rPr/>
          </w:rPrChange>
        </w:rPr>
        <w:t>adminRights BIT – oznaka je li korisnik administrator sustava</w:t>
      </w:r>
    </w:p>
    <w:p w14:paraId="267FB171" w14:textId="77777777" w:rsidR="00F40D12" w:rsidRPr="0020295F" w:rsidRDefault="00F40D12" w:rsidP="002F4B4C">
      <w:pPr>
        <w:pStyle w:val="ListParagraph"/>
        <w:numPr>
          <w:ilvl w:val="0"/>
          <w:numId w:val="51"/>
        </w:numPr>
        <w:ind w:left="1788"/>
        <w:rPr>
          <w:rPrChange w:id="4639" w:author="Jan Kelemen" w:date="2016-01-20T17:07:00Z">
            <w:rPr>
              <w:b/>
            </w:rPr>
          </w:rPrChange>
        </w:rPr>
      </w:pPr>
      <w:r w:rsidRPr="0020295F">
        <w:rPr>
          <w:lang w:eastAsia="ar-SA"/>
          <w:rPrChange w:id="4640" w:author="Jan Kelemen" w:date="2016-01-20T17:07:00Z">
            <w:rPr>
              <w:b/>
              <w:lang w:eastAsia="ar-SA"/>
            </w:rPr>
          </w:rPrChange>
        </w:rPr>
        <w:t xml:space="preserve">PK </w:t>
      </w:r>
      <w:r w:rsidRPr="0020295F">
        <w:rPr>
          <w:rPrChange w:id="4641" w:author="Jan Kelemen" w:date="2016-01-20T17:07:00Z">
            <w:rPr>
              <w:b/>
            </w:rPr>
          </w:rPrChange>
        </w:rPr>
        <w:t xml:space="preserve">= </w:t>
      </w:r>
      <w:r w:rsidRPr="0020295F">
        <w:rPr>
          <w:lang w:eastAsia="ar-SA"/>
          <w:rPrChange w:id="4642" w:author="Jan Kelemen" w:date="2016-01-20T17:07:00Z">
            <w:rPr>
              <w:b/>
              <w:lang w:eastAsia="ar-SA"/>
            </w:rPr>
          </w:rPrChange>
        </w:rPr>
        <w:t>{username}</w:t>
      </w:r>
    </w:p>
    <w:p w14:paraId="0BC71418" w14:textId="77777777" w:rsidR="00F40D12" w:rsidRPr="0020295F" w:rsidRDefault="00F40D12" w:rsidP="00C84CCF">
      <w:pPr>
        <w:ind w:left="1068"/>
        <w:rPr>
          <w:rPrChange w:id="4643" w:author="Jan Kelemen" w:date="2016-01-20T17:07:00Z">
            <w:rPr/>
          </w:rPrChange>
        </w:rPr>
      </w:pPr>
      <w:r w:rsidRPr="0020295F">
        <w:rPr>
          <w:rPrChange w:id="4644" w:author="Jan Kelemen" w:date="2016-01-20T17:07:00Z">
            <w:rPr>
              <w:b/>
            </w:rPr>
          </w:rPrChange>
        </w:rPr>
        <w:t>Category</w:t>
      </w:r>
    </w:p>
    <w:p w14:paraId="6F5AA09A" w14:textId="77777777" w:rsidR="00F40D12" w:rsidRPr="0020295F" w:rsidRDefault="00F40D12" w:rsidP="00C84CCF">
      <w:pPr>
        <w:pStyle w:val="ListParagraph"/>
        <w:numPr>
          <w:ilvl w:val="0"/>
          <w:numId w:val="52"/>
        </w:numPr>
        <w:ind w:left="1788"/>
        <w:rPr>
          <w:rPrChange w:id="4645" w:author="Jan Kelemen" w:date="2016-01-20T17:07:00Z">
            <w:rPr/>
          </w:rPrChange>
        </w:rPr>
      </w:pPr>
      <w:r w:rsidRPr="0020295F">
        <w:rPr>
          <w:rPrChange w:id="4646" w:author="Jan Kelemen" w:date="2016-01-20T17:07:00Z">
            <w:rPr/>
          </w:rPrChange>
        </w:rPr>
        <w:t>categoryID INT(10) – šifra kategorije jela</w:t>
      </w:r>
    </w:p>
    <w:p w14:paraId="02D02385" w14:textId="77777777" w:rsidR="00F40D12" w:rsidRPr="0020295F" w:rsidRDefault="00F40D12" w:rsidP="00C84CCF">
      <w:pPr>
        <w:pStyle w:val="ListParagraph"/>
        <w:numPr>
          <w:ilvl w:val="0"/>
          <w:numId w:val="52"/>
        </w:numPr>
        <w:ind w:left="1788"/>
        <w:rPr>
          <w:rPrChange w:id="4647" w:author="Jan Kelemen" w:date="2016-01-20T17:07:00Z">
            <w:rPr/>
          </w:rPrChange>
        </w:rPr>
      </w:pPr>
      <w:r w:rsidRPr="0020295F">
        <w:rPr>
          <w:rPrChange w:id="4648" w:author="Jan Kelemen" w:date="2016-01-20T17:07:00Z">
            <w:rPr/>
          </w:rPrChange>
        </w:rPr>
        <w:t>name NVARCHAR(50) – ime kategorije</w:t>
      </w:r>
    </w:p>
    <w:p w14:paraId="05EF4444" w14:textId="77777777" w:rsidR="00F40D12" w:rsidRPr="0020295F" w:rsidRDefault="00F40D12" w:rsidP="00C84CCF">
      <w:pPr>
        <w:pStyle w:val="ListParagraph"/>
        <w:numPr>
          <w:ilvl w:val="0"/>
          <w:numId w:val="52"/>
        </w:numPr>
        <w:ind w:left="1788"/>
        <w:rPr>
          <w:lang w:eastAsia="ar-SA"/>
          <w:rPrChange w:id="4649" w:author="Jan Kelemen" w:date="2016-01-20T17:07:00Z">
            <w:rPr>
              <w:b/>
              <w:lang w:eastAsia="ar-SA"/>
            </w:rPr>
          </w:rPrChange>
        </w:rPr>
      </w:pPr>
      <w:r w:rsidRPr="0020295F">
        <w:rPr>
          <w:lang w:eastAsia="ar-SA"/>
          <w:rPrChange w:id="4650" w:author="Jan Kelemen" w:date="2016-01-20T17:07:00Z">
            <w:rPr>
              <w:b/>
              <w:lang w:eastAsia="ar-SA"/>
            </w:rPr>
          </w:rPrChange>
        </w:rPr>
        <w:t>PK = {categoryID}</w:t>
      </w:r>
    </w:p>
    <w:p w14:paraId="471A98DB" w14:textId="77777777" w:rsidR="00F40D12" w:rsidRPr="0020295F" w:rsidRDefault="00F40D12" w:rsidP="00C84CCF">
      <w:pPr>
        <w:ind w:left="1068"/>
        <w:rPr>
          <w:rPrChange w:id="4651" w:author="Jan Kelemen" w:date="2016-01-20T17:07:00Z">
            <w:rPr/>
          </w:rPrChange>
        </w:rPr>
      </w:pPr>
      <w:r w:rsidRPr="0020295F">
        <w:rPr>
          <w:rPrChange w:id="4652" w:author="Jan Kelemen" w:date="2016-01-20T17:07:00Z">
            <w:rPr>
              <w:b/>
            </w:rPr>
          </w:rPrChange>
        </w:rPr>
        <w:t>Meal</w:t>
      </w:r>
    </w:p>
    <w:p w14:paraId="6266E436" w14:textId="77777777" w:rsidR="00F40D12" w:rsidRPr="0020295F" w:rsidRDefault="00F40D12" w:rsidP="00C84CCF">
      <w:pPr>
        <w:pStyle w:val="ListParagraph"/>
        <w:numPr>
          <w:ilvl w:val="0"/>
          <w:numId w:val="53"/>
        </w:numPr>
        <w:ind w:left="1788"/>
        <w:rPr>
          <w:rPrChange w:id="4653" w:author="Jan Kelemen" w:date="2016-01-20T17:07:00Z">
            <w:rPr/>
          </w:rPrChange>
        </w:rPr>
      </w:pPr>
      <w:r w:rsidRPr="0020295F">
        <w:rPr>
          <w:rPrChange w:id="4654" w:author="Jan Kelemen" w:date="2016-01-20T17:07:00Z">
            <w:rPr/>
          </w:rPrChange>
        </w:rPr>
        <w:t>mealID INT(10) – šifra jela</w:t>
      </w:r>
    </w:p>
    <w:p w14:paraId="204DD44B" w14:textId="77777777" w:rsidR="00F40D12" w:rsidRPr="0020295F" w:rsidRDefault="00F40D12" w:rsidP="00C84CCF">
      <w:pPr>
        <w:pStyle w:val="ListParagraph"/>
        <w:numPr>
          <w:ilvl w:val="0"/>
          <w:numId w:val="53"/>
        </w:numPr>
        <w:ind w:left="1788"/>
        <w:rPr>
          <w:rPrChange w:id="4655" w:author="Jan Kelemen" w:date="2016-01-20T17:07:00Z">
            <w:rPr/>
          </w:rPrChange>
        </w:rPr>
      </w:pPr>
      <w:r w:rsidRPr="0020295F">
        <w:rPr>
          <w:rPrChange w:id="4656" w:author="Jan Kelemen" w:date="2016-01-20T17:07:00Z">
            <w:rPr/>
          </w:rPrChange>
        </w:rPr>
        <w:t>name NVARCHAR(50) – ime jela</w:t>
      </w:r>
    </w:p>
    <w:p w14:paraId="64D61191" w14:textId="77777777" w:rsidR="00F40D12" w:rsidRPr="0020295F" w:rsidRDefault="00F40D12" w:rsidP="00C84CCF">
      <w:pPr>
        <w:pStyle w:val="ListParagraph"/>
        <w:numPr>
          <w:ilvl w:val="0"/>
          <w:numId w:val="53"/>
        </w:numPr>
        <w:ind w:left="1788"/>
        <w:rPr>
          <w:rPrChange w:id="4657" w:author="Jan Kelemen" w:date="2016-01-20T17:07:00Z">
            <w:rPr/>
          </w:rPrChange>
        </w:rPr>
      </w:pPr>
      <w:r w:rsidRPr="0020295F">
        <w:rPr>
          <w:rPrChange w:id="4658" w:author="Jan Kelemen" w:date="2016-01-20T17:07:00Z">
            <w:rPr/>
          </w:rPrChange>
        </w:rPr>
        <w:t>description TEXT – opis jela</w:t>
      </w:r>
    </w:p>
    <w:p w14:paraId="036CDD18" w14:textId="77777777" w:rsidR="00F40D12" w:rsidRPr="0020295F" w:rsidRDefault="00F40D12" w:rsidP="00C84CCF">
      <w:pPr>
        <w:pStyle w:val="ListParagraph"/>
        <w:numPr>
          <w:ilvl w:val="0"/>
          <w:numId w:val="53"/>
        </w:numPr>
        <w:ind w:left="1788"/>
        <w:rPr>
          <w:rPrChange w:id="4659" w:author="Jan Kelemen" w:date="2016-01-20T17:07:00Z">
            <w:rPr/>
          </w:rPrChange>
        </w:rPr>
      </w:pPr>
      <w:r w:rsidRPr="0020295F">
        <w:rPr>
          <w:rPrChange w:id="4660" w:author="Jan Kelemen" w:date="2016-01-20T17:07:00Z">
            <w:rPr/>
          </w:rPrChange>
        </w:rPr>
        <w:t>image VARCHAR(255) – path do slike jela</w:t>
      </w:r>
    </w:p>
    <w:p w14:paraId="026A870A" w14:textId="77777777" w:rsidR="00F40D12" w:rsidRPr="0020295F" w:rsidRDefault="00F40D12" w:rsidP="00C84CCF">
      <w:pPr>
        <w:pStyle w:val="ListParagraph"/>
        <w:numPr>
          <w:ilvl w:val="0"/>
          <w:numId w:val="53"/>
        </w:numPr>
        <w:ind w:left="1800"/>
        <w:rPr>
          <w:rPrChange w:id="4661" w:author="Jan Kelemen" w:date="2016-01-20T17:07:00Z">
            <w:rPr/>
          </w:rPrChange>
        </w:rPr>
      </w:pPr>
      <w:r w:rsidRPr="0020295F">
        <w:rPr>
          <w:rPrChange w:id="4662" w:author="Jan Kelemen" w:date="2016-01-20T17:07:00Z">
            <w:rPr/>
          </w:rPrChange>
        </w:rPr>
        <w:t>categoryID INT(10)  – šifra kategorije kojoj jelo pripada</w:t>
      </w:r>
    </w:p>
    <w:p w14:paraId="61E91426" w14:textId="674CA5AF" w:rsidR="00182782" w:rsidRPr="0020295F" w:rsidRDefault="00182782" w:rsidP="00C84CCF">
      <w:pPr>
        <w:pStyle w:val="ListParagraph"/>
        <w:numPr>
          <w:ilvl w:val="0"/>
          <w:numId w:val="53"/>
        </w:numPr>
        <w:ind w:left="1800"/>
        <w:rPr>
          <w:rPrChange w:id="4663" w:author="Jan Kelemen" w:date="2016-01-20T17:07:00Z">
            <w:rPr/>
          </w:rPrChange>
        </w:rPr>
      </w:pPr>
      <w:r w:rsidRPr="0020295F">
        <w:rPr>
          <w:rPrChange w:id="4664" w:author="Jan Kelemen" w:date="2016-01-20T17:07:00Z">
            <w:rPr/>
          </w:rPrChange>
        </w:rPr>
        <w:lastRenderedPageBreak/>
        <w:t>isAvailable BIT – oznaka je li jelo dostupno za narudžbu</w:t>
      </w:r>
    </w:p>
    <w:p w14:paraId="027D12A7" w14:textId="2C77EAEF" w:rsidR="00182782" w:rsidRPr="0020295F" w:rsidRDefault="00182782" w:rsidP="00C84CCF">
      <w:pPr>
        <w:pStyle w:val="ListParagraph"/>
        <w:numPr>
          <w:ilvl w:val="0"/>
          <w:numId w:val="53"/>
        </w:numPr>
        <w:ind w:left="1800"/>
        <w:rPr>
          <w:rPrChange w:id="4665" w:author="Jan Kelemen" w:date="2016-01-20T17:07:00Z">
            <w:rPr/>
          </w:rPrChange>
        </w:rPr>
      </w:pPr>
      <w:r w:rsidRPr="0020295F">
        <w:rPr>
          <w:rPrChange w:id="4666" w:author="Jan Kelemen" w:date="2016-01-20T17:07:00Z">
            <w:rPr/>
          </w:rPrChange>
        </w:rPr>
        <w:t>grade INT(10) – ocjena jela</w:t>
      </w:r>
    </w:p>
    <w:p w14:paraId="44272309" w14:textId="67D4F49D" w:rsidR="00182782" w:rsidRPr="0020295F" w:rsidRDefault="00182782" w:rsidP="00C84CCF">
      <w:pPr>
        <w:pStyle w:val="ListParagraph"/>
        <w:numPr>
          <w:ilvl w:val="0"/>
          <w:numId w:val="53"/>
        </w:numPr>
        <w:ind w:left="1800"/>
        <w:rPr>
          <w:rPrChange w:id="4667" w:author="Jan Kelemen" w:date="2016-01-20T17:07:00Z">
            <w:rPr/>
          </w:rPrChange>
        </w:rPr>
      </w:pPr>
      <w:r w:rsidRPr="0020295F">
        <w:rPr>
          <w:rPrChange w:id="4668" w:author="Jan Kelemen" w:date="2016-01-20T17:07:00Z">
            <w:rPr/>
          </w:rPrChange>
        </w:rPr>
        <w:t>numberOfOrders INT(10) – broj narudžbi jela</w:t>
      </w:r>
    </w:p>
    <w:p w14:paraId="4BCB2947" w14:textId="1C12BF34" w:rsidR="00F40D12" w:rsidRPr="0020295F" w:rsidRDefault="00F40D12" w:rsidP="00C84CCF">
      <w:pPr>
        <w:pStyle w:val="ListParagraph"/>
        <w:numPr>
          <w:ilvl w:val="0"/>
          <w:numId w:val="53"/>
        </w:numPr>
        <w:ind w:left="1800"/>
        <w:rPr>
          <w:lang w:eastAsia="ar-SA"/>
          <w:rPrChange w:id="4669" w:author="Jan Kelemen" w:date="2016-01-20T17:07:00Z">
            <w:rPr>
              <w:b/>
              <w:lang w:eastAsia="ar-SA"/>
            </w:rPr>
          </w:rPrChange>
        </w:rPr>
      </w:pPr>
      <w:r w:rsidRPr="0020295F">
        <w:rPr>
          <w:lang w:eastAsia="ar-SA"/>
          <w:rPrChange w:id="4670" w:author="Jan Kelemen" w:date="2016-01-20T17:07:00Z">
            <w:rPr>
              <w:b/>
              <w:lang w:eastAsia="ar-SA"/>
            </w:rPr>
          </w:rPrChange>
        </w:rPr>
        <w:t>PK = {mealID}</w:t>
      </w:r>
    </w:p>
    <w:p w14:paraId="4BFB6DCC" w14:textId="77777777" w:rsidR="00F40D12" w:rsidRPr="0020295F" w:rsidRDefault="00F40D12" w:rsidP="00C84CCF">
      <w:pPr>
        <w:pStyle w:val="ListParagraph"/>
        <w:numPr>
          <w:ilvl w:val="0"/>
          <w:numId w:val="53"/>
        </w:numPr>
        <w:ind w:left="1800"/>
        <w:rPr>
          <w:lang w:eastAsia="ar-SA"/>
          <w:rPrChange w:id="4671" w:author="Jan Kelemen" w:date="2016-01-20T17:07:00Z">
            <w:rPr>
              <w:b/>
              <w:lang w:eastAsia="ar-SA"/>
            </w:rPr>
          </w:rPrChange>
        </w:rPr>
      </w:pPr>
      <w:r w:rsidRPr="0020295F">
        <w:rPr>
          <w:lang w:eastAsia="ar-SA"/>
          <w:rPrChange w:id="4672" w:author="Jan Kelemen" w:date="2016-01-20T17:07:00Z">
            <w:rPr>
              <w:b/>
              <w:lang w:eastAsia="ar-SA"/>
            </w:rPr>
          </w:rPrChange>
        </w:rPr>
        <w:t>FK = {categoryID} =&gt; Category</w:t>
      </w:r>
    </w:p>
    <w:p w14:paraId="07B01643" w14:textId="77777777" w:rsidR="00F40D12" w:rsidRPr="0020295F" w:rsidRDefault="00F40D12" w:rsidP="00C84CCF">
      <w:pPr>
        <w:ind w:left="1080"/>
        <w:rPr>
          <w:rPrChange w:id="4673" w:author="Jan Kelemen" w:date="2016-01-20T17:07:00Z">
            <w:rPr>
              <w:b/>
            </w:rPr>
          </w:rPrChange>
        </w:rPr>
      </w:pPr>
      <w:r w:rsidRPr="0020295F">
        <w:rPr>
          <w:rPrChange w:id="4674" w:author="Jan Kelemen" w:date="2016-01-20T17:07:00Z">
            <w:rPr>
              <w:b/>
            </w:rPr>
          </w:rPrChange>
        </w:rPr>
        <w:t>MealType</w:t>
      </w:r>
    </w:p>
    <w:p w14:paraId="0952B214" w14:textId="77777777" w:rsidR="00F40D12" w:rsidRPr="0020295F" w:rsidRDefault="00F40D12" w:rsidP="00C84CCF">
      <w:pPr>
        <w:pStyle w:val="ListParagraph"/>
        <w:numPr>
          <w:ilvl w:val="0"/>
          <w:numId w:val="54"/>
        </w:numPr>
        <w:ind w:left="1800"/>
        <w:rPr>
          <w:rPrChange w:id="4675" w:author="Jan Kelemen" w:date="2016-01-20T17:07:00Z">
            <w:rPr/>
          </w:rPrChange>
        </w:rPr>
      </w:pPr>
      <w:r w:rsidRPr="0020295F">
        <w:rPr>
          <w:rPrChange w:id="4676" w:author="Jan Kelemen" w:date="2016-01-20T17:07:00Z">
            <w:rPr/>
          </w:rPrChange>
        </w:rPr>
        <w:t>mealID INT(10)  – šifra jela</w:t>
      </w:r>
    </w:p>
    <w:p w14:paraId="44866369" w14:textId="77777777" w:rsidR="00F40D12" w:rsidRPr="0020295F" w:rsidRDefault="00F40D12" w:rsidP="00C84CCF">
      <w:pPr>
        <w:pStyle w:val="ListParagraph"/>
        <w:numPr>
          <w:ilvl w:val="0"/>
          <w:numId w:val="54"/>
        </w:numPr>
        <w:ind w:left="1800"/>
        <w:rPr>
          <w:rPrChange w:id="4677" w:author="Jan Kelemen" w:date="2016-01-20T17:07:00Z">
            <w:rPr/>
          </w:rPrChange>
        </w:rPr>
      </w:pPr>
      <w:r w:rsidRPr="0020295F">
        <w:rPr>
          <w:rPrChange w:id="4678" w:author="Jan Kelemen" w:date="2016-01-20T17:07:00Z">
            <w:rPr/>
          </w:rPrChange>
        </w:rPr>
        <w:t>name NVARCHAR(50) – ime vrste jela (VELIKI ćevapi, JUMBO Pizza miješana…)</w:t>
      </w:r>
    </w:p>
    <w:p w14:paraId="72A08B2F" w14:textId="77777777" w:rsidR="00F40D12" w:rsidRPr="0020295F" w:rsidRDefault="00F40D12" w:rsidP="00C84CCF">
      <w:pPr>
        <w:pStyle w:val="ListParagraph"/>
        <w:numPr>
          <w:ilvl w:val="0"/>
          <w:numId w:val="54"/>
        </w:numPr>
        <w:ind w:left="1800"/>
        <w:rPr>
          <w:rPrChange w:id="4679" w:author="Jan Kelemen" w:date="2016-01-20T17:07:00Z">
            <w:rPr/>
          </w:rPrChange>
        </w:rPr>
      </w:pPr>
      <w:r w:rsidRPr="0020295F">
        <w:rPr>
          <w:rPrChange w:id="4680" w:author="Jan Kelemen" w:date="2016-01-20T17:07:00Z">
            <w:rPr/>
          </w:rPrChange>
        </w:rPr>
        <w:t>price SMALLMONEY – cijena jela trenutne vrste</w:t>
      </w:r>
    </w:p>
    <w:p w14:paraId="14087453" w14:textId="77777777" w:rsidR="00F40D12" w:rsidRPr="0020295F" w:rsidRDefault="00F40D12" w:rsidP="00C84CCF">
      <w:pPr>
        <w:pStyle w:val="ListParagraph"/>
        <w:numPr>
          <w:ilvl w:val="0"/>
          <w:numId w:val="54"/>
        </w:numPr>
        <w:ind w:left="1800"/>
        <w:rPr>
          <w:rPrChange w:id="4681" w:author="Jan Kelemen" w:date="2016-01-20T17:07:00Z">
            <w:rPr>
              <w:b/>
            </w:rPr>
          </w:rPrChange>
        </w:rPr>
      </w:pPr>
      <w:r w:rsidRPr="0020295F">
        <w:rPr>
          <w:lang w:eastAsia="ar-SA"/>
          <w:rPrChange w:id="4682" w:author="Jan Kelemen" w:date="2016-01-20T17:07:00Z">
            <w:rPr>
              <w:b/>
              <w:lang w:eastAsia="ar-SA"/>
            </w:rPr>
          </w:rPrChange>
        </w:rPr>
        <w:t>PK = {mealID, name}</w:t>
      </w:r>
    </w:p>
    <w:p w14:paraId="23635D82" w14:textId="77777777" w:rsidR="00F40D12" w:rsidRPr="0020295F" w:rsidRDefault="00F40D12" w:rsidP="00C84CCF">
      <w:pPr>
        <w:pStyle w:val="ListParagraph"/>
        <w:numPr>
          <w:ilvl w:val="0"/>
          <w:numId w:val="54"/>
        </w:numPr>
        <w:ind w:left="1800"/>
        <w:rPr>
          <w:lang w:eastAsia="ar-SA"/>
          <w:rPrChange w:id="4683" w:author="Jan Kelemen" w:date="2016-01-20T17:07:00Z">
            <w:rPr>
              <w:b/>
              <w:lang w:eastAsia="ar-SA"/>
            </w:rPr>
          </w:rPrChange>
        </w:rPr>
      </w:pPr>
      <w:r w:rsidRPr="0020295F">
        <w:rPr>
          <w:lang w:eastAsia="ar-SA"/>
          <w:rPrChange w:id="4684" w:author="Jan Kelemen" w:date="2016-01-20T17:07:00Z">
            <w:rPr>
              <w:b/>
              <w:lang w:eastAsia="ar-SA"/>
            </w:rPr>
          </w:rPrChange>
        </w:rPr>
        <w:t>FK = {mealID} =&gt; Meal</w:t>
      </w:r>
    </w:p>
    <w:p w14:paraId="36071766" w14:textId="77777777" w:rsidR="00F40D12" w:rsidRPr="0020295F" w:rsidRDefault="00F40D12" w:rsidP="00C84CCF">
      <w:pPr>
        <w:ind w:left="1080"/>
        <w:rPr>
          <w:rPrChange w:id="4685" w:author="Jan Kelemen" w:date="2016-01-20T17:07:00Z">
            <w:rPr>
              <w:b/>
            </w:rPr>
          </w:rPrChange>
        </w:rPr>
      </w:pPr>
      <w:r w:rsidRPr="0020295F">
        <w:rPr>
          <w:rPrChange w:id="4686" w:author="Jan Kelemen" w:date="2016-01-20T17:07:00Z">
            <w:rPr>
              <w:b/>
            </w:rPr>
          </w:rPrChange>
        </w:rPr>
        <w:t>AddOn</w:t>
      </w:r>
    </w:p>
    <w:p w14:paraId="49196F5B" w14:textId="77777777" w:rsidR="00F40D12" w:rsidRPr="0020295F" w:rsidRDefault="00F40D12" w:rsidP="00C84CCF">
      <w:pPr>
        <w:pStyle w:val="ListParagraph"/>
        <w:numPr>
          <w:ilvl w:val="0"/>
          <w:numId w:val="55"/>
        </w:numPr>
        <w:ind w:left="1800"/>
        <w:rPr>
          <w:rPrChange w:id="4687" w:author="Jan Kelemen" w:date="2016-01-20T17:07:00Z">
            <w:rPr/>
          </w:rPrChange>
        </w:rPr>
      </w:pPr>
      <w:r w:rsidRPr="0020295F">
        <w:rPr>
          <w:rPrChange w:id="4688" w:author="Jan Kelemen" w:date="2016-01-20T17:07:00Z">
            <w:rPr/>
          </w:rPrChange>
        </w:rPr>
        <w:t>name NVARCHAR(50) – ime dodatka</w:t>
      </w:r>
    </w:p>
    <w:p w14:paraId="6FD1E4F3" w14:textId="77777777" w:rsidR="00F40D12" w:rsidRPr="0020295F" w:rsidRDefault="00F40D12" w:rsidP="00C84CCF">
      <w:pPr>
        <w:pStyle w:val="ListParagraph"/>
        <w:numPr>
          <w:ilvl w:val="0"/>
          <w:numId w:val="55"/>
        </w:numPr>
        <w:ind w:left="1800"/>
        <w:rPr>
          <w:rPrChange w:id="4689" w:author="Jan Kelemen" w:date="2016-01-20T17:07:00Z">
            <w:rPr/>
          </w:rPrChange>
        </w:rPr>
      </w:pPr>
      <w:r w:rsidRPr="0020295F">
        <w:rPr>
          <w:rPrChange w:id="4690" w:author="Jan Kelemen" w:date="2016-01-20T17:07:00Z">
            <w:rPr/>
          </w:rPrChange>
        </w:rPr>
        <w:t>price SMALLMONEY – cijena dodatka</w:t>
      </w:r>
    </w:p>
    <w:p w14:paraId="624937E2" w14:textId="2F4FFD92" w:rsidR="00F40D12" w:rsidRPr="0020295F" w:rsidRDefault="004F0B5B" w:rsidP="00C84CCF">
      <w:pPr>
        <w:pStyle w:val="ListParagraph"/>
        <w:numPr>
          <w:ilvl w:val="0"/>
          <w:numId w:val="55"/>
        </w:numPr>
        <w:ind w:left="1800"/>
        <w:rPr>
          <w:rPrChange w:id="4691" w:author="Jan Kelemen" w:date="2016-01-20T17:07:00Z">
            <w:rPr>
              <w:b/>
            </w:rPr>
          </w:rPrChange>
        </w:rPr>
      </w:pPr>
      <w:r w:rsidRPr="0020295F">
        <w:rPr>
          <w:lang w:eastAsia="ar-SA"/>
          <w:rPrChange w:id="4692" w:author="Jan Kelemen" w:date="2016-01-20T17:07:00Z">
            <w:rPr>
              <w:b/>
              <w:lang w:eastAsia="ar-SA"/>
            </w:rPr>
          </w:rPrChange>
        </w:rPr>
        <w:t>PK = {name}</w:t>
      </w:r>
    </w:p>
    <w:p w14:paraId="2DF1D1D0" w14:textId="77777777" w:rsidR="00F40D12" w:rsidRPr="0020295F" w:rsidRDefault="00F40D12" w:rsidP="00C84CCF">
      <w:pPr>
        <w:ind w:left="1080"/>
        <w:rPr>
          <w:rPrChange w:id="4693" w:author="Jan Kelemen" w:date="2016-01-20T17:07:00Z">
            <w:rPr>
              <w:b/>
            </w:rPr>
          </w:rPrChange>
        </w:rPr>
      </w:pPr>
      <w:r w:rsidRPr="0020295F">
        <w:rPr>
          <w:rPrChange w:id="4694" w:author="Jan Kelemen" w:date="2016-01-20T17:07:00Z">
            <w:rPr>
              <w:b/>
            </w:rPr>
          </w:rPrChange>
        </w:rPr>
        <w:t>MealAddOn</w:t>
      </w:r>
    </w:p>
    <w:p w14:paraId="310AE3F1" w14:textId="77777777" w:rsidR="00F40D12" w:rsidRPr="0020295F" w:rsidRDefault="00F40D12" w:rsidP="00C84CCF">
      <w:pPr>
        <w:pStyle w:val="ListParagraph"/>
        <w:numPr>
          <w:ilvl w:val="0"/>
          <w:numId w:val="56"/>
        </w:numPr>
        <w:ind w:left="1800"/>
        <w:rPr>
          <w:rPrChange w:id="4695" w:author="Jan Kelemen" w:date="2016-01-20T17:07:00Z">
            <w:rPr/>
          </w:rPrChange>
        </w:rPr>
      </w:pPr>
      <w:r w:rsidRPr="0020295F">
        <w:rPr>
          <w:rPrChange w:id="4696" w:author="Jan Kelemen" w:date="2016-01-20T17:07:00Z">
            <w:rPr/>
          </w:rPrChange>
        </w:rPr>
        <w:t>mealID INT(10) – šifra jela</w:t>
      </w:r>
    </w:p>
    <w:p w14:paraId="09D7640E" w14:textId="77777777" w:rsidR="00F40D12" w:rsidRPr="0020295F" w:rsidRDefault="00F40D12" w:rsidP="00C84CCF">
      <w:pPr>
        <w:pStyle w:val="ListParagraph"/>
        <w:numPr>
          <w:ilvl w:val="0"/>
          <w:numId w:val="56"/>
        </w:numPr>
        <w:ind w:left="1800"/>
        <w:rPr>
          <w:rPrChange w:id="4697" w:author="Jan Kelemen" w:date="2016-01-20T17:07:00Z">
            <w:rPr/>
          </w:rPrChange>
        </w:rPr>
      </w:pPr>
      <w:r w:rsidRPr="0020295F">
        <w:rPr>
          <w:rPrChange w:id="4698" w:author="Jan Kelemen" w:date="2016-01-20T17:07:00Z">
            <w:rPr/>
          </w:rPrChange>
        </w:rPr>
        <w:t>addOnName NVARCHAR(50) – ime dodatka</w:t>
      </w:r>
    </w:p>
    <w:p w14:paraId="272615D9" w14:textId="77777777" w:rsidR="00F40D12" w:rsidRPr="0020295F" w:rsidRDefault="00F40D12" w:rsidP="00C84CCF">
      <w:pPr>
        <w:pStyle w:val="ListParagraph"/>
        <w:numPr>
          <w:ilvl w:val="0"/>
          <w:numId w:val="56"/>
        </w:numPr>
        <w:ind w:left="1800"/>
        <w:rPr>
          <w:rPrChange w:id="4699" w:author="Jan Kelemen" w:date="2016-01-20T17:07:00Z">
            <w:rPr>
              <w:b/>
            </w:rPr>
          </w:rPrChange>
        </w:rPr>
      </w:pPr>
      <w:r w:rsidRPr="0020295F">
        <w:rPr>
          <w:rPrChange w:id="4700" w:author="Jan Kelemen" w:date="2016-01-20T17:07:00Z">
            <w:rPr>
              <w:b/>
            </w:rPr>
          </w:rPrChange>
        </w:rPr>
        <w:t>PK = {mealID, addOnName}</w:t>
      </w:r>
    </w:p>
    <w:p w14:paraId="7B20F87A" w14:textId="77777777" w:rsidR="00F40D12" w:rsidRPr="0020295F" w:rsidRDefault="00F40D12" w:rsidP="00C84CCF">
      <w:pPr>
        <w:pStyle w:val="ListParagraph"/>
        <w:numPr>
          <w:ilvl w:val="0"/>
          <w:numId w:val="56"/>
        </w:numPr>
        <w:ind w:left="1800"/>
        <w:rPr>
          <w:rPrChange w:id="4701" w:author="Jan Kelemen" w:date="2016-01-20T17:07:00Z">
            <w:rPr>
              <w:b/>
            </w:rPr>
          </w:rPrChange>
        </w:rPr>
      </w:pPr>
      <w:r w:rsidRPr="0020295F">
        <w:rPr>
          <w:rPrChange w:id="4702" w:author="Jan Kelemen" w:date="2016-01-20T17:07:00Z">
            <w:rPr>
              <w:b/>
            </w:rPr>
          </w:rPrChange>
        </w:rPr>
        <w:t>FK = {mealID} =&gt; Meal</w:t>
      </w:r>
    </w:p>
    <w:p w14:paraId="3AE94792" w14:textId="77777777" w:rsidR="00F40D12" w:rsidRPr="0020295F" w:rsidRDefault="00F40D12" w:rsidP="00C84CCF">
      <w:pPr>
        <w:pStyle w:val="ListParagraph"/>
        <w:numPr>
          <w:ilvl w:val="0"/>
          <w:numId w:val="56"/>
        </w:numPr>
        <w:ind w:left="1800"/>
        <w:rPr>
          <w:lang w:eastAsia="ar-SA"/>
          <w:rPrChange w:id="4703" w:author="Jan Kelemen" w:date="2016-01-20T17:07:00Z">
            <w:rPr>
              <w:b/>
              <w:lang w:eastAsia="ar-SA"/>
            </w:rPr>
          </w:rPrChange>
        </w:rPr>
      </w:pPr>
      <w:r w:rsidRPr="0020295F">
        <w:rPr>
          <w:lang w:eastAsia="ar-SA"/>
          <w:rPrChange w:id="4704" w:author="Jan Kelemen" w:date="2016-01-20T17:07:00Z">
            <w:rPr>
              <w:b/>
              <w:lang w:eastAsia="ar-SA"/>
            </w:rPr>
          </w:rPrChange>
        </w:rPr>
        <w:t>FK = {addOnName} =&gt; AddOn</w:t>
      </w:r>
    </w:p>
    <w:p w14:paraId="226B9192" w14:textId="77777777" w:rsidR="00F40D12" w:rsidRPr="0020295F" w:rsidRDefault="00F40D12" w:rsidP="00C84CCF">
      <w:pPr>
        <w:ind w:left="1080"/>
        <w:rPr>
          <w:rPrChange w:id="4705" w:author="Jan Kelemen" w:date="2016-01-20T17:07:00Z">
            <w:rPr>
              <w:b/>
            </w:rPr>
          </w:rPrChange>
        </w:rPr>
      </w:pPr>
      <w:r w:rsidRPr="0020295F">
        <w:rPr>
          <w:rPrChange w:id="4706" w:author="Jan Kelemen" w:date="2016-01-20T17:07:00Z">
            <w:rPr>
              <w:b/>
            </w:rPr>
          </w:rPrChange>
        </w:rPr>
        <w:t>Comment</w:t>
      </w:r>
    </w:p>
    <w:p w14:paraId="13BC463D" w14:textId="77777777" w:rsidR="00F40D12" w:rsidRPr="0020295F" w:rsidRDefault="00F40D12" w:rsidP="00C84CCF">
      <w:pPr>
        <w:pStyle w:val="ListParagraph"/>
        <w:numPr>
          <w:ilvl w:val="0"/>
          <w:numId w:val="57"/>
        </w:numPr>
        <w:ind w:left="1800"/>
        <w:rPr>
          <w:rPrChange w:id="4707" w:author="Jan Kelemen" w:date="2016-01-20T17:07:00Z">
            <w:rPr/>
          </w:rPrChange>
        </w:rPr>
      </w:pPr>
      <w:r w:rsidRPr="0020295F">
        <w:rPr>
          <w:rPrChange w:id="4708" w:author="Jan Kelemen" w:date="2016-01-20T17:07:00Z">
            <w:rPr/>
          </w:rPrChange>
        </w:rPr>
        <w:t>commentID INT(10) – šifra komentara</w:t>
      </w:r>
    </w:p>
    <w:p w14:paraId="38DF4E7A" w14:textId="77777777" w:rsidR="00F40D12" w:rsidRPr="0020295F" w:rsidRDefault="00F40D12" w:rsidP="00C84CCF">
      <w:pPr>
        <w:pStyle w:val="ListParagraph"/>
        <w:numPr>
          <w:ilvl w:val="0"/>
          <w:numId w:val="57"/>
        </w:numPr>
        <w:ind w:left="1800"/>
        <w:rPr>
          <w:rPrChange w:id="4709" w:author="Jan Kelemen" w:date="2016-01-20T17:07:00Z">
            <w:rPr/>
          </w:rPrChange>
        </w:rPr>
      </w:pPr>
      <w:r w:rsidRPr="0020295F">
        <w:rPr>
          <w:rPrChange w:id="4710" w:author="Jan Kelemen" w:date="2016-01-20T17:07:00Z">
            <w:rPr/>
          </w:rPrChange>
        </w:rPr>
        <w:t>username NVARCHAR(50) – ime klijenta koji je ostavio komentar</w:t>
      </w:r>
    </w:p>
    <w:p w14:paraId="69D280A0" w14:textId="77777777" w:rsidR="00F40D12" w:rsidRPr="0020295F" w:rsidRDefault="00F40D12" w:rsidP="00C84CCF">
      <w:pPr>
        <w:pStyle w:val="ListParagraph"/>
        <w:numPr>
          <w:ilvl w:val="0"/>
          <w:numId w:val="57"/>
        </w:numPr>
        <w:ind w:left="1800"/>
        <w:rPr>
          <w:rPrChange w:id="4711" w:author="Jan Kelemen" w:date="2016-01-20T17:07:00Z">
            <w:rPr/>
          </w:rPrChange>
        </w:rPr>
      </w:pPr>
      <w:r w:rsidRPr="0020295F">
        <w:rPr>
          <w:rPrChange w:id="4712" w:author="Jan Kelemen" w:date="2016-01-20T17:07:00Z">
            <w:rPr/>
          </w:rPrChange>
        </w:rPr>
        <w:t>message TEXT – komentar</w:t>
      </w:r>
    </w:p>
    <w:p w14:paraId="4B9D5FF4" w14:textId="77777777" w:rsidR="00F40D12" w:rsidRPr="0020295F" w:rsidRDefault="00F40D12" w:rsidP="00C84CCF">
      <w:pPr>
        <w:pStyle w:val="ListParagraph"/>
        <w:numPr>
          <w:ilvl w:val="0"/>
          <w:numId w:val="57"/>
        </w:numPr>
        <w:ind w:left="1800"/>
        <w:rPr>
          <w:rPrChange w:id="4713" w:author="Jan Kelemen" w:date="2016-01-20T17:07:00Z">
            <w:rPr/>
          </w:rPrChange>
        </w:rPr>
      </w:pPr>
      <w:r w:rsidRPr="0020295F">
        <w:rPr>
          <w:rPrChange w:id="4714" w:author="Jan Kelemen" w:date="2016-01-20T17:07:00Z">
            <w:rPr/>
          </w:rPrChange>
        </w:rPr>
        <w:t>grade INT(10) – ocjena</w:t>
      </w:r>
    </w:p>
    <w:p w14:paraId="6F76E7B5" w14:textId="77777777" w:rsidR="00F40D12" w:rsidRPr="0020295F" w:rsidRDefault="00F40D12" w:rsidP="00C84CCF">
      <w:pPr>
        <w:pStyle w:val="ListParagraph"/>
        <w:numPr>
          <w:ilvl w:val="0"/>
          <w:numId w:val="57"/>
        </w:numPr>
        <w:ind w:left="1800"/>
        <w:rPr>
          <w:rPrChange w:id="4715" w:author="Jan Kelemen" w:date="2016-01-20T17:07:00Z">
            <w:rPr/>
          </w:rPrChange>
        </w:rPr>
      </w:pPr>
      <w:r w:rsidRPr="0020295F">
        <w:rPr>
          <w:rPrChange w:id="4716" w:author="Jan Kelemen" w:date="2016-01-20T17:07:00Z">
            <w:rPr/>
          </w:rPrChange>
        </w:rPr>
        <w:t>mealID INT(10) – ako se komentar odnosi na jelo sadrži i šifru jela</w:t>
      </w:r>
    </w:p>
    <w:p w14:paraId="3FA40350" w14:textId="77777777" w:rsidR="00F40D12" w:rsidRPr="0020295F" w:rsidRDefault="00F40D12" w:rsidP="00C84CCF">
      <w:pPr>
        <w:pStyle w:val="ListParagraph"/>
        <w:numPr>
          <w:ilvl w:val="0"/>
          <w:numId w:val="57"/>
        </w:numPr>
        <w:ind w:left="1800"/>
        <w:rPr>
          <w:rPrChange w:id="4717" w:author="Jan Kelemen" w:date="2016-01-20T17:07:00Z">
            <w:rPr>
              <w:b/>
            </w:rPr>
          </w:rPrChange>
        </w:rPr>
      </w:pPr>
      <w:r w:rsidRPr="0020295F">
        <w:rPr>
          <w:rPrChange w:id="4718" w:author="Jan Kelemen" w:date="2016-01-20T17:07:00Z">
            <w:rPr>
              <w:b/>
            </w:rPr>
          </w:rPrChange>
        </w:rPr>
        <w:t>PK = {commentID}</w:t>
      </w:r>
    </w:p>
    <w:p w14:paraId="636F00A8" w14:textId="0CDBDF1C" w:rsidR="00E644C7" w:rsidRPr="0020295F" w:rsidRDefault="00F40D12" w:rsidP="00D9128D">
      <w:pPr>
        <w:pStyle w:val="ListParagraph"/>
        <w:numPr>
          <w:ilvl w:val="0"/>
          <w:numId w:val="57"/>
        </w:numPr>
        <w:spacing w:after="160" w:line="259" w:lineRule="auto"/>
        <w:ind w:left="1800"/>
        <w:jc w:val="left"/>
        <w:rPr>
          <w:lang w:eastAsia="ar-SA"/>
          <w:rPrChange w:id="4719" w:author="Jan Kelemen" w:date="2016-01-20T17:07:00Z">
            <w:rPr>
              <w:b/>
              <w:lang w:eastAsia="ar-SA"/>
            </w:rPr>
          </w:rPrChange>
        </w:rPr>
      </w:pPr>
      <w:r w:rsidRPr="0020295F">
        <w:rPr>
          <w:lang w:eastAsia="ar-SA"/>
          <w:rPrChange w:id="4720" w:author="Jan Kelemen" w:date="2016-01-20T17:07:00Z">
            <w:rPr>
              <w:b/>
              <w:lang w:eastAsia="ar-SA"/>
            </w:rPr>
          </w:rPrChange>
        </w:rPr>
        <w:t>FK = {mealID} =&gt; Meal</w:t>
      </w:r>
      <w:r w:rsidR="00E644C7" w:rsidRPr="0020295F">
        <w:rPr>
          <w:lang w:eastAsia="ar-SA"/>
          <w:rPrChange w:id="4721" w:author="Jan Kelemen" w:date="2016-01-20T17:07:00Z">
            <w:rPr>
              <w:b/>
              <w:lang w:eastAsia="ar-SA"/>
            </w:rPr>
          </w:rPrChange>
        </w:rPr>
        <w:br w:type="page"/>
      </w:r>
    </w:p>
    <w:p w14:paraId="6F77B742" w14:textId="77777777" w:rsidR="00F40D12" w:rsidRPr="0020295F" w:rsidRDefault="00F40D12" w:rsidP="00C84CCF">
      <w:pPr>
        <w:ind w:left="1080"/>
        <w:rPr>
          <w:rPrChange w:id="4722" w:author="Jan Kelemen" w:date="2016-01-20T17:07:00Z">
            <w:rPr/>
          </w:rPrChange>
        </w:rPr>
      </w:pPr>
      <w:r w:rsidRPr="0020295F">
        <w:rPr>
          <w:rPrChange w:id="4723" w:author="Jan Kelemen" w:date="2016-01-20T17:07:00Z">
            <w:rPr>
              <w:b/>
            </w:rPr>
          </w:rPrChange>
        </w:rPr>
        <w:lastRenderedPageBreak/>
        <w:t>Order</w:t>
      </w:r>
    </w:p>
    <w:p w14:paraId="5EBE4F98" w14:textId="77777777" w:rsidR="00F40D12" w:rsidRPr="0020295F" w:rsidRDefault="00F40D12" w:rsidP="00C84CCF">
      <w:pPr>
        <w:pStyle w:val="ListParagraph"/>
        <w:numPr>
          <w:ilvl w:val="0"/>
          <w:numId w:val="58"/>
        </w:numPr>
        <w:ind w:left="1800"/>
        <w:rPr>
          <w:rPrChange w:id="4724" w:author="Jan Kelemen" w:date="2016-01-20T17:07:00Z">
            <w:rPr/>
          </w:rPrChange>
        </w:rPr>
      </w:pPr>
      <w:r w:rsidRPr="0020295F">
        <w:rPr>
          <w:rPrChange w:id="4725" w:author="Jan Kelemen" w:date="2016-01-20T17:07:00Z">
            <w:rPr/>
          </w:rPrChange>
        </w:rPr>
        <w:t>orderID INT(10) – šifra narudžbe</w:t>
      </w:r>
    </w:p>
    <w:p w14:paraId="4600545C" w14:textId="77777777" w:rsidR="00F40D12" w:rsidRPr="0020295F" w:rsidRDefault="00F40D12" w:rsidP="00C84CCF">
      <w:pPr>
        <w:pStyle w:val="ListParagraph"/>
        <w:numPr>
          <w:ilvl w:val="0"/>
          <w:numId w:val="58"/>
        </w:numPr>
        <w:ind w:left="1800"/>
        <w:rPr>
          <w:rPrChange w:id="4726" w:author="Jan Kelemen" w:date="2016-01-20T17:07:00Z">
            <w:rPr/>
          </w:rPrChange>
        </w:rPr>
      </w:pPr>
      <w:r w:rsidRPr="0020295F">
        <w:rPr>
          <w:rPrChange w:id="4727" w:author="Jan Kelemen" w:date="2016-01-20T17:07:00Z">
            <w:rPr/>
          </w:rPrChange>
        </w:rPr>
        <w:t>customerName NVARCHAR(50)– ime klijenta</w:t>
      </w:r>
    </w:p>
    <w:p w14:paraId="15B1149B" w14:textId="77777777" w:rsidR="00F40D12" w:rsidRPr="0020295F" w:rsidRDefault="00F40D12" w:rsidP="00C84CCF">
      <w:pPr>
        <w:pStyle w:val="ListParagraph"/>
        <w:numPr>
          <w:ilvl w:val="0"/>
          <w:numId w:val="58"/>
        </w:numPr>
        <w:ind w:left="1800"/>
        <w:rPr>
          <w:rPrChange w:id="4728" w:author="Jan Kelemen" w:date="2016-01-20T17:07:00Z">
            <w:rPr/>
          </w:rPrChange>
        </w:rPr>
      </w:pPr>
      <w:r w:rsidRPr="0020295F">
        <w:rPr>
          <w:rPrChange w:id="4729" w:author="Jan Kelemen" w:date="2016-01-20T17:07:00Z">
            <w:rPr/>
          </w:rPrChange>
        </w:rPr>
        <w:t>customerEmail VARCHAR(254) – email klijenta</w:t>
      </w:r>
    </w:p>
    <w:p w14:paraId="45704737" w14:textId="77777777" w:rsidR="00F40D12" w:rsidRPr="0020295F" w:rsidRDefault="00F40D12" w:rsidP="00C84CCF">
      <w:pPr>
        <w:pStyle w:val="ListParagraph"/>
        <w:numPr>
          <w:ilvl w:val="0"/>
          <w:numId w:val="58"/>
        </w:numPr>
        <w:ind w:left="1800"/>
        <w:rPr>
          <w:rPrChange w:id="4730" w:author="Jan Kelemen" w:date="2016-01-20T17:07:00Z">
            <w:rPr/>
          </w:rPrChange>
        </w:rPr>
      </w:pPr>
      <w:r w:rsidRPr="0020295F">
        <w:rPr>
          <w:rPrChange w:id="4731" w:author="Jan Kelemen" w:date="2016-01-20T17:07:00Z">
            <w:rPr/>
          </w:rPrChange>
        </w:rPr>
        <w:t>customerPhoneNumber VARCHAR(15) – telefonski broj klijenta</w:t>
      </w:r>
    </w:p>
    <w:p w14:paraId="7F68D8B3" w14:textId="77777777" w:rsidR="00F40D12" w:rsidRPr="0020295F" w:rsidRDefault="00F40D12" w:rsidP="00C84CCF">
      <w:pPr>
        <w:pStyle w:val="ListParagraph"/>
        <w:numPr>
          <w:ilvl w:val="0"/>
          <w:numId w:val="58"/>
        </w:numPr>
        <w:ind w:left="1800"/>
        <w:rPr>
          <w:rPrChange w:id="4732" w:author="Jan Kelemen" w:date="2016-01-20T17:07:00Z">
            <w:rPr/>
          </w:rPrChange>
        </w:rPr>
      </w:pPr>
      <w:r w:rsidRPr="0020295F">
        <w:rPr>
          <w:rPrChange w:id="4733" w:author="Jan Kelemen" w:date="2016-01-20T17:07:00Z">
            <w:rPr/>
          </w:rPrChange>
        </w:rPr>
        <w:t>address NVARCHAR(255) – adresa za dostavu narudžbe</w:t>
      </w:r>
    </w:p>
    <w:p w14:paraId="52484E46" w14:textId="77777777" w:rsidR="00F40D12" w:rsidRPr="0020295F" w:rsidRDefault="00F40D12" w:rsidP="00C84CCF">
      <w:pPr>
        <w:pStyle w:val="ListParagraph"/>
        <w:numPr>
          <w:ilvl w:val="0"/>
          <w:numId w:val="58"/>
        </w:numPr>
        <w:ind w:left="1800"/>
        <w:rPr>
          <w:rPrChange w:id="4734" w:author="Jan Kelemen" w:date="2016-01-20T17:07:00Z">
            <w:rPr/>
          </w:rPrChange>
        </w:rPr>
      </w:pPr>
      <w:r w:rsidRPr="0020295F">
        <w:rPr>
          <w:rPrChange w:id="4735" w:author="Jan Kelemen" w:date="2016-01-20T17:07:00Z">
            <w:rPr/>
          </w:rPrChange>
        </w:rPr>
        <w:t>orderDate DATETIME – vrijeme narudžbe</w:t>
      </w:r>
    </w:p>
    <w:p w14:paraId="3AEFB12A" w14:textId="77777777" w:rsidR="00F40D12" w:rsidRPr="0020295F" w:rsidRDefault="00F40D12" w:rsidP="00C84CCF">
      <w:pPr>
        <w:pStyle w:val="ListParagraph"/>
        <w:numPr>
          <w:ilvl w:val="0"/>
          <w:numId w:val="58"/>
        </w:numPr>
        <w:ind w:left="1800"/>
        <w:rPr>
          <w:rPrChange w:id="4736" w:author="Jan Kelemen" w:date="2016-01-20T17:07:00Z">
            <w:rPr/>
          </w:rPrChange>
        </w:rPr>
      </w:pPr>
      <w:r w:rsidRPr="0020295F">
        <w:rPr>
          <w:rPrChange w:id="4737" w:author="Jan Kelemen" w:date="2016-01-20T17:07:00Z">
            <w:rPr/>
          </w:rPrChange>
        </w:rPr>
        <w:t>acceptanceDate DATETIME – vrijeme zaprimanja narudžbe</w:t>
      </w:r>
    </w:p>
    <w:p w14:paraId="186C7B04" w14:textId="77777777" w:rsidR="00F40D12" w:rsidRPr="0020295F" w:rsidRDefault="00F40D12" w:rsidP="00C84CCF">
      <w:pPr>
        <w:pStyle w:val="ListParagraph"/>
        <w:numPr>
          <w:ilvl w:val="0"/>
          <w:numId w:val="58"/>
        </w:numPr>
        <w:ind w:left="1800"/>
        <w:rPr>
          <w:rPrChange w:id="4738" w:author="Jan Kelemen" w:date="2016-01-20T17:07:00Z">
            <w:rPr/>
          </w:rPrChange>
        </w:rPr>
      </w:pPr>
      <w:r w:rsidRPr="0020295F">
        <w:rPr>
          <w:rPrChange w:id="4739" w:author="Jan Kelemen" w:date="2016-01-20T17:07:00Z">
            <w:rPr/>
          </w:rPrChange>
        </w:rPr>
        <w:t>employeeID INT(10) – šifra djelatnika koji je zaprimio narudžbu</w:t>
      </w:r>
    </w:p>
    <w:p w14:paraId="14B80B5E" w14:textId="77777777" w:rsidR="00F40D12" w:rsidRPr="0020295F" w:rsidRDefault="00F40D12" w:rsidP="00C84CCF">
      <w:pPr>
        <w:pStyle w:val="ListParagraph"/>
        <w:numPr>
          <w:ilvl w:val="0"/>
          <w:numId w:val="58"/>
        </w:numPr>
        <w:ind w:left="1800"/>
        <w:rPr>
          <w:rPrChange w:id="4740" w:author="Jan Kelemen" w:date="2016-01-20T17:07:00Z">
            <w:rPr/>
          </w:rPrChange>
        </w:rPr>
      </w:pPr>
      <w:r w:rsidRPr="0020295F">
        <w:rPr>
          <w:rPrChange w:id="4741" w:author="Jan Kelemen" w:date="2016-01-20T17:07:00Z">
            <w:rPr/>
          </w:rPrChange>
        </w:rPr>
        <w:t>totalPrice SMALLMONEY – ukupna cijena</w:t>
      </w:r>
    </w:p>
    <w:p w14:paraId="7398D07D" w14:textId="77777777" w:rsidR="00F40D12" w:rsidRPr="0020295F" w:rsidRDefault="00F40D12" w:rsidP="00C84CCF">
      <w:pPr>
        <w:pStyle w:val="ListParagraph"/>
        <w:numPr>
          <w:ilvl w:val="0"/>
          <w:numId w:val="58"/>
        </w:numPr>
        <w:ind w:left="1800"/>
        <w:rPr>
          <w:lang w:eastAsia="ar-SA"/>
          <w:rPrChange w:id="4742" w:author="Jan Kelemen" w:date="2016-01-20T17:07:00Z">
            <w:rPr>
              <w:b/>
              <w:lang w:eastAsia="ar-SA"/>
            </w:rPr>
          </w:rPrChange>
        </w:rPr>
      </w:pPr>
      <w:r w:rsidRPr="0020295F">
        <w:rPr>
          <w:lang w:eastAsia="ar-SA"/>
          <w:rPrChange w:id="4743" w:author="Jan Kelemen" w:date="2016-01-20T17:07:00Z">
            <w:rPr>
              <w:b/>
              <w:lang w:eastAsia="ar-SA"/>
            </w:rPr>
          </w:rPrChange>
        </w:rPr>
        <w:t>PK = {orderID}</w:t>
      </w:r>
    </w:p>
    <w:p w14:paraId="48834638" w14:textId="77777777" w:rsidR="00F40D12" w:rsidRPr="0020295F" w:rsidRDefault="00F40D12" w:rsidP="00C84CCF">
      <w:pPr>
        <w:pStyle w:val="ListParagraph"/>
        <w:numPr>
          <w:ilvl w:val="0"/>
          <w:numId w:val="58"/>
        </w:numPr>
        <w:ind w:left="1800"/>
        <w:rPr>
          <w:lang w:eastAsia="ar-SA"/>
          <w:rPrChange w:id="4744" w:author="Jan Kelemen" w:date="2016-01-20T17:07:00Z">
            <w:rPr>
              <w:b/>
              <w:lang w:eastAsia="ar-SA"/>
            </w:rPr>
          </w:rPrChange>
        </w:rPr>
      </w:pPr>
      <w:r w:rsidRPr="0020295F">
        <w:rPr>
          <w:lang w:eastAsia="ar-SA"/>
          <w:rPrChange w:id="4745" w:author="Jan Kelemen" w:date="2016-01-20T17:07:00Z">
            <w:rPr>
              <w:b/>
              <w:lang w:eastAsia="ar-SA"/>
            </w:rPr>
          </w:rPrChange>
        </w:rPr>
        <w:t>FK = {employeeID} =&gt; Employee</w:t>
      </w:r>
    </w:p>
    <w:p w14:paraId="6F29A117" w14:textId="11BF8F61" w:rsidR="00F40D12" w:rsidRPr="0020295F" w:rsidRDefault="00F40D12" w:rsidP="00C84CCF">
      <w:pPr>
        <w:ind w:left="1080"/>
        <w:rPr>
          <w:rPrChange w:id="4746" w:author="Jan Kelemen" w:date="2016-01-20T17:07:00Z">
            <w:rPr>
              <w:b/>
            </w:rPr>
          </w:rPrChange>
        </w:rPr>
      </w:pPr>
      <w:r w:rsidRPr="0020295F">
        <w:rPr>
          <w:rPrChange w:id="4747" w:author="Jan Kelemen" w:date="2016-01-20T17:07:00Z">
            <w:rPr>
              <w:b/>
            </w:rPr>
          </w:rPrChange>
        </w:rPr>
        <w:t>OrderDetail</w:t>
      </w:r>
    </w:p>
    <w:p w14:paraId="2B15EBE3" w14:textId="77777777" w:rsidR="00F40D12" w:rsidRPr="0020295F" w:rsidRDefault="00F40D12" w:rsidP="00C84CCF">
      <w:pPr>
        <w:pStyle w:val="ListParagraph"/>
        <w:numPr>
          <w:ilvl w:val="0"/>
          <w:numId w:val="59"/>
        </w:numPr>
        <w:ind w:left="1800"/>
        <w:rPr>
          <w:rPrChange w:id="4748" w:author="Jan Kelemen" w:date="2016-01-20T17:07:00Z">
            <w:rPr/>
          </w:rPrChange>
        </w:rPr>
      </w:pPr>
      <w:r w:rsidRPr="0020295F">
        <w:rPr>
          <w:rPrChange w:id="4749" w:author="Jan Kelemen" w:date="2016-01-20T17:07:00Z">
            <w:rPr/>
          </w:rPrChange>
        </w:rPr>
        <w:t>orderID INT(10) – šifra narudžbe</w:t>
      </w:r>
    </w:p>
    <w:p w14:paraId="0307391D" w14:textId="77777777" w:rsidR="00F40D12" w:rsidRPr="0020295F" w:rsidRDefault="00F40D12" w:rsidP="00C84CCF">
      <w:pPr>
        <w:pStyle w:val="ListParagraph"/>
        <w:numPr>
          <w:ilvl w:val="0"/>
          <w:numId w:val="59"/>
        </w:numPr>
        <w:ind w:left="1800"/>
        <w:rPr>
          <w:rPrChange w:id="4750" w:author="Jan Kelemen" w:date="2016-01-20T17:07:00Z">
            <w:rPr/>
          </w:rPrChange>
        </w:rPr>
      </w:pPr>
      <w:r w:rsidRPr="0020295F">
        <w:rPr>
          <w:rPrChange w:id="4751" w:author="Jan Kelemen" w:date="2016-01-20T17:07:00Z">
            <w:rPr/>
          </w:rPrChange>
        </w:rPr>
        <w:t>mealID INT(10) – šifra jela</w:t>
      </w:r>
    </w:p>
    <w:p w14:paraId="4726B240" w14:textId="77777777" w:rsidR="00F40D12" w:rsidRPr="0020295F" w:rsidRDefault="00F40D12" w:rsidP="00C84CCF">
      <w:pPr>
        <w:pStyle w:val="ListParagraph"/>
        <w:numPr>
          <w:ilvl w:val="0"/>
          <w:numId w:val="59"/>
        </w:numPr>
        <w:ind w:left="1800"/>
        <w:rPr>
          <w:rPrChange w:id="4752" w:author="Jan Kelemen" w:date="2016-01-20T17:07:00Z">
            <w:rPr/>
          </w:rPrChange>
        </w:rPr>
      </w:pPr>
      <w:r w:rsidRPr="0020295F">
        <w:rPr>
          <w:rPrChange w:id="4753" w:author="Jan Kelemen" w:date="2016-01-20T17:07:00Z">
            <w:rPr/>
          </w:rPrChange>
        </w:rPr>
        <w:t>mealTypeName NVARCHAR(50) – ime vrste jela</w:t>
      </w:r>
    </w:p>
    <w:p w14:paraId="32911B3E" w14:textId="77777777" w:rsidR="00F40D12" w:rsidRPr="0020295F" w:rsidRDefault="00F40D12" w:rsidP="00C84CCF">
      <w:pPr>
        <w:pStyle w:val="ListParagraph"/>
        <w:numPr>
          <w:ilvl w:val="0"/>
          <w:numId w:val="59"/>
        </w:numPr>
        <w:ind w:left="1800"/>
        <w:rPr>
          <w:rPrChange w:id="4754" w:author="Jan Kelemen" w:date="2016-01-20T17:07:00Z">
            <w:rPr/>
          </w:rPrChange>
        </w:rPr>
      </w:pPr>
      <w:r w:rsidRPr="0020295F">
        <w:rPr>
          <w:rPrChange w:id="4755" w:author="Jan Kelemen" w:date="2016-01-20T17:07:00Z">
            <w:rPr/>
          </w:rPrChange>
        </w:rPr>
        <w:t>count INT(10) – količina jela</w:t>
      </w:r>
    </w:p>
    <w:p w14:paraId="03CEE9C7" w14:textId="77777777" w:rsidR="00F40D12" w:rsidRPr="0020295F" w:rsidRDefault="00F40D12" w:rsidP="00C84CCF">
      <w:pPr>
        <w:pStyle w:val="ListParagraph"/>
        <w:numPr>
          <w:ilvl w:val="0"/>
          <w:numId w:val="59"/>
        </w:numPr>
        <w:ind w:left="1800"/>
        <w:rPr>
          <w:lang w:eastAsia="ar-SA"/>
          <w:rPrChange w:id="4756" w:author="Jan Kelemen" w:date="2016-01-20T17:07:00Z">
            <w:rPr>
              <w:b/>
              <w:lang w:eastAsia="ar-SA"/>
            </w:rPr>
          </w:rPrChange>
        </w:rPr>
      </w:pPr>
      <w:r w:rsidRPr="0020295F">
        <w:rPr>
          <w:lang w:eastAsia="ar-SA"/>
          <w:rPrChange w:id="4757" w:author="Jan Kelemen" w:date="2016-01-20T17:07:00Z">
            <w:rPr>
              <w:b/>
              <w:lang w:eastAsia="ar-SA"/>
            </w:rPr>
          </w:rPrChange>
        </w:rPr>
        <w:t>PK = {orderID, mealID, mealTypeName}</w:t>
      </w:r>
    </w:p>
    <w:p w14:paraId="33EB1903" w14:textId="77777777" w:rsidR="00F40D12" w:rsidRPr="0020295F" w:rsidRDefault="00F40D12" w:rsidP="00C84CCF">
      <w:pPr>
        <w:pStyle w:val="ListParagraph"/>
        <w:numPr>
          <w:ilvl w:val="0"/>
          <w:numId w:val="59"/>
        </w:numPr>
        <w:ind w:left="1800"/>
        <w:rPr>
          <w:lang w:eastAsia="ar-SA"/>
          <w:rPrChange w:id="4758" w:author="Jan Kelemen" w:date="2016-01-20T17:07:00Z">
            <w:rPr>
              <w:b/>
              <w:lang w:eastAsia="ar-SA"/>
            </w:rPr>
          </w:rPrChange>
        </w:rPr>
      </w:pPr>
      <w:r w:rsidRPr="0020295F">
        <w:rPr>
          <w:lang w:eastAsia="ar-SA"/>
          <w:rPrChange w:id="4759" w:author="Jan Kelemen" w:date="2016-01-20T17:07:00Z">
            <w:rPr>
              <w:b/>
              <w:lang w:eastAsia="ar-SA"/>
            </w:rPr>
          </w:rPrChange>
        </w:rPr>
        <w:t>FK = {orderID} =&gt; Order</w:t>
      </w:r>
    </w:p>
    <w:p w14:paraId="5D2B57E3" w14:textId="77777777" w:rsidR="00F40D12" w:rsidRPr="0020295F" w:rsidRDefault="00F40D12" w:rsidP="00C84CCF">
      <w:pPr>
        <w:pStyle w:val="ListParagraph"/>
        <w:numPr>
          <w:ilvl w:val="0"/>
          <w:numId w:val="59"/>
        </w:numPr>
        <w:ind w:left="1800"/>
        <w:rPr>
          <w:lang w:eastAsia="ar-SA"/>
          <w:rPrChange w:id="4760" w:author="Jan Kelemen" w:date="2016-01-20T17:07:00Z">
            <w:rPr>
              <w:b/>
              <w:lang w:eastAsia="ar-SA"/>
            </w:rPr>
          </w:rPrChange>
        </w:rPr>
      </w:pPr>
      <w:r w:rsidRPr="0020295F">
        <w:rPr>
          <w:lang w:eastAsia="ar-SA"/>
          <w:rPrChange w:id="4761" w:author="Jan Kelemen" w:date="2016-01-20T17:07:00Z">
            <w:rPr>
              <w:b/>
              <w:lang w:eastAsia="ar-SA"/>
            </w:rPr>
          </w:rPrChange>
        </w:rPr>
        <w:t>FK = {mealID, mealTypeName} =&gt; MealType</w:t>
      </w:r>
    </w:p>
    <w:p w14:paraId="62D78A76" w14:textId="3FD443A8" w:rsidR="00F40D12" w:rsidRPr="0020295F" w:rsidRDefault="00F40D12" w:rsidP="00C84CCF">
      <w:pPr>
        <w:ind w:left="1080"/>
        <w:rPr>
          <w:rPrChange w:id="4762" w:author="Jan Kelemen" w:date="2016-01-20T17:07:00Z">
            <w:rPr>
              <w:b/>
            </w:rPr>
          </w:rPrChange>
        </w:rPr>
      </w:pPr>
      <w:r w:rsidRPr="0020295F">
        <w:rPr>
          <w:rPrChange w:id="4763" w:author="Jan Kelemen" w:date="2016-01-20T17:07:00Z">
            <w:rPr>
              <w:b/>
            </w:rPr>
          </w:rPrChange>
        </w:rPr>
        <w:t>OrderMealAddOn</w:t>
      </w:r>
    </w:p>
    <w:p w14:paraId="01E7B965" w14:textId="2D5EFC27" w:rsidR="00F40D12" w:rsidRPr="0020295F" w:rsidRDefault="00F40D12" w:rsidP="00C84CCF">
      <w:pPr>
        <w:pStyle w:val="ListParagraph"/>
        <w:numPr>
          <w:ilvl w:val="0"/>
          <w:numId w:val="60"/>
        </w:numPr>
        <w:ind w:left="1800"/>
        <w:rPr>
          <w:lang w:eastAsia="ar-SA"/>
          <w:rPrChange w:id="4764" w:author="Jan Kelemen" w:date="2016-01-20T17:07:00Z">
            <w:rPr>
              <w:lang w:eastAsia="ar-SA"/>
            </w:rPr>
          </w:rPrChange>
        </w:rPr>
      </w:pPr>
      <w:r w:rsidRPr="0020295F">
        <w:rPr>
          <w:rPrChange w:id="4765" w:author="Jan Kelemen" w:date="2016-01-20T17:07:00Z">
            <w:rPr/>
          </w:rPrChange>
        </w:rPr>
        <w:t>order</w:t>
      </w:r>
      <w:r w:rsidR="008C4056" w:rsidRPr="0020295F">
        <w:rPr>
          <w:rPrChange w:id="4766" w:author="Jan Kelemen" w:date="2016-01-20T17:07:00Z">
            <w:rPr/>
          </w:rPrChange>
        </w:rPr>
        <w:t>Detail</w:t>
      </w:r>
      <w:r w:rsidRPr="0020295F">
        <w:rPr>
          <w:rPrChange w:id="4767" w:author="Jan Kelemen" w:date="2016-01-20T17:07:00Z">
            <w:rPr/>
          </w:rPrChange>
        </w:rPr>
        <w:t xml:space="preserve">ID INT(10)  – šifra </w:t>
      </w:r>
      <w:r w:rsidR="00AA5CC8" w:rsidRPr="0020295F">
        <w:rPr>
          <w:rPrChange w:id="4768" w:author="Jan Kelemen" w:date="2016-01-20T17:07:00Z">
            <w:rPr/>
          </w:rPrChange>
        </w:rPr>
        <w:t xml:space="preserve">detalja </w:t>
      </w:r>
      <w:r w:rsidRPr="0020295F">
        <w:rPr>
          <w:rPrChange w:id="4769" w:author="Jan Kelemen" w:date="2016-01-20T17:07:00Z">
            <w:rPr/>
          </w:rPrChange>
        </w:rPr>
        <w:t>narudžbe</w:t>
      </w:r>
    </w:p>
    <w:p w14:paraId="31B54890" w14:textId="77777777" w:rsidR="00F40D12" w:rsidRPr="0020295F" w:rsidRDefault="00F40D12" w:rsidP="00C84CCF">
      <w:pPr>
        <w:pStyle w:val="ListParagraph"/>
        <w:numPr>
          <w:ilvl w:val="0"/>
          <w:numId w:val="60"/>
        </w:numPr>
        <w:ind w:left="1800"/>
        <w:rPr>
          <w:rPrChange w:id="4770" w:author="Jan Kelemen" w:date="2016-01-20T17:07:00Z">
            <w:rPr/>
          </w:rPrChange>
        </w:rPr>
      </w:pPr>
      <w:r w:rsidRPr="0020295F">
        <w:rPr>
          <w:rPrChange w:id="4771" w:author="Jan Kelemen" w:date="2016-01-20T17:07:00Z">
            <w:rPr/>
          </w:rPrChange>
        </w:rPr>
        <w:t>addOnName NVARCHAR(50) – ime dodatka jelu</w:t>
      </w:r>
    </w:p>
    <w:p w14:paraId="12AD77E2" w14:textId="0E59555A" w:rsidR="00F40D12" w:rsidRPr="0020295F" w:rsidRDefault="00F40D12" w:rsidP="00C84CCF">
      <w:pPr>
        <w:pStyle w:val="ListParagraph"/>
        <w:numPr>
          <w:ilvl w:val="0"/>
          <w:numId w:val="60"/>
        </w:numPr>
        <w:ind w:left="1800"/>
        <w:rPr>
          <w:rPrChange w:id="4772" w:author="Jan Kelemen" w:date="2016-01-20T17:07:00Z">
            <w:rPr>
              <w:b/>
            </w:rPr>
          </w:rPrChange>
        </w:rPr>
      </w:pPr>
      <w:r w:rsidRPr="0020295F">
        <w:rPr>
          <w:rPrChange w:id="4773" w:author="Jan Kelemen" w:date="2016-01-20T17:07:00Z">
            <w:rPr>
              <w:b/>
            </w:rPr>
          </w:rPrChange>
        </w:rPr>
        <w:t>PK = {order</w:t>
      </w:r>
      <w:r w:rsidR="00AA5CC8" w:rsidRPr="0020295F">
        <w:rPr>
          <w:rPrChange w:id="4774" w:author="Jan Kelemen" w:date="2016-01-20T17:07:00Z">
            <w:rPr>
              <w:b/>
            </w:rPr>
          </w:rPrChange>
        </w:rPr>
        <w:t>Detail</w:t>
      </w:r>
      <w:r w:rsidRPr="0020295F">
        <w:rPr>
          <w:rPrChange w:id="4775" w:author="Jan Kelemen" w:date="2016-01-20T17:07:00Z">
            <w:rPr>
              <w:b/>
            </w:rPr>
          </w:rPrChange>
        </w:rPr>
        <w:t>ID, addOnName}</w:t>
      </w:r>
    </w:p>
    <w:p w14:paraId="23DCDC17" w14:textId="3DF68BB9" w:rsidR="00F40D12" w:rsidRPr="0020295F" w:rsidRDefault="00F40D12" w:rsidP="00C84CCF">
      <w:pPr>
        <w:pStyle w:val="ListParagraph"/>
        <w:numPr>
          <w:ilvl w:val="0"/>
          <w:numId w:val="60"/>
        </w:numPr>
        <w:ind w:left="1800"/>
        <w:rPr>
          <w:rPrChange w:id="4776" w:author="Jan Kelemen" w:date="2016-01-20T17:07:00Z">
            <w:rPr>
              <w:b/>
            </w:rPr>
          </w:rPrChange>
        </w:rPr>
      </w:pPr>
      <w:r w:rsidRPr="0020295F">
        <w:rPr>
          <w:rPrChange w:id="4777" w:author="Jan Kelemen" w:date="2016-01-20T17:07:00Z">
            <w:rPr>
              <w:b/>
            </w:rPr>
          </w:rPrChange>
        </w:rPr>
        <w:t>FK = {order</w:t>
      </w:r>
      <w:r w:rsidR="00AA5CC8" w:rsidRPr="0020295F">
        <w:rPr>
          <w:rPrChange w:id="4778" w:author="Jan Kelemen" w:date="2016-01-20T17:07:00Z">
            <w:rPr>
              <w:b/>
            </w:rPr>
          </w:rPrChange>
        </w:rPr>
        <w:t>Detail</w:t>
      </w:r>
      <w:r w:rsidRPr="0020295F">
        <w:rPr>
          <w:rPrChange w:id="4779" w:author="Jan Kelemen" w:date="2016-01-20T17:07:00Z">
            <w:rPr>
              <w:b/>
            </w:rPr>
          </w:rPrChange>
        </w:rPr>
        <w:t>ID} =&gt; Order</w:t>
      </w:r>
      <w:r w:rsidR="00AA5CC8" w:rsidRPr="0020295F">
        <w:rPr>
          <w:rPrChange w:id="4780" w:author="Jan Kelemen" w:date="2016-01-20T17:07:00Z">
            <w:rPr>
              <w:b/>
            </w:rPr>
          </w:rPrChange>
        </w:rPr>
        <w:t>Detail</w:t>
      </w:r>
    </w:p>
    <w:p w14:paraId="32961072" w14:textId="57D15DB2" w:rsidR="009E2F05" w:rsidRPr="0020295F" w:rsidRDefault="009E2F05" w:rsidP="00D9128D">
      <w:pPr>
        <w:ind w:left="1440"/>
        <w:rPr>
          <w:rPrChange w:id="4781" w:author="Jan Kelemen" w:date="2016-01-20T17:07:00Z">
            <w:rPr/>
          </w:rPrChange>
        </w:rPr>
      </w:pPr>
      <w:r w:rsidRPr="0020295F">
        <w:rPr>
          <w:rPrChange w:id="4782" w:author="Jan Kelemen" w:date="2016-01-20T17:07:00Z">
            <w:rPr/>
          </w:rPrChange>
        </w:rPr>
        <w:br w:type="page"/>
      </w:r>
    </w:p>
    <w:p w14:paraId="35FD2728" w14:textId="77777777" w:rsidR="00151805" w:rsidRPr="0020295F" w:rsidRDefault="00F40D12" w:rsidP="00CF1609">
      <w:pPr>
        <w:keepNext/>
        <w:jc w:val="center"/>
        <w:rPr>
          <w:rPrChange w:id="4783" w:author="Jan Kelemen" w:date="2016-01-20T17:07:00Z">
            <w:rPr/>
          </w:rPrChange>
        </w:rPr>
      </w:pPr>
      <w:r w:rsidRPr="0020295F">
        <w:rPr>
          <w:noProof/>
          <w:lang w:eastAsia="hr-HR"/>
          <w:rPrChange w:id="4784" w:author="Jan Kelemen" w:date="2016-01-20T17:07:00Z">
            <w:rPr>
              <w:noProof/>
              <w:lang w:eastAsia="hr-HR"/>
            </w:rPr>
          </w:rPrChange>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435F8640" w:rsidR="00F40D12" w:rsidRPr="0020295F" w:rsidRDefault="00151805" w:rsidP="00CF1609">
      <w:pPr>
        <w:pStyle w:val="Caption"/>
        <w:jc w:val="center"/>
        <w:rPr>
          <w:b w:val="0"/>
          <w:rPrChange w:id="4785" w:author="Jan Kelemen" w:date="2016-01-20T17:07:00Z">
            <w:rPr/>
          </w:rPrChange>
        </w:rPr>
      </w:pPr>
      <w:bookmarkStart w:id="4786" w:name="_Toc441072945"/>
      <w:r w:rsidRPr="0020295F">
        <w:rPr>
          <w:b w:val="0"/>
          <w:rPrChange w:id="4787" w:author="Jan Kelemen" w:date="2016-01-20T17:07:00Z">
            <w:rPr/>
          </w:rPrChange>
        </w:rPr>
        <w:t xml:space="preserve">Slika </w:t>
      </w:r>
      <w:ins w:id="4788" w:author="Jan Kelemen" w:date="2016-01-20T17:03:00Z">
        <w:r w:rsidR="0020295F" w:rsidRPr="0020295F">
          <w:rPr>
            <w:b w:val="0"/>
            <w:rPrChange w:id="4789" w:author="Jan Kelemen" w:date="2016-01-20T17:07:00Z">
              <w:rPr/>
            </w:rPrChange>
          </w:rPr>
          <w:fldChar w:fldCharType="begin"/>
        </w:r>
        <w:r w:rsidR="0020295F" w:rsidRPr="0020295F">
          <w:rPr>
            <w:b w:val="0"/>
            <w:rPrChange w:id="4790" w:author="Jan Kelemen" w:date="2016-01-20T17:07:00Z">
              <w:rPr/>
            </w:rPrChange>
          </w:rPr>
          <w:instrText xml:space="preserve"> STYLEREF 2 \s </w:instrText>
        </w:r>
      </w:ins>
      <w:r w:rsidR="0020295F" w:rsidRPr="0020295F">
        <w:rPr>
          <w:b w:val="0"/>
          <w:rPrChange w:id="4791" w:author="Jan Kelemen" w:date="2016-01-20T17:07:00Z">
            <w:rPr/>
          </w:rPrChange>
        </w:rPr>
        <w:fldChar w:fldCharType="separate"/>
      </w:r>
      <w:r w:rsidR="0020295F" w:rsidRPr="0020295F">
        <w:rPr>
          <w:b w:val="0"/>
          <w:noProof/>
          <w:rPrChange w:id="4792" w:author="Jan Kelemen" w:date="2016-01-20T17:07:00Z">
            <w:rPr>
              <w:noProof/>
            </w:rPr>
          </w:rPrChange>
        </w:rPr>
        <w:t>6.1</w:t>
      </w:r>
      <w:ins w:id="4793" w:author="Jan Kelemen" w:date="2016-01-20T17:03:00Z">
        <w:r w:rsidR="0020295F" w:rsidRPr="0020295F">
          <w:rPr>
            <w:b w:val="0"/>
            <w:rPrChange w:id="4794" w:author="Jan Kelemen" w:date="2016-01-20T17:07:00Z">
              <w:rPr/>
            </w:rPrChange>
          </w:rPr>
          <w:fldChar w:fldCharType="end"/>
        </w:r>
        <w:r w:rsidR="0020295F" w:rsidRPr="0020295F">
          <w:rPr>
            <w:b w:val="0"/>
            <w:rPrChange w:id="4795" w:author="Jan Kelemen" w:date="2016-01-20T17:07:00Z">
              <w:rPr/>
            </w:rPrChange>
          </w:rPr>
          <w:noBreakHyphen/>
        </w:r>
        <w:r w:rsidR="0020295F" w:rsidRPr="0020295F">
          <w:rPr>
            <w:b w:val="0"/>
            <w:rPrChange w:id="4796" w:author="Jan Kelemen" w:date="2016-01-20T17:07:00Z">
              <w:rPr/>
            </w:rPrChange>
          </w:rPr>
          <w:fldChar w:fldCharType="begin"/>
        </w:r>
        <w:r w:rsidR="0020295F" w:rsidRPr="0020295F">
          <w:rPr>
            <w:b w:val="0"/>
            <w:rPrChange w:id="4797" w:author="Jan Kelemen" w:date="2016-01-20T17:07:00Z">
              <w:rPr/>
            </w:rPrChange>
          </w:rPr>
          <w:instrText xml:space="preserve"> SEQ Slika \* ARABIC \s 2 </w:instrText>
        </w:r>
      </w:ins>
      <w:r w:rsidR="0020295F" w:rsidRPr="0020295F">
        <w:rPr>
          <w:b w:val="0"/>
          <w:rPrChange w:id="4798" w:author="Jan Kelemen" w:date="2016-01-20T17:07:00Z">
            <w:rPr/>
          </w:rPrChange>
        </w:rPr>
        <w:fldChar w:fldCharType="separate"/>
      </w:r>
      <w:ins w:id="4799" w:author="Jan Kelemen" w:date="2016-01-20T17:03:00Z">
        <w:r w:rsidR="0020295F" w:rsidRPr="0020295F">
          <w:rPr>
            <w:b w:val="0"/>
            <w:noProof/>
            <w:rPrChange w:id="4800" w:author="Jan Kelemen" w:date="2016-01-20T17:07:00Z">
              <w:rPr>
                <w:noProof/>
              </w:rPr>
            </w:rPrChange>
          </w:rPr>
          <w:t>3</w:t>
        </w:r>
        <w:r w:rsidR="0020295F" w:rsidRPr="0020295F">
          <w:rPr>
            <w:b w:val="0"/>
            <w:rPrChange w:id="4801" w:author="Jan Kelemen" w:date="2016-01-20T17:07:00Z">
              <w:rPr/>
            </w:rPrChange>
          </w:rPr>
          <w:fldChar w:fldCharType="end"/>
        </w:r>
      </w:ins>
      <w:del w:id="4802" w:author="Jan Kelemen" w:date="2016-01-20T16:53:00Z">
        <w:r w:rsidR="00D51D8A" w:rsidRPr="0020295F" w:rsidDel="008142BA">
          <w:rPr>
            <w:b w:val="0"/>
            <w:rPrChange w:id="4803" w:author="Jan Kelemen" w:date="2016-01-20T17:07:00Z">
              <w:rPr/>
            </w:rPrChange>
          </w:rPr>
          <w:fldChar w:fldCharType="begin"/>
        </w:r>
        <w:r w:rsidR="00D51D8A" w:rsidRPr="0020295F" w:rsidDel="008142BA">
          <w:rPr>
            <w:b w:val="0"/>
            <w:rPrChange w:id="4804" w:author="Jan Kelemen" w:date="2016-01-20T17:07:00Z">
              <w:rPr/>
            </w:rPrChange>
          </w:rPr>
          <w:delInstrText xml:space="preserve"> STYLEREF 2 \s </w:delInstrText>
        </w:r>
        <w:r w:rsidR="00D51D8A" w:rsidRPr="0020295F" w:rsidDel="008142BA">
          <w:rPr>
            <w:b w:val="0"/>
            <w:rPrChange w:id="4805" w:author="Jan Kelemen" w:date="2016-01-20T17:07:00Z">
              <w:rPr/>
            </w:rPrChange>
          </w:rPr>
          <w:fldChar w:fldCharType="separate"/>
        </w:r>
        <w:r w:rsidR="001E5B16" w:rsidRPr="0020295F" w:rsidDel="008142BA">
          <w:rPr>
            <w:b w:val="0"/>
            <w:noProof/>
            <w:rPrChange w:id="4806" w:author="Jan Kelemen" w:date="2016-01-20T17:07:00Z">
              <w:rPr>
                <w:noProof/>
              </w:rPr>
            </w:rPrChange>
          </w:rPr>
          <w:delText>6.1</w:delText>
        </w:r>
        <w:r w:rsidR="00D51D8A" w:rsidRPr="0020295F" w:rsidDel="008142BA">
          <w:rPr>
            <w:b w:val="0"/>
            <w:noProof/>
            <w:rPrChange w:id="4807" w:author="Jan Kelemen" w:date="2016-01-20T17:07:00Z">
              <w:rPr>
                <w:noProof/>
              </w:rPr>
            </w:rPrChange>
          </w:rPr>
          <w:fldChar w:fldCharType="end"/>
        </w:r>
        <w:r w:rsidR="00DD773E" w:rsidRPr="0020295F" w:rsidDel="008142BA">
          <w:rPr>
            <w:b w:val="0"/>
            <w:rPrChange w:id="4808" w:author="Jan Kelemen" w:date="2016-01-20T17:07:00Z">
              <w:rPr/>
            </w:rPrChange>
          </w:rPr>
          <w:delText>.</w:delText>
        </w:r>
        <w:r w:rsidR="00D51D8A" w:rsidRPr="0020295F" w:rsidDel="008142BA">
          <w:rPr>
            <w:b w:val="0"/>
            <w:rPrChange w:id="4809" w:author="Jan Kelemen" w:date="2016-01-20T17:07:00Z">
              <w:rPr/>
            </w:rPrChange>
          </w:rPr>
          <w:fldChar w:fldCharType="begin"/>
        </w:r>
        <w:r w:rsidR="00D51D8A" w:rsidRPr="0020295F" w:rsidDel="008142BA">
          <w:rPr>
            <w:b w:val="0"/>
            <w:rPrChange w:id="4810" w:author="Jan Kelemen" w:date="2016-01-20T17:07:00Z">
              <w:rPr/>
            </w:rPrChange>
          </w:rPr>
          <w:delInstrText xml:space="preserve"> SEQ Slika \* ARABIC \s 2 </w:delInstrText>
        </w:r>
        <w:r w:rsidR="00D51D8A" w:rsidRPr="0020295F" w:rsidDel="008142BA">
          <w:rPr>
            <w:b w:val="0"/>
            <w:rPrChange w:id="4811" w:author="Jan Kelemen" w:date="2016-01-20T17:07:00Z">
              <w:rPr/>
            </w:rPrChange>
          </w:rPr>
          <w:fldChar w:fldCharType="separate"/>
        </w:r>
        <w:r w:rsidR="001E5B16" w:rsidRPr="0020295F" w:rsidDel="008142BA">
          <w:rPr>
            <w:b w:val="0"/>
            <w:noProof/>
            <w:rPrChange w:id="4812" w:author="Jan Kelemen" w:date="2016-01-20T17:07:00Z">
              <w:rPr>
                <w:noProof/>
              </w:rPr>
            </w:rPrChange>
          </w:rPr>
          <w:delText>3</w:delText>
        </w:r>
        <w:r w:rsidR="00D51D8A" w:rsidRPr="0020295F" w:rsidDel="008142BA">
          <w:rPr>
            <w:b w:val="0"/>
            <w:noProof/>
            <w:rPrChange w:id="4813" w:author="Jan Kelemen" w:date="2016-01-20T17:07:00Z">
              <w:rPr>
                <w:noProof/>
              </w:rPr>
            </w:rPrChange>
          </w:rPr>
          <w:fldChar w:fldCharType="end"/>
        </w:r>
      </w:del>
      <w:r w:rsidRPr="0020295F">
        <w:rPr>
          <w:b w:val="0"/>
          <w:rPrChange w:id="4814" w:author="Jan Kelemen" w:date="2016-01-20T17:07:00Z">
            <w:rPr/>
          </w:rPrChange>
        </w:rPr>
        <w:t xml:space="preserve"> ER model baze podataka</w:t>
      </w:r>
      <w:bookmarkEnd w:id="4786"/>
    </w:p>
    <w:p w14:paraId="624A23A7" w14:textId="77777777" w:rsidR="00F40D12" w:rsidRPr="0020295F" w:rsidRDefault="00F40D12" w:rsidP="00F40D12">
      <w:pPr>
        <w:rPr>
          <w:bCs/>
          <w:sz w:val="20"/>
          <w:rPrChange w:id="4815" w:author="Jan Kelemen" w:date="2016-01-20T17:07:00Z">
            <w:rPr>
              <w:bCs/>
              <w:sz w:val="20"/>
            </w:rPr>
          </w:rPrChange>
        </w:rPr>
      </w:pPr>
    </w:p>
    <w:p w14:paraId="0B6B9EF0" w14:textId="6A9E0048" w:rsidR="00F40D12" w:rsidRPr="0020295F" w:rsidRDefault="00F40D12">
      <w:pPr>
        <w:spacing w:after="160" w:line="259" w:lineRule="auto"/>
        <w:jc w:val="left"/>
        <w:rPr>
          <w:rFonts w:ascii="Arial" w:hAnsi="Arial" w:cs="Arial"/>
          <w:szCs w:val="24"/>
          <w:rPrChange w:id="4816" w:author="Jan Kelemen" w:date="2016-01-20T17:07:00Z">
            <w:rPr>
              <w:rFonts w:ascii="Arial" w:hAnsi="Arial" w:cs="Arial"/>
              <w:szCs w:val="24"/>
            </w:rPr>
          </w:rPrChange>
        </w:rPr>
      </w:pPr>
      <w:r w:rsidRPr="0020295F">
        <w:rPr>
          <w:rFonts w:ascii="Arial" w:hAnsi="Arial" w:cs="Arial"/>
          <w:szCs w:val="24"/>
          <w:rPrChange w:id="4817" w:author="Jan Kelemen" w:date="2016-01-20T17:07:00Z">
            <w:rPr>
              <w:rFonts w:ascii="Arial" w:hAnsi="Arial" w:cs="Arial"/>
              <w:szCs w:val="24"/>
            </w:rPr>
          </w:rPrChange>
        </w:rPr>
        <w:br w:type="page"/>
      </w:r>
    </w:p>
    <w:p w14:paraId="42330290" w14:textId="77777777" w:rsidR="00F40D12" w:rsidRPr="0020295F" w:rsidRDefault="00F40D12" w:rsidP="009E444A">
      <w:pPr>
        <w:pStyle w:val="Heading2"/>
        <w:rPr>
          <w:rPrChange w:id="4818" w:author="Jan Kelemen" w:date="2016-01-20T17:07:00Z">
            <w:rPr/>
          </w:rPrChange>
        </w:rPr>
      </w:pPr>
      <w:bookmarkStart w:id="4819" w:name="_Toc431806052"/>
      <w:bookmarkStart w:id="4820" w:name="_Toc441072966"/>
      <w:r w:rsidRPr="0020295F">
        <w:rPr>
          <w:rPrChange w:id="4821" w:author="Jan Kelemen" w:date="2016-01-20T17:07:00Z">
            <w:rPr/>
          </w:rPrChange>
        </w:rPr>
        <w:lastRenderedPageBreak/>
        <w:t>Dijagram razreda s opisom</w:t>
      </w:r>
      <w:bookmarkEnd w:id="4819"/>
      <w:bookmarkEnd w:id="4820"/>
    </w:p>
    <w:p w14:paraId="39F6139F" w14:textId="20E7A8DF" w:rsidR="00F40D12" w:rsidRPr="0020295F" w:rsidRDefault="00F40D12" w:rsidP="00647055">
      <w:pPr>
        <w:shd w:val="clear" w:color="auto" w:fill="FFFFFF"/>
        <w:spacing w:before="100" w:beforeAutospacing="1"/>
        <w:ind w:firstLine="709"/>
        <w:textAlignment w:val="baseline"/>
        <w:rPr>
          <w:rFonts w:eastAsia="Arial" w:cs="Times New Roman"/>
          <w:szCs w:val="24"/>
          <w:rPrChange w:id="4822" w:author="Jan Kelemen" w:date="2016-01-20T17:07:00Z">
            <w:rPr>
              <w:rFonts w:eastAsia="Arial" w:cs="Times New Roman"/>
              <w:szCs w:val="24"/>
            </w:rPr>
          </w:rPrChange>
        </w:rPr>
      </w:pPr>
      <w:r w:rsidRPr="0020295F">
        <w:rPr>
          <w:rFonts w:eastAsia="Arial" w:cs="Times New Roman"/>
          <w:szCs w:val="24"/>
          <w:rPrChange w:id="4823" w:author="Jan Kelemen" w:date="2016-01-20T17:07:00Z">
            <w:rPr>
              <w:rFonts w:eastAsia="Arial" w:cs="Times New Roman"/>
              <w:szCs w:val="24"/>
            </w:rPr>
          </w:rPrChange>
        </w:rPr>
        <w:t>Trenutni dijagram razreda sadrži prikaz</w:t>
      </w:r>
      <w:r w:rsidR="00FC50EE" w:rsidRPr="0020295F">
        <w:rPr>
          <w:rFonts w:eastAsia="Arial" w:cs="Times New Roman"/>
          <w:szCs w:val="24"/>
          <w:rPrChange w:id="4824" w:author="Jan Kelemen" w:date="2016-01-20T17:07:00Z">
            <w:rPr>
              <w:rFonts w:eastAsia="Arial" w:cs="Times New Roman"/>
              <w:szCs w:val="24"/>
            </w:rPr>
          </w:rPrChange>
        </w:rPr>
        <w:t>e</w:t>
      </w:r>
      <w:r w:rsidRPr="0020295F">
        <w:rPr>
          <w:rFonts w:eastAsia="Arial" w:cs="Times New Roman"/>
          <w:szCs w:val="24"/>
          <w:rPrChange w:id="4825" w:author="Jan Kelemen" w:date="2016-01-20T17:07:00Z">
            <w:rPr>
              <w:rFonts w:eastAsia="Arial" w:cs="Times New Roman"/>
              <w:szCs w:val="24"/>
            </w:rPr>
          </w:rPrChange>
        </w:rPr>
        <w:t xml:space="preserve"> svih modela korištenih u komunikaciji između baze podat</w:t>
      </w:r>
      <w:r w:rsidR="00CF1609" w:rsidRPr="0020295F">
        <w:rPr>
          <w:rFonts w:eastAsia="Arial" w:cs="Times New Roman"/>
          <w:szCs w:val="24"/>
          <w:rPrChange w:id="4826" w:author="Jan Kelemen" w:date="2016-01-20T17:07:00Z">
            <w:rPr>
              <w:rFonts w:eastAsia="Arial" w:cs="Times New Roman"/>
              <w:szCs w:val="24"/>
            </w:rPr>
          </w:rPrChange>
        </w:rPr>
        <w:t>aka i kontrolera (Slika 6.</w:t>
      </w:r>
      <w:r w:rsidR="00FC50EE" w:rsidRPr="0020295F">
        <w:rPr>
          <w:rFonts w:eastAsia="Arial" w:cs="Times New Roman"/>
          <w:szCs w:val="24"/>
          <w:rPrChange w:id="4827" w:author="Jan Kelemen" w:date="2016-01-20T17:07:00Z">
            <w:rPr>
              <w:rFonts w:eastAsia="Arial" w:cs="Times New Roman"/>
              <w:szCs w:val="24"/>
            </w:rPr>
          </w:rPrChange>
        </w:rPr>
        <w:t>1.2</w:t>
      </w:r>
      <w:r w:rsidR="004A0E36" w:rsidRPr="0020295F">
        <w:rPr>
          <w:rFonts w:eastAsia="Arial" w:cs="Times New Roman"/>
          <w:szCs w:val="24"/>
          <w:rPrChange w:id="4828" w:author="Jan Kelemen" w:date="2016-01-20T17:07:00Z">
            <w:rPr>
              <w:rFonts w:eastAsia="Arial" w:cs="Times New Roman"/>
              <w:szCs w:val="24"/>
            </w:rPr>
          </w:rPrChange>
        </w:rPr>
        <w:t xml:space="preserve"> MVC obrazac</w:t>
      </w:r>
      <w:r w:rsidRPr="0020295F">
        <w:rPr>
          <w:rFonts w:eastAsia="Arial" w:cs="Times New Roman"/>
          <w:szCs w:val="24"/>
          <w:rPrChange w:id="4829" w:author="Jan Kelemen" w:date="2016-01-20T17:07:00Z">
            <w:rPr>
              <w:rFonts w:eastAsia="Arial" w:cs="Times New Roman"/>
              <w:szCs w:val="24"/>
            </w:rPr>
          </w:rPrChange>
        </w:rPr>
        <w:t>) i one zadužene za komunikaciju između kontrolera i pogleda.</w:t>
      </w:r>
    </w:p>
    <w:p w14:paraId="305B9547" w14:textId="77777777" w:rsidR="00F40D12" w:rsidRPr="0020295F" w:rsidRDefault="00F40D12" w:rsidP="00647055">
      <w:pPr>
        <w:shd w:val="clear" w:color="auto" w:fill="FFFFFF"/>
        <w:spacing w:before="120"/>
        <w:ind w:firstLine="709"/>
        <w:textAlignment w:val="baseline"/>
        <w:rPr>
          <w:rFonts w:eastAsia="Arial" w:cs="Times New Roman"/>
          <w:szCs w:val="24"/>
          <w:rPrChange w:id="4830" w:author="Jan Kelemen" w:date="2016-01-20T17:07:00Z">
            <w:rPr>
              <w:rFonts w:eastAsia="Arial" w:cs="Times New Roman"/>
              <w:b/>
              <w:szCs w:val="24"/>
            </w:rPr>
          </w:rPrChange>
        </w:rPr>
      </w:pPr>
      <w:r w:rsidRPr="0020295F">
        <w:rPr>
          <w:rFonts w:eastAsia="Arial" w:cs="Times New Roman"/>
          <w:szCs w:val="24"/>
          <w:rPrChange w:id="4831" w:author="Jan Kelemen" w:date="2016-01-20T17:07:00Z">
            <w:rPr>
              <w:rFonts w:eastAsia="Arial" w:cs="Times New Roman"/>
              <w:b/>
              <w:szCs w:val="24"/>
            </w:rPr>
          </w:rPrChange>
        </w:rPr>
        <w:t>Employee</w:t>
      </w:r>
      <w:r w:rsidRPr="0020295F">
        <w:rPr>
          <w:rFonts w:eastAsia="Arial" w:cs="Times New Roman"/>
          <w:szCs w:val="24"/>
          <w:rPrChange w:id="4832" w:author="Jan Kelemen" w:date="2016-01-20T17:07:00Z">
            <w:rPr>
              <w:rFonts w:eastAsia="Arial" w:cs="Times New Roman"/>
              <w:szCs w:val="24"/>
            </w:rPr>
          </w:rPrChange>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20295F" w:rsidRDefault="00F40D12" w:rsidP="00647055">
      <w:pPr>
        <w:shd w:val="clear" w:color="auto" w:fill="FFFFFF"/>
        <w:spacing w:before="120"/>
        <w:ind w:firstLine="709"/>
        <w:textAlignment w:val="baseline"/>
        <w:rPr>
          <w:rFonts w:eastAsia="Arial" w:cs="Times New Roman"/>
          <w:szCs w:val="24"/>
          <w:rPrChange w:id="4833" w:author="Jan Kelemen" w:date="2016-01-20T17:07:00Z">
            <w:rPr>
              <w:rFonts w:eastAsia="Arial" w:cs="Times New Roman"/>
              <w:szCs w:val="24"/>
            </w:rPr>
          </w:rPrChange>
        </w:rPr>
      </w:pPr>
      <w:r w:rsidRPr="0020295F">
        <w:rPr>
          <w:rFonts w:eastAsia="Arial" w:cs="Times New Roman"/>
          <w:szCs w:val="24"/>
          <w:rPrChange w:id="4834" w:author="Jan Kelemen" w:date="2016-01-20T17:07:00Z">
            <w:rPr>
              <w:rFonts w:eastAsia="Arial" w:cs="Times New Roman"/>
              <w:b/>
              <w:szCs w:val="24"/>
            </w:rPr>
          </w:rPrChange>
        </w:rPr>
        <w:t>Comment</w:t>
      </w:r>
      <w:r w:rsidRPr="0020295F">
        <w:rPr>
          <w:rFonts w:eastAsia="Arial" w:cs="Times New Roman"/>
          <w:szCs w:val="24"/>
          <w:rPrChange w:id="4835" w:author="Jan Kelemen" w:date="2016-01-20T17:07:00Z">
            <w:rPr>
              <w:rFonts w:eastAsia="Arial" w:cs="Times New Roman"/>
              <w:szCs w:val="24"/>
            </w:rPr>
          </w:rPrChange>
        </w:rPr>
        <w:t xml:space="preserve"> razred predstavlja komentar na jelo ili restoran. Uz komentar potrebno je ostaviti i ocjenu. U komentaru čuvamo korisničko ime korisnika koji je ostavio komentar.</w:t>
      </w:r>
    </w:p>
    <w:p w14:paraId="2BD1A4CE" w14:textId="77777777" w:rsidR="00F40D12" w:rsidRPr="0020295F" w:rsidRDefault="00F40D12" w:rsidP="00647055">
      <w:pPr>
        <w:shd w:val="clear" w:color="auto" w:fill="FFFFFF"/>
        <w:spacing w:before="120"/>
        <w:ind w:firstLine="709"/>
        <w:textAlignment w:val="baseline"/>
        <w:rPr>
          <w:rFonts w:eastAsia="Arial" w:cs="Times New Roman"/>
          <w:szCs w:val="24"/>
          <w:rPrChange w:id="4836" w:author="Jan Kelemen" w:date="2016-01-20T17:07:00Z">
            <w:rPr>
              <w:rFonts w:eastAsia="Arial" w:cs="Times New Roman"/>
              <w:szCs w:val="24"/>
            </w:rPr>
          </w:rPrChange>
        </w:rPr>
      </w:pPr>
      <w:r w:rsidRPr="0020295F">
        <w:rPr>
          <w:rFonts w:eastAsia="Arial" w:cs="Times New Roman"/>
          <w:szCs w:val="24"/>
          <w:rPrChange w:id="4837" w:author="Jan Kelemen" w:date="2016-01-20T17:07:00Z">
            <w:rPr>
              <w:rFonts w:eastAsia="Arial" w:cs="Times New Roman"/>
              <w:b/>
              <w:szCs w:val="24"/>
            </w:rPr>
          </w:rPrChange>
        </w:rPr>
        <w:t>Category</w:t>
      </w:r>
      <w:r w:rsidRPr="0020295F">
        <w:rPr>
          <w:rFonts w:eastAsia="Arial" w:cs="Times New Roman"/>
          <w:szCs w:val="24"/>
          <w:rPrChange w:id="4838" w:author="Jan Kelemen" w:date="2016-01-20T17:07:00Z">
            <w:rPr>
              <w:rFonts w:eastAsia="Arial" w:cs="Times New Roman"/>
              <w:szCs w:val="24"/>
            </w:rPr>
          </w:rPrChange>
        </w:rPr>
        <w:t xml:space="preserve"> razred predstavlja kategoriju jela. Za kategoriju čuvamo samo ime kategorije.</w:t>
      </w:r>
    </w:p>
    <w:p w14:paraId="24AC446F" w14:textId="77777777" w:rsidR="00F40D12" w:rsidRPr="0020295F" w:rsidRDefault="00F40D12" w:rsidP="00647055">
      <w:pPr>
        <w:shd w:val="clear" w:color="auto" w:fill="FFFFFF"/>
        <w:spacing w:before="120"/>
        <w:ind w:firstLine="709"/>
        <w:textAlignment w:val="baseline"/>
        <w:rPr>
          <w:rFonts w:eastAsia="Arial" w:cs="Times New Roman"/>
          <w:szCs w:val="24"/>
          <w:rPrChange w:id="4839" w:author="Jan Kelemen" w:date="2016-01-20T17:07:00Z">
            <w:rPr>
              <w:rFonts w:eastAsia="Arial" w:cs="Times New Roman"/>
              <w:szCs w:val="24"/>
            </w:rPr>
          </w:rPrChange>
        </w:rPr>
      </w:pPr>
      <w:r w:rsidRPr="0020295F">
        <w:rPr>
          <w:rFonts w:eastAsia="Arial" w:cs="Times New Roman"/>
          <w:szCs w:val="24"/>
          <w:rPrChange w:id="4840" w:author="Jan Kelemen" w:date="2016-01-20T17:07:00Z">
            <w:rPr>
              <w:rFonts w:eastAsia="Arial" w:cs="Times New Roman"/>
              <w:b/>
              <w:szCs w:val="24"/>
            </w:rPr>
          </w:rPrChange>
        </w:rPr>
        <w:t>Meal</w:t>
      </w:r>
      <w:r w:rsidRPr="0020295F">
        <w:rPr>
          <w:rFonts w:eastAsia="Arial" w:cs="Times New Roman"/>
          <w:szCs w:val="24"/>
          <w:rPrChange w:id="4841" w:author="Jan Kelemen" w:date="2016-01-20T17:07:00Z">
            <w:rPr>
              <w:rFonts w:eastAsia="Arial" w:cs="Times New Roman"/>
              <w:szCs w:val="24"/>
            </w:rPr>
          </w:rPrChange>
        </w:rPr>
        <w:t xml:space="preserve"> predstavlja jelo. Za njega čuvamo ime, opis jela te putanju do slike na poslužitelju. Svako jelo pripada točno jednoj kategoriji.</w:t>
      </w:r>
    </w:p>
    <w:p w14:paraId="7FCA28BE" w14:textId="77777777" w:rsidR="00F40D12" w:rsidRPr="0020295F" w:rsidRDefault="00F40D12" w:rsidP="00647055">
      <w:pPr>
        <w:shd w:val="clear" w:color="auto" w:fill="FFFFFF"/>
        <w:spacing w:before="120"/>
        <w:ind w:firstLine="709"/>
        <w:textAlignment w:val="baseline"/>
        <w:rPr>
          <w:rFonts w:eastAsia="Arial" w:cs="Times New Roman"/>
          <w:szCs w:val="24"/>
          <w:rPrChange w:id="4842" w:author="Jan Kelemen" w:date="2016-01-20T17:07:00Z">
            <w:rPr>
              <w:rFonts w:eastAsia="Arial" w:cs="Times New Roman"/>
              <w:szCs w:val="24"/>
            </w:rPr>
          </w:rPrChange>
        </w:rPr>
      </w:pPr>
      <w:r w:rsidRPr="0020295F">
        <w:rPr>
          <w:rFonts w:eastAsia="Arial" w:cs="Times New Roman"/>
          <w:szCs w:val="24"/>
          <w:rPrChange w:id="4843" w:author="Jan Kelemen" w:date="2016-01-20T17:07:00Z">
            <w:rPr>
              <w:rFonts w:eastAsia="Arial" w:cs="Times New Roman"/>
              <w:b/>
              <w:szCs w:val="24"/>
            </w:rPr>
          </w:rPrChange>
        </w:rPr>
        <w:t>MealType</w:t>
      </w:r>
      <w:r w:rsidRPr="0020295F">
        <w:rPr>
          <w:rFonts w:eastAsia="Arial" w:cs="Times New Roman"/>
          <w:szCs w:val="24"/>
          <w:rPrChange w:id="4844" w:author="Jan Kelemen" w:date="2016-01-20T17:07:00Z">
            <w:rPr>
              <w:rFonts w:eastAsia="Arial" w:cs="Times New Roman"/>
              <w:szCs w:val="24"/>
            </w:rPr>
          </w:rPrChange>
        </w:rPr>
        <w:t xml:space="preserve"> predstavlja vrstu jela. Dakle, svako jelo ima više vrsta. Referencira se na Meal pomoću mealID parametra. Također, za svaku vrstu jela spremamo i cijenu.</w:t>
      </w:r>
    </w:p>
    <w:p w14:paraId="5CC53D6D" w14:textId="77777777" w:rsidR="00647055" w:rsidRPr="0020295F" w:rsidRDefault="00F40D12" w:rsidP="00647055">
      <w:pPr>
        <w:shd w:val="clear" w:color="auto" w:fill="FFFFFF"/>
        <w:spacing w:before="120"/>
        <w:ind w:firstLine="709"/>
        <w:textAlignment w:val="baseline"/>
        <w:rPr>
          <w:rFonts w:eastAsia="Arial" w:cs="Times New Roman"/>
          <w:szCs w:val="24"/>
          <w:rPrChange w:id="4845" w:author="Jan Kelemen" w:date="2016-01-20T17:07:00Z">
            <w:rPr>
              <w:rFonts w:eastAsia="Arial" w:cs="Times New Roman"/>
              <w:szCs w:val="24"/>
            </w:rPr>
          </w:rPrChange>
        </w:rPr>
      </w:pPr>
      <w:r w:rsidRPr="0020295F">
        <w:rPr>
          <w:rFonts w:eastAsia="Arial" w:cs="Times New Roman"/>
          <w:szCs w:val="24"/>
          <w:rPrChange w:id="4846" w:author="Jan Kelemen" w:date="2016-01-20T17:07:00Z">
            <w:rPr>
              <w:rFonts w:eastAsia="Arial" w:cs="Times New Roman"/>
              <w:b/>
              <w:szCs w:val="24"/>
            </w:rPr>
          </w:rPrChange>
        </w:rPr>
        <w:t>AddOn</w:t>
      </w:r>
      <w:r w:rsidRPr="0020295F">
        <w:rPr>
          <w:rFonts w:eastAsia="Arial" w:cs="Times New Roman"/>
          <w:szCs w:val="24"/>
          <w:rPrChange w:id="4847" w:author="Jan Kelemen" w:date="2016-01-20T17:07:00Z">
            <w:rPr>
              <w:rFonts w:eastAsia="Arial" w:cs="Times New Roman"/>
              <w:szCs w:val="24"/>
            </w:rPr>
          </w:rPrChange>
        </w:rPr>
        <w:t xml:space="preserve"> razred predstavlja dodatak jelu. Za svaki dodatak čuvamo ime i cijenu.</w:t>
      </w:r>
    </w:p>
    <w:p w14:paraId="0D3E6CC1" w14:textId="15D274D6" w:rsidR="00F40D12" w:rsidRPr="0020295F" w:rsidRDefault="00F40D12" w:rsidP="00647055">
      <w:pPr>
        <w:shd w:val="clear" w:color="auto" w:fill="FFFFFF"/>
        <w:spacing w:before="120"/>
        <w:ind w:firstLine="709"/>
        <w:textAlignment w:val="baseline"/>
        <w:rPr>
          <w:rFonts w:eastAsia="Arial" w:cs="Times New Roman"/>
          <w:szCs w:val="24"/>
          <w:rPrChange w:id="4848" w:author="Jan Kelemen" w:date="2016-01-20T17:07:00Z">
            <w:rPr>
              <w:rFonts w:eastAsia="Arial" w:cs="Times New Roman"/>
              <w:szCs w:val="24"/>
            </w:rPr>
          </w:rPrChange>
        </w:rPr>
      </w:pPr>
      <w:r w:rsidRPr="0020295F">
        <w:rPr>
          <w:rFonts w:eastAsia="Arial" w:cs="Times New Roman"/>
          <w:szCs w:val="24"/>
          <w:rPrChange w:id="4849" w:author="Jan Kelemen" w:date="2016-01-20T17:07:00Z">
            <w:rPr>
              <w:rFonts w:eastAsia="Arial" w:cs="Times New Roman"/>
              <w:b/>
              <w:szCs w:val="24"/>
            </w:rPr>
          </w:rPrChange>
        </w:rPr>
        <w:t>MealAddOn</w:t>
      </w:r>
      <w:r w:rsidRPr="0020295F">
        <w:rPr>
          <w:rFonts w:eastAsia="Arial" w:cs="Times New Roman"/>
          <w:szCs w:val="24"/>
          <w:rPrChange w:id="4850" w:author="Jan Kelemen" w:date="2016-01-20T17:07:00Z">
            <w:rPr>
              <w:rFonts w:eastAsia="Arial" w:cs="Times New Roman"/>
              <w:szCs w:val="24"/>
            </w:rPr>
          </w:rPrChange>
        </w:rPr>
        <w:t xml:space="preserve"> razred spaja određene dodatke s određenim jelom, jer nema smisla da sva jela imaju sve dodatke, npr. ćevapi s artičokama.</w:t>
      </w:r>
    </w:p>
    <w:p w14:paraId="2EDED838" w14:textId="77777777" w:rsidR="00F40D12" w:rsidRPr="0020295F" w:rsidRDefault="00F40D12" w:rsidP="00647055">
      <w:pPr>
        <w:shd w:val="clear" w:color="auto" w:fill="FFFFFF"/>
        <w:spacing w:before="120"/>
        <w:ind w:firstLine="709"/>
        <w:textAlignment w:val="baseline"/>
        <w:rPr>
          <w:rFonts w:eastAsia="Arial" w:cs="Times New Roman"/>
          <w:szCs w:val="24"/>
          <w:rPrChange w:id="4851" w:author="Jan Kelemen" w:date="2016-01-20T17:07:00Z">
            <w:rPr>
              <w:rFonts w:eastAsia="Arial" w:cs="Times New Roman"/>
              <w:szCs w:val="24"/>
            </w:rPr>
          </w:rPrChange>
        </w:rPr>
      </w:pPr>
      <w:r w:rsidRPr="0020295F">
        <w:rPr>
          <w:rFonts w:eastAsia="Arial" w:cs="Times New Roman"/>
          <w:szCs w:val="24"/>
          <w:rPrChange w:id="4852" w:author="Jan Kelemen" w:date="2016-01-20T17:07:00Z">
            <w:rPr>
              <w:rFonts w:eastAsia="Arial" w:cs="Times New Roman"/>
              <w:b/>
              <w:szCs w:val="24"/>
            </w:rPr>
          </w:rPrChange>
        </w:rPr>
        <w:t>Order</w:t>
      </w:r>
      <w:r w:rsidRPr="0020295F">
        <w:rPr>
          <w:rFonts w:eastAsia="Arial" w:cs="Times New Roman"/>
          <w:szCs w:val="24"/>
          <w:rPrChange w:id="4853" w:author="Jan Kelemen" w:date="2016-01-20T17:07:00Z">
            <w:rPr>
              <w:rFonts w:eastAsia="Arial" w:cs="Times New Roman"/>
              <w:szCs w:val="24"/>
            </w:rPr>
          </w:rPrChange>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79005DA3" w:rsidR="00F40D12" w:rsidRPr="0020295F" w:rsidRDefault="00516425" w:rsidP="00647055">
      <w:pPr>
        <w:shd w:val="clear" w:color="auto" w:fill="FFFFFF"/>
        <w:spacing w:before="120"/>
        <w:ind w:firstLine="709"/>
        <w:textAlignment w:val="baseline"/>
        <w:rPr>
          <w:rFonts w:eastAsia="Arial" w:cs="Times New Roman"/>
          <w:szCs w:val="24"/>
          <w:rPrChange w:id="4854" w:author="Jan Kelemen" w:date="2016-01-20T17:07:00Z">
            <w:rPr>
              <w:rFonts w:eastAsia="Arial" w:cs="Times New Roman"/>
              <w:szCs w:val="24"/>
            </w:rPr>
          </w:rPrChange>
        </w:rPr>
      </w:pPr>
      <w:r w:rsidRPr="0020295F">
        <w:rPr>
          <w:rFonts w:eastAsia="Arial" w:cs="Times New Roman"/>
          <w:szCs w:val="24"/>
          <w:rPrChange w:id="4855" w:author="Jan Kelemen" w:date="2016-01-20T17:07:00Z">
            <w:rPr>
              <w:rFonts w:eastAsia="Arial" w:cs="Times New Roman"/>
              <w:b/>
              <w:szCs w:val="24"/>
            </w:rPr>
          </w:rPrChange>
        </w:rPr>
        <w:t>Order</w:t>
      </w:r>
      <w:r w:rsidR="00F40D12" w:rsidRPr="0020295F">
        <w:rPr>
          <w:rFonts w:eastAsia="Arial" w:cs="Times New Roman"/>
          <w:szCs w:val="24"/>
          <w:rPrChange w:id="4856" w:author="Jan Kelemen" w:date="2016-01-20T17:07:00Z">
            <w:rPr>
              <w:rFonts w:eastAsia="Arial" w:cs="Times New Roman"/>
              <w:b/>
              <w:szCs w:val="24"/>
            </w:rPr>
          </w:rPrChange>
        </w:rPr>
        <w:t>Detail</w:t>
      </w:r>
      <w:r w:rsidR="00F40D12" w:rsidRPr="0020295F">
        <w:rPr>
          <w:rFonts w:eastAsia="Arial" w:cs="Times New Roman"/>
          <w:szCs w:val="24"/>
          <w:rPrChange w:id="4857" w:author="Jan Kelemen" w:date="2016-01-20T17:07:00Z">
            <w:rPr>
              <w:rFonts w:eastAsia="Arial" w:cs="Times New Roman"/>
              <w:szCs w:val="24"/>
            </w:rPr>
          </w:rPrChange>
        </w:rPr>
        <w:t xml:space="preserve"> razred spaja određenu narudžbu s jelima koji su naručeni pri toj narudžbi te njihovu količinu.</w:t>
      </w:r>
    </w:p>
    <w:p w14:paraId="1135D45B" w14:textId="43129B76" w:rsidR="00E644C7" w:rsidRPr="0020295F" w:rsidRDefault="00516425" w:rsidP="00647055">
      <w:pPr>
        <w:shd w:val="clear" w:color="auto" w:fill="FFFFFF"/>
        <w:spacing w:before="120"/>
        <w:ind w:firstLine="709"/>
        <w:textAlignment w:val="baseline"/>
        <w:rPr>
          <w:rFonts w:eastAsia="Arial" w:cs="Times New Roman"/>
          <w:szCs w:val="24"/>
          <w:rPrChange w:id="4858" w:author="Jan Kelemen" w:date="2016-01-20T17:07:00Z">
            <w:rPr>
              <w:rFonts w:eastAsia="Arial" w:cs="Times New Roman"/>
              <w:szCs w:val="24"/>
            </w:rPr>
          </w:rPrChange>
        </w:rPr>
      </w:pPr>
      <w:r w:rsidRPr="0020295F">
        <w:rPr>
          <w:rFonts w:eastAsia="Arial" w:cs="Times New Roman"/>
          <w:szCs w:val="24"/>
          <w:rPrChange w:id="4859" w:author="Jan Kelemen" w:date="2016-01-20T17:07:00Z">
            <w:rPr>
              <w:rFonts w:eastAsia="Arial" w:cs="Times New Roman"/>
              <w:b/>
              <w:szCs w:val="24"/>
            </w:rPr>
          </w:rPrChange>
        </w:rPr>
        <w:t>Orde</w:t>
      </w:r>
      <w:r w:rsidR="00F40D12" w:rsidRPr="0020295F">
        <w:rPr>
          <w:rFonts w:eastAsia="Arial" w:cs="Times New Roman"/>
          <w:szCs w:val="24"/>
          <w:rPrChange w:id="4860" w:author="Jan Kelemen" w:date="2016-01-20T17:07:00Z">
            <w:rPr>
              <w:rFonts w:eastAsia="Arial" w:cs="Times New Roman"/>
              <w:b/>
              <w:szCs w:val="24"/>
            </w:rPr>
          </w:rPrChange>
        </w:rPr>
        <w:t>rMealAddOn</w:t>
      </w:r>
      <w:r w:rsidR="00F40D12" w:rsidRPr="0020295F">
        <w:rPr>
          <w:rFonts w:eastAsia="Arial" w:cs="Times New Roman"/>
          <w:szCs w:val="24"/>
          <w:rPrChange w:id="4861" w:author="Jan Kelemen" w:date="2016-01-20T17:07:00Z">
            <w:rPr>
              <w:rFonts w:eastAsia="Arial" w:cs="Times New Roman"/>
              <w:szCs w:val="24"/>
            </w:rPr>
          </w:rPrChange>
        </w:rPr>
        <w:t xml:space="preserve"> razred spaja dodatke koji su naručeni s jelom iz određene narudžbe.</w:t>
      </w:r>
    </w:p>
    <w:p w14:paraId="3BE2C9FF" w14:textId="77777777" w:rsidR="00E644C7" w:rsidRPr="0020295F" w:rsidRDefault="00E644C7">
      <w:pPr>
        <w:spacing w:after="160" w:line="259" w:lineRule="auto"/>
        <w:jc w:val="left"/>
        <w:rPr>
          <w:rFonts w:eastAsia="Arial" w:cs="Times New Roman"/>
          <w:szCs w:val="24"/>
          <w:rPrChange w:id="4862" w:author="Jan Kelemen" w:date="2016-01-20T17:07:00Z">
            <w:rPr>
              <w:rFonts w:eastAsia="Arial" w:cs="Times New Roman"/>
              <w:szCs w:val="24"/>
            </w:rPr>
          </w:rPrChange>
        </w:rPr>
      </w:pPr>
      <w:r w:rsidRPr="0020295F">
        <w:rPr>
          <w:rFonts w:eastAsia="Arial" w:cs="Times New Roman"/>
          <w:szCs w:val="24"/>
          <w:rPrChange w:id="4863" w:author="Jan Kelemen" w:date="2016-01-20T17:07:00Z">
            <w:rPr>
              <w:rFonts w:eastAsia="Arial" w:cs="Times New Roman"/>
              <w:szCs w:val="24"/>
            </w:rPr>
          </w:rPrChange>
        </w:rPr>
        <w:br w:type="page"/>
      </w:r>
    </w:p>
    <w:p w14:paraId="25946481" w14:textId="5508FAA3" w:rsidR="002E0231" w:rsidRPr="0020295F" w:rsidRDefault="00C84CCF" w:rsidP="00C84CCF">
      <w:pPr>
        <w:keepNext/>
        <w:shd w:val="clear" w:color="auto" w:fill="FFFFFF"/>
        <w:spacing w:before="100" w:beforeAutospacing="1" w:after="100" w:afterAutospacing="1"/>
        <w:jc w:val="center"/>
        <w:textAlignment w:val="baseline"/>
        <w:rPr>
          <w:rPrChange w:id="4864" w:author="Jan Kelemen" w:date="2016-01-20T17:07:00Z">
            <w:rPr/>
          </w:rPrChange>
        </w:rPr>
      </w:pPr>
      <w:r w:rsidRPr="0020295F">
        <w:rPr>
          <w:noProof/>
          <w:lang w:eastAsia="hr-HR"/>
          <w:rPrChange w:id="4865" w:author="Jan Kelemen" w:date="2016-01-20T17:07:00Z">
            <w:rPr>
              <w:noProof/>
              <w:lang w:eastAsia="hr-HR"/>
            </w:rPr>
          </w:rPrChange>
        </w:rPr>
        <w:lastRenderedPageBreak/>
        <w:drawing>
          <wp:inline distT="0" distB="0" distL="0" distR="0" wp14:anchorId="5484238B" wp14:editId="4265976B">
            <wp:extent cx="5179827" cy="41719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7">
                      <a:extLst>
                        <a:ext uri="{28A0092B-C50C-407E-A947-70E740481C1C}">
                          <a14:useLocalDpi xmlns:a14="http://schemas.microsoft.com/office/drawing/2010/main" val="0"/>
                        </a:ext>
                      </a:extLst>
                    </a:blip>
                    <a:stretch>
                      <a:fillRect/>
                    </a:stretch>
                  </pic:blipFill>
                  <pic:spPr>
                    <a:xfrm>
                      <a:off x="0" y="0"/>
                      <a:ext cx="5179827" cy="4171950"/>
                    </a:xfrm>
                    <a:prstGeom prst="rect">
                      <a:avLst/>
                    </a:prstGeom>
                  </pic:spPr>
                </pic:pic>
              </a:graphicData>
            </a:graphic>
          </wp:inline>
        </w:drawing>
      </w:r>
    </w:p>
    <w:p w14:paraId="4AB97A5F" w14:textId="1644F3CB" w:rsidR="00F40D12" w:rsidRPr="0020295F" w:rsidRDefault="002E0231" w:rsidP="002E0231">
      <w:pPr>
        <w:pStyle w:val="Caption"/>
        <w:jc w:val="center"/>
        <w:rPr>
          <w:b w:val="0"/>
          <w:rPrChange w:id="4866" w:author="Jan Kelemen" w:date="2016-01-20T17:07:00Z">
            <w:rPr/>
          </w:rPrChange>
        </w:rPr>
      </w:pPr>
      <w:bookmarkStart w:id="4867" w:name="_Toc441072946"/>
      <w:r w:rsidRPr="0020295F">
        <w:rPr>
          <w:b w:val="0"/>
          <w:rPrChange w:id="4868" w:author="Jan Kelemen" w:date="2016-01-20T17:07:00Z">
            <w:rPr/>
          </w:rPrChange>
        </w:rPr>
        <w:t xml:space="preserve">Slika </w:t>
      </w:r>
      <w:ins w:id="4869" w:author="Jan Kelemen" w:date="2016-01-20T17:03:00Z">
        <w:r w:rsidR="0020295F" w:rsidRPr="0020295F">
          <w:rPr>
            <w:b w:val="0"/>
            <w:rPrChange w:id="4870" w:author="Jan Kelemen" w:date="2016-01-20T17:07:00Z">
              <w:rPr/>
            </w:rPrChange>
          </w:rPr>
          <w:fldChar w:fldCharType="begin"/>
        </w:r>
        <w:r w:rsidR="0020295F" w:rsidRPr="0020295F">
          <w:rPr>
            <w:b w:val="0"/>
            <w:rPrChange w:id="4871" w:author="Jan Kelemen" w:date="2016-01-20T17:07:00Z">
              <w:rPr/>
            </w:rPrChange>
          </w:rPr>
          <w:instrText xml:space="preserve"> STYLEREF 2 \s </w:instrText>
        </w:r>
      </w:ins>
      <w:r w:rsidR="0020295F" w:rsidRPr="0020295F">
        <w:rPr>
          <w:b w:val="0"/>
          <w:rPrChange w:id="4872" w:author="Jan Kelemen" w:date="2016-01-20T17:07:00Z">
            <w:rPr/>
          </w:rPrChange>
        </w:rPr>
        <w:fldChar w:fldCharType="separate"/>
      </w:r>
      <w:r w:rsidR="0020295F" w:rsidRPr="0020295F">
        <w:rPr>
          <w:b w:val="0"/>
          <w:noProof/>
          <w:rPrChange w:id="4873" w:author="Jan Kelemen" w:date="2016-01-20T17:07:00Z">
            <w:rPr>
              <w:noProof/>
            </w:rPr>
          </w:rPrChange>
        </w:rPr>
        <w:t>6.2</w:t>
      </w:r>
      <w:ins w:id="4874" w:author="Jan Kelemen" w:date="2016-01-20T17:03:00Z">
        <w:r w:rsidR="0020295F" w:rsidRPr="0020295F">
          <w:rPr>
            <w:b w:val="0"/>
            <w:rPrChange w:id="4875" w:author="Jan Kelemen" w:date="2016-01-20T17:07:00Z">
              <w:rPr/>
            </w:rPrChange>
          </w:rPr>
          <w:fldChar w:fldCharType="end"/>
        </w:r>
        <w:r w:rsidR="0020295F" w:rsidRPr="0020295F">
          <w:rPr>
            <w:b w:val="0"/>
            <w:rPrChange w:id="4876" w:author="Jan Kelemen" w:date="2016-01-20T17:07:00Z">
              <w:rPr/>
            </w:rPrChange>
          </w:rPr>
          <w:noBreakHyphen/>
        </w:r>
        <w:r w:rsidR="0020295F" w:rsidRPr="0020295F">
          <w:rPr>
            <w:b w:val="0"/>
            <w:rPrChange w:id="4877" w:author="Jan Kelemen" w:date="2016-01-20T17:07:00Z">
              <w:rPr/>
            </w:rPrChange>
          </w:rPr>
          <w:fldChar w:fldCharType="begin"/>
        </w:r>
        <w:r w:rsidR="0020295F" w:rsidRPr="0020295F">
          <w:rPr>
            <w:b w:val="0"/>
            <w:rPrChange w:id="4878" w:author="Jan Kelemen" w:date="2016-01-20T17:07:00Z">
              <w:rPr/>
            </w:rPrChange>
          </w:rPr>
          <w:instrText xml:space="preserve"> SEQ Slika \* ARABIC \s 2 </w:instrText>
        </w:r>
      </w:ins>
      <w:r w:rsidR="0020295F" w:rsidRPr="0020295F">
        <w:rPr>
          <w:b w:val="0"/>
          <w:rPrChange w:id="4879" w:author="Jan Kelemen" w:date="2016-01-20T17:07:00Z">
            <w:rPr/>
          </w:rPrChange>
        </w:rPr>
        <w:fldChar w:fldCharType="separate"/>
      </w:r>
      <w:ins w:id="4880" w:author="Jan Kelemen" w:date="2016-01-20T17:03:00Z">
        <w:r w:rsidR="0020295F" w:rsidRPr="0020295F">
          <w:rPr>
            <w:b w:val="0"/>
            <w:noProof/>
            <w:rPrChange w:id="4881" w:author="Jan Kelemen" w:date="2016-01-20T17:07:00Z">
              <w:rPr>
                <w:noProof/>
              </w:rPr>
            </w:rPrChange>
          </w:rPr>
          <w:t>1</w:t>
        </w:r>
        <w:r w:rsidR="0020295F" w:rsidRPr="0020295F">
          <w:rPr>
            <w:b w:val="0"/>
            <w:rPrChange w:id="4882" w:author="Jan Kelemen" w:date="2016-01-20T17:07:00Z">
              <w:rPr/>
            </w:rPrChange>
          </w:rPr>
          <w:fldChar w:fldCharType="end"/>
        </w:r>
      </w:ins>
      <w:del w:id="4883" w:author="Jan Kelemen" w:date="2016-01-20T16:53:00Z">
        <w:r w:rsidR="00D51D8A" w:rsidRPr="0020295F" w:rsidDel="008142BA">
          <w:rPr>
            <w:b w:val="0"/>
            <w:rPrChange w:id="4884" w:author="Jan Kelemen" w:date="2016-01-20T17:07:00Z">
              <w:rPr/>
            </w:rPrChange>
          </w:rPr>
          <w:fldChar w:fldCharType="begin"/>
        </w:r>
        <w:r w:rsidR="00D51D8A" w:rsidRPr="0020295F" w:rsidDel="008142BA">
          <w:rPr>
            <w:b w:val="0"/>
            <w:rPrChange w:id="4885" w:author="Jan Kelemen" w:date="2016-01-20T17:07:00Z">
              <w:rPr/>
            </w:rPrChange>
          </w:rPr>
          <w:delInstrText xml:space="preserve"> STYLEREF 2 \s </w:delInstrText>
        </w:r>
        <w:r w:rsidR="00D51D8A" w:rsidRPr="0020295F" w:rsidDel="008142BA">
          <w:rPr>
            <w:b w:val="0"/>
            <w:rPrChange w:id="4886" w:author="Jan Kelemen" w:date="2016-01-20T17:07:00Z">
              <w:rPr/>
            </w:rPrChange>
          </w:rPr>
          <w:fldChar w:fldCharType="separate"/>
        </w:r>
        <w:r w:rsidR="001E5B16" w:rsidRPr="0020295F" w:rsidDel="008142BA">
          <w:rPr>
            <w:b w:val="0"/>
            <w:noProof/>
            <w:rPrChange w:id="4887" w:author="Jan Kelemen" w:date="2016-01-20T17:07:00Z">
              <w:rPr>
                <w:noProof/>
              </w:rPr>
            </w:rPrChange>
          </w:rPr>
          <w:delText>6.2</w:delText>
        </w:r>
        <w:r w:rsidR="00D51D8A" w:rsidRPr="0020295F" w:rsidDel="008142BA">
          <w:rPr>
            <w:b w:val="0"/>
            <w:noProof/>
            <w:rPrChange w:id="4888" w:author="Jan Kelemen" w:date="2016-01-20T17:07:00Z">
              <w:rPr>
                <w:noProof/>
              </w:rPr>
            </w:rPrChange>
          </w:rPr>
          <w:fldChar w:fldCharType="end"/>
        </w:r>
        <w:r w:rsidR="00DD773E" w:rsidRPr="0020295F" w:rsidDel="008142BA">
          <w:rPr>
            <w:b w:val="0"/>
            <w:rPrChange w:id="4889" w:author="Jan Kelemen" w:date="2016-01-20T17:07:00Z">
              <w:rPr/>
            </w:rPrChange>
          </w:rPr>
          <w:delText>.</w:delText>
        </w:r>
        <w:r w:rsidR="00D51D8A" w:rsidRPr="0020295F" w:rsidDel="008142BA">
          <w:rPr>
            <w:b w:val="0"/>
            <w:rPrChange w:id="4890" w:author="Jan Kelemen" w:date="2016-01-20T17:07:00Z">
              <w:rPr/>
            </w:rPrChange>
          </w:rPr>
          <w:fldChar w:fldCharType="begin"/>
        </w:r>
        <w:r w:rsidR="00D51D8A" w:rsidRPr="0020295F" w:rsidDel="008142BA">
          <w:rPr>
            <w:b w:val="0"/>
            <w:rPrChange w:id="4891" w:author="Jan Kelemen" w:date="2016-01-20T17:07:00Z">
              <w:rPr/>
            </w:rPrChange>
          </w:rPr>
          <w:delInstrText xml:space="preserve"> SEQ Slika \* ARABIC \s 2 </w:delInstrText>
        </w:r>
        <w:r w:rsidR="00D51D8A" w:rsidRPr="0020295F" w:rsidDel="008142BA">
          <w:rPr>
            <w:b w:val="0"/>
            <w:rPrChange w:id="4892" w:author="Jan Kelemen" w:date="2016-01-20T17:07:00Z">
              <w:rPr/>
            </w:rPrChange>
          </w:rPr>
          <w:fldChar w:fldCharType="separate"/>
        </w:r>
        <w:r w:rsidR="001E5B16" w:rsidRPr="0020295F" w:rsidDel="008142BA">
          <w:rPr>
            <w:b w:val="0"/>
            <w:noProof/>
            <w:rPrChange w:id="4893" w:author="Jan Kelemen" w:date="2016-01-20T17:07:00Z">
              <w:rPr>
                <w:noProof/>
              </w:rPr>
            </w:rPrChange>
          </w:rPr>
          <w:delText>1</w:delText>
        </w:r>
        <w:r w:rsidR="00D51D8A" w:rsidRPr="0020295F" w:rsidDel="008142BA">
          <w:rPr>
            <w:b w:val="0"/>
            <w:noProof/>
            <w:rPrChange w:id="4894" w:author="Jan Kelemen" w:date="2016-01-20T17:07:00Z">
              <w:rPr>
                <w:noProof/>
              </w:rPr>
            </w:rPrChange>
          </w:rPr>
          <w:fldChar w:fldCharType="end"/>
        </w:r>
      </w:del>
      <w:r w:rsidRPr="0020295F">
        <w:rPr>
          <w:b w:val="0"/>
          <w:rPrChange w:id="4895" w:author="Jan Kelemen" w:date="2016-01-20T17:07:00Z">
            <w:rPr/>
          </w:rPrChange>
        </w:rPr>
        <w:t xml:space="preserve"> Dijagram razreda</w:t>
      </w:r>
      <w:bookmarkEnd w:id="4867"/>
    </w:p>
    <w:p w14:paraId="18CE630B" w14:textId="77777777" w:rsidR="00F40D12" w:rsidRPr="0020295F" w:rsidRDefault="00F40D12" w:rsidP="00F40D12">
      <w:pPr>
        <w:pStyle w:val="Normal1"/>
        <w:jc w:val="center"/>
        <w:rPr>
          <w:rPrChange w:id="4896" w:author="Jan Kelemen" w:date="2016-01-20T17:07:00Z">
            <w:rPr/>
          </w:rPrChange>
        </w:rPr>
      </w:pPr>
    </w:p>
    <w:p w14:paraId="40BA6441" w14:textId="5985301D" w:rsidR="00F40D12" w:rsidRPr="0020295F" w:rsidRDefault="00F40D12" w:rsidP="002E0231">
      <w:pPr>
        <w:pStyle w:val="Normal1"/>
        <w:tabs>
          <w:tab w:val="left" w:pos="1190"/>
        </w:tabs>
        <w:rPr>
          <w:rPrChange w:id="4897" w:author="Jan Kelemen" w:date="2016-01-20T17:07:00Z">
            <w:rPr/>
          </w:rPrChange>
        </w:rPr>
      </w:pPr>
      <w:bookmarkStart w:id="4898" w:name="h.4d34og8" w:colFirst="0" w:colLast="0"/>
      <w:bookmarkEnd w:id="4898"/>
    </w:p>
    <w:p w14:paraId="49A4E17D" w14:textId="77777777" w:rsidR="00F40D12" w:rsidRPr="0020295F" w:rsidRDefault="00F40D12" w:rsidP="00F40D12">
      <w:pPr>
        <w:pStyle w:val="Normal1"/>
        <w:rPr>
          <w:rPrChange w:id="4899" w:author="Jan Kelemen" w:date="2016-01-20T17:07:00Z">
            <w:rPr/>
          </w:rPrChange>
        </w:rPr>
      </w:pPr>
      <w:r w:rsidRPr="0020295F">
        <w:rPr>
          <w:rPrChange w:id="4900" w:author="Jan Kelemen" w:date="2016-01-20T17:07:00Z">
            <w:rPr/>
          </w:rPrChange>
        </w:rPr>
        <w:br w:type="page"/>
      </w:r>
    </w:p>
    <w:p w14:paraId="556B4403" w14:textId="77777777" w:rsidR="00F40D12" w:rsidRPr="0020295F" w:rsidRDefault="00F40D12" w:rsidP="009E444A">
      <w:pPr>
        <w:pStyle w:val="Heading2"/>
        <w:rPr>
          <w:rPrChange w:id="4901" w:author="Jan Kelemen" w:date="2016-01-20T17:07:00Z">
            <w:rPr/>
          </w:rPrChange>
        </w:rPr>
      </w:pPr>
      <w:bookmarkStart w:id="4902" w:name="_Toc431806053"/>
      <w:bookmarkStart w:id="4903" w:name="_Toc441072967"/>
      <w:r w:rsidRPr="0020295F">
        <w:rPr>
          <w:rPrChange w:id="4904" w:author="Jan Kelemen" w:date="2016-01-20T17:07:00Z">
            <w:rPr/>
          </w:rPrChange>
        </w:rPr>
        <w:lastRenderedPageBreak/>
        <w:t>Dijagram objekata</w:t>
      </w:r>
      <w:bookmarkEnd w:id="4902"/>
      <w:bookmarkEnd w:id="4903"/>
    </w:p>
    <w:p w14:paraId="0F1D0B7F" w14:textId="4256495B" w:rsidR="00F40D12" w:rsidRPr="0020295F" w:rsidRDefault="00F40D12" w:rsidP="00F40D12">
      <w:pPr>
        <w:shd w:val="clear" w:color="auto" w:fill="FFFFFF"/>
        <w:spacing w:before="100" w:beforeAutospacing="1" w:after="100" w:afterAutospacing="1"/>
        <w:ind w:firstLine="709"/>
        <w:textAlignment w:val="baseline"/>
        <w:rPr>
          <w:rFonts w:eastAsia="Arial" w:cs="Times New Roman"/>
          <w:szCs w:val="24"/>
          <w:rPrChange w:id="4905" w:author="Jan Kelemen" w:date="2016-01-20T17:07:00Z">
            <w:rPr>
              <w:rFonts w:eastAsia="Arial" w:cs="Times New Roman"/>
              <w:szCs w:val="24"/>
            </w:rPr>
          </w:rPrChange>
        </w:rPr>
      </w:pPr>
      <w:r w:rsidRPr="0020295F">
        <w:rPr>
          <w:rFonts w:eastAsia="Arial" w:cs="Times New Roman"/>
          <w:szCs w:val="24"/>
          <w:rPrChange w:id="4906" w:author="Jan Kelemen" w:date="2016-01-20T17:07:00Z">
            <w:rPr>
              <w:rFonts w:eastAsia="Arial" w:cs="Times New Roman"/>
              <w:szCs w:val="24"/>
            </w:rPr>
          </w:rPrChange>
        </w:rPr>
        <w:t>Pomoću dijagrama objekata prikazat ćemo stanje sustava u nekom trenu. Odabrali smo trenutak kad je klijent obavio narudžbu</w:t>
      </w:r>
      <w:r w:rsidR="00BA61C9" w:rsidRPr="0020295F">
        <w:rPr>
          <w:rFonts w:eastAsia="Arial" w:cs="Times New Roman"/>
          <w:szCs w:val="24"/>
          <w:rPrChange w:id="4907" w:author="Jan Kelemen" w:date="2016-01-20T17:07:00Z">
            <w:rPr>
              <w:rFonts w:eastAsia="Arial" w:cs="Times New Roman"/>
              <w:szCs w:val="24"/>
            </w:rPr>
          </w:rPrChange>
        </w:rPr>
        <w:t>,</w:t>
      </w:r>
      <w:r w:rsidRPr="0020295F">
        <w:rPr>
          <w:rFonts w:eastAsia="Arial" w:cs="Times New Roman"/>
          <w:szCs w:val="24"/>
          <w:rPrChange w:id="4908" w:author="Jan Kelemen" w:date="2016-01-20T17:07:00Z">
            <w:rPr>
              <w:rFonts w:eastAsia="Arial" w:cs="Times New Roman"/>
              <w:szCs w:val="24"/>
            </w:rPr>
          </w:rPrChange>
        </w:rPr>
        <w:t xml:space="preserve"> te ju je djelatnik restorana prihvatio. Narudžba sadrži sve informacije o klijentu koje su bitne djelatnicima restorana kako bi se narudžba uspješno provela i dostavila. Narudžba sadrži popis jela i njihovu količinu</w:t>
      </w:r>
      <w:r w:rsidR="00BA61C9" w:rsidRPr="0020295F">
        <w:rPr>
          <w:rFonts w:eastAsia="Arial" w:cs="Times New Roman"/>
          <w:szCs w:val="24"/>
          <w:rPrChange w:id="4909" w:author="Jan Kelemen" w:date="2016-01-20T17:07:00Z">
            <w:rPr>
              <w:rFonts w:eastAsia="Arial" w:cs="Times New Roman"/>
              <w:szCs w:val="24"/>
            </w:rPr>
          </w:rPrChange>
        </w:rPr>
        <w:t>,</w:t>
      </w:r>
      <w:r w:rsidRPr="0020295F">
        <w:rPr>
          <w:rFonts w:eastAsia="Arial" w:cs="Times New Roman"/>
          <w:szCs w:val="24"/>
          <w:rPrChange w:id="4910" w:author="Jan Kelemen" w:date="2016-01-20T17:07:00Z">
            <w:rPr>
              <w:rFonts w:eastAsia="Arial" w:cs="Times New Roman"/>
              <w:szCs w:val="24"/>
            </w:rPr>
          </w:rPrChange>
        </w:rPr>
        <w:t xml:space="preserve"> te za svako jelo je definirana vrsta jela i dodatci koji su odabrani za to jelo. Svako naručeno jelo ima svoju kategoriju kojoj pripada.</w:t>
      </w:r>
    </w:p>
    <w:p w14:paraId="684EC9E5" w14:textId="77777777" w:rsidR="00F40D12" w:rsidRPr="0020295F" w:rsidRDefault="00F40D12" w:rsidP="00F40D12">
      <w:pPr>
        <w:shd w:val="clear" w:color="auto" w:fill="FFFFFF"/>
        <w:spacing w:before="100" w:beforeAutospacing="1" w:after="100" w:afterAutospacing="1"/>
        <w:ind w:firstLine="709"/>
        <w:textAlignment w:val="baseline"/>
        <w:rPr>
          <w:rFonts w:ascii="Arial" w:eastAsia="Arial" w:hAnsi="Arial" w:cs="Arial"/>
          <w:szCs w:val="24"/>
          <w:rPrChange w:id="4911" w:author="Jan Kelemen" w:date="2016-01-20T17:07:00Z">
            <w:rPr>
              <w:rFonts w:ascii="Arial" w:eastAsia="Arial" w:hAnsi="Arial" w:cs="Arial"/>
              <w:szCs w:val="24"/>
            </w:rPr>
          </w:rPrChange>
        </w:rPr>
      </w:pPr>
    </w:p>
    <w:p w14:paraId="051BDCF9" w14:textId="77777777" w:rsidR="009E444A" w:rsidRPr="0020295F" w:rsidRDefault="00F40D12" w:rsidP="009E444A">
      <w:pPr>
        <w:pStyle w:val="Normal1"/>
        <w:keepNext/>
        <w:jc w:val="center"/>
        <w:rPr>
          <w:rPrChange w:id="4912" w:author="Jan Kelemen" w:date="2016-01-20T17:07:00Z">
            <w:rPr/>
          </w:rPrChange>
        </w:rPr>
      </w:pPr>
      <w:r w:rsidRPr="0020295F">
        <w:rPr>
          <w:noProof/>
          <w:rPrChange w:id="4913" w:author="Jan Kelemen" w:date="2016-01-20T17:07:00Z">
            <w:rPr>
              <w:noProof/>
            </w:rPr>
          </w:rPrChange>
        </w:rPr>
        <w:drawing>
          <wp:inline distT="0" distB="0" distL="0" distR="0" wp14:anchorId="77F9BB98" wp14:editId="5DB23FD2">
            <wp:extent cx="5751830" cy="3874496"/>
            <wp:effectExtent l="0" t="0" r="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751830" cy="3874496"/>
                    </a:xfrm>
                    <a:prstGeom prst="rect">
                      <a:avLst/>
                    </a:prstGeom>
                    <a:noFill/>
                    <a:ln>
                      <a:noFill/>
                    </a:ln>
                  </pic:spPr>
                </pic:pic>
              </a:graphicData>
            </a:graphic>
          </wp:inline>
        </w:drawing>
      </w:r>
    </w:p>
    <w:p w14:paraId="31A45053" w14:textId="7630EF7D" w:rsidR="00F40D12" w:rsidRPr="0020295F" w:rsidRDefault="009E444A" w:rsidP="009E444A">
      <w:pPr>
        <w:pStyle w:val="Caption"/>
        <w:jc w:val="center"/>
        <w:rPr>
          <w:b w:val="0"/>
          <w:rPrChange w:id="4914" w:author="Jan Kelemen" w:date="2016-01-20T17:07:00Z">
            <w:rPr/>
          </w:rPrChange>
        </w:rPr>
      </w:pPr>
      <w:bookmarkStart w:id="4915" w:name="_Toc441072947"/>
      <w:r w:rsidRPr="0020295F">
        <w:rPr>
          <w:b w:val="0"/>
          <w:rPrChange w:id="4916" w:author="Jan Kelemen" w:date="2016-01-20T17:07:00Z">
            <w:rPr/>
          </w:rPrChange>
        </w:rPr>
        <w:t xml:space="preserve">Slika </w:t>
      </w:r>
      <w:ins w:id="4917" w:author="Jan Kelemen" w:date="2016-01-20T17:03:00Z">
        <w:r w:rsidR="0020295F" w:rsidRPr="0020295F">
          <w:rPr>
            <w:b w:val="0"/>
            <w:rPrChange w:id="4918" w:author="Jan Kelemen" w:date="2016-01-20T17:07:00Z">
              <w:rPr/>
            </w:rPrChange>
          </w:rPr>
          <w:fldChar w:fldCharType="begin"/>
        </w:r>
        <w:r w:rsidR="0020295F" w:rsidRPr="0020295F">
          <w:rPr>
            <w:b w:val="0"/>
            <w:rPrChange w:id="4919" w:author="Jan Kelemen" w:date="2016-01-20T17:07:00Z">
              <w:rPr/>
            </w:rPrChange>
          </w:rPr>
          <w:instrText xml:space="preserve"> STYLEREF 2 \s </w:instrText>
        </w:r>
      </w:ins>
      <w:r w:rsidR="0020295F" w:rsidRPr="0020295F">
        <w:rPr>
          <w:b w:val="0"/>
          <w:rPrChange w:id="4920" w:author="Jan Kelemen" w:date="2016-01-20T17:07:00Z">
            <w:rPr/>
          </w:rPrChange>
        </w:rPr>
        <w:fldChar w:fldCharType="separate"/>
      </w:r>
      <w:r w:rsidR="0020295F" w:rsidRPr="0020295F">
        <w:rPr>
          <w:b w:val="0"/>
          <w:noProof/>
          <w:rPrChange w:id="4921" w:author="Jan Kelemen" w:date="2016-01-20T17:07:00Z">
            <w:rPr>
              <w:noProof/>
            </w:rPr>
          </w:rPrChange>
        </w:rPr>
        <w:t>6.3</w:t>
      </w:r>
      <w:ins w:id="4922" w:author="Jan Kelemen" w:date="2016-01-20T17:03:00Z">
        <w:r w:rsidR="0020295F" w:rsidRPr="0020295F">
          <w:rPr>
            <w:b w:val="0"/>
            <w:rPrChange w:id="4923" w:author="Jan Kelemen" w:date="2016-01-20T17:07:00Z">
              <w:rPr/>
            </w:rPrChange>
          </w:rPr>
          <w:fldChar w:fldCharType="end"/>
        </w:r>
        <w:r w:rsidR="0020295F" w:rsidRPr="0020295F">
          <w:rPr>
            <w:b w:val="0"/>
            <w:rPrChange w:id="4924" w:author="Jan Kelemen" w:date="2016-01-20T17:07:00Z">
              <w:rPr/>
            </w:rPrChange>
          </w:rPr>
          <w:noBreakHyphen/>
        </w:r>
        <w:r w:rsidR="0020295F" w:rsidRPr="0020295F">
          <w:rPr>
            <w:b w:val="0"/>
            <w:rPrChange w:id="4925" w:author="Jan Kelemen" w:date="2016-01-20T17:07:00Z">
              <w:rPr/>
            </w:rPrChange>
          </w:rPr>
          <w:fldChar w:fldCharType="begin"/>
        </w:r>
        <w:r w:rsidR="0020295F" w:rsidRPr="0020295F">
          <w:rPr>
            <w:b w:val="0"/>
            <w:rPrChange w:id="4926" w:author="Jan Kelemen" w:date="2016-01-20T17:07:00Z">
              <w:rPr/>
            </w:rPrChange>
          </w:rPr>
          <w:instrText xml:space="preserve"> SEQ Slika \* ARABIC \s 2 </w:instrText>
        </w:r>
      </w:ins>
      <w:r w:rsidR="0020295F" w:rsidRPr="0020295F">
        <w:rPr>
          <w:b w:val="0"/>
          <w:rPrChange w:id="4927" w:author="Jan Kelemen" w:date="2016-01-20T17:07:00Z">
            <w:rPr/>
          </w:rPrChange>
        </w:rPr>
        <w:fldChar w:fldCharType="separate"/>
      </w:r>
      <w:ins w:id="4928" w:author="Jan Kelemen" w:date="2016-01-20T17:03:00Z">
        <w:r w:rsidR="0020295F" w:rsidRPr="0020295F">
          <w:rPr>
            <w:b w:val="0"/>
            <w:noProof/>
            <w:rPrChange w:id="4929" w:author="Jan Kelemen" w:date="2016-01-20T17:07:00Z">
              <w:rPr>
                <w:noProof/>
              </w:rPr>
            </w:rPrChange>
          </w:rPr>
          <w:t>1</w:t>
        </w:r>
        <w:r w:rsidR="0020295F" w:rsidRPr="0020295F">
          <w:rPr>
            <w:b w:val="0"/>
            <w:rPrChange w:id="4930" w:author="Jan Kelemen" w:date="2016-01-20T17:07:00Z">
              <w:rPr/>
            </w:rPrChange>
          </w:rPr>
          <w:fldChar w:fldCharType="end"/>
        </w:r>
      </w:ins>
      <w:del w:id="4931" w:author="Jan Kelemen" w:date="2016-01-20T16:53:00Z">
        <w:r w:rsidR="00D51D8A" w:rsidRPr="0020295F" w:rsidDel="008142BA">
          <w:rPr>
            <w:b w:val="0"/>
            <w:rPrChange w:id="4932" w:author="Jan Kelemen" w:date="2016-01-20T17:07:00Z">
              <w:rPr/>
            </w:rPrChange>
          </w:rPr>
          <w:fldChar w:fldCharType="begin"/>
        </w:r>
        <w:r w:rsidR="00D51D8A" w:rsidRPr="0020295F" w:rsidDel="008142BA">
          <w:rPr>
            <w:b w:val="0"/>
            <w:rPrChange w:id="4933" w:author="Jan Kelemen" w:date="2016-01-20T17:07:00Z">
              <w:rPr/>
            </w:rPrChange>
          </w:rPr>
          <w:delInstrText xml:space="preserve"> STYLEREF 2 \s </w:delInstrText>
        </w:r>
        <w:r w:rsidR="00D51D8A" w:rsidRPr="0020295F" w:rsidDel="008142BA">
          <w:rPr>
            <w:b w:val="0"/>
            <w:rPrChange w:id="4934" w:author="Jan Kelemen" w:date="2016-01-20T17:07:00Z">
              <w:rPr/>
            </w:rPrChange>
          </w:rPr>
          <w:fldChar w:fldCharType="separate"/>
        </w:r>
        <w:r w:rsidR="001E5B16" w:rsidRPr="0020295F" w:rsidDel="008142BA">
          <w:rPr>
            <w:b w:val="0"/>
            <w:noProof/>
            <w:rPrChange w:id="4935" w:author="Jan Kelemen" w:date="2016-01-20T17:07:00Z">
              <w:rPr>
                <w:noProof/>
              </w:rPr>
            </w:rPrChange>
          </w:rPr>
          <w:delText>6.3</w:delText>
        </w:r>
        <w:r w:rsidR="00D51D8A" w:rsidRPr="0020295F" w:rsidDel="008142BA">
          <w:rPr>
            <w:b w:val="0"/>
            <w:noProof/>
            <w:rPrChange w:id="4936" w:author="Jan Kelemen" w:date="2016-01-20T17:07:00Z">
              <w:rPr>
                <w:noProof/>
              </w:rPr>
            </w:rPrChange>
          </w:rPr>
          <w:fldChar w:fldCharType="end"/>
        </w:r>
        <w:r w:rsidR="00DD773E" w:rsidRPr="0020295F" w:rsidDel="008142BA">
          <w:rPr>
            <w:b w:val="0"/>
            <w:rPrChange w:id="4937" w:author="Jan Kelemen" w:date="2016-01-20T17:07:00Z">
              <w:rPr/>
            </w:rPrChange>
          </w:rPr>
          <w:delText>.</w:delText>
        </w:r>
        <w:r w:rsidR="00D51D8A" w:rsidRPr="0020295F" w:rsidDel="008142BA">
          <w:rPr>
            <w:b w:val="0"/>
            <w:rPrChange w:id="4938" w:author="Jan Kelemen" w:date="2016-01-20T17:07:00Z">
              <w:rPr/>
            </w:rPrChange>
          </w:rPr>
          <w:fldChar w:fldCharType="begin"/>
        </w:r>
        <w:r w:rsidR="00D51D8A" w:rsidRPr="0020295F" w:rsidDel="008142BA">
          <w:rPr>
            <w:b w:val="0"/>
            <w:rPrChange w:id="4939" w:author="Jan Kelemen" w:date="2016-01-20T17:07:00Z">
              <w:rPr/>
            </w:rPrChange>
          </w:rPr>
          <w:delInstrText xml:space="preserve"> SEQ Slika \* ARABIC \s 2 </w:delInstrText>
        </w:r>
        <w:r w:rsidR="00D51D8A" w:rsidRPr="0020295F" w:rsidDel="008142BA">
          <w:rPr>
            <w:b w:val="0"/>
            <w:rPrChange w:id="4940" w:author="Jan Kelemen" w:date="2016-01-20T17:07:00Z">
              <w:rPr/>
            </w:rPrChange>
          </w:rPr>
          <w:fldChar w:fldCharType="separate"/>
        </w:r>
        <w:r w:rsidR="001E5B16" w:rsidRPr="0020295F" w:rsidDel="008142BA">
          <w:rPr>
            <w:b w:val="0"/>
            <w:noProof/>
            <w:rPrChange w:id="4941" w:author="Jan Kelemen" w:date="2016-01-20T17:07:00Z">
              <w:rPr>
                <w:noProof/>
              </w:rPr>
            </w:rPrChange>
          </w:rPr>
          <w:delText>1</w:delText>
        </w:r>
        <w:r w:rsidR="00D51D8A" w:rsidRPr="0020295F" w:rsidDel="008142BA">
          <w:rPr>
            <w:b w:val="0"/>
            <w:noProof/>
            <w:rPrChange w:id="4942" w:author="Jan Kelemen" w:date="2016-01-20T17:07:00Z">
              <w:rPr>
                <w:noProof/>
              </w:rPr>
            </w:rPrChange>
          </w:rPr>
          <w:fldChar w:fldCharType="end"/>
        </w:r>
      </w:del>
      <w:r w:rsidRPr="0020295F">
        <w:rPr>
          <w:b w:val="0"/>
          <w:rPrChange w:id="4943" w:author="Jan Kelemen" w:date="2016-01-20T17:07:00Z">
            <w:rPr/>
          </w:rPrChange>
        </w:rPr>
        <w:t xml:space="preserve"> Dijagram objekata</w:t>
      </w:r>
      <w:bookmarkEnd w:id="4915"/>
    </w:p>
    <w:p w14:paraId="2DB87208" w14:textId="77777777" w:rsidR="00F40D12" w:rsidRPr="0020295F" w:rsidRDefault="00F40D12" w:rsidP="00F40D12">
      <w:pPr>
        <w:pStyle w:val="Caption"/>
        <w:jc w:val="center"/>
        <w:rPr>
          <w:b w:val="0"/>
          <w:sz w:val="24"/>
          <w:rPrChange w:id="4944" w:author="Jan Kelemen" w:date="2016-01-20T17:07:00Z">
            <w:rPr>
              <w:sz w:val="24"/>
            </w:rPr>
          </w:rPrChange>
        </w:rPr>
      </w:pPr>
    </w:p>
    <w:p w14:paraId="17FB7327" w14:textId="77777777" w:rsidR="00F40D12" w:rsidRPr="0020295F" w:rsidRDefault="00F40D12" w:rsidP="00F40D12">
      <w:pPr>
        <w:rPr>
          <w:rFonts w:eastAsia="Times New Roman" w:cs="Times New Roman"/>
          <w:rPrChange w:id="4945" w:author="Jan Kelemen" w:date="2016-01-20T17:07:00Z">
            <w:rPr>
              <w:rFonts w:eastAsia="Times New Roman" w:cs="Times New Roman"/>
            </w:rPr>
          </w:rPrChange>
        </w:rPr>
      </w:pPr>
    </w:p>
    <w:p w14:paraId="2BA4FEF2" w14:textId="77777777" w:rsidR="0004754E" w:rsidRPr="0020295F" w:rsidRDefault="00937DF5" w:rsidP="008142BA">
      <w:pPr>
        <w:pStyle w:val="Heading2"/>
        <w:rPr>
          <w:rPrChange w:id="4946" w:author="Jan Kelemen" w:date="2016-01-20T17:07:00Z">
            <w:rPr/>
          </w:rPrChange>
        </w:rPr>
        <w:pPrChange w:id="4947" w:author="Jan Kelemen" w:date="2016-01-20T16:53:00Z">
          <w:pPr>
            <w:pStyle w:val="Heading2"/>
          </w:pPr>
        </w:pPrChange>
      </w:pPr>
      <w:r w:rsidRPr="0020295F">
        <w:rPr>
          <w:rFonts w:ascii="Arial" w:hAnsi="Arial"/>
          <w:szCs w:val="24"/>
          <w:rPrChange w:id="4948" w:author="Jan Kelemen" w:date="2016-01-20T17:07:00Z">
            <w:rPr>
              <w:rFonts w:ascii="Arial" w:hAnsi="Arial"/>
              <w:szCs w:val="24"/>
            </w:rPr>
          </w:rPrChange>
        </w:rPr>
        <w:br w:type="page"/>
      </w:r>
      <w:bookmarkStart w:id="4949" w:name="_Toc431806054"/>
      <w:bookmarkStart w:id="4950" w:name="_Toc441072968"/>
      <w:r w:rsidR="0004754E" w:rsidRPr="0020295F">
        <w:rPr>
          <w:rPrChange w:id="4951" w:author="Jan Kelemen" w:date="2016-01-20T17:07:00Z">
            <w:rPr/>
          </w:rPrChange>
        </w:rPr>
        <w:lastRenderedPageBreak/>
        <w:t>Ostali UML dijagrami</w:t>
      </w:r>
      <w:bookmarkEnd w:id="4949"/>
      <w:bookmarkEnd w:id="4950"/>
    </w:p>
    <w:p w14:paraId="73D54913" w14:textId="77777777" w:rsidR="0004754E" w:rsidRPr="0020295F" w:rsidRDefault="0004754E" w:rsidP="0004754E">
      <w:pPr>
        <w:pStyle w:val="Normal5"/>
        <w:rPr>
          <w:rPrChange w:id="4952" w:author="Jan Kelemen" w:date="2016-01-20T17:07:00Z">
            <w:rPr/>
          </w:rPrChange>
        </w:rPr>
      </w:pPr>
    </w:p>
    <w:p w14:paraId="7D402DEC" w14:textId="53B4452F" w:rsidR="0004754E" w:rsidRPr="0020295F" w:rsidRDefault="004130A4" w:rsidP="00632682">
      <w:pPr>
        <w:pStyle w:val="Heading3"/>
        <w:rPr>
          <w:rPrChange w:id="4953" w:author="Jan Kelemen" w:date="2016-01-20T17:07:00Z">
            <w:rPr/>
          </w:rPrChange>
        </w:rPr>
      </w:pPr>
      <w:bookmarkStart w:id="4954" w:name="_Toc441055706"/>
      <w:bookmarkStart w:id="4955" w:name="_Toc441055707"/>
      <w:bookmarkStart w:id="4956" w:name="_Toc441072969"/>
      <w:bookmarkEnd w:id="4954"/>
      <w:bookmarkEnd w:id="4955"/>
      <w:r w:rsidRPr="0020295F">
        <w:rPr>
          <w:rPrChange w:id="4957" w:author="Jan Kelemen" w:date="2016-01-20T17:07:00Z">
            <w:rPr/>
          </w:rPrChange>
        </w:rPr>
        <w:t>Komunikacijski dijagram</w:t>
      </w:r>
      <w:bookmarkEnd w:id="4956"/>
    </w:p>
    <w:p w14:paraId="2C78B6F4" w14:textId="49E8F0D2" w:rsidR="00265CEE" w:rsidRPr="0020295F" w:rsidRDefault="00265CEE" w:rsidP="00D9128D">
      <w:pPr>
        <w:rPr>
          <w:rPrChange w:id="4958" w:author="Jan Kelemen" w:date="2016-01-20T17:07:00Z">
            <w:rPr/>
          </w:rPrChange>
        </w:rPr>
      </w:pPr>
      <w:r w:rsidRPr="0020295F">
        <w:rPr>
          <w:rPrChange w:id="4959" w:author="Jan Kelemen" w:date="2016-01-20T17:07:00Z">
            <w:rPr/>
          </w:rPrChange>
        </w:rPr>
        <w:t>K</w:t>
      </w:r>
      <w:r w:rsidR="00DB560D" w:rsidRPr="0020295F">
        <w:rPr>
          <w:rPrChange w:id="4960" w:author="Jan Kelemen" w:date="2016-01-20T17:07:00Z">
            <w:rPr/>
          </w:rPrChange>
        </w:rPr>
        <w:t>omunikacijski dijagrami specificiraju tijek komunikacije između instanci tijekom suradnje.</w:t>
      </w:r>
    </w:p>
    <w:p w14:paraId="377652FD" w14:textId="60818D6D" w:rsidR="00DB560D" w:rsidRPr="0020295F" w:rsidRDefault="00DB560D" w:rsidP="00D9128D">
      <w:pPr>
        <w:ind w:firstLine="708"/>
        <w:rPr>
          <w:rPrChange w:id="4961" w:author="Jan Kelemen" w:date="2016-01-20T17:07:00Z">
            <w:rPr/>
          </w:rPrChange>
        </w:rPr>
      </w:pPr>
      <w:r w:rsidRPr="0020295F">
        <w:rPr>
          <w:rPrChange w:id="4962" w:author="Jan Kelemen" w:date="2016-01-20T17:07:00Z">
            <w:rPr/>
          </w:rPrChange>
        </w:rPr>
        <w:t xml:space="preserve">Slika </w:t>
      </w:r>
      <w:del w:id="4963" w:author="Jan Kelemen" w:date="2016-01-20T16:54:00Z">
        <w:r w:rsidRPr="0020295F" w:rsidDel="008142BA">
          <w:rPr>
            <w:rPrChange w:id="4964" w:author="Jan Kelemen" w:date="2016-01-20T17:07:00Z">
              <w:rPr/>
            </w:rPrChange>
          </w:rPr>
          <w:delText>(ova dolje)</w:delText>
        </w:r>
      </w:del>
      <w:ins w:id="4965" w:author="Jan Kelemen" w:date="2016-01-20T16:54:00Z">
        <w:r w:rsidR="008142BA" w:rsidRPr="0020295F">
          <w:rPr>
            <w:rPrChange w:id="4966" w:author="Jan Kelemen" w:date="2016-01-20T17:07:00Z">
              <w:rPr/>
            </w:rPrChange>
          </w:rPr>
          <w:t>6.4.1-1</w:t>
        </w:r>
      </w:ins>
      <w:r w:rsidRPr="0020295F">
        <w:rPr>
          <w:rPrChange w:id="4967" w:author="Jan Kelemen" w:date="2016-01-20T17:07:00Z">
            <w:rPr/>
          </w:rPrChange>
        </w:rPr>
        <w:t xml:space="preserve"> prikazuje tijek komunikacije tijekom dodavanja jela u košaricu. Klijent ima dvije mogućnosti kako će dodati jelo u košaricu, jedna je da se jelo dodaje preko jelovnika, tada komunicira s MenuControllerom, a druga je da dodaje jelo preko stranice s detaljima jela, tada komunicira s MealControllerom. Ova oba načina spremaju podatke u sesiju koristeći razred Session Extension.</w:t>
      </w:r>
    </w:p>
    <w:p w14:paraId="4F62E186" w14:textId="77777777" w:rsidR="008142BA" w:rsidRPr="0020295F" w:rsidRDefault="00265CEE" w:rsidP="008142BA">
      <w:pPr>
        <w:keepNext/>
        <w:ind w:firstLine="708"/>
        <w:rPr>
          <w:ins w:id="4968" w:author="Jan Kelemen" w:date="2016-01-20T16:54:00Z"/>
          <w:rPrChange w:id="4969" w:author="Jan Kelemen" w:date="2016-01-20T17:07:00Z">
            <w:rPr>
              <w:ins w:id="4970" w:author="Jan Kelemen" w:date="2016-01-20T16:54:00Z"/>
            </w:rPr>
          </w:rPrChange>
        </w:rPr>
        <w:pPrChange w:id="4971" w:author="Jan Kelemen" w:date="2016-01-20T16:54:00Z">
          <w:pPr>
            <w:ind w:firstLine="708"/>
          </w:pPr>
        </w:pPrChange>
      </w:pPr>
      <w:r w:rsidRPr="0020295F">
        <w:rPr>
          <w:noProof/>
          <w:lang w:eastAsia="hr-HR"/>
          <w:rPrChange w:id="4972" w:author="Jan Kelemen" w:date="2016-01-20T17:07:00Z">
            <w:rPr>
              <w:noProof/>
              <w:lang w:eastAsia="hr-HR"/>
            </w:rPr>
          </w:rPrChange>
        </w:rPr>
        <w:drawing>
          <wp:inline distT="0" distB="0" distL="0" distR="0" wp14:anchorId="00DE479E" wp14:editId="4740B5F4">
            <wp:extent cx="4925683" cy="4019492"/>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davanjeJelaUKošaricu.png"/>
                    <pic:cNvPicPr/>
                  </pic:nvPicPr>
                  <pic:blipFill>
                    <a:blip r:embed="rId49">
                      <a:extLst>
                        <a:ext uri="{28A0092B-C50C-407E-A947-70E740481C1C}">
                          <a14:useLocalDpi xmlns:a14="http://schemas.microsoft.com/office/drawing/2010/main" val="0"/>
                        </a:ext>
                      </a:extLst>
                    </a:blip>
                    <a:stretch>
                      <a:fillRect/>
                    </a:stretch>
                  </pic:blipFill>
                  <pic:spPr>
                    <a:xfrm>
                      <a:off x="0" y="0"/>
                      <a:ext cx="4925683" cy="4019492"/>
                    </a:xfrm>
                    <a:prstGeom prst="rect">
                      <a:avLst/>
                    </a:prstGeom>
                  </pic:spPr>
                </pic:pic>
              </a:graphicData>
            </a:graphic>
          </wp:inline>
        </w:drawing>
      </w:r>
    </w:p>
    <w:p w14:paraId="065FF0DF" w14:textId="5B57B720" w:rsidR="00DB560D" w:rsidRPr="0020295F" w:rsidRDefault="008142BA" w:rsidP="008142BA">
      <w:pPr>
        <w:pStyle w:val="Caption"/>
        <w:jc w:val="center"/>
        <w:rPr>
          <w:ins w:id="4973" w:author="Jan Kelemen" w:date="2016-01-20T16:54:00Z"/>
          <w:b w:val="0"/>
          <w:rPrChange w:id="4974" w:author="Jan Kelemen" w:date="2016-01-20T17:07:00Z">
            <w:rPr>
              <w:ins w:id="4975" w:author="Jan Kelemen" w:date="2016-01-20T16:54:00Z"/>
            </w:rPr>
          </w:rPrChange>
        </w:rPr>
        <w:pPrChange w:id="4976" w:author="Jan Kelemen" w:date="2016-01-20T16:54:00Z">
          <w:pPr>
            <w:ind w:firstLine="708"/>
          </w:pPr>
        </w:pPrChange>
      </w:pPr>
      <w:bookmarkStart w:id="4977" w:name="_Toc441072948"/>
      <w:ins w:id="4978" w:author="Jan Kelemen" w:date="2016-01-20T16:54:00Z">
        <w:r w:rsidRPr="0020295F">
          <w:rPr>
            <w:b w:val="0"/>
            <w:rPrChange w:id="4979" w:author="Jan Kelemen" w:date="2016-01-20T17:07:00Z">
              <w:rPr/>
            </w:rPrChange>
          </w:rPr>
          <w:t xml:space="preserve">Slika </w:t>
        </w:r>
      </w:ins>
      <w:ins w:id="4980" w:author="Jan Kelemen" w:date="2016-01-20T17:03:00Z">
        <w:r w:rsidR="0020295F" w:rsidRPr="0020295F">
          <w:rPr>
            <w:b w:val="0"/>
            <w:rPrChange w:id="4981" w:author="Jan Kelemen" w:date="2016-01-20T17:07:00Z">
              <w:rPr/>
            </w:rPrChange>
          </w:rPr>
          <w:fldChar w:fldCharType="begin"/>
        </w:r>
        <w:r w:rsidR="0020295F" w:rsidRPr="0020295F">
          <w:rPr>
            <w:b w:val="0"/>
            <w:rPrChange w:id="4982" w:author="Jan Kelemen" w:date="2016-01-20T17:07:00Z">
              <w:rPr/>
            </w:rPrChange>
          </w:rPr>
          <w:instrText xml:space="preserve"> STYLEREF 2 \s </w:instrText>
        </w:r>
      </w:ins>
      <w:r w:rsidR="0020295F" w:rsidRPr="0020295F">
        <w:rPr>
          <w:b w:val="0"/>
          <w:rPrChange w:id="4983" w:author="Jan Kelemen" w:date="2016-01-20T17:07:00Z">
            <w:rPr/>
          </w:rPrChange>
        </w:rPr>
        <w:fldChar w:fldCharType="separate"/>
      </w:r>
      <w:r w:rsidR="0020295F" w:rsidRPr="0020295F">
        <w:rPr>
          <w:b w:val="0"/>
          <w:noProof/>
          <w:rPrChange w:id="4984" w:author="Jan Kelemen" w:date="2016-01-20T17:07:00Z">
            <w:rPr>
              <w:noProof/>
            </w:rPr>
          </w:rPrChange>
        </w:rPr>
        <w:t>6.4</w:t>
      </w:r>
      <w:ins w:id="4985" w:author="Jan Kelemen" w:date="2016-01-20T17:03:00Z">
        <w:r w:rsidR="0020295F" w:rsidRPr="0020295F">
          <w:rPr>
            <w:b w:val="0"/>
            <w:rPrChange w:id="4986" w:author="Jan Kelemen" w:date="2016-01-20T17:07:00Z">
              <w:rPr/>
            </w:rPrChange>
          </w:rPr>
          <w:fldChar w:fldCharType="end"/>
        </w:r>
        <w:r w:rsidR="0020295F" w:rsidRPr="0020295F">
          <w:rPr>
            <w:b w:val="0"/>
            <w:rPrChange w:id="4987" w:author="Jan Kelemen" w:date="2016-01-20T17:07:00Z">
              <w:rPr/>
            </w:rPrChange>
          </w:rPr>
          <w:noBreakHyphen/>
        </w:r>
        <w:r w:rsidR="0020295F" w:rsidRPr="0020295F">
          <w:rPr>
            <w:b w:val="0"/>
            <w:rPrChange w:id="4988" w:author="Jan Kelemen" w:date="2016-01-20T17:07:00Z">
              <w:rPr/>
            </w:rPrChange>
          </w:rPr>
          <w:fldChar w:fldCharType="begin"/>
        </w:r>
        <w:r w:rsidR="0020295F" w:rsidRPr="0020295F">
          <w:rPr>
            <w:b w:val="0"/>
            <w:rPrChange w:id="4989" w:author="Jan Kelemen" w:date="2016-01-20T17:07:00Z">
              <w:rPr/>
            </w:rPrChange>
          </w:rPr>
          <w:instrText xml:space="preserve"> SEQ Slika \* ARABIC \s 2 </w:instrText>
        </w:r>
      </w:ins>
      <w:r w:rsidR="0020295F" w:rsidRPr="0020295F">
        <w:rPr>
          <w:b w:val="0"/>
          <w:rPrChange w:id="4990" w:author="Jan Kelemen" w:date="2016-01-20T17:07:00Z">
            <w:rPr/>
          </w:rPrChange>
        </w:rPr>
        <w:fldChar w:fldCharType="separate"/>
      </w:r>
      <w:ins w:id="4991" w:author="Jan Kelemen" w:date="2016-01-20T17:03:00Z">
        <w:r w:rsidR="0020295F" w:rsidRPr="0020295F">
          <w:rPr>
            <w:b w:val="0"/>
            <w:noProof/>
            <w:rPrChange w:id="4992" w:author="Jan Kelemen" w:date="2016-01-20T17:07:00Z">
              <w:rPr>
                <w:noProof/>
              </w:rPr>
            </w:rPrChange>
          </w:rPr>
          <w:t>1</w:t>
        </w:r>
        <w:r w:rsidR="0020295F" w:rsidRPr="0020295F">
          <w:rPr>
            <w:b w:val="0"/>
            <w:rPrChange w:id="4993" w:author="Jan Kelemen" w:date="2016-01-20T17:07:00Z">
              <w:rPr/>
            </w:rPrChange>
          </w:rPr>
          <w:fldChar w:fldCharType="end"/>
        </w:r>
      </w:ins>
      <w:ins w:id="4994" w:author="Jan Kelemen" w:date="2016-01-20T16:54:00Z">
        <w:r w:rsidRPr="0020295F">
          <w:rPr>
            <w:b w:val="0"/>
            <w:rPrChange w:id="4995" w:author="Jan Kelemen" w:date="2016-01-20T17:07:00Z">
              <w:rPr/>
            </w:rPrChange>
          </w:rPr>
          <w:t xml:space="preserve"> Komunikacijski dijagram dodavanja jela u košaricu</w:t>
        </w:r>
        <w:bookmarkEnd w:id="4977"/>
      </w:ins>
    </w:p>
    <w:p w14:paraId="1891318D" w14:textId="77777777" w:rsidR="008142BA" w:rsidRPr="0020295F" w:rsidRDefault="008142BA" w:rsidP="008142BA">
      <w:pPr>
        <w:rPr>
          <w:lang w:eastAsia="hr-HR"/>
          <w:rPrChange w:id="4996" w:author="Jan Kelemen" w:date="2016-01-20T17:07:00Z">
            <w:rPr/>
          </w:rPrChange>
        </w:rPr>
        <w:pPrChange w:id="4997" w:author="Jan Kelemen" w:date="2016-01-20T16:54:00Z">
          <w:pPr>
            <w:ind w:firstLine="708"/>
          </w:pPr>
        </w:pPrChange>
      </w:pPr>
    </w:p>
    <w:p w14:paraId="515A9577" w14:textId="3C8BAB98" w:rsidR="00DB560D" w:rsidRPr="0020295F" w:rsidRDefault="00DB560D" w:rsidP="00D9128D">
      <w:pPr>
        <w:ind w:firstLine="708"/>
        <w:rPr>
          <w:rPrChange w:id="4998" w:author="Jan Kelemen" w:date="2016-01-20T17:07:00Z">
            <w:rPr/>
          </w:rPrChange>
        </w:rPr>
      </w:pPr>
      <w:r w:rsidRPr="0020295F">
        <w:rPr>
          <w:rPrChange w:id="4999" w:author="Jan Kelemen" w:date="2016-01-20T17:07:00Z">
            <w:rPr/>
          </w:rPrChange>
        </w:rPr>
        <w:t xml:space="preserve">Slika (ova dolje) prikazuje tijek komunikacije od potvrde narudžbe od strane klijenta do potvrde klijentu da je njegova narudžba provedena i u pripremi. </w:t>
      </w:r>
      <w:r w:rsidR="00A711AB" w:rsidRPr="0020295F">
        <w:rPr>
          <w:rPrChange w:id="5000" w:author="Jan Kelemen" w:date="2016-01-20T17:07:00Z">
            <w:rPr/>
          </w:rPrChange>
        </w:rPr>
        <w:t>Ako</w:t>
      </w:r>
      <w:r w:rsidRPr="0020295F">
        <w:rPr>
          <w:rPrChange w:id="5001" w:author="Jan Kelemen" w:date="2016-01-20T17:07:00Z">
            <w:rPr/>
          </w:rPrChange>
        </w:rPr>
        <w:t xml:space="preserve"> je klijent ispravno popunio svoju narudžbu, prikazuje mu se poruka zahvale za narudžbu. Ta narudžba prosljeđuje se u OrderHub gdje čeka na potvrdu ili odbijanje od strane djelatnika. Kada djelatnik odlu</w:t>
      </w:r>
      <w:r w:rsidR="00595ECF" w:rsidRPr="0020295F">
        <w:rPr>
          <w:rPrChange w:id="5002" w:author="Jan Kelemen" w:date="2016-01-20T17:07:00Z">
            <w:rPr/>
          </w:rPrChange>
        </w:rPr>
        <w:t>č</w:t>
      </w:r>
      <w:r w:rsidRPr="0020295F">
        <w:rPr>
          <w:rPrChange w:id="5003" w:author="Jan Kelemen" w:date="2016-01-20T17:07:00Z">
            <w:rPr/>
          </w:rPrChange>
        </w:rPr>
        <w:t xml:space="preserve">i prihvatiti ili odbiti narudžbu, obavijest o tome se šalje klijentu na email koji je naveo uz narudžbu, a </w:t>
      </w:r>
      <w:r w:rsidR="0016535B" w:rsidRPr="0020295F">
        <w:rPr>
          <w:rPrChange w:id="5004" w:author="Jan Kelemen" w:date="2016-01-20T17:07:00Z">
            <w:rPr/>
          </w:rPrChange>
        </w:rPr>
        <w:t>ako</w:t>
      </w:r>
      <w:r w:rsidRPr="0020295F">
        <w:rPr>
          <w:rPrChange w:id="5005" w:author="Jan Kelemen" w:date="2016-01-20T17:07:00Z">
            <w:rPr/>
          </w:rPrChange>
        </w:rPr>
        <w:t xml:space="preserve"> je narudžba bila prihvaćena ona se sprema u bazu podataka.</w:t>
      </w:r>
    </w:p>
    <w:p w14:paraId="5AB96A44" w14:textId="77777777" w:rsidR="008142BA" w:rsidRPr="0020295F" w:rsidRDefault="00DB560D" w:rsidP="008142BA">
      <w:pPr>
        <w:keepNext/>
        <w:rPr>
          <w:ins w:id="5006" w:author="Jan Kelemen" w:date="2016-01-20T16:55:00Z"/>
          <w:rPrChange w:id="5007" w:author="Jan Kelemen" w:date="2016-01-20T17:07:00Z">
            <w:rPr>
              <w:ins w:id="5008" w:author="Jan Kelemen" w:date="2016-01-20T16:55:00Z"/>
            </w:rPr>
          </w:rPrChange>
        </w:rPr>
        <w:pPrChange w:id="5009" w:author="Jan Kelemen" w:date="2016-01-20T16:55:00Z">
          <w:pPr/>
        </w:pPrChange>
      </w:pPr>
      <w:r w:rsidRPr="0020295F">
        <w:rPr>
          <w:noProof/>
          <w:lang w:eastAsia="hr-HR"/>
          <w:rPrChange w:id="5010" w:author="Jan Kelemen" w:date="2016-01-20T17:07:00Z">
            <w:rPr>
              <w:noProof/>
              <w:lang w:eastAsia="hr-HR"/>
            </w:rPr>
          </w:rPrChange>
        </w:rPr>
        <w:lastRenderedPageBreak/>
        <w:drawing>
          <wp:inline distT="0" distB="0" distL="0" distR="0" wp14:anchorId="5B5936B8" wp14:editId="08EFB4B5">
            <wp:extent cx="5760720" cy="4137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ručivanjeIPotvrdaJela.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4137025"/>
                    </a:xfrm>
                    <a:prstGeom prst="rect">
                      <a:avLst/>
                    </a:prstGeom>
                  </pic:spPr>
                </pic:pic>
              </a:graphicData>
            </a:graphic>
          </wp:inline>
        </w:drawing>
      </w:r>
    </w:p>
    <w:p w14:paraId="3D00EF88" w14:textId="25327F7E" w:rsidR="00F50187" w:rsidRPr="0020295F" w:rsidRDefault="008142BA" w:rsidP="008142BA">
      <w:pPr>
        <w:pStyle w:val="Caption"/>
        <w:jc w:val="center"/>
        <w:rPr>
          <w:b w:val="0"/>
          <w:rPrChange w:id="5011" w:author="Jan Kelemen" w:date="2016-01-20T17:07:00Z">
            <w:rPr/>
          </w:rPrChange>
        </w:rPr>
        <w:pPrChange w:id="5012" w:author="Jan Kelemen" w:date="2016-01-20T16:55:00Z">
          <w:pPr/>
        </w:pPrChange>
      </w:pPr>
      <w:bookmarkStart w:id="5013" w:name="_Toc441072949"/>
      <w:ins w:id="5014" w:author="Jan Kelemen" w:date="2016-01-20T16:55:00Z">
        <w:r w:rsidRPr="0020295F">
          <w:rPr>
            <w:b w:val="0"/>
            <w:rPrChange w:id="5015" w:author="Jan Kelemen" w:date="2016-01-20T17:07:00Z">
              <w:rPr/>
            </w:rPrChange>
          </w:rPr>
          <w:t xml:space="preserve">Slika </w:t>
        </w:r>
      </w:ins>
      <w:ins w:id="5016" w:author="Jan Kelemen" w:date="2016-01-20T17:03:00Z">
        <w:r w:rsidR="0020295F" w:rsidRPr="0020295F">
          <w:rPr>
            <w:b w:val="0"/>
            <w:rPrChange w:id="5017" w:author="Jan Kelemen" w:date="2016-01-20T17:07:00Z">
              <w:rPr/>
            </w:rPrChange>
          </w:rPr>
          <w:fldChar w:fldCharType="begin"/>
        </w:r>
        <w:r w:rsidR="0020295F" w:rsidRPr="0020295F">
          <w:rPr>
            <w:b w:val="0"/>
            <w:rPrChange w:id="5018" w:author="Jan Kelemen" w:date="2016-01-20T17:07:00Z">
              <w:rPr/>
            </w:rPrChange>
          </w:rPr>
          <w:instrText xml:space="preserve"> STYLEREF 2 \s </w:instrText>
        </w:r>
      </w:ins>
      <w:r w:rsidR="0020295F" w:rsidRPr="0020295F">
        <w:rPr>
          <w:b w:val="0"/>
          <w:rPrChange w:id="5019" w:author="Jan Kelemen" w:date="2016-01-20T17:07:00Z">
            <w:rPr/>
          </w:rPrChange>
        </w:rPr>
        <w:fldChar w:fldCharType="separate"/>
      </w:r>
      <w:r w:rsidR="0020295F" w:rsidRPr="0020295F">
        <w:rPr>
          <w:b w:val="0"/>
          <w:noProof/>
          <w:rPrChange w:id="5020" w:author="Jan Kelemen" w:date="2016-01-20T17:07:00Z">
            <w:rPr>
              <w:noProof/>
            </w:rPr>
          </w:rPrChange>
        </w:rPr>
        <w:t>6.4</w:t>
      </w:r>
      <w:ins w:id="5021" w:author="Jan Kelemen" w:date="2016-01-20T17:03:00Z">
        <w:r w:rsidR="0020295F" w:rsidRPr="0020295F">
          <w:rPr>
            <w:b w:val="0"/>
            <w:rPrChange w:id="5022" w:author="Jan Kelemen" w:date="2016-01-20T17:07:00Z">
              <w:rPr/>
            </w:rPrChange>
          </w:rPr>
          <w:fldChar w:fldCharType="end"/>
        </w:r>
        <w:r w:rsidR="0020295F" w:rsidRPr="0020295F">
          <w:rPr>
            <w:b w:val="0"/>
            <w:rPrChange w:id="5023" w:author="Jan Kelemen" w:date="2016-01-20T17:07:00Z">
              <w:rPr/>
            </w:rPrChange>
          </w:rPr>
          <w:noBreakHyphen/>
        </w:r>
        <w:r w:rsidR="0020295F" w:rsidRPr="0020295F">
          <w:rPr>
            <w:b w:val="0"/>
            <w:rPrChange w:id="5024" w:author="Jan Kelemen" w:date="2016-01-20T17:07:00Z">
              <w:rPr/>
            </w:rPrChange>
          </w:rPr>
          <w:fldChar w:fldCharType="begin"/>
        </w:r>
        <w:r w:rsidR="0020295F" w:rsidRPr="0020295F">
          <w:rPr>
            <w:b w:val="0"/>
            <w:rPrChange w:id="5025" w:author="Jan Kelemen" w:date="2016-01-20T17:07:00Z">
              <w:rPr/>
            </w:rPrChange>
          </w:rPr>
          <w:instrText xml:space="preserve"> SEQ Slika \* ARABIC \s 2 </w:instrText>
        </w:r>
      </w:ins>
      <w:r w:rsidR="0020295F" w:rsidRPr="0020295F">
        <w:rPr>
          <w:b w:val="0"/>
          <w:rPrChange w:id="5026" w:author="Jan Kelemen" w:date="2016-01-20T17:07:00Z">
            <w:rPr/>
          </w:rPrChange>
        </w:rPr>
        <w:fldChar w:fldCharType="separate"/>
      </w:r>
      <w:ins w:id="5027" w:author="Jan Kelemen" w:date="2016-01-20T17:03:00Z">
        <w:r w:rsidR="0020295F" w:rsidRPr="0020295F">
          <w:rPr>
            <w:b w:val="0"/>
            <w:noProof/>
            <w:rPrChange w:id="5028" w:author="Jan Kelemen" w:date="2016-01-20T17:07:00Z">
              <w:rPr>
                <w:noProof/>
              </w:rPr>
            </w:rPrChange>
          </w:rPr>
          <w:t>2</w:t>
        </w:r>
        <w:r w:rsidR="0020295F" w:rsidRPr="0020295F">
          <w:rPr>
            <w:b w:val="0"/>
            <w:rPrChange w:id="5029" w:author="Jan Kelemen" w:date="2016-01-20T17:07:00Z">
              <w:rPr/>
            </w:rPrChange>
          </w:rPr>
          <w:fldChar w:fldCharType="end"/>
        </w:r>
      </w:ins>
      <w:ins w:id="5030" w:author="Jan Kelemen" w:date="2016-01-20T16:55:00Z">
        <w:r w:rsidRPr="0020295F">
          <w:rPr>
            <w:b w:val="0"/>
            <w:rPrChange w:id="5031" w:author="Jan Kelemen" w:date="2016-01-20T17:07:00Z">
              <w:rPr/>
            </w:rPrChange>
          </w:rPr>
          <w:t xml:space="preserve"> Komunikacijski dijagram naručivanja i potvrde jela</w:t>
        </w:r>
      </w:ins>
      <w:bookmarkEnd w:id="5013"/>
    </w:p>
    <w:p w14:paraId="2511D1FE" w14:textId="77777777" w:rsidR="00F50187" w:rsidRPr="0020295F" w:rsidRDefault="00F50187">
      <w:pPr>
        <w:spacing w:after="160" w:line="259" w:lineRule="auto"/>
        <w:jc w:val="left"/>
        <w:rPr>
          <w:rPrChange w:id="5032" w:author="Jan Kelemen" w:date="2016-01-20T17:07:00Z">
            <w:rPr/>
          </w:rPrChange>
        </w:rPr>
      </w:pPr>
      <w:r w:rsidRPr="0020295F">
        <w:rPr>
          <w:rPrChange w:id="5033" w:author="Jan Kelemen" w:date="2016-01-20T17:07:00Z">
            <w:rPr/>
          </w:rPrChange>
        </w:rPr>
        <w:br w:type="page"/>
      </w:r>
    </w:p>
    <w:p w14:paraId="45CEF2EB" w14:textId="3BA3D1E9" w:rsidR="004130A4" w:rsidRPr="0020295F" w:rsidRDefault="004130A4" w:rsidP="00632682">
      <w:pPr>
        <w:pStyle w:val="Heading3"/>
        <w:rPr>
          <w:rPrChange w:id="5034" w:author="Jan Kelemen" w:date="2016-01-20T17:07:00Z">
            <w:rPr/>
          </w:rPrChange>
        </w:rPr>
      </w:pPr>
      <w:bookmarkStart w:id="5035" w:name="_Toc441055709"/>
      <w:bookmarkStart w:id="5036" w:name="_Toc441072970"/>
      <w:bookmarkEnd w:id="5035"/>
      <w:r w:rsidRPr="0020295F">
        <w:rPr>
          <w:rPrChange w:id="5037" w:author="Jan Kelemen" w:date="2016-01-20T17:07:00Z">
            <w:rPr/>
          </w:rPrChange>
        </w:rPr>
        <w:lastRenderedPageBreak/>
        <w:t>Dijagram stanja</w:t>
      </w:r>
      <w:bookmarkEnd w:id="5036"/>
    </w:p>
    <w:p w14:paraId="0749C27D" w14:textId="6060AFF8" w:rsidR="009413E5" w:rsidRPr="0020295F" w:rsidRDefault="009413E5" w:rsidP="00D9128D">
      <w:pPr>
        <w:ind w:firstLine="708"/>
        <w:rPr>
          <w:rPrChange w:id="5038" w:author="Jan Kelemen" w:date="2016-01-20T17:07:00Z">
            <w:rPr/>
          </w:rPrChange>
        </w:rPr>
      </w:pPr>
      <w:r w:rsidRPr="0020295F">
        <w:rPr>
          <w:rPrChange w:id="5039" w:author="Jan Kelemen" w:date="2016-01-20T17:07:00Z">
            <w:rPr/>
          </w:rPrChange>
        </w:rPr>
        <w:t xml:space="preserve">Dijagram stanja služi za opis diskretnih stanja sustava i prijelaza između tih stanja. Težište mu je na unutarnjem djelovanju dijelova sustava i često prikazuje prijelaze između stanja u sustavu koji su poticani događajima. </w:t>
      </w:r>
    </w:p>
    <w:p w14:paraId="7BBA238C" w14:textId="0D71A543" w:rsidR="009413E5" w:rsidRPr="0020295F" w:rsidRDefault="009413E5" w:rsidP="00D9128D">
      <w:pPr>
        <w:ind w:firstLine="708"/>
        <w:rPr>
          <w:rPrChange w:id="5040" w:author="Jan Kelemen" w:date="2016-01-20T17:07:00Z">
            <w:rPr/>
          </w:rPrChange>
        </w:rPr>
      </w:pPr>
      <w:r w:rsidRPr="0020295F">
        <w:rPr>
          <w:rPrChange w:id="5041" w:author="Jan Kelemen" w:date="2016-01-20T17:07:00Z">
            <w:rPr/>
          </w:rPrChange>
        </w:rPr>
        <w:t xml:space="preserve">Slika </w:t>
      </w:r>
      <w:del w:id="5042" w:author="Jan Kelemen" w:date="2016-01-20T16:55:00Z">
        <w:r w:rsidRPr="0020295F" w:rsidDel="008142BA">
          <w:rPr>
            <w:rPrChange w:id="5043" w:author="Jan Kelemen" w:date="2016-01-20T17:07:00Z">
              <w:rPr/>
            </w:rPrChange>
          </w:rPr>
          <w:delText>(ova dolje)</w:delText>
        </w:r>
      </w:del>
      <w:ins w:id="5044" w:author="Jan Kelemen" w:date="2016-01-20T16:55:00Z">
        <w:r w:rsidR="008142BA" w:rsidRPr="0020295F">
          <w:rPr>
            <w:rPrChange w:id="5045" w:author="Jan Kelemen" w:date="2016-01-20T17:07:00Z">
              <w:rPr/>
            </w:rPrChange>
          </w:rPr>
          <w:t>6</w:t>
        </w:r>
      </w:ins>
      <w:ins w:id="5046" w:author="Jan Kelemen" w:date="2016-01-20T16:56:00Z">
        <w:r w:rsidR="008142BA" w:rsidRPr="0020295F">
          <w:rPr>
            <w:rPrChange w:id="5047" w:author="Jan Kelemen" w:date="2016-01-20T17:07:00Z">
              <w:rPr/>
            </w:rPrChange>
          </w:rPr>
          <w:t>.4.2-1</w:t>
        </w:r>
      </w:ins>
      <w:r w:rsidRPr="0020295F">
        <w:rPr>
          <w:rPrChange w:id="5048" w:author="Jan Kelemen" w:date="2016-01-20T17:07:00Z">
            <w:rPr/>
          </w:rPrChange>
        </w:rPr>
        <w:t xml:space="preserve"> je dijagram stanja koji prikazuje sva stanja sustava. Zbog preglednosti neki od mogućih prijelaza između stanja su izostavljeni, na primjer djelatnik restorana u svakom trenu može iz obrasca za promjenu jela pr</w:t>
      </w:r>
      <w:r w:rsidR="00D54181" w:rsidRPr="0020295F">
        <w:rPr>
          <w:rPrChange w:id="5049" w:author="Jan Kelemen" w:date="2016-01-20T17:07:00Z">
            <w:rPr/>
          </w:rPrChange>
        </w:rPr>
        <w:t>ij</w:t>
      </w:r>
      <w:r w:rsidRPr="0020295F">
        <w:rPr>
          <w:rPrChange w:id="5050" w:author="Jan Kelemen" w:date="2016-01-20T17:07:00Z">
            <w:rPr/>
          </w:rPrChange>
        </w:rPr>
        <w:t>eći u obrazac za promjenu kategorije i slično.</w:t>
      </w:r>
    </w:p>
    <w:p w14:paraId="4D4C48EC" w14:textId="6ACD88B5" w:rsidR="009413E5" w:rsidRPr="0020295F" w:rsidRDefault="009413E5" w:rsidP="009413E5">
      <w:pPr>
        <w:rPr>
          <w:rPrChange w:id="5051" w:author="Jan Kelemen" w:date="2016-01-20T17:07:00Z">
            <w:rPr/>
          </w:rPrChange>
        </w:rPr>
        <w:sectPr w:rsidR="009413E5" w:rsidRPr="0020295F">
          <w:headerReference w:type="default" r:id="rId51"/>
          <w:footerReference w:type="default" r:id="rId52"/>
          <w:pgSz w:w="11906" w:h="16838"/>
          <w:pgMar w:top="1417" w:right="1417" w:bottom="1417" w:left="1417" w:header="708" w:footer="708" w:gutter="0"/>
          <w:cols w:space="708"/>
          <w:docGrid w:linePitch="360"/>
        </w:sectPr>
      </w:pPr>
    </w:p>
    <w:p w14:paraId="53742B8C" w14:textId="77777777" w:rsidR="008142BA" w:rsidRPr="0020295F" w:rsidRDefault="009413E5" w:rsidP="008142BA">
      <w:pPr>
        <w:keepNext/>
        <w:rPr>
          <w:ins w:id="5052" w:author="Jan Kelemen" w:date="2016-01-20T16:56:00Z"/>
          <w:rPrChange w:id="5053" w:author="Jan Kelemen" w:date="2016-01-20T17:07:00Z">
            <w:rPr>
              <w:ins w:id="5054" w:author="Jan Kelemen" w:date="2016-01-20T16:56:00Z"/>
            </w:rPr>
          </w:rPrChange>
        </w:rPr>
        <w:pPrChange w:id="5055" w:author="Jan Kelemen" w:date="2016-01-20T16:56:00Z">
          <w:pPr/>
        </w:pPrChange>
      </w:pPr>
      <w:r w:rsidRPr="0020295F">
        <w:rPr>
          <w:noProof/>
          <w:lang w:eastAsia="hr-HR"/>
          <w:rPrChange w:id="5056" w:author="Jan Kelemen" w:date="2016-01-20T17:07:00Z">
            <w:rPr>
              <w:noProof/>
              <w:lang w:eastAsia="hr-HR"/>
            </w:rPr>
          </w:rPrChange>
        </w:rPr>
        <w:lastRenderedPageBreak/>
        <w:drawing>
          <wp:inline distT="0" distB="0" distL="0" distR="0" wp14:anchorId="65C0C16D" wp14:editId="24DB2B23">
            <wp:extent cx="8912184" cy="3743864"/>
            <wp:effectExtent l="0" t="0" r="381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eDiagra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8912184" cy="3743864"/>
                    </a:xfrm>
                    <a:prstGeom prst="rect">
                      <a:avLst/>
                    </a:prstGeom>
                  </pic:spPr>
                </pic:pic>
              </a:graphicData>
            </a:graphic>
          </wp:inline>
        </w:drawing>
      </w:r>
    </w:p>
    <w:p w14:paraId="5F27ED33" w14:textId="75C058C1" w:rsidR="009413E5" w:rsidRPr="0020295F" w:rsidRDefault="008142BA" w:rsidP="008142BA">
      <w:pPr>
        <w:pStyle w:val="Caption"/>
        <w:jc w:val="center"/>
        <w:rPr>
          <w:b w:val="0"/>
          <w:rPrChange w:id="5057" w:author="Jan Kelemen" w:date="2016-01-20T17:07:00Z">
            <w:rPr/>
          </w:rPrChange>
        </w:rPr>
        <w:sectPr w:rsidR="009413E5" w:rsidRPr="0020295F" w:rsidSect="00D9128D">
          <w:pgSz w:w="16838" w:h="11906" w:orient="landscape"/>
          <w:pgMar w:top="1411" w:right="1411" w:bottom="1411" w:left="1411" w:header="706" w:footer="706" w:gutter="0"/>
          <w:cols w:space="708"/>
          <w:docGrid w:linePitch="360"/>
        </w:sectPr>
        <w:pPrChange w:id="5058" w:author="Jan Kelemen" w:date="2016-01-20T16:56:00Z">
          <w:pPr/>
        </w:pPrChange>
      </w:pPr>
      <w:bookmarkStart w:id="5059" w:name="_Toc441072950"/>
      <w:ins w:id="5060" w:author="Jan Kelemen" w:date="2016-01-20T16:56:00Z">
        <w:r w:rsidRPr="0020295F">
          <w:rPr>
            <w:b w:val="0"/>
            <w:rPrChange w:id="5061" w:author="Jan Kelemen" w:date="2016-01-20T17:07:00Z">
              <w:rPr/>
            </w:rPrChange>
          </w:rPr>
          <w:t xml:space="preserve">Slika </w:t>
        </w:r>
      </w:ins>
      <w:ins w:id="5062" w:author="Jan Kelemen" w:date="2016-01-20T17:03:00Z">
        <w:r w:rsidR="0020295F" w:rsidRPr="0020295F">
          <w:rPr>
            <w:b w:val="0"/>
            <w:rPrChange w:id="5063" w:author="Jan Kelemen" w:date="2016-01-20T17:07:00Z">
              <w:rPr/>
            </w:rPrChange>
          </w:rPr>
          <w:fldChar w:fldCharType="begin"/>
        </w:r>
        <w:r w:rsidR="0020295F" w:rsidRPr="0020295F">
          <w:rPr>
            <w:b w:val="0"/>
            <w:rPrChange w:id="5064" w:author="Jan Kelemen" w:date="2016-01-20T17:07:00Z">
              <w:rPr/>
            </w:rPrChange>
          </w:rPr>
          <w:instrText xml:space="preserve"> STYLEREF 2 \s </w:instrText>
        </w:r>
      </w:ins>
      <w:r w:rsidR="0020295F" w:rsidRPr="0020295F">
        <w:rPr>
          <w:b w:val="0"/>
          <w:rPrChange w:id="5065" w:author="Jan Kelemen" w:date="2016-01-20T17:07:00Z">
            <w:rPr/>
          </w:rPrChange>
        </w:rPr>
        <w:fldChar w:fldCharType="separate"/>
      </w:r>
      <w:r w:rsidR="0020295F" w:rsidRPr="0020295F">
        <w:rPr>
          <w:b w:val="0"/>
          <w:noProof/>
          <w:rPrChange w:id="5066" w:author="Jan Kelemen" w:date="2016-01-20T17:07:00Z">
            <w:rPr>
              <w:noProof/>
            </w:rPr>
          </w:rPrChange>
        </w:rPr>
        <w:t>6.4</w:t>
      </w:r>
      <w:ins w:id="5067" w:author="Jan Kelemen" w:date="2016-01-20T17:03:00Z">
        <w:r w:rsidR="0020295F" w:rsidRPr="0020295F">
          <w:rPr>
            <w:b w:val="0"/>
            <w:rPrChange w:id="5068" w:author="Jan Kelemen" w:date="2016-01-20T17:07:00Z">
              <w:rPr/>
            </w:rPrChange>
          </w:rPr>
          <w:fldChar w:fldCharType="end"/>
        </w:r>
        <w:r w:rsidR="0020295F" w:rsidRPr="0020295F">
          <w:rPr>
            <w:b w:val="0"/>
            <w:rPrChange w:id="5069" w:author="Jan Kelemen" w:date="2016-01-20T17:07:00Z">
              <w:rPr/>
            </w:rPrChange>
          </w:rPr>
          <w:noBreakHyphen/>
        </w:r>
        <w:r w:rsidR="0020295F" w:rsidRPr="0020295F">
          <w:rPr>
            <w:b w:val="0"/>
            <w:rPrChange w:id="5070" w:author="Jan Kelemen" w:date="2016-01-20T17:07:00Z">
              <w:rPr/>
            </w:rPrChange>
          </w:rPr>
          <w:fldChar w:fldCharType="begin"/>
        </w:r>
        <w:r w:rsidR="0020295F" w:rsidRPr="0020295F">
          <w:rPr>
            <w:b w:val="0"/>
            <w:rPrChange w:id="5071" w:author="Jan Kelemen" w:date="2016-01-20T17:07:00Z">
              <w:rPr/>
            </w:rPrChange>
          </w:rPr>
          <w:instrText xml:space="preserve"> SEQ Slika \* ARABIC \s 2 </w:instrText>
        </w:r>
      </w:ins>
      <w:r w:rsidR="0020295F" w:rsidRPr="0020295F">
        <w:rPr>
          <w:b w:val="0"/>
          <w:rPrChange w:id="5072" w:author="Jan Kelemen" w:date="2016-01-20T17:07:00Z">
            <w:rPr/>
          </w:rPrChange>
        </w:rPr>
        <w:fldChar w:fldCharType="separate"/>
      </w:r>
      <w:ins w:id="5073" w:author="Jan Kelemen" w:date="2016-01-20T17:03:00Z">
        <w:r w:rsidR="0020295F" w:rsidRPr="0020295F">
          <w:rPr>
            <w:b w:val="0"/>
            <w:noProof/>
            <w:rPrChange w:id="5074" w:author="Jan Kelemen" w:date="2016-01-20T17:07:00Z">
              <w:rPr>
                <w:noProof/>
              </w:rPr>
            </w:rPrChange>
          </w:rPr>
          <w:t>3</w:t>
        </w:r>
        <w:r w:rsidR="0020295F" w:rsidRPr="0020295F">
          <w:rPr>
            <w:b w:val="0"/>
            <w:rPrChange w:id="5075" w:author="Jan Kelemen" w:date="2016-01-20T17:07:00Z">
              <w:rPr/>
            </w:rPrChange>
          </w:rPr>
          <w:fldChar w:fldCharType="end"/>
        </w:r>
      </w:ins>
      <w:ins w:id="5076" w:author="Jan Kelemen" w:date="2016-01-20T16:56:00Z">
        <w:r w:rsidRPr="0020295F">
          <w:rPr>
            <w:b w:val="0"/>
            <w:rPrChange w:id="5077" w:author="Jan Kelemen" w:date="2016-01-20T17:07:00Z">
              <w:rPr/>
            </w:rPrChange>
          </w:rPr>
          <w:t xml:space="preserve"> Dijagram stanja</w:t>
        </w:r>
      </w:ins>
      <w:bookmarkEnd w:id="5059"/>
    </w:p>
    <w:p w14:paraId="0BED1B3F" w14:textId="2E66C1F8" w:rsidR="0065103C" w:rsidRPr="0020295F" w:rsidRDefault="00A10B83">
      <w:pPr>
        <w:pStyle w:val="Heading3"/>
        <w:rPr>
          <w:rPrChange w:id="5078" w:author="Jan Kelemen" w:date="2016-01-20T17:07:00Z">
            <w:rPr/>
          </w:rPrChange>
        </w:rPr>
      </w:pPr>
      <w:bookmarkStart w:id="5079" w:name="_Toc441055711"/>
      <w:bookmarkStart w:id="5080" w:name="_Toc441072971"/>
      <w:bookmarkEnd w:id="5079"/>
      <w:r w:rsidRPr="0020295F">
        <w:rPr>
          <w:rPrChange w:id="5081" w:author="Jan Kelemen" w:date="2016-01-20T17:07:00Z">
            <w:rPr/>
          </w:rPrChange>
        </w:rPr>
        <w:lastRenderedPageBreak/>
        <w:t>Dijagram aktivnosti</w:t>
      </w:r>
      <w:bookmarkEnd w:id="5080"/>
    </w:p>
    <w:p w14:paraId="6E86D467" w14:textId="44D6D767" w:rsidR="009413E5" w:rsidRPr="0020295F" w:rsidRDefault="009413E5" w:rsidP="00D9128D">
      <w:pPr>
        <w:ind w:firstLine="708"/>
        <w:rPr>
          <w:rPrChange w:id="5082" w:author="Jan Kelemen" w:date="2016-01-20T17:07:00Z">
            <w:rPr/>
          </w:rPrChange>
        </w:rPr>
      </w:pPr>
      <w:r w:rsidRPr="0020295F">
        <w:rPr>
          <w:rPrChange w:id="5083" w:author="Jan Kelemen" w:date="2016-01-20T17:07:00Z">
            <w:rPr/>
          </w:rPrChange>
        </w:rPr>
        <w:t>Dijagram aktivnosti prikazuje radni tok (ili kontrolni tok) aktivnosti koje se obavljaju u sustavu korak po korak. Stoga je kod dijagrama aktivnosti naglasak na jednostavnosti i poslovnim operacijama koje se uvijek odvijaju slijedno, jedna za drugom.</w:t>
      </w:r>
    </w:p>
    <w:p w14:paraId="7BD04D0A" w14:textId="65298E9E" w:rsidR="00A10B83" w:rsidRPr="0020295F" w:rsidRDefault="00484BF8" w:rsidP="00D9128D">
      <w:pPr>
        <w:ind w:firstLine="708"/>
        <w:rPr>
          <w:rPrChange w:id="5084" w:author="Jan Kelemen" w:date="2016-01-20T17:07:00Z">
            <w:rPr/>
          </w:rPrChange>
        </w:rPr>
      </w:pPr>
      <w:r w:rsidRPr="0020295F">
        <w:rPr>
          <w:rPrChange w:id="5085" w:author="Jan Kelemen" w:date="2016-01-20T17:07:00Z">
            <w:rPr/>
          </w:rPrChange>
        </w:rPr>
        <w:t xml:space="preserve">Slika </w:t>
      </w:r>
      <w:ins w:id="5086" w:author="Jan Kelemen" w:date="2016-01-20T16:56:00Z">
        <w:r w:rsidR="008142BA" w:rsidRPr="0020295F">
          <w:rPr>
            <w:rPrChange w:id="5087" w:author="Jan Kelemen" w:date="2016-01-20T17:07:00Z">
              <w:rPr/>
            </w:rPrChange>
          </w:rPr>
          <w:t xml:space="preserve">6.4.3-1 </w:t>
        </w:r>
      </w:ins>
      <w:del w:id="5088" w:author="Jan Kelemen" w:date="2016-01-20T16:56:00Z">
        <w:r w:rsidRPr="0020295F" w:rsidDel="008142BA">
          <w:rPr>
            <w:rPrChange w:id="5089" w:author="Jan Kelemen" w:date="2016-01-20T17:07:00Z">
              <w:rPr/>
            </w:rPrChange>
          </w:rPr>
          <w:delText xml:space="preserve">(ova dolje) </w:delText>
        </w:r>
      </w:del>
      <w:r w:rsidRPr="0020295F">
        <w:rPr>
          <w:rPrChange w:id="5090" w:author="Jan Kelemen" w:date="2016-01-20T17:07:00Z">
            <w:rPr/>
          </w:rPrChange>
        </w:rPr>
        <w:t>prikazuje dijagram aktivnosti potvrde jedne (već postojeće) aktivne narudžbe. Djelatnik se registrira na sustav, te ako je upisao ispravne podatke preusmjerava ga se na stranicu za djelatnike gdje se prikazuje popis aktivnih narudžbi, tada upisuje poruku o vremenu dostave i dodatnim informacijama za naručitelja, nakon čega poslužitelj šalje email poruku na naručiteljev email te sprema podatke o prihvaćanju narudžbe u bazu.</w:t>
      </w:r>
    </w:p>
    <w:p w14:paraId="1F2EA6D3" w14:textId="77777777" w:rsidR="008142BA" w:rsidRPr="0020295F" w:rsidRDefault="00484BF8" w:rsidP="008142BA">
      <w:pPr>
        <w:keepNext/>
        <w:spacing w:after="160" w:line="259" w:lineRule="auto"/>
        <w:jc w:val="center"/>
        <w:rPr>
          <w:ins w:id="5091" w:author="Jan Kelemen" w:date="2016-01-20T16:57:00Z"/>
          <w:rPrChange w:id="5092" w:author="Jan Kelemen" w:date="2016-01-20T17:07:00Z">
            <w:rPr>
              <w:ins w:id="5093" w:author="Jan Kelemen" w:date="2016-01-20T16:57:00Z"/>
            </w:rPr>
          </w:rPrChange>
        </w:rPr>
        <w:pPrChange w:id="5094" w:author="Jan Kelemen" w:date="2016-01-20T16:57:00Z">
          <w:pPr>
            <w:spacing w:after="160" w:line="259" w:lineRule="auto"/>
            <w:jc w:val="left"/>
          </w:pPr>
        </w:pPrChange>
      </w:pPr>
      <w:r w:rsidRPr="0020295F">
        <w:rPr>
          <w:noProof/>
          <w:lang w:eastAsia="hr-HR"/>
          <w:rPrChange w:id="5095" w:author="Jan Kelemen" w:date="2016-01-20T17:07:00Z">
            <w:rPr>
              <w:noProof/>
              <w:lang w:eastAsia="hr-HR"/>
            </w:rPr>
          </w:rPrChange>
        </w:rPr>
        <w:drawing>
          <wp:inline distT="0" distB="0" distL="0" distR="0" wp14:anchorId="0243AD0C" wp14:editId="4D0AF6C5">
            <wp:extent cx="5387866" cy="570476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ceptOrderActivityDiagram.png"/>
                    <pic:cNvPicPr/>
                  </pic:nvPicPr>
                  <pic:blipFill>
                    <a:blip r:embed="rId54">
                      <a:extLst>
                        <a:ext uri="{28A0092B-C50C-407E-A947-70E740481C1C}">
                          <a14:useLocalDpi xmlns:a14="http://schemas.microsoft.com/office/drawing/2010/main" val="0"/>
                        </a:ext>
                      </a:extLst>
                    </a:blip>
                    <a:stretch>
                      <a:fillRect/>
                    </a:stretch>
                  </pic:blipFill>
                  <pic:spPr>
                    <a:xfrm>
                      <a:off x="0" y="0"/>
                      <a:ext cx="5391052" cy="5708137"/>
                    </a:xfrm>
                    <a:prstGeom prst="rect">
                      <a:avLst/>
                    </a:prstGeom>
                  </pic:spPr>
                </pic:pic>
              </a:graphicData>
            </a:graphic>
          </wp:inline>
        </w:drawing>
      </w:r>
    </w:p>
    <w:p w14:paraId="49844B18" w14:textId="62866295" w:rsidR="004130A4" w:rsidRPr="0020295F" w:rsidRDefault="008142BA" w:rsidP="008142BA">
      <w:pPr>
        <w:pStyle w:val="Caption"/>
        <w:jc w:val="center"/>
        <w:rPr>
          <w:b w:val="0"/>
          <w:rPrChange w:id="5096" w:author="Jan Kelemen" w:date="2016-01-20T17:07:00Z">
            <w:rPr/>
          </w:rPrChange>
        </w:rPr>
        <w:sectPr w:rsidR="004130A4" w:rsidRPr="0020295F">
          <w:pgSz w:w="11906" w:h="16838"/>
          <w:pgMar w:top="1417" w:right="1417" w:bottom="1417" w:left="1417" w:header="708" w:footer="708" w:gutter="0"/>
          <w:cols w:space="708"/>
          <w:docGrid w:linePitch="360"/>
        </w:sectPr>
        <w:pPrChange w:id="5097" w:author="Jan Kelemen" w:date="2016-01-20T16:57:00Z">
          <w:pPr>
            <w:pStyle w:val="Heading3"/>
          </w:pPr>
        </w:pPrChange>
      </w:pPr>
      <w:bookmarkStart w:id="5098" w:name="_Toc441072951"/>
      <w:ins w:id="5099" w:author="Jan Kelemen" w:date="2016-01-20T16:57:00Z">
        <w:r w:rsidRPr="0020295F">
          <w:rPr>
            <w:b w:val="0"/>
            <w:rPrChange w:id="5100" w:author="Jan Kelemen" w:date="2016-01-20T17:07:00Z">
              <w:rPr/>
            </w:rPrChange>
          </w:rPr>
          <w:t xml:space="preserve">Slika </w:t>
        </w:r>
      </w:ins>
      <w:ins w:id="5101" w:author="Jan Kelemen" w:date="2016-01-20T17:03:00Z">
        <w:r w:rsidR="0020295F" w:rsidRPr="0020295F">
          <w:rPr>
            <w:b w:val="0"/>
            <w:rPrChange w:id="5102" w:author="Jan Kelemen" w:date="2016-01-20T17:07:00Z">
              <w:rPr/>
            </w:rPrChange>
          </w:rPr>
          <w:fldChar w:fldCharType="begin"/>
        </w:r>
        <w:r w:rsidR="0020295F" w:rsidRPr="0020295F">
          <w:rPr>
            <w:b w:val="0"/>
            <w:rPrChange w:id="5103" w:author="Jan Kelemen" w:date="2016-01-20T17:07:00Z">
              <w:rPr/>
            </w:rPrChange>
          </w:rPr>
          <w:instrText xml:space="preserve"> STYLEREF 2 \s </w:instrText>
        </w:r>
      </w:ins>
      <w:r w:rsidR="0020295F" w:rsidRPr="0020295F">
        <w:rPr>
          <w:b w:val="0"/>
          <w:rPrChange w:id="5104" w:author="Jan Kelemen" w:date="2016-01-20T17:07:00Z">
            <w:rPr/>
          </w:rPrChange>
        </w:rPr>
        <w:fldChar w:fldCharType="separate"/>
      </w:r>
      <w:r w:rsidR="0020295F" w:rsidRPr="0020295F">
        <w:rPr>
          <w:b w:val="0"/>
          <w:noProof/>
          <w:rPrChange w:id="5105" w:author="Jan Kelemen" w:date="2016-01-20T17:07:00Z">
            <w:rPr>
              <w:noProof/>
            </w:rPr>
          </w:rPrChange>
        </w:rPr>
        <w:t>6.4</w:t>
      </w:r>
      <w:ins w:id="5106" w:author="Jan Kelemen" w:date="2016-01-20T17:03:00Z">
        <w:r w:rsidR="0020295F" w:rsidRPr="0020295F">
          <w:rPr>
            <w:b w:val="0"/>
            <w:rPrChange w:id="5107" w:author="Jan Kelemen" w:date="2016-01-20T17:07:00Z">
              <w:rPr/>
            </w:rPrChange>
          </w:rPr>
          <w:fldChar w:fldCharType="end"/>
        </w:r>
        <w:r w:rsidR="0020295F" w:rsidRPr="0020295F">
          <w:rPr>
            <w:b w:val="0"/>
            <w:rPrChange w:id="5108" w:author="Jan Kelemen" w:date="2016-01-20T17:07:00Z">
              <w:rPr/>
            </w:rPrChange>
          </w:rPr>
          <w:noBreakHyphen/>
        </w:r>
        <w:r w:rsidR="0020295F" w:rsidRPr="0020295F">
          <w:rPr>
            <w:b w:val="0"/>
            <w:rPrChange w:id="5109" w:author="Jan Kelemen" w:date="2016-01-20T17:07:00Z">
              <w:rPr/>
            </w:rPrChange>
          </w:rPr>
          <w:fldChar w:fldCharType="begin"/>
        </w:r>
        <w:r w:rsidR="0020295F" w:rsidRPr="0020295F">
          <w:rPr>
            <w:b w:val="0"/>
            <w:rPrChange w:id="5110" w:author="Jan Kelemen" w:date="2016-01-20T17:07:00Z">
              <w:rPr/>
            </w:rPrChange>
          </w:rPr>
          <w:instrText xml:space="preserve"> SEQ Slika \* ARABIC \s 2 </w:instrText>
        </w:r>
      </w:ins>
      <w:r w:rsidR="0020295F" w:rsidRPr="0020295F">
        <w:rPr>
          <w:b w:val="0"/>
          <w:rPrChange w:id="5111" w:author="Jan Kelemen" w:date="2016-01-20T17:07:00Z">
            <w:rPr/>
          </w:rPrChange>
        </w:rPr>
        <w:fldChar w:fldCharType="separate"/>
      </w:r>
      <w:ins w:id="5112" w:author="Jan Kelemen" w:date="2016-01-20T17:03:00Z">
        <w:r w:rsidR="0020295F" w:rsidRPr="0020295F">
          <w:rPr>
            <w:b w:val="0"/>
            <w:noProof/>
            <w:rPrChange w:id="5113" w:author="Jan Kelemen" w:date="2016-01-20T17:07:00Z">
              <w:rPr>
                <w:noProof/>
              </w:rPr>
            </w:rPrChange>
          </w:rPr>
          <w:t>4</w:t>
        </w:r>
        <w:r w:rsidR="0020295F" w:rsidRPr="0020295F">
          <w:rPr>
            <w:b w:val="0"/>
            <w:rPrChange w:id="5114" w:author="Jan Kelemen" w:date="2016-01-20T17:07:00Z">
              <w:rPr/>
            </w:rPrChange>
          </w:rPr>
          <w:fldChar w:fldCharType="end"/>
        </w:r>
      </w:ins>
      <w:ins w:id="5115" w:author="Jan Kelemen" w:date="2016-01-20T16:57:00Z">
        <w:r w:rsidRPr="0020295F">
          <w:rPr>
            <w:b w:val="0"/>
            <w:rPrChange w:id="5116" w:author="Jan Kelemen" w:date="2016-01-20T17:07:00Z">
              <w:rPr/>
            </w:rPrChange>
          </w:rPr>
          <w:t xml:space="preserve"> Dijagram aktivnosti prihvaćanja postojeće narudžbe</w:t>
        </w:r>
      </w:ins>
      <w:bookmarkEnd w:id="5098"/>
    </w:p>
    <w:p w14:paraId="242B2612" w14:textId="024C707E" w:rsidR="004130A4" w:rsidRPr="0020295F" w:rsidRDefault="004130A4" w:rsidP="00632682">
      <w:pPr>
        <w:pStyle w:val="Heading3"/>
        <w:rPr>
          <w:rPrChange w:id="5117" w:author="Jan Kelemen" w:date="2016-01-20T17:07:00Z">
            <w:rPr/>
          </w:rPrChange>
        </w:rPr>
      </w:pPr>
      <w:bookmarkStart w:id="5118" w:name="_Toc441072972"/>
      <w:r w:rsidRPr="0020295F">
        <w:rPr>
          <w:rPrChange w:id="5119" w:author="Jan Kelemen" w:date="2016-01-20T17:07:00Z">
            <w:rPr/>
          </w:rPrChange>
        </w:rPr>
        <w:lastRenderedPageBreak/>
        <w:t>Dijagrami komponenata</w:t>
      </w:r>
      <w:bookmarkEnd w:id="5118"/>
    </w:p>
    <w:p w14:paraId="099B629F" w14:textId="7F66DC3B" w:rsidR="00C2557B" w:rsidRPr="0020295F" w:rsidRDefault="00C2557B" w:rsidP="00D9128D">
      <w:pPr>
        <w:ind w:firstLine="708"/>
        <w:rPr>
          <w:rPrChange w:id="5120" w:author="Jan Kelemen" w:date="2016-01-20T17:07:00Z">
            <w:rPr/>
          </w:rPrChange>
        </w:rPr>
      </w:pPr>
      <w:r w:rsidRPr="0020295F">
        <w:rPr>
          <w:rPrChange w:id="5121" w:author="Jan Kelemen" w:date="2016-01-20T17:07:00Z">
            <w:rPr/>
          </w:rPrChange>
        </w:rPr>
        <w:t>Dijagrami komponenti prikazuju komponente (strukturne cjeline) sustava i njihove međusobne odnose. Komponentni dijagrami pomažu u modeliranju fizičkih cjelina sustava kao što su izvršne datoteke, programske biblioteke, tablice, datoteke i svi drugi dokumenti. Često se kaže da su u UML-u sve fizičke „stvari“ modelirane kao komponente</w:t>
      </w:r>
    </w:p>
    <w:p w14:paraId="18CB73C7" w14:textId="2BC1E774" w:rsidR="00115E20" w:rsidRPr="0020295F" w:rsidRDefault="00115E20" w:rsidP="00D9128D">
      <w:pPr>
        <w:ind w:firstLine="708"/>
        <w:rPr>
          <w:rPrChange w:id="5122" w:author="Jan Kelemen" w:date="2016-01-20T17:07:00Z">
            <w:rPr/>
          </w:rPrChange>
        </w:rPr>
      </w:pPr>
      <w:r w:rsidRPr="0020295F">
        <w:rPr>
          <w:rPrChange w:id="5123" w:author="Jan Kelemen" w:date="2016-01-20T17:07:00Z">
            <w:rPr/>
          </w:rPrChange>
        </w:rPr>
        <w:t xml:space="preserve">Slika </w:t>
      </w:r>
      <w:del w:id="5124" w:author="Jan Kelemen" w:date="2016-01-20T16:57:00Z">
        <w:r w:rsidRPr="0020295F" w:rsidDel="008142BA">
          <w:rPr>
            <w:rPrChange w:id="5125" w:author="Jan Kelemen" w:date="2016-01-20T17:07:00Z">
              <w:rPr/>
            </w:rPrChange>
          </w:rPr>
          <w:delText xml:space="preserve">(ova dolje) </w:delText>
        </w:r>
      </w:del>
      <w:ins w:id="5126" w:author="Jan Kelemen" w:date="2016-01-20T16:57:00Z">
        <w:r w:rsidR="008142BA" w:rsidRPr="0020295F">
          <w:rPr>
            <w:rPrChange w:id="5127" w:author="Jan Kelemen" w:date="2016-01-20T17:07:00Z">
              <w:rPr/>
            </w:rPrChange>
          </w:rPr>
          <w:t xml:space="preserve">6.4.4-1 </w:t>
        </w:r>
      </w:ins>
      <w:r w:rsidRPr="0020295F">
        <w:rPr>
          <w:rPrChange w:id="5128" w:author="Jan Kelemen" w:date="2016-01-20T17:07:00Z">
            <w:rPr/>
          </w:rPrChange>
        </w:rPr>
        <w:t>prikazuje dijagram komponenata kontrolera te drugih pomoćnih klasa. Svi kontroleri za pristup bazi podataka koriste komponentnu RestaurantContext. Neki od kontrolera za upravljanje korisničkom sesijom koriste komponentu SessionExtension. Također postoji nekoliko pomoćnih klasa koje s koriste za obradu teksta, slanje e pošte i slične akcije.</w:t>
      </w:r>
    </w:p>
    <w:p w14:paraId="07DD4A57" w14:textId="77777777" w:rsidR="008142BA" w:rsidRPr="0020295F" w:rsidRDefault="00115E20" w:rsidP="008142BA">
      <w:pPr>
        <w:pStyle w:val="Normal5"/>
        <w:keepNext/>
        <w:spacing w:line="360" w:lineRule="auto"/>
        <w:rPr>
          <w:ins w:id="5129" w:author="Jan Kelemen" w:date="2016-01-20T16:58:00Z"/>
          <w:rPrChange w:id="5130" w:author="Jan Kelemen" w:date="2016-01-20T17:07:00Z">
            <w:rPr>
              <w:ins w:id="5131" w:author="Jan Kelemen" w:date="2016-01-20T16:58:00Z"/>
            </w:rPr>
          </w:rPrChange>
        </w:rPr>
        <w:pPrChange w:id="5132" w:author="Jan Kelemen" w:date="2016-01-20T16:58:00Z">
          <w:pPr>
            <w:pStyle w:val="Normal5"/>
            <w:spacing w:line="360" w:lineRule="auto"/>
          </w:pPr>
        </w:pPrChange>
      </w:pPr>
      <w:r w:rsidRPr="0020295F">
        <w:rPr>
          <w:noProof/>
          <w:rPrChange w:id="5133" w:author="Jan Kelemen" w:date="2016-01-20T17:07:00Z">
            <w:rPr>
              <w:noProof/>
            </w:rPr>
          </w:rPrChange>
        </w:rPr>
        <w:drawing>
          <wp:inline distT="0" distB="0" distL="0" distR="0" wp14:anchorId="7D557212" wp14:editId="6BEB4702">
            <wp:extent cx="9162674" cy="34385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rollerDatabaseSessionUtilsComponentDiagram.png"/>
                    <pic:cNvPicPr/>
                  </pic:nvPicPr>
                  <pic:blipFill>
                    <a:blip r:embed="rId55">
                      <a:extLst>
                        <a:ext uri="{28A0092B-C50C-407E-A947-70E740481C1C}">
                          <a14:useLocalDpi xmlns:a14="http://schemas.microsoft.com/office/drawing/2010/main" val="0"/>
                        </a:ext>
                      </a:extLst>
                    </a:blip>
                    <a:stretch>
                      <a:fillRect/>
                    </a:stretch>
                  </pic:blipFill>
                  <pic:spPr>
                    <a:xfrm>
                      <a:off x="0" y="0"/>
                      <a:ext cx="9192129" cy="3449579"/>
                    </a:xfrm>
                    <a:prstGeom prst="rect">
                      <a:avLst/>
                    </a:prstGeom>
                  </pic:spPr>
                </pic:pic>
              </a:graphicData>
            </a:graphic>
          </wp:inline>
        </w:drawing>
      </w:r>
    </w:p>
    <w:p w14:paraId="1EE62457" w14:textId="0B1B546D" w:rsidR="00115E20" w:rsidRPr="0020295F" w:rsidRDefault="008142BA" w:rsidP="008142BA">
      <w:pPr>
        <w:pStyle w:val="Caption"/>
        <w:jc w:val="center"/>
        <w:rPr>
          <w:b w:val="0"/>
          <w:rPrChange w:id="5134" w:author="Jan Kelemen" w:date="2016-01-20T17:07:00Z">
            <w:rPr/>
          </w:rPrChange>
        </w:rPr>
        <w:sectPr w:rsidR="00115E20" w:rsidRPr="0020295F" w:rsidSect="00632682">
          <w:pgSz w:w="16838" w:h="11906" w:orient="landscape"/>
          <w:pgMar w:top="1411" w:right="1411" w:bottom="1411" w:left="1411" w:header="706" w:footer="706" w:gutter="0"/>
          <w:cols w:space="708"/>
          <w:docGrid w:linePitch="360"/>
        </w:sectPr>
        <w:pPrChange w:id="5135" w:author="Jan Kelemen" w:date="2016-01-20T16:58:00Z">
          <w:pPr>
            <w:pStyle w:val="Normal5"/>
            <w:spacing w:line="360" w:lineRule="auto"/>
          </w:pPr>
        </w:pPrChange>
      </w:pPr>
      <w:bookmarkStart w:id="5136" w:name="_Toc441072952"/>
      <w:ins w:id="5137" w:author="Jan Kelemen" w:date="2016-01-20T16:58:00Z">
        <w:r w:rsidRPr="0020295F">
          <w:rPr>
            <w:b w:val="0"/>
            <w:rPrChange w:id="5138" w:author="Jan Kelemen" w:date="2016-01-20T17:07:00Z">
              <w:rPr/>
            </w:rPrChange>
          </w:rPr>
          <w:t xml:space="preserve">Slika </w:t>
        </w:r>
      </w:ins>
      <w:ins w:id="5139" w:author="Jan Kelemen" w:date="2016-01-20T17:03:00Z">
        <w:r w:rsidR="0020295F" w:rsidRPr="0020295F">
          <w:rPr>
            <w:b w:val="0"/>
            <w:rPrChange w:id="5140" w:author="Jan Kelemen" w:date="2016-01-20T17:07:00Z">
              <w:rPr/>
            </w:rPrChange>
          </w:rPr>
          <w:fldChar w:fldCharType="begin"/>
        </w:r>
        <w:r w:rsidR="0020295F" w:rsidRPr="0020295F">
          <w:rPr>
            <w:b w:val="0"/>
            <w:rPrChange w:id="5141" w:author="Jan Kelemen" w:date="2016-01-20T17:07:00Z">
              <w:rPr/>
            </w:rPrChange>
          </w:rPr>
          <w:instrText xml:space="preserve"> STYLEREF 2 \s </w:instrText>
        </w:r>
      </w:ins>
      <w:r w:rsidR="0020295F" w:rsidRPr="0020295F">
        <w:rPr>
          <w:b w:val="0"/>
          <w:rPrChange w:id="5142" w:author="Jan Kelemen" w:date="2016-01-20T17:07:00Z">
            <w:rPr/>
          </w:rPrChange>
        </w:rPr>
        <w:fldChar w:fldCharType="separate"/>
      </w:r>
      <w:r w:rsidR="0020295F" w:rsidRPr="0020295F">
        <w:rPr>
          <w:b w:val="0"/>
          <w:noProof/>
          <w:rPrChange w:id="5143" w:author="Jan Kelemen" w:date="2016-01-20T17:07:00Z">
            <w:rPr>
              <w:noProof/>
            </w:rPr>
          </w:rPrChange>
        </w:rPr>
        <w:t>6.4</w:t>
      </w:r>
      <w:ins w:id="5144" w:author="Jan Kelemen" w:date="2016-01-20T17:03:00Z">
        <w:r w:rsidR="0020295F" w:rsidRPr="0020295F">
          <w:rPr>
            <w:b w:val="0"/>
            <w:rPrChange w:id="5145" w:author="Jan Kelemen" w:date="2016-01-20T17:07:00Z">
              <w:rPr/>
            </w:rPrChange>
          </w:rPr>
          <w:fldChar w:fldCharType="end"/>
        </w:r>
        <w:r w:rsidR="0020295F" w:rsidRPr="0020295F">
          <w:rPr>
            <w:b w:val="0"/>
            <w:rPrChange w:id="5146" w:author="Jan Kelemen" w:date="2016-01-20T17:07:00Z">
              <w:rPr/>
            </w:rPrChange>
          </w:rPr>
          <w:noBreakHyphen/>
        </w:r>
        <w:r w:rsidR="0020295F" w:rsidRPr="0020295F">
          <w:rPr>
            <w:b w:val="0"/>
            <w:rPrChange w:id="5147" w:author="Jan Kelemen" w:date="2016-01-20T17:07:00Z">
              <w:rPr/>
            </w:rPrChange>
          </w:rPr>
          <w:fldChar w:fldCharType="begin"/>
        </w:r>
        <w:r w:rsidR="0020295F" w:rsidRPr="0020295F">
          <w:rPr>
            <w:b w:val="0"/>
            <w:rPrChange w:id="5148" w:author="Jan Kelemen" w:date="2016-01-20T17:07:00Z">
              <w:rPr/>
            </w:rPrChange>
          </w:rPr>
          <w:instrText xml:space="preserve"> SEQ Slika \* ARABIC \s 2 </w:instrText>
        </w:r>
      </w:ins>
      <w:r w:rsidR="0020295F" w:rsidRPr="0020295F">
        <w:rPr>
          <w:b w:val="0"/>
          <w:rPrChange w:id="5149" w:author="Jan Kelemen" w:date="2016-01-20T17:07:00Z">
            <w:rPr/>
          </w:rPrChange>
        </w:rPr>
        <w:fldChar w:fldCharType="separate"/>
      </w:r>
      <w:ins w:id="5150" w:author="Jan Kelemen" w:date="2016-01-20T17:03:00Z">
        <w:r w:rsidR="0020295F" w:rsidRPr="0020295F">
          <w:rPr>
            <w:b w:val="0"/>
            <w:noProof/>
            <w:rPrChange w:id="5151" w:author="Jan Kelemen" w:date="2016-01-20T17:07:00Z">
              <w:rPr>
                <w:noProof/>
              </w:rPr>
            </w:rPrChange>
          </w:rPr>
          <w:t>5</w:t>
        </w:r>
        <w:r w:rsidR="0020295F" w:rsidRPr="0020295F">
          <w:rPr>
            <w:b w:val="0"/>
            <w:rPrChange w:id="5152" w:author="Jan Kelemen" w:date="2016-01-20T17:07:00Z">
              <w:rPr/>
            </w:rPrChange>
          </w:rPr>
          <w:fldChar w:fldCharType="end"/>
        </w:r>
      </w:ins>
      <w:ins w:id="5153" w:author="Jan Kelemen" w:date="2016-01-20T16:58:00Z">
        <w:r w:rsidRPr="0020295F">
          <w:rPr>
            <w:b w:val="0"/>
            <w:rPrChange w:id="5154" w:author="Jan Kelemen" w:date="2016-01-20T17:07:00Z">
              <w:rPr/>
            </w:rPrChange>
          </w:rPr>
          <w:t xml:space="preserve"> Dijagram komponenata kontrolera i pomoćnih klasa</w:t>
        </w:r>
      </w:ins>
      <w:bookmarkEnd w:id="5136"/>
    </w:p>
    <w:p w14:paraId="1C0F0CBD" w14:textId="7980A497" w:rsidR="008142BA" w:rsidRPr="0020295F" w:rsidRDefault="00115E20" w:rsidP="008142BA">
      <w:pPr>
        <w:keepNext/>
        <w:ind w:firstLine="708"/>
        <w:rPr>
          <w:ins w:id="5155" w:author="Jan Kelemen" w:date="2016-01-20T16:59:00Z"/>
          <w:rPrChange w:id="5156" w:author="Jan Kelemen" w:date="2016-01-20T17:07:00Z">
            <w:rPr>
              <w:ins w:id="5157" w:author="Jan Kelemen" w:date="2016-01-20T16:59:00Z"/>
            </w:rPr>
          </w:rPrChange>
        </w:rPr>
        <w:pPrChange w:id="5158" w:author="Jan Kelemen" w:date="2016-01-20T16:59:00Z">
          <w:pPr>
            <w:ind w:firstLine="708"/>
          </w:pPr>
        </w:pPrChange>
      </w:pPr>
      <w:r w:rsidRPr="0020295F">
        <w:rPr>
          <w:rPrChange w:id="5159" w:author="Jan Kelemen" w:date="2016-01-20T17:07:00Z">
            <w:rPr/>
          </w:rPrChange>
        </w:rPr>
        <w:lastRenderedPageBreak/>
        <w:t xml:space="preserve">Slika </w:t>
      </w:r>
      <w:del w:id="5160" w:author="Jan Kelemen" w:date="2016-01-20T16:58:00Z">
        <w:r w:rsidRPr="0020295F" w:rsidDel="008142BA">
          <w:rPr>
            <w:rPrChange w:id="5161" w:author="Jan Kelemen" w:date="2016-01-20T17:07:00Z">
              <w:rPr/>
            </w:rPrChange>
          </w:rPr>
          <w:delText xml:space="preserve">(ova dolje) </w:delText>
        </w:r>
      </w:del>
      <w:ins w:id="5162" w:author="Jan Kelemen" w:date="2016-01-20T16:58:00Z">
        <w:r w:rsidR="008142BA" w:rsidRPr="0020295F">
          <w:rPr>
            <w:rPrChange w:id="5163" w:author="Jan Kelemen" w:date="2016-01-20T17:07:00Z">
              <w:rPr/>
            </w:rPrChange>
          </w:rPr>
          <w:t>6.4.4-</w:t>
        </w:r>
      </w:ins>
      <w:ins w:id="5164" w:author="Jan Kelemen" w:date="2016-01-20T17:00:00Z">
        <w:r w:rsidR="0020295F" w:rsidRPr="0020295F">
          <w:rPr>
            <w:rPrChange w:id="5165" w:author="Jan Kelemen" w:date="2016-01-20T17:07:00Z">
              <w:rPr/>
            </w:rPrChange>
          </w:rPr>
          <w:t>2</w:t>
        </w:r>
      </w:ins>
      <w:ins w:id="5166" w:author="Jan Kelemen" w:date="2016-01-20T16:58:00Z">
        <w:r w:rsidR="008142BA" w:rsidRPr="0020295F">
          <w:rPr>
            <w:rPrChange w:id="5167" w:author="Jan Kelemen" w:date="2016-01-20T17:07:00Z">
              <w:rPr/>
            </w:rPrChange>
          </w:rPr>
          <w:t xml:space="preserve"> </w:t>
        </w:r>
      </w:ins>
      <w:r w:rsidRPr="0020295F">
        <w:rPr>
          <w:rPrChange w:id="5168" w:author="Jan Kelemen" w:date="2016-01-20T17:07:00Z">
            <w:rPr/>
          </w:rPrChange>
        </w:rPr>
        <w:t xml:space="preserve">prikazuje dijagram komponenata kontrolera za </w:t>
      </w:r>
      <w:del w:id="5169" w:author="Jan Kelemen" w:date="2016-01-20T16:59:00Z">
        <w:r w:rsidRPr="0020295F" w:rsidDel="0020295F">
          <w:rPr>
            <w:rPrChange w:id="5170" w:author="Jan Kelemen" w:date="2016-01-20T17:07:00Z">
              <w:rPr/>
            </w:rPrChange>
          </w:rPr>
          <w:delText xml:space="preserve">administratorsku </w:delText>
        </w:r>
      </w:del>
      <w:ins w:id="5171" w:author="Jan Kelemen" w:date="2016-01-20T16:59:00Z">
        <w:r w:rsidR="0020295F" w:rsidRPr="0020295F">
          <w:rPr>
            <w:rPrChange w:id="5172" w:author="Jan Kelemen" w:date="2016-01-20T17:07:00Z">
              <w:rPr/>
            </w:rPrChange>
          </w:rPr>
          <w:t>djelatničku / vlasničku</w:t>
        </w:r>
        <w:r w:rsidR="0020295F" w:rsidRPr="0020295F">
          <w:rPr>
            <w:rPrChange w:id="5173" w:author="Jan Kelemen" w:date="2016-01-20T17:07:00Z">
              <w:rPr/>
            </w:rPrChange>
          </w:rPr>
          <w:t xml:space="preserve"> </w:t>
        </w:r>
      </w:ins>
      <w:r w:rsidRPr="0020295F">
        <w:rPr>
          <w:rPrChange w:id="5174" w:author="Jan Kelemen" w:date="2016-01-20T17:07:00Z">
            <w:rPr/>
          </w:rPrChange>
        </w:rPr>
        <w:t xml:space="preserve">stranicu te komponenata </w:t>
      </w:r>
      <w:r w:rsidR="004037DD" w:rsidRPr="0020295F">
        <w:rPr>
          <w:rPrChange w:id="5175" w:author="Jan Kelemen" w:date="2016-01-20T17:07:00Z">
            <w:rPr/>
          </w:rPrChange>
        </w:rPr>
        <w:t xml:space="preserve">za pregled </w:t>
      </w:r>
      <w:del w:id="5176" w:author="Jan Kelemen" w:date="2016-01-20T16:59:00Z">
        <w:r w:rsidR="004037DD" w:rsidRPr="0020295F" w:rsidDel="0020295F">
          <w:rPr>
            <w:rPrChange w:id="5177" w:author="Jan Kelemen" w:date="2016-01-20T17:07:00Z">
              <w:rPr/>
            </w:rPrChange>
          </w:rPr>
          <w:delText xml:space="preserve">administratorske </w:delText>
        </w:r>
      </w:del>
      <w:ins w:id="5178" w:author="Jan Kelemen" w:date="2016-01-20T16:59:00Z">
        <w:r w:rsidR="0020295F" w:rsidRPr="0020295F">
          <w:rPr>
            <w:rPrChange w:id="5179" w:author="Jan Kelemen" w:date="2016-01-20T17:07:00Z">
              <w:rPr/>
            </w:rPrChange>
          </w:rPr>
          <w:t>djelatničke / vlasničke</w:t>
        </w:r>
        <w:r w:rsidR="0020295F" w:rsidRPr="0020295F">
          <w:rPr>
            <w:rPrChange w:id="5180" w:author="Jan Kelemen" w:date="2016-01-20T17:07:00Z">
              <w:rPr/>
            </w:rPrChange>
          </w:rPr>
          <w:t xml:space="preserve"> </w:t>
        </w:r>
      </w:ins>
      <w:r w:rsidR="004037DD" w:rsidRPr="0020295F">
        <w:rPr>
          <w:rPrChange w:id="5181" w:author="Jan Kelemen" w:date="2016-01-20T17:07:00Z">
            <w:rPr/>
          </w:rPrChange>
        </w:rPr>
        <w:t>stranice.</w:t>
      </w:r>
      <w:r w:rsidR="004037DD" w:rsidRPr="0020295F">
        <w:rPr>
          <w:noProof/>
          <w:lang w:eastAsia="hr-HR"/>
          <w:rPrChange w:id="5182" w:author="Jan Kelemen" w:date="2016-01-20T17:07:00Z">
            <w:rPr>
              <w:noProof/>
              <w:lang w:eastAsia="hr-HR"/>
            </w:rPr>
          </w:rPrChange>
        </w:rPr>
        <w:drawing>
          <wp:inline distT="0" distB="0" distL="0" distR="0" wp14:anchorId="1E03CA1C" wp14:editId="0EB86B0B">
            <wp:extent cx="5768340" cy="463740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ControllerViewaComponentDiagram.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8340" cy="4637405"/>
                    </a:xfrm>
                    <a:prstGeom prst="rect">
                      <a:avLst/>
                    </a:prstGeom>
                  </pic:spPr>
                </pic:pic>
              </a:graphicData>
            </a:graphic>
          </wp:inline>
        </w:drawing>
      </w:r>
    </w:p>
    <w:p w14:paraId="58EF107D" w14:textId="6241E28E" w:rsidR="004037DD" w:rsidRPr="0020295F" w:rsidRDefault="008142BA" w:rsidP="008142BA">
      <w:pPr>
        <w:pStyle w:val="Caption"/>
        <w:jc w:val="center"/>
        <w:rPr>
          <w:b w:val="0"/>
          <w:rPrChange w:id="5183" w:author="Jan Kelemen" w:date="2016-01-20T17:07:00Z">
            <w:rPr/>
          </w:rPrChange>
        </w:rPr>
        <w:pPrChange w:id="5184" w:author="Jan Kelemen" w:date="2016-01-20T16:59:00Z">
          <w:pPr>
            <w:ind w:firstLine="708"/>
          </w:pPr>
        </w:pPrChange>
      </w:pPr>
      <w:bookmarkStart w:id="5185" w:name="_Toc441072953"/>
      <w:ins w:id="5186" w:author="Jan Kelemen" w:date="2016-01-20T16:59:00Z">
        <w:r w:rsidRPr="0020295F">
          <w:rPr>
            <w:b w:val="0"/>
            <w:rPrChange w:id="5187" w:author="Jan Kelemen" w:date="2016-01-20T17:07:00Z">
              <w:rPr/>
            </w:rPrChange>
          </w:rPr>
          <w:t xml:space="preserve">Slika </w:t>
        </w:r>
      </w:ins>
      <w:ins w:id="5188" w:author="Jan Kelemen" w:date="2016-01-20T17:03:00Z">
        <w:r w:rsidR="0020295F" w:rsidRPr="0020295F">
          <w:rPr>
            <w:b w:val="0"/>
            <w:rPrChange w:id="5189" w:author="Jan Kelemen" w:date="2016-01-20T17:07:00Z">
              <w:rPr/>
            </w:rPrChange>
          </w:rPr>
          <w:fldChar w:fldCharType="begin"/>
        </w:r>
        <w:r w:rsidR="0020295F" w:rsidRPr="0020295F">
          <w:rPr>
            <w:b w:val="0"/>
            <w:rPrChange w:id="5190" w:author="Jan Kelemen" w:date="2016-01-20T17:07:00Z">
              <w:rPr/>
            </w:rPrChange>
          </w:rPr>
          <w:instrText xml:space="preserve"> STYLEREF 2 \s </w:instrText>
        </w:r>
      </w:ins>
      <w:r w:rsidR="0020295F" w:rsidRPr="0020295F">
        <w:rPr>
          <w:b w:val="0"/>
          <w:rPrChange w:id="5191" w:author="Jan Kelemen" w:date="2016-01-20T17:07:00Z">
            <w:rPr/>
          </w:rPrChange>
        </w:rPr>
        <w:fldChar w:fldCharType="separate"/>
      </w:r>
      <w:r w:rsidR="0020295F" w:rsidRPr="0020295F">
        <w:rPr>
          <w:b w:val="0"/>
          <w:noProof/>
          <w:rPrChange w:id="5192" w:author="Jan Kelemen" w:date="2016-01-20T17:07:00Z">
            <w:rPr>
              <w:noProof/>
            </w:rPr>
          </w:rPrChange>
        </w:rPr>
        <w:t>6.4</w:t>
      </w:r>
      <w:ins w:id="5193" w:author="Jan Kelemen" w:date="2016-01-20T17:03:00Z">
        <w:r w:rsidR="0020295F" w:rsidRPr="0020295F">
          <w:rPr>
            <w:b w:val="0"/>
            <w:rPrChange w:id="5194" w:author="Jan Kelemen" w:date="2016-01-20T17:07:00Z">
              <w:rPr/>
            </w:rPrChange>
          </w:rPr>
          <w:fldChar w:fldCharType="end"/>
        </w:r>
        <w:r w:rsidR="0020295F" w:rsidRPr="0020295F">
          <w:rPr>
            <w:b w:val="0"/>
            <w:rPrChange w:id="5195" w:author="Jan Kelemen" w:date="2016-01-20T17:07:00Z">
              <w:rPr/>
            </w:rPrChange>
          </w:rPr>
          <w:noBreakHyphen/>
        </w:r>
        <w:r w:rsidR="0020295F" w:rsidRPr="0020295F">
          <w:rPr>
            <w:b w:val="0"/>
            <w:rPrChange w:id="5196" w:author="Jan Kelemen" w:date="2016-01-20T17:07:00Z">
              <w:rPr/>
            </w:rPrChange>
          </w:rPr>
          <w:fldChar w:fldCharType="begin"/>
        </w:r>
        <w:r w:rsidR="0020295F" w:rsidRPr="0020295F">
          <w:rPr>
            <w:b w:val="0"/>
            <w:rPrChange w:id="5197" w:author="Jan Kelemen" w:date="2016-01-20T17:07:00Z">
              <w:rPr/>
            </w:rPrChange>
          </w:rPr>
          <w:instrText xml:space="preserve"> SEQ Slika \* ARABIC \s 2 </w:instrText>
        </w:r>
      </w:ins>
      <w:r w:rsidR="0020295F" w:rsidRPr="0020295F">
        <w:rPr>
          <w:b w:val="0"/>
          <w:rPrChange w:id="5198" w:author="Jan Kelemen" w:date="2016-01-20T17:07:00Z">
            <w:rPr/>
          </w:rPrChange>
        </w:rPr>
        <w:fldChar w:fldCharType="separate"/>
      </w:r>
      <w:ins w:id="5199" w:author="Jan Kelemen" w:date="2016-01-20T17:03:00Z">
        <w:r w:rsidR="0020295F" w:rsidRPr="0020295F">
          <w:rPr>
            <w:b w:val="0"/>
            <w:noProof/>
            <w:rPrChange w:id="5200" w:author="Jan Kelemen" w:date="2016-01-20T17:07:00Z">
              <w:rPr>
                <w:noProof/>
              </w:rPr>
            </w:rPrChange>
          </w:rPr>
          <w:t>6</w:t>
        </w:r>
        <w:r w:rsidR="0020295F" w:rsidRPr="0020295F">
          <w:rPr>
            <w:b w:val="0"/>
            <w:rPrChange w:id="5201" w:author="Jan Kelemen" w:date="2016-01-20T17:07:00Z">
              <w:rPr/>
            </w:rPrChange>
          </w:rPr>
          <w:fldChar w:fldCharType="end"/>
        </w:r>
      </w:ins>
      <w:ins w:id="5202" w:author="Jan Kelemen" w:date="2016-01-20T16:59:00Z">
        <w:r w:rsidRPr="0020295F">
          <w:rPr>
            <w:b w:val="0"/>
            <w:rPrChange w:id="5203" w:author="Jan Kelemen" w:date="2016-01-20T17:07:00Z">
              <w:rPr/>
            </w:rPrChange>
          </w:rPr>
          <w:t xml:space="preserve"> Dijagram komponenata djelatničke / vlasničke stranice</w:t>
        </w:r>
      </w:ins>
      <w:bookmarkEnd w:id="5185"/>
    </w:p>
    <w:p w14:paraId="33BF81F2" w14:textId="77777777" w:rsidR="004037DD" w:rsidRPr="0020295F" w:rsidRDefault="004037DD">
      <w:pPr>
        <w:spacing w:after="160" w:line="259" w:lineRule="auto"/>
        <w:jc w:val="left"/>
        <w:rPr>
          <w:rPrChange w:id="5204" w:author="Jan Kelemen" w:date="2016-01-20T17:07:00Z">
            <w:rPr/>
          </w:rPrChange>
        </w:rPr>
      </w:pPr>
      <w:r w:rsidRPr="0020295F">
        <w:rPr>
          <w:rPrChange w:id="5205" w:author="Jan Kelemen" w:date="2016-01-20T17:07:00Z">
            <w:rPr/>
          </w:rPrChange>
        </w:rPr>
        <w:br w:type="page"/>
      </w:r>
    </w:p>
    <w:p w14:paraId="53EF4B6E" w14:textId="5A682E1C" w:rsidR="004037DD" w:rsidRPr="0020295F" w:rsidRDefault="004037DD" w:rsidP="00D9128D">
      <w:pPr>
        <w:ind w:firstLine="708"/>
        <w:rPr>
          <w:rPrChange w:id="5206" w:author="Jan Kelemen" w:date="2016-01-20T17:07:00Z">
            <w:rPr/>
          </w:rPrChange>
        </w:rPr>
      </w:pPr>
      <w:r w:rsidRPr="0020295F">
        <w:rPr>
          <w:rPrChange w:id="5207" w:author="Jan Kelemen" w:date="2016-01-20T17:07:00Z">
            <w:rPr/>
          </w:rPrChange>
        </w:rPr>
        <w:lastRenderedPageBreak/>
        <w:t xml:space="preserve">Slika </w:t>
      </w:r>
      <w:ins w:id="5208" w:author="Jan Kelemen" w:date="2016-01-20T17:01:00Z">
        <w:r w:rsidR="0020295F" w:rsidRPr="0020295F">
          <w:rPr>
            <w:rPrChange w:id="5209" w:author="Jan Kelemen" w:date="2016-01-20T17:07:00Z">
              <w:rPr/>
            </w:rPrChange>
          </w:rPr>
          <w:t xml:space="preserve">6.4.4-3 </w:t>
        </w:r>
      </w:ins>
      <w:del w:id="5210" w:author="Jan Kelemen" w:date="2016-01-20T17:01:00Z">
        <w:r w:rsidRPr="0020295F" w:rsidDel="0020295F">
          <w:rPr>
            <w:rPrChange w:id="5211" w:author="Jan Kelemen" w:date="2016-01-20T17:07:00Z">
              <w:rPr/>
            </w:rPrChange>
          </w:rPr>
          <w:delText xml:space="preserve">(ova dolje) </w:delText>
        </w:r>
      </w:del>
      <w:r w:rsidRPr="0020295F">
        <w:rPr>
          <w:rPrChange w:id="5212" w:author="Jan Kelemen" w:date="2016-01-20T17:07:00Z">
            <w:rPr/>
          </w:rPrChange>
        </w:rPr>
        <w:t>prikazuje dijagram komponenata ostalih kontrolera te komponenata za prikaz ostalih stranica. Također sve *.cshtml komponente navedene u ovom dijagramu koriste komponentu _Layout.cshtml za zajednički stil stranice, te dodatno *.css komponente za stil stranice koje su izostavljene zbog preglednosti.</w:t>
      </w:r>
    </w:p>
    <w:p w14:paraId="20D186F1" w14:textId="77777777" w:rsidR="0020295F" w:rsidRPr="0020295F" w:rsidRDefault="004037DD" w:rsidP="0020295F">
      <w:pPr>
        <w:keepNext/>
        <w:rPr>
          <w:ins w:id="5213" w:author="Jan Kelemen" w:date="2016-01-20T17:00:00Z"/>
          <w:rPrChange w:id="5214" w:author="Jan Kelemen" w:date="2016-01-20T17:07:00Z">
            <w:rPr>
              <w:ins w:id="5215" w:author="Jan Kelemen" w:date="2016-01-20T17:00:00Z"/>
            </w:rPr>
          </w:rPrChange>
        </w:rPr>
        <w:pPrChange w:id="5216" w:author="Jan Kelemen" w:date="2016-01-20T17:00:00Z">
          <w:pPr/>
        </w:pPrChange>
      </w:pPr>
      <w:r w:rsidRPr="0020295F">
        <w:rPr>
          <w:noProof/>
          <w:lang w:eastAsia="hr-HR"/>
          <w:rPrChange w:id="5217" w:author="Jan Kelemen" w:date="2016-01-20T17:07:00Z">
            <w:rPr>
              <w:noProof/>
              <w:lang w:eastAsia="hr-HR"/>
            </w:rPr>
          </w:rPrChange>
        </w:rPr>
        <w:drawing>
          <wp:inline distT="0" distB="0" distL="0" distR="0" wp14:anchorId="1A1C48E0" wp14:editId="1A7202B4">
            <wp:extent cx="5768340" cy="47167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therControllerViewsComponentDiagram.png"/>
                    <pic:cNvPicPr/>
                  </pic:nvPicPr>
                  <pic:blipFill>
                    <a:blip r:embed="rId57">
                      <a:extLst>
                        <a:ext uri="{28A0092B-C50C-407E-A947-70E740481C1C}">
                          <a14:useLocalDpi xmlns:a14="http://schemas.microsoft.com/office/drawing/2010/main" val="0"/>
                        </a:ext>
                      </a:extLst>
                    </a:blip>
                    <a:stretch>
                      <a:fillRect/>
                    </a:stretch>
                  </pic:blipFill>
                  <pic:spPr>
                    <a:xfrm>
                      <a:off x="0" y="0"/>
                      <a:ext cx="5768340" cy="4716780"/>
                    </a:xfrm>
                    <a:prstGeom prst="rect">
                      <a:avLst/>
                    </a:prstGeom>
                  </pic:spPr>
                </pic:pic>
              </a:graphicData>
            </a:graphic>
          </wp:inline>
        </w:drawing>
      </w:r>
    </w:p>
    <w:p w14:paraId="16EEF0D7" w14:textId="4AE9401D" w:rsidR="004037DD" w:rsidRPr="0020295F" w:rsidRDefault="0020295F" w:rsidP="0020295F">
      <w:pPr>
        <w:pStyle w:val="Caption"/>
        <w:jc w:val="center"/>
        <w:rPr>
          <w:b w:val="0"/>
          <w:rPrChange w:id="5218" w:author="Jan Kelemen" w:date="2016-01-20T17:07:00Z">
            <w:rPr/>
          </w:rPrChange>
        </w:rPr>
        <w:pPrChange w:id="5219" w:author="Jan Kelemen" w:date="2016-01-20T17:01:00Z">
          <w:pPr/>
        </w:pPrChange>
      </w:pPr>
      <w:bookmarkStart w:id="5220" w:name="_Toc441072954"/>
      <w:ins w:id="5221" w:author="Jan Kelemen" w:date="2016-01-20T17:00:00Z">
        <w:r w:rsidRPr="0020295F">
          <w:rPr>
            <w:b w:val="0"/>
            <w:rPrChange w:id="5222" w:author="Jan Kelemen" w:date="2016-01-20T17:07:00Z">
              <w:rPr/>
            </w:rPrChange>
          </w:rPr>
          <w:t xml:space="preserve">Slika </w:t>
        </w:r>
      </w:ins>
      <w:ins w:id="5223" w:author="Jan Kelemen" w:date="2016-01-20T17:03:00Z">
        <w:r w:rsidRPr="0020295F">
          <w:rPr>
            <w:b w:val="0"/>
            <w:rPrChange w:id="5224" w:author="Jan Kelemen" w:date="2016-01-20T17:07:00Z">
              <w:rPr/>
            </w:rPrChange>
          </w:rPr>
          <w:fldChar w:fldCharType="begin"/>
        </w:r>
        <w:r w:rsidRPr="0020295F">
          <w:rPr>
            <w:b w:val="0"/>
            <w:rPrChange w:id="5225" w:author="Jan Kelemen" w:date="2016-01-20T17:07:00Z">
              <w:rPr/>
            </w:rPrChange>
          </w:rPr>
          <w:instrText xml:space="preserve"> STYLEREF 2 \s </w:instrText>
        </w:r>
      </w:ins>
      <w:r w:rsidRPr="0020295F">
        <w:rPr>
          <w:b w:val="0"/>
          <w:rPrChange w:id="5226" w:author="Jan Kelemen" w:date="2016-01-20T17:07:00Z">
            <w:rPr/>
          </w:rPrChange>
        </w:rPr>
        <w:fldChar w:fldCharType="separate"/>
      </w:r>
      <w:r w:rsidRPr="0020295F">
        <w:rPr>
          <w:b w:val="0"/>
          <w:noProof/>
          <w:rPrChange w:id="5227" w:author="Jan Kelemen" w:date="2016-01-20T17:07:00Z">
            <w:rPr>
              <w:noProof/>
            </w:rPr>
          </w:rPrChange>
        </w:rPr>
        <w:t>6.4</w:t>
      </w:r>
      <w:ins w:id="5228" w:author="Jan Kelemen" w:date="2016-01-20T17:03:00Z">
        <w:r w:rsidRPr="0020295F">
          <w:rPr>
            <w:b w:val="0"/>
            <w:rPrChange w:id="5229" w:author="Jan Kelemen" w:date="2016-01-20T17:07:00Z">
              <w:rPr/>
            </w:rPrChange>
          </w:rPr>
          <w:fldChar w:fldCharType="end"/>
        </w:r>
        <w:r w:rsidRPr="0020295F">
          <w:rPr>
            <w:b w:val="0"/>
            <w:rPrChange w:id="5230" w:author="Jan Kelemen" w:date="2016-01-20T17:07:00Z">
              <w:rPr/>
            </w:rPrChange>
          </w:rPr>
          <w:noBreakHyphen/>
        </w:r>
        <w:r w:rsidRPr="0020295F">
          <w:rPr>
            <w:b w:val="0"/>
            <w:rPrChange w:id="5231" w:author="Jan Kelemen" w:date="2016-01-20T17:07:00Z">
              <w:rPr/>
            </w:rPrChange>
          </w:rPr>
          <w:fldChar w:fldCharType="begin"/>
        </w:r>
        <w:r w:rsidRPr="0020295F">
          <w:rPr>
            <w:b w:val="0"/>
            <w:rPrChange w:id="5232" w:author="Jan Kelemen" w:date="2016-01-20T17:07:00Z">
              <w:rPr/>
            </w:rPrChange>
          </w:rPr>
          <w:instrText xml:space="preserve"> SEQ Slika \* ARABIC \s 2 </w:instrText>
        </w:r>
      </w:ins>
      <w:r w:rsidRPr="0020295F">
        <w:rPr>
          <w:b w:val="0"/>
          <w:rPrChange w:id="5233" w:author="Jan Kelemen" w:date="2016-01-20T17:07:00Z">
            <w:rPr/>
          </w:rPrChange>
        </w:rPr>
        <w:fldChar w:fldCharType="separate"/>
      </w:r>
      <w:ins w:id="5234" w:author="Jan Kelemen" w:date="2016-01-20T17:03:00Z">
        <w:r w:rsidRPr="0020295F">
          <w:rPr>
            <w:b w:val="0"/>
            <w:noProof/>
            <w:rPrChange w:id="5235" w:author="Jan Kelemen" w:date="2016-01-20T17:07:00Z">
              <w:rPr>
                <w:noProof/>
              </w:rPr>
            </w:rPrChange>
          </w:rPr>
          <w:t>7</w:t>
        </w:r>
        <w:r w:rsidRPr="0020295F">
          <w:rPr>
            <w:b w:val="0"/>
            <w:rPrChange w:id="5236" w:author="Jan Kelemen" w:date="2016-01-20T17:07:00Z">
              <w:rPr/>
            </w:rPrChange>
          </w:rPr>
          <w:fldChar w:fldCharType="end"/>
        </w:r>
      </w:ins>
      <w:ins w:id="5237" w:author="Jan Kelemen" w:date="2016-01-20T17:00:00Z">
        <w:r w:rsidRPr="0020295F">
          <w:rPr>
            <w:b w:val="0"/>
            <w:rPrChange w:id="5238" w:author="Jan Kelemen" w:date="2016-01-20T17:07:00Z">
              <w:rPr/>
            </w:rPrChange>
          </w:rPr>
          <w:t xml:space="preserve"> Dijagram komponenata ostalih stranica</w:t>
        </w:r>
      </w:ins>
      <w:bookmarkEnd w:id="5220"/>
    </w:p>
    <w:p w14:paraId="6064EDB7" w14:textId="3319A3D9" w:rsidR="0004754E" w:rsidRPr="0020295F" w:rsidRDefault="0004754E" w:rsidP="0004754E">
      <w:pPr>
        <w:pStyle w:val="Normal5"/>
        <w:spacing w:line="360" w:lineRule="auto"/>
        <w:rPr>
          <w:rPrChange w:id="5239" w:author="Jan Kelemen" w:date="2016-01-20T17:07:00Z">
            <w:rPr/>
          </w:rPrChange>
        </w:rPr>
      </w:pPr>
      <w:bookmarkStart w:id="5240" w:name="h.17dp8vu" w:colFirst="0" w:colLast="0"/>
      <w:bookmarkEnd w:id="5240"/>
    </w:p>
    <w:p w14:paraId="67D968A5" w14:textId="77777777" w:rsidR="004130A4" w:rsidRPr="0020295F" w:rsidRDefault="004130A4">
      <w:pPr>
        <w:pStyle w:val="Heading1"/>
        <w:numPr>
          <w:ilvl w:val="0"/>
          <w:numId w:val="0"/>
        </w:numPr>
        <w:jc w:val="both"/>
        <w:rPr>
          <w:b w:val="0"/>
          <w:rPrChange w:id="5241" w:author="Jan Kelemen" w:date="2016-01-20T17:07:00Z">
            <w:rPr/>
          </w:rPrChange>
        </w:rPr>
        <w:sectPr w:rsidR="004130A4" w:rsidRPr="0020295F" w:rsidSect="00632682">
          <w:pgSz w:w="11906" w:h="16838"/>
          <w:pgMar w:top="1411" w:right="1411" w:bottom="1411" w:left="1411" w:header="706" w:footer="706" w:gutter="0"/>
          <w:cols w:space="708"/>
          <w:docGrid w:linePitch="360"/>
        </w:sectPr>
        <w:pPrChange w:id="5242" w:author="Jan Kelemen" w:date="2016-01-19T17:56:00Z">
          <w:pPr>
            <w:pStyle w:val="Heading1"/>
            <w:jc w:val="both"/>
          </w:pPr>
        </w:pPrChange>
      </w:pPr>
      <w:bookmarkStart w:id="5243" w:name="_Toc431806055"/>
    </w:p>
    <w:p w14:paraId="42AD79E2" w14:textId="7341AFD5" w:rsidR="0004754E" w:rsidRPr="0020295F" w:rsidRDefault="0004754E" w:rsidP="0004754E">
      <w:pPr>
        <w:pStyle w:val="Heading1"/>
        <w:jc w:val="both"/>
        <w:rPr>
          <w:b w:val="0"/>
          <w:rPrChange w:id="5244" w:author="Jan Kelemen" w:date="2016-01-20T17:07:00Z">
            <w:rPr/>
          </w:rPrChange>
        </w:rPr>
      </w:pPr>
      <w:bookmarkStart w:id="5245" w:name="_Toc441072973"/>
      <w:r w:rsidRPr="0020295F">
        <w:rPr>
          <w:b w:val="0"/>
          <w:rPrChange w:id="5246" w:author="Jan Kelemen" w:date="2016-01-20T17:07:00Z">
            <w:rPr/>
          </w:rPrChange>
        </w:rPr>
        <w:lastRenderedPageBreak/>
        <w:t>Implementacija i korisničko sučelje</w:t>
      </w:r>
      <w:bookmarkEnd w:id="5243"/>
      <w:bookmarkEnd w:id="5245"/>
    </w:p>
    <w:p w14:paraId="02E7D96F" w14:textId="77777777" w:rsidR="0004754E" w:rsidRPr="0020295F" w:rsidRDefault="0004754E" w:rsidP="0004754E">
      <w:pPr>
        <w:pStyle w:val="Heading2"/>
        <w:rPr>
          <w:ins w:id="5247" w:author="Jan Kelemen" w:date="2016-01-20T17:02:00Z"/>
          <w:rPrChange w:id="5248" w:author="Jan Kelemen" w:date="2016-01-20T17:07:00Z">
            <w:rPr>
              <w:ins w:id="5249" w:author="Jan Kelemen" w:date="2016-01-20T17:02:00Z"/>
            </w:rPr>
          </w:rPrChange>
        </w:rPr>
      </w:pPr>
      <w:bookmarkStart w:id="5250" w:name="h.3rdcrjn" w:colFirst="0" w:colLast="0"/>
      <w:bookmarkStart w:id="5251" w:name="_Toc431806056"/>
      <w:bookmarkStart w:id="5252" w:name="_Toc441072974"/>
      <w:bookmarkEnd w:id="5250"/>
      <w:r w:rsidRPr="0020295F">
        <w:rPr>
          <w:rPrChange w:id="5253" w:author="Jan Kelemen" w:date="2016-01-20T17:07:00Z">
            <w:rPr/>
          </w:rPrChange>
        </w:rPr>
        <w:t>Dijagram razmještaja</w:t>
      </w:r>
      <w:bookmarkEnd w:id="5251"/>
      <w:bookmarkEnd w:id="5252"/>
    </w:p>
    <w:p w14:paraId="69BDD08B" w14:textId="42DAF409" w:rsidR="0020295F" w:rsidRPr="0020295F" w:rsidRDefault="0020295F" w:rsidP="0020295F">
      <w:pPr>
        <w:ind w:firstLine="576"/>
        <w:rPr>
          <w:ins w:id="5254" w:author="Jan Kelemen" w:date="2016-01-20T17:02:00Z"/>
          <w:lang w:eastAsia="hr-HR"/>
          <w:rPrChange w:id="5255" w:author="Jan Kelemen" w:date="2016-01-20T17:07:00Z">
            <w:rPr>
              <w:ins w:id="5256" w:author="Jan Kelemen" w:date="2016-01-20T17:02:00Z"/>
            </w:rPr>
          </w:rPrChange>
        </w:rPr>
        <w:pPrChange w:id="5257" w:author="Jan Kelemen" w:date="2016-01-20T17:02:00Z">
          <w:pPr>
            <w:pStyle w:val="Heading2"/>
          </w:pPr>
        </w:pPrChange>
      </w:pPr>
      <w:ins w:id="5258" w:author="Jan Kelemen" w:date="2016-01-20T17:02:00Z">
        <w:r w:rsidRPr="0020295F">
          <w:rPr>
            <w:lang w:eastAsia="hr-HR"/>
            <w:rPrChange w:id="5259" w:author="Jan Kelemen" w:date="2016-01-20T17:07:00Z">
              <w:rPr/>
            </w:rPrChange>
          </w:rPr>
          <w:t>Dijagrami razmještaja (engl. deployment diagrams) opisuju topologiju sklopovlja i programsku</w:t>
        </w:r>
        <w:r w:rsidRPr="0020295F">
          <w:rPr>
            <w:lang w:eastAsia="hr-HR"/>
            <w:rPrChange w:id="5260" w:author="Jan Kelemen" w:date="2016-01-20T17:07:00Z">
              <w:rPr/>
            </w:rPrChange>
          </w:rPr>
          <w:t xml:space="preserve"> </w:t>
        </w:r>
        <w:r w:rsidRPr="0020295F">
          <w:rPr>
            <w:lang w:eastAsia="hr-HR"/>
            <w:rPrChange w:id="5261" w:author="Jan Kelemen" w:date="2016-01-20T17:07:00Z">
              <w:rPr/>
            </w:rPrChange>
          </w:rPr>
          <w:t>potporu koja se koristi u implementaciji sustava u njegovom radnom i produkcijskom okruženju.</w:t>
        </w:r>
      </w:ins>
    </w:p>
    <w:p w14:paraId="64D0CFB0" w14:textId="4E16FD55" w:rsidR="0020295F" w:rsidRPr="0020295F" w:rsidRDefault="0020295F" w:rsidP="0020295F">
      <w:pPr>
        <w:ind w:firstLine="576"/>
        <w:rPr>
          <w:lang w:eastAsia="hr-HR"/>
          <w:rPrChange w:id="5262" w:author="Jan Kelemen" w:date="2016-01-20T17:07:00Z">
            <w:rPr/>
          </w:rPrChange>
        </w:rPr>
        <w:pPrChange w:id="5263" w:author="Jan Kelemen" w:date="2016-01-20T17:02:00Z">
          <w:pPr>
            <w:pStyle w:val="Heading2"/>
          </w:pPr>
        </w:pPrChange>
      </w:pPr>
      <w:ins w:id="5264" w:author="Jan Kelemen" w:date="2016-01-20T17:02:00Z">
        <w:r w:rsidRPr="0020295F">
          <w:rPr>
            <w:lang w:eastAsia="hr-HR"/>
            <w:rPrChange w:id="5265" w:author="Jan Kelemen" w:date="2016-01-20T17:07:00Z">
              <w:rPr/>
            </w:rPrChange>
          </w:rPr>
          <w:t>Slika</w:t>
        </w:r>
      </w:ins>
      <w:ins w:id="5266" w:author="Jan Kelemen" w:date="2016-01-20T17:03:00Z">
        <w:r w:rsidRPr="0020295F">
          <w:rPr>
            <w:lang w:eastAsia="hr-HR"/>
            <w:rPrChange w:id="5267" w:author="Jan Kelemen" w:date="2016-01-20T17:07:00Z">
              <w:rPr/>
            </w:rPrChange>
          </w:rPr>
          <w:t xml:space="preserve"> 7.1-1 prikazuje dijagram razmještaja razvijene aplikacije. Na poslužitelju se nalaze baza podataka, sustav za upravljanje bazom podataka te web aplikacija. Klijenti koriste web preglednik kako bi pristupili web aplikaciji. Razmjena podataka između klijenata i poslužitelja odvija se korištenjem HTTP protokola. </w:t>
        </w:r>
      </w:ins>
    </w:p>
    <w:p w14:paraId="5A782CDA" w14:textId="77777777" w:rsidR="0020295F" w:rsidRPr="0020295F" w:rsidRDefault="002614E4" w:rsidP="0020295F">
      <w:pPr>
        <w:pStyle w:val="Normal5"/>
        <w:keepNext/>
        <w:spacing w:line="360" w:lineRule="auto"/>
        <w:jc w:val="center"/>
        <w:rPr>
          <w:ins w:id="5268" w:author="Jan Kelemen" w:date="2016-01-20T17:03:00Z"/>
          <w:rPrChange w:id="5269" w:author="Jan Kelemen" w:date="2016-01-20T17:07:00Z">
            <w:rPr>
              <w:ins w:id="5270" w:author="Jan Kelemen" w:date="2016-01-20T17:03:00Z"/>
            </w:rPr>
          </w:rPrChange>
        </w:rPr>
        <w:pPrChange w:id="5271" w:author="Jan Kelemen" w:date="2016-01-20T17:03:00Z">
          <w:pPr>
            <w:pStyle w:val="Normal5"/>
            <w:spacing w:line="360" w:lineRule="auto"/>
            <w:jc w:val="center"/>
          </w:pPr>
        </w:pPrChange>
      </w:pPr>
      <w:r w:rsidRPr="0020295F">
        <w:rPr>
          <w:noProof/>
          <w:rPrChange w:id="5272" w:author="Jan Kelemen" w:date="2016-01-20T17:07:00Z">
            <w:rPr>
              <w:noProof/>
            </w:rPr>
          </w:rPrChange>
        </w:rPr>
        <w:drawing>
          <wp:inline distT="0" distB="0" distL="0" distR="0" wp14:anchorId="40A9D89B" wp14:editId="0713E3A5">
            <wp:extent cx="3330054" cy="4447675"/>
            <wp:effectExtent l="0" t="0" r="3810" b="0"/>
            <wp:docPr id="53" name="Picture 53" descr="C:\Users\Ken\Downloads\DijagramRazmjest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n\Downloads\DijagramRazmjestaja.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38798" cy="4459354"/>
                    </a:xfrm>
                    <a:prstGeom prst="rect">
                      <a:avLst/>
                    </a:prstGeom>
                    <a:noFill/>
                    <a:ln>
                      <a:noFill/>
                    </a:ln>
                  </pic:spPr>
                </pic:pic>
              </a:graphicData>
            </a:graphic>
          </wp:inline>
        </w:drawing>
      </w:r>
    </w:p>
    <w:p w14:paraId="138D221C" w14:textId="36574849" w:rsidR="0004754E" w:rsidRPr="0020295F" w:rsidRDefault="0020295F" w:rsidP="0020295F">
      <w:pPr>
        <w:pStyle w:val="Caption"/>
        <w:jc w:val="center"/>
        <w:rPr>
          <w:b w:val="0"/>
          <w:rPrChange w:id="5273" w:author="Jan Kelemen" w:date="2016-01-20T17:07:00Z">
            <w:rPr/>
          </w:rPrChange>
        </w:rPr>
        <w:pPrChange w:id="5274" w:author="Jan Kelemen" w:date="2016-01-20T17:03:00Z">
          <w:pPr>
            <w:pStyle w:val="Normal5"/>
            <w:spacing w:line="360" w:lineRule="auto"/>
            <w:jc w:val="center"/>
          </w:pPr>
        </w:pPrChange>
      </w:pPr>
      <w:bookmarkStart w:id="5275" w:name="_Toc441072955"/>
      <w:ins w:id="5276" w:author="Jan Kelemen" w:date="2016-01-20T17:03:00Z">
        <w:r w:rsidRPr="0020295F">
          <w:rPr>
            <w:b w:val="0"/>
            <w:rPrChange w:id="5277" w:author="Jan Kelemen" w:date="2016-01-20T17:07:00Z">
              <w:rPr/>
            </w:rPrChange>
          </w:rPr>
          <w:t xml:space="preserve">Slika </w:t>
        </w:r>
        <w:r w:rsidRPr="0020295F">
          <w:rPr>
            <w:b w:val="0"/>
            <w:rPrChange w:id="5278" w:author="Jan Kelemen" w:date="2016-01-20T17:07:00Z">
              <w:rPr/>
            </w:rPrChange>
          </w:rPr>
          <w:fldChar w:fldCharType="begin"/>
        </w:r>
        <w:r w:rsidRPr="0020295F">
          <w:rPr>
            <w:b w:val="0"/>
            <w:rPrChange w:id="5279" w:author="Jan Kelemen" w:date="2016-01-20T17:07:00Z">
              <w:rPr/>
            </w:rPrChange>
          </w:rPr>
          <w:instrText xml:space="preserve"> STYLEREF 2 \s </w:instrText>
        </w:r>
      </w:ins>
      <w:r w:rsidRPr="0020295F">
        <w:rPr>
          <w:b w:val="0"/>
          <w:rPrChange w:id="5280" w:author="Jan Kelemen" w:date="2016-01-20T17:07:00Z">
            <w:rPr/>
          </w:rPrChange>
        </w:rPr>
        <w:fldChar w:fldCharType="separate"/>
      </w:r>
      <w:r w:rsidRPr="0020295F">
        <w:rPr>
          <w:b w:val="0"/>
          <w:noProof/>
          <w:rPrChange w:id="5281" w:author="Jan Kelemen" w:date="2016-01-20T17:07:00Z">
            <w:rPr>
              <w:noProof/>
            </w:rPr>
          </w:rPrChange>
        </w:rPr>
        <w:t>7.1</w:t>
      </w:r>
      <w:ins w:id="5282" w:author="Jan Kelemen" w:date="2016-01-20T17:03:00Z">
        <w:r w:rsidRPr="0020295F">
          <w:rPr>
            <w:b w:val="0"/>
            <w:rPrChange w:id="5283" w:author="Jan Kelemen" w:date="2016-01-20T17:07:00Z">
              <w:rPr/>
            </w:rPrChange>
          </w:rPr>
          <w:fldChar w:fldCharType="end"/>
        </w:r>
        <w:r w:rsidRPr="0020295F">
          <w:rPr>
            <w:b w:val="0"/>
            <w:rPrChange w:id="5284" w:author="Jan Kelemen" w:date="2016-01-20T17:07:00Z">
              <w:rPr/>
            </w:rPrChange>
          </w:rPr>
          <w:noBreakHyphen/>
        </w:r>
        <w:r w:rsidRPr="0020295F">
          <w:rPr>
            <w:b w:val="0"/>
            <w:rPrChange w:id="5285" w:author="Jan Kelemen" w:date="2016-01-20T17:07:00Z">
              <w:rPr/>
            </w:rPrChange>
          </w:rPr>
          <w:fldChar w:fldCharType="begin"/>
        </w:r>
        <w:r w:rsidRPr="0020295F">
          <w:rPr>
            <w:b w:val="0"/>
            <w:rPrChange w:id="5286" w:author="Jan Kelemen" w:date="2016-01-20T17:07:00Z">
              <w:rPr/>
            </w:rPrChange>
          </w:rPr>
          <w:instrText xml:space="preserve"> SEQ Slika \* ARABIC \s 2 </w:instrText>
        </w:r>
      </w:ins>
      <w:r w:rsidRPr="0020295F">
        <w:rPr>
          <w:b w:val="0"/>
          <w:rPrChange w:id="5287" w:author="Jan Kelemen" w:date="2016-01-20T17:07:00Z">
            <w:rPr/>
          </w:rPrChange>
        </w:rPr>
        <w:fldChar w:fldCharType="separate"/>
      </w:r>
      <w:ins w:id="5288" w:author="Jan Kelemen" w:date="2016-01-20T17:03:00Z">
        <w:r w:rsidRPr="0020295F">
          <w:rPr>
            <w:b w:val="0"/>
            <w:noProof/>
            <w:rPrChange w:id="5289" w:author="Jan Kelemen" w:date="2016-01-20T17:07:00Z">
              <w:rPr>
                <w:noProof/>
              </w:rPr>
            </w:rPrChange>
          </w:rPr>
          <w:t>1</w:t>
        </w:r>
        <w:r w:rsidRPr="0020295F">
          <w:rPr>
            <w:b w:val="0"/>
            <w:rPrChange w:id="5290" w:author="Jan Kelemen" w:date="2016-01-20T17:07:00Z">
              <w:rPr/>
            </w:rPrChange>
          </w:rPr>
          <w:fldChar w:fldCharType="end"/>
        </w:r>
        <w:r w:rsidRPr="0020295F">
          <w:rPr>
            <w:b w:val="0"/>
            <w:rPrChange w:id="5291" w:author="Jan Kelemen" w:date="2016-01-20T17:07:00Z">
              <w:rPr/>
            </w:rPrChange>
          </w:rPr>
          <w:t xml:space="preserve"> Dijagram razmještaja</w:t>
        </w:r>
      </w:ins>
      <w:bookmarkEnd w:id="5275"/>
    </w:p>
    <w:p w14:paraId="22A81230" w14:textId="77777777" w:rsidR="00D54181" w:rsidRPr="0020295F" w:rsidRDefault="00D54181" w:rsidP="00D9128D">
      <w:pPr>
        <w:pStyle w:val="Normal5"/>
        <w:spacing w:line="360" w:lineRule="auto"/>
        <w:jc w:val="center"/>
        <w:rPr>
          <w:rPrChange w:id="5292" w:author="Jan Kelemen" w:date="2016-01-20T17:07:00Z">
            <w:rPr/>
          </w:rPrChange>
        </w:rPr>
      </w:pPr>
    </w:p>
    <w:p w14:paraId="24CE8FF5" w14:textId="77777777" w:rsidR="00D54181" w:rsidRPr="0020295F" w:rsidRDefault="00D54181" w:rsidP="00D9128D">
      <w:pPr>
        <w:pStyle w:val="Normal5"/>
        <w:spacing w:line="360" w:lineRule="auto"/>
        <w:jc w:val="center"/>
        <w:rPr>
          <w:rPrChange w:id="5293" w:author="Jan Kelemen" w:date="2016-01-20T17:07:00Z">
            <w:rPr/>
          </w:rPrChange>
        </w:rPr>
      </w:pPr>
    </w:p>
    <w:p w14:paraId="23757FA6" w14:textId="77777777" w:rsidR="00D54181" w:rsidRPr="0020295F" w:rsidRDefault="00D54181" w:rsidP="00D9128D">
      <w:pPr>
        <w:pStyle w:val="Normal5"/>
        <w:spacing w:line="360" w:lineRule="auto"/>
        <w:jc w:val="center"/>
        <w:rPr>
          <w:rPrChange w:id="5294" w:author="Jan Kelemen" w:date="2016-01-20T17:07:00Z">
            <w:rPr/>
          </w:rPrChange>
        </w:rPr>
      </w:pPr>
    </w:p>
    <w:p w14:paraId="6DAECE61" w14:textId="66305F97" w:rsidR="00D54181" w:rsidRPr="0020295F" w:rsidRDefault="00D54181">
      <w:pPr>
        <w:spacing w:after="160" w:line="259" w:lineRule="auto"/>
        <w:jc w:val="left"/>
        <w:rPr>
          <w:rFonts w:eastAsia="Times New Roman" w:cs="Times New Roman"/>
          <w:color w:val="000000"/>
          <w:szCs w:val="20"/>
          <w:lang w:eastAsia="hr-HR"/>
          <w:rPrChange w:id="5295" w:author="Jan Kelemen" w:date="2016-01-20T17:07:00Z">
            <w:rPr>
              <w:rFonts w:eastAsia="Times New Roman" w:cs="Times New Roman"/>
              <w:color w:val="000000"/>
              <w:szCs w:val="20"/>
              <w:lang w:eastAsia="hr-HR"/>
            </w:rPr>
          </w:rPrChange>
        </w:rPr>
      </w:pPr>
      <w:r w:rsidRPr="0020295F">
        <w:rPr>
          <w:rPrChange w:id="5296" w:author="Jan Kelemen" w:date="2016-01-20T17:07:00Z">
            <w:rPr/>
          </w:rPrChange>
        </w:rPr>
        <w:br w:type="page"/>
      </w:r>
    </w:p>
    <w:p w14:paraId="187C20B2" w14:textId="77777777" w:rsidR="0004754E" w:rsidRPr="0020295F" w:rsidRDefault="0004754E" w:rsidP="0004754E">
      <w:pPr>
        <w:pStyle w:val="Heading2"/>
        <w:rPr>
          <w:rPrChange w:id="5297" w:author="Jan Kelemen" w:date="2016-01-20T17:07:00Z">
            <w:rPr/>
          </w:rPrChange>
        </w:rPr>
      </w:pPr>
      <w:bookmarkStart w:id="5298" w:name="h.26in1rg" w:colFirst="0" w:colLast="0"/>
      <w:bookmarkStart w:id="5299" w:name="_Toc441055716"/>
      <w:bookmarkStart w:id="5300" w:name="_Toc431806057"/>
      <w:bookmarkStart w:id="5301" w:name="_Toc441072975"/>
      <w:bookmarkEnd w:id="5298"/>
      <w:bookmarkEnd w:id="5299"/>
      <w:r w:rsidRPr="0020295F">
        <w:rPr>
          <w:rPrChange w:id="5302" w:author="Jan Kelemen" w:date="2016-01-20T17:07:00Z">
            <w:rPr/>
          </w:rPrChange>
        </w:rPr>
        <w:lastRenderedPageBreak/>
        <w:t>Korištene tehnologije i alati</w:t>
      </w:r>
      <w:bookmarkEnd w:id="5300"/>
      <w:bookmarkEnd w:id="5301"/>
    </w:p>
    <w:p w14:paraId="6CFEFDE4" w14:textId="77777777" w:rsidR="0004754E" w:rsidRPr="0020295F" w:rsidRDefault="0004754E" w:rsidP="0004754E">
      <w:pPr>
        <w:pStyle w:val="Normal5"/>
        <w:spacing w:line="360" w:lineRule="auto"/>
        <w:jc w:val="both"/>
        <w:rPr>
          <w:rPrChange w:id="5303" w:author="Jan Kelemen" w:date="2016-01-20T17:07:00Z">
            <w:rPr/>
          </w:rPrChange>
        </w:rPr>
      </w:pPr>
    </w:p>
    <w:p w14:paraId="4D33AC0C" w14:textId="77777777" w:rsidR="0037529D" w:rsidRPr="0020295F" w:rsidRDefault="0037529D" w:rsidP="0037529D">
      <w:pPr>
        <w:pStyle w:val="Normal5"/>
        <w:spacing w:line="360" w:lineRule="auto"/>
        <w:ind w:firstLine="576"/>
        <w:jc w:val="both"/>
        <w:rPr>
          <w:rPrChange w:id="5304" w:author="Jan Kelemen" w:date="2016-01-20T17:07:00Z">
            <w:rPr/>
          </w:rPrChange>
        </w:rPr>
      </w:pPr>
      <w:r w:rsidRPr="0020295F">
        <w:rPr>
          <w:rPrChange w:id="5305" w:author="Jan Kelemen" w:date="2016-01-20T17:07:00Z">
            <w:rPr/>
          </w:rPrChange>
        </w:rPr>
        <w:t>Pri izradi web aplikacije koristili smo tehnologiju ASP.NET MVC uparenu s programskim jezikom C#. Za ovu tehnologiju smo se ponajviše odlučili jer je vrlo jednostavna za korištenje te nudi širok spektar raznih dodataka koji uvelike olakšavaju implementaciju.</w:t>
      </w:r>
    </w:p>
    <w:p w14:paraId="525C2438" w14:textId="77777777" w:rsidR="0037529D" w:rsidRPr="0020295F" w:rsidRDefault="0037529D" w:rsidP="0037529D">
      <w:pPr>
        <w:pStyle w:val="Normal5"/>
        <w:spacing w:line="360" w:lineRule="auto"/>
        <w:ind w:firstLine="576"/>
        <w:jc w:val="both"/>
        <w:rPr>
          <w:rPrChange w:id="5306" w:author="Jan Kelemen" w:date="2016-01-20T17:07:00Z">
            <w:rPr/>
          </w:rPrChange>
        </w:rPr>
      </w:pPr>
      <w:r w:rsidRPr="0020295F">
        <w:rPr>
          <w:rPrChange w:id="5307" w:author="Jan Kelemen" w:date="2016-01-20T17:07:00Z">
            <w:rPr/>
          </w:rPrChange>
        </w:rPr>
        <w:t xml:space="preserve">Također smo koristili CSS za uređivanje samog dizajna naših stranica te JavaScript i jQuery za dinamičko kreiranje HTML koda. </w:t>
      </w:r>
    </w:p>
    <w:p w14:paraId="59C73412" w14:textId="4A25764C" w:rsidR="0037529D" w:rsidRPr="0020295F" w:rsidRDefault="0037529D">
      <w:pPr>
        <w:pStyle w:val="Normal5"/>
        <w:spacing w:line="360" w:lineRule="auto"/>
        <w:ind w:firstLine="576"/>
        <w:jc w:val="both"/>
        <w:rPr>
          <w:rPrChange w:id="5308" w:author="Jan Kelemen" w:date="2016-01-20T17:07:00Z">
            <w:rPr/>
          </w:rPrChange>
        </w:rPr>
      </w:pPr>
      <w:r w:rsidRPr="0020295F">
        <w:rPr>
          <w:rPrChange w:id="5309" w:author="Jan Kelemen" w:date="2016-01-20T17:07:00Z">
            <w:rPr/>
          </w:rPrChange>
        </w:rPr>
        <w:t>Među korištenim bibliotekama našao se i ASP.NET SignalR. U suštini on omogućuje klijentskoj strani aplikacije da osluškuje promjene na serverskoj strani i da po potrebi osvježi podatke bez da korisnik mora ručno to obaviti. Taj pristup smo koristili kod kreiranja narudžbi, da djelatnici u restoranu ne moraju svako toliko osvježavati stranicu da bi provjerili je li netko nešto naručio već se to događa automatski čim se stvori nova narudžba.</w:t>
      </w:r>
    </w:p>
    <w:p w14:paraId="5FC3BC2D" w14:textId="77777777" w:rsidR="0037529D" w:rsidRPr="0020295F" w:rsidRDefault="0037529D" w:rsidP="00D9128D">
      <w:pPr>
        <w:pStyle w:val="Normal5"/>
        <w:keepNext/>
        <w:spacing w:line="360" w:lineRule="auto"/>
        <w:ind w:firstLine="576"/>
        <w:rPr>
          <w:rPrChange w:id="5310" w:author="Jan Kelemen" w:date="2016-01-20T17:07:00Z">
            <w:rPr/>
          </w:rPrChange>
        </w:rPr>
      </w:pPr>
      <w:r w:rsidRPr="0020295F">
        <w:rPr>
          <w:noProof/>
          <w:rPrChange w:id="5311" w:author="Jan Kelemen" w:date="2016-01-20T17:07:00Z">
            <w:rPr>
              <w:noProof/>
            </w:rPr>
          </w:rPrChange>
        </w:rPr>
        <w:drawing>
          <wp:inline distT="0" distB="0" distL="0" distR="0" wp14:anchorId="195E8B1E" wp14:editId="71D80530">
            <wp:extent cx="4900989" cy="4357515"/>
            <wp:effectExtent l="0" t="0" r="127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010.png"/>
                    <pic:cNvPicPr/>
                  </pic:nvPicPr>
                  <pic:blipFill>
                    <a:blip r:embed="rId59">
                      <a:extLst>
                        <a:ext uri="{28A0092B-C50C-407E-A947-70E740481C1C}">
                          <a14:useLocalDpi xmlns:a14="http://schemas.microsoft.com/office/drawing/2010/main" val="0"/>
                        </a:ext>
                      </a:extLst>
                    </a:blip>
                    <a:stretch>
                      <a:fillRect/>
                    </a:stretch>
                  </pic:blipFill>
                  <pic:spPr>
                    <a:xfrm>
                      <a:off x="0" y="0"/>
                      <a:ext cx="4908226" cy="4363949"/>
                    </a:xfrm>
                    <a:prstGeom prst="rect">
                      <a:avLst/>
                    </a:prstGeom>
                  </pic:spPr>
                </pic:pic>
              </a:graphicData>
            </a:graphic>
          </wp:inline>
        </w:drawing>
      </w:r>
    </w:p>
    <w:p w14:paraId="46A96E80" w14:textId="353630FD" w:rsidR="007A5183" w:rsidRPr="0020295F" w:rsidRDefault="0037529D" w:rsidP="00D9128D">
      <w:pPr>
        <w:pStyle w:val="Caption"/>
        <w:jc w:val="center"/>
        <w:rPr>
          <w:b w:val="0"/>
          <w:rPrChange w:id="5312" w:author="Jan Kelemen" w:date="2016-01-20T17:07:00Z">
            <w:rPr/>
          </w:rPrChange>
        </w:rPr>
      </w:pPr>
      <w:r w:rsidRPr="0020295F">
        <w:rPr>
          <w:b w:val="0"/>
          <w:rPrChange w:id="5313" w:author="Jan Kelemen" w:date="2016-01-20T17:07:00Z">
            <w:rPr/>
          </w:rPrChange>
        </w:rPr>
        <w:t xml:space="preserve">Slika 7.2 </w:t>
      </w:r>
      <w:r w:rsidRPr="0020295F">
        <w:rPr>
          <w:b w:val="0"/>
          <w:rPrChange w:id="5314" w:author="Jan Kelemen" w:date="2016-01-20T17:07:00Z">
            <w:rPr/>
          </w:rPrChange>
        </w:rPr>
        <w:fldChar w:fldCharType="begin"/>
      </w:r>
      <w:r w:rsidRPr="0020295F">
        <w:rPr>
          <w:b w:val="0"/>
          <w:rPrChange w:id="5315" w:author="Jan Kelemen" w:date="2016-01-20T17:07:00Z">
            <w:rPr/>
          </w:rPrChange>
        </w:rPr>
        <w:instrText xml:space="preserve"> SEQ Slika_7.2 \* ARABIC </w:instrText>
      </w:r>
      <w:r w:rsidRPr="0020295F">
        <w:rPr>
          <w:b w:val="0"/>
          <w:rPrChange w:id="5316" w:author="Jan Kelemen" w:date="2016-01-20T17:07:00Z">
            <w:rPr/>
          </w:rPrChange>
        </w:rPr>
        <w:fldChar w:fldCharType="separate"/>
      </w:r>
      <w:r w:rsidRPr="0020295F">
        <w:rPr>
          <w:b w:val="0"/>
          <w:noProof/>
          <w:rPrChange w:id="5317" w:author="Jan Kelemen" w:date="2016-01-20T17:07:00Z">
            <w:rPr>
              <w:noProof/>
            </w:rPr>
          </w:rPrChange>
        </w:rPr>
        <w:t>1</w:t>
      </w:r>
      <w:r w:rsidRPr="0020295F">
        <w:rPr>
          <w:b w:val="0"/>
          <w:rPrChange w:id="5318" w:author="Jan Kelemen" w:date="2016-01-20T17:07:00Z">
            <w:rPr/>
          </w:rPrChange>
        </w:rPr>
        <w:fldChar w:fldCharType="end"/>
      </w:r>
      <w:r w:rsidRPr="0020295F">
        <w:rPr>
          <w:b w:val="0"/>
          <w:rPrChange w:id="5319" w:author="Jan Kelemen" w:date="2016-01-20T17:07:00Z">
            <w:rPr/>
          </w:rPrChange>
        </w:rPr>
        <w:t xml:space="preserve"> - SignalR dijagram</w:t>
      </w:r>
    </w:p>
    <w:p w14:paraId="1A64F93C" w14:textId="77777777" w:rsidR="009C01CC" w:rsidRPr="0020295F" w:rsidRDefault="009C01CC" w:rsidP="00D9128D">
      <w:pPr>
        <w:rPr>
          <w:rPrChange w:id="5320" w:author="Jan Kelemen" w:date="2016-01-20T17:07:00Z">
            <w:rPr/>
          </w:rPrChange>
        </w:rPr>
      </w:pPr>
    </w:p>
    <w:p w14:paraId="0F1899B7" w14:textId="32FB2C93" w:rsidR="009C01CC" w:rsidRPr="0020295F" w:rsidRDefault="009C01CC" w:rsidP="00D9128D">
      <w:pPr>
        <w:ind w:firstLine="708"/>
        <w:rPr>
          <w:rPrChange w:id="5321" w:author="Jan Kelemen" w:date="2016-01-20T17:07:00Z">
            <w:rPr/>
          </w:rPrChange>
        </w:rPr>
      </w:pPr>
      <w:r w:rsidRPr="0020295F">
        <w:rPr>
          <w:rPrChange w:id="5322" w:author="Jan Kelemen" w:date="2016-01-20T17:07:00Z">
            <w:rPr/>
          </w:rPrChange>
        </w:rPr>
        <w:t xml:space="preserve">Pri izradi baze podataka smo koristili Entity Framework i Microsoft SQL Server 2014. Entity Framework je biblioteka koja programerima u .NET tehnologiji uvelike olakšava pristup i sam rad s bazom podataka. Podiže razinu apstrakcije i krajnjem programeru nudi mogućnost </w:t>
      </w:r>
      <w:r w:rsidRPr="0020295F">
        <w:rPr>
          <w:rPrChange w:id="5323" w:author="Jan Kelemen" w:date="2016-01-20T17:07:00Z">
            <w:rPr/>
          </w:rPrChange>
        </w:rPr>
        <w:lastRenderedPageBreak/>
        <w:t xml:space="preserve">upravljanja modelima u bazi na </w:t>
      </w:r>
      <w:r w:rsidR="005606F1" w:rsidRPr="0020295F">
        <w:rPr>
          <w:rPrChange w:id="5324" w:author="Jan Kelemen" w:date="2016-01-20T17:07:00Z">
            <w:rPr/>
          </w:rPrChange>
        </w:rPr>
        <w:t>konceptualnoj razini pomoću objektno-relacijskog mapiranja (engl. ORM – Object relational mapping).</w:t>
      </w:r>
    </w:p>
    <w:p w14:paraId="184C7B23" w14:textId="2854A413" w:rsidR="00AE0CCC" w:rsidRPr="0020295F" w:rsidRDefault="007A5183" w:rsidP="00D9128D">
      <w:pPr>
        <w:ind w:firstLine="708"/>
        <w:rPr>
          <w:rPrChange w:id="5325" w:author="Jan Kelemen" w:date="2016-01-20T17:07:00Z">
            <w:rPr/>
          </w:rPrChange>
        </w:rPr>
      </w:pPr>
      <w:r w:rsidRPr="0020295F">
        <w:rPr>
          <w:rPrChange w:id="5326" w:author="Jan Kelemen" w:date="2016-01-20T17:07:00Z">
            <w:rPr/>
          </w:rPrChange>
        </w:rPr>
        <w:t xml:space="preserve">Kao razvojno okruženje koristili smo Microsoftov Visual Studio 2015. Kao studentima dostupna nam je njegova Enterprise verzija koja nudi cjelovito rješenje za izradu i objavu web aplikacija. </w:t>
      </w:r>
    </w:p>
    <w:p w14:paraId="522729AB" w14:textId="5FE97A56" w:rsidR="00AE0CCC" w:rsidRPr="0020295F" w:rsidRDefault="00AE0CCC" w:rsidP="00D9128D">
      <w:pPr>
        <w:ind w:firstLine="708"/>
        <w:rPr>
          <w:rPrChange w:id="5327" w:author="Jan Kelemen" w:date="2016-01-20T17:07:00Z">
            <w:rPr/>
          </w:rPrChange>
        </w:rPr>
      </w:pPr>
      <w:r w:rsidRPr="0020295F">
        <w:rPr>
          <w:rPrChange w:id="5328" w:author="Jan Kelemen" w:date="2016-01-20T17:07:00Z">
            <w:rPr/>
          </w:rPrChange>
        </w:rPr>
        <w:t xml:space="preserve">Za komunikaciju u timu smo koristili alat Slack, a kao sustav za upravljanje izvornim kodom smo koristili Git (BitBucket). Za izradu UML dijagrama koristili smo Astah Professional alat. </w:t>
      </w:r>
    </w:p>
    <w:p w14:paraId="19FEF639" w14:textId="3F518AF2" w:rsidR="0004754E" w:rsidRPr="0020295F" w:rsidRDefault="0004754E" w:rsidP="0004754E">
      <w:pPr>
        <w:pStyle w:val="Heading2"/>
        <w:rPr>
          <w:rPrChange w:id="5329" w:author="Jan Kelemen" w:date="2016-01-20T17:07:00Z">
            <w:rPr/>
          </w:rPrChange>
        </w:rPr>
      </w:pPr>
      <w:bookmarkStart w:id="5330" w:name="_Toc441055718"/>
      <w:bookmarkStart w:id="5331" w:name="h.lnxbz9" w:colFirst="0" w:colLast="0"/>
      <w:bookmarkStart w:id="5332" w:name="_Toc431806058"/>
      <w:bookmarkStart w:id="5333" w:name="_Toc441072976"/>
      <w:bookmarkEnd w:id="5330"/>
      <w:bookmarkEnd w:id="5331"/>
      <w:r w:rsidRPr="0020295F">
        <w:rPr>
          <w:rPrChange w:id="5334" w:author="Jan Kelemen" w:date="2016-01-20T17:07:00Z">
            <w:rPr/>
          </w:rPrChange>
        </w:rPr>
        <w:t>Isječak programskog koda vezan za temeljnu funkcionalnost sustava</w:t>
      </w:r>
      <w:bookmarkEnd w:id="5332"/>
      <w:bookmarkEnd w:id="5333"/>
    </w:p>
    <w:p w14:paraId="6538AB04" w14:textId="77777777" w:rsidR="0004754E" w:rsidRPr="0020295F" w:rsidRDefault="0004754E" w:rsidP="0004754E">
      <w:pPr>
        <w:pStyle w:val="Normal5"/>
        <w:spacing w:line="360" w:lineRule="auto"/>
        <w:jc w:val="both"/>
        <w:rPr>
          <w:rPrChange w:id="5335" w:author="Jan Kelemen" w:date="2016-01-20T17:07:00Z">
            <w:rPr/>
          </w:rPrChange>
        </w:rPr>
      </w:pPr>
    </w:p>
    <w:p w14:paraId="571CC720" w14:textId="35A0C0A2" w:rsidR="00283BA3" w:rsidRPr="0020295F" w:rsidRDefault="0004754E" w:rsidP="0004754E">
      <w:pPr>
        <w:pStyle w:val="Normal5"/>
        <w:spacing w:line="360" w:lineRule="auto"/>
        <w:jc w:val="both"/>
        <w:rPr>
          <w:rFonts w:ascii="Arial" w:eastAsia="Arial" w:hAnsi="Arial" w:cs="Arial"/>
          <w:i/>
          <w:sz w:val="20"/>
          <w:rPrChange w:id="5336" w:author="Jan Kelemen" w:date="2016-01-20T17:07:00Z">
            <w:rPr>
              <w:rFonts w:ascii="Arial" w:eastAsia="Arial" w:hAnsi="Arial" w:cs="Arial"/>
              <w:i/>
              <w:sz w:val="20"/>
            </w:rPr>
          </w:rPrChange>
        </w:rPr>
      </w:pPr>
      <w:r w:rsidRPr="0020295F">
        <w:rPr>
          <w:rFonts w:ascii="Arial" w:eastAsia="Arial" w:hAnsi="Arial" w:cs="Arial"/>
          <w:i/>
          <w:sz w:val="20"/>
          <w:rPrChange w:id="5337" w:author="Jan Kelemen" w:date="2016-01-20T17:07:00Z">
            <w:rPr>
              <w:rFonts w:ascii="Arial" w:eastAsia="Arial" w:hAnsi="Arial" w:cs="Arial"/>
              <w:i/>
              <w:sz w:val="20"/>
            </w:rPr>
          </w:rPrChange>
        </w:rPr>
        <w:t>U ovom poglavlju potrebno je prikazati isječak programa koji prema mišljenju studenta ostvaruje temeljnu funkcionalnost u sustavu (ili nekom modulu).</w:t>
      </w:r>
    </w:p>
    <w:p w14:paraId="730AD24D" w14:textId="77777777" w:rsidR="00283BA3" w:rsidRPr="0020295F" w:rsidRDefault="00283BA3">
      <w:pPr>
        <w:spacing w:after="160" w:line="259" w:lineRule="auto"/>
        <w:jc w:val="left"/>
        <w:rPr>
          <w:rFonts w:ascii="Arial" w:eastAsia="Arial" w:hAnsi="Arial" w:cs="Arial"/>
          <w:i/>
          <w:color w:val="000000"/>
          <w:sz w:val="20"/>
          <w:szCs w:val="20"/>
          <w:lang w:eastAsia="hr-HR"/>
          <w:rPrChange w:id="5338" w:author="Jan Kelemen" w:date="2016-01-20T17:07:00Z">
            <w:rPr>
              <w:rFonts w:ascii="Arial" w:eastAsia="Arial" w:hAnsi="Arial" w:cs="Arial"/>
              <w:i/>
              <w:color w:val="000000"/>
              <w:sz w:val="20"/>
              <w:szCs w:val="20"/>
              <w:lang w:eastAsia="hr-HR"/>
            </w:rPr>
          </w:rPrChange>
        </w:rPr>
      </w:pPr>
      <w:r w:rsidRPr="0020295F">
        <w:rPr>
          <w:rFonts w:ascii="Arial" w:eastAsia="Arial" w:hAnsi="Arial" w:cs="Arial"/>
          <w:i/>
          <w:sz w:val="20"/>
          <w:rPrChange w:id="5339" w:author="Jan Kelemen" w:date="2016-01-20T17:07:00Z">
            <w:rPr>
              <w:rFonts w:ascii="Arial" w:eastAsia="Arial" w:hAnsi="Arial" w:cs="Arial"/>
              <w:i/>
              <w:sz w:val="20"/>
            </w:rPr>
          </w:rPrChange>
        </w:rPr>
        <w:br w:type="page"/>
      </w:r>
    </w:p>
    <w:p w14:paraId="30294D22" w14:textId="6A87EB48" w:rsidR="0004754E" w:rsidRPr="0020295F" w:rsidRDefault="0004754E" w:rsidP="0004754E">
      <w:pPr>
        <w:pStyle w:val="Heading2"/>
        <w:rPr>
          <w:rPrChange w:id="5340" w:author="Jan Kelemen" w:date="2016-01-20T17:07:00Z">
            <w:rPr/>
          </w:rPrChange>
        </w:rPr>
      </w:pPr>
      <w:bookmarkStart w:id="5341" w:name="_Toc441055720"/>
      <w:bookmarkStart w:id="5342" w:name="h.35nkun2" w:colFirst="0" w:colLast="0"/>
      <w:bookmarkStart w:id="5343" w:name="_Toc431806059"/>
      <w:bookmarkStart w:id="5344" w:name="_Toc441072977"/>
      <w:bookmarkEnd w:id="5341"/>
      <w:bookmarkEnd w:id="5342"/>
      <w:r w:rsidRPr="0020295F">
        <w:rPr>
          <w:rPrChange w:id="5345" w:author="Jan Kelemen" w:date="2016-01-20T17:07:00Z">
            <w:rPr/>
          </w:rPrChange>
        </w:rPr>
        <w:lastRenderedPageBreak/>
        <w:t>Ispitivanje programskog rješenja</w:t>
      </w:r>
      <w:bookmarkEnd w:id="5343"/>
      <w:bookmarkEnd w:id="5344"/>
    </w:p>
    <w:p w14:paraId="009A5D21" w14:textId="77777777" w:rsidR="00AA79E3" w:rsidRPr="0020295F" w:rsidRDefault="00AA79E3" w:rsidP="0004754E">
      <w:pPr>
        <w:pStyle w:val="Normal5"/>
        <w:rPr>
          <w:rPrChange w:id="5346" w:author="Jan Kelemen" w:date="2016-01-20T17:07:00Z">
            <w:rPr/>
          </w:rPrChange>
        </w:rPr>
      </w:pPr>
    </w:p>
    <w:p w14:paraId="017DFF60" w14:textId="4CFE2469" w:rsidR="00283BA3" w:rsidRPr="0020295F" w:rsidRDefault="00283BA3" w:rsidP="0004754E">
      <w:pPr>
        <w:pStyle w:val="Normal5"/>
        <w:spacing w:line="360" w:lineRule="auto"/>
        <w:jc w:val="both"/>
        <w:rPr>
          <w:rFonts w:eastAsia="Arial"/>
          <w:color w:val="auto"/>
          <w:szCs w:val="24"/>
          <w:lang w:eastAsia="en-US"/>
          <w:rPrChange w:id="5347" w:author="Jan Kelemen" w:date="2016-01-20T17:07:00Z">
            <w:rPr>
              <w:rFonts w:eastAsia="Arial"/>
              <w:color w:val="auto"/>
              <w:szCs w:val="24"/>
              <w:lang w:eastAsia="en-US"/>
            </w:rPr>
          </w:rPrChange>
        </w:rPr>
      </w:pPr>
      <w:r w:rsidRPr="0020295F">
        <w:rPr>
          <w:rFonts w:eastAsia="Arial"/>
          <w:color w:val="auto"/>
          <w:szCs w:val="24"/>
          <w:lang w:eastAsia="en-US"/>
          <w:rPrChange w:id="5348" w:author="Jan Kelemen" w:date="2016-01-20T17:07:00Z">
            <w:rPr>
              <w:rFonts w:eastAsia="Arial"/>
              <w:b/>
              <w:color w:val="auto"/>
              <w:szCs w:val="24"/>
              <w:lang w:eastAsia="en-US"/>
            </w:rPr>
          </w:rPrChange>
        </w:rPr>
        <w:t xml:space="preserve">Ispit 1: </w:t>
      </w:r>
      <w:r w:rsidRPr="0020295F">
        <w:rPr>
          <w:rFonts w:eastAsia="Arial"/>
          <w:color w:val="auto"/>
          <w:szCs w:val="24"/>
          <w:lang w:eastAsia="en-US"/>
          <w:rPrChange w:id="5349" w:author="Jan Kelemen" w:date="2016-01-20T17:07:00Z">
            <w:rPr>
              <w:rFonts w:eastAsia="Arial"/>
              <w:color w:val="auto"/>
              <w:szCs w:val="24"/>
              <w:lang w:eastAsia="en-US"/>
            </w:rPr>
          </w:rPrChange>
        </w:rPr>
        <w:t>Prijava osoblja u sustav</w:t>
      </w:r>
    </w:p>
    <w:p w14:paraId="455E0D23" w14:textId="77777777" w:rsidR="00283BA3" w:rsidRPr="0020295F" w:rsidRDefault="00283BA3" w:rsidP="0004754E">
      <w:pPr>
        <w:pStyle w:val="Normal5"/>
        <w:spacing w:line="360" w:lineRule="auto"/>
        <w:jc w:val="both"/>
        <w:rPr>
          <w:rFonts w:eastAsia="Arial"/>
          <w:color w:val="auto"/>
          <w:szCs w:val="24"/>
          <w:lang w:eastAsia="en-US"/>
          <w:rPrChange w:id="5350" w:author="Jan Kelemen" w:date="2016-01-20T17:07:00Z">
            <w:rPr>
              <w:rFonts w:eastAsia="Arial"/>
              <w:color w:val="auto"/>
              <w:szCs w:val="24"/>
              <w:lang w:eastAsia="en-US"/>
            </w:rPr>
          </w:rPrChange>
        </w:rPr>
      </w:pPr>
      <w:r w:rsidRPr="0020295F">
        <w:rPr>
          <w:rFonts w:eastAsia="Arial"/>
          <w:color w:val="auto"/>
          <w:szCs w:val="24"/>
          <w:lang w:eastAsia="en-US"/>
          <w:rPrChange w:id="5351" w:author="Jan Kelemen" w:date="2016-01-20T17:07:00Z">
            <w:rPr>
              <w:rFonts w:eastAsia="Arial"/>
              <w:color w:val="auto"/>
              <w:szCs w:val="24"/>
              <w:lang w:eastAsia="en-US"/>
            </w:rPr>
          </w:rPrChange>
        </w:rPr>
        <w:t xml:space="preserve">Očekivanje: </w:t>
      </w:r>
    </w:p>
    <w:p w14:paraId="4E50FB85" w14:textId="512AA497" w:rsidR="00283BA3" w:rsidRPr="0020295F" w:rsidRDefault="00283BA3" w:rsidP="0004754E">
      <w:pPr>
        <w:pStyle w:val="Normal5"/>
        <w:spacing w:line="360" w:lineRule="auto"/>
        <w:jc w:val="both"/>
        <w:rPr>
          <w:rFonts w:eastAsia="Arial"/>
          <w:color w:val="auto"/>
          <w:szCs w:val="24"/>
          <w:lang w:eastAsia="en-US"/>
          <w:rPrChange w:id="5352" w:author="Jan Kelemen" w:date="2016-01-20T17:07:00Z">
            <w:rPr>
              <w:rFonts w:eastAsia="Arial"/>
              <w:color w:val="auto"/>
              <w:szCs w:val="24"/>
              <w:lang w:eastAsia="en-US"/>
            </w:rPr>
          </w:rPrChange>
        </w:rPr>
      </w:pPr>
      <w:r w:rsidRPr="0020295F">
        <w:rPr>
          <w:rFonts w:eastAsia="Arial"/>
          <w:color w:val="auto"/>
          <w:szCs w:val="24"/>
          <w:lang w:eastAsia="en-US"/>
          <w:rPrChange w:id="5353" w:author="Jan Kelemen" w:date="2016-01-20T17:07:00Z">
            <w:rPr>
              <w:rFonts w:eastAsia="Arial"/>
              <w:color w:val="auto"/>
              <w:szCs w:val="24"/>
              <w:lang w:eastAsia="en-US"/>
            </w:rPr>
          </w:rPrChange>
        </w:rPr>
        <w:t>Neprij</w:t>
      </w:r>
      <w:r w:rsidR="00972C9B" w:rsidRPr="0020295F">
        <w:rPr>
          <w:rFonts w:eastAsia="Arial"/>
          <w:color w:val="auto"/>
          <w:szCs w:val="24"/>
          <w:lang w:eastAsia="en-US"/>
          <w:rPrChange w:id="5354" w:author="Jan Kelemen" w:date="2016-01-20T17:07:00Z">
            <w:rPr>
              <w:rFonts w:eastAsia="Arial"/>
              <w:color w:val="auto"/>
              <w:szCs w:val="24"/>
              <w:lang w:eastAsia="en-US"/>
            </w:rPr>
          </w:rPrChange>
        </w:rPr>
        <w:t xml:space="preserve">avljeni korisnik na dnu </w:t>
      </w:r>
      <w:r w:rsidRPr="0020295F">
        <w:rPr>
          <w:rFonts w:eastAsia="Arial"/>
          <w:color w:val="auto"/>
          <w:szCs w:val="24"/>
          <w:lang w:eastAsia="en-US"/>
          <w:rPrChange w:id="5355" w:author="Jan Kelemen" w:date="2016-01-20T17:07:00Z">
            <w:rPr>
              <w:rFonts w:eastAsia="Arial"/>
              <w:color w:val="auto"/>
              <w:szCs w:val="24"/>
              <w:lang w:eastAsia="en-US"/>
            </w:rPr>
          </w:rPrChange>
        </w:rPr>
        <w:t>stranice odabire link „Prijava osoblja“ koji ga preusmjerava na novu stranicu. Na novoj stranici se traži od djelatnika da unese svoje korisničke podatke (korisničko ime i lozinku). Prilikom klika na gumb „Prijavi se“ djelatnika se preusmjerava na administrativnu stranicu.</w:t>
      </w:r>
    </w:p>
    <w:p w14:paraId="3E153587" w14:textId="4EB360F9" w:rsidR="00283BA3" w:rsidRPr="0020295F" w:rsidRDefault="00283BA3" w:rsidP="0004754E">
      <w:pPr>
        <w:pStyle w:val="Normal5"/>
        <w:spacing w:line="360" w:lineRule="auto"/>
        <w:jc w:val="both"/>
        <w:rPr>
          <w:rFonts w:eastAsia="Arial"/>
          <w:color w:val="auto"/>
          <w:szCs w:val="24"/>
          <w:lang w:eastAsia="en-US"/>
          <w:rPrChange w:id="5356" w:author="Jan Kelemen" w:date="2016-01-20T17:07:00Z">
            <w:rPr>
              <w:rFonts w:eastAsia="Arial"/>
              <w:color w:val="auto"/>
              <w:szCs w:val="24"/>
              <w:lang w:eastAsia="en-US"/>
            </w:rPr>
          </w:rPrChange>
        </w:rPr>
      </w:pPr>
      <w:r w:rsidRPr="0020295F">
        <w:rPr>
          <w:rFonts w:eastAsia="Arial"/>
          <w:color w:val="auto"/>
          <w:szCs w:val="24"/>
          <w:lang w:eastAsia="en-US"/>
          <w:rPrChange w:id="5357" w:author="Jan Kelemen" w:date="2016-01-20T17:07:00Z">
            <w:rPr>
              <w:rFonts w:eastAsia="Arial"/>
              <w:color w:val="auto"/>
              <w:szCs w:val="24"/>
              <w:lang w:eastAsia="en-US"/>
            </w:rPr>
          </w:rPrChange>
        </w:rPr>
        <w:t xml:space="preserve"> </w:t>
      </w:r>
    </w:p>
    <w:p w14:paraId="3A87DCD1" w14:textId="6F87222C" w:rsidR="00283BA3" w:rsidRPr="0020295F" w:rsidRDefault="00283BA3" w:rsidP="0004754E">
      <w:pPr>
        <w:pStyle w:val="Normal5"/>
        <w:spacing w:line="360" w:lineRule="auto"/>
        <w:jc w:val="both"/>
        <w:rPr>
          <w:rFonts w:eastAsia="Arial"/>
          <w:color w:val="auto"/>
          <w:szCs w:val="24"/>
          <w:lang w:eastAsia="en-US"/>
          <w:rPrChange w:id="5358" w:author="Jan Kelemen" w:date="2016-01-20T17:07:00Z">
            <w:rPr>
              <w:rFonts w:eastAsia="Arial"/>
              <w:color w:val="auto"/>
              <w:szCs w:val="24"/>
              <w:lang w:eastAsia="en-US"/>
            </w:rPr>
          </w:rPrChange>
        </w:rPr>
      </w:pPr>
      <w:r w:rsidRPr="0020295F">
        <w:rPr>
          <w:rFonts w:eastAsia="Arial"/>
          <w:color w:val="auto"/>
          <w:szCs w:val="24"/>
          <w:lang w:eastAsia="en-US"/>
          <w:rPrChange w:id="5359" w:author="Jan Kelemen" w:date="2016-01-20T17:07:00Z">
            <w:rPr>
              <w:rFonts w:eastAsia="Arial"/>
              <w:color w:val="auto"/>
              <w:szCs w:val="24"/>
              <w:lang w:eastAsia="en-US"/>
            </w:rPr>
          </w:rPrChange>
        </w:rPr>
        <w:t>Tijek izvođenja:</w:t>
      </w:r>
    </w:p>
    <w:p w14:paraId="092F1D63" w14:textId="77349393" w:rsidR="00283BA3" w:rsidRPr="0020295F" w:rsidRDefault="00283BA3" w:rsidP="0004754E">
      <w:pPr>
        <w:pStyle w:val="Normal5"/>
        <w:spacing w:line="360" w:lineRule="auto"/>
        <w:jc w:val="both"/>
        <w:rPr>
          <w:rFonts w:eastAsia="Arial"/>
          <w:color w:val="auto"/>
          <w:szCs w:val="24"/>
          <w:lang w:eastAsia="en-US"/>
          <w:rPrChange w:id="5360" w:author="Jan Kelemen" w:date="2016-01-20T17:07:00Z">
            <w:rPr>
              <w:rFonts w:eastAsia="Arial"/>
              <w:color w:val="auto"/>
              <w:szCs w:val="24"/>
              <w:lang w:eastAsia="en-US"/>
            </w:rPr>
          </w:rPrChange>
        </w:rPr>
      </w:pPr>
      <w:r w:rsidRPr="0020295F">
        <w:rPr>
          <w:rFonts w:eastAsia="Arial"/>
          <w:color w:val="auto"/>
          <w:szCs w:val="24"/>
          <w:lang w:eastAsia="en-US"/>
          <w:rPrChange w:id="5361" w:author="Jan Kelemen" w:date="2016-01-20T17:07:00Z">
            <w:rPr>
              <w:rFonts w:eastAsia="Arial"/>
              <w:color w:val="auto"/>
              <w:szCs w:val="24"/>
              <w:lang w:eastAsia="en-US"/>
            </w:rPr>
          </w:rPrChange>
        </w:rPr>
        <w:t xml:space="preserve">1. Odabir </w:t>
      </w:r>
      <w:r w:rsidR="00913DF5" w:rsidRPr="0020295F">
        <w:rPr>
          <w:rFonts w:eastAsia="Arial"/>
          <w:color w:val="auto"/>
          <w:szCs w:val="24"/>
          <w:lang w:eastAsia="en-US"/>
          <w:rPrChange w:id="5362" w:author="Jan Kelemen" w:date="2016-01-20T17:07:00Z">
            <w:rPr>
              <w:rFonts w:eastAsia="Arial"/>
              <w:color w:val="auto"/>
              <w:szCs w:val="24"/>
              <w:lang w:eastAsia="en-US"/>
            </w:rPr>
          </w:rPrChange>
        </w:rPr>
        <w:t>linka „Prijava osoblja“</w:t>
      </w:r>
    </w:p>
    <w:p w14:paraId="370E71AD" w14:textId="6DBDC916" w:rsidR="00913DF5" w:rsidRPr="0020295F" w:rsidRDefault="00913DF5" w:rsidP="0004754E">
      <w:pPr>
        <w:pStyle w:val="Normal5"/>
        <w:spacing w:line="360" w:lineRule="auto"/>
        <w:jc w:val="both"/>
        <w:rPr>
          <w:rFonts w:eastAsia="Arial"/>
          <w:color w:val="auto"/>
          <w:szCs w:val="24"/>
          <w:lang w:eastAsia="en-US"/>
          <w:rPrChange w:id="5363" w:author="Jan Kelemen" w:date="2016-01-20T17:07:00Z">
            <w:rPr>
              <w:rFonts w:eastAsia="Arial"/>
              <w:color w:val="auto"/>
              <w:szCs w:val="24"/>
              <w:lang w:eastAsia="en-US"/>
            </w:rPr>
          </w:rPrChange>
        </w:rPr>
      </w:pPr>
      <w:r w:rsidRPr="0020295F">
        <w:rPr>
          <w:rFonts w:eastAsia="Arial"/>
          <w:color w:val="auto"/>
          <w:szCs w:val="24"/>
          <w:lang w:eastAsia="en-US"/>
          <w:rPrChange w:id="5364" w:author="Jan Kelemen" w:date="2016-01-20T17:07:00Z">
            <w:rPr>
              <w:rFonts w:eastAsia="Arial"/>
              <w:color w:val="auto"/>
              <w:szCs w:val="24"/>
              <w:lang w:eastAsia="en-US"/>
            </w:rPr>
          </w:rPrChange>
        </w:rPr>
        <w:t>2. Unos korisničkih podataka</w:t>
      </w:r>
    </w:p>
    <w:p w14:paraId="402BDCAE" w14:textId="61D5C0FC" w:rsidR="00913DF5" w:rsidRPr="0020295F" w:rsidRDefault="00913DF5" w:rsidP="0004754E">
      <w:pPr>
        <w:pStyle w:val="Normal5"/>
        <w:spacing w:line="360" w:lineRule="auto"/>
        <w:jc w:val="both"/>
        <w:rPr>
          <w:rFonts w:eastAsia="Arial"/>
          <w:color w:val="auto"/>
          <w:szCs w:val="24"/>
          <w:lang w:eastAsia="en-US"/>
          <w:rPrChange w:id="5365" w:author="Jan Kelemen" w:date="2016-01-20T17:07:00Z">
            <w:rPr>
              <w:rFonts w:eastAsia="Arial"/>
              <w:color w:val="auto"/>
              <w:szCs w:val="24"/>
              <w:lang w:eastAsia="en-US"/>
            </w:rPr>
          </w:rPrChange>
        </w:rPr>
      </w:pPr>
      <w:r w:rsidRPr="0020295F">
        <w:rPr>
          <w:rFonts w:eastAsia="Arial"/>
          <w:color w:val="auto"/>
          <w:szCs w:val="24"/>
          <w:lang w:eastAsia="en-US"/>
          <w:rPrChange w:id="5366" w:author="Jan Kelemen" w:date="2016-01-20T17:07:00Z">
            <w:rPr>
              <w:rFonts w:eastAsia="Arial"/>
              <w:color w:val="auto"/>
              <w:szCs w:val="24"/>
              <w:lang w:eastAsia="en-US"/>
            </w:rPr>
          </w:rPrChange>
        </w:rPr>
        <w:t>3. Odabir gumba „Prijavi se“</w:t>
      </w:r>
    </w:p>
    <w:p w14:paraId="605960D5" w14:textId="673E6A22" w:rsidR="00913DF5" w:rsidRPr="0020295F" w:rsidRDefault="00913DF5" w:rsidP="00D9128D">
      <w:pPr>
        <w:pStyle w:val="Normal5"/>
        <w:spacing w:line="360" w:lineRule="auto"/>
        <w:jc w:val="center"/>
        <w:rPr>
          <w:rFonts w:eastAsia="Arial"/>
          <w:color w:val="auto"/>
          <w:szCs w:val="24"/>
          <w:lang w:eastAsia="en-US"/>
          <w:rPrChange w:id="5367" w:author="Jan Kelemen" w:date="2016-01-20T17:07:00Z">
            <w:rPr>
              <w:rFonts w:eastAsia="Arial"/>
              <w:color w:val="auto"/>
              <w:szCs w:val="24"/>
              <w:lang w:eastAsia="en-US"/>
            </w:rPr>
          </w:rPrChange>
        </w:rPr>
      </w:pPr>
      <w:r w:rsidRPr="0020295F">
        <w:rPr>
          <w:rFonts w:eastAsia="Arial"/>
          <w:noProof/>
          <w:color w:val="auto"/>
          <w:szCs w:val="24"/>
          <w:rPrChange w:id="5368" w:author="Jan Kelemen" w:date="2016-01-20T17:07:00Z">
            <w:rPr>
              <w:rFonts w:eastAsia="Arial"/>
              <w:noProof/>
              <w:color w:val="auto"/>
              <w:szCs w:val="24"/>
            </w:rPr>
          </w:rPrChange>
        </w:rPr>
        <w:drawing>
          <wp:inline distT="0" distB="0" distL="0" distR="0" wp14:anchorId="40BCE271" wp14:editId="642147E9">
            <wp:extent cx="6072757" cy="481965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80057" cy="4825444"/>
                    </a:xfrm>
                    <a:prstGeom prst="rect">
                      <a:avLst/>
                    </a:prstGeom>
                    <a:noFill/>
                    <a:ln>
                      <a:noFill/>
                    </a:ln>
                  </pic:spPr>
                </pic:pic>
              </a:graphicData>
            </a:graphic>
          </wp:inline>
        </w:drawing>
      </w:r>
    </w:p>
    <w:p w14:paraId="40F6328C" w14:textId="2440D4B6" w:rsidR="00913DF5" w:rsidRPr="0020295F" w:rsidRDefault="00913DF5" w:rsidP="00D9128D">
      <w:pPr>
        <w:pStyle w:val="Normal5"/>
        <w:spacing w:line="360" w:lineRule="auto"/>
        <w:rPr>
          <w:rFonts w:eastAsia="Arial"/>
          <w:color w:val="auto"/>
          <w:szCs w:val="24"/>
          <w:lang w:eastAsia="en-US"/>
          <w:rPrChange w:id="5369" w:author="Jan Kelemen" w:date="2016-01-20T17:07:00Z">
            <w:rPr>
              <w:rFonts w:eastAsia="Arial"/>
              <w:color w:val="auto"/>
              <w:szCs w:val="24"/>
              <w:lang w:eastAsia="en-US"/>
            </w:rPr>
          </w:rPrChange>
        </w:rPr>
      </w:pPr>
      <w:r w:rsidRPr="0020295F">
        <w:rPr>
          <w:rFonts w:eastAsia="Arial"/>
          <w:color w:val="auto"/>
          <w:szCs w:val="24"/>
          <w:lang w:eastAsia="en-US"/>
          <w:rPrChange w:id="5370" w:author="Jan Kelemen" w:date="2016-01-20T17:07:00Z">
            <w:rPr>
              <w:rFonts w:eastAsia="Arial"/>
              <w:color w:val="auto"/>
              <w:szCs w:val="24"/>
              <w:lang w:eastAsia="en-US"/>
            </w:rPr>
          </w:rPrChange>
        </w:rPr>
        <w:t>Ispit je uspješno proveden i djelatnik je prijavljen u sustav. Neuspješna prijava je moguća netočnim unosom korisničkih podataka.</w:t>
      </w:r>
    </w:p>
    <w:p w14:paraId="0F7F9AED" w14:textId="6FF0C296" w:rsidR="00913DF5" w:rsidRPr="0020295F" w:rsidRDefault="00913DF5" w:rsidP="00D9128D">
      <w:pPr>
        <w:pStyle w:val="Normal5"/>
        <w:spacing w:line="360" w:lineRule="auto"/>
        <w:rPr>
          <w:rFonts w:eastAsia="Arial"/>
          <w:color w:val="auto"/>
          <w:szCs w:val="24"/>
          <w:lang w:eastAsia="en-US"/>
          <w:rPrChange w:id="5371" w:author="Jan Kelemen" w:date="2016-01-20T17:07:00Z">
            <w:rPr>
              <w:rFonts w:eastAsia="Arial"/>
              <w:color w:val="auto"/>
              <w:szCs w:val="24"/>
              <w:lang w:eastAsia="en-US"/>
            </w:rPr>
          </w:rPrChange>
        </w:rPr>
      </w:pPr>
      <w:r w:rsidRPr="0020295F">
        <w:rPr>
          <w:rFonts w:eastAsia="Arial"/>
          <w:noProof/>
          <w:color w:val="auto"/>
          <w:szCs w:val="24"/>
          <w:rPrChange w:id="5372" w:author="Jan Kelemen" w:date="2016-01-20T17:07:00Z">
            <w:rPr>
              <w:rFonts w:eastAsia="Arial"/>
              <w:noProof/>
              <w:color w:val="auto"/>
              <w:szCs w:val="24"/>
            </w:rPr>
          </w:rPrChange>
        </w:rPr>
        <w:lastRenderedPageBreak/>
        <w:drawing>
          <wp:inline distT="0" distB="0" distL="0" distR="0" wp14:anchorId="12551602" wp14:editId="574AE99B">
            <wp:extent cx="5753100"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inline>
        </w:drawing>
      </w:r>
    </w:p>
    <w:p w14:paraId="4C7745F0" w14:textId="77777777" w:rsidR="00356D77" w:rsidRPr="0020295F" w:rsidRDefault="00356D77" w:rsidP="00D9128D">
      <w:pPr>
        <w:pStyle w:val="Normal5"/>
        <w:spacing w:line="360" w:lineRule="auto"/>
        <w:rPr>
          <w:rFonts w:eastAsia="Arial"/>
          <w:color w:val="auto"/>
          <w:szCs w:val="24"/>
          <w:lang w:eastAsia="en-US"/>
          <w:rPrChange w:id="5373" w:author="Jan Kelemen" w:date="2016-01-20T17:07:00Z">
            <w:rPr>
              <w:rFonts w:eastAsia="Arial"/>
              <w:b/>
              <w:color w:val="auto"/>
              <w:szCs w:val="24"/>
              <w:lang w:eastAsia="en-US"/>
            </w:rPr>
          </w:rPrChange>
        </w:rPr>
      </w:pPr>
    </w:p>
    <w:p w14:paraId="133CB364" w14:textId="34C93828" w:rsidR="00913DF5" w:rsidRPr="0020295F" w:rsidRDefault="00913DF5" w:rsidP="00D9128D">
      <w:pPr>
        <w:pStyle w:val="Normal5"/>
        <w:spacing w:line="360" w:lineRule="auto"/>
        <w:rPr>
          <w:rFonts w:eastAsia="Arial"/>
          <w:color w:val="auto"/>
          <w:szCs w:val="24"/>
          <w:lang w:eastAsia="en-US"/>
          <w:rPrChange w:id="5374" w:author="Jan Kelemen" w:date="2016-01-20T17:07:00Z">
            <w:rPr>
              <w:rFonts w:eastAsia="Arial"/>
              <w:color w:val="auto"/>
              <w:szCs w:val="24"/>
              <w:lang w:eastAsia="en-US"/>
            </w:rPr>
          </w:rPrChange>
        </w:rPr>
      </w:pPr>
      <w:r w:rsidRPr="0020295F">
        <w:rPr>
          <w:rFonts w:eastAsia="Arial"/>
          <w:color w:val="auto"/>
          <w:szCs w:val="24"/>
          <w:lang w:eastAsia="en-US"/>
          <w:rPrChange w:id="5375" w:author="Jan Kelemen" w:date="2016-01-20T17:07:00Z">
            <w:rPr>
              <w:rFonts w:eastAsia="Arial"/>
              <w:b/>
              <w:color w:val="auto"/>
              <w:szCs w:val="24"/>
              <w:lang w:eastAsia="en-US"/>
            </w:rPr>
          </w:rPrChange>
        </w:rPr>
        <w:t xml:space="preserve">Ispit 2: </w:t>
      </w:r>
      <w:r w:rsidR="00356D77" w:rsidRPr="0020295F">
        <w:rPr>
          <w:rFonts w:eastAsia="Arial"/>
          <w:color w:val="auto"/>
          <w:szCs w:val="24"/>
          <w:lang w:eastAsia="en-US"/>
          <w:rPrChange w:id="5376" w:author="Jan Kelemen" w:date="2016-01-20T17:07:00Z">
            <w:rPr>
              <w:rFonts w:eastAsia="Arial"/>
              <w:color w:val="auto"/>
              <w:szCs w:val="24"/>
              <w:lang w:eastAsia="en-US"/>
            </w:rPr>
          </w:rPrChange>
        </w:rPr>
        <w:t>Dodavanje</w:t>
      </w:r>
      <w:r w:rsidR="00524C80" w:rsidRPr="0020295F">
        <w:rPr>
          <w:rFonts w:eastAsia="Arial"/>
          <w:color w:val="auto"/>
          <w:szCs w:val="24"/>
          <w:lang w:eastAsia="en-US"/>
          <w:rPrChange w:id="5377" w:author="Jan Kelemen" w:date="2016-01-20T17:07:00Z">
            <w:rPr>
              <w:rFonts w:eastAsia="Arial"/>
              <w:color w:val="auto"/>
              <w:szCs w:val="24"/>
              <w:lang w:eastAsia="en-US"/>
            </w:rPr>
          </w:rPrChange>
        </w:rPr>
        <w:t xml:space="preserve"> jela</w:t>
      </w:r>
    </w:p>
    <w:p w14:paraId="31DB62BC" w14:textId="2599E5AA" w:rsidR="00524C80" w:rsidRPr="0020295F" w:rsidRDefault="00524C80" w:rsidP="00D9128D">
      <w:pPr>
        <w:pStyle w:val="Normal5"/>
        <w:spacing w:line="360" w:lineRule="auto"/>
        <w:rPr>
          <w:rFonts w:eastAsia="Arial"/>
          <w:color w:val="auto"/>
          <w:szCs w:val="24"/>
          <w:lang w:eastAsia="en-US"/>
          <w:rPrChange w:id="5378" w:author="Jan Kelemen" w:date="2016-01-20T17:07:00Z">
            <w:rPr>
              <w:rFonts w:eastAsia="Arial"/>
              <w:color w:val="auto"/>
              <w:szCs w:val="24"/>
              <w:lang w:eastAsia="en-US"/>
            </w:rPr>
          </w:rPrChange>
        </w:rPr>
      </w:pPr>
      <w:r w:rsidRPr="0020295F">
        <w:rPr>
          <w:rFonts w:eastAsia="Arial"/>
          <w:color w:val="auto"/>
          <w:szCs w:val="24"/>
          <w:lang w:eastAsia="en-US"/>
          <w:rPrChange w:id="5379" w:author="Jan Kelemen" w:date="2016-01-20T17:07:00Z">
            <w:rPr>
              <w:rFonts w:eastAsia="Arial"/>
              <w:color w:val="auto"/>
              <w:szCs w:val="24"/>
              <w:lang w:eastAsia="en-US"/>
            </w:rPr>
          </w:rPrChange>
        </w:rPr>
        <w:t>Očekivanje:</w:t>
      </w:r>
    </w:p>
    <w:p w14:paraId="37ED4C6E" w14:textId="3D997748" w:rsidR="00524C80" w:rsidRPr="0020295F" w:rsidRDefault="00230D33" w:rsidP="00D9128D">
      <w:pPr>
        <w:pStyle w:val="Normal5"/>
        <w:spacing w:line="360" w:lineRule="auto"/>
        <w:rPr>
          <w:rFonts w:eastAsia="Arial"/>
          <w:color w:val="auto"/>
          <w:szCs w:val="24"/>
          <w:lang w:eastAsia="en-US"/>
          <w:rPrChange w:id="5380" w:author="Jan Kelemen" w:date="2016-01-20T17:07:00Z">
            <w:rPr>
              <w:rFonts w:eastAsia="Arial"/>
              <w:color w:val="auto"/>
              <w:szCs w:val="24"/>
              <w:lang w:eastAsia="en-US"/>
            </w:rPr>
          </w:rPrChange>
        </w:rPr>
      </w:pPr>
      <w:r w:rsidRPr="0020295F">
        <w:rPr>
          <w:rFonts w:eastAsia="Arial"/>
          <w:color w:val="auto"/>
          <w:szCs w:val="24"/>
          <w:lang w:eastAsia="en-US"/>
          <w:rPrChange w:id="5381" w:author="Jan Kelemen" w:date="2016-01-20T17:07:00Z">
            <w:rPr>
              <w:rFonts w:eastAsia="Arial"/>
              <w:color w:val="auto"/>
              <w:szCs w:val="24"/>
              <w:lang w:eastAsia="en-US"/>
            </w:rPr>
          </w:rPrChange>
        </w:rPr>
        <w:t>Dodavanje</w:t>
      </w:r>
      <w:r w:rsidR="00524C80" w:rsidRPr="0020295F">
        <w:rPr>
          <w:rFonts w:eastAsia="Arial"/>
          <w:color w:val="auto"/>
          <w:szCs w:val="24"/>
          <w:lang w:eastAsia="en-US"/>
          <w:rPrChange w:id="5382" w:author="Jan Kelemen" w:date="2016-01-20T17:07:00Z">
            <w:rPr>
              <w:rFonts w:eastAsia="Arial"/>
              <w:color w:val="auto"/>
              <w:szCs w:val="24"/>
              <w:lang w:eastAsia="en-US"/>
            </w:rPr>
          </w:rPrChange>
        </w:rPr>
        <w:t xml:space="preserve"> jela može odabrati bilo koji korisnik stranice. Korisnik na vrhu početne stranice odabire </w:t>
      </w:r>
      <w:r w:rsidR="00610D82" w:rsidRPr="0020295F">
        <w:rPr>
          <w:rFonts w:eastAsia="Arial"/>
          <w:color w:val="auto"/>
          <w:szCs w:val="24"/>
          <w:lang w:eastAsia="en-US"/>
          <w:rPrChange w:id="5383" w:author="Jan Kelemen" w:date="2016-01-20T17:07:00Z">
            <w:rPr>
              <w:rFonts w:eastAsia="Arial"/>
              <w:color w:val="auto"/>
              <w:szCs w:val="24"/>
              <w:lang w:eastAsia="en-US"/>
            </w:rPr>
          </w:rPrChange>
        </w:rPr>
        <w:t>karticu</w:t>
      </w:r>
      <w:r w:rsidR="00524C80" w:rsidRPr="0020295F">
        <w:rPr>
          <w:rFonts w:eastAsia="Arial"/>
          <w:color w:val="auto"/>
          <w:szCs w:val="24"/>
          <w:lang w:eastAsia="en-US"/>
          <w:rPrChange w:id="5384" w:author="Jan Kelemen" w:date="2016-01-20T17:07:00Z">
            <w:rPr>
              <w:rFonts w:eastAsia="Arial"/>
              <w:color w:val="auto"/>
              <w:szCs w:val="24"/>
              <w:lang w:eastAsia="en-US"/>
            </w:rPr>
          </w:rPrChange>
        </w:rPr>
        <w:t xml:space="preserve"> „Jelovnik“ te ga poslužitelj preusmjerava na stranicu jela. Na stranici jela korisnik može odabrati kategoriju jela i način sortiranja jela. Prilikom odabira traženog jela korisnik može odabrati veličinu i količinu jela. Pritiskom na padajući izbornik ispod gumba „Dodaj“ korisniku se prikazuju i dodatci odabranog jela. Nakon željenih </w:t>
      </w:r>
      <w:r w:rsidR="00356D77" w:rsidRPr="0020295F">
        <w:rPr>
          <w:rFonts w:eastAsia="Arial"/>
          <w:color w:val="auto"/>
          <w:szCs w:val="24"/>
          <w:lang w:eastAsia="en-US"/>
          <w:rPrChange w:id="5385" w:author="Jan Kelemen" w:date="2016-01-20T17:07:00Z">
            <w:rPr>
              <w:rFonts w:eastAsia="Arial"/>
              <w:color w:val="auto"/>
              <w:szCs w:val="24"/>
              <w:lang w:eastAsia="en-US"/>
            </w:rPr>
          </w:rPrChange>
        </w:rPr>
        <w:t>odabira pojedinog jela korisnik klikne gumb „Dodaj“ te se jelo doda u košaricu. Što je vidljivo u gornjem desnom kutu stranice povećanjem brojača artikala u košarici.</w:t>
      </w:r>
    </w:p>
    <w:p w14:paraId="3311C9CB" w14:textId="77777777" w:rsidR="00356D77" w:rsidRPr="0020295F" w:rsidRDefault="00356D77" w:rsidP="00D9128D">
      <w:pPr>
        <w:pStyle w:val="Normal5"/>
        <w:spacing w:line="360" w:lineRule="auto"/>
        <w:rPr>
          <w:rFonts w:eastAsia="Arial"/>
          <w:noProof/>
          <w:color w:val="auto"/>
          <w:szCs w:val="24"/>
          <w:rPrChange w:id="5386" w:author="Jan Kelemen" w:date="2016-01-20T17:07:00Z">
            <w:rPr>
              <w:rFonts w:eastAsia="Arial"/>
              <w:noProof/>
              <w:color w:val="auto"/>
              <w:szCs w:val="24"/>
            </w:rPr>
          </w:rPrChange>
        </w:rPr>
      </w:pPr>
    </w:p>
    <w:p w14:paraId="16C2F62F" w14:textId="3BED73F5" w:rsidR="00356D77" w:rsidRPr="0020295F" w:rsidRDefault="00356D77" w:rsidP="00D9128D">
      <w:pPr>
        <w:pStyle w:val="Normal5"/>
        <w:spacing w:line="360" w:lineRule="auto"/>
        <w:rPr>
          <w:rFonts w:eastAsia="Arial"/>
          <w:noProof/>
          <w:color w:val="auto"/>
          <w:szCs w:val="24"/>
          <w:rPrChange w:id="5387" w:author="Jan Kelemen" w:date="2016-01-20T17:07:00Z">
            <w:rPr>
              <w:rFonts w:eastAsia="Arial"/>
              <w:noProof/>
              <w:color w:val="auto"/>
              <w:szCs w:val="24"/>
            </w:rPr>
          </w:rPrChange>
        </w:rPr>
      </w:pPr>
      <w:r w:rsidRPr="0020295F">
        <w:rPr>
          <w:rFonts w:eastAsia="Arial"/>
          <w:noProof/>
          <w:color w:val="auto"/>
          <w:szCs w:val="24"/>
          <w:rPrChange w:id="5388" w:author="Jan Kelemen" w:date="2016-01-20T17:07:00Z">
            <w:rPr>
              <w:rFonts w:eastAsia="Arial"/>
              <w:noProof/>
              <w:color w:val="auto"/>
              <w:szCs w:val="24"/>
            </w:rPr>
          </w:rPrChange>
        </w:rPr>
        <w:t>Tijek izvođenja:</w:t>
      </w:r>
    </w:p>
    <w:p w14:paraId="506B356D" w14:textId="56114D7A" w:rsidR="00356D77" w:rsidRPr="0020295F" w:rsidRDefault="00610D82" w:rsidP="00D9128D">
      <w:pPr>
        <w:pStyle w:val="Normal5"/>
        <w:spacing w:line="360" w:lineRule="auto"/>
        <w:rPr>
          <w:rFonts w:eastAsia="Arial"/>
          <w:noProof/>
          <w:color w:val="auto"/>
          <w:szCs w:val="24"/>
          <w:rPrChange w:id="5389" w:author="Jan Kelemen" w:date="2016-01-20T17:07:00Z">
            <w:rPr>
              <w:rFonts w:eastAsia="Arial"/>
              <w:noProof/>
              <w:color w:val="auto"/>
              <w:szCs w:val="24"/>
            </w:rPr>
          </w:rPrChange>
        </w:rPr>
      </w:pPr>
      <w:r w:rsidRPr="0020295F">
        <w:rPr>
          <w:rFonts w:eastAsia="Arial"/>
          <w:noProof/>
          <w:color w:val="auto"/>
          <w:szCs w:val="24"/>
          <w:rPrChange w:id="5390" w:author="Jan Kelemen" w:date="2016-01-20T17:07:00Z">
            <w:rPr>
              <w:rFonts w:eastAsia="Arial"/>
              <w:noProof/>
              <w:color w:val="auto"/>
              <w:szCs w:val="24"/>
            </w:rPr>
          </w:rPrChange>
        </w:rPr>
        <w:t>1. Odabir kartice</w:t>
      </w:r>
      <w:r w:rsidR="00356D77" w:rsidRPr="0020295F">
        <w:rPr>
          <w:rFonts w:eastAsia="Arial"/>
          <w:noProof/>
          <w:color w:val="auto"/>
          <w:szCs w:val="24"/>
          <w:rPrChange w:id="5391" w:author="Jan Kelemen" w:date="2016-01-20T17:07:00Z">
            <w:rPr>
              <w:rFonts w:eastAsia="Arial"/>
              <w:noProof/>
              <w:color w:val="auto"/>
              <w:szCs w:val="24"/>
            </w:rPr>
          </w:rPrChange>
        </w:rPr>
        <w:t xml:space="preserve"> „Jelovnik“</w:t>
      </w:r>
    </w:p>
    <w:p w14:paraId="2AA64120" w14:textId="32632895" w:rsidR="00356D77" w:rsidRPr="0020295F" w:rsidRDefault="00356D77" w:rsidP="00D9128D">
      <w:pPr>
        <w:pStyle w:val="Normal5"/>
        <w:spacing w:line="360" w:lineRule="auto"/>
        <w:rPr>
          <w:rFonts w:eastAsia="Arial"/>
          <w:noProof/>
          <w:color w:val="auto"/>
          <w:szCs w:val="24"/>
          <w:rPrChange w:id="5392" w:author="Jan Kelemen" w:date="2016-01-20T17:07:00Z">
            <w:rPr>
              <w:rFonts w:eastAsia="Arial"/>
              <w:noProof/>
              <w:color w:val="auto"/>
              <w:szCs w:val="24"/>
            </w:rPr>
          </w:rPrChange>
        </w:rPr>
      </w:pPr>
      <w:r w:rsidRPr="0020295F">
        <w:rPr>
          <w:rFonts w:eastAsia="Arial"/>
          <w:noProof/>
          <w:color w:val="auto"/>
          <w:szCs w:val="24"/>
          <w:rPrChange w:id="5393" w:author="Jan Kelemen" w:date="2016-01-20T17:07:00Z">
            <w:rPr>
              <w:rFonts w:eastAsia="Arial"/>
              <w:noProof/>
              <w:color w:val="auto"/>
              <w:szCs w:val="24"/>
            </w:rPr>
          </w:rPrChange>
        </w:rPr>
        <w:t>2. Izbor kategorije i sortiranja jela</w:t>
      </w:r>
    </w:p>
    <w:p w14:paraId="471D2CE2" w14:textId="21189C1F" w:rsidR="00356D77" w:rsidRPr="0020295F" w:rsidRDefault="00356D77" w:rsidP="00D9128D">
      <w:pPr>
        <w:pStyle w:val="Normal5"/>
        <w:spacing w:line="360" w:lineRule="auto"/>
        <w:rPr>
          <w:rFonts w:eastAsia="Arial"/>
          <w:noProof/>
          <w:color w:val="auto"/>
          <w:szCs w:val="24"/>
          <w:rPrChange w:id="5394" w:author="Jan Kelemen" w:date="2016-01-20T17:07:00Z">
            <w:rPr>
              <w:rFonts w:eastAsia="Arial"/>
              <w:noProof/>
              <w:color w:val="auto"/>
              <w:szCs w:val="24"/>
            </w:rPr>
          </w:rPrChange>
        </w:rPr>
      </w:pPr>
      <w:r w:rsidRPr="0020295F">
        <w:rPr>
          <w:rFonts w:eastAsia="Arial"/>
          <w:noProof/>
          <w:color w:val="auto"/>
          <w:szCs w:val="24"/>
          <w:rPrChange w:id="5395" w:author="Jan Kelemen" w:date="2016-01-20T17:07:00Z">
            <w:rPr>
              <w:rFonts w:eastAsia="Arial"/>
              <w:noProof/>
              <w:color w:val="auto"/>
              <w:szCs w:val="24"/>
            </w:rPr>
          </w:rPrChange>
        </w:rPr>
        <w:t>3. Izbor pojedinog jela i njegovih dodataka, veličine i količine</w:t>
      </w:r>
    </w:p>
    <w:p w14:paraId="482A0962" w14:textId="198B6C10" w:rsidR="00356D77" w:rsidRPr="0020295F" w:rsidRDefault="00356D77" w:rsidP="00D9128D">
      <w:pPr>
        <w:pStyle w:val="Normal5"/>
        <w:spacing w:line="360" w:lineRule="auto"/>
        <w:rPr>
          <w:rFonts w:eastAsia="Arial"/>
          <w:noProof/>
          <w:color w:val="auto"/>
          <w:szCs w:val="24"/>
          <w:rPrChange w:id="5396" w:author="Jan Kelemen" w:date="2016-01-20T17:07:00Z">
            <w:rPr>
              <w:rFonts w:eastAsia="Arial"/>
              <w:noProof/>
              <w:color w:val="auto"/>
              <w:szCs w:val="24"/>
            </w:rPr>
          </w:rPrChange>
        </w:rPr>
      </w:pPr>
      <w:r w:rsidRPr="0020295F">
        <w:rPr>
          <w:rFonts w:eastAsia="Arial"/>
          <w:noProof/>
          <w:color w:val="auto"/>
          <w:szCs w:val="24"/>
          <w:rPrChange w:id="5397" w:author="Jan Kelemen" w:date="2016-01-20T17:07:00Z">
            <w:rPr>
              <w:rFonts w:eastAsia="Arial"/>
              <w:noProof/>
              <w:color w:val="auto"/>
              <w:szCs w:val="24"/>
            </w:rPr>
          </w:rPrChange>
        </w:rPr>
        <w:t>4. Odabir gumba „Dodaj“</w:t>
      </w:r>
    </w:p>
    <w:p w14:paraId="0957E84A" w14:textId="77777777" w:rsidR="003B650B" w:rsidRPr="0020295F" w:rsidRDefault="003B650B" w:rsidP="00D9128D">
      <w:pPr>
        <w:pStyle w:val="Normal5"/>
        <w:spacing w:line="360" w:lineRule="auto"/>
        <w:rPr>
          <w:rFonts w:eastAsia="Arial"/>
          <w:noProof/>
          <w:color w:val="auto"/>
          <w:szCs w:val="24"/>
          <w:rPrChange w:id="5398" w:author="Jan Kelemen" w:date="2016-01-20T17:07:00Z">
            <w:rPr>
              <w:rFonts w:eastAsia="Arial"/>
              <w:noProof/>
              <w:color w:val="auto"/>
              <w:szCs w:val="24"/>
            </w:rPr>
          </w:rPrChange>
        </w:rPr>
      </w:pPr>
    </w:p>
    <w:p w14:paraId="42B1E80B" w14:textId="36068464" w:rsidR="00356D77" w:rsidRPr="0020295F" w:rsidRDefault="00356D77" w:rsidP="00D9128D">
      <w:pPr>
        <w:pStyle w:val="Normal5"/>
        <w:spacing w:line="360" w:lineRule="auto"/>
        <w:jc w:val="center"/>
        <w:rPr>
          <w:rFonts w:eastAsia="Arial"/>
          <w:color w:val="auto"/>
          <w:szCs w:val="24"/>
          <w:lang w:eastAsia="en-US"/>
          <w:rPrChange w:id="5399" w:author="Jan Kelemen" w:date="2016-01-20T17:07:00Z">
            <w:rPr>
              <w:rFonts w:eastAsia="Arial"/>
              <w:color w:val="auto"/>
              <w:szCs w:val="24"/>
              <w:lang w:eastAsia="en-US"/>
            </w:rPr>
          </w:rPrChange>
        </w:rPr>
      </w:pPr>
      <w:r w:rsidRPr="0020295F">
        <w:rPr>
          <w:rFonts w:eastAsia="Arial"/>
          <w:noProof/>
          <w:color w:val="auto"/>
          <w:szCs w:val="24"/>
          <w:rPrChange w:id="5400" w:author="Jan Kelemen" w:date="2016-01-20T17:07:00Z">
            <w:rPr>
              <w:rFonts w:eastAsia="Arial"/>
              <w:noProof/>
              <w:color w:val="auto"/>
              <w:szCs w:val="24"/>
            </w:rPr>
          </w:rPrChange>
        </w:rPr>
        <w:lastRenderedPageBreak/>
        <w:drawing>
          <wp:inline distT="0" distB="0" distL="0" distR="0" wp14:anchorId="0F71DDD8" wp14:editId="3F22D307">
            <wp:extent cx="575310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p>
    <w:p w14:paraId="14BD658D" w14:textId="18CE4543" w:rsidR="00356D77" w:rsidRPr="0020295F" w:rsidRDefault="00356D77" w:rsidP="00D9128D">
      <w:pPr>
        <w:pStyle w:val="Normal5"/>
        <w:spacing w:line="360" w:lineRule="auto"/>
        <w:rPr>
          <w:rFonts w:eastAsia="Arial"/>
          <w:color w:val="auto"/>
          <w:szCs w:val="24"/>
          <w:lang w:eastAsia="en-US"/>
          <w:rPrChange w:id="5401" w:author="Jan Kelemen" w:date="2016-01-20T17:07:00Z">
            <w:rPr>
              <w:rFonts w:eastAsia="Arial"/>
              <w:color w:val="auto"/>
              <w:szCs w:val="24"/>
              <w:lang w:eastAsia="en-US"/>
            </w:rPr>
          </w:rPrChange>
        </w:rPr>
      </w:pPr>
      <w:r w:rsidRPr="0020295F">
        <w:rPr>
          <w:rFonts w:eastAsia="Arial"/>
          <w:color w:val="auto"/>
          <w:szCs w:val="24"/>
          <w:lang w:eastAsia="en-US"/>
          <w:rPrChange w:id="5402" w:author="Jan Kelemen" w:date="2016-01-20T17:07:00Z">
            <w:rPr>
              <w:rFonts w:eastAsia="Arial"/>
              <w:color w:val="auto"/>
              <w:szCs w:val="24"/>
              <w:lang w:eastAsia="en-US"/>
            </w:rPr>
          </w:rPrChange>
        </w:rPr>
        <w:t>Ispit je uspješno proveden i narudžba je uspješno dodana u košaricu.</w:t>
      </w:r>
    </w:p>
    <w:p w14:paraId="43E8C163" w14:textId="77777777" w:rsidR="007B0E2B" w:rsidRPr="0020295F" w:rsidRDefault="007B0E2B" w:rsidP="00D9128D">
      <w:pPr>
        <w:pStyle w:val="Normal5"/>
        <w:spacing w:line="360" w:lineRule="auto"/>
        <w:rPr>
          <w:rFonts w:eastAsia="Arial"/>
          <w:color w:val="auto"/>
          <w:szCs w:val="24"/>
          <w:lang w:eastAsia="en-US"/>
          <w:rPrChange w:id="5403" w:author="Jan Kelemen" w:date="2016-01-20T17:07:00Z">
            <w:rPr>
              <w:rFonts w:eastAsia="Arial"/>
              <w:color w:val="auto"/>
              <w:szCs w:val="24"/>
              <w:lang w:eastAsia="en-US"/>
            </w:rPr>
          </w:rPrChange>
        </w:rPr>
      </w:pPr>
    </w:p>
    <w:p w14:paraId="534FCA7B" w14:textId="5E497556" w:rsidR="007B0E2B" w:rsidRPr="0020295F" w:rsidRDefault="007B0E2B" w:rsidP="00D9128D">
      <w:pPr>
        <w:pStyle w:val="Normal5"/>
        <w:spacing w:line="360" w:lineRule="auto"/>
        <w:rPr>
          <w:rFonts w:eastAsia="Arial"/>
          <w:color w:val="auto"/>
          <w:szCs w:val="24"/>
          <w:lang w:eastAsia="en-US"/>
          <w:rPrChange w:id="5404" w:author="Jan Kelemen" w:date="2016-01-20T17:07:00Z">
            <w:rPr>
              <w:rFonts w:eastAsia="Arial"/>
              <w:color w:val="auto"/>
              <w:szCs w:val="24"/>
              <w:lang w:eastAsia="en-US"/>
            </w:rPr>
          </w:rPrChange>
        </w:rPr>
      </w:pPr>
      <w:r w:rsidRPr="0020295F">
        <w:rPr>
          <w:rFonts w:eastAsia="Arial"/>
          <w:color w:val="auto"/>
          <w:szCs w:val="24"/>
          <w:lang w:eastAsia="en-US"/>
          <w:rPrChange w:id="5405" w:author="Jan Kelemen" w:date="2016-01-20T17:07:00Z">
            <w:rPr>
              <w:rFonts w:eastAsia="Arial"/>
              <w:b/>
              <w:color w:val="auto"/>
              <w:szCs w:val="24"/>
              <w:lang w:eastAsia="en-US"/>
            </w:rPr>
          </w:rPrChange>
        </w:rPr>
        <w:t xml:space="preserve">Ispit 3: </w:t>
      </w:r>
      <w:r w:rsidRPr="0020295F">
        <w:rPr>
          <w:rFonts w:eastAsia="Arial"/>
          <w:color w:val="auto"/>
          <w:szCs w:val="24"/>
          <w:lang w:eastAsia="en-US"/>
          <w:rPrChange w:id="5406" w:author="Jan Kelemen" w:date="2016-01-20T17:07:00Z">
            <w:rPr>
              <w:rFonts w:eastAsia="Arial"/>
              <w:color w:val="auto"/>
              <w:szCs w:val="24"/>
              <w:lang w:eastAsia="en-US"/>
            </w:rPr>
          </w:rPrChange>
        </w:rPr>
        <w:t>Narudžba jela</w:t>
      </w:r>
    </w:p>
    <w:p w14:paraId="22DB9E02" w14:textId="5645BD9D" w:rsidR="007B0E2B" w:rsidRPr="0020295F" w:rsidRDefault="007B0E2B" w:rsidP="00D9128D">
      <w:pPr>
        <w:pStyle w:val="Normal5"/>
        <w:spacing w:line="360" w:lineRule="auto"/>
        <w:rPr>
          <w:rFonts w:eastAsia="Arial"/>
          <w:color w:val="auto"/>
          <w:szCs w:val="24"/>
          <w:lang w:eastAsia="en-US"/>
          <w:rPrChange w:id="5407" w:author="Jan Kelemen" w:date="2016-01-20T17:07:00Z">
            <w:rPr>
              <w:rFonts w:eastAsia="Arial"/>
              <w:color w:val="auto"/>
              <w:szCs w:val="24"/>
              <w:lang w:eastAsia="en-US"/>
            </w:rPr>
          </w:rPrChange>
        </w:rPr>
      </w:pPr>
      <w:r w:rsidRPr="0020295F">
        <w:rPr>
          <w:rFonts w:eastAsia="Arial"/>
          <w:color w:val="auto"/>
          <w:szCs w:val="24"/>
          <w:lang w:eastAsia="en-US"/>
          <w:rPrChange w:id="5408" w:author="Jan Kelemen" w:date="2016-01-20T17:07:00Z">
            <w:rPr>
              <w:rFonts w:eastAsia="Arial"/>
              <w:color w:val="auto"/>
              <w:szCs w:val="24"/>
              <w:lang w:eastAsia="en-US"/>
            </w:rPr>
          </w:rPrChange>
        </w:rPr>
        <w:t>Očekivanje:</w:t>
      </w:r>
    </w:p>
    <w:p w14:paraId="11679307" w14:textId="763151D7" w:rsidR="00E7653F" w:rsidRPr="0020295F" w:rsidRDefault="007B0E2B" w:rsidP="00D9128D">
      <w:pPr>
        <w:pStyle w:val="Normal5"/>
        <w:spacing w:line="360" w:lineRule="auto"/>
        <w:rPr>
          <w:rFonts w:eastAsia="Arial"/>
          <w:color w:val="auto"/>
          <w:szCs w:val="24"/>
          <w:lang w:eastAsia="en-US"/>
          <w:rPrChange w:id="5409" w:author="Jan Kelemen" w:date="2016-01-20T17:07:00Z">
            <w:rPr>
              <w:rFonts w:eastAsia="Arial"/>
              <w:color w:val="auto"/>
              <w:szCs w:val="24"/>
              <w:lang w:eastAsia="en-US"/>
            </w:rPr>
          </w:rPrChange>
        </w:rPr>
      </w:pPr>
      <w:r w:rsidRPr="0020295F">
        <w:rPr>
          <w:rFonts w:eastAsia="Arial"/>
          <w:color w:val="auto"/>
          <w:szCs w:val="24"/>
          <w:lang w:eastAsia="en-US"/>
          <w:rPrChange w:id="5410" w:author="Jan Kelemen" w:date="2016-01-20T17:07:00Z">
            <w:rPr>
              <w:rFonts w:eastAsia="Arial"/>
              <w:color w:val="auto"/>
              <w:szCs w:val="24"/>
              <w:lang w:eastAsia="en-US"/>
            </w:rPr>
          </w:rPrChange>
        </w:rPr>
        <w:t>Nakon što je korisnik odabrao tražena jela te ih dodao u košaricu, korisnik treba kliknuti na gumb košaricu u gornjem desnom kutu stranice. Klikom na gumb poslužitelj preusmjerava korisnika na stranicu košarice. Na toj stranici korisnik vidi sve svoje narudžbe i ukupnu cijenu. Korisniku se pruža mogućnost da pojedino jelo ukloni pritiskom na gumb „Ukloni“ ili da promjeni njegovu količinu. Nakon toga korisnik treba obavezno ispuniti narudžbeni obrazac s traženim podatcima: Ime i prezime, Adresa, Telefon</w:t>
      </w:r>
      <w:r w:rsidR="00E7653F" w:rsidRPr="0020295F">
        <w:rPr>
          <w:rFonts w:eastAsia="Arial"/>
          <w:color w:val="auto"/>
          <w:szCs w:val="24"/>
          <w:lang w:eastAsia="en-US"/>
          <w:rPrChange w:id="5411" w:author="Jan Kelemen" w:date="2016-01-20T17:07:00Z">
            <w:rPr>
              <w:rFonts w:eastAsia="Arial"/>
              <w:color w:val="auto"/>
              <w:szCs w:val="24"/>
              <w:lang w:eastAsia="en-US"/>
            </w:rPr>
          </w:rPrChange>
        </w:rPr>
        <w:t>, Email. Također, korisnik može opcionalno ispuniti polje Napomena. Zatim korisnik treba potvrditi narudžbu pritiskom na gumb „Potvrdi narudžbu“.</w:t>
      </w:r>
    </w:p>
    <w:p w14:paraId="03658FD7" w14:textId="77777777" w:rsidR="003B650B" w:rsidRPr="0020295F" w:rsidRDefault="003B650B" w:rsidP="00D9128D">
      <w:pPr>
        <w:pStyle w:val="Normal5"/>
        <w:spacing w:line="360" w:lineRule="auto"/>
        <w:rPr>
          <w:rFonts w:eastAsia="Arial"/>
          <w:color w:val="auto"/>
          <w:szCs w:val="24"/>
          <w:lang w:eastAsia="en-US"/>
          <w:rPrChange w:id="5412" w:author="Jan Kelemen" w:date="2016-01-20T17:07:00Z">
            <w:rPr>
              <w:rFonts w:eastAsia="Arial"/>
              <w:color w:val="auto"/>
              <w:szCs w:val="24"/>
              <w:lang w:eastAsia="en-US"/>
            </w:rPr>
          </w:rPrChange>
        </w:rPr>
      </w:pPr>
    </w:p>
    <w:p w14:paraId="7B5EEF08" w14:textId="77777777" w:rsidR="003B650B" w:rsidRPr="0020295F" w:rsidRDefault="003B650B" w:rsidP="003B650B">
      <w:pPr>
        <w:pStyle w:val="Normal5"/>
        <w:spacing w:line="360" w:lineRule="auto"/>
        <w:rPr>
          <w:rFonts w:eastAsia="Arial"/>
          <w:color w:val="auto"/>
          <w:szCs w:val="24"/>
          <w:lang w:eastAsia="en-US"/>
          <w:rPrChange w:id="5413" w:author="Jan Kelemen" w:date="2016-01-20T17:07:00Z">
            <w:rPr>
              <w:rFonts w:eastAsia="Arial"/>
              <w:color w:val="auto"/>
              <w:szCs w:val="24"/>
              <w:lang w:eastAsia="en-US"/>
            </w:rPr>
          </w:rPrChange>
        </w:rPr>
      </w:pPr>
      <w:r w:rsidRPr="0020295F">
        <w:rPr>
          <w:rFonts w:eastAsia="Arial"/>
          <w:color w:val="auto"/>
          <w:szCs w:val="24"/>
          <w:lang w:eastAsia="en-US"/>
          <w:rPrChange w:id="5414" w:author="Jan Kelemen" w:date="2016-01-20T17:07:00Z">
            <w:rPr>
              <w:rFonts w:eastAsia="Arial"/>
              <w:color w:val="auto"/>
              <w:szCs w:val="24"/>
              <w:lang w:eastAsia="en-US"/>
            </w:rPr>
          </w:rPrChange>
        </w:rPr>
        <w:t>Tijek izvođenja:</w:t>
      </w:r>
    </w:p>
    <w:p w14:paraId="0404F999" w14:textId="77777777" w:rsidR="003B650B" w:rsidRPr="0020295F" w:rsidRDefault="003B650B" w:rsidP="003B650B">
      <w:pPr>
        <w:pStyle w:val="Normal5"/>
        <w:spacing w:line="360" w:lineRule="auto"/>
        <w:rPr>
          <w:rFonts w:eastAsia="Arial"/>
          <w:color w:val="auto"/>
          <w:szCs w:val="24"/>
          <w:lang w:eastAsia="en-US"/>
          <w:rPrChange w:id="5415" w:author="Jan Kelemen" w:date="2016-01-20T17:07:00Z">
            <w:rPr>
              <w:rFonts w:eastAsia="Arial"/>
              <w:color w:val="auto"/>
              <w:szCs w:val="24"/>
              <w:lang w:eastAsia="en-US"/>
            </w:rPr>
          </w:rPrChange>
        </w:rPr>
      </w:pPr>
      <w:r w:rsidRPr="0020295F">
        <w:rPr>
          <w:rFonts w:eastAsia="Arial"/>
          <w:color w:val="auto"/>
          <w:szCs w:val="24"/>
          <w:lang w:eastAsia="en-US"/>
          <w:rPrChange w:id="5416" w:author="Jan Kelemen" w:date="2016-01-20T17:07:00Z">
            <w:rPr>
              <w:rFonts w:eastAsia="Arial"/>
              <w:color w:val="auto"/>
              <w:szCs w:val="24"/>
              <w:lang w:eastAsia="en-US"/>
            </w:rPr>
          </w:rPrChange>
        </w:rPr>
        <w:t>1. Odabir košarice</w:t>
      </w:r>
    </w:p>
    <w:p w14:paraId="4DE82771" w14:textId="77777777" w:rsidR="003B650B" w:rsidRPr="0020295F" w:rsidRDefault="003B650B" w:rsidP="003B650B">
      <w:pPr>
        <w:pStyle w:val="Normal5"/>
        <w:spacing w:line="360" w:lineRule="auto"/>
        <w:rPr>
          <w:rFonts w:eastAsia="Arial"/>
          <w:color w:val="auto"/>
          <w:szCs w:val="24"/>
          <w:lang w:eastAsia="en-US"/>
          <w:rPrChange w:id="5417" w:author="Jan Kelemen" w:date="2016-01-20T17:07:00Z">
            <w:rPr>
              <w:rFonts w:eastAsia="Arial"/>
              <w:color w:val="auto"/>
              <w:szCs w:val="24"/>
              <w:lang w:eastAsia="en-US"/>
            </w:rPr>
          </w:rPrChange>
        </w:rPr>
      </w:pPr>
      <w:r w:rsidRPr="0020295F">
        <w:rPr>
          <w:rFonts w:eastAsia="Arial"/>
          <w:color w:val="auto"/>
          <w:szCs w:val="24"/>
          <w:lang w:eastAsia="en-US"/>
          <w:rPrChange w:id="5418" w:author="Jan Kelemen" w:date="2016-01-20T17:07:00Z">
            <w:rPr>
              <w:rFonts w:eastAsia="Arial"/>
              <w:color w:val="auto"/>
              <w:szCs w:val="24"/>
              <w:lang w:eastAsia="en-US"/>
            </w:rPr>
          </w:rPrChange>
        </w:rPr>
        <w:t>2. Unos podataka za narudžbu</w:t>
      </w:r>
    </w:p>
    <w:p w14:paraId="5E3DF11E" w14:textId="77777777" w:rsidR="003B650B" w:rsidRPr="0020295F" w:rsidRDefault="003B650B" w:rsidP="003B650B">
      <w:pPr>
        <w:pStyle w:val="Normal5"/>
        <w:spacing w:line="360" w:lineRule="auto"/>
        <w:rPr>
          <w:rFonts w:eastAsia="Arial"/>
          <w:color w:val="auto"/>
          <w:szCs w:val="24"/>
          <w:lang w:eastAsia="en-US"/>
          <w:rPrChange w:id="5419" w:author="Jan Kelemen" w:date="2016-01-20T17:07:00Z">
            <w:rPr>
              <w:rFonts w:eastAsia="Arial"/>
              <w:color w:val="auto"/>
              <w:szCs w:val="24"/>
              <w:lang w:eastAsia="en-US"/>
            </w:rPr>
          </w:rPrChange>
        </w:rPr>
      </w:pPr>
      <w:r w:rsidRPr="0020295F">
        <w:rPr>
          <w:rFonts w:eastAsia="Arial"/>
          <w:color w:val="auto"/>
          <w:szCs w:val="24"/>
          <w:lang w:eastAsia="en-US"/>
          <w:rPrChange w:id="5420" w:author="Jan Kelemen" w:date="2016-01-20T17:07:00Z">
            <w:rPr>
              <w:rFonts w:eastAsia="Arial"/>
              <w:color w:val="auto"/>
              <w:szCs w:val="24"/>
              <w:lang w:eastAsia="en-US"/>
            </w:rPr>
          </w:rPrChange>
        </w:rPr>
        <w:t>3. Odabir gumba „Potvrdi narudžbu“</w:t>
      </w:r>
    </w:p>
    <w:p w14:paraId="6A4BDCB5" w14:textId="77777777" w:rsidR="003B650B" w:rsidRPr="0020295F" w:rsidRDefault="003B650B" w:rsidP="00D9128D">
      <w:pPr>
        <w:pStyle w:val="Normal5"/>
        <w:spacing w:line="360" w:lineRule="auto"/>
        <w:rPr>
          <w:rFonts w:eastAsia="Arial"/>
          <w:color w:val="auto"/>
          <w:szCs w:val="24"/>
          <w:lang w:eastAsia="en-US"/>
          <w:rPrChange w:id="5421" w:author="Jan Kelemen" w:date="2016-01-20T17:07:00Z">
            <w:rPr>
              <w:rFonts w:eastAsia="Arial"/>
              <w:color w:val="auto"/>
              <w:szCs w:val="24"/>
              <w:lang w:eastAsia="en-US"/>
            </w:rPr>
          </w:rPrChange>
        </w:rPr>
      </w:pPr>
    </w:p>
    <w:p w14:paraId="2B31749D" w14:textId="3C9689CD" w:rsidR="00E7653F" w:rsidRPr="0020295F" w:rsidRDefault="00E7653F" w:rsidP="00D9128D">
      <w:pPr>
        <w:pStyle w:val="Normal5"/>
        <w:spacing w:line="360" w:lineRule="auto"/>
        <w:jc w:val="center"/>
        <w:rPr>
          <w:rFonts w:eastAsia="Arial"/>
          <w:noProof/>
          <w:color w:val="auto"/>
          <w:szCs w:val="24"/>
          <w:rPrChange w:id="5422" w:author="Jan Kelemen" w:date="2016-01-20T17:07:00Z">
            <w:rPr>
              <w:rFonts w:eastAsia="Arial"/>
              <w:noProof/>
              <w:color w:val="auto"/>
              <w:szCs w:val="24"/>
            </w:rPr>
          </w:rPrChange>
        </w:rPr>
      </w:pPr>
      <w:r w:rsidRPr="0020295F">
        <w:rPr>
          <w:rFonts w:eastAsia="Arial"/>
          <w:noProof/>
          <w:color w:val="auto"/>
          <w:szCs w:val="24"/>
          <w:rPrChange w:id="5423" w:author="Jan Kelemen" w:date="2016-01-20T17:07:00Z">
            <w:rPr>
              <w:rFonts w:eastAsia="Arial"/>
              <w:noProof/>
              <w:color w:val="auto"/>
              <w:szCs w:val="24"/>
            </w:rPr>
          </w:rPrChange>
        </w:rPr>
        <w:lastRenderedPageBreak/>
        <w:drawing>
          <wp:inline distT="0" distB="0" distL="0" distR="0" wp14:anchorId="5F8AB8E7" wp14:editId="64659FE9">
            <wp:extent cx="5760720" cy="3931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14:paraId="47042C65" w14:textId="7BAB94BB" w:rsidR="00E7653F" w:rsidRPr="0020295F" w:rsidRDefault="00E7653F" w:rsidP="00D9128D">
      <w:pPr>
        <w:pStyle w:val="Normal5"/>
        <w:spacing w:line="360" w:lineRule="auto"/>
        <w:rPr>
          <w:rFonts w:eastAsia="Arial"/>
          <w:noProof/>
          <w:color w:val="auto"/>
          <w:szCs w:val="24"/>
          <w:rPrChange w:id="5424" w:author="Jan Kelemen" w:date="2016-01-20T17:07:00Z">
            <w:rPr>
              <w:rFonts w:eastAsia="Arial"/>
              <w:noProof/>
              <w:color w:val="auto"/>
              <w:szCs w:val="24"/>
            </w:rPr>
          </w:rPrChange>
        </w:rPr>
      </w:pPr>
      <w:r w:rsidRPr="0020295F">
        <w:rPr>
          <w:rFonts w:eastAsia="Arial"/>
          <w:noProof/>
          <w:color w:val="auto"/>
          <w:szCs w:val="24"/>
          <w:rPrChange w:id="5425" w:author="Jan Kelemen" w:date="2016-01-20T17:07:00Z">
            <w:rPr>
              <w:rFonts w:eastAsia="Arial"/>
              <w:noProof/>
              <w:color w:val="auto"/>
              <w:szCs w:val="24"/>
            </w:rPr>
          </w:rPrChange>
        </w:rPr>
        <w:t>Nakon uspješnog unosa podataka i potvrde narudžbe poslužitelj korisnika preusmjerava na stranicu potvrde.</w:t>
      </w:r>
    </w:p>
    <w:p w14:paraId="3AEB9B24" w14:textId="165C646D" w:rsidR="00E7653F" w:rsidRPr="0020295F" w:rsidRDefault="00E7653F" w:rsidP="00D9128D">
      <w:pPr>
        <w:pStyle w:val="Normal5"/>
        <w:spacing w:line="360" w:lineRule="auto"/>
        <w:jc w:val="center"/>
        <w:rPr>
          <w:rFonts w:eastAsia="Arial"/>
          <w:color w:val="auto"/>
          <w:szCs w:val="24"/>
          <w:lang w:eastAsia="en-US"/>
          <w:rPrChange w:id="5426" w:author="Jan Kelemen" w:date="2016-01-20T17:07:00Z">
            <w:rPr>
              <w:rFonts w:eastAsia="Arial"/>
              <w:color w:val="auto"/>
              <w:szCs w:val="24"/>
              <w:lang w:eastAsia="en-US"/>
            </w:rPr>
          </w:rPrChange>
        </w:rPr>
      </w:pPr>
      <w:r w:rsidRPr="0020295F">
        <w:rPr>
          <w:rFonts w:eastAsia="Arial"/>
          <w:noProof/>
          <w:color w:val="auto"/>
          <w:szCs w:val="24"/>
          <w:rPrChange w:id="5427" w:author="Jan Kelemen" w:date="2016-01-20T17:07:00Z">
            <w:rPr>
              <w:rFonts w:eastAsia="Arial"/>
              <w:noProof/>
              <w:color w:val="auto"/>
              <w:szCs w:val="24"/>
            </w:rPr>
          </w:rPrChange>
        </w:rPr>
        <w:drawing>
          <wp:inline distT="0" distB="0" distL="0" distR="0" wp14:anchorId="18CE814C" wp14:editId="12926C96">
            <wp:extent cx="576262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2625" cy="990600"/>
                    </a:xfrm>
                    <a:prstGeom prst="rect">
                      <a:avLst/>
                    </a:prstGeom>
                    <a:noFill/>
                    <a:ln>
                      <a:noFill/>
                    </a:ln>
                  </pic:spPr>
                </pic:pic>
              </a:graphicData>
            </a:graphic>
          </wp:inline>
        </w:drawing>
      </w:r>
    </w:p>
    <w:p w14:paraId="71856A55" w14:textId="729B606F" w:rsidR="00E7653F" w:rsidRPr="0020295F" w:rsidRDefault="00E7653F" w:rsidP="00D9128D">
      <w:pPr>
        <w:pStyle w:val="Normal5"/>
        <w:spacing w:line="360" w:lineRule="auto"/>
        <w:rPr>
          <w:rFonts w:eastAsia="Arial"/>
          <w:color w:val="auto"/>
          <w:szCs w:val="24"/>
          <w:lang w:eastAsia="en-US"/>
          <w:rPrChange w:id="5428" w:author="Jan Kelemen" w:date="2016-01-20T17:07:00Z">
            <w:rPr>
              <w:rFonts w:eastAsia="Arial"/>
              <w:color w:val="auto"/>
              <w:szCs w:val="24"/>
              <w:lang w:eastAsia="en-US"/>
            </w:rPr>
          </w:rPrChange>
        </w:rPr>
      </w:pPr>
      <w:r w:rsidRPr="0020295F">
        <w:rPr>
          <w:rFonts w:eastAsia="Arial"/>
          <w:color w:val="auto"/>
          <w:szCs w:val="24"/>
          <w:lang w:eastAsia="en-US"/>
          <w:rPrChange w:id="5429" w:author="Jan Kelemen" w:date="2016-01-20T17:07:00Z">
            <w:rPr>
              <w:rFonts w:eastAsia="Arial"/>
              <w:color w:val="auto"/>
              <w:szCs w:val="24"/>
              <w:lang w:eastAsia="en-US"/>
            </w:rPr>
          </w:rPrChange>
        </w:rPr>
        <w:t xml:space="preserve">U slučaju neispunjenog </w:t>
      </w:r>
      <w:r w:rsidR="00F6357E" w:rsidRPr="0020295F">
        <w:rPr>
          <w:rFonts w:eastAsia="Arial"/>
          <w:color w:val="auto"/>
          <w:szCs w:val="24"/>
          <w:lang w:eastAsia="en-US"/>
          <w:rPrChange w:id="5430" w:author="Jan Kelemen" w:date="2016-01-20T17:07:00Z">
            <w:rPr>
              <w:rFonts w:eastAsia="Arial"/>
              <w:color w:val="auto"/>
              <w:szCs w:val="24"/>
              <w:lang w:eastAsia="en-US"/>
            </w:rPr>
          </w:rPrChange>
        </w:rPr>
        <w:t>obaveznog polja i pokušaja potvrde narudžbe korisniku se javlja upozorenje „Ovo polje je obavezno“, a narudžba se ne može potvrditi. U slučaju neispravnog unosa emaila korisniku se javlja upozorenje „Neispravna email adresa“, a narudžba se također ne može potvrditi.</w:t>
      </w:r>
    </w:p>
    <w:p w14:paraId="22DE15D9" w14:textId="703653E2" w:rsidR="003B650B" w:rsidRPr="0020295F" w:rsidRDefault="003B650B" w:rsidP="00D9128D">
      <w:pPr>
        <w:pStyle w:val="Normal5"/>
        <w:spacing w:line="360" w:lineRule="auto"/>
        <w:rPr>
          <w:rFonts w:eastAsia="Arial"/>
          <w:color w:val="auto"/>
          <w:szCs w:val="24"/>
          <w:lang w:eastAsia="en-US"/>
          <w:rPrChange w:id="5431" w:author="Jan Kelemen" w:date="2016-01-20T17:07:00Z">
            <w:rPr>
              <w:rFonts w:eastAsia="Arial"/>
              <w:color w:val="auto"/>
              <w:szCs w:val="24"/>
              <w:lang w:eastAsia="en-US"/>
            </w:rPr>
          </w:rPrChange>
        </w:rPr>
      </w:pPr>
      <w:r w:rsidRPr="0020295F">
        <w:rPr>
          <w:rFonts w:eastAsia="Arial"/>
          <w:noProof/>
          <w:color w:val="auto"/>
          <w:szCs w:val="24"/>
          <w:rPrChange w:id="5432" w:author="Jan Kelemen" w:date="2016-01-20T17:07:00Z">
            <w:rPr>
              <w:rFonts w:eastAsia="Arial"/>
              <w:noProof/>
              <w:color w:val="auto"/>
              <w:szCs w:val="24"/>
            </w:rPr>
          </w:rPrChange>
        </w:rPr>
        <w:lastRenderedPageBreak/>
        <w:drawing>
          <wp:inline distT="0" distB="0" distL="0" distR="0" wp14:anchorId="542F0DF6" wp14:editId="0E04FBA3">
            <wp:extent cx="5762625" cy="3648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noFill/>
                    <a:ln>
                      <a:noFill/>
                    </a:ln>
                  </pic:spPr>
                </pic:pic>
              </a:graphicData>
            </a:graphic>
          </wp:inline>
        </w:drawing>
      </w:r>
    </w:p>
    <w:p w14:paraId="4DCF70B1" w14:textId="77777777" w:rsidR="00F6357E" w:rsidRPr="0020295F" w:rsidRDefault="00F6357E" w:rsidP="00D9128D">
      <w:pPr>
        <w:pStyle w:val="Normal5"/>
        <w:spacing w:line="360" w:lineRule="auto"/>
        <w:rPr>
          <w:rFonts w:eastAsia="Arial"/>
          <w:color w:val="auto"/>
          <w:szCs w:val="24"/>
          <w:lang w:eastAsia="en-US"/>
          <w:rPrChange w:id="5433" w:author="Jan Kelemen" w:date="2016-01-20T17:07:00Z">
            <w:rPr>
              <w:rFonts w:eastAsia="Arial"/>
              <w:color w:val="auto"/>
              <w:szCs w:val="24"/>
              <w:lang w:eastAsia="en-US"/>
            </w:rPr>
          </w:rPrChange>
        </w:rPr>
      </w:pPr>
    </w:p>
    <w:p w14:paraId="2A232592" w14:textId="58BC6AE7" w:rsidR="00F6357E" w:rsidRPr="0020295F" w:rsidRDefault="00F6357E" w:rsidP="00D9128D">
      <w:pPr>
        <w:pStyle w:val="Normal5"/>
        <w:spacing w:line="360" w:lineRule="auto"/>
        <w:rPr>
          <w:rFonts w:eastAsia="Arial"/>
          <w:color w:val="auto"/>
          <w:szCs w:val="24"/>
          <w:lang w:eastAsia="en-US"/>
          <w:rPrChange w:id="5434" w:author="Jan Kelemen" w:date="2016-01-20T17:07:00Z">
            <w:rPr>
              <w:rFonts w:eastAsia="Arial"/>
              <w:color w:val="auto"/>
              <w:szCs w:val="24"/>
              <w:lang w:eastAsia="en-US"/>
            </w:rPr>
          </w:rPrChange>
        </w:rPr>
      </w:pPr>
      <w:r w:rsidRPr="0020295F">
        <w:rPr>
          <w:rFonts w:eastAsia="Arial"/>
          <w:color w:val="auto"/>
          <w:szCs w:val="24"/>
          <w:lang w:eastAsia="en-US"/>
          <w:rPrChange w:id="5435" w:author="Jan Kelemen" w:date="2016-01-20T17:07:00Z">
            <w:rPr>
              <w:rFonts w:eastAsia="Arial"/>
              <w:b/>
              <w:color w:val="auto"/>
              <w:szCs w:val="24"/>
              <w:lang w:eastAsia="en-US"/>
            </w:rPr>
          </w:rPrChange>
        </w:rPr>
        <w:t xml:space="preserve">Ispit 4: </w:t>
      </w:r>
      <w:r w:rsidR="00230D33" w:rsidRPr="0020295F">
        <w:rPr>
          <w:rFonts w:eastAsia="Arial"/>
          <w:color w:val="auto"/>
          <w:szCs w:val="24"/>
          <w:lang w:eastAsia="en-US"/>
          <w:rPrChange w:id="5436" w:author="Jan Kelemen" w:date="2016-01-20T17:07:00Z">
            <w:rPr>
              <w:rFonts w:eastAsia="Arial"/>
              <w:color w:val="auto"/>
              <w:szCs w:val="24"/>
              <w:lang w:eastAsia="en-US"/>
            </w:rPr>
          </w:rPrChange>
        </w:rPr>
        <w:t>Komentiranje</w:t>
      </w:r>
      <w:r w:rsidRPr="0020295F">
        <w:rPr>
          <w:rFonts w:eastAsia="Arial"/>
          <w:color w:val="auto"/>
          <w:szCs w:val="24"/>
          <w:lang w:eastAsia="en-US"/>
          <w:rPrChange w:id="5437" w:author="Jan Kelemen" w:date="2016-01-20T17:07:00Z">
            <w:rPr>
              <w:rFonts w:eastAsia="Arial"/>
              <w:color w:val="auto"/>
              <w:szCs w:val="24"/>
              <w:lang w:eastAsia="en-US"/>
            </w:rPr>
          </w:rPrChange>
        </w:rPr>
        <w:t xml:space="preserve"> i ocjenjivanje jela</w:t>
      </w:r>
    </w:p>
    <w:p w14:paraId="00A393A0" w14:textId="277BA4D0" w:rsidR="00F6357E" w:rsidRPr="0020295F" w:rsidRDefault="00230D33" w:rsidP="00D9128D">
      <w:pPr>
        <w:pStyle w:val="Normal5"/>
        <w:spacing w:line="360" w:lineRule="auto"/>
        <w:rPr>
          <w:rFonts w:eastAsia="Arial"/>
          <w:color w:val="auto"/>
          <w:szCs w:val="24"/>
          <w:lang w:eastAsia="en-US"/>
          <w:rPrChange w:id="5438" w:author="Jan Kelemen" w:date="2016-01-20T17:07:00Z">
            <w:rPr>
              <w:rFonts w:eastAsia="Arial"/>
              <w:color w:val="auto"/>
              <w:szCs w:val="24"/>
              <w:lang w:eastAsia="en-US"/>
            </w:rPr>
          </w:rPrChange>
        </w:rPr>
      </w:pPr>
      <w:r w:rsidRPr="0020295F">
        <w:rPr>
          <w:rFonts w:eastAsia="Arial"/>
          <w:color w:val="auto"/>
          <w:szCs w:val="24"/>
          <w:lang w:eastAsia="en-US"/>
          <w:rPrChange w:id="5439" w:author="Jan Kelemen" w:date="2016-01-20T17:07:00Z">
            <w:rPr>
              <w:rFonts w:eastAsia="Arial"/>
              <w:color w:val="auto"/>
              <w:szCs w:val="24"/>
              <w:lang w:eastAsia="en-US"/>
            </w:rPr>
          </w:rPrChange>
        </w:rPr>
        <w:t>Očekivanje:</w:t>
      </w:r>
    </w:p>
    <w:p w14:paraId="650C6495" w14:textId="50C8A609" w:rsidR="00230D33" w:rsidRPr="0020295F" w:rsidRDefault="00230D33" w:rsidP="00D9128D">
      <w:pPr>
        <w:pStyle w:val="Normal5"/>
        <w:spacing w:line="360" w:lineRule="auto"/>
        <w:rPr>
          <w:rFonts w:eastAsia="Arial"/>
          <w:color w:val="auto"/>
          <w:szCs w:val="24"/>
          <w:lang w:eastAsia="en-US"/>
          <w:rPrChange w:id="5440" w:author="Jan Kelemen" w:date="2016-01-20T17:07:00Z">
            <w:rPr>
              <w:rFonts w:eastAsia="Arial"/>
              <w:color w:val="auto"/>
              <w:szCs w:val="24"/>
              <w:lang w:eastAsia="en-US"/>
            </w:rPr>
          </w:rPrChange>
        </w:rPr>
      </w:pPr>
      <w:r w:rsidRPr="0020295F">
        <w:rPr>
          <w:rFonts w:eastAsia="Arial"/>
          <w:color w:val="auto"/>
          <w:szCs w:val="24"/>
          <w:lang w:eastAsia="en-US"/>
          <w:rPrChange w:id="5441" w:author="Jan Kelemen" w:date="2016-01-20T17:07:00Z">
            <w:rPr>
              <w:rFonts w:eastAsia="Arial"/>
              <w:color w:val="auto"/>
              <w:szCs w:val="24"/>
              <w:lang w:eastAsia="en-US"/>
            </w:rPr>
          </w:rPrChange>
        </w:rPr>
        <w:t>Svi korisnici sustava imaju mogućnost komentiranja i ocjenjivanja svih jela. Korisnik na stranici jelovnika klikne na sliku određenog jela te ga poslužitelj preusmjeri na stranicu tog jela. U donjem lijevom kutu stranice korisniku se pokazuje oblačić „Komentiraj...“. Klikom na njega oblačić se proširuje s obaveznim unosom u polje ime i komentar. Moguće je odabrati ocjenu od jedne do pet zvjezdica. Nakon unosa korisnik klikne na gumb „Pošalji komentar“. Zatim se komentar i ocjena prikazuj</w:t>
      </w:r>
      <w:r w:rsidR="001A5EAF" w:rsidRPr="0020295F">
        <w:rPr>
          <w:rFonts w:eastAsia="Arial"/>
          <w:color w:val="auto"/>
          <w:szCs w:val="24"/>
          <w:lang w:eastAsia="en-US"/>
          <w:rPrChange w:id="5442" w:author="Jan Kelemen" w:date="2016-01-20T17:07:00Z">
            <w:rPr>
              <w:rFonts w:eastAsia="Arial"/>
              <w:color w:val="auto"/>
              <w:szCs w:val="24"/>
              <w:lang w:eastAsia="en-US"/>
            </w:rPr>
          </w:rPrChange>
        </w:rPr>
        <w:t>u u desnom dijelu stranice jela s datumom i vremenom objave te imenom korisnika.</w:t>
      </w:r>
    </w:p>
    <w:p w14:paraId="12AA4066" w14:textId="77777777" w:rsidR="003B650B" w:rsidRPr="0020295F" w:rsidRDefault="003B650B" w:rsidP="00D9128D">
      <w:pPr>
        <w:pStyle w:val="Normal5"/>
        <w:spacing w:line="360" w:lineRule="auto"/>
        <w:rPr>
          <w:rFonts w:eastAsia="Arial"/>
          <w:color w:val="auto"/>
          <w:szCs w:val="24"/>
          <w:lang w:eastAsia="en-US"/>
          <w:rPrChange w:id="5443" w:author="Jan Kelemen" w:date="2016-01-20T17:07:00Z">
            <w:rPr>
              <w:rFonts w:eastAsia="Arial"/>
              <w:color w:val="auto"/>
              <w:szCs w:val="24"/>
              <w:lang w:eastAsia="en-US"/>
            </w:rPr>
          </w:rPrChange>
        </w:rPr>
      </w:pPr>
    </w:p>
    <w:p w14:paraId="34BF9DA8" w14:textId="77777777" w:rsidR="003B650B" w:rsidRPr="0020295F" w:rsidRDefault="003B650B" w:rsidP="003B650B">
      <w:pPr>
        <w:pStyle w:val="Normal5"/>
        <w:spacing w:line="360" w:lineRule="auto"/>
        <w:rPr>
          <w:rFonts w:eastAsia="Arial"/>
          <w:color w:val="auto"/>
          <w:szCs w:val="24"/>
          <w:lang w:eastAsia="en-US"/>
          <w:rPrChange w:id="5444" w:author="Jan Kelemen" w:date="2016-01-20T17:07:00Z">
            <w:rPr>
              <w:rFonts w:eastAsia="Arial"/>
              <w:color w:val="auto"/>
              <w:szCs w:val="24"/>
              <w:lang w:eastAsia="en-US"/>
            </w:rPr>
          </w:rPrChange>
        </w:rPr>
      </w:pPr>
      <w:r w:rsidRPr="0020295F">
        <w:rPr>
          <w:rFonts w:eastAsia="Arial"/>
          <w:color w:val="auto"/>
          <w:szCs w:val="24"/>
          <w:lang w:eastAsia="en-US"/>
          <w:rPrChange w:id="5445" w:author="Jan Kelemen" w:date="2016-01-20T17:07:00Z">
            <w:rPr>
              <w:rFonts w:eastAsia="Arial"/>
              <w:color w:val="auto"/>
              <w:szCs w:val="24"/>
              <w:lang w:eastAsia="en-US"/>
            </w:rPr>
          </w:rPrChange>
        </w:rPr>
        <w:t>Tijek izvođenja:</w:t>
      </w:r>
    </w:p>
    <w:p w14:paraId="36100874" w14:textId="77777777" w:rsidR="003B650B" w:rsidRPr="0020295F" w:rsidRDefault="003B650B" w:rsidP="003B650B">
      <w:pPr>
        <w:pStyle w:val="Normal5"/>
        <w:spacing w:line="360" w:lineRule="auto"/>
        <w:rPr>
          <w:rFonts w:eastAsia="Arial"/>
          <w:color w:val="auto"/>
          <w:szCs w:val="24"/>
          <w:lang w:eastAsia="en-US"/>
          <w:rPrChange w:id="5446" w:author="Jan Kelemen" w:date="2016-01-20T17:07:00Z">
            <w:rPr>
              <w:rFonts w:eastAsia="Arial"/>
              <w:color w:val="auto"/>
              <w:szCs w:val="24"/>
              <w:lang w:eastAsia="en-US"/>
            </w:rPr>
          </w:rPrChange>
        </w:rPr>
      </w:pPr>
      <w:r w:rsidRPr="0020295F">
        <w:rPr>
          <w:rFonts w:eastAsia="Arial"/>
          <w:color w:val="auto"/>
          <w:szCs w:val="24"/>
          <w:lang w:eastAsia="en-US"/>
          <w:rPrChange w:id="5447" w:author="Jan Kelemen" w:date="2016-01-20T17:07:00Z">
            <w:rPr>
              <w:rFonts w:eastAsia="Arial"/>
              <w:color w:val="auto"/>
              <w:szCs w:val="24"/>
              <w:lang w:eastAsia="en-US"/>
            </w:rPr>
          </w:rPrChange>
        </w:rPr>
        <w:t>1. Odabir slike određenog jela</w:t>
      </w:r>
    </w:p>
    <w:p w14:paraId="20211C7D" w14:textId="77777777" w:rsidR="003B650B" w:rsidRPr="0020295F" w:rsidRDefault="003B650B" w:rsidP="003B650B">
      <w:pPr>
        <w:pStyle w:val="Normal5"/>
        <w:spacing w:line="360" w:lineRule="auto"/>
        <w:rPr>
          <w:rFonts w:eastAsia="Arial"/>
          <w:color w:val="auto"/>
          <w:szCs w:val="24"/>
          <w:lang w:eastAsia="en-US"/>
          <w:rPrChange w:id="5448" w:author="Jan Kelemen" w:date="2016-01-20T17:07:00Z">
            <w:rPr>
              <w:rFonts w:eastAsia="Arial"/>
              <w:color w:val="auto"/>
              <w:szCs w:val="24"/>
              <w:lang w:eastAsia="en-US"/>
            </w:rPr>
          </w:rPrChange>
        </w:rPr>
      </w:pPr>
      <w:r w:rsidRPr="0020295F">
        <w:rPr>
          <w:rFonts w:eastAsia="Arial"/>
          <w:color w:val="auto"/>
          <w:szCs w:val="24"/>
          <w:lang w:eastAsia="en-US"/>
          <w:rPrChange w:id="5449" w:author="Jan Kelemen" w:date="2016-01-20T17:07:00Z">
            <w:rPr>
              <w:rFonts w:eastAsia="Arial"/>
              <w:color w:val="auto"/>
              <w:szCs w:val="24"/>
              <w:lang w:eastAsia="en-US"/>
            </w:rPr>
          </w:rPrChange>
        </w:rPr>
        <w:t>2. Odabir oblačića „Komentiraj...“</w:t>
      </w:r>
    </w:p>
    <w:p w14:paraId="314EB2CA" w14:textId="77777777" w:rsidR="003B650B" w:rsidRPr="0020295F" w:rsidRDefault="003B650B" w:rsidP="003B650B">
      <w:pPr>
        <w:pStyle w:val="Normal5"/>
        <w:spacing w:line="360" w:lineRule="auto"/>
        <w:rPr>
          <w:rFonts w:eastAsia="Arial"/>
          <w:color w:val="auto"/>
          <w:szCs w:val="24"/>
          <w:lang w:eastAsia="en-US"/>
          <w:rPrChange w:id="5450" w:author="Jan Kelemen" w:date="2016-01-20T17:07:00Z">
            <w:rPr>
              <w:rFonts w:eastAsia="Arial"/>
              <w:color w:val="auto"/>
              <w:szCs w:val="24"/>
              <w:lang w:eastAsia="en-US"/>
            </w:rPr>
          </w:rPrChange>
        </w:rPr>
      </w:pPr>
      <w:r w:rsidRPr="0020295F">
        <w:rPr>
          <w:rFonts w:eastAsia="Arial"/>
          <w:color w:val="auto"/>
          <w:szCs w:val="24"/>
          <w:lang w:eastAsia="en-US"/>
          <w:rPrChange w:id="5451" w:author="Jan Kelemen" w:date="2016-01-20T17:07:00Z">
            <w:rPr>
              <w:rFonts w:eastAsia="Arial"/>
              <w:color w:val="auto"/>
              <w:szCs w:val="24"/>
              <w:lang w:eastAsia="en-US"/>
            </w:rPr>
          </w:rPrChange>
        </w:rPr>
        <w:t>3. Unos podataka za komentiranje</w:t>
      </w:r>
    </w:p>
    <w:p w14:paraId="332DBEE2" w14:textId="77777777" w:rsidR="003B650B" w:rsidRPr="0020295F" w:rsidRDefault="003B650B" w:rsidP="003B650B">
      <w:pPr>
        <w:pStyle w:val="Normal5"/>
        <w:spacing w:line="360" w:lineRule="auto"/>
        <w:rPr>
          <w:rFonts w:eastAsia="Arial"/>
          <w:color w:val="auto"/>
          <w:szCs w:val="24"/>
          <w:lang w:eastAsia="en-US"/>
          <w:rPrChange w:id="5452" w:author="Jan Kelemen" w:date="2016-01-20T17:07:00Z">
            <w:rPr>
              <w:rFonts w:eastAsia="Arial"/>
              <w:color w:val="auto"/>
              <w:szCs w:val="24"/>
              <w:lang w:eastAsia="en-US"/>
            </w:rPr>
          </w:rPrChange>
        </w:rPr>
      </w:pPr>
      <w:r w:rsidRPr="0020295F">
        <w:rPr>
          <w:rFonts w:eastAsia="Arial"/>
          <w:color w:val="auto"/>
          <w:szCs w:val="24"/>
          <w:lang w:eastAsia="en-US"/>
          <w:rPrChange w:id="5453" w:author="Jan Kelemen" w:date="2016-01-20T17:07:00Z">
            <w:rPr>
              <w:rFonts w:eastAsia="Arial"/>
              <w:color w:val="auto"/>
              <w:szCs w:val="24"/>
              <w:lang w:eastAsia="en-US"/>
            </w:rPr>
          </w:rPrChange>
        </w:rPr>
        <w:t>4. Odabir ocjene</w:t>
      </w:r>
    </w:p>
    <w:p w14:paraId="7D00B339" w14:textId="77777777" w:rsidR="003B650B" w:rsidRPr="0020295F" w:rsidRDefault="003B650B" w:rsidP="003B650B">
      <w:pPr>
        <w:pStyle w:val="Normal5"/>
        <w:spacing w:line="360" w:lineRule="auto"/>
        <w:rPr>
          <w:rFonts w:eastAsia="Arial"/>
          <w:color w:val="auto"/>
          <w:szCs w:val="24"/>
          <w:lang w:eastAsia="en-US"/>
          <w:rPrChange w:id="5454" w:author="Jan Kelemen" w:date="2016-01-20T17:07:00Z">
            <w:rPr>
              <w:rFonts w:eastAsia="Arial"/>
              <w:color w:val="auto"/>
              <w:szCs w:val="24"/>
              <w:lang w:eastAsia="en-US"/>
            </w:rPr>
          </w:rPrChange>
        </w:rPr>
      </w:pPr>
      <w:r w:rsidRPr="0020295F">
        <w:rPr>
          <w:rFonts w:eastAsia="Arial"/>
          <w:color w:val="auto"/>
          <w:szCs w:val="24"/>
          <w:lang w:eastAsia="en-US"/>
          <w:rPrChange w:id="5455" w:author="Jan Kelemen" w:date="2016-01-20T17:07:00Z">
            <w:rPr>
              <w:rFonts w:eastAsia="Arial"/>
              <w:color w:val="auto"/>
              <w:szCs w:val="24"/>
              <w:lang w:eastAsia="en-US"/>
            </w:rPr>
          </w:rPrChange>
        </w:rPr>
        <w:t>5. Odabir gumba „Pošalji komentar“</w:t>
      </w:r>
    </w:p>
    <w:p w14:paraId="28753D5B" w14:textId="5D87A33D" w:rsidR="003B650B" w:rsidRPr="0020295F" w:rsidRDefault="00610D82" w:rsidP="00D9128D">
      <w:pPr>
        <w:pStyle w:val="Normal5"/>
        <w:spacing w:line="360" w:lineRule="auto"/>
        <w:rPr>
          <w:rFonts w:eastAsia="Arial"/>
          <w:color w:val="auto"/>
          <w:szCs w:val="24"/>
          <w:lang w:eastAsia="en-US"/>
          <w:rPrChange w:id="5456" w:author="Jan Kelemen" w:date="2016-01-20T17:07:00Z">
            <w:rPr>
              <w:rFonts w:eastAsia="Arial"/>
              <w:color w:val="auto"/>
              <w:szCs w:val="24"/>
              <w:lang w:eastAsia="en-US"/>
            </w:rPr>
          </w:rPrChange>
        </w:rPr>
      </w:pPr>
      <w:r w:rsidRPr="0020295F">
        <w:rPr>
          <w:rFonts w:eastAsia="Arial"/>
          <w:color w:val="auto"/>
          <w:szCs w:val="24"/>
          <w:lang w:eastAsia="en-US"/>
          <w:rPrChange w:id="5457" w:author="Jan Kelemen" w:date="2016-01-20T17:07:00Z">
            <w:rPr>
              <w:rFonts w:eastAsia="Arial"/>
              <w:color w:val="auto"/>
              <w:szCs w:val="24"/>
              <w:lang w:eastAsia="en-US"/>
            </w:rPr>
          </w:rPrChange>
        </w:rPr>
        <w:t>Ispit je uspješno prov</w:t>
      </w:r>
      <w:r w:rsidR="00D54181" w:rsidRPr="0020295F">
        <w:rPr>
          <w:rFonts w:eastAsia="Arial"/>
          <w:color w:val="auto"/>
          <w:szCs w:val="24"/>
          <w:lang w:eastAsia="en-US"/>
          <w:rPrChange w:id="5458" w:author="Jan Kelemen" w:date="2016-01-20T17:07:00Z">
            <w:rPr>
              <w:rFonts w:eastAsia="Arial"/>
              <w:color w:val="auto"/>
              <w:szCs w:val="24"/>
              <w:lang w:eastAsia="en-US"/>
            </w:rPr>
          </w:rPrChange>
        </w:rPr>
        <w:t>e</w:t>
      </w:r>
      <w:r w:rsidRPr="0020295F">
        <w:rPr>
          <w:rFonts w:eastAsia="Arial"/>
          <w:color w:val="auto"/>
          <w:szCs w:val="24"/>
          <w:lang w:eastAsia="en-US"/>
          <w:rPrChange w:id="5459" w:author="Jan Kelemen" w:date="2016-01-20T17:07:00Z">
            <w:rPr>
              <w:rFonts w:eastAsia="Arial"/>
              <w:color w:val="auto"/>
              <w:szCs w:val="24"/>
              <w:lang w:eastAsia="en-US"/>
            </w:rPr>
          </w:rPrChange>
        </w:rPr>
        <w:t>den i komentar je vidljiv na stranici.</w:t>
      </w:r>
    </w:p>
    <w:p w14:paraId="6F3D03BA" w14:textId="6CC523B5" w:rsidR="003B650B" w:rsidRPr="0020295F" w:rsidRDefault="003B650B" w:rsidP="00D9128D">
      <w:pPr>
        <w:pStyle w:val="Normal5"/>
        <w:spacing w:line="360" w:lineRule="auto"/>
        <w:jc w:val="center"/>
        <w:rPr>
          <w:rFonts w:eastAsia="Arial"/>
          <w:color w:val="auto"/>
          <w:szCs w:val="24"/>
          <w:lang w:eastAsia="en-US"/>
          <w:rPrChange w:id="5460" w:author="Jan Kelemen" w:date="2016-01-20T17:07:00Z">
            <w:rPr>
              <w:rFonts w:eastAsia="Arial"/>
              <w:color w:val="auto"/>
              <w:szCs w:val="24"/>
              <w:lang w:eastAsia="en-US"/>
            </w:rPr>
          </w:rPrChange>
        </w:rPr>
      </w:pPr>
      <w:r w:rsidRPr="0020295F">
        <w:rPr>
          <w:rFonts w:eastAsia="Arial"/>
          <w:noProof/>
          <w:color w:val="auto"/>
          <w:szCs w:val="24"/>
          <w:rPrChange w:id="5461" w:author="Jan Kelemen" w:date="2016-01-20T17:07:00Z">
            <w:rPr>
              <w:rFonts w:eastAsia="Arial"/>
              <w:noProof/>
              <w:color w:val="auto"/>
              <w:szCs w:val="24"/>
            </w:rPr>
          </w:rPrChange>
        </w:rPr>
        <w:lastRenderedPageBreak/>
        <w:drawing>
          <wp:inline distT="0" distB="0" distL="0" distR="0" wp14:anchorId="7866E1DB" wp14:editId="5895254F">
            <wp:extent cx="2651760" cy="4023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51760" cy="4023360"/>
                    </a:xfrm>
                    <a:prstGeom prst="rect">
                      <a:avLst/>
                    </a:prstGeom>
                    <a:noFill/>
                    <a:ln>
                      <a:noFill/>
                    </a:ln>
                  </pic:spPr>
                </pic:pic>
              </a:graphicData>
            </a:graphic>
          </wp:inline>
        </w:drawing>
      </w:r>
    </w:p>
    <w:p w14:paraId="11B238D2" w14:textId="3520E8A7" w:rsidR="001A5EAF" w:rsidRPr="0020295F" w:rsidRDefault="003B650B" w:rsidP="00D9128D">
      <w:pPr>
        <w:pStyle w:val="Normal5"/>
        <w:spacing w:line="360" w:lineRule="auto"/>
        <w:rPr>
          <w:rFonts w:eastAsia="Arial"/>
          <w:color w:val="auto"/>
          <w:szCs w:val="24"/>
          <w:lang w:eastAsia="en-US"/>
          <w:rPrChange w:id="5462" w:author="Jan Kelemen" w:date="2016-01-20T17:07:00Z">
            <w:rPr>
              <w:rFonts w:eastAsia="Arial"/>
              <w:color w:val="auto"/>
              <w:szCs w:val="24"/>
              <w:lang w:eastAsia="en-US"/>
            </w:rPr>
          </w:rPrChange>
        </w:rPr>
      </w:pPr>
      <w:r w:rsidRPr="0020295F">
        <w:rPr>
          <w:rFonts w:eastAsia="Arial"/>
          <w:color w:val="auto"/>
          <w:szCs w:val="24"/>
          <w:lang w:eastAsia="en-US"/>
          <w:rPrChange w:id="5463" w:author="Jan Kelemen" w:date="2016-01-20T17:07:00Z">
            <w:rPr>
              <w:rFonts w:eastAsia="Arial"/>
              <w:color w:val="auto"/>
              <w:szCs w:val="24"/>
              <w:lang w:eastAsia="en-US"/>
            </w:rPr>
          </w:rPrChange>
        </w:rPr>
        <w:t>U slučaju neispunjenog obaveznog polja i pokušaja potvrde narudžbe korisniku se javlja upozorenje „Ovo polje je obavezno“, a narudžba se ne može potvrditi.</w:t>
      </w:r>
    </w:p>
    <w:p w14:paraId="1E631594" w14:textId="79133467" w:rsidR="00F6357E" w:rsidRPr="0020295F" w:rsidRDefault="00F6357E" w:rsidP="00D9128D">
      <w:pPr>
        <w:pStyle w:val="Normal5"/>
        <w:spacing w:line="360" w:lineRule="auto"/>
        <w:rPr>
          <w:rFonts w:eastAsia="Arial"/>
          <w:color w:val="auto"/>
          <w:szCs w:val="24"/>
          <w:lang w:eastAsia="en-US"/>
          <w:rPrChange w:id="5464" w:author="Jan Kelemen" w:date="2016-01-20T17:07:00Z">
            <w:rPr>
              <w:rFonts w:eastAsia="Arial"/>
              <w:color w:val="auto"/>
              <w:szCs w:val="24"/>
              <w:lang w:eastAsia="en-US"/>
            </w:rPr>
          </w:rPrChange>
        </w:rPr>
      </w:pPr>
    </w:p>
    <w:p w14:paraId="662D005D" w14:textId="197C8713" w:rsidR="00610D82" w:rsidRPr="0020295F" w:rsidRDefault="00610D82" w:rsidP="00D9128D">
      <w:pPr>
        <w:pStyle w:val="Normal5"/>
        <w:spacing w:line="360" w:lineRule="auto"/>
        <w:rPr>
          <w:rFonts w:eastAsia="Arial"/>
          <w:color w:val="auto"/>
          <w:szCs w:val="24"/>
          <w:lang w:eastAsia="en-US"/>
          <w:rPrChange w:id="5465" w:author="Jan Kelemen" w:date="2016-01-20T17:07:00Z">
            <w:rPr>
              <w:rFonts w:eastAsia="Arial"/>
              <w:color w:val="auto"/>
              <w:szCs w:val="24"/>
              <w:lang w:eastAsia="en-US"/>
            </w:rPr>
          </w:rPrChange>
        </w:rPr>
      </w:pPr>
      <w:r w:rsidRPr="0020295F">
        <w:rPr>
          <w:rFonts w:eastAsia="Arial"/>
          <w:color w:val="auto"/>
          <w:szCs w:val="24"/>
          <w:lang w:eastAsia="en-US"/>
          <w:rPrChange w:id="5466" w:author="Jan Kelemen" w:date="2016-01-20T17:07:00Z">
            <w:rPr>
              <w:rFonts w:eastAsia="Arial"/>
              <w:b/>
              <w:color w:val="auto"/>
              <w:szCs w:val="24"/>
              <w:lang w:eastAsia="en-US"/>
            </w:rPr>
          </w:rPrChange>
        </w:rPr>
        <w:t xml:space="preserve">Ispit 5: </w:t>
      </w:r>
      <w:r w:rsidRPr="0020295F">
        <w:rPr>
          <w:rFonts w:eastAsia="Arial"/>
          <w:color w:val="auto"/>
          <w:szCs w:val="24"/>
          <w:lang w:eastAsia="en-US"/>
          <w:rPrChange w:id="5467" w:author="Jan Kelemen" w:date="2016-01-20T17:07:00Z">
            <w:rPr>
              <w:rFonts w:eastAsia="Arial"/>
              <w:color w:val="auto"/>
              <w:szCs w:val="24"/>
              <w:lang w:eastAsia="en-US"/>
            </w:rPr>
          </w:rPrChange>
        </w:rPr>
        <w:t>Prosječna ocjena restorana</w:t>
      </w:r>
    </w:p>
    <w:p w14:paraId="62F62F2C" w14:textId="6B560642" w:rsidR="00610D82" w:rsidRPr="0020295F" w:rsidRDefault="00610D82" w:rsidP="00D9128D">
      <w:pPr>
        <w:pStyle w:val="Normal5"/>
        <w:spacing w:line="360" w:lineRule="auto"/>
        <w:rPr>
          <w:rFonts w:eastAsia="Arial"/>
          <w:color w:val="auto"/>
          <w:szCs w:val="24"/>
          <w:lang w:eastAsia="en-US"/>
          <w:rPrChange w:id="5468" w:author="Jan Kelemen" w:date="2016-01-20T17:07:00Z">
            <w:rPr>
              <w:rFonts w:eastAsia="Arial"/>
              <w:color w:val="auto"/>
              <w:szCs w:val="24"/>
              <w:lang w:eastAsia="en-US"/>
            </w:rPr>
          </w:rPrChange>
        </w:rPr>
      </w:pPr>
      <w:r w:rsidRPr="0020295F">
        <w:rPr>
          <w:rFonts w:eastAsia="Arial"/>
          <w:color w:val="auto"/>
          <w:szCs w:val="24"/>
          <w:lang w:eastAsia="en-US"/>
          <w:rPrChange w:id="5469" w:author="Jan Kelemen" w:date="2016-01-20T17:07:00Z">
            <w:rPr>
              <w:rFonts w:eastAsia="Arial"/>
              <w:color w:val="auto"/>
              <w:szCs w:val="24"/>
              <w:lang w:eastAsia="en-US"/>
            </w:rPr>
          </w:rPrChange>
        </w:rPr>
        <w:t>Očekivanje:</w:t>
      </w:r>
    </w:p>
    <w:p w14:paraId="3D26FD52" w14:textId="77777777" w:rsidR="00610D82" w:rsidRPr="0020295F" w:rsidRDefault="00610D82" w:rsidP="00D9128D">
      <w:pPr>
        <w:pStyle w:val="Normal5"/>
        <w:spacing w:line="360" w:lineRule="auto"/>
        <w:rPr>
          <w:rFonts w:eastAsia="Arial"/>
          <w:color w:val="auto"/>
          <w:szCs w:val="24"/>
          <w:lang w:eastAsia="en-US"/>
          <w:rPrChange w:id="5470" w:author="Jan Kelemen" w:date="2016-01-20T17:07:00Z">
            <w:rPr>
              <w:rFonts w:eastAsia="Arial"/>
              <w:color w:val="auto"/>
              <w:szCs w:val="24"/>
              <w:lang w:eastAsia="en-US"/>
            </w:rPr>
          </w:rPrChange>
        </w:rPr>
      </w:pPr>
      <w:r w:rsidRPr="0020295F">
        <w:rPr>
          <w:rFonts w:eastAsia="Arial"/>
          <w:color w:val="auto"/>
          <w:szCs w:val="24"/>
          <w:lang w:eastAsia="en-US"/>
          <w:rPrChange w:id="5471" w:author="Jan Kelemen" w:date="2016-01-20T17:07:00Z">
            <w:rPr>
              <w:rFonts w:eastAsia="Arial"/>
              <w:color w:val="auto"/>
              <w:szCs w:val="24"/>
              <w:lang w:eastAsia="en-US"/>
            </w:rPr>
          </w:rPrChange>
        </w:rPr>
        <w:t>Korisnik ima mogućnost komentiranja i ocjenjivanja i samog restorana na isti način kao i komentiranje i ocjenjivanje pojedinog jela. Da bi pristupio komentiranju restorana, korisnik klikne na karticu „Komentari“. Nakon uspješnog unosa komentara i ocjene ukupna ocjena restorana se mijenja, što je vidljivo na početnoj stranici.</w:t>
      </w:r>
    </w:p>
    <w:p w14:paraId="3B2C6D33" w14:textId="77777777" w:rsidR="00610D82" w:rsidRPr="0020295F" w:rsidRDefault="00610D82" w:rsidP="00D9128D">
      <w:pPr>
        <w:pStyle w:val="Normal5"/>
        <w:spacing w:line="360" w:lineRule="auto"/>
        <w:rPr>
          <w:rFonts w:eastAsia="Arial"/>
          <w:color w:val="auto"/>
          <w:szCs w:val="24"/>
          <w:lang w:eastAsia="en-US"/>
          <w:rPrChange w:id="5472" w:author="Jan Kelemen" w:date="2016-01-20T17:07:00Z">
            <w:rPr>
              <w:rFonts w:eastAsia="Arial"/>
              <w:color w:val="auto"/>
              <w:szCs w:val="24"/>
              <w:lang w:eastAsia="en-US"/>
            </w:rPr>
          </w:rPrChange>
        </w:rPr>
      </w:pPr>
    </w:p>
    <w:p w14:paraId="32660E87" w14:textId="77777777" w:rsidR="00610D82" w:rsidRPr="0020295F" w:rsidRDefault="00610D82" w:rsidP="00D9128D">
      <w:pPr>
        <w:pStyle w:val="Normal5"/>
        <w:spacing w:line="360" w:lineRule="auto"/>
        <w:rPr>
          <w:rFonts w:eastAsia="Arial"/>
          <w:color w:val="auto"/>
          <w:szCs w:val="24"/>
          <w:lang w:eastAsia="en-US"/>
          <w:rPrChange w:id="5473" w:author="Jan Kelemen" w:date="2016-01-20T17:07:00Z">
            <w:rPr>
              <w:rFonts w:eastAsia="Arial"/>
              <w:color w:val="auto"/>
              <w:szCs w:val="24"/>
              <w:lang w:eastAsia="en-US"/>
            </w:rPr>
          </w:rPrChange>
        </w:rPr>
      </w:pPr>
      <w:r w:rsidRPr="0020295F">
        <w:rPr>
          <w:rFonts w:eastAsia="Arial"/>
          <w:color w:val="auto"/>
          <w:szCs w:val="24"/>
          <w:lang w:eastAsia="en-US"/>
          <w:rPrChange w:id="5474" w:author="Jan Kelemen" w:date="2016-01-20T17:07:00Z">
            <w:rPr>
              <w:rFonts w:eastAsia="Arial"/>
              <w:color w:val="auto"/>
              <w:szCs w:val="24"/>
              <w:lang w:eastAsia="en-US"/>
            </w:rPr>
          </w:rPrChange>
        </w:rPr>
        <w:t>Tijek izvođenja:</w:t>
      </w:r>
    </w:p>
    <w:p w14:paraId="2D9B54A6" w14:textId="77777777" w:rsidR="004937B7" w:rsidRPr="0020295F" w:rsidRDefault="00610D82" w:rsidP="00D9128D">
      <w:pPr>
        <w:pStyle w:val="Normal5"/>
        <w:spacing w:line="360" w:lineRule="auto"/>
        <w:rPr>
          <w:rFonts w:eastAsia="Arial"/>
          <w:color w:val="auto"/>
          <w:szCs w:val="24"/>
          <w:lang w:eastAsia="en-US"/>
          <w:rPrChange w:id="5475" w:author="Jan Kelemen" w:date="2016-01-20T17:07:00Z">
            <w:rPr>
              <w:rFonts w:eastAsia="Arial"/>
              <w:color w:val="auto"/>
              <w:szCs w:val="24"/>
              <w:lang w:eastAsia="en-US"/>
            </w:rPr>
          </w:rPrChange>
        </w:rPr>
      </w:pPr>
      <w:r w:rsidRPr="0020295F">
        <w:rPr>
          <w:rFonts w:eastAsia="Arial"/>
          <w:color w:val="auto"/>
          <w:szCs w:val="24"/>
          <w:lang w:eastAsia="en-US"/>
          <w:rPrChange w:id="5476" w:author="Jan Kelemen" w:date="2016-01-20T17:07:00Z">
            <w:rPr>
              <w:rFonts w:eastAsia="Arial"/>
              <w:color w:val="auto"/>
              <w:szCs w:val="24"/>
              <w:lang w:eastAsia="en-US"/>
            </w:rPr>
          </w:rPrChange>
        </w:rPr>
        <w:t>1. Odabir kartice „Komentari“</w:t>
      </w:r>
    </w:p>
    <w:p w14:paraId="15353C82" w14:textId="77777777" w:rsidR="004937B7" w:rsidRPr="0020295F" w:rsidRDefault="004937B7" w:rsidP="00D9128D">
      <w:pPr>
        <w:pStyle w:val="Normal5"/>
        <w:spacing w:line="360" w:lineRule="auto"/>
        <w:rPr>
          <w:rFonts w:eastAsia="Arial"/>
          <w:color w:val="auto"/>
          <w:szCs w:val="24"/>
          <w:lang w:eastAsia="en-US"/>
          <w:rPrChange w:id="5477" w:author="Jan Kelemen" w:date="2016-01-20T17:07:00Z">
            <w:rPr>
              <w:rFonts w:eastAsia="Arial"/>
              <w:color w:val="auto"/>
              <w:szCs w:val="24"/>
              <w:lang w:eastAsia="en-US"/>
            </w:rPr>
          </w:rPrChange>
        </w:rPr>
      </w:pPr>
      <w:r w:rsidRPr="0020295F">
        <w:rPr>
          <w:rFonts w:eastAsia="Arial"/>
          <w:color w:val="auto"/>
          <w:szCs w:val="24"/>
          <w:lang w:eastAsia="en-US"/>
          <w:rPrChange w:id="5478" w:author="Jan Kelemen" w:date="2016-01-20T17:07:00Z">
            <w:rPr>
              <w:rFonts w:eastAsia="Arial"/>
              <w:color w:val="auto"/>
              <w:szCs w:val="24"/>
              <w:lang w:eastAsia="en-US"/>
            </w:rPr>
          </w:rPrChange>
        </w:rPr>
        <w:t>2. Odabir oblačića „Komentiraj...“</w:t>
      </w:r>
    </w:p>
    <w:p w14:paraId="40F5665F" w14:textId="77777777" w:rsidR="004937B7" w:rsidRPr="0020295F" w:rsidRDefault="004937B7" w:rsidP="00D9128D">
      <w:pPr>
        <w:pStyle w:val="Normal5"/>
        <w:spacing w:line="360" w:lineRule="auto"/>
        <w:rPr>
          <w:rFonts w:eastAsia="Arial"/>
          <w:color w:val="auto"/>
          <w:szCs w:val="24"/>
          <w:lang w:eastAsia="en-US"/>
          <w:rPrChange w:id="5479" w:author="Jan Kelemen" w:date="2016-01-20T17:07:00Z">
            <w:rPr>
              <w:rFonts w:eastAsia="Arial"/>
              <w:color w:val="auto"/>
              <w:szCs w:val="24"/>
              <w:lang w:eastAsia="en-US"/>
            </w:rPr>
          </w:rPrChange>
        </w:rPr>
      </w:pPr>
      <w:r w:rsidRPr="0020295F">
        <w:rPr>
          <w:rFonts w:eastAsia="Arial"/>
          <w:color w:val="auto"/>
          <w:szCs w:val="24"/>
          <w:lang w:eastAsia="en-US"/>
          <w:rPrChange w:id="5480" w:author="Jan Kelemen" w:date="2016-01-20T17:07:00Z">
            <w:rPr>
              <w:rFonts w:eastAsia="Arial"/>
              <w:color w:val="auto"/>
              <w:szCs w:val="24"/>
              <w:lang w:eastAsia="en-US"/>
            </w:rPr>
          </w:rPrChange>
        </w:rPr>
        <w:t>3. Unos podataka za komentiranje</w:t>
      </w:r>
    </w:p>
    <w:p w14:paraId="7015C165" w14:textId="77777777" w:rsidR="004937B7" w:rsidRPr="0020295F" w:rsidRDefault="004937B7" w:rsidP="004937B7">
      <w:pPr>
        <w:pStyle w:val="Normal5"/>
        <w:spacing w:line="360" w:lineRule="auto"/>
        <w:rPr>
          <w:rFonts w:eastAsia="Arial"/>
          <w:color w:val="auto"/>
          <w:szCs w:val="24"/>
          <w:lang w:eastAsia="en-US"/>
          <w:rPrChange w:id="5481" w:author="Jan Kelemen" w:date="2016-01-20T17:07:00Z">
            <w:rPr>
              <w:rFonts w:eastAsia="Arial"/>
              <w:color w:val="auto"/>
              <w:szCs w:val="24"/>
              <w:lang w:eastAsia="en-US"/>
            </w:rPr>
          </w:rPrChange>
        </w:rPr>
      </w:pPr>
      <w:r w:rsidRPr="0020295F">
        <w:rPr>
          <w:rFonts w:eastAsia="Arial"/>
          <w:color w:val="auto"/>
          <w:szCs w:val="24"/>
          <w:lang w:eastAsia="en-US"/>
          <w:rPrChange w:id="5482" w:author="Jan Kelemen" w:date="2016-01-20T17:07:00Z">
            <w:rPr>
              <w:rFonts w:eastAsia="Arial"/>
              <w:color w:val="auto"/>
              <w:szCs w:val="24"/>
              <w:lang w:eastAsia="en-US"/>
            </w:rPr>
          </w:rPrChange>
        </w:rPr>
        <w:t>4. Odabir ocjene</w:t>
      </w:r>
    </w:p>
    <w:p w14:paraId="0DA94418" w14:textId="77777777" w:rsidR="004937B7" w:rsidRPr="0020295F" w:rsidRDefault="004937B7" w:rsidP="004937B7">
      <w:pPr>
        <w:pStyle w:val="Normal5"/>
        <w:spacing w:line="360" w:lineRule="auto"/>
        <w:rPr>
          <w:rFonts w:eastAsia="Arial"/>
          <w:color w:val="auto"/>
          <w:szCs w:val="24"/>
          <w:lang w:eastAsia="en-US"/>
          <w:rPrChange w:id="5483" w:author="Jan Kelemen" w:date="2016-01-20T17:07:00Z">
            <w:rPr>
              <w:rFonts w:eastAsia="Arial"/>
              <w:color w:val="auto"/>
              <w:szCs w:val="24"/>
              <w:lang w:eastAsia="en-US"/>
            </w:rPr>
          </w:rPrChange>
        </w:rPr>
      </w:pPr>
      <w:r w:rsidRPr="0020295F">
        <w:rPr>
          <w:rFonts w:eastAsia="Arial"/>
          <w:color w:val="auto"/>
          <w:szCs w:val="24"/>
          <w:lang w:eastAsia="en-US"/>
          <w:rPrChange w:id="5484" w:author="Jan Kelemen" w:date="2016-01-20T17:07:00Z">
            <w:rPr>
              <w:rFonts w:eastAsia="Arial"/>
              <w:color w:val="auto"/>
              <w:szCs w:val="24"/>
              <w:lang w:eastAsia="en-US"/>
            </w:rPr>
          </w:rPrChange>
        </w:rPr>
        <w:t>5. Odabir gumba „Pošalji komentar“</w:t>
      </w:r>
    </w:p>
    <w:p w14:paraId="5956A071" w14:textId="1D2358E3" w:rsidR="00610D82" w:rsidRPr="0020295F" w:rsidRDefault="00610D82" w:rsidP="00D9128D">
      <w:pPr>
        <w:pStyle w:val="Normal5"/>
        <w:spacing w:line="360" w:lineRule="auto"/>
        <w:rPr>
          <w:rFonts w:eastAsia="Arial"/>
          <w:color w:val="auto"/>
          <w:szCs w:val="24"/>
          <w:lang w:eastAsia="en-US"/>
          <w:rPrChange w:id="5485" w:author="Jan Kelemen" w:date="2016-01-20T17:07:00Z">
            <w:rPr>
              <w:rFonts w:eastAsia="Arial"/>
              <w:color w:val="auto"/>
              <w:szCs w:val="24"/>
              <w:lang w:eastAsia="en-US"/>
            </w:rPr>
          </w:rPrChange>
        </w:rPr>
      </w:pPr>
    </w:p>
    <w:p w14:paraId="7853C470" w14:textId="40A3E80F" w:rsidR="004937B7" w:rsidRPr="0020295F" w:rsidRDefault="004937B7" w:rsidP="00D9128D">
      <w:pPr>
        <w:pStyle w:val="Normal5"/>
        <w:spacing w:line="360" w:lineRule="auto"/>
        <w:rPr>
          <w:rFonts w:eastAsia="Arial"/>
          <w:color w:val="auto"/>
          <w:szCs w:val="24"/>
          <w:lang w:eastAsia="en-US"/>
          <w:rPrChange w:id="5486" w:author="Jan Kelemen" w:date="2016-01-20T17:07:00Z">
            <w:rPr>
              <w:rFonts w:eastAsia="Arial"/>
              <w:color w:val="auto"/>
              <w:szCs w:val="24"/>
              <w:lang w:eastAsia="en-US"/>
            </w:rPr>
          </w:rPrChange>
        </w:rPr>
      </w:pPr>
      <w:r w:rsidRPr="0020295F">
        <w:rPr>
          <w:rFonts w:eastAsia="Arial"/>
          <w:color w:val="auto"/>
          <w:szCs w:val="24"/>
          <w:lang w:eastAsia="en-US"/>
          <w:rPrChange w:id="5487" w:author="Jan Kelemen" w:date="2016-01-20T17:07:00Z">
            <w:rPr>
              <w:rFonts w:eastAsia="Arial"/>
              <w:color w:val="auto"/>
              <w:szCs w:val="24"/>
              <w:lang w:eastAsia="en-US"/>
            </w:rPr>
          </w:rPrChange>
        </w:rPr>
        <w:t>Uspješnim unosom komentara i ocjene prosjek se promijenio, u ovom slučaju povećao.</w:t>
      </w:r>
    </w:p>
    <w:p w14:paraId="31A5FEB2" w14:textId="660F699E" w:rsidR="004937B7" w:rsidRPr="0020295F" w:rsidRDefault="004937B7" w:rsidP="00D9128D">
      <w:pPr>
        <w:pStyle w:val="Normal5"/>
        <w:spacing w:line="360" w:lineRule="auto"/>
        <w:jc w:val="center"/>
        <w:rPr>
          <w:rFonts w:eastAsia="Arial"/>
          <w:color w:val="auto"/>
          <w:szCs w:val="24"/>
          <w:lang w:eastAsia="en-US"/>
          <w:rPrChange w:id="5488" w:author="Jan Kelemen" w:date="2016-01-20T17:07:00Z">
            <w:rPr>
              <w:rFonts w:eastAsia="Arial"/>
              <w:color w:val="auto"/>
              <w:szCs w:val="24"/>
              <w:lang w:eastAsia="en-US"/>
            </w:rPr>
          </w:rPrChange>
        </w:rPr>
      </w:pPr>
      <w:r w:rsidRPr="0020295F">
        <w:rPr>
          <w:rFonts w:eastAsia="Arial"/>
          <w:noProof/>
          <w:color w:val="auto"/>
          <w:szCs w:val="24"/>
          <w:rPrChange w:id="5489" w:author="Jan Kelemen" w:date="2016-01-20T17:07:00Z">
            <w:rPr>
              <w:rFonts w:eastAsia="Arial"/>
              <w:noProof/>
              <w:color w:val="auto"/>
              <w:szCs w:val="24"/>
            </w:rPr>
          </w:rPrChange>
        </w:rPr>
        <w:lastRenderedPageBreak/>
        <w:drawing>
          <wp:inline distT="0" distB="0" distL="0" distR="0" wp14:anchorId="38405557" wp14:editId="393FF7BA">
            <wp:extent cx="5760720"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14:paraId="48D0E795" w14:textId="77777777" w:rsidR="004937B7" w:rsidRPr="0020295F" w:rsidRDefault="004937B7" w:rsidP="00D9128D">
      <w:pPr>
        <w:pStyle w:val="Normal5"/>
        <w:spacing w:line="360" w:lineRule="auto"/>
        <w:jc w:val="center"/>
        <w:rPr>
          <w:rFonts w:eastAsia="Arial"/>
          <w:color w:val="auto"/>
          <w:szCs w:val="24"/>
          <w:lang w:eastAsia="en-US"/>
          <w:rPrChange w:id="5490" w:author="Jan Kelemen" w:date="2016-01-20T17:07:00Z">
            <w:rPr>
              <w:rFonts w:eastAsia="Arial"/>
              <w:color w:val="auto"/>
              <w:szCs w:val="24"/>
              <w:lang w:eastAsia="en-US"/>
            </w:rPr>
          </w:rPrChange>
        </w:rPr>
      </w:pPr>
    </w:p>
    <w:p w14:paraId="1372C05E" w14:textId="256C5A4C" w:rsidR="004937B7" w:rsidRPr="0020295F" w:rsidRDefault="004937B7" w:rsidP="00D9128D">
      <w:pPr>
        <w:pStyle w:val="Normal5"/>
        <w:spacing w:line="360" w:lineRule="auto"/>
        <w:jc w:val="center"/>
        <w:rPr>
          <w:rFonts w:eastAsia="Arial"/>
          <w:color w:val="auto"/>
          <w:szCs w:val="24"/>
          <w:lang w:eastAsia="en-US"/>
          <w:rPrChange w:id="5491" w:author="Jan Kelemen" w:date="2016-01-20T17:07:00Z">
            <w:rPr>
              <w:rFonts w:eastAsia="Arial"/>
              <w:color w:val="auto"/>
              <w:szCs w:val="24"/>
              <w:lang w:eastAsia="en-US"/>
            </w:rPr>
          </w:rPrChange>
        </w:rPr>
      </w:pPr>
      <w:r w:rsidRPr="0020295F">
        <w:rPr>
          <w:rFonts w:eastAsia="Arial"/>
          <w:noProof/>
          <w:color w:val="auto"/>
          <w:szCs w:val="24"/>
          <w:rPrChange w:id="5492" w:author="Jan Kelemen" w:date="2016-01-20T17:07:00Z">
            <w:rPr>
              <w:rFonts w:eastAsia="Arial"/>
              <w:noProof/>
              <w:color w:val="auto"/>
              <w:szCs w:val="24"/>
            </w:rPr>
          </w:rPrChange>
        </w:rPr>
        <w:drawing>
          <wp:inline distT="0" distB="0" distL="0" distR="0" wp14:anchorId="5EDFF44A" wp14:editId="41C7B4B5">
            <wp:extent cx="5762625" cy="2057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2625" cy="2057400"/>
                    </a:xfrm>
                    <a:prstGeom prst="rect">
                      <a:avLst/>
                    </a:prstGeom>
                    <a:noFill/>
                    <a:ln>
                      <a:noFill/>
                    </a:ln>
                  </pic:spPr>
                </pic:pic>
              </a:graphicData>
            </a:graphic>
          </wp:inline>
        </w:drawing>
      </w:r>
    </w:p>
    <w:p w14:paraId="5B26BAEA" w14:textId="77777777" w:rsidR="004937B7" w:rsidRPr="0020295F" w:rsidRDefault="004937B7" w:rsidP="00D9128D">
      <w:pPr>
        <w:pStyle w:val="Normal5"/>
        <w:spacing w:line="360" w:lineRule="auto"/>
        <w:jc w:val="center"/>
        <w:rPr>
          <w:rFonts w:eastAsia="Arial"/>
          <w:color w:val="auto"/>
          <w:szCs w:val="24"/>
          <w:lang w:eastAsia="en-US"/>
          <w:rPrChange w:id="5493" w:author="Jan Kelemen" w:date="2016-01-20T17:07:00Z">
            <w:rPr>
              <w:rFonts w:eastAsia="Arial"/>
              <w:color w:val="auto"/>
              <w:szCs w:val="24"/>
              <w:lang w:eastAsia="en-US"/>
            </w:rPr>
          </w:rPrChange>
        </w:rPr>
      </w:pPr>
    </w:p>
    <w:p w14:paraId="63514CF3" w14:textId="57B60573" w:rsidR="00283BA3" w:rsidRPr="0020295F" w:rsidRDefault="004937B7">
      <w:pPr>
        <w:pStyle w:val="Normal5"/>
        <w:spacing w:line="360" w:lineRule="auto"/>
        <w:jc w:val="center"/>
        <w:rPr>
          <w:rFonts w:ascii="Arial" w:eastAsia="Arial" w:hAnsi="Arial" w:cs="Arial"/>
          <w:i/>
          <w:color w:val="auto"/>
          <w:sz w:val="20"/>
          <w:szCs w:val="22"/>
          <w:lang w:eastAsia="en-US"/>
          <w:rPrChange w:id="5494" w:author="Jan Kelemen" w:date="2016-01-20T17:07:00Z">
            <w:rPr>
              <w:rFonts w:ascii="Arial" w:eastAsia="Arial" w:hAnsi="Arial" w:cs="Arial"/>
              <w:i/>
              <w:sz w:val="20"/>
            </w:rPr>
          </w:rPrChange>
        </w:rPr>
        <w:pPrChange w:id="5495" w:author="Jan Kelemen" w:date="2016-01-19T19:36:00Z">
          <w:pPr>
            <w:spacing w:after="160" w:line="259" w:lineRule="auto"/>
            <w:jc w:val="left"/>
          </w:pPr>
        </w:pPrChange>
      </w:pPr>
      <w:r w:rsidRPr="0020295F">
        <w:rPr>
          <w:rFonts w:eastAsia="Arial"/>
          <w:noProof/>
          <w:color w:val="auto"/>
          <w:szCs w:val="24"/>
          <w:rPrChange w:id="5496" w:author="Jan Kelemen" w:date="2016-01-20T17:07:00Z">
            <w:rPr>
              <w:rFonts w:eastAsia="Arial"/>
              <w:noProof/>
              <w:szCs w:val="24"/>
            </w:rPr>
          </w:rPrChange>
        </w:rPr>
        <w:drawing>
          <wp:inline distT="0" distB="0" distL="0" distR="0" wp14:anchorId="46BB6D20" wp14:editId="14A280F0">
            <wp:extent cx="5762625" cy="2476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2625" cy="2476500"/>
                    </a:xfrm>
                    <a:prstGeom prst="rect">
                      <a:avLst/>
                    </a:prstGeom>
                    <a:noFill/>
                    <a:ln>
                      <a:noFill/>
                    </a:ln>
                  </pic:spPr>
                </pic:pic>
              </a:graphicData>
            </a:graphic>
          </wp:inline>
        </w:drawing>
      </w:r>
      <w:r w:rsidR="00283BA3" w:rsidRPr="0020295F">
        <w:rPr>
          <w:rFonts w:ascii="Arial" w:eastAsia="Arial" w:hAnsi="Arial" w:cs="Arial"/>
          <w:i/>
          <w:sz w:val="20"/>
          <w:rPrChange w:id="5497" w:author="Jan Kelemen" w:date="2016-01-20T17:07:00Z">
            <w:rPr>
              <w:rFonts w:ascii="Arial" w:eastAsia="Arial" w:hAnsi="Arial" w:cs="Arial"/>
              <w:i/>
              <w:sz w:val="20"/>
            </w:rPr>
          </w:rPrChange>
        </w:rPr>
        <w:br w:type="page"/>
      </w:r>
    </w:p>
    <w:p w14:paraId="065D6458" w14:textId="77777777" w:rsidR="0004754E" w:rsidRPr="0020295F" w:rsidRDefault="0004754E" w:rsidP="0004754E">
      <w:pPr>
        <w:pStyle w:val="Heading2"/>
        <w:rPr>
          <w:rPrChange w:id="5498" w:author="Jan Kelemen" w:date="2016-01-20T17:07:00Z">
            <w:rPr/>
          </w:rPrChange>
        </w:rPr>
      </w:pPr>
      <w:bookmarkStart w:id="5499" w:name="_Toc441055722"/>
      <w:bookmarkStart w:id="5500" w:name="h.1ksv4uv" w:colFirst="0" w:colLast="0"/>
      <w:bookmarkStart w:id="5501" w:name="_Toc431806060"/>
      <w:bookmarkStart w:id="5502" w:name="_Toc441072978"/>
      <w:bookmarkEnd w:id="5499"/>
      <w:bookmarkEnd w:id="5500"/>
      <w:r w:rsidRPr="0020295F">
        <w:rPr>
          <w:rPrChange w:id="5503" w:author="Jan Kelemen" w:date="2016-01-20T17:07:00Z">
            <w:rPr/>
          </w:rPrChange>
        </w:rPr>
        <w:lastRenderedPageBreak/>
        <w:t>Upute za instalaciju</w:t>
      </w:r>
      <w:bookmarkEnd w:id="5501"/>
      <w:bookmarkEnd w:id="5502"/>
    </w:p>
    <w:p w14:paraId="372C1BB0" w14:textId="77777777" w:rsidR="0065103C" w:rsidRPr="0020295F" w:rsidRDefault="0065103C" w:rsidP="00D9128D">
      <w:pPr>
        <w:rPr>
          <w:rPrChange w:id="5504" w:author="Jan Kelemen" w:date="2016-01-20T17:07:00Z">
            <w:rPr/>
          </w:rPrChange>
        </w:rPr>
      </w:pPr>
    </w:p>
    <w:p w14:paraId="20F8F9E1" w14:textId="7CFC02C9" w:rsidR="002E21E6" w:rsidRPr="0020295F" w:rsidRDefault="0065103C" w:rsidP="00D9128D">
      <w:pPr>
        <w:ind w:firstLine="576"/>
        <w:rPr>
          <w:rPrChange w:id="5505" w:author="Jan Kelemen" w:date="2016-01-20T17:07:00Z">
            <w:rPr/>
          </w:rPrChange>
        </w:rPr>
      </w:pPr>
      <w:r w:rsidRPr="0020295F">
        <w:rPr>
          <w:rPrChange w:id="5506" w:author="Jan Kelemen" w:date="2016-01-20T17:07:00Z">
            <w:rPr/>
          </w:rPrChange>
        </w:rPr>
        <w:t xml:space="preserve">Prije početka čitanja ovih uputa moramo zadovoljiti dva uvjeta, a to su: da posjedujemo instaliran Visual Studio (minimalno verziju 2015) te da imamo otvoren račun na servisu Microsoft Azure. Najnoviju verziju Visual Studia možemo pronaći na adresi </w:t>
      </w:r>
      <w:r w:rsidRPr="0020295F">
        <w:rPr>
          <w:rPrChange w:id="5507" w:author="Jan Kelemen" w:date="2016-01-20T17:07:00Z">
            <w:rPr/>
          </w:rPrChange>
        </w:rPr>
        <w:fldChar w:fldCharType="begin"/>
      </w:r>
      <w:r w:rsidRPr="0020295F">
        <w:rPr>
          <w:rPrChange w:id="5508" w:author="Jan Kelemen" w:date="2016-01-20T17:07:00Z">
            <w:rPr/>
          </w:rPrChange>
        </w:rPr>
        <w:instrText xml:space="preserve"> HYPERLINK "https://www.visualstudio.com/" </w:instrText>
      </w:r>
      <w:r w:rsidRPr="0020295F">
        <w:rPr>
          <w:rPrChange w:id="5509" w:author="Jan Kelemen" w:date="2016-01-20T17:07:00Z">
            <w:rPr/>
          </w:rPrChange>
        </w:rPr>
        <w:fldChar w:fldCharType="separate"/>
      </w:r>
      <w:r w:rsidRPr="0020295F">
        <w:rPr>
          <w:rStyle w:val="Hyperlink"/>
          <w:rPrChange w:id="5510" w:author="Jan Kelemen" w:date="2016-01-20T17:07:00Z">
            <w:rPr>
              <w:rStyle w:val="Hyperlink"/>
            </w:rPr>
          </w:rPrChange>
        </w:rPr>
        <w:t>https://www.visualstudio.com/</w:t>
      </w:r>
      <w:r w:rsidRPr="0020295F">
        <w:rPr>
          <w:rPrChange w:id="5511" w:author="Jan Kelemen" w:date="2016-01-20T17:07:00Z">
            <w:rPr/>
          </w:rPrChange>
        </w:rPr>
        <w:fldChar w:fldCharType="end"/>
      </w:r>
      <w:r w:rsidRPr="0020295F">
        <w:rPr>
          <w:rPrChange w:id="5512" w:author="Jan Kelemen" w:date="2016-01-20T17:07:00Z">
            <w:rPr/>
          </w:rPrChange>
        </w:rPr>
        <w:t xml:space="preserve">, dok Microsoft Azure račun možemo otvoriti na stranici </w:t>
      </w:r>
      <w:r w:rsidRPr="0020295F">
        <w:rPr>
          <w:rPrChange w:id="5513" w:author="Jan Kelemen" w:date="2016-01-20T17:07:00Z">
            <w:rPr/>
          </w:rPrChange>
        </w:rPr>
        <w:fldChar w:fldCharType="begin"/>
      </w:r>
      <w:r w:rsidRPr="0020295F">
        <w:rPr>
          <w:rPrChange w:id="5514" w:author="Jan Kelemen" w:date="2016-01-20T17:07:00Z">
            <w:rPr/>
          </w:rPrChange>
        </w:rPr>
        <w:instrText xml:space="preserve"> HYPERLINK "https://azure.microsoft.com" </w:instrText>
      </w:r>
      <w:r w:rsidRPr="0020295F">
        <w:rPr>
          <w:rPrChange w:id="5515" w:author="Jan Kelemen" w:date="2016-01-20T17:07:00Z">
            <w:rPr/>
          </w:rPrChange>
        </w:rPr>
        <w:fldChar w:fldCharType="separate"/>
      </w:r>
      <w:r w:rsidRPr="0020295F">
        <w:rPr>
          <w:rStyle w:val="Hyperlink"/>
          <w:rPrChange w:id="5516" w:author="Jan Kelemen" w:date="2016-01-20T17:07:00Z">
            <w:rPr>
              <w:rStyle w:val="Hyperlink"/>
            </w:rPr>
          </w:rPrChange>
        </w:rPr>
        <w:t>https://azure.microsoft.com</w:t>
      </w:r>
      <w:r w:rsidRPr="0020295F">
        <w:rPr>
          <w:rPrChange w:id="5517" w:author="Jan Kelemen" w:date="2016-01-20T17:07:00Z">
            <w:rPr/>
          </w:rPrChange>
        </w:rPr>
        <w:fldChar w:fldCharType="end"/>
      </w:r>
      <w:r w:rsidRPr="0020295F">
        <w:rPr>
          <w:rPrChange w:id="5518" w:author="Jan Kelemen" w:date="2016-01-20T17:07:00Z">
            <w:rPr/>
          </w:rPrChange>
        </w:rPr>
        <w:t xml:space="preserve">. </w:t>
      </w:r>
    </w:p>
    <w:p w14:paraId="42ED5842" w14:textId="6B03DC71" w:rsidR="002E21E6" w:rsidRPr="0020295F" w:rsidRDefault="00D54181" w:rsidP="00D9128D">
      <w:pPr>
        <w:ind w:firstLine="576"/>
        <w:rPr>
          <w:rPrChange w:id="5519" w:author="Jan Kelemen" w:date="2016-01-20T17:07:00Z">
            <w:rPr/>
          </w:rPrChange>
        </w:rPr>
      </w:pPr>
      <w:r w:rsidRPr="0020295F">
        <w:rPr>
          <w:rPrChange w:id="5520" w:author="Jan Kelemen" w:date="2016-01-20T17:07:00Z">
            <w:rPr/>
          </w:rPrChange>
        </w:rPr>
        <w:t>Ako</w:t>
      </w:r>
      <w:r w:rsidR="002E21E6" w:rsidRPr="0020295F">
        <w:rPr>
          <w:rPrChange w:id="5521" w:author="Jan Kelemen" w:date="2016-01-20T17:07:00Z">
            <w:rPr/>
          </w:rPrChange>
        </w:rPr>
        <w:t xml:space="preserve"> su zadovoljeni gore navedeni uvjeti možemo krenuti s instalacijom. Prvo otvorimo pokretačku datoteku «Wild8.sln» našeg projekta .</w:t>
      </w:r>
    </w:p>
    <w:p w14:paraId="07CE6EE5" w14:textId="77777777" w:rsidR="00B132E1" w:rsidRPr="0020295F" w:rsidRDefault="002E21E6" w:rsidP="00D9128D">
      <w:pPr>
        <w:keepNext/>
        <w:ind w:firstLine="576"/>
        <w:jc w:val="center"/>
        <w:rPr>
          <w:rPrChange w:id="5522" w:author="Jan Kelemen" w:date="2016-01-20T17:07:00Z">
            <w:rPr/>
          </w:rPrChange>
        </w:rPr>
      </w:pPr>
      <w:r w:rsidRPr="0020295F">
        <w:rPr>
          <w:noProof/>
          <w:lang w:eastAsia="hr-HR"/>
          <w:rPrChange w:id="5523" w:author="Jan Kelemen" w:date="2016-01-20T17:07:00Z">
            <w:rPr>
              <w:noProof/>
              <w:lang w:eastAsia="hr-HR"/>
            </w:rPr>
          </w:rPrChange>
        </w:rPr>
        <w:drawing>
          <wp:inline distT="0" distB="0" distL="0" distR="0" wp14:anchorId="1836EE92" wp14:editId="25EEFDEA">
            <wp:extent cx="4115435" cy="127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1-19 at 21.38.16.png"/>
                    <pic:cNvPicPr/>
                  </pic:nvPicPr>
                  <pic:blipFill>
                    <a:blip r:embed="rId70">
                      <a:extLst>
                        <a:ext uri="{28A0092B-C50C-407E-A947-70E740481C1C}">
                          <a14:useLocalDpi xmlns:a14="http://schemas.microsoft.com/office/drawing/2010/main" val="0"/>
                        </a:ext>
                      </a:extLst>
                    </a:blip>
                    <a:stretch>
                      <a:fillRect/>
                    </a:stretch>
                  </pic:blipFill>
                  <pic:spPr>
                    <a:xfrm>
                      <a:off x="0" y="0"/>
                      <a:ext cx="4164177" cy="1285699"/>
                    </a:xfrm>
                    <a:prstGeom prst="rect">
                      <a:avLst/>
                    </a:prstGeom>
                    <a:ln>
                      <a:noFill/>
                    </a:ln>
                    <a:effectLst>
                      <a:softEdge rad="112500"/>
                    </a:effectLst>
                  </pic:spPr>
                </pic:pic>
              </a:graphicData>
            </a:graphic>
          </wp:inline>
        </w:drawing>
      </w:r>
    </w:p>
    <w:p w14:paraId="408B30A7" w14:textId="5C8FC23D" w:rsidR="00B132E1" w:rsidRPr="0020295F" w:rsidRDefault="00B132E1" w:rsidP="00D9128D">
      <w:pPr>
        <w:pStyle w:val="Caption"/>
        <w:jc w:val="center"/>
        <w:rPr>
          <w:b w:val="0"/>
          <w:rPrChange w:id="5524" w:author="Jan Kelemen" w:date="2016-01-20T17:07:00Z">
            <w:rPr/>
          </w:rPrChange>
        </w:rPr>
      </w:pPr>
      <w:r w:rsidRPr="0020295F">
        <w:rPr>
          <w:b w:val="0"/>
          <w:rPrChange w:id="5525" w:author="Jan Kelemen" w:date="2016-01-20T17:07:00Z">
            <w:rPr/>
          </w:rPrChange>
        </w:rPr>
        <w:t xml:space="preserve">Slika 7.5 </w:t>
      </w:r>
      <w:r w:rsidRPr="0020295F">
        <w:rPr>
          <w:b w:val="0"/>
          <w:rPrChange w:id="5526" w:author="Jan Kelemen" w:date="2016-01-20T17:07:00Z">
            <w:rPr/>
          </w:rPrChange>
        </w:rPr>
        <w:fldChar w:fldCharType="begin"/>
      </w:r>
      <w:r w:rsidRPr="0020295F">
        <w:rPr>
          <w:b w:val="0"/>
          <w:rPrChange w:id="5527" w:author="Jan Kelemen" w:date="2016-01-20T17:07:00Z">
            <w:rPr/>
          </w:rPrChange>
        </w:rPr>
        <w:instrText xml:space="preserve"> SEQ Slika_7.5 \* ARABIC </w:instrText>
      </w:r>
      <w:r w:rsidRPr="0020295F">
        <w:rPr>
          <w:b w:val="0"/>
          <w:rPrChange w:id="5528" w:author="Jan Kelemen" w:date="2016-01-20T17:07:00Z">
            <w:rPr/>
          </w:rPrChange>
        </w:rPr>
        <w:fldChar w:fldCharType="separate"/>
      </w:r>
      <w:r w:rsidR="00A45D3E" w:rsidRPr="0020295F">
        <w:rPr>
          <w:b w:val="0"/>
          <w:noProof/>
          <w:rPrChange w:id="5529" w:author="Jan Kelemen" w:date="2016-01-20T17:07:00Z">
            <w:rPr>
              <w:noProof/>
            </w:rPr>
          </w:rPrChange>
        </w:rPr>
        <w:t>1</w:t>
      </w:r>
      <w:r w:rsidRPr="0020295F">
        <w:rPr>
          <w:b w:val="0"/>
          <w:rPrChange w:id="5530" w:author="Jan Kelemen" w:date="2016-01-20T17:07:00Z">
            <w:rPr/>
          </w:rPrChange>
        </w:rPr>
        <w:fldChar w:fldCharType="end"/>
      </w:r>
      <w:r w:rsidRPr="0020295F">
        <w:rPr>
          <w:b w:val="0"/>
          <w:rPrChange w:id="5531" w:author="Jan Kelemen" w:date="2016-01-20T17:07:00Z">
            <w:rPr/>
          </w:rPrChange>
        </w:rPr>
        <w:t xml:space="preserve"> - Pokretanje projekta</w:t>
      </w:r>
    </w:p>
    <w:p w14:paraId="39F6DE25" w14:textId="77777777" w:rsidR="00B132E1" w:rsidRPr="0020295F" w:rsidRDefault="00B132E1" w:rsidP="00D9128D">
      <w:pPr>
        <w:rPr>
          <w:rPrChange w:id="5532" w:author="Jan Kelemen" w:date="2016-01-20T17:07:00Z">
            <w:rPr/>
          </w:rPrChange>
        </w:rPr>
      </w:pPr>
    </w:p>
    <w:p w14:paraId="5B97C66C" w14:textId="3CF77BBC" w:rsidR="002E21E6" w:rsidRPr="0020295F" w:rsidRDefault="002E21E6" w:rsidP="00D9128D">
      <w:pPr>
        <w:ind w:firstLine="576"/>
        <w:rPr>
          <w:rPrChange w:id="5533" w:author="Jan Kelemen" w:date="2016-01-20T17:07:00Z">
            <w:rPr/>
          </w:rPrChange>
        </w:rPr>
      </w:pPr>
      <w:r w:rsidRPr="0020295F">
        <w:rPr>
          <w:rPrChange w:id="5534" w:author="Jan Kelemen" w:date="2016-01-20T17:07:00Z">
            <w:rPr/>
          </w:rPrChange>
        </w:rPr>
        <w:t>Nakon otvaranja Visual Studia i učitavanja projekta, što može potrajati i do nekoliko minuta</w:t>
      </w:r>
      <w:r w:rsidR="008106A3" w:rsidRPr="0020295F">
        <w:rPr>
          <w:rPrChange w:id="5535" w:author="Jan Kelemen" w:date="2016-01-20T17:07:00Z">
            <w:rPr/>
          </w:rPrChange>
        </w:rPr>
        <w:t>, desnim klikom na oznaku projekta Wild8, u prozoru «Solution Explorer», dobivamo sljedeći padajući izbornik na kojem odabiremo stavku «Publish», koja će pokrenuti čarobnjaka za objavu naše web aplikacije na odabrani web server.</w:t>
      </w:r>
    </w:p>
    <w:p w14:paraId="0F682569" w14:textId="77777777" w:rsidR="00B132E1" w:rsidRPr="0020295F" w:rsidRDefault="008106A3" w:rsidP="00D9128D">
      <w:pPr>
        <w:keepNext/>
        <w:ind w:firstLine="576"/>
        <w:jc w:val="center"/>
        <w:rPr>
          <w:rPrChange w:id="5536" w:author="Jan Kelemen" w:date="2016-01-20T17:07:00Z">
            <w:rPr/>
          </w:rPrChange>
        </w:rPr>
      </w:pPr>
      <w:r w:rsidRPr="0020295F">
        <w:rPr>
          <w:noProof/>
          <w:lang w:eastAsia="hr-HR"/>
          <w:rPrChange w:id="5537" w:author="Jan Kelemen" w:date="2016-01-20T17:07:00Z">
            <w:rPr>
              <w:noProof/>
              <w:lang w:eastAsia="hr-HR"/>
            </w:rPr>
          </w:rPrChange>
        </w:rPr>
        <w:drawing>
          <wp:inline distT="0" distB="0" distL="0" distR="0" wp14:anchorId="039D700B" wp14:editId="1629E701">
            <wp:extent cx="3670935" cy="2788410"/>
            <wp:effectExtent l="0" t="0" r="1206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1-19 at 21.51.36.png"/>
                    <pic:cNvPicPr/>
                  </pic:nvPicPr>
                  <pic:blipFill>
                    <a:blip r:embed="rId71">
                      <a:extLst>
                        <a:ext uri="{28A0092B-C50C-407E-A947-70E740481C1C}">
                          <a14:useLocalDpi xmlns:a14="http://schemas.microsoft.com/office/drawing/2010/main" val="0"/>
                        </a:ext>
                      </a:extLst>
                    </a:blip>
                    <a:stretch>
                      <a:fillRect/>
                    </a:stretch>
                  </pic:blipFill>
                  <pic:spPr>
                    <a:xfrm>
                      <a:off x="0" y="0"/>
                      <a:ext cx="3715220" cy="2822049"/>
                    </a:xfrm>
                    <a:prstGeom prst="rect">
                      <a:avLst/>
                    </a:prstGeom>
                  </pic:spPr>
                </pic:pic>
              </a:graphicData>
            </a:graphic>
          </wp:inline>
        </w:drawing>
      </w:r>
    </w:p>
    <w:p w14:paraId="7C6382D0" w14:textId="22E93B14" w:rsidR="008106A3" w:rsidRPr="0020295F" w:rsidRDefault="00B132E1" w:rsidP="00D9128D">
      <w:pPr>
        <w:pStyle w:val="Caption"/>
        <w:jc w:val="center"/>
        <w:rPr>
          <w:b w:val="0"/>
          <w:rPrChange w:id="5538" w:author="Jan Kelemen" w:date="2016-01-20T17:07:00Z">
            <w:rPr/>
          </w:rPrChange>
        </w:rPr>
      </w:pPr>
      <w:r w:rsidRPr="0020295F">
        <w:rPr>
          <w:b w:val="0"/>
          <w:rPrChange w:id="5539" w:author="Jan Kelemen" w:date="2016-01-20T17:07:00Z">
            <w:rPr/>
          </w:rPrChange>
        </w:rPr>
        <w:t xml:space="preserve">Slika 7.5 </w:t>
      </w:r>
      <w:r w:rsidRPr="0020295F">
        <w:rPr>
          <w:b w:val="0"/>
          <w:rPrChange w:id="5540" w:author="Jan Kelemen" w:date="2016-01-20T17:07:00Z">
            <w:rPr/>
          </w:rPrChange>
        </w:rPr>
        <w:fldChar w:fldCharType="begin"/>
      </w:r>
      <w:r w:rsidRPr="0020295F">
        <w:rPr>
          <w:b w:val="0"/>
          <w:rPrChange w:id="5541" w:author="Jan Kelemen" w:date="2016-01-20T17:07:00Z">
            <w:rPr/>
          </w:rPrChange>
        </w:rPr>
        <w:instrText xml:space="preserve"> SEQ Slika_7.5 \* ARABIC </w:instrText>
      </w:r>
      <w:r w:rsidRPr="0020295F">
        <w:rPr>
          <w:b w:val="0"/>
          <w:rPrChange w:id="5542" w:author="Jan Kelemen" w:date="2016-01-20T17:07:00Z">
            <w:rPr/>
          </w:rPrChange>
        </w:rPr>
        <w:fldChar w:fldCharType="separate"/>
      </w:r>
      <w:r w:rsidR="00A45D3E" w:rsidRPr="0020295F">
        <w:rPr>
          <w:b w:val="0"/>
          <w:noProof/>
          <w:rPrChange w:id="5543" w:author="Jan Kelemen" w:date="2016-01-20T17:07:00Z">
            <w:rPr>
              <w:noProof/>
            </w:rPr>
          </w:rPrChange>
        </w:rPr>
        <w:t>2</w:t>
      </w:r>
      <w:r w:rsidRPr="0020295F">
        <w:rPr>
          <w:b w:val="0"/>
          <w:rPrChange w:id="5544" w:author="Jan Kelemen" w:date="2016-01-20T17:07:00Z">
            <w:rPr/>
          </w:rPrChange>
        </w:rPr>
        <w:fldChar w:fldCharType="end"/>
      </w:r>
      <w:r w:rsidRPr="0020295F">
        <w:rPr>
          <w:b w:val="0"/>
          <w:rPrChange w:id="5545" w:author="Jan Kelemen" w:date="2016-01-20T17:07:00Z">
            <w:rPr/>
          </w:rPrChange>
        </w:rPr>
        <w:t xml:space="preserve"> - Visual Studio</w:t>
      </w:r>
    </w:p>
    <w:p w14:paraId="57B60DE7" w14:textId="77777777" w:rsidR="008106A3" w:rsidRPr="0020295F" w:rsidRDefault="008106A3" w:rsidP="00D9128D">
      <w:pPr>
        <w:ind w:firstLine="576"/>
        <w:jc w:val="center"/>
        <w:rPr>
          <w:rPrChange w:id="5546" w:author="Jan Kelemen" w:date="2016-01-20T17:07:00Z">
            <w:rPr/>
          </w:rPrChange>
        </w:rPr>
      </w:pPr>
    </w:p>
    <w:p w14:paraId="3C3E5997" w14:textId="77777777" w:rsidR="00B132E1" w:rsidRPr="0020295F" w:rsidRDefault="00353EC3" w:rsidP="00D9128D">
      <w:pPr>
        <w:keepNext/>
        <w:ind w:firstLine="576"/>
        <w:jc w:val="center"/>
        <w:rPr>
          <w:rPrChange w:id="5547" w:author="Jan Kelemen" w:date="2016-01-20T17:07:00Z">
            <w:rPr/>
          </w:rPrChange>
        </w:rPr>
      </w:pPr>
      <w:r w:rsidRPr="0020295F">
        <w:rPr>
          <w:noProof/>
          <w:lang w:eastAsia="hr-HR"/>
          <w:rPrChange w:id="5548" w:author="Jan Kelemen" w:date="2016-01-20T17:07:00Z">
            <w:rPr>
              <w:noProof/>
              <w:lang w:eastAsia="hr-HR"/>
            </w:rPr>
          </w:rPrChange>
        </w:rPr>
        <w:drawing>
          <wp:inline distT="0" distB="0" distL="0" distR="0" wp14:anchorId="3771E072" wp14:editId="571D3CF6">
            <wp:extent cx="3793702" cy="30071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01-19 at 08.37.39.png"/>
                    <pic:cNvPicPr/>
                  </pic:nvPicPr>
                  <pic:blipFill>
                    <a:blip r:embed="rId72">
                      <a:extLst>
                        <a:ext uri="{28A0092B-C50C-407E-A947-70E740481C1C}">
                          <a14:useLocalDpi xmlns:a14="http://schemas.microsoft.com/office/drawing/2010/main" val="0"/>
                        </a:ext>
                      </a:extLst>
                    </a:blip>
                    <a:stretch>
                      <a:fillRect/>
                    </a:stretch>
                  </pic:blipFill>
                  <pic:spPr>
                    <a:xfrm>
                      <a:off x="0" y="0"/>
                      <a:ext cx="3810795" cy="3020660"/>
                    </a:xfrm>
                    <a:prstGeom prst="rect">
                      <a:avLst/>
                    </a:prstGeom>
                  </pic:spPr>
                </pic:pic>
              </a:graphicData>
            </a:graphic>
          </wp:inline>
        </w:drawing>
      </w:r>
    </w:p>
    <w:p w14:paraId="210EFD96" w14:textId="6D0B10A3" w:rsidR="008106A3" w:rsidRPr="0020295F" w:rsidRDefault="00B132E1" w:rsidP="00D9128D">
      <w:pPr>
        <w:pStyle w:val="Caption"/>
        <w:jc w:val="center"/>
        <w:rPr>
          <w:b w:val="0"/>
          <w:rPrChange w:id="5549" w:author="Jan Kelemen" w:date="2016-01-20T17:07:00Z">
            <w:rPr/>
          </w:rPrChange>
        </w:rPr>
      </w:pPr>
      <w:r w:rsidRPr="0020295F">
        <w:rPr>
          <w:b w:val="0"/>
          <w:rPrChange w:id="5550" w:author="Jan Kelemen" w:date="2016-01-20T17:07:00Z">
            <w:rPr/>
          </w:rPrChange>
        </w:rPr>
        <w:t xml:space="preserve">Slika 7.5 </w:t>
      </w:r>
      <w:r w:rsidRPr="0020295F">
        <w:rPr>
          <w:b w:val="0"/>
          <w:rPrChange w:id="5551" w:author="Jan Kelemen" w:date="2016-01-20T17:07:00Z">
            <w:rPr/>
          </w:rPrChange>
        </w:rPr>
        <w:fldChar w:fldCharType="begin"/>
      </w:r>
      <w:r w:rsidRPr="0020295F">
        <w:rPr>
          <w:b w:val="0"/>
          <w:rPrChange w:id="5552" w:author="Jan Kelemen" w:date="2016-01-20T17:07:00Z">
            <w:rPr/>
          </w:rPrChange>
        </w:rPr>
        <w:instrText xml:space="preserve"> SEQ Slika_7.5 \* ARABIC </w:instrText>
      </w:r>
      <w:r w:rsidRPr="0020295F">
        <w:rPr>
          <w:b w:val="0"/>
          <w:rPrChange w:id="5553" w:author="Jan Kelemen" w:date="2016-01-20T17:07:00Z">
            <w:rPr/>
          </w:rPrChange>
        </w:rPr>
        <w:fldChar w:fldCharType="separate"/>
      </w:r>
      <w:r w:rsidR="00A45D3E" w:rsidRPr="0020295F">
        <w:rPr>
          <w:b w:val="0"/>
          <w:noProof/>
          <w:rPrChange w:id="5554" w:author="Jan Kelemen" w:date="2016-01-20T17:07:00Z">
            <w:rPr>
              <w:noProof/>
            </w:rPr>
          </w:rPrChange>
        </w:rPr>
        <w:t>3</w:t>
      </w:r>
      <w:r w:rsidRPr="0020295F">
        <w:rPr>
          <w:b w:val="0"/>
          <w:rPrChange w:id="5555" w:author="Jan Kelemen" w:date="2016-01-20T17:07:00Z">
            <w:rPr/>
          </w:rPrChange>
        </w:rPr>
        <w:fldChar w:fldCharType="end"/>
      </w:r>
      <w:r w:rsidRPr="0020295F">
        <w:rPr>
          <w:b w:val="0"/>
          <w:rPrChange w:id="5556" w:author="Jan Kelemen" w:date="2016-01-20T17:07:00Z">
            <w:rPr/>
          </w:rPrChange>
        </w:rPr>
        <w:t xml:space="preserve"> - Čarobnjak za objavu web aplikacije</w:t>
      </w:r>
    </w:p>
    <w:p w14:paraId="5640D79E" w14:textId="77777777" w:rsidR="00B132E1" w:rsidRPr="0020295F" w:rsidRDefault="00B132E1" w:rsidP="00D9128D">
      <w:pPr>
        <w:rPr>
          <w:rPrChange w:id="5557" w:author="Jan Kelemen" w:date="2016-01-20T17:07:00Z">
            <w:rPr/>
          </w:rPrChange>
        </w:rPr>
      </w:pPr>
    </w:p>
    <w:p w14:paraId="4F1D4519" w14:textId="104D417E" w:rsidR="00353EC3" w:rsidRPr="0020295F" w:rsidRDefault="00353EC3" w:rsidP="00D9128D">
      <w:pPr>
        <w:ind w:firstLine="576"/>
        <w:rPr>
          <w:rPrChange w:id="5558" w:author="Jan Kelemen" w:date="2016-01-20T17:07:00Z">
            <w:rPr/>
          </w:rPrChange>
        </w:rPr>
      </w:pPr>
      <w:r w:rsidRPr="0020295F">
        <w:rPr>
          <w:rPrChange w:id="5559" w:author="Jan Kelemen" w:date="2016-01-20T17:07:00Z">
            <w:rPr/>
          </w:rPrChange>
        </w:rPr>
        <w:t>U čarobnjaku za objavu web aplikacije odabiremo opciju «Microsoft Azure App Service» koja nas vodi na sljedeći ekran gdje dodajemo vlastiti Microsoft Azure račun. U dobivenom izborniku upisujemo korisničko ime i lozinku koju smo odabrali prilikom registracije na Microsoft Azure servisu.</w:t>
      </w:r>
    </w:p>
    <w:p w14:paraId="034F69F6" w14:textId="77777777" w:rsidR="00A34459" w:rsidRPr="0020295F" w:rsidRDefault="00353EC3" w:rsidP="00D9128D">
      <w:pPr>
        <w:keepNext/>
        <w:ind w:firstLine="576"/>
        <w:jc w:val="center"/>
        <w:rPr>
          <w:rPrChange w:id="5560" w:author="Jan Kelemen" w:date="2016-01-20T17:07:00Z">
            <w:rPr/>
          </w:rPrChange>
        </w:rPr>
      </w:pPr>
      <w:r w:rsidRPr="0020295F">
        <w:rPr>
          <w:noProof/>
          <w:lang w:eastAsia="hr-HR"/>
          <w:rPrChange w:id="5561" w:author="Jan Kelemen" w:date="2016-01-20T17:07:00Z">
            <w:rPr>
              <w:noProof/>
              <w:lang w:eastAsia="hr-HR"/>
            </w:rPr>
          </w:rPrChange>
        </w:rPr>
        <w:drawing>
          <wp:inline distT="0" distB="0" distL="0" distR="0" wp14:anchorId="334A8A79" wp14:editId="7C08087C">
            <wp:extent cx="3946102" cy="29521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6-01-19 at 08.38.05.png"/>
                    <pic:cNvPicPr/>
                  </pic:nvPicPr>
                  <pic:blipFill>
                    <a:blip r:embed="rId73">
                      <a:extLst>
                        <a:ext uri="{28A0092B-C50C-407E-A947-70E740481C1C}">
                          <a14:useLocalDpi xmlns:a14="http://schemas.microsoft.com/office/drawing/2010/main" val="0"/>
                        </a:ext>
                      </a:extLst>
                    </a:blip>
                    <a:stretch>
                      <a:fillRect/>
                    </a:stretch>
                  </pic:blipFill>
                  <pic:spPr>
                    <a:xfrm>
                      <a:off x="0" y="0"/>
                      <a:ext cx="3993438" cy="2987594"/>
                    </a:xfrm>
                    <a:prstGeom prst="rect">
                      <a:avLst/>
                    </a:prstGeom>
                  </pic:spPr>
                </pic:pic>
              </a:graphicData>
            </a:graphic>
          </wp:inline>
        </w:drawing>
      </w:r>
    </w:p>
    <w:p w14:paraId="0C037D05" w14:textId="6A1F6704" w:rsidR="00353EC3" w:rsidRPr="0020295F" w:rsidRDefault="00A34459" w:rsidP="00D9128D">
      <w:pPr>
        <w:pStyle w:val="Caption"/>
        <w:jc w:val="center"/>
        <w:rPr>
          <w:b w:val="0"/>
          <w:rPrChange w:id="5562" w:author="Jan Kelemen" w:date="2016-01-20T17:07:00Z">
            <w:rPr/>
          </w:rPrChange>
        </w:rPr>
      </w:pPr>
      <w:r w:rsidRPr="0020295F">
        <w:rPr>
          <w:b w:val="0"/>
          <w:rPrChange w:id="5563" w:author="Jan Kelemen" w:date="2016-01-20T17:07:00Z">
            <w:rPr/>
          </w:rPrChange>
        </w:rPr>
        <w:t xml:space="preserve">Slika 7.5 </w:t>
      </w:r>
      <w:r w:rsidRPr="0020295F">
        <w:rPr>
          <w:b w:val="0"/>
          <w:rPrChange w:id="5564" w:author="Jan Kelemen" w:date="2016-01-20T17:07:00Z">
            <w:rPr/>
          </w:rPrChange>
        </w:rPr>
        <w:fldChar w:fldCharType="begin"/>
      </w:r>
      <w:r w:rsidRPr="0020295F">
        <w:rPr>
          <w:b w:val="0"/>
          <w:rPrChange w:id="5565" w:author="Jan Kelemen" w:date="2016-01-20T17:07:00Z">
            <w:rPr/>
          </w:rPrChange>
        </w:rPr>
        <w:instrText xml:space="preserve"> SEQ Slika_7.5 \* ARABIC </w:instrText>
      </w:r>
      <w:r w:rsidRPr="0020295F">
        <w:rPr>
          <w:b w:val="0"/>
          <w:rPrChange w:id="5566" w:author="Jan Kelemen" w:date="2016-01-20T17:07:00Z">
            <w:rPr/>
          </w:rPrChange>
        </w:rPr>
        <w:fldChar w:fldCharType="separate"/>
      </w:r>
      <w:r w:rsidR="00A45D3E" w:rsidRPr="0020295F">
        <w:rPr>
          <w:b w:val="0"/>
          <w:noProof/>
          <w:rPrChange w:id="5567" w:author="Jan Kelemen" w:date="2016-01-20T17:07:00Z">
            <w:rPr>
              <w:noProof/>
            </w:rPr>
          </w:rPrChange>
        </w:rPr>
        <w:t>4</w:t>
      </w:r>
      <w:r w:rsidRPr="0020295F">
        <w:rPr>
          <w:b w:val="0"/>
          <w:rPrChange w:id="5568" w:author="Jan Kelemen" w:date="2016-01-20T17:07:00Z">
            <w:rPr/>
          </w:rPrChange>
        </w:rPr>
        <w:fldChar w:fldCharType="end"/>
      </w:r>
      <w:r w:rsidRPr="0020295F">
        <w:rPr>
          <w:b w:val="0"/>
          <w:rPrChange w:id="5569" w:author="Jan Kelemen" w:date="2016-01-20T17:07:00Z">
            <w:rPr/>
          </w:rPrChange>
        </w:rPr>
        <w:t xml:space="preserve"> - Microsoft Azure račun</w:t>
      </w:r>
    </w:p>
    <w:p w14:paraId="7ED639D0" w14:textId="77777777" w:rsidR="00353EC3" w:rsidRPr="0020295F" w:rsidRDefault="00353EC3" w:rsidP="00D9128D">
      <w:pPr>
        <w:ind w:firstLine="576"/>
        <w:jc w:val="center"/>
        <w:rPr>
          <w:rPrChange w:id="5570" w:author="Jan Kelemen" w:date="2016-01-20T17:07:00Z">
            <w:rPr/>
          </w:rPrChange>
        </w:rPr>
      </w:pPr>
    </w:p>
    <w:p w14:paraId="42A35EB4" w14:textId="1771749D" w:rsidR="00353EC3" w:rsidRPr="0020295F" w:rsidRDefault="00353EC3" w:rsidP="00D9128D">
      <w:pPr>
        <w:ind w:firstLine="576"/>
        <w:rPr>
          <w:rPrChange w:id="5571" w:author="Jan Kelemen" w:date="2016-01-20T17:07:00Z">
            <w:rPr/>
          </w:rPrChange>
        </w:rPr>
      </w:pPr>
      <w:r w:rsidRPr="0020295F">
        <w:rPr>
          <w:rPrChange w:id="5572" w:author="Jan Kelemen" w:date="2016-01-20T17:07:00Z">
            <w:rPr/>
          </w:rPrChange>
        </w:rPr>
        <w:lastRenderedPageBreak/>
        <w:t xml:space="preserve">Nakon uspješne prijave, u polju «Subscription» bi se trebala prikazati vrsta računa koju posjedujemo na Azure servisu. Nakon toga </w:t>
      </w:r>
      <w:r w:rsidR="00AE2E7F" w:rsidRPr="0020295F">
        <w:rPr>
          <w:rPrChange w:id="5573" w:author="Jan Kelemen" w:date="2016-01-20T17:07:00Z">
            <w:rPr/>
          </w:rPrChange>
        </w:rPr>
        <w:t xml:space="preserve">odabiremo dugme «New» kojim pokrećemo </w:t>
      </w:r>
      <w:r w:rsidR="00AE2E7F" w:rsidRPr="0020295F">
        <w:rPr>
          <w:lang w:val="en-US"/>
          <w:rPrChange w:id="5574" w:author="Jan Kelemen" w:date="2016-01-20T17:07:00Z">
            <w:rPr>
              <w:lang w:val="en-US"/>
            </w:rPr>
          </w:rPrChange>
        </w:rPr>
        <w:t xml:space="preserve">stvaranje </w:t>
      </w:r>
      <w:r w:rsidR="00AE2E7F" w:rsidRPr="0020295F">
        <w:rPr>
          <w:rPrChange w:id="5575" w:author="Jan Kelemen" w:date="2016-01-20T17:07:00Z">
            <w:rPr/>
          </w:rPrChange>
        </w:rPr>
        <w:t>«App Service» usluge za našu web aplikaciju, tj. web servera na Azure servisu.</w:t>
      </w:r>
      <w:r w:rsidR="00793F8A" w:rsidRPr="0020295F">
        <w:rPr>
          <w:lang w:val="en-US"/>
          <w:rPrChange w:id="5576" w:author="Jan Kelemen" w:date="2016-01-20T17:07:00Z">
            <w:rPr>
              <w:lang w:val="en-US"/>
            </w:rPr>
          </w:rPrChange>
        </w:rPr>
        <w:t xml:space="preserve"> Pod </w:t>
      </w:r>
      <w:r w:rsidR="00793F8A" w:rsidRPr="0020295F">
        <w:rPr>
          <w:rPrChange w:id="5577" w:author="Jan Kelemen" w:date="2016-01-20T17:07:00Z">
            <w:rPr/>
          </w:rPrChange>
        </w:rPr>
        <w:t>rubriku</w:t>
      </w:r>
      <w:r w:rsidR="00793F8A" w:rsidRPr="0020295F">
        <w:rPr>
          <w:lang w:val="en-US"/>
          <w:rPrChange w:id="5578" w:author="Jan Kelemen" w:date="2016-01-20T17:07:00Z">
            <w:rPr>
              <w:lang w:val="en-US"/>
            </w:rPr>
          </w:rPrChange>
        </w:rPr>
        <w:t xml:space="preserve"> </w:t>
      </w:r>
      <w:r w:rsidR="00793F8A" w:rsidRPr="0020295F">
        <w:rPr>
          <w:rPrChange w:id="5579" w:author="Jan Kelemen" w:date="2016-01-20T17:07:00Z">
            <w:rPr/>
          </w:rPrChange>
        </w:rPr>
        <w:t xml:space="preserve">«Web App Name» unosimo naziv web aplikacije, također naziv koji se unese pod ovu rubriku bit </w:t>
      </w:r>
      <w:proofErr w:type="gramStart"/>
      <w:r w:rsidR="00793F8A" w:rsidRPr="0020295F">
        <w:rPr>
          <w:rPrChange w:id="5580" w:author="Jan Kelemen" w:date="2016-01-20T17:07:00Z">
            <w:rPr/>
          </w:rPrChange>
        </w:rPr>
        <w:t>će</w:t>
      </w:r>
      <w:proofErr w:type="gramEnd"/>
      <w:r w:rsidR="00793F8A" w:rsidRPr="0020295F">
        <w:rPr>
          <w:rPrChange w:id="5581" w:author="Jan Kelemen" w:date="2016-01-20T17:07:00Z">
            <w:rPr/>
          </w:rPrChange>
        </w:rPr>
        <w:t xml:space="preserve"> dio web adrese i to u obliku ime_aplikacije.azurewebsites.net. Nakon toga za rubriku «App Service Plan» odabiremo dugme «New» te u dobivenom izborniku odabiremo vrstu servera na kojem će se web aplikacija izvršavat</w:t>
      </w:r>
      <w:r w:rsidR="00D54181" w:rsidRPr="0020295F">
        <w:rPr>
          <w:rPrChange w:id="5582" w:author="Jan Kelemen" w:date="2016-01-20T17:07:00Z">
            <w:rPr/>
          </w:rPrChange>
        </w:rPr>
        <w:t>i</w:t>
      </w:r>
      <w:r w:rsidR="00793F8A" w:rsidRPr="0020295F">
        <w:rPr>
          <w:rPrChange w:id="5583" w:author="Jan Kelemen" w:date="2016-01-20T17:07:00Z">
            <w:rPr/>
          </w:rPrChange>
        </w:rPr>
        <w:t>, točnije biramo količinu procesorskih jezgri i količinu RAM memorije dostupne aplikaciji.</w:t>
      </w:r>
    </w:p>
    <w:p w14:paraId="791595A0" w14:textId="77777777" w:rsidR="00A34459" w:rsidRPr="0020295F" w:rsidRDefault="00A34459" w:rsidP="00D9128D">
      <w:pPr>
        <w:ind w:firstLine="576"/>
        <w:rPr>
          <w:rPrChange w:id="5584" w:author="Jan Kelemen" w:date="2016-01-20T17:07:00Z">
            <w:rPr/>
          </w:rPrChange>
        </w:rPr>
      </w:pPr>
    </w:p>
    <w:p w14:paraId="60D16F2D" w14:textId="77777777" w:rsidR="00A34459" w:rsidRPr="0020295F" w:rsidRDefault="00793F8A" w:rsidP="00D9128D">
      <w:pPr>
        <w:keepNext/>
        <w:ind w:firstLine="576"/>
        <w:jc w:val="center"/>
        <w:rPr>
          <w:rPrChange w:id="5585" w:author="Jan Kelemen" w:date="2016-01-20T17:07:00Z">
            <w:rPr/>
          </w:rPrChange>
        </w:rPr>
      </w:pPr>
      <w:r w:rsidRPr="0020295F">
        <w:rPr>
          <w:noProof/>
          <w:lang w:eastAsia="hr-HR"/>
          <w:rPrChange w:id="5586" w:author="Jan Kelemen" w:date="2016-01-20T17:07:00Z">
            <w:rPr>
              <w:noProof/>
              <w:lang w:eastAsia="hr-HR"/>
            </w:rPr>
          </w:rPrChange>
        </w:rPr>
        <w:drawing>
          <wp:inline distT="0" distB="0" distL="0" distR="0" wp14:anchorId="3BC907AA" wp14:editId="717A3A25">
            <wp:extent cx="5197504" cy="389297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6-01-19 at 08.39.31.png"/>
                    <pic:cNvPicPr/>
                  </pic:nvPicPr>
                  <pic:blipFill>
                    <a:blip r:embed="rId74">
                      <a:extLst>
                        <a:ext uri="{28A0092B-C50C-407E-A947-70E740481C1C}">
                          <a14:useLocalDpi xmlns:a14="http://schemas.microsoft.com/office/drawing/2010/main" val="0"/>
                        </a:ext>
                      </a:extLst>
                    </a:blip>
                    <a:stretch>
                      <a:fillRect/>
                    </a:stretch>
                  </pic:blipFill>
                  <pic:spPr>
                    <a:xfrm>
                      <a:off x="0" y="0"/>
                      <a:ext cx="5284265" cy="3957958"/>
                    </a:xfrm>
                    <a:prstGeom prst="rect">
                      <a:avLst/>
                    </a:prstGeom>
                  </pic:spPr>
                </pic:pic>
              </a:graphicData>
            </a:graphic>
          </wp:inline>
        </w:drawing>
      </w:r>
    </w:p>
    <w:p w14:paraId="514D2309" w14:textId="25BD70A5" w:rsidR="00A34459" w:rsidRPr="0020295F" w:rsidRDefault="00A34459" w:rsidP="00D9128D">
      <w:pPr>
        <w:pStyle w:val="Caption"/>
        <w:jc w:val="center"/>
        <w:rPr>
          <w:b w:val="0"/>
          <w:rPrChange w:id="5587" w:author="Jan Kelemen" w:date="2016-01-20T17:07:00Z">
            <w:rPr/>
          </w:rPrChange>
        </w:rPr>
      </w:pPr>
      <w:r w:rsidRPr="0020295F">
        <w:rPr>
          <w:b w:val="0"/>
          <w:rPrChange w:id="5588" w:author="Jan Kelemen" w:date="2016-01-20T17:07:00Z">
            <w:rPr/>
          </w:rPrChange>
        </w:rPr>
        <w:t xml:space="preserve">Slika 7.5 </w:t>
      </w:r>
      <w:r w:rsidRPr="0020295F">
        <w:rPr>
          <w:b w:val="0"/>
          <w:rPrChange w:id="5589" w:author="Jan Kelemen" w:date="2016-01-20T17:07:00Z">
            <w:rPr/>
          </w:rPrChange>
        </w:rPr>
        <w:fldChar w:fldCharType="begin"/>
      </w:r>
      <w:r w:rsidRPr="0020295F">
        <w:rPr>
          <w:b w:val="0"/>
          <w:rPrChange w:id="5590" w:author="Jan Kelemen" w:date="2016-01-20T17:07:00Z">
            <w:rPr/>
          </w:rPrChange>
        </w:rPr>
        <w:instrText xml:space="preserve"> SEQ Slika_7.5 \* ARABIC </w:instrText>
      </w:r>
      <w:r w:rsidRPr="0020295F">
        <w:rPr>
          <w:b w:val="0"/>
          <w:rPrChange w:id="5591" w:author="Jan Kelemen" w:date="2016-01-20T17:07:00Z">
            <w:rPr/>
          </w:rPrChange>
        </w:rPr>
        <w:fldChar w:fldCharType="separate"/>
      </w:r>
      <w:r w:rsidR="00A45D3E" w:rsidRPr="0020295F">
        <w:rPr>
          <w:b w:val="0"/>
          <w:noProof/>
          <w:rPrChange w:id="5592" w:author="Jan Kelemen" w:date="2016-01-20T17:07:00Z">
            <w:rPr>
              <w:noProof/>
            </w:rPr>
          </w:rPrChange>
        </w:rPr>
        <w:t>5</w:t>
      </w:r>
      <w:r w:rsidRPr="0020295F">
        <w:rPr>
          <w:b w:val="0"/>
          <w:rPrChange w:id="5593" w:author="Jan Kelemen" w:date="2016-01-20T17:07:00Z">
            <w:rPr/>
          </w:rPrChange>
        </w:rPr>
        <w:fldChar w:fldCharType="end"/>
      </w:r>
      <w:r w:rsidRPr="0020295F">
        <w:rPr>
          <w:b w:val="0"/>
          <w:rPrChange w:id="5594" w:author="Jan Kelemen" w:date="2016-01-20T17:07:00Z">
            <w:rPr/>
          </w:rPrChange>
        </w:rPr>
        <w:t xml:space="preserve"> - Kreiranje web poslužitelja</w:t>
      </w:r>
    </w:p>
    <w:p w14:paraId="50158DCD" w14:textId="77777777" w:rsidR="00A34459" w:rsidRPr="0020295F" w:rsidRDefault="00793F8A" w:rsidP="00D9128D">
      <w:pPr>
        <w:keepNext/>
        <w:ind w:firstLine="576"/>
        <w:jc w:val="center"/>
        <w:rPr>
          <w:rPrChange w:id="5595" w:author="Jan Kelemen" w:date="2016-01-20T17:07:00Z">
            <w:rPr/>
          </w:rPrChange>
        </w:rPr>
      </w:pPr>
      <w:r w:rsidRPr="0020295F">
        <w:rPr>
          <w:noProof/>
          <w:lang w:eastAsia="hr-HR"/>
          <w:rPrChange w:id="5596" w:author="Jan Kelemen" w:date="2016-01-20T17:07:00Z">
            <w:rPr>
              <w:noProof/>
              <w:lang w:eastAsia="hr-HR"/>
            </w:rPr>
          </w:rPrChange>
        </w:rPr>
        <w:lastRenderedPageBreak/>
        <w:drawing>
          <wp:inline distT="0" distB="0" distL="0" distR="0" wp14:anchorId="10F3CE32" wp14:editId="71E084E8">
            <wp:extent cx="4291272" cy="3219873"/>
            <wp:effectExtent l="0" t="0" r="190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6-01-19 at 08.43.54.png"/>
                    <pic:cNvPicPr/>
                  </pic:nvPicPr>
                  <pic:blipFill>
                    <a:blip r:embed="rId75">
                      <a:extLst>
                        <a:ext uri="{28A0092B-C50C-407E-A947-70E740481C1C}">
                          <a14:useLocalDpi xmlns:a14="http://schemas.microsoft.com/office/drawing/2010/main" val="0"/>
                        </a:ext>
                      </a:extLst>
                    </a:blip>
                    <a:stretch>
                      <a:fillRect/>
                    </a:stretch>
                  </pic:blipFill>
                  <pic:spPr>
                    <a:xfrm>
                      <a:off x="0" y="0"/>
                      <a:ext cx="4311504" cy="3235053"/>
                    </a:xfrm>
                    <a:prstGeom prst="rect">
                      <a:avLst/>
                    </a:prstGeom>
                  </pic:spPr>
                </pic:pic>
              </a:graphicData>
            </a:graphic>
          </wp:inline>
        </w:drawing>
      </w:r>
    </w:p>
    <w:p w14:paraId="56AD79D8" w14:textId="1B2570B9" w:rsidR="00793F8A" w:rsidRPr="0020295F" w:rsidRDefault="00A34459" w:rsidP="00D9128D">
      <w:pPr>
        <w:pStyle w:val="Caption"/>
        <w:jc w:val="center"/>
        <w:rPr>
          <w:b w:val="0"/>
          <w:rPrChange w:id="5597" w:author="Jan Kelemen" w:date="2016-01-20T17:07:00Z">
            <w:rPr/>
          </w:rPrChange>
        </w:rPr>
      </w:pPr>
      <w:r w:rsidRPr="0020295F">
        <w:rPr>
          <w:b w:val="0"/>
          <w:rPrChange w:id="5598" w:author="Jan Kelemen" w:date="2016-01-20T17:07:00Z">
            <w:rPr/>
          </w:rPrChange>
        </w:rPr>
        <w:t xml:space="preserve">Slika 7.5 </w:t>
      </w:r>
      <w:r w:rsidRPr="0020295F">
        <w:rPr>
          <w:b w:val="0"/>
          <w:rPrChange w:id="5599" w:author="Jan Kelemen" w:date="2016-01-20T17:07:00Z">
            <w:rPr/>
          </w:rPrChange>
        </w:rPr>
        <w:fldChar w:fldCharType="begin"/>
      </w:r>
      <w:r w:rsidRPr="0020295F">
        <w:rPr>
          <w:b w:val="0"/>
          <w:rPrChange w:id="5600" w:author="Jan Kelemen" w:date="2016-01-20T17:07:00Z">
            <w:rPr/>
          </w:rPrChange>
        </w:rPr>
        <w:instrText xml:space="preserve"> SEQ Slika_7.5 \* ARABIC </w:instrText>
      </w:r>
      <w:r w:rsidRPr="0020295F">
        <w:rPr>
          <w:b w:val="0"/>
          <w:rPrChange w:id="5601" w:author="Jan Kelemen" w:date="2016-01-20T17:07:00Z">
            <w:rPr/>
          </w:rPrChange>
        </w:rPr>
        <w:fldChar w:fldCharType="separate"/>
      </w:r>
      <w:r w:rsidR="00A45D3E" w:rsidRPr="0020295F">
        <w:rPr>
          <w:b w:val="0"/>
          <w:noProof/>
          <w:rPrChange w:id="5602" w:author="Jan Kelemen" w:date="2016-01-20T17:07:00Z">
            <w:rPr>
              <w:noProof/>
            </w:rPr>
          </w:rPrChange>
        </w:rPr>
        <w:t>6</w:t>
      </w:r>
      <w:r w:rsidRPr="0020295F">
        <w:rPr>
          <w:b w:val="0"/>
          <w:rPrChange w:id="5603" w:author="Jan Kelemen" w:date="2016-01-20T17:07:00Z">
            <w:rPr/>
          </w:rPrChange>
        </w:rPr>
        <w:fldChar w:fldCharType="end"/>
      </w:r>
      <w:r w:rsidRPr="0020295F">
        <w:rPr>
          <w:b w:val="0"/>
          <w:rPrChange w:id="5604" w:author="Jan Kelemen" w:date="2016-01-20T17:07:00Z">
            <w:rPr/>
          </w:rPrChange>
        </w:rPr>
        <w:t xml:space="preserve"> - Odabir vrste web poslužitelja</w:t>
      </w:r>
    </w:p>
    <w:p w14:paraId="068D3566" w14:textId="77777777" w:rsidR="00EA6F10" w:rsidRPr="0020295F" w:rsidRDefault="00EA6F10" w:rsidP="00D9128D">
      <w:pPr>
        <w:ind w:firstLine="576"/>
        <w:jc w:val="center"/>
        <w:rPr>
          <w:rPrChange w:id="5605" w:author="Jan Kelemen" w:date="2016-01-20T17:07:00Z">
            <w:rPr/>
          </w:rPrChange>
        </w:rPr>
      </w:pPr>
    </w:p>
    <w:p w14:paraId="08ACF5AF" w14:textId="61F5C9CE" w:rsidR="00EA6F10" w:rsidRPr="0020295F" w:rsidRDefault="00EA6F10" w:rsidP="00D9128D">
      <w:pPr>
        <w:ind w:firstLine="576"/>
        <w:rPr>
          <w:rPrChange w:id="5606" w:author="Jan Kelemen" w:date="2016-01-20T17:07:00Z">
            <w:rPr/>
          </w:rPrChange>
        </w:rPr>
      </w:pPr>
      <w:r w:rsidRPr="0020295F">
        <w:rPr>
          <w:rPrChange w:id="5607" w:author="Jan Kelemen" w:date="2016-01-20T17:07:00Z">
            <w:rPr/>
          </w:rPrChange>
        </w:rPr>
        <w:t>Kako aplikacija koristi bazu podataka, moramo također stvoriti i SQL server s pripadajućom bazom podataka. To radimo tako da u rubrici s lijeve strane odaberemo «Services».</w:t>
      </w:r>
      <w:r w:rsidRPr="0020295F">
        <w:rPr>
          <w:lang w:val="en-US"/>
          <w:rPrChange w:id="5608" w:author="Jan Kelemen" w:date="2016-01-20T17:07:00Z">
            <w:rPr>
              <w:lang w:val="en-US"/>
            </w:rPr>
          </w:rPrChange>
        </w:rPr>
        <w:t xml:space="preserve"> Zatim u rubri</w:t>
      </w:r>
      <w:r w:rsidRPr="0020295F">
        <w:rPr>
          <w:rPrChange w:id="5609" w:author="Jan Kelemen" w:date="2016-01-20T17:07:00Z">
            <w:rPr/>
          </w:rPrChange>
        </w:rPr>
        <w:t>ci «</w:t>
      </w:r>
      <w:r w:rsidR="0057027A" w:rsidRPr="0020295F">
        <w:rPr>
          <w:rPrChange w:id="5610" w:author="Jan Kelemen" w:date="2016-01-20T17:07:00Z">
            <w:rPr/>
          </w:rPrChange>
        </w:rPr>
        <w:t>Resource Type</w:t>
      </w:r>
      <w:r w:rsidRPr="0020295F">
        <w:rPr>
          <w:rPrChange w:id="5611" w:author="Jan Kelemen" w:date="2016-01-20T17:07:00Z">
            <w:rPr/>
          </w:rPrChange>
        </w:rPr>
        <w:t>» odaberemo plus znak pokraj stavke «</w:t>
      </w:r>
      <w:r w:rsidRPr="0020295F">
        <w:rPr>
          <w:lang w:val="en-US"/>
          <w:rPrChange w:id="5612" w:author="Jan Kelemen" w:date="2016-01-20T17:07:00Z">
            <w:rPr>
              <w:lang w:val="en-US"/>
            </w:rPr>
          </w:rPrChange>
        </w:rPr>
        <w:t>SQL Database</w:t>
      </w:r>
      <w:r w:rsidRPr="0020295F">
        <w:rPr>
          <w:rPrChange w:id="5613" w:author="Jan Kelemen" w:date="2016-01-20T17:07:00Z">
            <w:rPr/>
          </w:rPrChange>
        </w:rPr>
        <w:t xml:space="preserve">» koji </w:t>
      </w:r>
      <w:proofErr w:type="gramStart"/>
      <w:r w:rsidRPr="0020295F">
        <w:rPr>
          <w:rPrChange w:id="5614" w:author="Jan Kelemen" w:date="2016-01-20T17:07:00Z">
            <w:rPr/>
          </w:rPrChange>
        </w:rPr>
        <w:t>će</w:t>
      </w:r>
      <w:proofErr w:type="gramEnd"/>
      <w:r w:rsidRPr="0020295F">
        <w:rPr>
          <w:rPrChange w:id="5615" w:author="Jan Kelemen" w:date="2016-01-20T17:07:00Z">
            <w:rPr/>
          </w:rPrChange>
        </w:rPr>
        <w:t xml:space="preserve"> pokrenuti proces za stvaranje servera i SQL baze podataka.</w:t>
      </w:r>
    </w:p>
    <w:p w14:paraId="5B6DF988" w14:textId="77777777" w:rsidR="0057027A" w:rsidRPr="0020295F" w:rsidRDefault="0057027A" w:rsidP="00D9128D">
      <w:pPr>
        <w:ind w:firstLine="576"/>
        <w:rPr>
          <w:rPrChange w:id="5616" w:author="Jan Kelemen" w:date="2016-01-20T17:07:00Z">
            <w:rPr/>
          </w:rPrChange>
        </w:rPr>
      </w:pPr>
    </w:p>
    <w:p w14:paraId="00F78B7A" w14:textId="77777777" w:rsidR="00A45D3E" w:rsidRPr="0020295F" w:rsidRDefault="00EA6F10" w:rsidP="00D9128D">
      <w:pPr>
        <w:keepNext/>
        <w:ind w:firstLine="576"/>
        <w:jc w:val="center"/>
        <w:rPr>
          <w:rPrChange w:id="5617" w:author="Jan Kelemen" w:date="2016-01-20T17:07:00Z">
            <w:rPr/>
          </w:rPrChange>
        </w:rPr>
      </w:pPr>
      <w:r w:rsidRPr="0020295F">
        <w:rPr>
          <w:noProof/>
          <w:lang w:eastAsia="hr-HR"/>
          <w:rPrChange w:id="5618" w:author="Jan Kelemen" w:date="2016-01-20T17:07:00Z">
            <w:rPr>
              <w:noProof/>
              <w:lang w:eastAsia="hr-HR"/>
            </w:rPr>
          </w:rPrChange>
        </w:rPr>
        <w:drawing>
          <wp:inline distT="0" distB="0" distL="0" distR="0" wp14:anchorId="47BB43C4" wp14:editId="3A1D1133">
            <wp:extent cx="4157874" cy="3105573"/>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6-01-19 at 08.44.07.png"/>
                    <pic:cNvPicPr/>
                  </pic:nvPicPr>
                  <pic:blipFill>
                    <a:blip r:embed="rId76">
                      <a:extLst>
                        <a:ext uri="{28A0092B-C50C-407E-A947-70E740481C1C}">
                          <a14:useLocalDpi xmlns:a14="http://schemas.microsoft.com/office/drawing/2010/main" val="0"/>
                        </a:ext>
                      </a:extLst>
                    </a:blip>
                    <a:stretch>
                      <a:fillRect/>
                    </a:stretch>
                  </pic:blipFill>
                  <pic:spPr>
                    <a:xfrm>
                      <a:off x="0" y="0"/>
                      <a:ext cx="4182373" cy="3123871"/>
                    </a:xfrm>
                    <a:prstGeom prst="rect">
                      <a:avLst/>
                    </a:prstGeom>
                  </pic:spPr>
                </pic:pic>
              </a:graphicData>
            </a:graphic>
          </wp:inline>
        </w:drawing>
      </w:r>
    </w:p>
    <w:p w14:paraId="7D07E9D8" w14:textId="618592F4" w:rsidR="00EA6F10" w:rsidRPr="0020295F" w:rsidRDefault="00A45D3E" w:rsidP="00D9128D">
      <w:pPr>
        <w:pStyle w:val="Caption"/>
        <w:jc w:val="center"/>
        <w:rPr>
          <w:b w:val="0"/>
          <w:rPrChange w:id="5619" w:author="Jan Kelemen" w:date="2016-01-20T17:07:00Z">
            <w:rPr/>
          </w:rPrChange>
        </w:rPr>
      </w:pPr>
      <w:r w:rsidRPr="0020295F">
        <w:rPr>
          <w:b w:val="0"/>
          <w:rPrChange w:id="5620" w:author="Jan Kelemen" w:date="2016-01-20T17:07:00Z">
            <w:rPr/>
          </w:rPrChange>
        </w:rPr>
        <w:t xml:space="preserve">Slika 7.5 </w:t>
      </w:r>
      <w:r w:rsidRPr="0020295F">
        <w:rPr>
          <w:b w:val="0"/>
          <w:rPrChange w:id="5621" w:author="Jan Kelemen" w:date="2016-01-20T17:07:00Z">
            <w:rPr/>
          </w:rPrChange>
        </w:rPr>
        <w:fldChar w:fldCharType="begin"/>
      </w:r>
      <w:r w:rsidRPr="0020295F">
        <w:rPr>
          <w:b w:val="0"/>
          <w:rPrChange w:id="5622" w:author="Jan Kelemen" w:date="2016-01-20T17:07:00Z">
            <w:rPr/>
          </w:rPrChange>
        </w:rPr>
        <w:instrText xml:space="preserve"> SEQ Slika_7.5 \* ARABIC </w:instrText>
      </w:r>
      <w:r w:rsidRPr="0020295F">
        <w:rPr>
          <w:b w:val="0"/>
          <w:rPrChange w:id="5623" w:author="Jan Kelemen" w:date="2016-01-20T17:07:00Z">
            <w:rPr/>
          </w:rPrChange>
        </w:rPr>
        <w:fldChar w:fldCharType="separate"/>
      </w:r>
      <w:r w:rsidRPr="0020295F">
        <w:rPr>
          <w:b w:val="0"/>
          <w:noProof/>
          <w:rPrChange w:id="5624" w:author="Jan Kelemen" w:date="2016-01-20T17:07:00Z">
            <w:rPr>
              <w:noProof/>
            </w:rPr>
          </w:rPrChange>
        </w:rPr>
        <w:t>7</w:t>
      </w:r>
      <w:r w:rsidRPr="0020295F">
        <w:rPr>
          <w:b w:val="0"/>
          <w:rPrChange w:id="5625" w:author="Jan Kelemen" w:date="2016-01-20T17:07:00Z">
            <w:rPr/>
          </w:rPrChange>
        </w:rPr>
        <w:fldChar w:fldCharType="end"/>
      </w:r>
      <w:r w:rsidRPr="0020295F">
        <w:rPr>
          <w:b w:val="0"/>
          <w:rPrChange w:id="5626" w:author="Jan Kelemen" w:date="2016-01-20T17:07:00Z">
            <w:rPr/>
          </w:rPrChange>
        </w:rPr>
        <w:t xml:space="preserve"> - Stvaranje dodatnih servisa</w:t>
      </w:r>
    </w:p>
    <w:p w14:paraId="3DCA8507" w14:textId="77777777" w:rsidR="0057027A" w:rsidRPr="0020295F" w:rsidRDefault="0057027A" w:rsidP="00D9128D">
      <w:pPr>
        <w:ind w:firstLine="576"/>
        <w:rPr>
          <w:rPrChange w:id="5627" w:author="Jan Kelemen" w:date="2016-01-20T17:07:00Z">
            <w:rPr/>
          </w:rPrChange>
        </w:rPr>
      </w:pPr>
    </w:p>
    <w:p w14:paraId="62EE5A38" w14:textId="432F94D8" w:rsidR="0057027A" w:rsidRPr="0020295F" w:rsidRDefault="005B405C" w:rsidP="00D9128D">
      <w:pPr>
        <w:ind w:firstLine="576"/>
        <w:rPr>
          <w:rPrChange w:id="5628" w:author="Jan Kelemen" w:date="2016-01-20T17:07:00Z">
            <w:rPr/>
          </w:rPrChange>
        </w:rPr>
      </w:pPr>
      <w:r w:rsidRPr="0020295F">
        <w:rPr>
          <w:rPrChange w:id="5629" w:author="Jan Kelemen" w:date="2016-01-20T17:07:00Z">
            <w:rPr/>
          </w:rPrChange>
        </w:rPr>
        <w:t>U sljedećem izborniku pod rubrikom SQL Server odabiremo</w:t>
      </w:r>
      <w:r w:rsidR="008D3733" w:rsidRPr="0020295F">
        <w:rPr>
          <w:rPrChange w:id="5630" w:author="Jan Kelemen" w:date="2016-01-20T17:07:00Z">
            <w:rPr/>
          </w:rPrChange>
        </w:rPr>
        <w:t xml:space="preserve"> «New»</w:t>
      </w:r>
      <w:r w:rsidRPr="0020295F">
        <w:rPr>
          <w:rPrChange w:id="5631" w:author="Jan Kelemen" w:date="2016-01-20T17:07:00Z">
            <w:rPr/>
          </w:rPrChange>
        </w:rPr>
        <w:t xml:space="preserve"> što otvara izbornik za izradu servera za bazu podataka. Unosimo ime servera po želji te postavljamo korisničko ime i lozinku za prijavu na server. Potvrdimo unos servera te se vratimo na prethodni izbornik izrade baze podataka. Stvoreni server nam je već odabran, samo moramo unijeti ime baze podataka, također po želji. Potvrdimo </w:t>
      </w:r>
      <w:r w:rsidR="0057027A" w:rsidRPr="0020295F">
        <w:rPr>
          <w:rPrChange w:id="5632" w:author="Jan Kelemen" w:date="2016-01-20T17:07:00Z">
            <w:rPr/>
          </w:rPrChange>
        </w:rPr>
        <w:t>i stvaranje baze podataka te se vraćamo na «Create App Service» izbornik gdje odabiremo dugme «Create»</w:t>
      </w:r>
      <w:r w:rsidR="00E51CCF" w:rsidRPr="0020295F">
        <w:rPr>
          <w:rPrChange w:id="5633" w:author="Jan Kelemen" w:date="2016-01-20T17:07:00Z">
            <w:rPr/>
          </w:rPrChange>
        </w:rPr>
        <w:t xml:space="preserve"> što pokreće pokretanje web servera i baze podataka na Azure servisu.</w:t>
      </w:r>
    </w:p>
    <w:p w14:paraId="2F3844D7" w14:textId="77777777" w:rsidR="00A45D3E" w:rsidRPr="0020295F" w:rsidRDefault="00A45D3E" w:rsidP="00D9128D">
      <w:pPr>
        <w:ind w:firstLine="576"/>
        <w:rPr>
          <w:rPrChange w:id="5634" w:author="Jan Kelemen" w:date="2016-01-20T17:07:00Z">
            <w:rPr/>
          </w:rPrChange>
        </w:rPr>
      </w:pPr>
    </w:p>
    <w:p w14:paraId="2D32F72D" w14:textId="77777777" w:rsidR="00A45D3E" w:rsidRPr="0020295F" w:rsidRDefault="0057027A" w:rsidP="00D9128D">
      <w:pPr>
        <w:keepNext/>
        <w:ind w:firstLine="576"/>
        <w:jc w:val="center"/>
        <w:rPr>
          <w:rPrChange w:id="5635" w:author="Jan Kelemen" w:date="2016-01-20T17:07:00Z">
            <w:rPr/>
          </w:rPrChange>
        </w:rPr>
      </w:pPr>
      <w:r w:rsidRPr="0020295F">
        <w:rPr>
          <w:noProof/>
          <w:lang w:eastAsia="hr-HR"/>
          <w:rPrChange w:id="5636" w:author="Jan Kelemen" w:date="2016-01-20T17:07:00Z">
            <w:rPr>
              <w:noProof/>
              <w:lang w:eastAsia="hr-HR"/>
            </w:rPr>
          </w:rPrChange>
        </w:rPr>
        <w:drawing>
          <wp:inline distT="0" distB="0" distL="0" distR="0" wp14:anchorId="2A35C9D7" wp14:editId="5E45264C">
            <wp:extent cx="5076402" cy="3792753"/>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6-01-19 at 08.44.15.png"/>
                    <pic:cNvPicPr/>
                  </pic:nvPicPr>
                  <pic:blipFill>
                    <a:blip r:embed="rId77">
                      <a:extLst>
                        <a:ext uri="{28A0092B-C50C-407E-A947-70E740481C1C}">
                          <a14:useLocalDpi xmlns:a14="http://schemas.microsoft.com/office/drawing/2010/main" val="0"/>
                        </a:ext>
                      </a:extLst>
                    </a:blip>
                    <a:stretch>
                      <a:fillRect/>
                    </a:stretch>
                  </pic:blipFill>
                  <pic:spPr>
                    <a:xfrm>
                      <a:off x="0" y="0"/>
                      <a:ext cx="5080605" cy="3795893"/>
                    </a:xfrm>
                    <a:prstGeom prst="rect">
                      <a:avLst/>
                    </a:prstGeom>
                  </pic:spPr>
                </pic:pic>
              </a:graphicData>
            </a:graphic>
          </wp:inline>
        </w:drawing>
      </w:r>
    </w:p>
    <w:p w14:paraId="17CFFE4C" w14:textId="785D9D27" w:rsidR="0057027A" w:rsidRPr="0020295F" w:rsidRDefault="00A45D3E" w:rsidP="00D9128D">
      <w:pPr>
        <w:pStyle w:val="Caption"/>
        <w:jc w:val="center"/>
        <w:rPr>
          <w:b w:val="0"/>
          <w:rPrChange w:id="5637" w:author="Jan Kelemen" w:date="2016-01-20T17:07:00Z">
            <w:rPr/>
          </w:rPrChange>
        </w:rPr>
      </w:pPr>
      <w:r w:rsidRPr="0020295F">
        <w:rPr>
          <w:b w:val="0"/>
          <w:rPrChange w:id="5638" w:author="Jan Kelemen" w:date="2016-01-20T17:07:00Z">
            <w:rPr/>
          </w:rPrChange>
        </w:rPr>
        <w:t xml:space="preserve">Slika 7.5 </w:t>
      </w:r>
      <w:r w:rsidRPr="0020295F">
        <w:rPr>
          <w:b w:val="0"/>
          <w:rPrChange w:id="5639" w:author="Jan Kelemen" w:date="2016-01-20T17:07:00Z">
            <w:rPr/>
          </w:rPrChange>
        </w:rPr>
        <w:fldChar w:fldCharType="begin"/>
      </w:r>
      <w:r w:rsidRPr="0020295F">
        <w:rPr>
          <w:b w:val="0"/>
          <w:rPrChange w:id="5640" w:author="Jan Kelemen" w:date="2016-01-20T17:07:00Z">
            <w:rPr/>
          </w:rPrChange>
        </w:rPr>
        <w:instrText xml:space="preserve"> SEQ Slika_7.5 \* ARABIC </w:instrText>
      </w:r>
      <w:r w:rsidRPr="0020295F">
        <w:rPr>
          <w:b w:val="0"/>
          <w:rPrChange w:id="5641" w:author="Jan Kelemen" w:date="2016-01-20T17:07:00Z">
            <w:rPr/>
          </w:rPrChange>
        </w:rPr>
        <w:fldChar w:fldCharType="separate"/>
      </w:r>
      <w:r w:rsidRPr="0020295F">
        <w:rPr>
          <w:b w:val="0"/>
          <w:noProof/>
          <w:rPrChange w:id="5642" w:author="Jan Kelemen" w:date="2016-01-20T17:07:00Z">
            <w:rPr>
              <w:noProof/>
            </w:rPr>
          </w:rPrChange>
        </w:rPr>
        <w:t>8</w:t>
      </w:r>
      <w:r w:rsidRPr="0020295F">
        <w:rPr>
          <w:b w:val="0"/>
          <w:rPrChange w:id="5643" w:author="Jan Kelemen" w:date="2016-01-20T17:07:00Z">
            <w:rPr/>
          </w:rPrChange>
        </w:rPr>
        <w:fldChar w:fldCharType="end"/>
      </w:r>
      <w:r w:rsidRPr="0020295F">
        <w:rPr>
          <w:b w:val="0"/>
          <w:rPrChange w:id="5644" w:author="Jan Kelemen" w:date="2016-01-20T17:07:00Z">
            <w:rPr/>
          </w:rPrChange>
        </w:rPr>
        <w:t xml:space="preserve"> - SQL Baza podataka</w:t>
      </w:r>
    </w:p>
    <w:p w14:paraId="3CFEF52A" w14:textId="77777777" w:rsidR="00A45D3E" w:rsidRPr="0020295F" w:rsidRDefault="0057027A" w:rsidP="00D9128D">
      <w:pPr>
        <w:keepNext/>
        <w:ind w:firstLine="576"/>
        <w:jc w:val="center"/>
        <w:rPr>
          <w:rPrChange w:id="5645" w:author="Jan Kelemen" w:date="2016-01-20T17:07:00Z">
            <w:rPr/>
          </w:rPrChange>
        </w:rPr>
      </w:pPr>
      <w:r w:rsidRPr="0020295F">
        <w:rPr>
          <w:noProof/>
          <w:lang w:eastAsia="hr-HR"/>
          <w:rPrChange w:id="5646" w:author="Jan Kelemen" w:date="2016-01-20T17:07:00Z">
            <w:rPr>
              <w:noProof/>
              <w:lang w:eastAsia="hr-HR"/>
            </w:rPr>
          </w:rPrChange>
        </w:rPr>
        <w:lastRenderedPageBreak/>
        <w:drawing>
          <wp:inline distT="0" distB="0" distL="0" distR="0" wp14:anchorId="502B8188" wp14:editId="2B41B661">
            <wp:extent cx="4623435" cy="3476239"/>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6-01-19 at 08.44.25.png"/>
                    <pic:cNvPicPr/>
                  </pic:nvPicPr>
                  <pic:blipFill>
                    <a:blip r:embed="rId78">
                      <a:extLst>
                        <a:ext uri="{28A0092B-C50C-407E-A947-70E740481C1C}">
                          <a14:useLocalDpi xmlns:a14="http://schemas.microsoft.com/office/drawing/2010/main" val="0"/>
                        </a:ext>
                      </a:extLst>
                    </a:blip>
                    <a:stretch>
                      <a:fillRect/>
                    </a:stretch>
                  </pic:blipFill>
                  <pic:spPr>
                    <a:xfrm>
                      <a:off x="0" y="0"/>
                      <a:ext cx="4631225" cy="3482096"/>
                    </a:xfrm>
                    <a:prstGeom prst="rect">
                      <a:avLst/>
                    </a:prstGeom>
                  </pic:spPr>
                </pic:pic>
              </a:graphicData>
            </a:graphic>
          </wp:inline>
        </w:drawing>
      </w:r>
    </w:p>
    <w:p w14:paraId="6E02019B" w14:textId="7A9616DD" w:rsidR="0057027A" w:rsidRPr="0020295F" w:rsidRDefault="00A45D3E" w:rsidP="00D9128D">
      <w:pPr>
        <w:pStyle w:val="Caption"/>
        <w:jc w:val="center"/>
        <w:rPr>
          <w:b w:val="0"/>
          <w:rPrChange w:id="5647" w:author="Jan Kelemen" w:date="2016-01-20T17:07:00Z">
            <w:rPr/>
          </w:rPrChange>
        </w:rPr>
      </w:pPr>
      <w:r w:rsidRPr="0020295F">
        <w:rPr>
          <w:b w:val="0"/>
          <w:rPrChange w:id="5648" w:author="Jan Kelemen" w:date="2016-01-20T17:07:00Z">
            <w:rPr/>
          </w:rPrChange>
        </w:rPr>
        <w:t xml:space="preserve">Slika 7.5 </w:t>
      </w:r>
      <w:r w:rsidRPr="0020295F">
        <w:rPr>
          <w:b w:val="0"/>
          <w:rPrChange w:id="5649" w:author="Jan Kelemen" w:date="2016-01-20T17:07:00Z">
            <w:rPr/>
          </w:rPrChange>
        </w:rPr>
        <w:fldChar w:fldCharType="begin"/>
      </w:r>
      <w:r w:rsidRPr="0020295F">
        <w:rPr>
          <w:b w:val="0"/>
          <w:rPrChange w:id="5650" w:author="Jan Kelemen" w:date="2016-01-20T17:07:00Z">
            <w:rPr/>
          </w:rPrChange>
        </w:rPr>
        <w:instrText xml:space="preserve"> SEQ Slika_7.5 \* ARABIC </w:instrText>
      </w:r>
      <w:r w:rsidRPr="0020295F">
        <w:rPr>
          <w:b w:val="0"/>
          <w:rPrChange w:id="5651" w:author="Jan Kelemen" w:date="2016-01-20T17:07:00Z">
            <w:rPr/>
          </w:rPrChange>
        </w:rPr>
        <w:fldChar w:fldCharType="separate"/>
      </w:r>
      <w:r w:rsidRPr="0020295F">
        <w:rPr>
          <w:b w:val="0"/>
          <w:noProof/>
          <w:rPrChange w:id="5652" w:author="Jan Kelemen" w:date="2016-01-20T17:07:00Z">
            <w:rPr>
              <w:noProof/>
            </w:rPr>
          </w:rPrChange>
        </w:rPr>
        <w:t>9</w:t>
      </w:r>
      <w:r w:rsidRPr="0020295F">
        <w:rPr>
          <w:b w:val="0"/>
          <w:rPrChange w:id="5653" w:author="Jan Kelemen" w:date="2016-01-20T17:07:00Z">
            <w:rPr/>
          </w:rPrChange>
        </w:rPr>
        <w:fldChar w:fldCharType="end"/>
      </w:r>
      <w:r w:rsidRPr="0020295F">
        <w:rPr>
          <w:b w:val="0"/>
          <w:rPrChange w:id="5654" w:author="Jan Kelemen" w:date="2016-01-20T17:07:00Z">
            <w:rPr/>
          </w:rPrChange>
        </w:rPr>
        <w:t xml:space="preserve"> - SQL Server</w:t>
      </w:r>
    </w:p>
    <w:p w14:paraId="2289BE8C" w14:textId="77777777" w:rsidR="00A45D3E" w:rsidRPr="0020295F" w:rsidRDefault="00A45D3E" w:rsidP="00D9128D">
      <w:pPr>
        <w:jc w:val="left"/>
        <w:rPr>
          <w:rPrChange w:id="5655" w:author="Jan Kelemen" w:date="2016-01-20T17:07:00Z">
            <w:rPr/>
          </w:rPrChange>
        </w:rPr>
      </w:pPr>
    </w:p>
    <w:p w14:paraId="37E3596F" w14:textId="7769BE4A" w:rsidR="00E51CCF" w:rsidRPr="0020295F" w:rsidRDefault="00E51CCF" w:rsidP="00D9128D">
      <w:pPr>
        <w:ind w:firstLine="576"/>
        <w:jc w:val="left"/>
        <w:rPr>
          <w:rPrChange w:id="5656" w:author="Jan Kelemen" w:date="2016-01-20T17:07:00Z">
            <w:rPr/>
          </w:rPrChange>
        </w:rPr>
      </w:pPr>
      <w:r w:rsidRPr="0020295F">
        <w:rPr>
          <w:rPrChange w:id="5657" w:author="Jan Kelemen" w:date="2016-01-20T17:07:00Z">
            <w:rPr/>
          </w:rPrChange>
        </w:rPr>
        <w:t>Nakon nekoliko trenutaka, trebao bi se prikazati sljedeći izbornik:</w:t>
      </w:r>
    </w:p>
    <w:p w14:paraId="071AA278" w14:textId="77777777" w:rsidR="00B132E1" w:rsidRPr="0020295F" w:rsidRDefault="00B132E1" w:rsidP="00D9128D">
      <w:pPr>
        <w:ind w:firstLine="576"/>
        <w:jc w:val="left"/>
        <w:rPr>
          <w:rPrChange w:id="5658" w:author="Jan Kelemen" w:date="2016-01-20T17:07:00Z">
            <w:rPr/>
          </w:rPrChange>
        </w:rPr>
      </w:pPr>
    </w:p>
    <w:p w14:paraId="56B2320E" w14:textId="77777777" w:rsidR="00A45D3E" w:rsidRPr="0020295F" w:rsidRDefault="00E51CCF" w:rsidP="00D9128D">
      <w:pPr>
        <w:keepNext/>
        <w:ind w:firstLine="576"/>
        <w:jc w:val="center"/>
        <w:rPr>
          <w:rPrChange w:id="5659" w:author="Jan Kelemen" w:date="2016-01-20T17:07:00Z">
            <w:rPr/>
          </w:rPrChange>
        </w:rPr>
      </w:pPr>
      <w:r w:rsidRPr="0020295F">
        <w:rPr>
          <w:noProof/>
          <w:lang w:eastAsia="hr-HR"/>
          <w:rPrChange w:id="5660" w:author="Jan Kelemen" w:date="2016-01-20T17:07:00Z">
            <w:rPr>
              <w:noProof/>
              <w:lang w:eastAsia="hr-HR"/>
            </w:rPr>
          </w:rPrChange>
        </w:rPr>
        <w:drawing>
          <wp:inline distT="0" distB="0" distL="0" distR="0" wp14:anchorId="471D7373" wp14:editId="22FCA09C">
            <wp:extent cx="4514795" cy="3554307"/>
            <wp:effectExtent l="0" t="0" r="698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6-01-19 at 23.10.51.png"/>
                    <pic:cNvPicPr/>
                  </pic:nvPicPr>
                  <pic:blipFill>
                    <a:blip r:embed="rId79">
                      <a:extLst>
                        <a:ext uri="{28A0092B-C50C-407E-A947-70E740481C1C}">
                          <a14:useLocalDpi xmlns:a14="http://schemas.microsoft.com/office/drawing/2010/main" val="0"/>
                        </a:ext>
                      </a:extLst>
                    </a:blip>
                    <a:stretch>
                      <a:fillRect/>
                    </a:stretch>
                  </pic:blipFill>
                  <pic:spPr>
                    <a:xfrm>
                      <a:off x="0" y="0"/>
                      <a:ext cx="4523989" cy="3561545"/>
                    </a:xfrm>
                    <a:prstGeom prst="rect">
                      <a:avLst/>
                    </a:prstGeom>
                  </pic:spPr>
                </pic:pic>
              </a:graphicData>
            </a:graphic>
          </wp:inline>
        </w:drawing>
      </w:r>
    </w:p>
    <w:p w14:paraId="27EAD7E9" w14:textId="469E47CA" w:rsidR="00E51CCF" w:rsidRPr="0020295F" w:rsidRDefault="00A45D3E" w:rsidP="00D9128D">
      <w:pPr>
        <w:pStyle w:val="Caption"/>
        <w:jc w:val="center"/>
        <w:rPr>
          <w:b w:val="0"/>
          <w:lang w:val="en-US"/>
          <w:rPrChange w:id="5661" w:author="Jan Kelemen" w:date="2016-01-20T17:07:00Z">
            <w:rPr>
              <w:lang w:val="en-US"/>
            </w:rPr>
          </w:rPrChange>
        </w:rPr>
      </w:pPr>
      <w:r w:rsidRPr="0020295F">
        <w:rPr>
          <w:b w:val="0"/>
          <w:rPrChange w:id="5662" w:author="Jan Kelemen" w:date="2016-01-20T17:07:00Z">
            <w:rPr/>
          </w:rPrChange>
        </w:rPr>
        <w:t xml:space="preserve">Slika 7.5 </w:t>
      </w:r>
      <w:r w:rsidRPr="0020295F">
        <w:rPr>
          <w:b w:val="0"/>
          <w:rPrChange w:id="5663" w:author="Jan Kelemen" w:date="2016-01-20T17:07:00Z">
            <w:rPr/>
          </w:rPrChange>
        </w:rPr>
        <w:fldChar w:fldCharType="begin"/>
      </w:r>
      <w:r w:rsidRPr="0020295F">
        <w:rPr>
          <w:b w:val="0"/>
          <w:rPrChange w:id="5664" w:author="Jan Kelemen" w:date="2016-01-20T17:07:00Z">
            <w:rPr/>
          </w:rPrChange>
        </w:rPr>
        <w:instrText xml:space="preserve"> SEQ Slika_7.5 \* ARABIC </w:instrText>
      </w:r>
      <w:r w:rsidRPr="0020295F">
        <w:rPr>
          <w:b w:val="0"/>
          <w:rPrChange w:id="5665" w:author="Jan Kelemen" w:date="2016-01-20T17:07:00Z">
            <w:rPr/>
          </w:rPrChange>
        </w:rPr>
        <w:fldChar w:fldCharType="separate"/>
      </w:r>
      <w:r w:rsidRPr="0020295F">
        <w:rPr>
          <w:b w:val="0"/>
          <w:noProof/>
          <w:rPrChange w:id="5666" w:author="Jan Kelemen" w:date="2016-01-20T17:07:00Z">
            <w:rPr>
              <w:noProof/>
            </w:rPr>
          </w:rPrChange>
        </w:rPr>
        <w:t>10</w:t>
      </w:r>
      <w:r w:rsidRPr="0020295F">
        <w:rPr>
          <w:b w:val="0"/>
          <w:rPrChange w:id="5667" w:author="Jan Kelemen" w:date="2016-01-20T17:07:00Z">
            <w:rPr/>
          </w:rPrChange>
        </w:rPr>
        <w:fldChar w:fldCharType="end"/>
      </w:r>
      <w:r w:rsidRPr="0020295F">
        <w:rPr>
          <w:b w:val="0"/>
          <w:rPrChange w:id="5668" w:author="Jan Kelemen" w:date="2016-01-20T17:07:00Z">
            <w:rPr/>
          </w:rPrChange>
        </w:rPr>
        <w:t xml:space="preserve"> - Završni ekran</w:t>
      </w:r>
    </w:p>
    <w:p w14:paraId="3AF3B164" w14:textId="77777777" w:rsidR="00B132E1" w:rsidRPr="0020295F" w:rsidRDefault="00B132E1" w:rsidP="00D9128D">
      <w:pPr>
        <w:ind w:firstLine="576"/>
        <w:jc w:val="center"/>
        <w:rPr>
          <w:lang w:val="en-US"/>
          <w:rPrChange w:id="5669" w:author="Jan Kelemen" w:date="2016-01-20T17:07:00Z">
            <w:rPr>
              <w:lang w:val="en-US"/>
            </w:rPr>
          </w:rPrChange>
        </w:rPr>
      </w:pPr>
    </w:p>
    <w:p w14:paraId="4F2956FA" w14:textId="6FD1CE21" w:rsidR="00353EC3" w:rsidRPr="0020295F" w:rsidRDefault="00E51CCF" w:rsidP="00D9128D">
      <w:pPr>
        <w:ind w:firstLine="576"/>
        <w:rPr>
          <w:rPrChange w:id="5670" w:author="Jan Kelemen" w:date="2016-01-20T17:07:00Z">
            <w:rPr/>
          </w:rPrChange>
        </w:rPr>
      </w:pPr>
      <w:r w:rsidRPr="0020295F">
        <w:rPr>
          <w:lang w:val="en-US"/>
          <w:rPrChange w:id="5671" w:author="Jan Kelemen" w:date="2016-01-20T17:07:00Z">
            <w:rPr>
              <w:lang w:val="en-US"/>
            </w:rPr>
          </w:rPrChange>
        </w:rPr>
        <w:lastRenderedPageBreak/>
        <w:t>Visual Studio i Azure servis</w:t>
      </w:r>
      <w:r w:rsidRPr="0020295F">
        <w:rPr>
          <w:rPrChange w:id="5672" w:author="Jan Kelemen" w:date="2016-01-20T17:07:00Z">
            <w:rPr/>
          </w:rPrChange>
        </w:rPr>
        <w:t xml:space="preserve"> su popunili sva potrebna polja tako da ih mi ne moramo posebno konfigurirati. Naš sljedeći i posljednji korak je odabir </w:t>
      </w:r>
      <w:r w:rsidR="00757638" w:rsidRPr="0020295F">
        <w:rPr>
          <w:rPrChange w:id="5673" w:author="Jan Kelemen" w:date="2016-01-20T17:07:00Z">
            <w:rPr/>
          </w:rPrChange>
        </w:rPr>
        <w:t>stavke</w:t>
      </w:r>
      <w:r w:rsidRPr="0020295F">
        <w:rPr>
          <w:rPrChange w:id="5674" w:author="Jan Kelemen" w:date="2016-01-20T17:07:00Z">
            <w:rPr/>
          </w:rPrChange>
        </w:rPr>
        <w:t xml:space="preserve"> «Publish» nakon kojeg se aplikacija šalje na Azure servis i pokreće. Ovaj korak može potrajati i do nekoliko minuta, ovisno o trenutnoj brzini Internet konekcije.</w:t>
      </w:r>
    </w:p>
    <w:p w14:paraId="3C95D77B" w14:textId="5B7853DC" w:rsidR="00B132E1" w:rsidRPr="0020295F" w:rsidRDefault="00A00727" w:rsidP="00D9128D">
      <w:pPr>
        <w:spacing w:after="160" w:line="259" w:lineRule="auto"/>
        <w:jc w:val="left"/>
        <w:rPr>
          <w:rPrChange w:id="5675" w:author="Jan Kelemen" w:date="2016-01-20T17:07:00Z">
            <w:rPr/>
          </w:rPrChange>
        </w:rPr>
      </w:pPr>
      <w:r w:rsidRPr="0020295F">
        <w:rPr>
          <w:rPrChange w:id="5676" w:author="Jan Kelemen" w:date="2016-01-20T17:07:00Z">
            <w:rPr/>
          </w:rPrChange>
        </w:rPr>
        <w:br w:type="page"/>
      </w:r>
    </w:p>
    <w:p w14:paraId="7F0FA677" w14:textId="77777777" w:rsidR="0004754E" w:rsidRPr="0020295F" w:rsidRDefault="0004754E" w:rsidP="0004754E">
      <w:pPr>
        <w:pStyle w:val="Heading2"/>
        <w:rPr>
          <w:rPrChange w:id="5677" w:author="Jan Kelemen" w:date="2016-01-20T17:07:00Z">
            <w:rPr/>
          </w:rPrChange>
        </w:rPr>
      </w:pPr>
      <w:bookmarkStart w:id="5678" w:name="_Toc441055724"/>
      <w:bookmarkStart w:id="5679" w:name="h.44sinio" w:colFirst="0" w:colLast="0"/>
      <w:bookmarkStart w:id="5680" w:name="_Toc431806061"/>
      <w:bookmarkStart w:id="5681" w:name="_Toc441072979"/>
      <w:bookmarkEnd w:id="5678"/>
      <w:bookmarkEnd w:id="5679"/>
      <w:r w:rsidRPr="0020295F">
        <w:rPr>
          <w:rPrChange w:id="5682" w:author="Jan Kelemen" w:date="2016-01-20T17:07:00Z">
            <w:rPr/>
          </w:rPrChange>
        </w:rPr>
        <w:lastRenderedPageBreak/>
        <w:t>Korisničke upute</w:t>
      </w:r>
      <w:bookmarkEnd w:id="5680"/>
      <w:bookmarkEnd w:id="5681"/>
    </w:p>
    <w:p w14:paraId="167212CD" w14:textId="77777777" w:rsidR="0004754E" w:rsidRPr="0020295F" w:rsidRDefault="0004754E" w:rsidP="0004754E">
      <w:pPr>
        <w:pStyle w:val="Normal5"/>
        <w:rPr>
          <w:rPrChange w:id="5683" w:author="Jan Kelemen" w:date="2016-01-20T17:07:00Z">
            <w:rPr/>
          </w:rPrChange>
        </w:rPr>
      </w:pPr>
    </w:p>
    <w:p w14:paraId="2A87C89B" w14:textId="5E3B5EFD" w:rsidR="00A00727" w:rsidRPr="0020295F" w:rsidRDefault="00A00727" w:rsidP="00D9128D">
      <w:pPr>
        <w:ind w:firstLine="432"/>
        <w:rPr>
          <w:rPrChange w:id="5684" w:author="Jan Kelemen" w:date="2016-01-20T17:07:00Z">
            <w:rPr/>
          </w:rPrChange>
        </w:rPr>
      </w:pPr>
      <w:r w:rsidRPr="0020295F">
        <w:rPr>
          <w:rPrChange w:id="5685" w:author="Jan Kelemen" w:date="2016-01-20T17:07:00Z">
            <w:rPr/>
          </w:rPrChange>
        </w:rPr>
        <w:t>Sustavu može pristupiti više vrsta korisnika koje dijelimo na:</w:t>
      </w:r>
      <w:r w:rsidR="004C40D4" w:rsidRPr="0020295F">
        <w:rPr>
          <w:rPrChange w:id="5686" w:author="Jan Kelemen" w:date="2016-01-20T17:07:00Z">
            <w:rPr/>
          </w:rPrChange>
        </w:rPr>
        <w:t xml:space="preserve"> k</w:t>
      </w:r>
      <w:r w:rsidR="007B46EE" w:rsidRPr="0020295F">
        <w:rPr>
          <w:rPrChange w:id="5687" w:author="Jan Kelemen" w:date="2016-01-20T17:07:00Z">
            <w:rPr/>
          </w:rPrChange>
        </w:rPr>
        <w:t>orisnik</w:t>
      </w:r>
      <w:r w:rsidR="004C40D4" w:rsidRPr="0020295F">
        <w:rPr>
          <w:rPrChange w:id="5688" w:author="Jan Kelemen" w:date="2016-01-20T17:07:00Z">
            <w:rPr/>
          </w:rPrChange>
        </w:rPr>
        <w:t>a</w:t>
      </w:r>
      <w:r w:rsidR="007B46EE" w:rsidRPr="0020295F">
        <w:rPr>
          <w:rPrChange w:id="5689" w:author="Jan Kelemen" w:date="2016-01-20T17:07:00Z">
            <w:rPr/>
          </w:rPrChange>
        </w:rPr>
        <w:t xml:space="preserve"> (klijent</w:t>
      </w:r>
      <w:r w:rsidR="004C40D4" w:rsidRPr="0020295F">
        <w:rPr>
          <w:rPrChange w:id="5690" w:author="Jan Kelemen" w:date="2016-01-20T17:07:00Z">
            <w:rPr/>
          </w:rPrChange>
        </w:rPr>
        <w:t>a</w:t>
      </w:r>
      <w:r w:rsidR="007B46EE" w:rsidRPr="0020295F">
        <w:rPr>
          <w:rPrChange w:id="5691" w:author="Jan Kelemen" w:date="2016-01-20T17:07:00Z">
            <w:rPr/>
          </w:rPrChange>
        </w:rPr>
        <w:t>)</w:t>
      </w:r>
      <w:r w:rsidR="004C40D4" w:rsidRPr="0020295F">
        <w:rPr>
          <w:rPrChange w:id="5692" w:author="Jan Kelemen" w:date="2016-01-20T17:07:00Z">
            <w:rPr/>
          </w:rPrChange>
        </w:rPr>
        <w:t>, d</w:t>
      </w:r>
      <w:r w:rsidR="007B46EE" w:rsidRPr="0020295F">
        <w:rPr>
          <w:rPrChange w:id="5693" w:author="Jan Kelemen" w:date="2016-01-20T17:07:00Z">
            <w:rPr/>
          </w:rPrChange>
        </w:rPr>
        <w:t>jelatnik</w:t>
      </w:r>
      <w:r w:rsidR="004C40D4" w:rsidRPr="0020295F">
        <w:rPr>
          <w:rPrChange w:id="5694" w:author="Jan Kelemen" w:date="2016-01-20T17:07:00Z">
            <w:rPr/>
          </w:rPrChange>
        </w:rPr>
        <w:t>a i v</w:t>
      </w:r>
      <w:r w:rsidR="007B46EE" w:rsidRPr="0020295F">
        <w:rPr>
          <w:rPrChange w:id="5695" w:author="Jan Kelemen" w:date="2016-01-20T17:07:00Z">
            <w:rPr/>
          </w:rPrChange>
        </w:rPr>
        <w:t>lasnik</w:t>
      </w:r>
      <w:r w:rsidR="004C40D4" w:rsidRPr="0020295F">
        <w:rPr>
          <w:rPrChange w:id="5696" w:author="Jan Kelemen" w:date="2016-01-20T17:07:00Z">
            <w:rPr/>
          </w:rPrChange>
        </w:rPr>
        <w:t>a.</w:t>
      </w:r>
    </w:p>
    <w:p w14:paraId="3627A226" w14:textId="724F524B" w:rsidR="00A00727" w:rsidRPr="0020295F" w:rsidRDefault="00A00727" w:rsidP="00D9128D">
      <w:pPr>
        <w:ind w:firstLine="432"/>
        <w:rPr>
          <w:rPrChange w:id="5697" w:author="Jan Kelemen" w:date="2016-01-20T17:07:00Z">
            <w:rPr/>
          </w:rPrChange>
        </w:rPr>
      </w:pPr>
      <w:r w:rsidRPr="0020295F">
        <w:rPr>
          <w:rPrChange w:id="5698" w:author="Jan Kelemen" w:date="2016-01-20T17:07:00Z">
            <w:rPr/>
          </w:rPrChange>
        </w:rPr>
        <w:t>Na dnu svake stranice restorana pruža se mogućnost prijave osoblja, što uključuje vlasnika i djelatnike. Korisnik također može pristupiti toj stranici, samo bez prave autorizacije ne može se prijaviti.</w:t>
      </w:r>
      <w:r w:rsidR="004C40D4" w:rsidRPr="0020295F">
        <w:rPr>
          <w:rPrChange w:id="5699" w:author="Jan Kelemen" w:date="2016-01-20T17:07:00Z">
            <w:rPr/>
          </w:rPrChange>
        </w:rPr>
        <w:t xml:space="preserve"> </w:t>
      </w:r>
    </w:p>
    <w:p w14:paraId="386FAA9E" w14:textId="77777777" w:rsidR="004C40D4" w:rsidRPr="0020295F" w:rsidRDefault="004C40D4" w:rsidP="00D9128D">
      <w:pPr>
        <w:ind w:firstLine="432"/>
        <w:rPr>
          <w:rPrChange w:id="5700" w:author="Jan Kelemen" w:date="2016-01-20T17:07:00Z">
            <w:rPr/>
          </w:rPrChange>
        </w:rPr>
      </w:pPr>
    </w:p>
    <w:p w14:paraId="2EFD5E4F" w14:textId="04BDB857" w:rsidR="00A82942" w:rsidRPr="0020295F" w:rsidRDefault="00A82942">
      <w:pPr>
        <w:rPr>
          <w:rPrChange w:id="5701" w:author="Jan Kelemen" w:date="2016-01-20T17:07:00Z">
            <w:rPr>
              <w:b/>
            </w:rPr>
          </w:rPrChange>
        </w:rPr>
      </w:pPr>
      <w:r w:rsidRPr="0020295F">
        <w:rPr>
          <w:rPrChange w:id="5702" w:author="Jan Kelemen" w:date="2016-01-20T17:07:00Z">
            <w:rPr>
              <w:b/>
            </w:rPr>
          </w:rPrChange>
        </w:rPr>
        <w:t>Korisnik</w:t>
      </w:r>
    </w:p>
    <w:p w14:paraId="7D55990D" w14:textId="26B8016E" w:rsidR="00A82942" w:rsidRPr="0020295F" w:rsidRDefault="00AA79E3" w:rsidP="00D9128D">
      <w:pPr>
        <w:ind w:firstLine="432"/>
        <w:rPr>
          <w:rPrChange w:id="5703" w:author="Jan Kelemen" w:date="2016-01-20T17:07:00Z">
            <w:rPr/>
          </w:rPrChange>
        </w:rPr>
      </w:pPr>
      <w:r w:rsidRPr="0020295F">
        <w:rPr>
          <w:rPrChange w:id="5704" w:author="Jan Kelemen" w:date="2016-01-20T17:07:00Z">
            <w:rPr/>
          </w:rPrChange>
        </w:rPr>
        <w:t>Korisnik, tj. klijent može odabrati čet</w:t>
      </w:r>
      <w:r w:rsidR="00D54181" w:rsidRPr="0020295F">
        <w:rPr>
          <w:rPrChange w:id="5705" w:author="Jan Kelemen" w:date="2016-01-20T17:07:00Z">
            <w:rPr/>
          </w:rPrChange>
        </w:rPr>
        <w:t>i</w:t>
      </w:r>
      <w:r w:rsidRPr="0020295F">
        <w:rPr>
          <w:rPrChange w:id="5706" w:author="Jan Kelemen" w:date="2016-01-20T17:07:00Z">
            <w:rPr/>
          </w:rPrChange>
        </w:rPr>
        <w:t xml:space="preserve">ri kartice na vrhu stranice restorana: Početna, Jelovnik, Komentari, Kontakt. </w:t>
      </w:r>
      <w:r w:rsidR="008B4194" w:rsidRPr="0020295F">
        <w:rPr>
          <w:rPrChange w:id="5707" w:author="Jan Kelemen" w:date="2016-01-20T17:07:00Z">
            <w:rPr/>
          </w:rPrChange>
        </w:rPr>
        <w:t xml:space="preserve">Također, u desnom gornjem kutu nalazi se Košarica. </w:t>
      </w:r>
      <w:r w:rsidRPr="0020295F">
        <w:rPr>
          <w:rPrChange w:id="5708" w:author="Jan Kelemen" w:date="2016-01-20T17:07:00Z">
            <w:rPr/>
          </w:rPrChange>
        </w:rPr>
        <w:t>Ako korisnik želi naručiti jelo, on mora odabrati karticu Jelovnik. Korisniku može pretraživati jela po kategoriji ili ih sortirati po imenu, cijeni, popularnosti i ocjeni. Zatim, koris</w:t>
      </w:r>
      <w:r w:rsidR="00D54181" w:rsidRPr="0020295F">
        <w:rPr>
          <w:rPrChange w:id="5709" w:author="Jan Kelemen" w:date="2016-01-20T17:07:00Z">
            <w:rPr/>
          </w:rPrChange>
        </w:rPr>
        <w:t>n</w:t>
      </w:r>
      <w:r w:rsidRPr="0020295F">
        <w:rPr>
          <w:rPrChange w:id="5710" w:author="Jan Kelemen" w:date="2016-01-20T17:07:00Z">
            <w:rPr/>
          </w:rPrChange>
        </w:rPr>
        <w:t xml:space="preserve">ik odabere željeno jelo i dodaje ga u svoju košaricu pritiskom na gumb „Dodaj“. U slučaju da korisnik želi dodatke uz traženo jelo, tada </w:t>
      </w:r>
      <w:r w:rsidR="008B4194" w:rsidRPr="0020295F">
        <w:rPr>
          <w:rPrChange w:id="5711" w:author="Jan Kelemen" w:date="2016-01-20T17:07:00Z">
            <w:rPr/>
          </w:rPrChange>
        </w:rPr>
        <w:t xml:space="preserve">klikne na strelicu, tj. padajući izbornik koji se nalazi ispod gumba „Dodaj“. </w:t>
      </w:r>
      <w:r w:rsidR="00AC4851" w:rsidRPr="0020295F">
        <w:rPr>
          <w:rPrChange w:id="5712" w:author="Jan Kelemen" w:date="2016-01-20T17:07:00Z">
            <w:rPr/>
          </w:rPrChange>
        </w:rPr>
        <w:t>Također, klijent može komentirati i čitati komentare za pojedina jela odabirom određenog jela.</w:t>
      </w:r>
    </w:p>
    <w:p w14:paraId="5331E81A" w14:textId="0098E7B8" w:rsidR="00AA79E3" w:rsidRPr="0020295F" w:rsidRDefault="00AA79E3" w:rsidP="00D9128D">
      <w:pPr>
        <w:ind w:firstLine="432"/>
        <w:jc w:val="center"/>
        <w:rPr>
          <w:rPrChange w:id="5713" w:author="Jan Kelemen" w:date="2016-01-20T17:07:00Z">
            <w:rPr/>
          </w:rPrChange>
        </w:rPr>
      </w:pPr>
      <w:r w:rsidRPr="0020295F">
        <w:rPr>
          <w:noProof/>
          <w:lang w:eastAsia="hr-HR"/>
          <w:rPrChange w:id="5714" w:author="Jan Kelemen" w:date="2016-01-20T17:07:00Z">
            <w:rPr>
              <w:noProof/>
              <w:lang w:eastAsia="hr-HR"/>
            </w:rPr>
          </w:rPrChange>
        </w:rPr>
        <w:drawing>
          <wp:inline distT="0" distB="0" distL="0" distR="0" wp14:anchorId="04FE27F5" wp14:editId="70BBF9B5">
            <wp:extent cx="5753100" cy="2266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53100" cy="2266950"/>
                    </a:xfrm>
                    <a:prstGeom prst="rect">
                      <a:avLst/>
                    </a:prstGeom>
                    <a:noFill/>
                    <a:ln>
                      <a:noFill/>
                    </a:ln>
                  </pic:spPr>
                </pic:pic>
              </a:graphicData>
            </a:graphic>
          </wp:inline>
        </w:drawing>
      </w:r>
    </w:p>
    <w:p w14:paraId="76679062" w14:textId="77777777" w:rsidR="004C40D4" w:rsidRPr="0020295F" w:rsidRDefault="008B4194" w:rsidP="00D9128D">
      <w:pPr>
        <w:ind w:firstLine="432"/>
        <w:rPr>
          <w:rPrChange w:id="5715" w:author="Jan Kelemen" w:date="2016-01-20T17:07:00Z">
            <w:rPr/>
          </w:rPrChange>
        </w:rPr>
      </w:pPr>
      <w:r w:rsidRPr="0020295F">
        <w:rPr>
          <w:rPrChange w:id="5716" w:author="Jan Kelemen" w:date="2016-01-20T17:07:00Z">
            <w:rPr/>
          </w:rPrChange>
        </w:rPr>
        <w:t xml:space="preserve">U košarici se nalaze dodana jela, pripadne informacije o odabranome jelu (slika, naziv, veličina, količina, dodaci, cijena), te ukupna cijena narudžbe. Klijent može u košarici promijeniti količinu pojedinog jela i ukloniti pojedino jelo. Nakon toga, korisnik treba popuniti obavezne podatke. Zatim potvrđuje narudžbu klikom na gumb </w:t>
      </w:r>
      <w:r w:rsidR="00AC4851" w:rsidRPr="0020295F">
        <w:rPr>
          <w:rPrChange w:id="5717" w:author="Jan Kelemen" w:date="2016-01-20T17:07:00Z">
            <w:rPr/>
          </w:rPrChange>
        </w:rPr>
        <w:t>„</w:t>
      </w:r>
      <w:r w:rsidRPr="0020295F">
        <w:rPr>
          <w:rPrChange w:id="5718" w:author="Jan Kelemen" w:date="2016-01-20T17:07:00Z">
            <w:rPr/>
          </w:rPrChange>
        </w:rPr>
        <w:t>Potvrdi narudžbu</w:t>
      </w:r>
      <w:r w:rsidR="00AC4851" w:rsidRPr="0020295F">
        <w:rPr>
          <w:rPrChange w:id="5719" w:author="Jan Kelemen" w:date="2016-01-20T17:07:00Z">
            <w:rPr/>
          </w:rPrChange>
        </w:rPr>
        <w:t xml:space="preserve">“. </w:t>
      </w:r>
    </w:p>
    <w:p w14:paraId="01C0511A" w14:textId="5AC45870" w:rsidR="004C40D4" w:rsidRPr="0020295F" w:rsidRDefault="00AC4851" w:rsidP="00D9128D">
      <w:pPr>
        <w:ind w:firstLine="432"/>
        <w:rPr>
          <w:rPrChange w:id="5720" w:author="Jan Kelemen" w:date="2016-01-20T17:07:00Z">
            <w:rPr/>
          </w:rPrChange>
        </w:rPr>
      </w:pPr>
      <w:r w:rsidRPr="0020295F">
        <w:rPr>
          <w:rPrChange w:id="5721" w:author="Jan Kelemen" w:date="2016-01-20T17:07:00Z">
            <w:rPr/>
          </w:rPrChange>
        </w:rPr>
        <w:t>Ako korisnika zanimaju informacije o restoranu, tada mora odabrati karticu Kontakt</w:t>
      </w:r>
      <w:r w:rsidR="008B4194" w:rsidRPr="0020295F">
        <w:rPr>
          <w:rPrChange w:id="5722" w:author="Jan Kelemen" w:date="2016-01-20T17:07:00Z">
            <w:rPr/>
          </w:rPrChange>
        </w:rPr>
        <w:t>.</w:t>
      </w:r>
      <w:r w:rsidRPr="0020295F">
        <w:rPr>
          <w:rPrChange w:id="5723" w:author="Jan Kelemen" w:date="2016-01-20T17:07:00Z">
            <w:rPr/>
          </w:rPrChange>
        </w:rPr>
        <w:t xml:space="preserve"> Korisnik može komentirati i čitati komentare o restoranu odabirom kartice Komentari.</w:t>
      </w:r>
      <w:r w:rsidR="004C40D4" w:rsidRPr="0020295F">
        <w:rPr>
          <w:rPrChange w:id="5724" w:author="Jan Kelemen" w:date="2016-01-20T17:07:00Z">
            <w:rPr/>
          </w:rPrChange>
        </w:rPr>
        <w:br w:type="page"/>
      </w:r>
    </w:p>
    <w:p w14:paraId="667F42AF" w14:textId="77777777" w:rsidR="007B46EE" w:rsidRPr="0020295F" w:rsidRDefault="007B46EE" w:rsidP="00D9128D">
      <w:pPr>
        <w:rPr>
          <w:rPrChange w:id="5725" w:author="Jan Kelemen" w:date="2016-01-20T17:07:00Z">
            <w:rPr>
              <w:b/>
            </w:rPr>
          </w:rPrChange>
        </w:rPr>
      </w:pPr>
      <w:r w:rsidRPr="0020295F">
        <w:rPr>
          <w:rPrChange w:id="5726" w:author="Jan Kelemen" w:date="2016-01-20T17:07:00Z">
            <w:rPr>
              <w:b/>
            </w:rPr>
          </w:rPrChange>
        </w:rPr>
        <w:lastRenderedPageBreak/>
        <w:t>Djelatnik</w:t>
      </w:r>
    </w:p>
    <w:p w14:paraId="69B91DD4" w14:textId="77777777" w:rsidR="007B46EE" w:rsidRPr="0020295F" w:rsidRDefault="007B46EE" w:rsidP="007B46EE">
      <w:pPr>
        <w:ind w:firstLine="432"/>
        <w:rPr>
          <w:rPrChange w:id="5727" w:author="Jan Kelemen" w:date="2016-01-20T17:07:00Z">
            <w:rPr/>
          </w:rPrChange>
        </w:rPr>
      </w:pPr>
      <w:r w:rsidRPr="0020295F">
        <w:rPr>
          <w:rPrChange w:id="5728" w:author="Jan Kelemen" w:date="2016-01-20T17:07:00Z">
            <w:rPr/>
          </w:rPrChange>
        </w:rPr>
        <w:t xml:space="preserve">U sučelju administrativne stranice djelatnik uz karticu odjave ima za odabir dvije kartice: Narudžbe i Jela. Odabirom kartice „Narudžbe“ djelatnik vidi sve trenutne nepotvrđene narudžbe ako ih ima. Djelatnik ih može potvrditi ili odbiti, te navesti razloge svog odabira naručitelju. </w:t>
      </w:r>
    </w:p>
    <w:p w14:paraId="6A302760" w14:textId="71C7F495" w:rsidR="007B46EE" w:rsidRPr="0020295F" w:rsidRDefault="007B46EE" w:rsidP="007B46EE">
      <w:pPr>
        <w:ind w:firstLine="432"/>
        <w:rPr>
          <w:rPrChange w:id="5729" w:author="Jan Kelemen" w:date="2016-01-20T17:07:00Z">
            <w:rPr/>
          </w:rPrChange>
        </w:rPr>
      </w:pPr>
      <w:r w:rsidRPr="0020295F">
        <w:rPr>
          <w:noProof/>
          <w:lang w:eastAsia="hr-HR"/>
          <w:rPrChange w:id="5730" w:author="Jan Kelemen" w:date="2016-01-20T17:07:00Z">
            <w:rPr>
              <w:noProof/>
              <w:lang w:eastAsia="hr-HR"/>
            </w:rPr>
          </w:rPrChange>
        </w:rPr>
        <w:drawing>
          <wp:inline distT="0" distB="0" distL="0" distR="0" wp14:anchorId="6B688B82" wp14:editId="69A4C935">
            <wp:extent cx="5753100" cy="1276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53100" cy="1276350"/>
                    </a:xfrm>
                    <a:prstGeom prst="rect">
                      <a:avLst/>
                    </a:prstGeom>
                    <a:noFill/>
                    <a:ln>
                      <a:noFill/>
                    </a:ln>
                  </pic:spPr>
                </pic:pic>
              </a:graphicData>
            </a:graphic>
          </wp:inline>
        </w:drawing>
      </w:r>
    </w:p>
    <w:p w14:paraId="3B2E2B89" w14:textId="7DBA2BD3" w:rsidR="007B46EE" w:rsidRPr="0020295F" w:rsidRDefault="007B46EE" w:rsidP="007B46EE">
      <w:pPr>
        <w:ind w:firstLine="432"/>
        <w:rPr>
          <w:rPrChange w:id="5731" w:author="Jan Kelemen" w:date="2016-01-20T17:07:00Z">
            <w:rPr/>
          </w:rPrChange>
        </w:rPr>
      </w:pPr>
      <w:r w:rsidRPr="0020295F">
        <w:rPr>
          <w:rPrChange w:id="5732" w:author="Jan Kelemen" w:date="2016-01-20T17:07:00Z">
            <w:rPr/>
          </w:rPrChange>
        </w:rPr>
        <w:t>Odabirom kartice „Jela“ djelatnik ima mogućnost dodavanja, brisanja i izmjenjivanja jela i njihovih kategorija. Također, može dodavati, brisati i izmjenjivati dodatke jelima.</w:t>
      </w:r>
    </w:p>
    <w:p w14:paraId="29845C5B" w14:textId="69821673" w:rsidR="004C40D4" w:rsidRPr="0020295F" w:rsidRDefault="00A82942" w:rsidP="00A82942">
      <w:pPr>
        <w:ind w:firstLine="432"/>
        <w:rPr>
          <w:rPrChange w:id="5733" w:author="Jan Kelemen" w:date="2016-01-20T17:07:00Z">
            <w:rPr/>
          </w:rPrChange>
        </w:rPr>
      </w:pPr>
      <w:r w:rsidRPr="0020295F">
        <w:rPr>
          <w:noProof/>
          <w:lang w:eastAsia="hr-HR"/>
          <w:rPrChange w:id="5734" w:author="Jan Kelemen" w:date="2016-01-20T17:07:00Z">
            <w:rPr>
              <w:noProof/>
              <w:lang w:eastAsia="hr-HR"/>
            </w:rPr>
          </w:rPrChange>
        </w:rPr>
        <w:drawing>
          <wp:inline distT="0" distB="0" distL="0" distR="0" wp14:anchorId="1C0FFD35" wp14:editId="084A167F">
            <wp:extent cx="5753100" cy="2390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14:paraId="3C3D1CC7" w14:textId="77777777" w:rsidR="004C40D4" w:rsidRPr="0020295F" w:rsidRDefault="004C40D4" w:rsidP="00A82942">
      <w:pPr>
        <w:ind w:firstLine="432"/>
        <w:rPr>
          <w:rPrChange w:id="5735" w:author="Jan Kelemen" w:date="2016-01-20T17:07:00Z">
            <w:rPr/>
          </w:rPrChange>
        </w:rPr>
      </w:pPr>
    </w:p>
    <w:p w14:paraId="3EA41F3B" w14:textId="77777777" w:rsidR="004C40D4" w:rsidRPr="0020295F" w:rsidRDefault="004C40D4">
      <w:pPr>
        <w:spacing w:after="160" w:line="259" w:lineRule="auto"/>
        <w:jc w:val="left"/>
        <w:rPr>
          <w:rPrChange w:id="5736" w:author="Jan Kelemen" w:date="2016-01-20T17:07:00Z">
            <w:rPr/>
          </w:rPrChange>
        </w:rPr>
      </w:pPr>
      <w:r w:rsidRPr="0020295F">
        <w:rPr>
          <w:rPrChange w:id="5737" w:author="Jan Kelemen" w:date="2016-01-20T17:07:00Z">
            <w:rPr/>
          </w:rPrChange>
        </w:rPr>
        <w:br w:type="page"/>
      </w:r>
    </w:p>
    <w:p w14:paraId="55D7CCA6" w14:textId="77777777" w:rsidR="00A00727" w:rsidRPr="0020295F" w:rsidRDefault="00A00727" w:rsidP="00A00727">
      <w:pPr>
        <w:rPr>
          <w:rPrChange w:id="5738" w:author="Jan Kelemen" w:date="2016-01-20T17:07:00Z">
            <w:rPr/>
          </w:rPrChange>
        </w:rPr>
      </w:pPr>
      <w:r w:rsidRPr="0020295F">
        <w:rPr>
          <w:rPrChange w:id="5739" w:author="Jan Kelemen" w:date="2016-01-20T17:07:00Z">
            <w:rPr>
              <w:b/>
            </w:rPr>
          </w:rPrChange>
        </w:rPr>
        <w:lastRenderedPageBreak/>
        <w:t>Vlasnik</w:t>
      </w:r>
    </w:p>
    <w:p w14:paraId="52D2E1FB" w14:textId="77777777" w:rsidR="00A00727" w:rsidRPr="0020295F" w:rsidRDefault="00A00727" w:rsidP="00D9128D">
      <w:pPr>
        <w:ind w:firstLine="432"/>
        <w:rPr>
          <w:rPrChange w:id="5740" w:author="Jan Kelemen" w:date="2016-01-20T17:07:00Z">
            <w:rPr/>
          </w:rPrChange>
        </w:rPr>
      </w:pPr>
      <w:r w:rsidRPr="0020295F">
        <w:rPr>
          <w:rPrChange w:id="5741" w:author="Jan Kelemen" w:date="2016-01-20T17:07:00Z">
            <w:rPr/>
          </w:rPrChange>
        </w:rPr>
        <w:t>Vlasnik ima najviše mogućnosti na administrativnoj stranici i najveće ovlasti. U sučelju administrativne stranice vlasnik ima mogućnost odabira pet kartica: Narudžbe, Jela, Statistika, Djelatnici, Wild8 info. Također, na dnu sučelja postoji i kartica za odjavu.</w:t>
      </w:r>
    </w:p>
    <w:p w14:paraId="29AAE575" w14:textId="4FDAFFDB" w:rsidR="00A00727" w:rsidRPr="0020295F" w:rsidRDefault="00A00727" w:rsidP="00D9128D">
      <w:pPr>
        <w:ind w:firstLine="432"/>
        <w:rPr>
          <w:rPrChange w:id="5742" w:author="Jan Kelemen" w:date="2016-01-20T17:07:00Z">
            <w:rPr/>
          </w:rPrChange>
        </w:rPr>
      </w:pPr>
      <w:r w:rsidRPr="0020295F">
        <w:rPr>
          <w:noProof/>
          <w:lang w:eastAsia="hr-HR"/>
          <w:rPrChange w:id="5743" w:author="Jan Kelemen" w:date="2016-01-20T17:07:00Z">
            <w:rPr>
              <w:noProof/>
              <w:lang w:eastAsia="hr-HR"/>
            </w:rPr>
          </w:rPrChange>
        </w:rPr>
        <w:drawing>
          <wp:inline distT="0" distB="0" distL="0" distR="0" wp14:anchorId="5717C1F7" wp14:editId="7B2D7E94">
            <wp:extent cx="4375173" cy="414337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386532" cy="4154132"/>
                    </a:xfrm>
                    <a:prstGeom prst="rect">
                      <a:avLst/>
                    </a:prstGeom>
                    <a:noFill/>
                    <a:ln>
                      <a:noFill/>
                    </a:ln>
                  </pic:spPr>
                </pic:pic>
              </a:graphicData>
            </a:graphic>
          </wp:inline>
        </w:drawing>
      </w:r>
    </w:p>
    <w:p w14:paraId="1B5DE12A" w14:textId="52546365" w:rsidR="00A00727" w:rsidRPr="0020295F" w:rsidRDefault="00A00727" w:rsidP="00D9128D">
      <w:pPr>
        <w:ind w:firstLine="432"/>
        <w:rPr>
          <w:rPrChange w:id="5744" w:author="Jan Kelemen" w:date="2016-01-20T17:07:00Z">
            <w:rPr/>
          </w:rPrChange>
        </w:rPr>
      </w:pPr>
      <w:r w:rsidRPr="0020295F">
        <w:rPr>
          <w:rPrChange w:id="5745" w:author="Jan Kelemen" w:date="2016-01-20T17:07:00Z">
            <w:rPr/>
          </w:rPrChange>
        </w:rPr>
        <w:t xml:space="preserve">Odabirom kartice „Narudžbe“ </w:t>
      </w:r>
      <w:r w:rsidR="007B46EE" w:rsidRPr="0020295F">
        <w:rPr>
          <w:rPrChange w:id="5746" w:author="Jan Kelemen" w:date="2016-01-20T17:07:00Z">
            <w:rPr/>
          </w:rPrChange>
        </w:rPr>
        <w:t>i „Jela“ vlasnik ima jednake mogućnosti kao i djelatnik.</w:t>
      </w:r>
      <w:r w:rsidR="00912B4D" w:rsidRPr="0020295F">
        <w:rPr>
          <w:rPrChange w:id="5747" w:author="Jan Kelemen" w:date="2016-01-20T17:07:00Z">
            <w:rPr/>
          </w:rPrChange>
        </w:rPr>
        <w:t xml:space="preserve"> Odabirom kartice „Statistika“ vlasnik može vidjeti statistiku broja narudžbi. Vlasnik ima mogućnost odabira vremenskog razdoblja te statistike. Ispod grafa statistike navedenu su informacije o ukupnoj statistici kao što su prosječna cijena, tri najviše naručivana jela i broj narudžbi. Vlasnik može pohraniti navedenu statistiku na svoje računalo u tekstualnoj datoteci pritiskom na gumb „Spremi Statistiku“.</w:t>
      </w:r>
    </w:p>
    <w:p w14:paraId="7E794219" w14:textId="1874CF22" w:rsidR="00A00727" w:rsidRPr="0020295F" w:rsidRDefault="00912B4D" w:rsidP="00D9128D">
      <w:pPr>
        <w:ind w:firstLine="432"/>
        <w:rPr>
          <w:rPrChange w:id="5748" w:author="Jan Kelemen" w:date="2016-01-20T17:07:00Z">
            <w:rPr/>
          </w:rPrChange>
        </w:rPr>
      </w:pPr>
      <w:r w:rsidRPr="0020295F">
        <w:rPr>
          <w:noProof/>
          <w:lang w:eastAsia="hr-HR"/>
          <w:rPrChange w:id="5749" w:author="Jan Kelemen" w:date="2016-01-20T17:07:00Z">
            <w:rPr>
              <w:noProof/>
              <w:lang w:eastAsia="hr-HR"/>
            </w:rPr>
          </w:rPrChange>
        </w:rPr>
        <w:lastRenderedPageBreak/>
        <w:drawing>
          <wp:inline distT="0" distB="0" distL="0" distR="0" wp14:anchorId="0AD5A090" wp14:editId="7E3D806D">
            <wp:extent cx="5753100" cy="2933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53100" cy="2933700"/>
                    </a:xfrm>
                    <a:prstGeom prst="rect">
                      <a:avLst/>
                    </a:prstGeom>
                    <a:noFill/>
                    <a:ln>
                      <a:noFill/>
                    </a:ln>
                  </pic:spPr>
                </pic:pic>
              </a:graphicData>
            </a:graphic>
          </wp:inline>
        </w:drawing>
      </w:r>
    </w:p>
    <w:p w14:paraId="33ADF45C" w14:textId="69063C83" w:rsidR="00195161" w:rsidRPr="0020295F" w:rsidRDefault="00912B4D" w:rsidP="00D9128D">
      <w:pPr>
        <w:ind w:firstLine="432"/>
        <w:rPr>
          <w:rPrChange w:id="5750" w:author="Jan Kelemen" w:date="2016-01-20T17:07:00Z">
            <w:rPr/>
          </w:rPrChange>
        </w:rPr>
      </w:pPr>
      <w:r w:rsidRPr="0020295F">
        <w:rPr>
          <w:rPrChange w:id="5751" w:author="Jan Kelemen" w:date="2016-01-20T17:07:00Z">
            <w:rPr/>
          </w:rPrChange>
        </w:rPr>
        <w:t>Odabirom kartice „</w:t>
      </w:r>
      <w:r w:rsidR="00D37D22" w:rsidRPr="0020295F">
        <w:rPr>
          <w:rPrChange w:id="5752" w:author="Jan Kelemen" w:date="2016-01-20T17:07:00Z">
            <w:rPr/>
          </w:rPrChange>
        </w:rPr>
        <w:t>Djelatnici“ vlasnik ima mogućnost dodavanja i izmjene djelatnika. U izmjenama podataka određenog djelatnika vlasnik može maknuti kvačicu u kvadratiću „Zaposlen“ te time djelatnik ne može više pristupiti administrativnoj stranici i njegov račun se premješta na listu „Bivši djelatnici“. U slučaju da vlasnik želi ponovno zaposliti djelatnika, u navedenoj listi bivših djelatnika mu stavlja kvačicu u kvadratiću „Zaposlen“.</w:t>
      </w:r>
      <w:r w:rsidR="00195161" w:rsidRPr="0020295F">
        <w:rPr>
          <w:rPrChange w:id="5753" w:author="Jan Kelemen" w:date="2016-01-20T17:07:00Z">
            <w:rPr/>
          </w:rPrChange>
        </w:rPr>
        <w:t xml:space="preserve"> Na isti način vlasnik djelatniku može dati i oduzeti potpuna administrativna prava, tj. sva prava koja vlasnik ima.</w:t>
      </w:r>
    </w:p>
    <w:p w14:paraId="543B16CE" w14:textId="2F4C5D89" w:rsidR="00912B4D" w:rsidRPr="0020295F" w:rsidRDefault="00195161" w:rsidP="00D9128D">
      <w:pPr>
        <w:ind w:firstLine="432"/>
        <w:rPr>
          <w:rPrChange w:id="5754" w:author="Jan Kelemen" w:date="2016-01-20T17:07:00Z">
            <w:rPr/>
          </w:rPrChange>
        </w:rPr>
      </w:pPr>
      <w:r w:rsidRPr="0020295F">
        <w:rPr>
          <w:noProof/>
          <w:lang w:eastAsia="hr-HR"/>
          <w:rPrChange w:id="5755" w:author="Jan Kelemen" w:date="2016-01-20T17:07:00Z">
            <w:rPr>
              <w:noProof/>
              <w:lang w:eastAsia="hr-HR"/>
            </w:rPr>
          </w:rPrChange>
        </w:rPr>
        <w:drawing>
          <wp:inline distT="0" distB="0" distL="0" distR="0" wp14:anchorId="7D149055" wp14:editId="4AF2F1E1">
            <wp:extent cx="5753100" cy="2790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53100" cy="2790825"/>
                    </a:xfrm>
                    <a:prstGeom prst="rect">
                      <a:avLst/>
                    </a:prstGeom>
                    <a:noFill/>
                    <a:ln>
                      <a:noFill/>
                    </a:ln>
                  </pic:spPr>
                </pic:pic>
              </a:graphicData>
            </a:graphic>
          </wp:inline>
        </w:drawing>
      </w:r>
    </w:p>
    <w:p w14:paraId="1FAD127C" w14:textId="2075849A" w:rsidR="00195161" w:rsidRPr="0020295F" w:rsidRDefault="00195161" w:rsidP="00D9128D">
      <w:pPr>
        <w:ind w:firstLine="432"/>
        <w:rPr>
          <w:rPrChange w:id="5756" w:author="Jan Kelemen" w:date="2016-01-20T17:07:00Z">
            <w:rPr/>
          </w:rPrChange>
        </w:rPr>
      </w:pPr>
      <w:r w:rsidRPr="0020295F">
        <w:rPr>
          <w:rPrChange w:id="5757" w:author="Jan Kelemen" w:date="2016-01-20T17:07:00Z">
            <w:rPr/>
          </w:rPrChange>
        </w:rPr>
        <w:t>Odabirom kartice „Wild8 info“ vlasnik može izm</w:t>
      </w:r>
      <w:r w:rsidR="0040643F" w:rsidRPr="0020295F">
        <w:rPr>
          <w:rPrChange w:id="5758" w:author="Jan Kelemen" w:date="2016-01-20T17:07:00Z">
            <w:rPr/>
          </w:rPrChange>
        </w:rPr>
        <w:t>i</w:t>
      </w:r>
      <w:r w:rsidRPr="0020295F">
        <w:rPr>
          <w:rPrChange w:id="5759" w:author="Jan Kelemen" w:date="2016-01-20T17:07:00Z">
            <w:rPr/>
          </w:rPrChange>
        </w:rPr>
        <w:t>jeniti informacije o sebi, vidljive na stranici „Kontakt“</w:t>
      </w:r>
      <w:r w:rsidR="007B46EE" w:rsidRPr="0020295F">
        <w:rPr>
          <w:rPrChange w:id="5760" w:author="Jan Kelemen" w:date="2016-01-20T17:07:00Z">
            <w:rPr/>
          </w:rPrChange>
        </w:rPr>
        <w:t xml:space="preserve"> i na naslovnoj stranici, te informacije o restoranu, vidljive na naslovnoj stranici.</w:t>
      </w:r>
    </w:p>
    <w:p w14:paraId="42000BD8" w14:textId="3EAC470C" w:rsidR="007B46EE" w:rsidRPr="0020295F" w:rsidRDefault="007B46EE" w:rsidP="00D9128D">
      <w:pPr>
        <w:ind w:firstLine="432"/>
        <w:jc w:val="center"/>
        <w:rPr>
          <w:rPrChange w:id="5761" w:author="Jan Kelemen" w:date="2016-01-20T17:07:00Z">
            <w:rPr/>
          </w:rPrChange>
        </w:rPr>
      </w:pPr>
      <w:r w:rsidRPr="0020295F">
        <w:rPr>
          <w:noProof/>
          <w:lang w:eastAsia="hr-HR"/>
          <w:rPrChange w:id="5762" w:author="Jan Kelemen" w:date="2016-01-20T17:07:00Z">
            <w:rPr>
              <w:noProof/>
              <w:lang w:eastAsia="hr-HR"/>
            </w:rPr>
          </w:rPrChange>
        </w:rPr>
        <w:lastRenderedPageBreak/>
        <w:drawing>
          <wp:inline distT="0" distB="0" distL="0" distR="0" wp14:anchorId="3DA5BB95" wp14:editId="1EA51891">
            <wp:extent cx="5760720" cy="29260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785B2502" w14:textId="77777777" w:rsidR="00195161" w:rsidRPr="0020295F" w:rsidRDefault="00195161" w:rsidP="00D9128D">
      <w:pPr>
        <w:ind w:firstLine="432"/>
        <w:rPr>
          <w:rPrChange w:id="5763" w:author="Jan Kelemen" w:date="2016-01-20T17:07:00Z">
            <w:rPr/>
          </w:rPrChange>
        </w:rPr>
      </w:pPr>
    </w:p>
    <w:p w14:paraId="60522BEF" w14:textId="4B6C62D7" w:rsidR="00937DF5" w:rsidRPr="0020295F" w:rsidRDefault="00A00727" w:rsidP="00D9128D">
      <w:pPr>
        <w:spacing w:after="160" w:line="259" w:lineRule="auto"/>
        <w:jc w:val="left"/>
        <w:rPr>
          <w:rFonts w:ascii="Arial" w:hAnsi="Arial"/>
          <w:szCs w:val="24"/>
          <w:rPrChange w:id="5764" w:author="Jan Kelemen" w:date="2016-01-20T17:07:00Z">
            <w:rPr>
              <w:rFonts w:ascii="Arial" w:hAnsi="Arial"/>
              <w:szCs w:val="24"/>
            </w:rPr>
          </w:rPrChange>
        </w:rPr>
      </w:pPr>
      <w:r w:rsidRPr="0020295F">
        <w:rPr>
          <w:rFonts w:ascii="Arial" w:hAnsi="Arial"/>
          <w:szCs w:val="24"/>
          <w:rPrChange w:id="5765" w:author="Jan Kelemen" w:date="2016-01-20T17:07:00Z">
            <w:rPr>
              <w:rFonts w:ascii="Arial" w:hAnsi="Arial"/>
              <w:szCs w:val="24"/>
            </w:rPr>
          </w:rPrChange>
        </w:rPr>
        <w:br w:type="page"/>
      </w:r>
    </w:p>
    <w:p w14:paraId="3BE51793" w14:textId="2A4F6F01" w:rsidR="00701C17" w:rsidRPr="0020295F" w:rsidRDefault="00701C17" w:rsidP="00701C17">
      <w:pPr>
        <w:pStyle w:val="Heading1"/>
        <w:rPr>
          <w:b w:val="0"/>
          <w:rPrChange w:id="5766" w:author="Jan Kelemen" w:date="2016-01-20T17:07:00Z">
            <w:rPr/>
          </w:rPrChange>
        </w:rPr>
      </w:pPr>
      <w:bookmarkStart w:id="5767" w:name="_Toc441072980"/>
      <w:r w:rsidRPr="0020295F">
        <w:rPr>
          <w:b w:val="0"/>
          <w:rPrChange w:id="5768" w:author="Jan Kelemen" w:date="2016-01-20T17:07:00Z">
            <w:rPr/>
          </w:rPrChange>
        </w:rPr>
        <w:lastRenderedPageBreak/>
        <w:t>Zaključak i budući rad</w:t>
      </w:r>
      <w:bookmarkEnd w:id="5767"/>
    </w:p>
    <w:p w14:paraId="67FEBCD7" w14:textId="24B5E052" w:rsidR="00BF4887" w:rsidRPr="0020295F" w:rsidRDefault="00775A91" w:rsidP="00BF4887">
      <w:pPr>
        <w:ind w:firstLine="432"/>
        <w:rPr>
          <w:rPrChange w:id="5769" w:author="Jan Kelemen" w:date="2016-01-20T17:07:00Z">
            <w:rPr/>
          </w:rPrChange>
        </w:rPr>
      </w:pPr>
      <w:r w:rsidRPr="0020295F">
        <w:rPr>
          <w:rPrChange w:id="5770" w:author="Jan Kelemen" w:date="2016-01-20T17:07:00Z">
            <w:rPr/>
          </w:rPrChange>
        </w:rPr>
        <w:t>Projektni zadatak iz „Oblikovanja programske potpore“ je izrazito koristan</w:t>
      </w:r>
      <w:r w:rsidR="00BF4887" w:rsidRPr="0020295F">
        <w:rPr>
          <w:rPrChange w:id="5771" w:author="Jan Kelemen" w:date="2016-01-20T17:07:00Z">
            <w:rPr/>
          </w:rPrChange>
        </w:rPr>
        <w:t>.</w:t>
      </w:r>
      <w:r w:rsidRPr="0020295F">
        <w:rPr>
          <w:rPrChange w:id="5772" w:author="Jan Kelemen" w:date="2016-01-20T17:07:00Z">
            <w:rPr/>
          </w:rPrChange>
        </w:rPr>
        <w:t xml:space="preserve"> </w:t>
      </w:r>
      <w:r w:rsidR="00BF4887" w:rsidRPr="0020295F">
        <w:rPr>
          <w:rPrChange w:id="5773" w:author="Jan Kelemen" w:date="2016-01-20T17:07:00Z">
            <w:rPr/>
          </w:rPrChange>
        </w:rPr>
        <w:t>Zadatak našega projekta je izrada web stranice za online narudžbu jela. Dobi</w:t>
      </w:r>
      <w:r w:rsidR="00922458" w:rsidRPr="0020295F">
        <w:rPr>
          <w:rPrChange w:id="5774" w:author="Jan Kelemen" w:date="2016-01-20T17:07:00Z">
            <w:rPr/>
          </w:rPrChange>
        </w:rPr>
        <w:t>li smo priliku učiti na realnom</w:t>
      </w:r>
      <w:r w:rsidR="00BF4887" w:rsidRPr="0020295F">
        <w:rPr>
          <w:rPrChange w:id="5775" w:author="Jan Kelemen" w:date="2016-01-20T17:07:00Z">
            <w:rPr/>
          </w:rPrChange>
        </w:rPr>
        <w:t xml:space="preserve"> i praktičnome primjeru što će nam svakako koristiti jednoga dana na tržištu rada. </w:t>
      </w:r>
    </w:p>
    <w:p w14:paraId="75E0B6AA" w14:textId="72EBDEED" w:rsidR="00D551A5" w:rsidRPr="0020295F" w:rsidRDefault="00BF4887" w:rsidP="00CE6E9A">
      <w:pPr>
        <w:ind w:firstLine="432"/>
        <w:rPr>
          <w:rPrChange w:id="5776" w:author="Jan Kelemen" w:date="2016-01-20T17:07:00Z">
            <w:rPr/>
          </w:rPrChange>
        </w:rPr>
      </w:pPr>
      <w:r w:rsidRPr="0020295F">
        <w:rPr>
          <w:rPrChange w:id="5777" w:author="Jan Kelemen" w:date="2016-01-20T17:07:00Z">
            <w:rPr/>
          </w:rPrChange>
        </w:rPr>
        <w:t>U prvoj fazi projekta napravljena je kvalitativna</w:t>
      </w:r>
      <w:r w:rsidR="00775A91" w:rsidRPr="0020295F">
        <w:rPr>
          <w:rPrChange w:id="5778" w:author="Jan Kelemen" w:date="2016-01-20T17:07:00Z">
            <w:rPr/>
          </w:rPrChange>
        </w:rPr>
        <w:t xml:space="preserve"> priprema </w:t>
      </w:r>
      <w:r w:rsidRPr="0020295F">
        <w:rPr>
          <w:rPrChange w:id="5779" w:author="Jan Kelemen" w:date="2016-01-20T17:07:00Z">
            <w:rPr/>
          </w:rPrChange>
        </w:rPr>
        <w:t>za konačno ostvarenje našega</w:t>
      </w:r>
      <w:r w:rsidR="00775A91" w:rsidRPr="0020295F">
        <w:rPr>
          <w:rPrChange w:id="5780" w:author="Jan Kelemen" w:date="2016-01-20T17:07:00Z">
            <w:rPr/>
          </w:rPrChange>
        </w:rPr>
        <w:t xml:space="preserve"> sustava</w:t>
      </w:r>
      <w:r w:rsidRPr="0020295F">
        <w:rPr>
          <w:rPrChange w:id="5781" w:author="Jan Kelemen" w:date="2016-01-20T17:07:00Z">
            <w:rPr/>
          </w:rPrChange>
        </w:rPr>
        <w:t>, tj. internet stranice za online narudžbu</w:t>
      </w:r>
      <w:r w:rsidR="00E2434C" w:rsidRPr="0020295F">
        <w:rPr>
          <w:rPrChange w:id="5782" w:author="Jan Kelemen" w:date="2016-01-20T17:07:00Z">
            <w:rPr/>
          </w:rPrChange>
        </w:rPr>
        <w:t xml:space="preserve"> jela</w:t>
      </w:r>
      <w:r w:rsidR="00775A91" w:rsidRPr="0020295F">
        <w:rPr>
          <w:rPrChange w:id="5783" w:author="Jan Kelemen" w:date="2016-01-20T17:07:00Z">
            <w:rPr/>
          </w:rPrChange>
        </w:rPr>
        <w:t>.</w:t>
      </w:r>
      <w:r w:rsidR="00E2434C" w:rsidRPr="0020295F">
        <w:rPr>
          <w:rPrChange w:id="5784" w:author="Jan Kelemen" w:date="2016-01-20T17:07:00Z">
            <w:rPr/>
          </w:rPrChange>
        </w:rPr>
        <w:t xml:space="preserve"> U toj fazi definirani su funkcionalni i nefunkcionalni zahtjevi, ostali važni za</w:t>
      </w:r>
      <w:r w:rsidR="00440E76" w:rsidRPr="0020295F">
        <w:rPr>
          <w:rPrChange w:id="5785" w:author="Jan Kelemen" w:date="2016-01-20T17:07:00Z">
            <w:rPr/>
          </w:rPrChange>
        </w:rPr>
        <w:t>h</w:t>
      </w:r>
      <w:r w:rsidR="00E2434C" w:rsidRPr="0020295F">
        <w:rPr>
          <w:rPrChange w:id="5786" w:author="Jan Kelemen" w:date="2016-01-20T17:07:00Z">
            <w:rPr/>
          </w:rPrChange>
        </w:rPr>
        <w:t>t</w:t>
      </w:r>
      <w:r w:rsidR="00440E76" w:rsidRPr="0020295F">
        <w:rPr>
          <w:rPrChange w:id="5787" w:author="Jan Kelemen" w:date="2016-01-20T17:07:00Z">
            <w:rPr/>
          </w:rPrChange>
        </w:rPr>
        <w:t>j</w:t>
      </w:r>
      <w:r w:rsidR="00E2434C" w:rsidRPr="0020295F">
        <w:rPr>
          <w:rPrChange w:id="5788" w:author="Jan Kelemen" w:date="2016-01-20T17:07:00Z">
            <w:rPr/>
          </w:rPrChange>
        </w:rPr>
        <w:t>evi, te ispravan odabir arhitekture i dizanja sustava.</w:t>
      </w:r>
      <w:r w:rsidR="00775A91" w:rsidRPr="0020295F">
        <w:rPr>
          <w:rPrChange w:id="5789" w:author="Jan Kelemen" w:date="2016-01-20T17:07:00Z">
            <w:rPr/>
          </w:rPrChange>
        </w:rPr>
        <w:t xml:space="preserve"> </w:t>
      </w:r>
      <w:r w:rsidR="00E2434C" w:rsidRPr="0020295F">
        <w:rPr>
          <w:rPrChange w:id="5790" w:author="Jan Kelemen" w:date="2016-01-20T17:07:00Z">
            <w:rPr/>
          </w:rPrChange>
        </w:rPr>
        <w:t>Za nastavak druge faze projekta veliku korist</w:t>
      </w:r>
      <w:r w:rsidR="00775A91" w:rsidRPr="0020295F">
        <w:rPr>
          <w:rPrChange w:id="5791" w:author="Jan Kelemen" w:date="2016-01-20T17:07:00Z">
            <w:rPr/>
          </w:rPrChange>
        </w:rPr>
        <w:t xml:space="preserve"> </w:t>
      </w:r>
      <w:r w:rsidR="00E2434C" w:rsidRPr="0020295F">
        <w:rPr>
          <w:rPrChange w:id="5792" w:author="Jan Kelemen" w:date="2016-01-20T17:07:00Z">
            <w:rPr/>
          </w:rPrChange>
        </w:rPr>
        <w:t xml:space="preserve">će nam pružati jasno definirani i opisani </w:t>
      </w:r>
      <w:r w:rsidR="00775A91" w:rsidRPr="0020295F">
        <w:rPr>
          <w:rPrChange w:id="5793" w:author="Jan Kelemen" w:date="2016-01-20T17:07:00Z">
            <w:rPr/>
          </w:rPrChange>
        </w:rPr>
        <w:t>obrasci uporabe, sekvencijs</w:t>
      </w:r>
      <w:r w:rsidR="00E2434C" w:rsidRPr="0020295F">
        <w:rPr>
          <w:rPrChange w:id="5794" w:author="Jan Kelemen" w:date="2016-01-20T17:07:00Z">
            <w:rPr/>
          </w:rPrChange>
        </w:rPr>
        <w:t>ki dijagrami, dijagram razreda i dijagram objekata</w:t>
      </w:r>
      <w:r w:rsidR="00775A91" w:rsidRPr="0020295F">
        <w:rPr>
          <w:rPrChange w:id="5795" w:author="Jan Kelemen" w:date="2016-01-20T17:07:00Z">
            <w:rPr/>
          </w:rPrChange>
        </w:rPr>
        <w:t xml:space="preserve">. </w:t>
      </w:r>
    </w:p>
    <w:p w14:paraId="5EC63E6A" w14:textId="727D782C" w:rsidR="00701C17" w:rsidRPr="0020295F" w:rsidRDefault="00B81C2A" w:rsidP="00CE6E9A">
      <w:pPr>
        <w:ind w:firstLine="432"/>
        <w:rPr>
          <w:rFonts w:ascii="Arial" w:hAnsi="Arial" w:cs="Arial"/>
          <w:szCs w:val="24"/>
          <w:rPrChange w:id="5796" w:author="Jan Kelemen" w:date="2016-01-20T17:07:00Z">
            <w:rPr>
              <w:rFonts w:ascii="Arial" w:hAnsi="Arial" w:cs="Arial"/>
              <w:szCs w:val="24"/>
            </w:rPr>
          </w:rPrChange>
        </w:rPr>
      </w:pPr>
      <w:r w:rsidRPr="0020295F">
        <w:rPr>
          <w:rPrChange w:id="5797" w:author="Jan Kelemen" w:date="2016-01-20T17:07:00Z">
            <w:rPr/>
          </w:rPrChange>
        </w:rPr>
        <w:t>U drugoj fazi projekta napravljeni su</w:t>
      </w:r>
      <w:r w:rsidR="004C40D4" w:rsidRPr="0020295F">
        <w:rPr>
          <w:rPrChange w:id="5798" w:author="Jan Kelemen" w:date="2016-01-20T17:07:00Z">
            <w:rPr/>
          </w:rPrChange>
        </w:rPr>
        <w:t xml:space="preserve"> ostali UML dijagrami. To su</w:t>
      </w:r>
      <w:r w:rsidRPr="0020295F">
        <w:rPr>
          <w:rPrChange w:id="5799" w:author="Jan Kelemen" w:date="2016-01-20T17:07:00Z">
            <w:rPr/>
          </w:rPrChange>
        </w:rPr>
        <w:t xml:space="preserve"> komunikacijski </w:t>
      </w:r>
      <w:r w:rsidR="004C40D4" w:rsidRPr="0020295F">
        <w:rPr>
          <w:rPrChange w:id="5800" w:author="Jan Kelemen" w:date="2016-01-20T17:07:00Z">
            <w:rPr/>
          </w:rPrChange>
        </w:rPr>
        <w:t>dijagrami</w:t>
      </w:r>
      <w:r w:rsidRPr="0020295F">
        <w:rPr>
          <w:rPrChange w:id="5801" w:author="Jan Kelemen" w:date="2016-01-20T17:07:00Z">
            <w:rPr/>
          </w:rPrChange>
        </w:rPr>
        <w:t>, dijagram stanja, dijagram aktivnosti</w:t>
      </w:r>
      <w:r w:rsidR="004C40D4" w:rsidRPr="0020295F">
        <w:rPr>
          <w:rPrChange w:id="5802" w:author="Jan Kelemen" w:date="2016-01-20T17:07:00Z">
            <w:rPr/>
          </w:rPrChange>
        </w:rPr>
        <w:t>, dijagrami komponenata</w:t>
      </w:r>
      <w:r w:rsidRPr="0020295F">
        <w:rPr>
          <w:rPrChange w:id="5803" w:author="Jan Kelemen" w:date="2016-01-20T17:07:00Z">
            <w:rPr/>
          </w:rPrChange>
        </w:rPr>
        <w:t xml:space="preserve"> </w:t>
      </w:r>
      <w:r w:rsidR="004C40D4" w:rsidRPr="0020295F">
        <w:rPr>
          <w:rPrChange w:id="5804" w:author="Jan Kelemen" w:date="2016-01-20T17:07:00Z">
            <w:rPr/>
          </w:rPrChange>
        </w:rPr>
        <w:t>i</w:t>
      </w:r>
      <w:r w:rsidRPr="0020295F">
        <w:rPr>
          <w:rPrChange w:id="5805" w:author="Jan Kelemen" w:date="2016-01-20T17:07:00Z">
            <w:rPr/>
          </w:rPrChange>
        </w:rPr>
        <w:t xml:space="preserve"> dijagram razmještaja. Opisane su tehnologije i alati koji su korišteni kod izrade projekta. Izvršeno je ispitivanje stranice te su napisane korisničke upute. </w:t>
      </w:r>
      <w:r w:rsidR="00197614" w:rsidRPr="0020295F">
        <w:rPr>
          <w:rPrChange w:id="5806" w:author="Jan Kelemen" w:date="2016-01-20T17:07:00Z">
            <w:rPr/>
          </w:rPrChange>
        </w:rPr>
        <w:t>Sama i</w:t>
      </w:r>
      <w:r w:rsidRPr="0020295F">
        <w:rPr>
          <w:rPrChange w:id="5807" w:author="Jan Kelemen" w:date="2016-01-20T17:07:00Z">
            <w:rPr/>
          </w:rPrChange>
        </w:rPr>
        <w:t>mplementacija projekta pokazala se kao zahtjevan zadatak. Cilj projekta je ostvaren, implementirana je osnovna funkcionalnost stranice prema korisničkim zahtjevima te je uz nju priložena i detaljno opisana dokumentacija. Svi članovi tima su bili o svemu obaviješteni pravovremeno i svi su sudjelovali u izradi projekta. Komunikacija između članova tima je bila dobra zahvaljujući komunikacijskim alatom Slack. Prilikom samog rada na projektu, koristili smo sustav Git. Zahvaljujući Gitu mogli smo međusobno izmjenjivati programske kodove, te smo svi mogli raditi nad istom inačicom dokumenta. Također, zahvalju</w:t>
      </w:r>
      <w:r w:rsidR="0040643F" w:rsidRPr="0020295F">
        <w:rPr>
          <w:rPrChange w:id="5808" w:author="Jan Kelemen" w:date="2016-01-20T17:07:00Z">
            <w:rPr/>
          </w:rPrChange>
        </w:rPr>
        <w:t>ju</w:t>
      </w:r>
      <w:r w:rsidRPr="0020295F">
        <w:rPr>
          <w:rPrChange w:id="5809" w:author="Jan Kelemen" w:date="2016-01-20T17:07:00Z">
            <w:rPr/>
          </w:rPrChange>
        </w:rPr>
        <w:t>ći dobro napisanoj dokumentaciji iz prvog dijela izrada samog projekta je bila olakšana. Stečene vještine rada u timu sigurno će se pokazati vrlo korisnim u daljnjem školovanju, kao i pri zapošljavanju.</w:t>
      </w:r>
      <w:r w:rsidR="00701C17" w:rsidRPr="0020295F">
        <w:rPr>
          <w:rFonts w:ascii="Arial" w:hAnsi="Arial" w:cs="Arial"/>
          <w:szCs w:val="24"/>
          <w:rPrChange w:id="5810" w:author="Jan Kelemen" w:date="2016-01-20T17:07:00Z">
            <w:rPr>
              <w:rFonts w:ascii="Arial" w:hAnsi="Arial" w:cs="Arial"/>
              <w:szCs w:val="24"/>
            </w:rPr>
          </w:rPrChange>
        </w:rPr>
        <w:br w:type="page"/>
      </w:r>
    </w:p>
    <w:p w14:paraId="2527F777" w14:textId="77777777" w:rsidR="00937DF5" w:rsidRPr="0020295F" w:rsidRDefault="00937DF5" w:rsidP="00937DF5">
      <w:pPr>
        <w:pStyle w:val="Heading1"/>
        <w:rPr>
          <w:b w:val="0"/>
          <w:rPrChange w:id="5811" w:author="Jan Kelemen" w:date="2016-01-20T17:07:00Z">
            <w:rPr/>
          </w:rPrChange>
        </w:rPr>
      </w:pPr>
      <w:bookmarkStart w:id="5812" w:name="_Toc431806063"/>
      <w:bookmarkStart w:id="5813" w:name="_Toc441072981"/>
      <w:r w:rsidRPr="0020295F">
        <w:rPr>
          <w:b w:val="0"/>
          <w:rPrChange w:id="5814" w:author="Jan Kelemen" w:date="2016-01-20T17:07:00Z">
            <w:rPr/>
          </w:rPrChange>
        </w:rPr>
        <w:lastRenderedPageBreak/>
        <w:t>Popis literature</w:t>
      </w:r>
      <w:bookmarkEnd w:id="5812"/>
      <w:bookmarkEnd w:id="5813"/>
    </w:p>
    <w:p w14:paraId="7926ACCB" w14:textId="77777777" w:rsidR="00BA61C9" w:rsidRPr="0020295F" w:rsidRDefault="00BA61C9" w:rsidP="00440E76">
      <w:pPr>
        <w:pStyle w:val="Normal4"/>
        <w:numPr>
          <w:ilvl w:val="0"/>
          <w:numId w:val="61"/>
        </w:numPr>
        <w:spacing w:line="360" w:lineRule="auto"/>
        <w:ind w:left="357" w:hanging="356"/>
        <w:rPr>
          <w:szCs w:val="24"/>
          <w:rPrChange w:id="5815" w:author="Jan Kelemen" w:date="2016-01-20T17:07:00Z">
            <w:rPr>
              <w:szCs w:val="24"/>
            </w:rPr>
          </w:rPrChange>
        </w:rPr>
      </w:pPr>
      <w:r w:rsidRPr="0020295F">
        <w:rPr>
          <w:szCs w:val="24"/>
          <w:rPrChange w:id="5816" w:author="Jan Kelemen" w:date="2016-01-20T17:07:00Z">
            <w:rPr>
              <w:szCs w:val="24"/>
            </w:rPr>
          </w:rPrChange>
        </w:rPr>
        <w:t xml:space="preserve">OPP, FER, ZEMRIS, </w:t>
      </w:r>
      <w:r w:rsidR="00D9128D" w:rsidRPr="0020295F">
        <w:rPr>
          <w:rPrChange w:id="5817" w:author="Jan Kelemen" w:date="2016-01-20T17:07:00Z">
            <w:rPr/>
          </w:rPrChange>
        </w:rPr>
        <w:fldChar w:fldCharType="begin"/>
      </w:r>
      <w:r w:rsidR="00D9128D" w:rsidRPr="0020295F">
        <w:rPr>
          <w:rPrChange w:id="5818" w:author="Jan Kelemen" w:date="2016-01-20T17:07:00Z">
            <w:rPr/>
          </w:rPrChange>
        </w:rPr>
        <w:instrText xml:space="preserve"> HYPERLINK "http://www.fer.unizg.hr/predmet/opp" </w:instrText>
      </w:r>
      <w:r w:rsidR="00D9128D" w:rsidRPr="0020295F">
        <w:rPr>
          <w:rPrChange w:id="5819" w:author="Jan Kelemen" w:date="2016-01-20T17:07:00Z">
            <w:rPr/>
          </w:rPrChange>
        </w:rPr>
        <w:fldChar w:fldCharType="separate"/>
      </w:r>
      <w:r w:rsidRPr="0020295F">
        <w:rPr>
          <w:rStyle w:val="Hyperlink"/>
          <w:szCs w:val="24"/>
          <w:rPrChange w:id="5820" w:author="Jan Kelemen" w:date="2016-01-20T17:07:00Z">
            <w:rPr>
              <w:rStyle w:val="Hyperlink"/>
              <w:szCs w:val="24"/>
            </w:rPr>
          </w:rPrChange>
        </w:rPr>
        <w:t>http://www.fer.unizg.hr/predmet/opp</w:t>
      </w:r>
      <w:r w:rsidR="00D9128D" w:rsidRPr="0020295F">
        <w:rPr>
          <w:rStyle w:val="Hyperlink"/>
          <w:szCs w:val="24"/>
          <w:rPrChange w:id="5821" w:author="Jan Kelemen" w:date="2016-01-20T17:07:00Z">
            <w:rPr>
              <w:rStyle w:val="Hyperlink"/>
              <w:szCs w:val="24"/>
            </w:rPr>
          </w:rPrChange>
        </w:rPr>
        <w:fldChar w:fldCharType="end"/>
      </w:r>
    </w:p>
    <w:p w14:paraId="2FDFBE1A" w14:textId="77777777" w:rsidR="00BA61C9" w:rsidRPr="0020295F" w:rsidRDefault="00BA61C9" w:rsidP="00440E76">
      <w:pPr>
        <w:pStyle w:val="Normal4"/>
        <w:numPr>
          <w:ilvl w:val="0"/>
          <w:numId w:val="61"/>
        </w:numPr>
        <w:spacing w:line="360" w:lineRule="auto"/>
        <w:ind w:left="357" w:hanging="356"/>
        <w:rPr>
          <w:szCs w:val="24"/>
          <w:rPrChange w:id="5822" w:author="Jan Kelemen" w:date="2016-01-20T17:07:00Z">
            <w:rPr>
              <w:szCs w:val="24"/>
            </w:rPr>
          </w:rPrChange>
        </w:rPr>
      </w:pPr>
      <w:r w:rsidRPr="0020295F">
        <w:rPr>
          <w:szCs w:val="24"/>
          <w:rPrChange w:id="5823" w:author="Jan Kelemen" w:date="2016-01-20T17:07:00Z">
            <w:rPr>
              <w:szCs w:val="24"/>
            </w:rPr>
          </w:rPrChange>
        </w:rPr>
        <w:t xml:space="preserve">Oblikovanje programske potpore - Moodle, FER ZEMRIS,  </w:t>
      </w:r>
      <w:r w:rsidR="00D9128D" w:rsidRPr="0020295F">
        <w:rPr>
          <w:rPrChange w:id="5824" w:author="Jan Kelemen" w:date="2016-01-20T17:07:00Z">
            <w:rPr/>
          </w:rPrChange>
        </w:rPr>
        <w:fldChar w:fldCharType="begin"/>
      </w:r>
      <w:r w:rsidR="00D9128D" w:rsidRPr="0020295F">
        <w:rPr>
          <w:rPrChange w:id="5825" w:author="Jan Kelemen" w:date="2016-01-20T17:07:00Z">
            <w:rPr/>
          </w:rPrChange>
        </w:rPr>
        <w:instrText xml:space="preserve"> HYPERLINK "https://moodle.fer.hr" </w:instrText>
      </w:r>
      <w:r w:rsidR="00D9128D" w:rsidRPr="0020295F">
        <w:rPr>
          <w:rPrChange w:id="5826" w:author="Jan Kelemen" w:date="2016-01-20T17:07:00Z">
            <w:rPr/>
          </w:rPrChange>
        </w:rPr>
        <w:fldChar w:fldCharType="separate"/>
      </w:r>
      <w:r w:rsidRPr="0020295F">
        <w:rPr>
          <w:rStyle w:val="Hyperlink"/>
          <w:szCs w:val="24"/>
          <w:rPrChange w:id="5827" w:author="Jan Kelemen" w:date="2016-01-20T17:07:00Z">
            <w:rPr>
              <w:rStyle w:val="Hyperlink"/>
              <w:szCs w:val="24"/>
            </w:rPr>
          </w:rPrChange>
        </w:rPr>
        <w:t>https://moodle.fer.hr</w:t>
      </w:r>
      <w:r w:rsidR="00D9128D" w:rsidRPr="0020295F">
        <w:rPr>
          <w:rStyle w:val="Hyperlink"/>
          <w:szCs w:val="24"/>
          <w:rPrChange w:id="5828" w:author="Jan Kelemen" w:date="2016-01-20T17:07:00Z">
            <w:rPr>
              <w:rStyle w:val="Hyperlink"/>
              <w:szCs w:val="24"/>
            </w:rPr>
          </w:rPrChange>
        </w:rPr>
        <w:fldChar w:fldCharType="end"/>
      </w:r>
    </w:p>
    <w:p w14:paraId="701E1C5F" w14:textId="77777777" w:rsidR="00BA61C9" w:rsidRPr="0020295F" w:rsidRDefault="00BA61C9" w:rsidP="00440E76">
      <w:pPr>
        <w:pStyle w:val="Normal4"/>
        <w:numPr>
          <w:ilvl w:val="0"/>
          <w:numId w:val="61"/>
        </w:numPr>
        <w:spacing w:line="360" w:lineRule="auto"/>
        <w:ind w:left="357" w:hanging="356"/>
        <w:rPr>
          <w:szCs w:val="24"/>
          <w:rPrChange w:id="5829" w:author="Jan Kelemen" w:date="2016-01-20T17:07:00Z">
            <w:rPr>
              <w:szCs w:val="24"/>
            </w:rPr>
          </w:rPrChange>
        </w:rPr>
      </w:pPr>
      <w:r w:rsidRPr="0020295F">
        <w:rPr>
          <w:szCs w:val="24"/>
          <w:rPrChange w:id="5830" w:author="Jan Kelemen" w:date="2016-01-20T17:07:00Z">
            <w:rPr>
              <w:szCs w:val="24"/>
            </w:rPr>
          </w:rPrChange>
        </w:rPr>
        <w:t>Jović, Horvat, Grudenić, „UML-dijagrami: Zbirka primjera i riješenih zadataka”, sveučilišni priručnik, FER, Zagreb, 2013.</w:t>
      </w:r>
    </w:p>
    <w:p w14:paraId="22008BCA" w14:textId="77777777" w:rsidR="00BA61C9" w:rsidRPr="0020295F" w:rsidRDefault="00BA61C9" w:rsidP="00440E76">
      <w:pPr>
        <w:pStyle w:val="Normal4"/>
        <w:numPr>
          <w:ilvl w:val="0"/>
          <w:numId w:val="61"/>
        </w:numPr>
        <w:spacing w:line="360" w:lineRule="auto"/>
        <w:ind w:left="357" w:hanging="356"/>
        <w:rPr>
          <w:rStyle w:val="Hyperlink"/>
          <w:color w:val="000000"/>
          <w:szCs w:val="24"/>
          <w:u w:val="none"/>
          <w:rPrChange w:id="5831" w:author="Jan Kelemen" w:date="2016-01-20T17:07:00Z">
            <w:rPr>
              <w:rStyle w:val="Hyperlink"/>
              <w:color w:val="000000"/>
              <w:szCs w:val="24"/>
              <w:u w:val="none"/>
            </w:rPr>
          </w:rPrChange>
        </w:rPr>
      </w:pPr>
      <w:r w:rsidRPr="0020295F">
        <w:rPr>
          <w:szCs w:val="24"/>
          <w:rPrChange w:id="5832" w:author="Jan Kelemen" w:date="2016-01-20T17:07:00Z">
            <w:rPr>
              <w:szCs w:val="24"/>
            </w:rPr>
          </w:rPrChange>
        </w:rPr>
        <w:t xml:space="preserve">Interna skripta „Procesi programskog inženjerstva”, FER, </w:t>
      </w:r>
      <w:r w:rsidR="00D9128D" w:rsidRPr="0020295F">
        <w:rPr>
          <w:rPrChange w:id="5833" w:author="Jan Kelemen" w:date="2016-01-20T17:07:00Z">
            <w:rPr/>
          </w:rPrChange>
        </w:rPr>
        <w:fldChar w:fldCharType="begin"/>
      </w:r>
      <w:r w:rsidR="00D9128D" w:rsidRPr="0020295F">
        <w:rPr>
          <w:rPrChange w:id="5834" w:author="Jan Kelemen" w:date="2016-01-20T17:07:00Z">
            <w:rPr/>
          </w:rPrChange>
        </w:rPr>
        <w:instrText xml:space="preserve"> HYPERLINK "http://www.fer.unizg.hr/predmet/opp" </w:instrText>
      </w:r>
      <w:r w:rsidR="00D9128D" w:rsidRPr="0020295F">
        <w:rPr>
          <w:rPrChange w:id="5835" w:author="Jan Kelemen" w:date="2016-01-20T17:07:00Z">
            <w:rPr/>
          </w:rPrChange>
        </w:rPr>
        <w:fldChar w:fldCharType="separate"/>
      </w:r>
      <w:r w:rsidRPr="0020295F">
        <w:rPr>
          <w:rStyle w:val="Hyperlink"/>
          <w:szCs w:val="24"/>
          <w:rPrChange w:id="5836" w:author="Jan Kelemen" w:date="2016-01-20T17:07:00Z">
            <w:rPr>
              <w:rStyle w:val="Hyperlink"/>
              <w:szCs w:val="24"/>
            </w:rPr>
          </w:rPrChange>
        </w:rPr>
        <w:t>http://www.fer.unizg.hr/predmet/opp</w:t>
      </w:r>
      <w:r w:rsidR="00D9128D" w:rsidRPr="0020295F">
        <w:rPr>
          <w:rStyle w:val="Hyperlink"/>
          <w:szCs w:val="24"/>
          <w:rPrChange w:id="5837" w:author="Jan Kelemen" w:date="2016-01-20T17:07:00Z">
            <w:rPr>
              <w:rStyle w:val="Hyperlink"/>
              <w:szCs w:val="24"/>
            </w:rPr>
          </w:rPrChange>
        </w:rPr>
        <w:fldChar w:fldCharType="end"/>
      </w:r>
    </w:p>
    <w:p w14:paraId="215F9952" w14:textId="4A7F3D1A" w:rsidR="00CA4D0E" w:rsidRPr="0020295F" w:rsidRDefault="00CA4D0E" w:rsidP="00440E76">
      <w:pPr>
        <w:pStyle w:val="Normal4"/>
        <w:numPr>
          <w:ilvl w:val="0"/>
          <w:numId w:val="61"/>
        </w:numPr>
        <w:spacing w:line="360" w:lineRule="auto"/>
        <w:ind w:left="357" w:hanging="356"/>
        <w:rPr>
          <w:szCs w:val="24"/>
          <w:rPrChange w:id="5838" w:author="Jan Kelemen" w:date="2016-01-20T17:07:00Z">
            <w:rPr>
              <w:szCs w:val="24"/>
            </w:rPr>
          </w:rPrChange>
        </w:rPr>
      </w:pPr>
      <w:r w:rsidRPr="0020295F">
        <w:rPr>
          <w:szCs w:val="24"/>
          <w:rPrChange w:id="5839" w:author="Jan Kelemen" w:date="2016-01-20T17:07:00Z">
            <w:rPr>
              <w:szCs w:val="24"/>
            </w:rPr>
          </w:rPrChange>
        </w:rPr>
        <w:t xml:space="preserve">Astah.net: UML and Modeling Tools, </w:t>
      </w:r>
      <w:r w:rsidR="00D9128D" w:rsidRPr="0020295F">
        <w:rPr>
          <w:rPrChange w:id="5840" w:author="Jan Kelemen" w:date="2016-01-20T17:07:00Z">
            <w:rPr/>
          </w:rPrChange>
        </w:rPr>
        <w:fldChar w:fldCharType="begin"/>
      </w:r>
      <w:r w:rsidR="00D9128D" w:rsidRPr="0020295F">
        <w:rPr>
          <w:rPrChange w:id="5841" w:author="Jan Kelemen" w:date="2016-01-20T17:07:00Z">
            <w:rPr/>
          </w:rPrChange>
        </w:rPr>
        <w:instrText xml:space="preserve"> HYPERLINK "http://astah.net/" </w:instrText>
      </w:r>
      <w:r w:rsidR="00D9128D" w:rsidRPr="0020295F">
        <w:rPr>
          <w:rPrChange w:id="5842" w:author="Jan Kelemen" w:date="2016-01-20T17:07:00Z">
            <w:rPr/>
          </w:rPrChange>
        </w:rPr>
        <w:fldChar w:fldCharType="separate"/>
      </w:r>
      <w:r w:rsidRPr="0020295F">
        <w:rPr>
          <w:rStyle w:val="Hyperlink"/>
          <w:szCs w:val="24"/>
          <w:rPrChange w:id="5843" w:author="Jan Kelemen" w:date="2016-01-20T17:07:00Z">
            <w:rPr>
              <w:rStyle w:val="Hyperlink"/>
              <w:szCs w:val="24"/>
            </w:rPr>
          </w:rPrChange>
        </w:rPr>
        <w:t>http://astah.net/</w:t>
      </w:r>
      <w:r w:rsidR="00D9128D" w:rsidRPr="0020295F">
        <w:rPr>
          <w:rStyle w:val="Hyperlink"/>
          <w:szCs w:val="24"/>
          <w:rPrChange w:id="5844" w:author="Jan Kelemen" w:date="2016-01-20T17:07:00Z">
            <w:rPr>
              <w:rStyle w:val="Hyperlink"/>
              <w:szCs w:val="24"/>
            </w:rPr>
          </w:rPrChange>
        </w:rPr>
        <w:fldChar w:fldCharType="end"/>
      </w:r>
      <w:r w:rsidRPr="0020295F">
        <w:rPr>
          <w:szCs w:val="24"/>
          <w:rPrChange w:id="5845" w:author="Jan Kelemen" w:date="2016-01-20T17:07:00Z">
            <w:rPr>
              <w:szCs w:val="24"/>
            </w:rPr>
          </w:rPrChange>
        </w:rPr>
        <w:t xml:space="preserve"> </w:t>
      </w:r>
    </w:p>
    <w:p w14:paraId="6E75CE11" w14:textId="046A6E5A" w:rsidR="00CA4D0E" w:rsidRPr="0020295F" w:rsidRDefault="00CA4D0E" w:rsidP="00440E76">
      <w:pPr>
        <w:pStyle w:val="Normal4"/>
        <w:numPr>
          <w:ilvl w:val="0"/>
          <w:numId w:val="61"/>
        </w:numPr>
        <w:spacing w:line="360" w:lineRule="auto"/>
        <w:ind w:left="357" w:hanging="356"/>
        <w:rPr>
          <w:szCs w:val="24"/>
          <w:rPrChange w:id="5846" w:author="Jan Kelemen" w:date="2016-01-20T17:07:00Z">
            <w:rPr>
              <w:szCs w:val="24"/>
            </w:rPr>
          </w:rPrChange>
        </w:rPr>
      </w:pPr>
      <w:r w:rsidRPr="0020295F">
        <w:rPr>
          <w:szCs w:val="24"/>
          <w:rPrChange w:id="5847" w:author="Jan Kelemen" w:date="2016-01-20T17:07:00Z">
            <w:rPr>
              <w:szCs w:val="24"/>
            </w:rPr>
          </w:rPrChange>
        </w:rPr>
        <w:t xml:space="preserve">Getting Started – ASP.NET MVC, </w:t>
      </w:r>
      <w:r w:rsidR="00D9128D" w:rsidRPr="0020295F">
        <w:rPr>
          <w:rPrChange w:id="5848" w:author="Jan Kelemen" w:date="2016-01-20T17:07:00Z">
            <w:rPr/>
          </w:rPrChange>
        </w:rPr>
        <w:fldChar w:fldCharType="begin"/>
      </w:r>
      <w:r w:rsidR="00D9128D" w:rsidRPr="0020295F">
        <w:rPr>
          <w:rPrChange w:id="5849" w:author="Jan Kelemen" w:date="2016-01-20T17:07:00Z">
            <w:rPr/>
          </w:rPrChange>
        </w:rPr>
        <w:instrText xml:space="preserve"> HYPERLINK "http://www.asp.net/mvc" </w:instrText>
      </w:r>
      <w:r w:rsidR="00D9128D" w:rsidRPr="0020295F">
        <w:rPr>
          <w:rPrChange w:id="5850" w:author="Jan Kelemen" w:date="2016-01-20T17:07:00Z">
            <w:rPr/>
          </w:rPrChange>
        </w:rPr>
        <w:fldChar w:fldCharType="separate"/>
      </w:r>
      <w:r w:rsidRPr="0020295F">
        <w:rPr>
          <w:rPrChange w:id="5851" w:author="Jan Kelemen" w:date="2016-01-20T17:07:00Z">
            <w:rPr/>
          </w:rPrChange>
        </w:rPr>
        <w:t>http://www.asp.net/mvc</w:t>
      </w:r>
      <w:r w:rsidR="00D9128D" w:rsidRPr="0020295F">
        <w:rPr>
          <w:rPrChange w:id="5852" w:author="Jan Kelemen" w:date="2016-01-20T17:07:00Z">
            <w:rPr/>
          </w:rPrChange>
        </w:rPr>
        <w:fldChar w:fldCharType="end"/>
      </w:r>
      <w:r w:rsidR="00440E76" w:rsidRPr="0020295F">
        <w:rPr>
          <w:rPrChange w:id="5853" w:author="Jan Kelemen" w:date="2016-01-20T17:07:00Z">
            <w:rPr/>
          </w:rPrChange>
        </w:rPr>
        <w:t xml:space="preserve"> </w:t>
      </w:r>
      <w:r w:rsidRPr="0020295F">
        <w:rPr>
          <w:szCs w:val="24"/>
          <w:rPrChange w:id="5854" w:author="Jan Kelemen" w:date="2016-01-20T17:07:00Z">
            <w:rPr>
              <w:szCs w:val="24"/>
            </w:rPr>
          </w:rPrChange>
        </w:rPr>
        <w:t xml:space="preserve"> </w:t>
      </w:r>
    </w:p>
    <w:p w14:paraId="33672C95" w14:textId="3C17FBFA" w:rsidR="00440E76" w:rsidRPr="0020295F" w:rsidRDefault="00440E76" w:rsidP="00440E76">
      <w:pPr>
        <w:pStyle w:val="Normal4"/>
        <w:numPr>
          <w:ilvl w:val="0"/>
          <w:numId w:val="61"/>
        </w:numPr>
        <w:tabs>
          <w:tab w:val="left" w:pos="360"/>
        </w:tabs>
        <w:spacing w:line="360" w:lineRule="auto"/>
        <w:ind w:hanging="360"/>
        <w:rPr>
          <w:szCs w:val="24"/>
          <w:rPrChange w:id="5855" w:author="Jan Kelemen" w:date="2016-01-20T17:07:00Z">
            <w:rPr>
              <w:szCs w:val="24"/>
            </w:rPr>
          </w:rPrChange>
        </w:rPr>
      </w:pPr>
      <w:r w:rsidRPr="0020295F">
        <w:rPr>
          <w:szCs w:val="24"/>
          <w:rPrChange w:id="5856" w:author="Jan Kelemen" w:date="2016-01-20T17:07:00Z">
            <w:rPr>
              <w:szCs w:val="24"/>
            </w:rPr>
          </w:rPrChange>
        </w:rPr>
        <w:t xml:space="preserve">UML basics: The sequence diagram, </w:t>
      </w:r>
      <w:r w:rsidR="00D9128D" w:rsidRPr="0020295F">
        <w:rPr>
          <w:rPrChange w:id="5857" w:author="Jan Kelemen" w:date="2016-01-20T17:07:00Z">
            <w:rPr/>
          </w:rPrChange>
        </w:rPr>
        <w:fldChar w:fldCharType="begin"/>
      </w:r>
      <w:r w:rsidR="00D9128D" w:rsidRPr="0020295F">
        <w:rPr>
          <w:rPrChange w:id="5858" w:author="Jan Kelemen" w:date="2016-01-20T17:07:00Z">
            <w:rPr/>
          </w:rPrChange>
        </w:rPr>
        <w:instrText xml:space="preserve"> HYPERLINK "http://www.ibm.com/developerworks/rational/library/3101.html" </w:instrText>
      </w:r>
      <w:r w:rsidR="00D9128D" w:rsidRPr="0020295F">
        <w:rPr>
          <w:rPrChange w:id="5859" w:author="Jan Kelemen" w:date="2016-01-20T17:07:00Z">
            <w:rPr/>
          </w:rPrChange>
        </w:rPr>
        <w:fldChar w:fldCharType="separate"/>
      </w:r>
      <w:r w:rsidRPr="0020295F">
        <w:rPr>
          <w:rStyle w:val="Hyperlink"/>
          <w:szCs w:val="24"/>
          <w:rPrChange w:id="5860" w:author="Jan Kelemen" w:date="2016-01-20T17:07:00Z">
            <w:rPr>
              <w:rStyle w:val="Hyperlink"/>
              <w:szCs w:val="24"/>
            </w:rPr>
          </w:rPrChange>
        </w:rPr>
        <w:t>http://www.ibm.com/developerworks/rational/library/3101.html</w:t>
      </w:r>
      <w:r w:rsidR="00D9128D" w:rsidRPr="0020295F">
        <w:rPr>
          <w:rStyle w:val="Hyperlink"/>
          <w:szCs w:val="24"/>
          <w:rPrChange w:id="5861" w:author="Jan Kelemen" w:date="2016-01-20T17:07:00Z">
            <w:rPr>
              <w:rStyle w:val="Hyperlink"/>
              <w:szCs w:val="24"/>
            </w:rPr>
          </w:rPrChange>
        </w:rPr>
        <w:fldChar w:fldCharType="end"/>
      </w:r>
      <w:r w:rsidRPr="0020295F">
        <w:rPr>
          <w:szCs w:val="24"/>
          <w:rPrChange w:id="5862" w:author="Jan Kelemen" w:date="2016-01-20T17:07:00Z">
            <w:rPr>
              <w:szCs w:val="24"/>
            </w:rPr>
          </w:rPrChange>
        </w:rPr>
        <w:t xml:space="preserve"> </w:t>
      </w:r>
    </w:p>
    <w:p w14:paraId="0CD30046" w14:textId="503383A3" w:rsidR="00440E76" w:rsidRPr="0020295F" w:rsidRDefault="00440E76" w:rsidP="00440E76">
      <w:pPr>
        <w:pStyle w:val="Normal4"/>
        <w:numPr>
          <w:ilvl w:val="0"/>
          <w:numId w:val="61"/>
        </w:numPr>
        <w:tabs>
          <w:tab w:val="left" w:pos="360"/>
        </w:tabs>
        <w:spacing w:line="360" w:lineRule="auto"/>
        <w:ind w:hanging="360"/>
        <w:rPr>
          <w:szCs w:val="24"/>
          <w:rPrChange w:id="5863" w:author="Jan Kelemen" w:date="2016-01-20T17:07:00Z">
            <w:rPr>
              <w:szCs w:val="24"/>
            </w:rPr>
          </w:rPrChange>
        </w:rPr>
      </w:pPr>
      <w:r w:rsidRPr="0020295F">
        <w:rPr>
          <w:szCs w:val="24"/>
          <w:rPrChange w:id="5864" w:author="Jan Kelemen" w:date="2016-01-20T17:07:00Z">
            <w:rPr>
              <w:szCs w:val="24"/>
            </w:rPr>
          </w:rPrChange>
        </w:rPr>
        <w:t xml:space="preserve">UML Sequence Diagrams: A Quick Introduction, </w:t>
      </w:r>
      <w:r w:rsidR="00D9128D" w:rsidRPr="0020295F">
        <w:rPr>
          <w:rPrChange w:id="5865" w:author="Jan Kelemen" w:date="2016-01-20T17:07:00Z">
            <w:rPr/>
          </w:rPrChange>
        </w:rPr>
        <w:fldChar w:fldCharType="begin"/>
      </w:r>
      <w:r w:rsidR="00D9128D" w:rsidRPr="0020295F">
        <w:rPr>
          <w:rPrChange w:id="5866" w:author="Jan Kelemen" w:date="2016-01-20T17:07:00Z">
            <w:rPr/>
          </w:rPrChange>
        </w:rPr>
        <w:instrText xml:space="preserve"> HYPERLINK "http://www.tracemodeler.com/articles/a_quick_introduction_to_uml_sequence_diagrams/" </w:instrText>
      </w:r>
      <w:r w:rsidR="00D9128D" w:rsidRPr="0020295F">
        <w:rPr>
          <w:rPrChange w:id="5867" w:author="Jan Kelemen" w:date="2016-01-20T17:07:00Z">
            <w:rPr/>
          </w:rPrChange>
        </w:rPr>
        <w:fldChar w:fldCharType="separate"/>
      </w:r>
      <w:r w:rsidRPr="0020295F">
        <w:rPr>
          <w:rStyle w:val="Hyperlink"/>
          <w:szCs w:val="24"/>
          <w:rPrChange w:id="5868" w:author="Jan Kelemen" w:date="2016-01-20T17:07:00Z">
            <w:rPr>
              <w:rStyle w:val="Hyperlink"/>
              <w:szCs w:val="24"/>
            </w:rPr>
          </w:rPrChange>
        </w:rPr>
        <w:t>http://www.tracemodeler.com/articles/a_quick_introduction_to_uml_sequence_diagrams/</w:t>
      </w:r>
      <w:r w:rsidR="00D9128D" w:rsidRPr="0020295F">
        <w:rPr>
          <w:rStyle w:val="Hyperlink"/>
          <w:szCs w:val="24"/>
          <w:rPrChange w:id="5869" w:author="Jan Kelemen" w:date="2016-01-20T17:07:00Z">
            <w:rPr>
              <w:rStyle w:val="Hyperlink"/>
              <w:szCs w:val="24"/>
            </w:rPr>
          </w:rPrChange>
        </w:rPr>
        <w:fldChar w:fldCharType="end"/>
      </w:r>
      <w:r w:rsidRPr="0020295F">
        <w:rPr>
          <w:szCs w:val="24"/>
          <w:rPrChange w:id="5870" w:author="Jan Kelemen" w:date="2016-01-20T17:07:00Z">
            <w:rPr>
              <w:szCs w:val="24"/>
            </w:rPr>
          </w:rPrChange>
        </w:rPr>
        <w:t xml:space="preserve"> </w:t>
      </w:r>
    </w:p>
    <w:p w14:paraId="3C2905DF" w14:textId="77777777" w:rsidR="00440E76" w:rsidRPr="0020295F" w:rsidRDefault="00440E76" w:rsidP="00440E76">
      <w:pPr>
        <w:pStyle w:val="Normal4"/>
        <w:tabs>
          <w:tab w:val="left" w:pos="360"/>
        </w:tabs>
        <w:spacing w:line="360" w:lineRule="auto"/>
        <w:ind w:left="360"/>
        <w:rPr>
          <w:szCs w:val="24"/>
          <w:rPrChange w:id="5871" w:author="Jan Kelemen" w:date="2016-01-20T17:07:00Z">
            <w:rPr>
              <w:szCs w:val="24"/>
            </w:rPr>
          </w:rPrChange>
        </w:rPr>
      </w:pPr>
    </w:p>
    <w:p w14:paraId="5CD2D1EE" w14:textId="77777777" w:rsidR="00440E76" w:rsidRPr="0020295F" w:rsidRDefault="00440E76" w:rsidP="00440E76">
      <w:pPr>
        <w:pStyle w:val="Normal4"/>
        <w:spacing w:line="360" w:lineRule="auto"/>
        <w:ind w:left="357"/>
        <w:jc w:val="both"/>
        <w:rPr>
          <w:szCs w:val="24"/>
          <w:rPrChange w:id="5872" w:author="Jan Kelemen" w:date="2016-01-20T17:07:00Z">
            <w:rPr>
              <w:szCs w:val="24"/>
            </w:rPr>
          </w:rPrChange>
        </w:rPr>
      </w:pPr>
    </w:p>
    <w:p w14:paraId="473F6D4D" w14:textId="6626E71F" w:rsidR="00440E76" w:rsidRPr="0020295F" w:rsidRDefault="00440E76" w:rsidP="00440E76">
      <w:pPr>
        <w:pStyle w:val="Normal4"/>
        <w:spacing w:line="360" w:lineRule="auto"/>
        <w:jc w:val="both"/>
        <w:rPr>
          <w:szCs w:val="24"/>
          <w:rPrChange w:id="5873" w:author="Jan Kelemen" w:date="2016-01-20T17:07:00Z">
            <w:rPr>
              <w:szCs w:val="24"/>
            </w:rPr>
          </w:rPrChange>
        </w:rPr>
      </w:pPr>
    </w:p>
    <w:p w14:paraId="2840FF56" w14:textId="77777777" w:rsidR="00937DF5" w:rsidRPr="0020295F" w:rsidRDefault="00937DF5" w:rsidP="007B2935">
      <w:pPr>
        <w:pStyle w:val="Heading1"/>
        <w:numPr>
          <w:ilvl w:val="0"/>
          <w:numId w:val="0"/>
        </w:numPr>
        <w:ind w:left="432" w:hanging="432"/>
        <w:rPr>
          <w:b w:val="0"/>
          <w:rPrChange w:id="5874" w:author="Jan Kelemen" w:date="2016-01-20T17:07:00Z">
            <w:rPr/>
          </w:rPrChange>
        </w:rPr>
      </w:pPr>
      <w:r w:rsidRPr="0020295F">
        <w:rPr>
          <w:rFonts w:ascii="Arial" w:eastAsia="Arial" w:hAnsi="Arial" w:cs="Arial"/>
          <w:b w:val="0"/>
          <w:rPrChange w:id="5875" w:author="Jan Kelemen" w:date="2016-01-20T17:07:00Z">
            <w:rPr>
              <w:rFonts w:ascii="Arial" w:eastAsia="Arial" w:hAnsi="Arial" w:cs="Arial"/>
            </w:rPr>
          </w:rPrChange>
        </w:rPr>
        <w:br w:type="page"/>
      </w:r>
      <w:bookmarkStart w:id="5876" w:name="_Toc431806064"/>
      <w:bookmarkStart w:id="5877" w:name="_Toc441072982"/>
      <w:r w:rsidRPr="0020295F">
        <w:rPr>
          <w:b w:val="0"/>
          <w:rPrChange w:id="5878" w:author="Jan Kelemen" w:date="2016-01-20T17:07:00Z">
            <w:rPr/>
          </w:rPrChange>
        </w:rPr>
        <w:lastRenderedPageBreak/>
        <w:t>Dodatak A: Indeks (slika, dijagrama, tablica, ispisa kôda)</w:t>
      </w:r>
      <w:bookmarkEnd w:id="5876"/>
      <w:bookmarkEnd w:id="5877"/>
    </w:p>
    <w:p w14:paraId="0D9CDF60" w14:textId="77777777" w:rsidR="0020295F" w:rsidRPr="0020295F" w:rsidRDefault="00323742">
      <w:pPr>
        <w:pStyle w:val="TableofFigures"/>
        <w:tabs>
          <w:tab w:val="right" w:leader="dot" w:pos="9062"/>
        </w:tabs>
        <w:rPr>
          <w:ins w:id="5879" w:author="Jan Kelemen" w:date="2016-01-20T17:06:00Z"/>
          <w:rFonts w:asciiTheme="minorHAnsi" w:eastAsiaTheme="minorEastAsia" w:hAnsiTheme="minorHAnsi" w:cstheme="minorBidi"/>
          <w:noProof/>
          <w:color w:val="auto"/>
          <w:sz w:val="22"/>
          <w:szCs w:val="22"/>
          <w:rPrChange w:id="5880" w:author="Jan Kelemen" w:date="2016-01-20T17:07:00Z">
            <w:rPr>
              <w:ins w:id="5881" w:author="Jan Kelemen" w:date="2016-01-20T17:06:00Z"/>
              <w:rFonts w:asciiTheme="minorHAnsi" w:eastAsiaTheme="minorEastAsia" w:hAnsiTheme="minorHAnsi" w:cstheme="minorBidi"/>
              <w:noProof/>
              <w:color w:val="auto"/>
              <w:sz w:val="22"/>
              <w:szCs w:val="22"/>
            </w:rPr>
          </w:rPrChange>
        </w:rPr>
      </w:pPr>
      <w:r w:rsidRPr="0020295F">
        <w:rPr>
          <w:rFonts w:ascii="Arial" w:eastAsia="Arial" w:hAnsi="Arial" w:cs="Arial"/>
          <w:i/>
          <w:sz w:val="20"/>
          <w:rPrChange w:id="5882" w:author="Jan Kelemen" w:date="2016-01-20T17:07:00Z">
            <w:rPr>
              <w:rFonts w:ascii="Arial" w:eastAsia="Arial" w:hAnsi="Arial" w:cs="Arial"/>
              <w:i/>
              <w:sz w:val="20"/>
            </w:rPr>
          </w:rPrChange>
        </w:rPr>
        <w:fldChar w:fldCharType="begin"/>
      </w:r>
      <w:r w:rsidRPr="0020295F">
        <w:rPr>
          <w:rFonts w:ascii="Arial" w:eastAsia="Arial" w:hAnsi="Arial" w:cs="Arial"/>
          <w:i/>
          <w:sz w:val="20"/>
          <w:rPrChange w:id="5883" w:author="Jan Kelemen" w:date="2016-01-20T17:07:00Z">
            <w:rPr>
              <w:rFonts w:ascii="Arial" w:eastAsia="Arial" w:hAnsi="Arial" w:cs="Arial"/>
              <w:i/>
              <w:sz w:val="20"/>
            </w:rPr>
          </w:rPrChange>
        </w:rPr>
        <w:instrText xml:space="preserve"> TOC \h \z \c "Slika" </w:instrText>
      </w:r>
      <w:r w:rsidRPr="0020295F">
        <w:rPr>
          <w:rFonts w:ascii="Arial" w:eastAsia="Arial" w:hAnsi="Arial" w:cs="Arial"/>
          <w:i/>
          <w:sz w:val="20"/>
          <w:rPrChange w:id="5884" w:author="Jan Kelemen" w:date="2016-01-20T17:07:00Z">
            <w:rPr>
              <w:rFonts w:ascii="Arial" w:eastAsia="Arial" w:hAnsi="Arial" w:cs="Arial"/>
              <w:i/>
              <w:sz w:val="20"/>
            </w:rPr>
          </w:rPrChange>
        </w:rPr>
        <w:fldChar w:fldCharType="separate"/>
      </w:r>
      <w:ins w:id="5885" w:author="Jan Kelemen" w:date="2016-01-20T17:06:00Z">
        <w:r w:rsidR="0020295F" w:rsidRPr="0020295F">
          <w:rPr>
            <w:rStyle w:val="Hyperlink"/>
            <w:noProof/>
            <w:rPrChange w:id="5886" w:author="Jan Kelemen" w:date="2016-01-20T17:07:00Z">
              <w:rPr>
                <w:rStyle w:val="Hyperlink"/>
                <w:noProof/>
              </w:rPr>
            </w:rPrChange>
          </w:rPr>
          <w:fldChar w:fldCharType="begin"/>
        </w:r>
        <w:r w:rsidR="0020295F" w:rsidRPr="0020295F">
          <w:rPr>
            <w:rStyle w:val="Hyperlink"/>
            <w:noProof/>
            <w:rPrChange w:id="5887" w:author="Jan Kelemen" w:date="2016-01-20T17:07:00Z">
              <w:rPr>
                <w:rStyle w:val="Hyperlink"/>
                <w:noProof/>
              </w:rPr>
            </w:rPrChange>
          </w:rPr>
          <w:instrText xml:space="preserve"> </w:instrText>
        </w:r>
        <w:r w:rsidR="0020295F" w:rsidRPr="0020295F">
          <w:rPr>
            <w:noProof/>
            <w:rPrChange w:id="5888" w:author="Jan Kelemen" w:date="2016-01-20T17:07:00Z">
              <w:rPr>
                <w:noProof/>
              </w:rPr>
            </w:rPrChange>
          </w:rPr>
          <w:instrText>HYPERLINK \l "_Toc441072907"</w:instrText>
        </w:r>
        <w:r w:rsidR="0020295F" w:rsidRPr="0020295F">
          <w:rPr>
            <w:rStyle w:val="Hyperlink"/>
            <w:noProof/>
            <w:rPrChange w:id="5889" w:author="Jan Kelemen" w:date="2016-01-20T17:07:00Z">
              <w:rPr>
                <w:rStyle w:val="Hyperlink"/>
                <w:noProof/>
              </w:rPr>
            </w:rPrChange>
          </w:rPr>
          <w:instrText xml:space="preserve"> </w:instrText>
        </w:r>
        <w:r w:rsidR="0020295F" w:rsidRPr="0020295F">
          <w:rPr>
            <w:rStyle w:val="Hyperlink"/>
            <w:noProof/>
            <w:rPrChange w:id="5890" w:author="Jan Kelemen" w:date="2016-01-20T17:07:00Z">
              <w:rPr>
                <w:rStyle w:val="Hyperlink"/>
                <w:noProof/>
              </w:rPr>
            </w:rPrChange>
          </w:rPr>
        </w:r>
        <w:r w:rsidR="0020295F" w:rsidRPr="0020295F">
          <w:rPr>
            <w:rStyle w:val="Hyperlink"/>
            <w:noProof/>
            <w:rPrChange w:id="5891" w:author="Jan Kelemen" w:date="2016-01-20T17:07:00Z">
              <w:rPr>
                <w:rStyle w:val="Hyperlink"/>
                <w:noProof/>
              </w:rPr>
            </w:rPrChange>
          </w:rPr>
          <w:fldChar w:fldCharType="separate"/>
        </w:r>
        <w:r w:rsidR="0020295F" w:rsidRPr="0020295F">
          <w:rPr>
            <w:rStyle w:val="Hyperlink"/>
            <w:noProof/>
            <w:rPrChange w:id="5892" w:author="Jan Kelemen" w:date="2016-01-20T17:07:00Z">
              <w:rPr>
                <w:rStyle w:val="Hyperlink"/>
                <w:noProof/>
              </w:rPr>
            </w:rPrChange>
          </w:rPr>
          <w:t>Slika 4.2</w:t>
        </w:r>
        <w:r w:rsidR="0020295F" w:rsidRPr="0020295F">
          <w:rPr>
            <w:rStyle w:val="Hyperlink"/>
            <w:noProof/>
            <w:rPrChange w:id="5893" w:author="Jan Kelemen" w:date="2016-01-20T17:07:00Z">
              <w:rPr>
                <w:rStyle w:val="Hyperlink"/>
                <w:noProof/>
              </w:rPr>
            </w:rPrChange>
          </w:rPr>
          <w:noBreakHyphen/>
          <w:t>1 Dijagram obrazaca uporabe sustava</w:t>
        </w:r>
        <w:r w:rsidR="0020295F" w:rsidRPr="0020295F">
          <w:rPr>
            <w:noProof/>
            <w:webHidden/>
            <w:rPrChange w:id="5894" w:author="Jan Kelemen" w:date="2016-01-20T17:07:00Z">
              <w:rPr>
                <w:noProof/>
                <w:webHidden/>
              </w:rPr>
            </w:rPrChange>
          </w:rPr>
          <w:tab/>
        </w:r>
        <w:r w:rsidR="0020295F" w:rsidRPr="0020295F">
          <w:rPr>
            <w:noProof/>
            <w:webHidden/>
            <w:rPrChange w:id="5895" w:author="Jan Kelemen" w:date="2016-01-20T17:07:00Z">
              <w:rPr>
                <w:noProof/>
                <w:webHidden/>
              </w:rPr>
            </w:rPrChange>
          </w:rPr>
          <w:fldChar w:fldCharType="begin"/>
        </w:r>
        <w:r w:rsidR="0020295F" w:rsidRPr="0020295F">
          <w:rPr>
            <w:noProof/>
            <w:webHidden/>
            <w:rPrChange w:id="5896" w:author="Jan Kelemen" w:date="2016-01-20T17:07:00Z">
              <w:rPr>
                <w:noProof/>
                <w:webHidden/>
              </w:rPr>
            </w:rPrChange>
          </w:rPr>
          <w:instrText xml:space="preserve"> PAGEREF _Toc441072907 \h </w:instrText>
        </w:r>
        <w:r w:rsidR="0020295F" w:rsidRPr="0020295F">
          <w:rPr>
            <w:noProof/>
            <w:webHidden/>
            <w:rPrChange w:id="5897" w:author="Jan Kelemen" w:date="2016-01-20T17:07:00Z">
              <w:rPr>
                <w:noProof/>
                <w:webHidden/>
              </w:rPr>
            </w:rPrChange>
          </w:rPr>
        </w:r>
      </w:ins>
      <w:r w:rsidR="0020295F" w:rsidRPr="0020295F">
        <w:rPr>
          <w:noProof/>
          <w:webHidden/>
          <w:rPrChange w:id="5898" w:author="Jan Kelemen" w:date="2016-01-20T17:07:00Z">
            <w:rPr>
              <w:noProof/>
              <w:webHidden/>
            </w:rPr>
          </w:rPrChange>
        </w:rPr>
        <w:fldChar w:fldCharType="separate"/>
      </w:r>
      <w:ins w:id="5899" w:author="Jan Kelemen" w:date="2016-01-20T17:06:00Z">
        <w:r w:rsidR="0020295F" w:rsidRPr="0020295F">
          <w:rPr>
            <w:noProof/>
            <w:webHidden/>
            <w:rPrChange w:id="5900" w:author="Jan Kelemen" w:date="2016-01-20T17:07:00Z">
              <w:rPr>
                <w:noProof/>
                <w:webHidden/>
              </w:rPr>
            </w:rPrChange>
          </w:rPr>
          <w:t>27</w:t>
        </w:r>
        <w:r w:rsidR="0020295F" w:rsidRPr="0020295F">
          <w:rPr>
            <w:noProof/>
            <w:webHidden/>
            <w:rPrChange w:id="5901" w:author="Jan Kelemen" w:date="2016-01-20T17:07:00Z">
              <w:rPr>
                <w:noProof/>
                <w:webHidden/>
              </w:rPr>
            </w:rPrChange>
          </w:rPr>
          <w:fldChar w:fldCharType="end"/>
        </w:r>
        <w:r w:rsidR="0020295F" w:rsidRPr="0020295F">
          <w:rPr>
            <w:rStyle w:val="Hyperlink"/>
            <w:noProof/>
            <w:rPrChange w:id="5902" w:author="Jan Kelemen" w:date="2016-01-20T17:07:00Z">
              <w:rPr>
                <w:rStyle w:val="Hyperlink"/>
                <w:noProof/>
              </w:rPr>
            </w:rPrChange>
          </w:rPr>
          <w:fldChar w:fldCharType="end"/>
        </w:r>
      </w:ins>
    </w:p>
    <w:p w14:paraId="56322C02" w14:textId="77777777" w:rsidR="0020295F" w:rsidRPr="0020295F" w:rsidRDefault="0020295F">
      <w:pPr>
        <w:pStyle w:val="TableofFigures"/>
        <w:tabs>
          <w:tab w:val="right" w:leader="dot" w:pos="9062"/>
        </w:tabs>
        <w:rPr>
          <w:ins w:id="5903" w:author="Jan Kelemen" w:date="2016-01-20T17:06:00Z"/>
          <w:rFonts w:asciiTheme="minorHAnsi" w:eastAsiaTheme="minorEastAsia" w:hAnsiTheme="minorHAnsi" w:cstheme="minorBidi"/>
          <w:noProof/>
          <w:color w:val="auto"/>
          <w:sz w:val="22"/>
          <w:szCs w:val="22"/>
          <w:rPrChange w:id="5904" w:author="Jan Kelemen" w:date="2016-01-20T17:07:00Z">
            <w:rPr>
              <w:ins w:id="5905" w:author="Jan Kelemen" w:date="2016-01-20T17:06:00Z"/>
              <w:rFonts w:asciiTheme="minorHAnsi" w:eastAsiaTheme="minorEastAsia" w:hAnsiTheme="minorHAnsi" w:cstheme="minorBidi"/>
              <w:noProof/>
              <w:color w:val="auto"/>
              <w:sz w:val="22"/>
              <w:szCs w:val="22"/>
            </w:rPr>
          </w:rPrChange>
        </w:rPr>
      </w:pPr>
      <w:ins w:id="5906" w:author="Jan Kelemen" w:date="2016-01-20T17:06:00Z">
        <w:r w:rsidRPr="0020295F">
          <w:rPr>
            <w:rStyle w:val="Hyperlink"/>
            <w:noProof/>
            <w:rPrChange w:id="5907" w:author="Jan Kelemen" w:date="2016-01-20T17:07:00Z">
              <w:rPr>
                <w:rStyle w:val="Hyperlink"/>
                <w:noProof/>
              </w:rPr>
            </w:rPrChange>
          </w:rPr>
          <w:fldChar w:fldCharType="begin"/>
        </w:r>
        <w:r w:rsidRPr="0020295F">
          <w:rPr>
            <w:rStyle w:val="Hyperlink"/>
            <w:noProof/>
            <w:rPrChange w:id="5908" w:author="Jan Kelemen" w:date="2016-01-20T17:07:00Z">
              <w:rPr>
                <w:rStyle w:val="Hyperlink"/>
                <w:noProof/>
              </w:rPr>
            </w:rPrChange>
          </w:rPr>
          <w:instrText xml:space="preserve"> </w:instrText>
        </w:r>
        <w:r w:rsidRPr="0020295F">
          <w:rPr>
            <w:noProof/>
            <w:rPrChange w:id="5909" w:author="Jan Kelemen" w:date="2016-01-20T17:07:00Z">
              <w:rPr>
                <w:noProof/>
              </w:rPr>
            </w:rPrChange>
          </w:rPr>
          <w:instrText>HYPERLINK \l "_Toc441072908"</w:instrText>
        </w:r>
        <w:r w:rsidRPr="0020295F">
          <w:rPr>
            <w:rStyle w:val="Hyperlink"/>
            <w:noProof/>
            <w:rPrChange w:id="5910" w:author="Jan Kelemen" w:date="2016-01-20T17:07:00Z">
              <w:rPr>
                <w:rStyle w:val="Hyperlink"/>
                <w:noProof/>
              </w:rPr>
            </w:rPrChange>
          </w:rPr>
          <w:instrText xml:space="preserve"> </w:instrText>
        </w:r>
        <w:r w:rsidRPr="0020295F">
          <w:rPr>
            <w:rStyle w:val="Hyperlink"/>
            <w:noProof/>
            <w:rPrChange w:id="5911" w:author="Jan Kelemen" w:date="2016-01-20T17:07:00Z">
              <w:rPr>
                <w:rStyle w:val="Hyperlink"/>
                <w:noProof/>
              </w:rPr>
            </w:rPrChange>
          </w:rPr>
        </w:r>
        <w:r w:rsidRPr="0020295F">
          <w:rPr>
            <w:rStyle w:val="Hyperlink"/>
            <w:noProof/>
            <w:rPrChange w:id="5912" w:author="Jan Kelemen" w:date="2016-01-20T17:07:00Z">
              <w:rPr>
                <w:rStyle w:val="Hyperlink"/>
                <w:noProof/>
              </w:rPr>
            </w:rPrChange>
          </w:rPr>
          <w:fldChar w:fldCharType="separate"/>
        </w:r>
        <w:r w:rsidRPr="0020295F">
          <w:rPr>
            <w:rStyle w:val="Hyperlink"/>
            <w:noProof/>
            <w:rPrChange w:id="5913" w:author="Jan Kelemen" w:date="2016-01-20T17:07:00Z">
              <w:rPr>
                <w:rStyle w:val="Hyperlink"/>
                <w:noProof/>
              </w:rPr>
            </w:rPrChange>
          </w:rPr>
          <w:t>Slika 4.2</w:t>
        </w:r>
        <w:r w:rsidRPr="0020295F">
          <w:rPr>
            <w:rStyle w:val="Hyperlink"/>
            <w:noProof/>
            <w:rPrChange w:id="5914" w:author="Jan Kelemen" w:date="2016-01-20T17:07:00Z">
              <w:rPr>
                <w:rStyle w:val="Hyperlink"/>
                <w:noProof/>
              </w:rPr>
            </w:rPrChange>
          </w:rPr>
          <w:noBreakHyphen/>
          <w:t>2 Dijagram obrazaca uporabe za narudžbu jela</w:t>
        </w:r>
        <w:r w:rsidRPr="0020295F">
          <w:rPr>
            <w:noProof/>
            <w:webHidden/>
            <w:rPrChange w:id="5915" w:author="Jan Kelemen" w:date="2016-01-20T17:07:00Z">
              <w:rPr>
                <w:noProof/>
                <w:webHidden/>
              </w:rPr>
            </w:rPrChange>
          </w:rPr>
          <w:tab/>
        </w:r>
        <w:r w:rsidRPr="0020295F">
          <w:rPr>
            <w:noProof/>
            <w:webHidden/>
            <w:rPrChange w:id="5916" w:author="Jan Kelemen" w:date="2016-01-20T17:07:00Z">
              <w:rPr>
                <w:noProof/>
                <w:webHidden/>
              </w:rPr>
            </w:rPrChange>
          </w:rPr>
          <w:fldChar w:fldCharType="begin"/>
        </w:r>
        <w:r w:rsidRPr="0020295F">
          <w:rPr>
            <w:noProof/>
            <w:webHidden/>
            <w:rPrChange w:id="5917" w:author="Jan Kelemen" w:date="2016-01-20T17:07:00Z">
              <w:rPr>
                <w:noProof/>
                <w:webHidden/>
              </w:rPr>
            </w:rPrChange>
          </w:rPr>
          <w:instrText xml:space="preserve"> PAGEREF _Toc441072908 \h </w:instrText>
        </w:r>
        <w:r w:rsidRPr="0020295F">
          <w:rPr>
            <w:noProof/>
            <w:webHidden/>
            <w:rPrChange w:id="5918" w:author="Jan Kelemen" w:date="2016-01-20T17:07:00Z">
              <w:rPr>
                <w:noProof/>
                <w:webHidden/>
              </w:rPr>
            </w:rPrChange>
          </w:rPr>
        </w:r>
      </w:ins>
      <w:r w:rsidRPr="0020295F">
        <w:rPr>
          <w:noProof/>
          <w:webHidden/>
          <w:rPrChange w:id="5919" w:author="Jan Kelemen" w:date="2016-01-20T17:07:00Z">
            <w:rPr>
              <w:noProof/>
              <w:webHidden/>
            </w:rPr>
          </w:rPrChange>
        </w:rPr>
        <w:fldChar w:fldCharType="separate"/>
      </w:r>
      <w:ins w:id="5920" w:author="Jan Kelemen" w:date="2016-01-20T17:06:00Z">
        <w:r w:rsidRPr="0020295F">
          <w:rPr>
            <w:noProof/>
            <w:webHidden/>
            <w:rPrChange w:id="5921" w:author="Jan Kelemen" w:date="2016-01-20T17:07:00Z">
              <w:rPr>
                <w:noProof/>
                <w:webHidden/>
              </w:rPr>
            </w:rPrChange>
          </w:rPr>
          <w:t>27</w:t>
        </w:r>
        <w:r w:rsidRPr="0020295F">
          <w:rPr>
            <w:noProof/>
            <w:webHidden/>
            <w:rPrChange w:id="5922" w:author="Jan Kelemen" w:date="2016-01-20T17:07:00Z">
              <w:rPr>
                <w:noProof/>
                <w:webHidden/>
              </w:rPr>
            </w:rPrChange>
          </w:rPr>
          <w:fldChar w:fldCharType="end"/>
        </w:r>
        <w:r w:rsidRPr="0020295F">
          <w:rPr>
            <w:rStyle w:val="Hyperlink"/>
            <w:noProof/>
            <w:rPrChange w:id="5923" w:author="Jan Kelemen" w:date="2016-01-20T17:07:00Z">
              <w:rPr>
                <w:rStyle w:val="Hyperlink"/>
                <w:noProof/>
              </w:rPr>
            </w:rPrChange>
          </w:rPr>
          <w:fldChar w:fldCharType="end"/>
        </w:r>
      </w:ins>
    </w:p>
    <w:p w14:paraId="5DCF232A" w14:textId="77777777" w:rsidR="0020295F" w:rsidRPr="0020295F" w:rsidRDefault="0020295F">
      <w:pPr>
        <w:pStyle w:val="TableofFigures"/>
        <w:tabs>
          <w:tab w:val="right" w:leader="dot" w:pos="9062"/>
        </w:tabs>
        <w:rPr>
          <w:ins w:id="5924" w:author="Jan Kelemen" w:date="2016-01-20T17:06:00Z"/>
          <w:rFonts w:asciiTheme="minorHAnsi" w:eastAsiaTheme="minorEastAsia" w:hAnsiTheme="minorHAnsi" w:cstheme="minorBidi"/>
          <w:noProof/>
          <w:color w:val="auto"/>
          <w:sz w:val="22"/>
          <w:szCs w:val="22"/>
          <w:rPrChange w:id="5925" w:author="Jan Kelemen" w:date="2016-01-20T17:07:00Z">
            <w:rPr>
              <w:ins w:id="5926" w:author="Jan Kelemen" w:date="2016-01-20T17:06:00Z"/>
              <w:rFonts w:asciiTheme="minorHAnsi" w:eastAsiaTheme="minorEastAsia" w:hAnsiTheme="minorHAnsi" w:cstheme="minorBidi"/>
              <w:noProof/>
              <w:color w:val="auto"/>
              <w:sz w:val="22"/>
              <w:szCs w:val="22"/>
            </w:rPr>
          </w:rPrChange>
        </w:rPr>
      </w:pPr>
      <w:ins w:id="5927" w:author="Jan Kelemen" w:date="2016-01-20T17:06:00Z">
        <w:r w:rsidRPr="0020295F">
          <w:rPr>
            <w:rStyle w:val="Hyperlink"/>
            <w:noProof/>
            <w:rPrChange w:id="5928" w:author="Jan Kelemen" w:date="2016-01-20T17:07:00Z">
              <w:rPr>
                <w:rStyle w:val="Hyperlink"/>
                <w:noProof/>
              </w:rPr>
            </w:rPrChange>
          </w:rPr>
          <w:fldChar w:fldCharType="begin"/>
        </w:r>
        <w:r w:rsidRPr="0020295F">
          <w:rPr>
            <w:rStyle w:val="Hyperlink"/>
            <w:noProof/>
            <w:rPrChange w:id="5929" w:author="Jan Kelemen" w:date="2016-01-20T17:07:00Z">
              <w:rPr>
                <w:rStyle w:val="Hyperlink"/>
                <w:noProof/>
              </w:rPr>
            </w:rPrChange>
          </w:rPr>
          <w:instrText xml:space="preserve"> </w:instrText>
        </w:r>
        <w:r w:rsidRPr="0020295F">
          <w:rPr>
            <w:noProof/>
            <w:rPrChange w:id="5930" w:author="Jan Kelemen" w:date="2016-01-20T17:07:00Z">
              <w:rPr>
                <w:noProof/>
              </w:rPr>
            </w:rPrChange>
          </w:rPr>
          <w:instrText>HYPERLINK \l "_Toc441072909"</w:instrText>
        </w:r>
        <w:r w:rsidRPr="0020295F">
          <w:rPr>
            <w:rStyle w:val="Hyperlink"/>
            <w:noProof/>
            <w:rPrChange w:id="5931" w:author="Jan Kelemen" w:date="2016-01-20T17:07:00Z">
              <w:rPr>
                <w:rStyle w:val="Hyperlink"/>
                <w:noProof/>
              </w:rPr>
            </w:rPrChange>
          </w:rPr>
          <w:instrText xml:space="preserve"> </w:instrText>
        </w:r>
        <w:r w:rsidRPr="0020295F">
          <w:rPr>
            <w:rStyle w:val="Hyperlink"/>
            <w:noProof/>
            <w:rPrChange w:id="5932" w:author="Jan Kelemen" w:date="2016-01-20T17:07:00Z">
              <w:rPr>
                <w:rStyle w:val="Hyperlink"/>
                <w:noProof/>
              </w:rPr>
            </w:rPrChange>
          </w:rPr>
        </w:r>
        <w:r w:rsidRPr="0020295F">
          <w:rPr>
            <w:rStyle w:val="Hyperlink"/>
            <w:noProof/>
            <w:rPrChange w:id="5933" w:author="Jan Kelemen" w:date="2016-01-20T17:07:00Z">
              <w:rPr>
                <w:rStyle w:val="Hyperlink"/>
                <w:noProof/>
              </w:rPr>
            </w:rPrChange>
          </w:rPr>
          <w:fldChar w:fldCharType="separate"/>
        </w:r>
        <w:r w:rsidRPr="0020295F">
          <w:rPr>
            <w:rStyle w:val="Hyperlink"/>
            <w:noProof/>
            <w:rPrChange w:id="5934" w:author="Jan Kelemen" w:date="2016-01-20T17:07:00Z">
              <w:rPr>
                <w:rStyle w:val="Hyperlink"/>
                <w:noProof/>
              </w:rPr>
            </w:rPrChange>
          </w:rPr>
          <w:t>Slika 4.2</w:t>
        </w:r>
        <w:r w:rsidRPr="0020295F">
          <w:rPr>
            <w:rStyle w:val="Hyperlink"/>
            <w:noProof/>
            <w:rPrChange w:id="5935" w:author="Jan Kelemen" w:date="2016-01-20T17:07:00Z">
              <w:rPr>
                <w:rStyle w:val="Hyperlink"/>
                <w:noProof/>
              </w:rPr>
            </w:rPrChange>
          </w:rPr>
          <w:noBreakHyphen/>
          <w:t>3 Dijagram obrazaca uporabe aktivnosti u košarici</w:t>
        </w:r>
        <w:r w:rsidRPr="0020295F">
          <w:rPr>
            <w:noProof/>
            <w:webHidden/>
            <w:rPrChange w:id="5936" w:author="Jan Kelemen" w:date="2016-01-20T17:07:00Z">
              <w:rPr>
                <w:noProof/>
                <w:webHidden/>
              </w:rPr>
            </w:rPrChange>
          </w:rPr>
          <w:tab/>
        </w:r>
        <w:r w:rsidRPr="0020295F">
          <w:rPr>
            <w:noProof/>
            <w:webHidden/>
            <w:rPrChange w:id="5937" w:author="Jan Kelemen" w:date="2016-01-20T17:07:00Z">
              <w:rPr>
                <w:noProof/>
                <w:webHidden/>
              </w:rPr>
            </w:rPrChange>
          </w:rPr>
          <w:fldChar w:fldCharType="begin"/>
        </w:r>
        <w:r w:rsidRPr="0020295F">
          <w:rPr>
            <w:noProof/>
            <w:webHidden/>
            <w:rPrChange w:id="5938" w:author="Jan Kelemen" w:date="2016-01-20T17:07:00Z">
              <w:rPr>
                <w:noProof/>
                <w:webHidden/>
              </w:rPr>
            </w:rPrChange>
          </w:rPr>
          <w:instrText xml:space="preserve"> PAGEREF _Toc441072909 \h </w:instrText>
        </w:r>
        <w:r w:rsidRPr="0020295F">
          <w:rPr>
            <w:noProof/>
            <w:webHidden/>
            <w:rPrChange w:id="5939" w:author="Jan Kelemen" w:date="2016-01-20T17:07:00Z">
              <w:rPr>
                <w:noProof/>
                <w:webHidden/>
              </w:rPr>
            </w:rPrChange>
          </w:rPr>
        </w:r>
      </w:ins>
      <w:r w:rsidRPr="0020295F">
        <w:rPr>
          <w:noProof/>
          <w:webHidden/>
          <w:rPrChange w:id="5940" w:author="Jan Kelemen" w:date="2016-01-20T17:07:00Z">
            <w:rPr>
              <w:noProof/>
              <w:webHidden/>
            </w:rPr>
          </w:rPrChange>
        </w:rPr>
        <w:fldChar w:fldCharType="separate"/>
      </w:r>
      <w:ins w:id="5941" w:author="Jan Kelemen" w:date="2016-01-20T17:06:00Z">
        <w:r w:rsidRPr="0020295F">
          <w:rPr>
            <w:noProof/>
            <w:webHidden/>
            <w:rPrChange w:id="5942" w:author="Jan Kelemen" w:date="2016-01-20T17:07:00Z">
              <w:rPr>
                <w:noProof/>
                <w:webHidden/>
              </w:rPr>
            </w:rPrChange>
          </w:rPr>
          <w:t>28</w:t>
        </w:r>
        <w:r w:rsidRPr="0020295F">
          <w:rPr>
            <w:noProof/>
            <w:webHidden/>
            <w:rPrChange w:id="5943" w:author="Jan Kelemen" w:date="2016-01-20T17:07:00Z">
              <w:rPr>
                <w:noProof/>
                <w:webHidden/>
              </w:rPr>
            </w:rPrChange>
          </w:rPr>
          <w:fldChar w:fldCharType="end"/>
        </w:r>
        <w:r w:rsidRPr="0020295F">
          <w:rPr>
            <w:rStyle w:val="Hyperlink"/>
            <w:noProof/>
            <w:rPrChange w:id="5944" w:author="Jan Kelemen" w:date="2016-01-20T17:07:00Z">
              <w:rPr>
                <w:rStyle w:val="Hyperlink"/>
                <w:noProof/>
              </w:rPr>
            </w:rPrChange>
          </w:rPr>
          <w:fldChar w:fldCharType="end"/>
        </w:r>
      </w:ins>
    </w:p>
    <w:p w14:paraId="6E84E54F" w14:textId="77777777" w:rsidR="0020295F" w:rsidRPr="0020295F" w:rsidRDefault="0020295F">
      <w:pPr>
        <w:pStyle w:val="TableofFigures"/>
        <w:tabs>
          <w:tab w:val="right" w:leader="dot" w:pos="9062"/>
        </w:tabs>
        <w:rPr>
          <w:ins w:id="5945" w:author="Jan Kelemen" w:date="2016-01-20T17:06:00Z"/>
          <w:rFonts w:asciiTheme="minorHAnsi" w:eastAsiaTheme="minorEastAsia" w:hAnsiTheme="minorHAnsi" w:cstheme="minorBidi"/>
          <w:noProof/>
          <w:color w:val="auto"/>
          <w:sz w:val="22"/>
          <w:szCs w:val="22"/>
          <w:rPrChange w:id="5946" w:author="Jan Kelemen" w:date="2016-01-20T17:07:00Z">
            <w:rPr>
              <w:ins w:id="5947" w:author="Jan Kelemen" w:date="2016-01-20T17:06:00Z"/>
              <w:rFonts w:asciiTheme="minorHAnsi" w:eastAsiaTheme="minorEastAsia" w:hAnsiTheme="minorHAnsi" w:cstheme="minorBidi"/>
              <w:noProof/>
              <w:color w:val="auto"/>
              <w:sz w:val="22"/>
              <w:szCs w:val="22"/>
            </w:rPr>
          </w:rPrChange>
        </w:rPr>
      </w:pPr>
      <w:ins w:id="5948" w:author="Jan Kelemen" w:date="2016-01-20T17:06:00Z">
        <w:r w:rsidRPr="0020295F">
          <w:rPr>
            <w:rStyle w:val="Hyperlink"/>
            <w:noProof/>
            <w:rPrChange w:id="5949" w:author="Jan Kelemen" w:date="2016-01-20T17:07:00Z">
              <w:rPr>
                <w:rStyle w:val="Hyperlink"/>
                <w:noProof/>
              </w:rPr>
            </w:rPrChange>
          </w:rPr>
          <w:fldChar w:fldCharType="begin"/>
        </w:r>
        <w:r w:rsidRPr="0020295F">
          <w:rPr>
            <w:rStyle w:val="Hyperlink"/>
            <w:noProof/>
            <w:rPrChange w:id="5950" w:author="Jan Kelemen" w:date="2016-01-20T17:07:00Z">
              <w:rPr>
                <w:rStyle w:val="Hyperlink"/>
                <w:noProof/>
              </w:rPr>
            </w:rPrChange>
          </w:rPr>
          <w:instrText xml:space="preserve"> </w:instrText>
        </w:r>
        <w:r w:rsidRPr="0020295F">
          <w:rPr>
            <w:noProof/>
            <w:rPrChange w:id="5951" w:author="Jan Kelemen" w:date="2016-01-20T17:07:00Z">
              <w:rPr>
                <w:noProof/>
              </w:rPr>
            </w:rPrChange>
          </w:rPr>
          <w:instrText>HYPERLINK \l "_Toc441072910"</w:instrText>
        </w:r>
        <w:r w:rsidRPr="0020295F">
          <w:rPr>
            <w:rStyle w:val="Hyperlink"/>
            <w:noProof/>
            <w:rPrChange w:id="5952" w:author="Jan Kelemen" w:date="2016-01-20T17:07:00Z">
              <w:rPr>
                <w:rStyle w:val="Hyperlink"/>
                <w:noProof/>
              </w:rPr>
            </w:rPrChange>
          </w:rPr>
          <w:instrText xml:space="preserve"> </w:instrText>
        </w:r>
        <w:r w:rsidRPr="0020295F">
          <w:rPr>
            <w:rStyle w:val="Hyperlink"/>
            <w:noProof/>
            <w:rPrChange w:id="5953" w:author="Jan Kelemen" w:date="2016-01-20T17:07:00Z">
              <w:rPr>
                <w:rStyle w:val="Hyperlink"/>
                <w:noProof/>
              </w:rPr>
            </w:rPrChange>
          </w:rPr>
        </w:r>
        <w:r w:rsidRPr="0020295F">
          <w:rPr>
            <w:rStyle w:val="Hyperlink"/>
            <w:noProof/>
            <w:rPrChange w:id="5954" w:author="Jan Kelemen" w:date="2016-01-20T17:07:00Z">
              <w:rPr>
                <w:rStyle w:val="Hyperlink"/>
                <w:noProof/>
              </w:rPr>
            </w:rPrChange>
          </w:rPr>
          <w:fldChar w:fldCharType="separate"/>
        </w:r>
        <w:r w:rsidRPr="0020295F">
          <w:rPr>
            <w:rStyle w:val="Hyperlink"/>
            <w:noProof/>
            <w:rPrChange w:id="5955" w:author="Jan Kelemen" w:date="2016-01-20T17:07:00Z">
              <w:rPr>
                <w:rStyle w:val="Hyperlink"/>
                <w:noProof/>
              </w:rPr>
            </w:rPrChange>
          </w:rPr>
          <w:t>Slika 4.2</w:t>
        </w:r>
        <w:r w:rsidRPr="0020295F">
          <w:rPr>
            <w:rStyle w:val="Hyperlink"/>
            <w:noProof/>
            <w:rPrChange w:id="5956" w:author="Jan Kelemen" w:date="2016-01-20T17:07:00Z">
              <w:rPr>
                <w:rStyle w:val="Hyperlink"/>
                <w:noProof/>
              </w:rPr>
            </w:rPrChange>
          </w:rPr>
          <w:noBreakHyphen/>
          <w:t>4 Dijagram obrazaca uporabe za komentiranje</w:t>
        </w:r>
        <w:r w:rsidRPr="0020295F">
          <w:rPr>
            <w:noProof/>
            <w:webHidden/>
            <w:rPrChange w:id="5957" w:author="Jan Kelemen" w:date="2016-01-20T17:07:00Z">
              <w:rPr>
                <w:noProof/>
                <w:webHidden/>
              </w:rPr>
            </w:rPrChange>
          </w:rPr>
          <w:tab/>
        </w:r>
        <w:r w:rsidRPr="0020295F">
          <w:rPr>
            <w:noProof/>
            <w:webHidden/>
            <w:rPrChange w:id="5958" w:author="Jan Kelemen" w:date="2016-01-20T17:07:00Z">
              <w:rPr>
                <w:noProof/>
                <w:webHidden/>
              </w:rPr>
            </w:rPrChange>
          </w:rPr>
          <w:fldChar w:fldCharType="begin"/>
        </w:r>
        <w:r w:rsidRPr="0020295F">
          <w:rPr>
            <w:noProof/>
            <w:webHidden/>
            <w:rPrChange w:id="5959" w:author="Jan Kelemen" w:date="2016-01-20T17:07:00Z">
              <w:rPr>
                <w:noProof/>
                <w:webHidden/>
              </w:rPr>
            </w:rPrChange>
          </w:rPr>
          <w:instrText xml:space="preserve"> PAGEREF _Toc441072910 \h </w:instrText>
        </w:r>
        <w:r w:rsidRPr="0020295F">
          <w:rPr>
            <w:noProof/>
            <w:webHidden/>
            <w:rPrChange w:id="5960" w:author="Jan Kelemen" w:date="2016-01-20T17:07:00Z">
              <w:rPr>
                <w:noProof/>
                <w:webHidden/>
              </w:rPr>
            </w:rPrChange>
          </w:rPr>
        </w:r>
      </w:ins>
      <w:r w:rsidRPr="0020295F">
        <w:rPr>
          <w:noProof/>
          <w:webHidden/>
          <w:rPrChange w:id="5961" w:author="Jan Kelemen" w:date="2016-01-20T17:07:00Z">
            <w:rPr>
              <w:noProof/>
              <w:webHidden/>
            </w:rPr>
          </w:rPrChange>
        </w:rPr>
        <w:fldChar w:fldCharType="separate"/>
      </w:r>
      <w:ins w:id="5962" w:author="Jan Kelemen" w:date="2016-01-20T17:06:00Z">
        <w:r w:rsidRPr="0020295F">
          <w:rPr>
            <w:noProof/>
            <w:webHidden/>
            <w:rPrChange w:id="5963" w:author="Jan Kelemen" w:date="2016-01-20T17:07:00Z">
              <w:rPr>
                <w:noProof/>
                <w:webHidden/>
              </w:rPr>
            </w:rPrChange>
          </w:rPr>
          <w:t>28</w:t>
        </w:r>
        <w:r w:rsidRPr="0020295F">
          <w:rPr>
            <w:noProof/>
            <w:webHidden/>
            <w:rPrChange w:id="5964" w:author="Jan Kelemen" w:date="2016-01-20T17:07:00Z">
              <w:rPr>
                <w:noProof/>
                <w:webHidden/>
              </w:rPr>
            </w:rPrChange>
          </w:rPr>
          <w:fldChar w:fldCharType="end"/>
        </w:r>
        <w:r w:rsidRPr="0020295F">
          <w:rPr>
            <w:rStyle w:val="Hyperlink"/>
            <w:noProof/>
            <w:rPrChange w:id="5965" w:author="Jan Kelemen" w:date="2016-01-20T17:07:00Z">
              <w:rPr>
                <w:rStyle w:val="Hyperlink"/>
                <w:noProof/>
              </w:rPr>
            </w:rPrChange>
          </w:rPr>
          <w:fldChar w:fldCharType="end"/>
        </w:r>
      </w:ins>
    </w:p>
    <w:p w14:paraId="7B5E0CD8" w14:textId="77777777" w:rsidR="0020295F" w:rsidRPr="0020295F" w:rsidRDefault="0020295F">
      <w:pPr>
        <w:pStyle w:val="TableofFigures"/>
        <w:tabs>
          <w:tab w:val="right" w:leader="dot" w:pos="9062"/>
        </w:tabs>
        <w:rPr>
          <w:ins w:id="5966" w:author="Jan Kelemen" w:date="2016-01-20T17:06:00Z"/>
          <w:rFonts w:asciiTheme="minorHAnsi" w:eastAsiaTheme="minorEastAsia" w:hAnsiTheme="minorHAnsi" w:cstheme="minorBidi"/>
          <w:noProof/>
          <w:color w:val="auto"/>
          <w:sz w:val="22"/>
          <w:szCs w:val="22"/>
          <w:rPrChange w:id="5967" w:author="Jan Kelemen" w:date="2016-01-20T17:07:00Z">
            <w:rPr>
              <w:ins w:id="5968" w:author="Jan Kelemen" w:date="2016-01-20T17:06:00Z"/>
              <w:rFonts w:asciiTheme="minorHAnsi" w:eastAsiaTheme="minorEastAsia" w:hAnsiTheme="minorHAnsi" w:cstheme="minorBidi"/>
              <w:noProof/>
              <w:color w:val="auto"/>
              <w:sz w:val="22"/>
              <w:szCs w:val="22"/>
            </w:rPr>
          </w:rPrChange>
        </w:rPr>
      </w:pPr>
      <w:ins w:id="5969" w:author="Jan Kelemen" w:date="2016-01-20T17:06:00Z">
        <w:r w:rsidRPr="0020295F">
          <w:rPr>
            <w:rStyle w:val="Hyperlink"/>
            <w:noProof/>
            <w:rPrChange w:id="5970" w:author="Jan Kelemen" w:date="2016-01-20T17:07:00Z">
              <w:rPr>
                <w:rStyle w:val="Hyperlink"/>
                <w:noProof/>
              </w:rPr>
            </w:rPrChange>
          </w:rPr>
          <w:fldChar w:fldCharType="begin"/>
        </w:r>
        <w:r w:rsidRPr="0020295F">
          <w:rPr>
            <w:rStyle w:val="Hyperlink"/>
            <w:noProof/>
            <w:rPrChange w:id="5971" w:author="Jan Kelemen" w:date="2016-01-20T17:07:00Z">
              <w:rPr>
                <w:rStyle w:val="Hyperlink"/>
                <w:noProof/>
              </w:rPr>
            </w:rPrChange>
          </w:rPr>
          <w:instrText xml:space="preserve"> </w:instrText>
        </w:r>
        <w:r w:rsidRPr="0020295F">
          <w:rPr>
            <w:noProof/>
            <w:rPrChange w:id="5972" w:author="Jan Kelemen" w:date="2016-01-20T17:07:00Z">
              <w:rPr>
                <w:noProof/>
              </w:rPr>
            </w:rPrChange>
          </w:rPr>
          <w:instrText>HYPERLINK \l "_Toc441072911"</w:instrText>
        </w:r>
        <w:r w:rsidRPr="0020295F">
          <w:rPr>
            <w:rStyle w:val="Hyperlink"/>
            <w:noProof/>
            <w:rPrChange w:id="5973" w:author="Jan Kelemen" w:date="2016-01-20T17:07:00Z">
              <w:rPr>
                <w:rStyle w:val="Hyperlink"/>
                <w:noProof/>
              </w:rPr>
            </w:rPrChange>
          </w:rPr>
          <w:instrText xml:space="preserve"> </w:instrText>
        </w:r>
        <w:r w:rsidRPr="0020295F">
          <w:rPr>
            <w:rStyle w:val="Hyperlink"/>
            <w:noProof/>
            <w:rPrChange w:id="5974" w:author="Jan Kelemen" w:date="2016-01-20T17:07:00Z">
              <w:rPr>
                <w:rStyle w:val="Hyperlink"/>
                <w:noProof/>
              </w:rPr>
            </w:rPrChange>
          </w:rPr>
        </w:r>
        <w:r w:rsidRPr="0020295F">
          <w:rPr>
            <w:rStyle w:val="Hyperlink"/>
            <w:noProof/>
            <w:rPrChange w:id="5975" w:author="Jan Kelemen" w:date="2016-01-20T17:07:00Z">
              <w:rPr>
                <w:rStyle w:val="Hyperlink"/>
                <w:noProof/>
              </w:rPr>
            </w:rPrChange>
          </w:rPr>
          <w:fldChar w:fldCharType="separate"/>
        </w:r>
        <w:r w:rsidRPr="0020295F">
          <w:rPr>
            <w:rStyle w:val="Hyperlink"/>
            <w:noProof/>
            <w:rPrChange w:id="5976" w:author="Jan Kelemen" w:date="2016-01-20T17:07:00Z">
              <w:rPr>
                <w:rStyle w:val="Hyperlink"/>
                <w:noProof/>
              </w:rPr>
            </w:rPrChange>
          </w:rPr>
          <w:t>Slika 4.2</w:t>
        </w:r>
        <w:r w:rsidRPr="0020295F">
          <w:rPr>
            <w:rStyle w:val="Hyperlink"/>
            <w:noProof/>
            <w:rPrChange w:id="5977" w:author="Jan Kelemen" w:date="2016-01-20T17:07:00Z">
              <w:rPr>
                <w:rStyle w:val="Hyperlink"/>
                <w:noProof/>
              </w:rPr>
            </w:rPrChange>
          </w:rPr>
          <w:noBreakHyphen/>
          <w:t>5 Dijagram obrazaca uporabe za prijavu na sustav</w:t>
        </w:r>
        <w:r w:rsidRPr="0020295F">
          <w:rPr>
            <w:noProof/>
            <w:webHidden/>
            <w:rPrChange w:id="5978" w:author="Jan Kelemen" w:date="2016-01-20T17:07:00Z">
              <w:rPr>
                <w:noProof/>
                <w:webHidden/>
              </w:rPr>
            </w:rPrChange>
          </w:rPr>
          <w:tab/>
        </w:r>
        <w:r w:rsidRPr="0020295F">
          <w:rPr>
            <w:noProof/>
            <w:webHidden/>
            <w:rPrChange w:id="5979" w:author="Jan Kelemen" w:date="2016-01-20T17:07:00Z">
              <w:rPr>
                <w:noProof/>
                <w:webHidden/>
              </w:rPr>
            </w:rPrChange>
          </w:rPr>
          <w:fldChar w:fldCharType="begin"/>
        </w:r>
        <w:r w:rsidRPr="0020295F">
          <w:rPr>
            <w:noProof/>
            <w:webHidden/>
            <w:rPrChange w:id="5980" w:author="Jan Kelemen" w:date="2016-01-20T17:07:00Z">
              <w:rPr>
                <w:noProof/>
                <w:webHidden/>
              </w:rPr>
            </w:rPrChange>
          </w:rPr>
          <w:instrText xml:space="preserve"> PAGEREF _Toc441072911 \h </w:instrText>
        </w:r>
        <w:r w:rsidRPr="0020295F">
          <w:rPr>
            <w:noProof/>
            <w:webHidden/>
            <w:rPrChange w:id="5981" w:author="Jan Kelemen" w:date="2016-01-20T17:07:00Z">
              <w:rPr>
                <w:noProof/>
                <w:webHidden/>
              </w:rPr>
            </w:rPrChange>
          </w:rPr>
        </w:r>
      </w:ins>
      <w:r w:rsidRPr="0020295F">
        <w:rPr>
          <w:noProof/>
          <w:webHidden/>
          <w:rPrChange w:id="5982" w:author="Jan Kelemen" w:date="2016-01-20T17:07:00Z">
            <w:rPr>
              <w:noProof/>
              <w:webHidden/>
            </w:rPr>
          </w:rPrChange>
        </w:rPr>
        <w:fldChar w:fldCharType="separate"/>
      </w:r>
      <w:ins w:id="5983" w:author="Jan Kelemen" w:date="2016-01-20T17:06:00Z">
        <w:r w:rsidRPr="0020295F">
          <w:rPr>
            <w:noProof/>
            <w:webHidden/>
            <w:rPrChange w:id="5984" w:author="Jan Kelemen" w:date="2016-01-20T17:07:00Z">
              <w:rPr>
                <w:noProof/>
                <w:webHidden/>
              </w:rPr>
            </w:rPrChange>
          </w:rPr>
          <w:t>29</w:t>
        </w:r>
        <w:r w:rsidRPr="0020295F">
          <w:rPr>
            <w:noProof/>
            <w:webHidden/>
            <w:rPrChange w:id="5985" w:author="Jan Kelemen" w:date="2016-01-20T17:07:00Z">
              <w:rPr>
                <w:noProof/>
                <w:webHidden/>
              </w:rPr>
            </w:rPrChange>
          </w:rPr>
          <w:fldChar w:fldCharType="end"/>
        </w:r>
        <w:r w:rsidRPr="0020295F">
          <w:rPr>
            <w:rStyle w:val="Hyperlink"/>
            <w:noProof/>
            <w:rPrChange w:id="5986" w:author="Jan Kelemen" w:date="2016-01-20T17:07:00Z">
              <w:rPr>
                <w:rStyle w:val="Hyperlink"/>
                <w:noProof/>
              </w:rPr>
            </w:rPrChange>
          </w:rPr>
          <w:fldChar w:fldCharType="end"/>
        </w:r>
      </w:ins>
    </w:p>
    <w:p w14:paraId="621FB221" w14:textId="77777777" w:rsidR="0020295F" w:rsidRPr="0020295F" w:rsidRDefault="0020295F">
      <w:pPr>
        <w:pStyle w:val="TableofFigures"/>
        <w:tabs>
          <w:tab w:val="right" w:leader="dot" w:pos="9062"/>
        </w:tabs>
        <w:rPr>
          <w:ins w:id="5987" w:author="Jan Kelemen" w:date="2016-01-20T17:06:00Z"/>
          <w:rFonts w:asciiTheme="minorHAnsi" w:eastAsiaTheme="minorEastAsia" w:hAnsiTheme="minorHAnsi" w:cstheme="minorBidi"/>
          <w:noProof/>
          <w:color w:val="auto"/>
          <w:sz w:val="22"/>
          <w:szCs w:val="22"/>
          <w:rPrChange w:id="5988" w:author="Jan Kelemen" w:date="2016-01-20T17:07:00Z">
            <w:rPr>
              <w:ins w:id="5989" w:author="Jan Kelemen" w:date="2016-01-20T17:06:00Z"/>
              <w:rFonts w:asciiTheme="minorHAnsi" w:eastAsiaTheme="minorEastAsia" w:hAnsiTheme="minorHAnsi" w:cstheme="minorBidi"/>
              <w:noProof/>
              <w:color w:val="auto"/>
              <w:sz w:val="22"/>
              <w:szCs w:val="22"/>
            </w:rPr>
          </w:rPrChange>
        </w:rPr>
      </w:pPr>
      <w:ins w:id="5990" w:author="Jan Kelemen" w:date="2016-01-20T17:06:00Z">
        <w:r w:rsidRPr="0020295F">
          <w:rPr>
            <w:rStyle w:val="Hyperlink"/>
            <w:noProof/>
            <w:rPrChange w:id="5991" w:author="Jan Kelemen" w:date="2016-01-20T17:07:00Z">
              <w:rPr>
                <w:rStyle w:val="Hyperlink"/>
                <w:noProof/>
              </w:rPr>
            </w:rPrChange>
          </w:rPr>
          <w:fldChar w:fldCharType="begin"/>
        </w:r>
        <w:r w:rsidRPr="0020295F">
          <w:rPr>
            <w:rStyle w:val="Hyperlink"/>
            <w:noProof/>
            <w:rPrChange w:id="5992" w:author="Jan Kelemen" w:date="2016-01-20T17:07:00Z">
              <w:rPr>
                <w:rStyle w:val="Hyperlink"/>
                <w:noProof/>
              </w:rPr>
            </w:rPrChange>
          </w:rPr>
          <w:instrText xml:space="preserve"> </w:instrText>
        </w:r>
        <w:r w:rsidRPr="0020295F">
          <w:rPr>
            <w:noProof/>
            <w:rPrChange w:id="5993" w:author="Jan Kelemen" w:date="2016-01-20T17:07:00Z">
              <w:rPr>
                <w:noProof/>
              </w:rPr>
            </w:rPrChange>
          </w:rPr>
          <w:instrText>HYPERLINK \l "_Toc441072912"</w:instrText>
        </w:r>
        <w:r w:rsidRPr="0020295F">
          <w:rPr>
            <w:rStyle w:val="Hyperlink"/>
            <w:noProof/>
            <w:rPrChange w:id="5994" w:author="Jan Kelemen" w:date="2016-01-20T17:07:00Z">
              <w:rPr>
                <w:rStyle w:val="Hyperlink"/>
                <w:noProof/>
              </w:rPr>
            </w:rPrChange>
          </w:rPr>
          <w:instrText xml:space="preserve"> </w:instrText>
        </w:r>
        <w:r w:rsidRPr="0020295F">
          <w:rPr>
            <w:rStyle w:val="Hyperlink"/>
            <w:noProof/>
            <w:rPrChange w:id="5995" w:author="Jan Kelemen" w:date="2016-01-20T17:07:00Z">
              <w:rPr>
                <w:rStyle w:val="Hyperlink"/>
                <w:noProof/>
              </w:rPr>
            </w:rPrChange>
          </w:rPr>
        </w:r>
        <w:r w:rsidRPr="0020295F">
          <w:rPr>
            <w:rStyle w:val="Hyperlink"/>
            <w:noProof/>
            <w:rPrChange w:id="5996" w:author="Jan Kelemen" w:date="2016-01-20T17:07:00Z">
              <w:rPr>
                <w:rStyle w:val="Hyperlink"/>
                <w:noProof/>
              </w:rPr>
            </w:rPrChange>
          </w:rPr>
          <w:fldChar w:fldCharType="separate"/>
        </w:r>
        <w:r w:rsidRPr="0020295F">
          <w:rPr>
            <w:rStyle w:val="Hyperlink"/>
            <w:noProof/>
            <w:rPrChange w:id="5997" w:author="Jan Kelemen" w:date="2016-01-20T17:07:00Z">
              <w:rPr>
                <w:rStyle w:val="Hyperlink"/>
                <w:noProof/>
              </w:rPr>
            </w:rPrChange>
          </w:rPr>
          <w:t>Slika 4.2</w:t>
        </w:r>
        <w:r w:rsidRPr="0020295F">
          <w:rPr>
            <w:rStyle w:val="Hyperlink"/>
            <w:noProof/>
            <w:rPrChange w:id="5998" w:author="Jan Kelemen" w:date="2016-01-20T17:07:00Z">
              <w:rPr>
                <w:rStyle w:val="Hyperlink"/>
                <w:noProof/>
              </w:rPr>
            </w:rPrChange>
          </w:rPr>
          <w:noBreakHyphen/>
          <w:t>6 Dijagram obrazaca uporabe za djelatnika</w:t>
        </w:r>
        <w:r w:rsidRPr="0020295F">
          <w:rPr>
            <w:noProof/>
            <w:webHidden/>
            <w:rPrChange w:id="5999" w:author="Jan Kelemen" w:date="2016-01-20T17:07:00Z">
              <w:rPr>
                <w:noProof/>
                <w:webHidden/>
              </w:rPr>
            </w:rPrChange>
          </w:rPr>
          <w:tab/>
        </w:r>
        <w:r w:rsidRPr="0020295F">
          <w:rPr>
            <w:noProof/>
            <w:webHidden/>
            <w:rPrChange w:id="6000" w:author="Jan Kelemen" w:date="2016-01-20T17:07:00Z">
              <w:rPr>
                <w:noProof/>
                <w:webHidden/>
              </w:rPr>
            </w:rPrChange>
          </w:rPr>
          <w:fldChar w:fldCharType="begin"/>
        </w:r>
        <w:r w:rsidRPr="0020295F">
          <w:rPr>
            <w:noProof/>
            <w:webHidden/>
            <w:rPrChange w:id="6001" w:author="Jan Kelemen" w:date="2016-01-20T17:07:00Z">
              <w:rPr>
                <w:noProof/>
                <w:webHidden/>
              </w:rPr>
            </w:rPrChange>
          </w:rPr>
          <w:instrText xml:space="preserve"> PAGEREF _Toc441072912 \h </w:instrText>
        </w:r>
        <w:r w:rsidRPr="0020295F">
          <w:rPr>
            <w:noProof/>
            <w:webHidden/>
            <w:rPrChange w:id="6002" w:author="Jan Kelemen" w:date="2016-01-20T17:07:00Z">
              <w:rPr>
                <w:noProof/>
                <w:webHidden/>
              </w:rPr>
            </w:rPrChange>
          </w:rPr>
        </w:r>
      </w:ins>
      <w:r w:rsidRPr="0020295F">
        <w:rPr>
          <w:noProof/>
          <w:webHidden/>
          <w:rPrChange w:id="6003" w:author="Jan Kelemen" w:date="2016-01-20T17:07:00Z">
            <w:rPr>
              <w:noProof/>
              <w:webHidden/>
            </w:rPr>
          </w:rPrChange>
        </w:rPr>
        <w:fldChar w:fldCharType="separate"/>
      </w:r>
      <w:ins w:id="6004" w:author="Jan Kelemen" w:date="2016-01-20T17:06:00Z">
        <w:r w:rsidRPr="0020295F">
          <w:rPr>
            <w:noProof/>
            <w:webHidden/>
            <w:rPrChange w:id="6005" w:author="Jan Kelemen" w:date="2016-01-20T17:07:00Z">
              <w:rPr>
                <w:noProof/>
                <w:webHidden/>
              </w:rPr>
            </w:rPrChange>
          </w:rPr>
          <w:t>29</w:t>
        </w:r>
        <w:r w:rsidRPr="0020295F">
          <w:rPr>
            <w:noProof/>
            <w:webHidden/>
            <w:rPrChange w:id="6006" w:author="Jan Kelemen" w:date="2016-01-20T17:07:00Z">
              <w:rPr>
                <w:noProof/>
                <w:webHidden/>
              </w:rPr>
            </w:rPrChange>
          </w:rPr>
          <w:fldChar w:fldCharType="end"/>
        </w:r>
        <w:r w:rsidRPr="0020295F">
          <w:rPr>
            <w:rStyle w:val="Hyperlink"/>
            <w:noProof/>
            <w:rPrChange w:id="6007" w:author="Jan Kelemen" w:date="2016-01-20T17:07:00Z">
              <w:rPr>
                <w:rStyle w:val="Hyperlink"/>
                <w:noProof/>
              </w:rPr>
            </w:rPrChange>
          </w:rPr>
          <w:fldChar w:fldCharType="end"/>
        </w:r>
      </w:ins>
    </w:p>
    <w:p w14:paraId="750178F9" w14:textId="77777777" w:rsidR="0020295F" w:rsidRPr="0020295F" w:rsidRDefault="0020295F">
      <w:pPr>
        <w:pStyle w:val="TableofFigures"/>
        <w:tabs>
          <w:tab w:val="right" w:leader="dot" w:pos="9062"/>
        </w:tabs>
        <w:rPr>
          <w:ins w:id="6008" w:author="Jan Kelemen" w:date="2016-01-20T17:06:00Z"/>
          <w:rFonts w:asciiTheme="minorHAnsi" w:eastAsiaTheme="minorEastAsia" w:hAnsiTheme="minorHAnsi" w:cstheme="minorBidi"/>
          <w:noProof/>
          <w:color w:val="auto"/>
          <w:sz w:val="22"/>
          <w:szCs w:val="22"/>
          <w:rPrChange w:id="6009" w:author="Jan Kelemen" w:date="2016-01-20T17:07:00Z">
            <w:rPr>
              <w:ins w:id="6010" w:author="Jan Kelemen" w:date="2016-01-20T17:06:00Z"/>
              <w:rFonts w:asciiTheme="minorHAnsi" w:eastAsiaTheme="minorEastAsia" w:hAnsiTheme="minorHAnsi" w:cstheme="minorBidi"/>
              <w:noProof/>
              <w:color w:val="auto"/>
              <w:sz w:val="22"/>
              <w:szCs w:val="22"/>
            </w:rPr>
          </w:rPrChange>
        </w:rPr>
      </w:pPr>
      <w:ins w:id="6011" w:author="Jan Kelemen" w:date="2016-01-20T17:06:00Z">
        <w:r w:rsidRPr="0020295F">
          <w:rPr>
            <w:rStyle w:val="Hyperlink"/>
            <w:noProof/>
            <w:rPrChange w:id="6012" w:author="Jan Kelemen" w:date="2016-01-20T17:07:00Z">
              <w:rPr>
                <w:rStyle w:val="Hyperlink"/>
                <w:noProof/>
              </w:rPr>
            </w:rPrChange>
          </w:rPr>
          <w:fldChar w:fldCharType="begin"/>
        </w:r>
        <w:r w:rsidRPr="0020295F">
          <w:rPr>
            <w:rStyle w:val="Hyperlink"/>
            <w:noProof/>
            <w:rPrChange w:id="6013" w:author="Jan Kelemen" w:date="2016-01-20T17:07:00Z">
              <w:rPr>
                <w:rStyle w:val="Hyperlink"/>
                <w:noProof/>
              </w:rPr>
            </w:rPrChange>
          </w:rPr>
          <w:instrText xml:space="preserve"> </w:instrText>
        </w:r>
        <w:r w:rsidRPr="0020295F">
          <w:rPr>
            <w:noProof/>
            <w:rPrChange w:id="6014" w:author="Jan Kelemen" w:date="2016-01-20T17:07:00Z">
              <w:rPr>
                <w:noProof/>
              </w:rPr>
            </w:rPrChange>
          </w:rPr>
          <w:instrText>HYPERLINK \l "_Toc441072913"</w:instrText>
        </w:r>
        <w:r w:rsidRPr="0020295F">
          <w:rPr>
            <w:rStyle w:val="Hyperlink"/>
            <w:noProof/>
            <w:rPrChange w:id="6015" w:author="Jan Kelemen" w:date="2016-01-20T17:07:00Z">
              <w:rPr>
                <w:rStyle w:val="Hyperlink"/>
                <w:noProof/>
              </w:rPr>
            </w:rPrChange>
          </w:rPr>
          <w:instrText xml:space="preserve"> </w:instrText>
        </w:r>
        <w:r w:rsidRPr="0020295F">
          <w:rPr>
            <w:rStyle w:val="Hyperlink"/>
            <w:noProof/>
            <w:rPrChange w:id="6016" w:author="Jan Kelemen" w:date="2016-01-20T17:07:00Z">
              <w:rPr>
                <w:rStyle w:val="Hyperlink"/>
                <w:noProof/>
              </w:rPr>
            </w:rPrChange>
          </w:rPr>
        </w:r>
        <w:r w:rsidRPr="0020295F">
          <w:rPr>
            <w:rStyle w:val="Hyperlink"/>
            <w:noProof/>
            <w:rPrChange w:id="6017" w:author="Jan Kelemen" w:date="2016-01-20T17:07:00Z">
              <w:rPr>
                <w:rStyle w:val="Hyperlink"/>
                <w:noProof/>
              </w:rPr>
            </w:rPrChange>
          </w:rPr>
          <w:fldChar w:fldCharType="separate"/>
        </w:r>
        <w:r w:rsidRPr="0020295F">
          <w:rPr>
            <w:rStyle w:val="Hyperlink"/>
            <w:noProof/>
            <w:rPrChange w:id="6018" w:author="Jan Kelemen" w:date="2016-01-20T17:07:00Z">
              <w:rPr>
                <w:rStyle w:val="Hyperlink"/>
                <w:noProof/>
              </w:rPr>
            </w:rPrChange>
          </w:rPr>
          <w:t>Slika 4.2</w:t>
        </w:r>
        <w:r w:rsidRPr="0020295F">
          <w:rPr>
            <w:rStyle w:val="Hyperlink"/>
            <w:noProof/>
            <w:rPrChange w:id="6019" w:author="Jan Kelemen" w:date="2016-01-20T17:07:00Z">
              <w:rPr>
                <w:rStyle w:val="Hyperlink"/>
                <w:noProof/>
              </w:rPr>
            </w:rPrChange>
          </w:rPr>
          <w:noBreakHyphen/>
          <w:t>7 Dijagram obrazaca uporabe za vlasnika restorana</w:t>
        </w:r>
        <w:r w:rsidRPr="0020295F">
          <w:rPr>
            <w:noProof/>
            <w:webHidden/>
            <w:rPrChange w:id="6020" w:author="Jan Kelemen" w:date="2016-01-20T17:07:00Z">
              <w:rPr>
                <w:noProof/>
                <w:webHidden/>
              </w:rPr>
            </w:rPrChange>
          </w:rPr>
          <w:tab/>
        </w:r>
        <w:r w:rsidRPr="0020295F">
          <w:rPr>
            <w:noProof/>
            <w:webHidden/>
            <w:rPrChange w:id="6021" w:author="Jan Kelemen" w:date="2016-01-20T17:07:00Z">
              <w:rPr>
                <w:noProof/>
                <w:webHidden/>
              </w:rPr>
            </w:rPrChange>
          </w:rPr>
          <w:fldChar w:fldCharType="begin"/>
        </w:r>
        <w:r w:rsidRPr="0020295F">
          <w:rPr>
            <w:noProof/>
            <w:webHidden/>
            <w:rPrChange w:id="6022" w:author="Jan Kelemen" w:date="2016-01-20T17:07:00Z">
              <w:rPr>
                <w:noProof/>
                <w:webHidden/>
              </w:rPr>
            </w:rPrChange>
          </w:rPr>
          <w:instrText xml:space="preserve"> PAGEREF _Toc441072913 \h </w:instrText>
        </w:r>
        <w:r w:rsidRPr="0020295F">
          <w:rPr>
            <w:noProof/>
            <w:webHidden/>
            <w:rPrChange w:id="6023" w:author="Jan Kelemen" w:date="2016-01-20T17:07:00Z">
              <w:rPr>
                <w:noProof/>
                <w:webHidden/>
              </w:rPr>
            </w:rPrChange>
          </w:rPr>
        </w:r>
      </w:ins>
      <w:r w:rsidRPr="0020295F">
        <w:rPr>
          <w:noProof/>
          <w:webHidden/>
          <w:rPrChange w:id="6024" w:author="Jan Kelemen" w:date="2016-01-20T17:07:00Z">
            <w:rPr>
              <w:noProof/>
              <w:webHidden/>
            </w:rPr>
          </w:rPrChange>
        </w:rPr>
        <w:fldChar w:fldCharType="separate"/>
      </w:r>
      <w:ins w:id="6025" w:author="Jan Kelemen" w:date="2016-01-20T17:06:00Z">
        <w:r w:rsidRPr="0020295F">
          <w:rPr>
            <w:noProof/>
            <w:webHidden/>
            <w:rPrChange w:id="6026" w:author="Jan Kelemen" w:date="2016-01-20T17:07:00Z">
              <w:rPr>
                <w:noProof/>
                <w:webHidden/>
              </w:rPr>
            </w:rPrChange>
          </w:rPr>
          <w:t>30</w:t>
        </w:r>
        <w:r w:rsidRPr="0020295F">
          <w:rPr>
            <w:noProof/>
            <w:webHidden/>
            <w:rPrChange w:id="6027" w:author="Jan Kelemen" w:date="2016-01-20T17:07:00Z">
              <w:rPr>
                <w:noProof/>
                <w:webHidden/>
              </w:rPr>
            </w:rPrChange>
          </w:rPr>
          <w:fldChar w:fldCharType="end"/>
        </w:r>
        <w:r w:rsidRPr="0020295F">
          <w:rPr>
            <w:rStyle w:val="Hyperlink"/>
            <w:noProof/>
            <w:rPrChange w:id="6028" w:author="Jan Kelemen" w:date="2016-01-20T17:07:00Z">
              <w:rPr>
                <w:rStyle w:val="Hyperlink"/>
                <w:noProof/>
              </w:rPr>
            </w:rPrChange>
          </w:rPr>
          <w:fldChar w:fldCharType="end"/>
        </w:r>
      </w:ins>
    </w:p>
    <w:p w14:paraId="548AD241" w14:textId="77777777" w:rsidR="0020295F" w:rsidRPr="0020295F" w:rsidRDefault="0020295F">
      <w:pPr>
        <w:pStyle w:val="TableofFigures"/>
        <w:tabs>
          <w:tab w:val="right" w:leader="dot" w:pos="9062"/>
        </w:tabs>
        <w:rPr>
          <w:ins w:id="6029" w:author="Jan Kelemen" w:date="2016-01-20T17:06:00Z"/>
          <w:rFonts w:asciiTheme="minorHAnsi" w:eastAsiaTheme="minorEastAsia" w:hAnsiTheme="minorHAnsi" w:cstheme="minorBidi"/>
          <w:noProof/>
          <w:color w:val="auto"/>
          <w:sz w:val="22"/>
          <w:szCs w:val="22"/>
          <w:rPrChange w:id="6030" w:author="Jan Kelemen" w:date="2016-01-20T17:07:00Z">
            <w:rPr>
              <w:ins w:id="6031" w:author="Jan Kelemen" w:date="2016-01-20T17:06:00Z"/>
              <w:rFonts w:asciiTheme="minorHAnsi" w:eastAsiaTheme="minorEastAsia" w:hAnsiTheme="minorHAnsi" w:cstheme="minorBidi"/>
              <w:noProof/>
              <w:color w:val="auto"/>
              <w:sz w:val="22"/>
              <w:szCs w:val="22"/>
            </w:rPr>
          </w:rPrChange>
        </w:rPr>
      </w:pPr>
      <w:ins w:id="6032" w:author="Jan Kelemen" w:date="2016-01-20T17:06:00Z">
        <w:r w:rsidRPr="0020295F">
          <w:rPr>
            <w:rStyle w:val="Hyperlink"/>
            <w:noProof/>
            <w:rPrChange w:id="6033" w:author="Jan Kelemen" w:date="2016-01-20T17:07:00Z">
              <w:rPr>
                <w:rStyle w:val="Hyperlink"/>
                <w:noProof/>
              </w:rPr>
            </w:rPrChange>
          </w:rPr>
          <w:fldChar w:fldCharType="begin"/>
        </w:r>
        <w:r w:rsidRPr="0020295F">
          <w:rPr>
            <w:rStyle w:val="Hyperlink"/>
            <w:noProof/>
            <w:rPrChange w:id="6034" w:author="Jan Kelemen" w:date="2016-01-20T17:07:00Z">
              <w:rPr>
                <w:rStyle w:val="Hyperlink"/>
                <w:noProof/>
              </w:rPr>
            </w:rPrChange>
          </w:rPr>
          <w:instrText xml:space="preserve"> </w:instrText>
        </w:r>
        <w:r w:rsidRPr="0020295F">
          <w:rPr>
            <w:noProof/>
            <w:rPrChange w:id="6035" w:author="Jan Kelemen" w:date="2016-01-20T17:07:00Z">
              <w:rPr>
                <w:noProof/>
              </w:rPr>
            </w:rPrChange>
          </w:rPr>
          <w:instrText>HYPERLINK \l "_Toc441072914"</w:instrText>
        </w:r>
        <w:r w:rsidRPr="0020295F">
          <w:rPr>
            <w:rStyle w:val="Hyperlink"/>
            <w:noProof/>
            <w:rPrChange w:id="6036" w:author="Jan Kelemen" w:date="2016-01-20T17:07:00Z">
              <w:rPr>
                <w:rStyle w:val="Hyperlink"/>
                <w:noProof/>
              </w:rPr>
            </w:rPrChange>
          </w:rPr>
          <w:instrText xml:space="preserve"> </w:instrText>
        </w:r>
        <w:r w:rsidRPr="0020295F">
          <w:rPr>
            <w:rStyle w:val="Hyperlink"/>
            <w:noProof/>
            <w:rPrChange w:id="6037" w:author="Jan Kelemen" w:date="2016-01-20T17:07:00Z">
              <w:rPr>
                <w:rStyle w:val="Hyperlink"/>
                <w:noProof/>
              </w:rPr>
            </w:rPrChange>
          </w:rPr>
        </w:r>
        <w:r w:rsidRPr="0020295F">
          <w:rPr>
            <w:rStyle w:val="Hyperlink"/>
            <w:noProof/>
            <w:rPrChange w:id="6038" w:author="Jan Kelemen" w:date="2016-01-20T17:07:00Z">
              <w:rPr>
                <w:rStyle w:val="Hyperlink"/>
                <w:noProof/>
              </w:rPr>
            </w:rPrChange>
          </w:rPr>
          <w:fldChar w:fldCharType="separate"/>
        </w:r>
        <w:r w:rsidRPr="0020295F">
          <w:rPr>
            <w:rStyle w:val="Hyperlink"/>
            <w:noProof/>
            <w:rPrChange w:id="6039" w:author="Jan Kelemen" w:date="2016-01-20T17:07:00Z">
              <w:rPr>
                <w:rStyle w:val="Hyperlink"/>
                <w:noProof/>
              </w:rPr>
            </w:rPrChange>
          </w:rPr>
          <w:t>Slika 4.3</w:t>
        </w:r>
        <w:r w:rsidRPr="0020295F">
          <w:rPr>
            <w:rStyle w:val="Hyperlink"/>
            <w:noProof/>
            <w:rPrChange w:id="6040" w:author="Jan Kelemen" w:date="2016-01-20T17:07:00Z">
              <w:rPr>
                <w:rStyle w:val="Hyperlink"/>
                <w:noProof/>
              </w:rPr>
            </w:rPrChange>
          </w:rPr>
          <w:noBreakHyphen/>
          <w:t>1 Sekvencijski dijagram za UC01 – RegistracijaDjelatnika</w:t>
        </w:r>
        <w:r w:rsidRPr="0020295F">
          <w:rPr>
            <w:noProof/>
            <w:webHidden/>
            <w:rPrChange w:id="6041" w:author="Jan Kelemen" w:date="2016-01-20T17:07:00Z">
              <w:rPr>
                <w:noProof/>
                <w:webHidden/>
              </w:rPr>
            </w:rPrChange>
          </w:rPr>
          <w:tab/>
        </w:r>
        <w:r w:rsidRPr="0020295F">
          <w:rPr>
            <w:noProof/>
            <w:webHidden/>
            <w:rPrChange w:id="6042" w:author="Jan Kelemen" w:date="2016-01-20T17:07:00Z">
              <w:rPr>
                <w:noProof/>
                <w:webHidden/>
              </w:rPr>
            </w:rPrChange>
          </w:rPr>
          <w:fldChar w:fldCharType="begin"/>
        </w:r>
        <w:r w:rsidRPr="0020295F">
          <w:rPr>
            <w:noProof/>
            <w:webHidden/>
            <w:rPrChange w:id="6043" w:author="Jan Kelemen" w:date="2016-01-20T17:07:00Z">
              <w:rPr>
                <w:noProof/>
                <w:webHidden/>
              </w:rPr>
            </w:rPrChange>
          </w:rPr>
          <w:instrText xml:space="preserve"> PAGEREF _Toc441072914 \h </w:instrText>
        </w:r>
        <w:r w:rsidRPr="0020295F">
          <w:rPr>
            <w:noProof/>
            <w:webHidden/>
            <w:rPrChange w:id="6044" w:author="Jan Kelemen" w:date="2016-01-20T17:07:00Z">
              <w:rPr>
                <w:noProof/>
                <w:webHidden/>
              </w:rPr>
            </w:rPrChange>
          </w:rPr>
        </w:r>
      </w:ins>
      <w:r w:rsidRPr="0020295F">
        <w:rPr>
          <w:noProof/>
          <w:webHidden/>
          <w:rPrChange w:id="6045" w:author="Jan Kelemen" w:date="2016-01-20T17:07:00Z">
            <w:rPr>
              <w:noProof/>
              <w:webHidden/>
            </w:rPr>
          </w:rPrChange>
        </w:rPr>
        <w:fldChar w:fldCharType="separate"/>
      </w:r>
      <w:ins w:id="6046" w:author="Jan Kelemen" w:date="2016-01-20T17:06:00Z">
        <w:r w:rsidRPr="0020295F">
          <w:rPr>
            <w:noProof/>
            <w:webHidden/>
            <w:rPrChange w:id="6047" w:author="Jan Kelemen" w:date="2016-01-20T17:07:00Z">
              <w:rPr>
                <w:noProof/>
                <w:webHidden/>
              </w:rPr>
            </w:rPrChange>
          </w:rPr>
          <w:t>31</w:t>
        </w:r>
        <w:r w:rsidRPr="0020295F">
          <w:rPr>
            <w:noProof/>
            <w:webHidden/>
            <w:rPrChange w:id="6048" w:author="Jan Kelemen" w:date="2016-01-20T17:07:00Z">
              <w:rPr>
                <w:noProof/>
                <w:webHidden/>
              </w:rPr>
            </w:rPrChange>
          </w:rPr>
          <w:fldChar w:fldCharType="end"/>
        </w:r>
        <w:r w:rsidRPr="0020295F">
          <w:rPr>
            <w:rStyle w:val="Hyperlink"/>
            <w:noProof/>
            <w:rPrChange w:id="6049" w:author="Jan Kelemen" w:date="2016-01-20T17:07:00Z">
              <w:rPr>
                <w:rStyle w:val="Hyperlink"/>
                <w:noProof/>
              </w:rPr>
            </w:rPrChange>
          </w:rPr>
          <w:fldChar w:fldCharType="end"/>
        </w:r>
      </w:ins>
    </w:p>
    <w:p w14:paraId="6CB0F3BB" w14:textId="77777777" w:rsidR="0020295F" w:rsidRPr="0020295F" w:rsidRDefault="0020295F">
      <w:pPr>
        <w:pStyle w:val="TableofFigures"/>
        <w:tabs>
          <w:tab w:val="right" w:leader="dot" w:pos="9062"/>
        </w:tabs>
        <w:rPr>
          <w:ins w:id="6050" w:author="Jan Kelemen" w:date="2016-01-20T17:06:00Z"/>
          <w:rFonts w:asciiTheme="minorHAnsi" w:eastAsiaTheme="minorEastAsia" w:hAnsiTheme="minorHAnsi" w:cstheme="minorBidi"/>
          <w:noProof/>
          <w:color w:val="auto"/>
          <w:sz w:val="22"/>
          <w:szCs w:val="22"/>
          <w:rPrChange w:id="6051" w:author="Jan Kelemen" w:date="2016-01-20T17:07:00Z">
            <w:rPr>
              <w:ins w:id="6052" w:author="Jan Kelemen" w:date="2016-01-20T17:06:00Z"/>
              <w:rFonts w:asciiTheme="minorHAnsi" w:eastAsiaTheme="minorEastAsia" w:hAnsiTheme="minorHAnsi" w:cstheme="minorBidi"/>
              <w:noProof/>
              <w:color w:val="auto"/>
              <w:sz w:val="22"/>
              <w:szCs w:val="22"/>
            </w:rPr>
          </w:rPrChange>
        </w:rPr>
      </w:pPr>
      <w:ins w:id="6053" w:author="Jan Kelemen" w:date="2016-01-20T17:06:00Z">
        <w:r w:rsidRPr="0020295F">
          <w:rPr>
            <w:rStyle w:val="Hyperlink"/>
            <w:noProof/>
            <w:rPrChange w:id="6054" w:author="Jan Kelemen" w:date="2016-01-20T17:07:00Z">
              <w:rPr>
                <w:rStyle w:val="Hyperlink"/>
                <w:noProof/>
              </w:rPr>
            </w:rPrChange>
          </w:rPr>
          <w:fldChar w:fldCharType="begin"/>
        </w:r>
        <w:r w:rsidRPr="0020295F">
          <w:rPr>
            <w:rStyle w:val="Hyperlink"/>
            <w:noProof/>
            <w:rPrChange w:id="6055" w:author="Jan Kelemen" w:date="2016-01-20T17:07:00Z">
              <w:rPr>
                <w:rStyle w:val="Hyperlink"/>
                <w:noProof/>
              </w:rPr>
            </w:rPrChange>
          </w:rPr>
          <w:instrText xml:space="preserve"> </w:instrText>
        </w:r>
        <w:r w:rsidRPr="0020295F">
          <w:rPr>
            <w:noProof/>
            <w:rPrChange w:id="6056" w:author="Jan Kelemen" w:date="2016-01-20T17:07:00Z">
              <w:rPr>
                <w:noProof/>
              </w:rPr>
            </w:rPrChange>
          </w:rPr>
          <w:instrText>HYPERLINK \l "_Toc441072915"</w:instrText>
        </w:r>
        <w:r w:rsidRPr="0020295F">
          <w:rPr>
            <w:rStyle w:val="Hyperlink"/>
            <w:noProof/>
            <w:rPrChange w:id="6057" w:author="Jan Kelemen" w:date="2016-01-20T17:07:00Z">
              <w:rPr>
                <w:rStyle w:val="Hyperlink"/>
                <w:noProof/>
              </w:rPr>
            </w:rPrChange>
          </w:rPr>
          <w:instrText xml:space="preserve"> </w:instrText>
        </w:r>
        <w:r w:rsidRPr="0020295F">
          <w:rPr>
            <w:rStyle w:val="Hyperlink"/>
            <w:noProof/>
            <w:rPrChange w:id="6058" w:author="Jan Kelemen" w:date="2016-01-20T17:07:00Z">
              <w:rPr>
                <w:rStyle w:val="Hyperlink"/>
                <w:noProof/>
              </w:rPr>
            </w:rPrChange>
          </w:rPr>
        </w:r>
        <w:r w:rsidRPr="0020295F">
          <w:rPr>
            <w:rStyle w:val="Hyperlink"/>
            <w:noProof/>
            <w:rPrChange w:id="6059" w:author="Jan Kelemen" w:date="2016-01-20T17:07:00Z">
              <w:rPr>
                <w:rStyle w:val="Hyperlink"/>
                <w:noProof/>
              </w:rPr>
            </w:rPrChange>
          </w:rPr>
          <w:fldChar w:fldCharType="separate"/>
        </w:r>
        <w:r w:rsidRPr="0020295F">
          <w:rPr>
            <w:rStyle w:val="Hyperlink"/>
            <w:noProof/>
            <w:rPrChange w:id="6060" w:author="Jan Kelemen" w:date="2016-01-20T17:07:00Z">
              <w:rPr>
                <w:rStyle w:val="Hyperlink"/>
                <w:noProof/>
              </w:rPr>
            </w:rPrChange>
          </w:rPr>
          <w:t>Slika 4.3</w:t>
        </w:r>
        <w:r w:rsidRPr="0020295F">
          <w:rPr>
            <w:rStyle w:val="Hyperlink"/>
            <w:noProof/>
            <w:rPrChange w:id="6061" w:author="Jan Kelemen" w:date="2016-01-20T17:07:00Z">
              <w:rPr>
                <w:rStyle w:val="Hyperlink"/>
                <w:noProof/>
              </w:rPr>
            </w:rPrChange>
          </w:rPr>
          <w:noBreakHyphen/>
          <w:t>2 Sekvencijski dijagram za UC02 – UklanjanjeDjelatnika</w:t>
        </w:r>
        <w:r w:rsidRPr="0020295F">
          <w:rPr>
            <w:noProof/>
            <w:webHidden/>
            <w:rPrChange w:id="6062" w:author="Jan Kelemen" w:date="2016-01-20T17:07:00Z">
              <w:rPr>
                <w:noProof/>
                <w:webHidden/>
              </w:rPr>
            </w:rPrChange>
          </w:rPr>
          <w:tab/>
        </w:r>
        <w:r w:rsidRPr="0020295F">
          <w:rPr>
            <w:noProof/>
            <w:webHidden/>
            <w:rPrChange w:id="6063" w:author="Jan Kelemen" w:date="2016-01-20T17:07:00Z">
              <w:rPr>
                <w:noProof/>
                <w:webHidden/>
              </w:rPr>
            </w:rPrChange>
          </w:rPr>
          <w:fldChar w:fldCharType="begin"/>
        </w:r>
        <w:r w:rsidRPr="0020295F">
          <w:rPr>
            <w:noProof/>
            <w:webHidden/>
            <w:rPrChange w:id="6064" w:author="Jan Kelemen" w:date="2016-01-20T17:07:00Z">
              <w:rPr>
                <w:noProof/>
                <w:webHidden/>
              </w:rPr>
            </w:rPrChange>
          </w:rPr>
          <w:instrText xml:space="preserve"> PAGEREF _Toc441072915 \h </w:instrText>
        </w:r>
        <w:r w:rsidRPr="0020295F">
          <w:rPr>
            <w:noProof/>
            <w:webHidden/>
            <w:rPrChange w:id="6065" w:author="Jan Kelemen" w:date="2016-01-20T17:07:00Z">
              <w:rPr>
                <w:noProof/>
                <w:webHidden/>
              </w:rPr>
            </w:rPrChange>
          </w:rPr>
        </w:r>
      </w:ins>
      <w:r w:rsidRPr="0020295F">
        <w:rPr>
          <w:noProof/>
          <w:webHidden/>
          <w:rPrChange w:id="6066" w:author="Jan Kelemen" w:date="2016-01-20T17:07:00Z">
            <w:rPr>
              <w:noProof/>
              <w:webHidden/>
            </w:rPr>
          </w:rPrChange>
        </w:rPr>
        <w:fldChar w:fldCharType="separate"/>
      </w:r>
      <w:ins w:id="6067" w:author="Jan Kelemen" w:date="2016-01-20T17:06:00Z">
        <w:r w:rsidRPr="0020295F">
          <w:rPr>
            <w:noProof/>
            <w:webHidden/>
            <w:rPrChange w:id="6068" w:author="Jan Kelemen" w:date="2016-01-20T17:07:00Z">
              <w:rPr>
                <w:noProof/>
                <w:webHidden/>
              </w:rPr>
            </w:rPrChange>
          </w:rPr>
          <w:t>32</w:t>
        </w:r>
        <w:r w:rsidRPr="0020295F">
          <w:rPr>
            <w:noProof/>
            <w:webHidden/>
            <w:rPrChange w:id="6069" w:author="Jan Kelemen" w:date="2016-01-20T17:07:00Z">
              <w:rPr>
                <w:noProof/>
                <w:webHidden/>
              </w:rPr>
            </w:rPrChange>
          </w:rPr>
          <w:fldChar w:fldCharType="end"/>
        </w:r>
        <w:r w:rsidRPr="0020295F">
          <w:rPr>
            <w:rStyle w:val="Hyperlink"/>
            <w:noProof/>
            <w:rPrChange w:id="6070" w:author="Jan Kelemen" w:date="2016-01-20T17:07:00Z">
              <w:rPr>
                <w:rStyle w:val="Hyperlink"/>
                <w:noProof/>
              </w:rPr>
            </w:rPrChange>
          </w:rPr>
          <w:fldChar w:fldCharType="end"/>
        </w:r>
      </w:ins>
    </w:p>
    <w:p w14:paraId="5B835141" w14:textId="77777777" w:rsidR="0020295F" w:rsidRPr="0020295F" w:rsidRDefault="0020295F">
      <w:pPr>
        <w:pStyle w:val="TableofFigures"/>
        <w:tabs>
          <w:tab w:val="right" w:leader="dot" w:pos="9062"/>
        </w:tabs>
        <w:rPr>
          <w:ins w:id="6071" w:author="Jan Kelemen" w:date="2016-01-20T17:06:00Z"/>
          <w:rFonts w:asciiTheme="minorHAnsi" w:eastAsiaTheme="minorEastAsia" w:hAnsiTheme="minorHAnsi" w:cstheme="minorBidi"/>
          <w:noProof/>
          <w:color w:val="auto"/>
          <w:sz w:val="22"/>
          <w:szCs w:val="22"/>
          <w:rPrChange w:id="6072" w:author="Jan Kelemen" w:date="2016-01-20T17:07:00Z">
            <w:rPr>
              <w:ins w:id="6073" w:author="Jan Kelemen" w:date="2016-01-20T17:06:00Z"/>
              <w:rFonts w:asciiTheme="minorHAnsi" w:eastAsiaTheme="minorEastAsia" w:hAnsiTheme="minorHAnsi" w:cstheme="minorBidi"/>
              <w:noProof/>
              <w:color w:val="auto"/>
              <w:sz w:val="22"/>
              <w:szCs w:val="22"/>
            </w:rPr>
          </w:rPrChange>
        </w:rPr>
      </w:pPr>
      <w:ins w:id="6074" w:author="Jan Kelemen" w:date="2016-01-20T17:06:00Z">
        <w:r w:rsidRPr="0020295F">
          <w:rPr>
            <w:rStyle w:val="Hyperlink"/>
            <w:noProof/>
            <w:rPrChange w:id="6075" w:author="Jan Kelemen" w:date="2016-01-20T17:07:00Z">
              <w:rPr>
                <w:rStyle w:val="Hyperlink"/>
                <w:noProof/>
              </w:rPr>
            </w:rPrChange>
          </w:rPr>
          <w:fldChar w:fldCharType="begin"/>
        </w:r>
        <w:r w:rsidRPr="0020295F">
          <w:rPr>
            <w:rStyle w:val="Hyperlink"/>
            <w:noProof/>
            <w:rPrChange w:id="6076" w:author="Jan Kelemen" w:date="2016-01-20T17:07:00Z">
              <w:rPr>
                <w:rStyle w:val="Hyperlink"/>
                <w:noProof/>
              </w:rPr>
            </w:rPrChange>
          </w:rPr>
          <w:instrText xml:space="preserve"> </w:instrText>
        </w:r>
        <w:r w:rsidRPr="0020295F">
          <w:rPr>
            <w:noProof/>
            <w:rPrChange w:id="6077" w:author="Jan Kelemen" w:date="2016-01-20T17:07:00Z">
              <w:rPr>
                <w:noProof/>
              </w:rPr>
            </w:rPrChange>
          </w:rPr>
          <w:instrText>HYPERLINK \l "_Toc441072916"</w:instrText>
        </w:r>
        <w:r w:rsidRPr="0020295F">
          <w:rPr>
            <w:rStyle w:val="Hyperlink"/>
            <w:noProof/>
            <w:rPrChange w:id="6078" w:author="Jan Kelemen" w:date="2016-01-20T17:07:00Z">
              <w:rPr>
                <w:rStyle w:val="Hyperlink"/>
                <w:noProof/>
              </w:rPr>
            </w:rPrChange>
          </w:rPr>
          <w:instrText xml:space="preserve"> </w:instrText>
        </w:r>
        <w:r w:rsidRPr="0020295F">
          <w:rPr>
            <w:rStyle w:val="Hyperlink"/>
            <w:noProof/>
            <w:rPrChange w:id="6079" w:author="Jan Kelemen" w:date="2016-01-20T17:07:00Z">
              <w:rPr>
                <w:rStyle w:val="Hyperlink"/>
                <w:noProof/>
              </w:rPr>
            </w:rPrChange>
          </w:rPr>
        </w:r>
        <w:r w:rsidRPr="0020295F">
          <w:rPr>
            <w:rStyle w:val="Hyperlink"/>
            <w:noProof/>
            <w:rPrChange w:id="6080" w:author="Jan Kelemen" w:date="2016-01-20T17:07:00Z">
              <w:rPr>
                <w:rStyle w:val="Hyperlink"/>
                <w:noProof/>
              </w:rPr>
            </w:rPrChange>
          </w:rPr>
          <w:fldChar w:fldCharType="separate"/>
        </w:r>
        <w:r w:rsidRPr="0020295F">
          <w:rPr>
            <w:rStyle w:val="Hyperlink"/>
            <w:noProof/>
            <w:rPrChange w:id="6081" w:author="Jan Kelemen" w:date="2016-01-20T17:07:00Z">
              <w:rPr>
                <w:rStyle w:val="Hyperlink"/>
                <w:noProof/>
              </w:rPr>
            </w:rPrChange>
          </w:rPr>
          <w:t>Slika 4.3</w:t>
        </w:r>
        <w:r w:rsidRPr="0020295F">
          <w:rPr>
            <w:rStyle w:val="Hyperlink"/>
            <w:noProof/>
            <w:rPrChange w:id="6082" w:author="Jan Kelemen" w:date="2016-01-20T17:07:00Z">
              <w:rPr>
                <w:rStyle w:val="Hyperlink"/>
                <w:noProof/>
              </w:rPr>
            </w:rPrChange>
          </w:rPr>
          <w:noBreakHyphen/>
          <w:t>3 Sekvencijski dijagram za UC03 – PromjenaPodatakaZaDjelatnika</w:t>
        </w:r>
        <w:r w:rsidRPr="0020295F">
          <w:rPr>
            <w:noProof/>
            <w:webHidden/>
            <w:rPrChange w:id="6083" w:author="Jan Kelemen" w:date="2016-01-20T17:07:00Z">
              <w:rPr>
                <w:noProof/>
                <w:webHidden/>
              </w:rPr>
            </w:rPrChange>
          </w:rPr>
          <w:tab/>
        </w:r>
        <w:r w:rsidRPr="0020295F">
          <w:rPr>
            <w:noProof/>
            <w:webHidden/>
            <w:rPrChange w:id="6084" w:author="Jan Kelemen" w:date="2016-01-20T17:07:00Z">
              <w:rPr>
                <w:noProof/>
                <w:webHidden/>
              </w:rPr>
            </w:rPrChange>
          </w:rPr>
          <w:fldChar w:fldCharType="begin"/>
        </w:r>
        <w:r w:rsidRPr="0020295F">
          <w:rPr>
            <w:noProof/>
            <w:webHidden/>
            <w:rPrChange w:id="6085" w:author="Jan Kelemen" w:date="2016-01-20T17:07:00Z">
              <w:rPr>
                <w:noProof/>
                <w:webHidden/>
              </w:rPr>
            </w:rPrChange>
          </w:rPr>
          <w:instrText xml:space="preserve"> PAGEREF _Toc441072916 \h </w:instrText>
        </w:r>
        <w:r w:rsidRPr="0020295F">
          <w:rPr>
            <w:noProof/>
            <w:webHidden/>
            <w:rPrChange w:id="6086" w:author="Jan Kelemen" w:date="2016-01-20T17:07:00Z">
              <w:rPr>
                <w:noProof/>
                <w:webHidden/>
              </w:rPr>
            </w:rPrChange>
          </w:rPr>
        </w:r>
      </w:ins>
      <w:r w:rsidRPr="0020295F">
        <w:rPr>
          <w:noProof/>
          <w:webHidden/>
          <w:rPrChange w:id="6087" w:author="Jan Kelemen" w:date="2016-01-20T17:07:00Z">
            <w:rPr>
              <w:noProof/>
              <w:webHidden/>
            </w:rPr>
          </w:rPrChange>
        </w:rPr>
        <w:fldChar w:fldCharType="separate"/>
      </w:r>
      <w:ins w:id="6088" w:author="Jan Kelemen" w:date="2016-01-20T17:06:00Z">
        <w:r w:rsidRPr="0020295F">
          <w:rPr>
            <w:noProof/>
            <w:webHidden/>
            <w:rPrChange w:id="6089" w:author="Jan Kelemen" w:date="2016-01-20T17:07:00Z">
              <w:rPr>
                <w:noProof/>
                <w:webHidden/>
              </w:rPr>
            </w:rPrChange>
          </w:rPr>
          <w:t>32</w:t>
        </w:r>
        <w:r w:rsidRPr="0020295F">
          <w:rPr>
            <w:noProof/>
            <w:webHidden/>
            <w:rPrChange w:id="6090" w:author="Jan Kelemen" w:date="2016-01-20T17:07:00Z">
              <w:rPr>
                <w:noProof/>
                <w:webHidden/>
              </w:rPr>
            </w:rPrChange>
          </w:rPr>
          <w:fldChar w:fldCharType="end"/>
        </w:r>
        <w:r w:rsidRPr="0020295F">
          <w:rPr>
            <w:rStyle w:val="Hyperlink"/>
            <w:noProof/>
            <w:rPrChange w:id="6091" w:author="Jan Kelemen" w:date="2016-01-20T17:07:00Z">
              <w:rPr>
                <w:rStyle w:val="Hyperlink"/>
                <w:noProof/>
              </w:rPr>
            </w:rPrChange>
          </w:rPr>
          <w:fldChar w:fldCharType="end"/>
        </w:r>
      </w:ins>
    </w:p>
    <w:p w14:paraId="57D1226C" w14:textId="77777777" w:rsidR="0020295F" w:rsidRPr="0020295F" w:rsidRDefault="0020295F">
      <w:pPr>
        <w:pStyle w:val="TableofFigures"/>
        <w:tabs>
          <w:tab w:val="right" w:leader="dot" w:pos="9062"/>
        </w:tabs>
        <w:rPr>
          <w:ins w:id="6092" w:author="Jan Kelemen" w:date="2016-01-20T17:06:00Z"/>
          <w:rFonts w:asciiTheme="minorHAnsi" w:eastAsiaTheme="minorEastAsia" w:hAnsiTheme="minorHAnsi" w:cstheme="minorBidi"/>
          <w:noProof/>
          <w:color w:val="auto"/>
          <w:sz w:val="22"/>
          <w:szCs w:val="22"/>
          <w:rPrChange w:id="6093" w:author="Jan Kelemen" w:date="2016-01-20T17:07:00Z">
            <w:rPr>
              <w:ins w:id="6094" w:author="Jan Kelemen" w:date="2016-01-20T17:06:00Z"/>
              <w:rFonts w:asciiTheme="minorHAnsi" w:eastAsiaTheme="minorEastAsia" w:hAnsiTheme="minorHAnsi" w:cstheme="minorBidi"/>
              <w:noProof/>
              <w:color w:val="auto"/>
              <w:sz w:val="22"/>
              <w:szCs w:val="22"/>
            </w:rPr>
          </w:rPrChange>
        </w:rPr>
      </w:pPr>
      <w:ins w:id="6095" w:author="Jan Kelemen" w:date="2016-01-20T17:06:00Z">
        <w:r w:rsidRPr="0020295F">
          <w:rPr>
            <w:rStyle w:val="Hyperlink"/>
            <w:noProof/>
            <w:rPrChange w:id="6096" w:author="Jan Kelemen" w:date="2016-01-20T17:07:00Z">
              <w:rPr>
                <w:rStyle w:val="Hyperlink"/>
                <w:noProof/>
              </w:rPr>
            </w:rPrChange>
          </w:rPr>
          <w:fldChar w:fldCharType="begin"/>
        </w:r>
        <w:r w:rsidRPr="0020295F">
          <w:rPr>
            <w:rStyle w:val="Hyperlink"/>
            <w:noProof/>
            <w:rPrChange w:id="6097" w:author="Jan Kelemen" w:date="2016-01-20T17:07:00Z">
              <w:rPr>
                <w:rStyle w:val="Hyperlink"/>
                <w:noProof/>
              </w:rPr>
            </w:rPrChange>
          </w:rPr>
          <w:instrText xml:space="preserve"> </w:instrText>
        </w:r>
        <w:r w:rsidRPr="0020295F">
          <w:rPr>
            <w:noProof/>
            <w:rPrChange w:id="6098" w:author="Jan Kelemen" w:date="2016-01-20T17:07:00Z">
              <w:rPr>
                <w:noProof/>
              </w:rPr>
            </w:rPrChange>
          </w:rPr>
          <w:instrText>HYPERLINK \l "_Toc441072917"</w:instrText>
        </w:r>
        <w:r w:rsidRPr="0020295F">
          <w:rPr>
            <w:rStyle w:val="Hyperlink"/>
            <w:noProof/>
            <w:rPrChange w:id="6099" w:author="Jan Kelemen" w:date="2016-01-20T17:07:00Z">
              <w:rPr>
                <w:rStyle w:val="Hyperlink"/>
                <w:noProof/>
              </w:rPr>
            </w:rPrChange>
          </w:rPr>
          <w:instrText xml:space="preserve"> </w:instrText>
        </w:r>
        <w:r w:rsidRPr="0020295F">
          <w:rPr>
            <w:rStyle w:val="Hyperlink"/>
            <w:noProof/>
            <w:rPrChange w:id="6100" w:author="Jan Kelemen" w:date="2016-01-20T17:07:00Z">
              <w:rPr>
                <w:rStyle w:val="Hyperlink"/>
                <w:noProof/>
              </w:rPr>
            </w:rPrChange>
          </w:rPr>
        </w:r>
        <w:r w:rsidRPr="0020295F">
          <w:rPr>
            <w:rStyle w:val="Hyperlink"/>
            <w:noProof/>
            <w:rPrChange w:id="6101" w:author="Jan Kelemen" w:date="2016-01-20T17:07:00Z">
              <w:rPr>
                <w:rStyle w:val="Hyperlink"/>
                <w:noProof/>
              </w:rPr>
            </w:rPrChange>
          </w:rPr>
          <w:fldChar w:fldCharType="separate"/>
        </w:r>
        <w:r w:rsidRPr="0020295F">
          <w:rPr>
            <w:rStyle w:val="Hyperlink"/>
            <w:noProof/>
            <w:rPrChange w:id="6102" w:author="Jan Kelemen" w:date="2016-01-20T17:07:00Z">
              <w:rPr>
                <w:rStyle w:val="Hyperlink"/>
                <w:noProof/>
              </w:rPr>
            </w:rPrChange>
          </w:rPr>
          <w:t>Slika 4.3</w:t>
        </w:r>
        <w:r w:rsidRPr="0020295F">
          <w:rPr>
            <w:rStyle w:val="Hyperlink"/>
            <w:noProof/>
            <w:rPrChange w:id="6103" w:author="Jan Kelemen" w:date="2016-01-20T17:07:00Z">
              <w:rPr>
                <w:rStyle w:val="Hyperlink"/>
                <w:noProof/>
              </w:rPr>
            </w:rPrChange>
          </w:rPr>
          <w:noBreakHyphen/>
          <w:t>4 Sekvencijski dijagram za UC04 – PrijavaKorisnika</w:t>
        </w:r>
        <w:r w:rsidRPr="0020295F">
          <w:rPr>
            <w:noProof/>
            <w:webHidden/>
            <w:rPrChange w:id="6104" w:author="Jan Kelemen" w:date="2016-01-20T17:07:00Z">
              <w:rPr>
                <w:noProof/>
                <w:webHidden/>
              </w:rPr>
            </w:rPrChange>
          </w:rPr>
          <w:tab/>
        </w:r>
        <w:r w:rsidRPr="0020295F">
          <w:rPr>
            <w:noProof/>
            <w:webHidden/>
            <w:rPrChange w:id="6105" w:author="Jan Kelemen" w:date="2016-01-20T17:07:00Z">
              <w:rPr>
                <w:noProof/>
                <w:webHidden/>
              </w:rPr>
            </w:rPrChange>
          </w:rPr>
          <w:fldChar w:fldCharType="begin"/>
        </w:r>
        <w:r w:rsidRPr="0020295F">
          <w:rPr>
            <w:noProof/>
            <w:webHidden/>
            <w:rPrChange w:id="6106" w:author="Jan Kelemen" w:date="2016-01-20T17:07:00Z">
              <w:rPr>
                <w:noProof/>
                <w:webHidden/>
              </w:rPr>
            </w:rPrChange>
          </w:rPr>
          <w:instrText xml:space="preserve"> PAGEREF _Toc441072917 \h </w:instrText>
        </w:r>
        <w:r w:rsidRPr="0020295F">
          <w:rPr>
            <w:noProof/>
            <w:webHidden/>
            <w:rPrChange w:id="6107" w:author="Jan Kelemen" w:date="2016-01-20T17:07:00Z">
              <w:rPr>
                <w:noProof/>
                <w:webHidden/>
              </w:rPr>
            </w:rPrChange>
          </w:rPr>
        </w:r>
      </w:ins>
      <w:r w:rsidRPr="0020295F">
        <w:rPr>
          <w:noProof/>
          <w:webHidden/>
          <w:rPrChange w:id="6108" w:author="Jan Kelemen" w:date="2016-01-20T17:07:00Z">
            <w:rPr>
              <w:noProof/>
              <w:webHidden/>
            </w:rPr>
          </w:rPrChange>
        </w:rPr>
        <w:fldChar w:fldCharType="separate"/>
      </w:r>
      <w:ins w:id="6109" w:author="Jan Kelemen" w:date="2016-01-20T17:06:00Z">
        <w:r w:rsidRPr="0020295F">
          <w:rPr>
            <w:noProof/>
            <w:webHidden/>
            <w:rPrChange w:id="6110" w:author="Jan Kelemen" w:date="2016-01-20T17:07:00Z">
              <w:rPr>
                <w:noProof/>
                <w:webHidden/>
              </w:rPr>
            </w:rPrChange>
          </w:rPr>
          <w:t>33</w:t>
        </w:r>
        <w:r w:rsidRPr="0020295F">
          <w:rPr>
            <w:noProof/>
            <w:webHidden/>
            <w:rPrChange w:id="6111" w:author="Jan Kelemen" w:date="2016-01-20T17:07:00Z">
              <w:rPr>
                <w:noProof/>
                <w:webHidden/>
              </w:rPr>
            </w:rPrChange>
          </w:rPr>
          <w:fldChar w:fldCharType="end"/>
        </w:r>
        <w:r w:rsidRPr="0020295F">
          <w:rPr>
            <w:rStyle w:val="Hyperlink"/>
            <w:noProof/>
            <w:rPrChange w:id="6112" w:author="Jan Kelemen" w:date="2016-01-20T17:07:00Z">
              <w:rPr>
                <w:rStyle w:val="Hyperlink"/>
                <w:noProof/>
              </w:rPr>
            </w:rPrChange>
          </w:rPr>
          <w:fldChar w:fldCharType="end"/>
        </w:r>
      </w:ins>
    </w:p>
    <w:p w14:paraId="0D227416" w14:textId="77777777" w:rsidR="0020295F" w:rsidRPr="0020295F" w:rsidRDefault="0020295F">
      <w:pPr>
        <w:pStyle w:val="TableofFigures"/>
        <w:tabs>
          <w:tab w:val="right" w:leader="dot" w:pos="9062"/>
        </w:tabs>
        <w:rPr>
          <w:ins w:id="6113" w:author="Jan Kelemen" w:date="2016-01-20T17:06:00Z"/>
          <w:rFonts w:asciiTheme="minorHAnsi" w:eastAsiaTheme="minorEastAsia" w:hAnsiTheme="minorHAnsi" w:cstheme="minorBidi"/>
          <w:noProof/>
          <w:color w:val="auto"/>
          <w:sz w:val="22"/>
          <w:szCs w:val="22"/>
          <w:rPrChange w:id="6114" w:author="Jan Kelemen" w:date="2016-01-20T17:07:00Z">
            <w:rPr>
              <w:ins w:id="6115" w:author="Jan Kelemen" w:date="2016-01-20T17:06:00Z"/>
              <w:rFonts w:asciiTheme="minorHAnsi" w:eastAsiaTheme="minorEastAsia" w:hAnsiTheme="minorHAnsi" w:cstheme="minorBidi"/>
              <w:noProof/>
              <w:color w:val="auto"/>
              <w:sz w:val="22"/>
              <w:szCs w:val="22"/>
            </w:rPr>
          </w:rPrChange>
        </w:rPr>
      </w:pPr>
      <w:ins w:id="6116" w:author="Jan Kelemen" w:date="2016-01-20T17:06:00Z">
        <w:r w:rsidRPr="0020295F">
          <w:rPr>
            <w:rStyle w:val="Hyperlink"/>
            <w:noProof/>
            <w:rPrChange w:id="6117" w:author="Jan Kelemen" w:date="2016-01-20T17:07:00Z">
              <w:rPr>
                <w:rStyle w:val="Hyperlink"/>
                <w:noProof/>
              </w:rPr>
            </w:rPrChange>
          </w:rPr>
          <w:fldChar w:fldCharType="begin"/>
        </w:r>
        <w:r w:rsidRPr="0020295F">
          <w:rPr>
            <w:rStyle w:val="Hyperlink"/>
            <w:noProof/>
            <w:rPrChange w:id="6118" w:author="Jan Kelemen" w:date="2016-01-20T17:07:00Z">
              <w:rPr>
                <w:rStyle w:val="Hyperlink"/>
                <w:noProof/>
              </w:rPr>
            </w:rPrChange>
          </w:rPr>
          <w:instrText xml:space="preserve"> </w:instrText>
        </w:r>
        <w:r w:rsidRPr="0020295F">
          <w:rPr>
            <w:noProof/>
            <w:rPrChange w:id="6119" w:author="Jan Kelemen" w:date="2016-01-20T17:07:00Z">
              <w:rPr>
                <w:noProof/>
              </w:rPr>
            </w:rPrChange>
          </w:rPr>
          <w:instrText>HYPERLINK \l "_Toc441072918"</w:instrText>
        </w:r>
        <w:r w:rsidRPr="0020295F">
          <w:rPr>
            <w:rStyle w:val="Hyperlink"/>
            <w:noProof/>
            <w:rPrChange w:id="6120" w:author="Jan Kelemen" w:date="2016-01-20T17:07:00Z">
              <w:rPr>
                <w:rStyle w:val="Hyperlink"/>
                <w:noProof/>
              </w:rPr>
            </w:rPrChange>
          </w:rPr>
          <w:instrText xml:space="preserve"> </w:instrText>
        </w:r>
        <w:r w:rsidRPr="0020295F">
          <w:rPr>
            <w:rStyle w:val="Hyperlink"/>
            <w:noProof/>
            <w:rPrChange w:id="6121" w:author="Jan Kelemen" w:date="2016-01-20T17:07:00Z">
              <w:rPr>
                <w:rStyle w:val="Hyperlink"/>
                <w:noProof/>
              </w:rPr>
            </w:rPrChange>
          </w:rPr>
        </w:r>
        <w:r w:rsidRPr="0020295F">
          <w:rPr>
            <w:rStyle w:val="Hyperlink"/>
            <w:noProof/>
            <w:rPrChange w:id="6122" w:author="Jan Kelemen" w:date="2016-01-20T17:07:00Z">
              <w:rPr>
                <w:rStyle w:val="Hyperlink"/>
                <w:noProof/>
              </w:rPr>
            </w:rPrChange>
          </w:rPr>
          <w:fldChar w:fldCharType="separate"/>
        </w:r>
        <w:r w:rsidRPr="0020295F">
          <w:rPr>
            <w:rStyle w:val="Hyperlink"/>
            <w:noProof/>
            <w:rPrChange w:id="6123" w:author="Jan Kelemen" w:date="2016-01-20T17:07:00Z">
              <w:rPr>
                <w:rStyle w:val="Hyperlink"/>
                <w:noProof/>
              </w:rPr>
            </w:rPrChange>
          </w:rPr>
          <w:t>Slika 4.3</w:t>
        </w:r>
        <w:r w:rsidRPr="0020295F">
          <w:rPr>
            <w:rStyle w:val="Hyperlink"/>
            <w:noProof/>
            <w:rPrChange w:id="6124" w:author="Jan Kelemen" w:date="2016-01-20T17:07:00Z">
              <w:rPr>
                <w:rStyle w:val="Hyperlink"/>
                <w:noProof/>
              </w:rPr>
            </w:rPrChange>
          </w:rPr>
          <w:noBreakHyphen/>
          <w:t>5 Sekvencijski dijagram za UC05 – OdjavaKorisnika</w:t>
        </w:r>
        <w:r w:rsidRPr="0020295F">
          <w:rPr>
            <w:noProof/>
            <w:webHidden/>
            <w:rPrChange w:id="6125" w:author="Jan Kelemen" w:date="2016-01-20T17:07:00Z">
              <w:rPr>
                <w:noProof/>
                <w:webHidden/>
              </w:rPr>
            </w:rPrChange>
          </w:rPr>
          <w:tab/>
        </w:r>
        <w:r w:rsidRPr="0020295F">
          <w:rPr>
            <w:noProof/>
            <w:webHidden/>
            <w:rPrChange w:id="6126" w:author="Jan Kelemen" w:date="2016-01-20T17:07:00Z">
              <w:rPr>
                <w:noProof/>
                <w:webHidden/>
              </w:rPr>
            </w:rPrChange>
          </w:rPr>
          <w:fldChar w:fldCharType="begin"/>
        </w:r>
        <w:r w:rsidRPr="0020295F">
          <w:rPr>
            <w:noProof/>
            <w:webHidden/>
            <w:rPrChange w:id="6127" w:author="Jan Kelemen" w:date="2016-01-20T17:07:00Z">
              <w:rPr>
                <w:noProof/>
                <w:webHidden/>
              </w:rPr>
            </w:rPrChange>
          </w:rPr>
          <w:instrText xml:space="preserve"> PAGEREF _Toc441072918 \h </w:instrText>
        </w:r>
        <w:r w:rsidRPr="0020295F">
          <w:rPr>
            <w:noProof/>
            <w:webHidden/>
            <w:rPrChange w:id="6128" w:author="Jan Kelemen" w:date="2016-01-20T17:07:00Z">
              <w:rPr>
                <w:noProof/>
                <w:webHidden/>
              </w:rPr>
            </w:rPrChange>
          </w:rPr>
        </w:r>
      </w:ins>
      <w:r w:rsidRPr="0020295F">
        <w:rPr>
          <w:noProof/>
          <w:webHidden/>
          <w:rPrChange w:id="6129" w:author="Jan Kelemen" w:date="2016-01-20T17:07:00Z">
            <w:rPr>
              <w:noProof/>
              <w:webHidden/>
            </w:rPr>
          </w:rPrChange>
        </w:rPr>
        <w:fldChar w:fldCharType="separate"/>
      </w:r>
      <w:ins w:id="6130" w:author="Jan Kelemen" w:date="2016-01-20T17:06:00Z">
        <w:r w:rsidRPr="0020295F">
          <w:rPr>
            <w:noProof/>
            <w:webHidden/>
            <w:rPrChange w:id="6131" w:author="Jan Kelemen" w:date="2016-01-20T17:07:00Z">
              <w:rPr>
                <w:noProof/>
                <w:webHidden/>
              </w:rPr>
            </w:rPrChange>
          </w:rPr>
          <w:t>33</w:t>
        </w:r>
        <w:r w:rsidRPr="0020295F">
          <w:rPr>
            <w:noProof/>
            <w:webHidden/>
            <w:rPrChange w:id="6132" w:author="Jan Kelemen" w:date="2016-01-20T17:07:00Z">
              <w:rPr>
                <w:noProof/>
                <w:webHidden/>
              </w:rPr>
            </w:rPrChange>
          </w:rPr>
          <w:fldChar w:fldCharType="end"/>
        </w:r>
        <w:r w:rsidRPr="0020295F">
          <w:rPr>
            <w:rStyle w:val="Hyperlink"/>
            <w:noProof/>
            <w:rPrChange w:id="6133" w:author="Jan Kelemen" w:date="2016-01-20T17:07:00Z">
              <w:rPr>
                <w:rStyle w:val="Hyperlink"/>
                <w:noProof/>
              </w:rPr>
            </w:rPrChange>
          </w:rPr>
          <w:fldChar w:fldCharType="end"/>
        </w:r>
      </w:ins>
    </w:p>
    <w:p w14:paraId="7DCC2437" w14:textId="77777777" w:rsidR="0020295F" w:rsidRPr="0020295F" w:rsidRDefault="0020295F">
      <w:pPr>
        <w:pStyle w:val="TableofFigures"/>
        <w:tabs>
          <w:tab w:val="right" w:leader="dot" w:pos="9062"/>
        </w:tabs>
        <w:rPr>
          <w:ins w:id="6134" w:author="Jan Kelemen" w:date="2016-01-20T17:06:00Z"/>
          <w:rFonts w:asciiTheme="minorHAnsi" w:eastAsiaTheme="minorEastAsia" w:hAnsiTheme="minorHAnsi" w:cstheme="minorBidi"/>
          <w:noProof/>
          <w:color w:val="auto"/>
          <w:sz w:val="22"/>
          <w:szCs w:val="22"/>
          <w:rPrChange w:id="6135" w:author="Jan Kelemen" w:date="2016-01-20T17:07:00Z">
            <w:rPr>
              <w:ins w:id="6136" w:author="Jan Kelemen" w:date="2016-01-20T17:06:00Z"/>
              <w:rFonts w:asciiTheme="minorHAnsi" w:eastAsiaTheme="minorEastAsia" w:hAnsiTheme="minorHAnsi" w:cstheme="minorBidi"/>
              <w:noProof/>
              <w:color w:val="auto"/>
              <w:sz w:val="22"/>
              <w:szCs w:val="22"/>
            </w:rPr>
          </w:rPrChange>
        </w:rPr>
      </w:pPr>
      <w:ins w:id="6137" w:author="Jan Kelemen" w:date="2016-01-20T17:06:00Z">
        <w:r w:rsidRPr="0020295F">
          <w:rPr>
            <w:rStyle w:val="Hyperlink"/>
            <w:noProof/>
            <w:rPrChange w:id="6138" w:author="Jan Kelemen" w:date="2016-01-20T17:07:00Z">
              <w:rPr>
                <w:rStyle w:val="Hyperlink"/>
                <w:noProof/>
              </w:rPr>
            </w:rPrChange>
          </w:rPr>
          <w:fldChar w:fldCharType="begin"/>
        </w:r>
        <w:r w:rsidRPr="0020295F">
          <w:rPr>
            <w:rStyle w:val="Hyperlink"/>
            <w:noProof/>
            <w:rPrChange w:id="6139" w:author="Jan Kelemen" w:date="2016-01-20T17:07:00Z">
              <w:rPr>
                <w:rStyle w:val="Hyperlink"/>
                <w:noProof/>
              </w:rPr>
            </w:rPrChange>
          </w:rPr>
          <w:instrText xml:space="preserve"> </w:instrText>
        </w:r>
        <w:r w:rsidRPr="0020295F">
          <w:rPr>
            <w:noProof/>
            <w:rPrChange w:id="6140" w:author="Jan Kelemen" w:date="2016-01-20T17:07:00Z">
              <w:rPr>
                <w:noProof/>
              </w:rPr>
            </w:rPrChange>
          </w:rPr>
          <w:instrText>HYPERLINK \l "_Toc441072919"</w:instrText>
        </w:r>
        <w:r w:rsidRPr="0020295F">
          <w:rPr>
            <w:rStyle w:val="Hyperlink"/>
            <w:noProof/>
            <w:rPrChange w:id="6141" w:author="Jan Kelemen" w:date="2016-01-20T17:07:00Z">
              <w:rPr>
                <w:rStyle w:val="Hyperlink"/>
                <w:noProof/>
              </w:rPr>
            </w:rPrChange>
          </w:rPr>
          <w:instrText xml:space="preserve"> </w:instrText>
        </w:r>
        <w:r w:rsidRPr="0020295F">
          <w:rPr>
            <w:rStyle w:val="Hyperlink"/>
            <w:noProof/>
            <w:rPrChange w:id="6142" w:author="Jan Kelemen" w:date="2016-01-20T17:07:00Z">
              <w:rPr>
                <w:rStyle w:val="Hyperlink"/>
                <w:noProof/>
              </w:rPr>
            </w:rPrChange>
          </w:rPr>
        </w:r>
        <w:r w:rsidRPr="0020295F">
          <w:rPr>
            <w:rStyle w:val="Hyperlink"/>
            <w:noProof/>
            <w:rPrChange w:id="6143" w:author="Jan Kelemen" w:date="2016-01-20T17:07:00Z">
              <w:rPr>
                <w:rStyle w:val="Hyperlink"/>
                <w:noProof/>
              </w:rPr>
            </w:rPrChange>
          </w:rPr>
          <w:fldChar w:fldCharType="separate"/>
        </w:r>
        <w:r w:rsidRPr="0020295F">
          <w:rPr>
            <w:rStyle w:val="Hyperlink"/>
            <w:noProof/>
            <w:rPrChange w:id="6144" w:author="Jan Kelemen" w:date="2016-01-20T17:07:00Z">
              <w:rPr>
                <w:rStyle w:val="Hyperlink"/>
                <w:noProof/>
              </w:rPr>
            </w:rPrChange>
          </w:rPr>
          <w:t>Slika 4.3</w:t>
        </w:r>
        <w:r w:rsidRPr="0020295F">
          <w:rPr>
            <w:rStyle w:val="Hyperlink"/>
            <w:noProof/>
            <w:rPrChange w:id="6145" w:author="Jan Kelemen" w:date="2016-01-20T17:07:00Z">
              <w:rPr>
                <w:rStyle w:val="Hyperlink"/>
                <w:noProof/>
              </w:rPr>
            </w:rPrChange>
          </w:rPr>
          <w:noBreakHyphen/>
          <w:t>6 Sekvencijski dijagram za UC06 – PregledPonude</w:t>
        </w:r>
        <w:r w:rsidRPr="0020295F">
          <w:rPr>
            <w:noProof/>
            <w:webHidden/>
            <w:rPrChange w:id="6146" w:author="Jan Kelemen" w:date="2016-01-20T17:07:00Z">
              <w:rPr>
                <w:noProof/>
                <w:webHidden/>
              </w:rPr>
            </w:rPrChange>
          </w:rPr>
          <w:tab/>
        </w:r>
        <w:r w:rsidRPr="0020295F">
          <w:rPr>
            <w:noProof/>
            <w:webHidden/>
            <w:rPrChange w:id="6147" w:author="Jan Kelemen" w:date="2016-01-20T17:07:00Z">
              <w:rPr>
                <w:noProof/>
                <w:webHidden/>
              </w:rPr>
            </w:rPrChange>
          </w:rPr>
          <w:fldChar w:fldCharType="begin"/>
        </w:r>
        <w:r w:rsidRPr="0020295F">
          <w:rPr>
            <w:noProof/>
            <w:webHidden/>
            <w:rPrChange w:id="6148" w:author="Jan Kelemen" w:date="2016-01-20T17:07:00Z">
              <w:rPr>
                <w:noProof/>
                <w:webHidden/>
              </w:rPr>
            </w:rPrChange>
          </w:rPr>
          <w:instrText xml:space="preserve"> PAGEREF _Toc441072919 \h </w:instrText>
        </w:r>
        <w:r w:rsidRPr="0020295F">
          <w:rPr>
            <w:noProof/>
            <w:webHidden/>
            <w:rPrChange w:id="6149" w:author="Jan Kelemen" w:date="2016-01-20T17:07:00Z">
              <w:rPr>
                <w:noProof/>
                <w:webHidden/>
              </w:rPr>
            </w:rPrChange>
          </w:rPr>
        </w:r>
      </w:ins>
      <w:r w:rsidRPr="0020295F">
        <w:rPr>
          <w:noProof/>
          <w:webHidden/>
          <w:rPrChange w:id="6150" w:author="Jan Kelemen" w:date="2016-01-20T17:07:00Z">
            <w:rPr>
              <w:noProof/>
              <w:webHidden/>
            </w:rPr>
          </w:rPrChange>
        </w:rPr>
        <w:fldChar w:fldCharType="separate"/>
      </w:r>
      <w:ins w:id="6151" w:author="Jan Kelemen" w:date="2016-01-20T17:06:00Z">
        <w:r w:rsidRPr="0020295F">
          <w:rPr>
            <w:noProof/>
            <w:webHidden/>
            <w:rPrChange w:id="6152" w:author="Jan Kelemen" w:date="2016-01-20T17:07:00Z">
              <w:rPr>
                <w:noProof/>
                <w:webHidden/>
              </w:rPr>
            </w:rPrChange>
          </w:rPr>
          <w:t>34</w:t>
        </w:r>
        <w:r w:rsidRPr="0020295F">
          <w:rPr>
            <w:noProof/>
            <w:webHidden/>
            <w:rPrChange w:id="6153" w:author="Jan Kelemen" w:date="2016-01-20T17:07:00Z">
              <w:rPr>
                <w:noProof/>
                <w:webHidden/>
              </w:rPr>
            </w:rPrChange>
          </w:rPr>
          <w:fldChar w:fldCharType="end"/>
        </w:r>
        <w:r w:rsidRPr="0020295F">
          <w:rPr>
            <w:rStyle w:val="Hyperlink"/>
            <w:noProof/>
            <w:rPrChange w:id="6154" w:author="Jan Kelemen" w:date="2016-01-20T17:07:00Z">
              <w:rPr>
                <w:rStyle w:val="Hyperlink"/>
                <w:noProof/>
              </w:rPr>
            </w:rPrChange>
          </w:rPr>
          <w:fldChar w:fldCharType="end"/>
        </w:r>
      </w:ins>
    </w:p>
    <w:p w14:paraId="1B9642FA" w14:textId="77777777" w:rsidR="0020295F" w:rsidRPr="0020295F" w:rsidRDefault="0020295F">
      <w:pPr>
        <w:pStyle w:val="TableofFigures"/>
        <w:tabs>
          <w:tab w:val="right" w:leader="dot" w:pos="9062"/>
        </w:tabs>
        <w:rPr>
          <w:ins w:id="6155" w:author="Jan Kelemen" w:date="2016-01-20T17:06:00Z"/>
          <w:rFonts w:asciiTheme="minorHAnsi" w:eastAsiaTheme="minorEastAsia" w:hAnsiTheme="minorHAnsi" w:cstheme="minorBidi"/>
          <w:noProof/>
          <w:color w:val="auto"/>
          <w:sz w:val="22"/>
          <w:szCs w:val="22"/>
          <w:rPrChange w:id="6156" w:author="Jan Kelemen" w:date="2016-01-20T17:07:00Z">
            <w:rPr>
              <w:ins w:id="6157" w:author="Jan Kelemen" w:date="2016-01-20T17:06:00Z"/>
              <w:rFonts w:asciiTheme="minorHAnsi" w:eastAsiaTheme="minorEastAsia" w:hAnsiTheme="minorHAnsi" w:cstheme="minorBidi"/>
              <w:noProof/>
              <w:color w:val="auto"/>
              <w:sz w:val="22"/>
              <w:szCs w:val="22"/>
            </w:rPr>
          </w:rPrChange>
        </w:rPr>
      </w:pPr>
      <w:ins w:id="6158" w:author="Jan Kelemen" w:date="2016-01-20T17:06:00Z">
        <w:r w:rsidRPr="0020295F">
          <w:rPr>
            <w:rStyle w:val="Hyperlink"/>
            <w:noProof/>
            <w:rPrChange w:id="6159" w:author="Jan Kelemen" w:date="2016-01-20T17:07:00Z">
              <w:rPr>
                <w:rStyle w:val="Hyperlink"/>
                <w:noProof/>
              </w:rPr>
            </w:rPrChange>
          </w:rPr>
          <w:fldChar w:fldCharType="begin"/>
        </w:r>
        <w:r w:rsidRPr="0020295F">
          <w:rPr>
            <w:rStyle w:val="Hyperlink"/>
            <w:noProof/>
            <w:rPrChange w:id="6160" w:author="Jan Kelemen" w:date="2016-01-20T17:07:00Z">
              <w:rPr>
                <w:rStyle w:val="Hyperlink"/>
                <w:noProof/>
              </w:rPr>
            </w:rPrChange>
          </w:rPr>
          <w:instrText xml:space="preserve"> </w:instrText>
        </w:r>
        <w:r w:rsidRPr="0020295F">
          <w:rPr>
            <w:noProof/>
            <w:rPrChange w:id="6161" w:author="Jan Kelemen" w:date="2016-01-20T17:07:00Z">
              <w:rPr>
                <w:noProof/>
              </w:rPr>
            </w:rPrChange>
          </w:rPr>
          <w:instrText>HYPERLINK \l "_Toc441072920"</w:instrText>
        </w:r>
        <w:r w:rsidRPr="0020295F">
          <w:rPr>
            <w:rStyle w:val="Hyperlink"/>
            <w:noProof/>
            <w:rPrChange w:id="6162" w:author="Jan Kelemen" w:date="2016-01-20T17:07:00Z">
              <w:rPr>
                <w:rStyle w:val="Hyperlink"/>
                <w:noProof/>
              </w:rPr>
            </w:rPrChange>
          </w:rPr>
          <w:instrText xml:space="preserve"> </w:instrText>
        </w:r>
        <w:r w:rsidRPr="0020295F">
          <w:rPr>
            <w:rStyle w:val="Hyperlink"/>
            <w:noProof/>
            <w:rPrChange w:id="6163" w:author="Jan Kelemen" w:date="2016-01-20T17:07:00Z">
              <w:rPr>
                <w:rStyle w:val="Hyperlink"/>
                <w:noProof/>
              </w:rPr>
            </w:rPrChange>
          </w:rPr>
        </w:r>
        <w:r w:rsidRPr="0020295F">
          <w:rPr>
            <w:rStyle w:val="Hyperlink"/>
            <w:noProof/>
            <w:rPrChange w:id="6164" w:author="Jan Kelemen" w:date="2016-01-20T17:07:00Z">
              <w:rPr>
                <w:rStyle w:val="Hyperlink"/>
                <w:noProof/>
              </w:rPr>
            </w:rPrChange>
          </w:rPr>
          <w:fldChar w:fldCharType="separate"/>
        </w:r>
        <w:r w:rsidRPr="0020295F">
          <w:rPr>
            <w:rStyle w:val="Hyperlink"/>
            <w:noProof/>
            <w:rPrChange w:id="6165" w:author="Jan Kelemen" w:date="2016-01-20T17:07:00Z">
              <w:rPr>
                <w:rStyle w:val="Hyperlink"/>
                <w:noProof/>
              </w:rPr>
            </w:rPrChange>
          </w:rPr>
          <w:t>Slika 4.3</w:t>
        </w:r>
        <w:r w:rsidRPr="0020295F">
          <w:rPr>
            <w:rStyle w:val="Hyperlink"/>
            <w:noProof/>
            <w:rPrChange w:id="6166" w:author="Jan Kelemen" w:date="2016-01-20T17:07:00Z">
              <w:rPr>
                <w:rStyle w:val="Hyperlink"/>
                <w:noProof/>
              </w:rPr>
            </w:rPrChange>
          </w:rPr>
          <w:noBreakHyphen/>
          <w:t>7 Sekvencijski dijagram za UC07 – OdabirKategorijeJela</w:t>
        </w:r>
        <w:r w:rsidRPr="0020295F">
          <w:rPr>
            <w:noProof/>
            <w:webHidden/>
            <w:rPrChange w:id="6167" w:author="Jan Kelemen" w:date="2016-01-20T17:07:00Z">
              <w:rPr>
                <w:noProof/>
                <w:webHidden/>
              </w:rPr>
            </w:rPrChange>
          </w:rPr>
          <w:tab/>
        </w:r>
        <w:r w:rsidRPr="0020295F">
          <w:rPr>
            <w:noProof/>
            <w:webHidden/>
            <w:rPrChange w:id="6168" w:author="Jan Kelemen" w:date="2016-01-20T17:07:00Z">
              <w:rPr>
                <w:noProof/>
                <w:webHidden/>
              </w:rPr>
            </w:rPrChange>
          </w:rPr>
          <w:fldChar w:fldCharType="begin"/>
        </w:r>
        <w:r w:rsidRPr="0020295F">
          <w:rPr>
            <w:noProof/>
            <w:webHidden/>
            <w:rPrChange w:id="6169" w:author="Jan Kelemen" w:date="2016-01-20T17:07:00Z">
              <w:rPr>
                <w:noProof/>
                <w:webHidden/>
              </w:rPr>
            </w:rPrChange>
          </w:rPr>
          <w:instrText xml:space="preserve"> PAGEREF _Toc441072920 \h </w:instrText>
        </w:r>
        <w:r w:rsidRPr="0020295F">
          <w:rPr>
            <w:noProof/>
            <w:webHidden/>
            <w:rPrChange w:id="6170" w:author="Jan Kelemen" w:date="2016-01-20T17:07:00Z">
              <w:rPr>
                <w:noProof/>
                <w:webHidden/>
              </w:rPr>
            </w:rPrChange>
          </w:rPr>
        </w:r>
      </w:ins>
      <w:r w:rsidRPr="0020295F">
        <w:rPr>
          <w:noProof/>
          <w:webHidden/>
          <w:rPrChange w:id="6171" w:author="Jan Kelemen" w:date="2016-01-20T17:07:00Z">
            <w:rPr>
              <w:noProof/>
              <w:webHidden/>
            </w:rPr>
          </w:rPrChange>
        </w:rPr>
        <w:fldChar w:fldCharType="separate"/>
      </w:r>
      <w:ins w:id="6172" w:author="Jan Kelemen" w:date="2016-01-20T17:06:00Z">
        <w:r w:rsidRPr="0020295F">
          <w:rPr>
            <w:noProof/>
            <w:webHidden/>
            <w:rPrChange w:id="6173" w:author="Jan Kelemen" w:date="2016-01-20T17:07:00Z">
              <w:rPr>
                <w:noProof/>
                <w:webHidden/>
              </w:rPr>
            </w:rPrChange>
          </w:rPr>
          <w:t>34</w:t>
        </w:r>
        <w:r w:rsidRPr="0020295F">
          <w:rPr>
            <w:noProof/>
            <w:webHidden/>
            <w:rPrChange w:id="6174" w:author="Jan Kelemen" w:date="2016-01-20T17:07:00Z">
              <w:rPr>
                <w:noProof/>
                <w:webHidden/>
              </w:rPr>
            </w:rPrChange>
          </w:rPr>
          <w:fldChar w:fldCharType="end"/>
        </w:r>
        <w:r w:rsidRPr="0020295F">
          <w:rPr>
            <w:rStyle w:val="Hyperlink"/>
            <w:noProof/>
            <w:rPrChange w:id="6175" w:author="Jan Kelemen" w:date="2016-01-20T17:07:00Z">
              <w:rPr>
                <w:rStyle w:val="Hyperlink"/>
                <w:noProof/>
              </w:rPr>
            </w:rPrChange>
          </w:rPr>
          <w:fldChar w:fldCharType="end"/>
        </w:r>
      </w:ins>
    </w:p>
    <w:p w14:paraId="6E9420FF" w14:textId="77777777" w:rsidR="0020295F" w:rsidRPr="0020295F" w:rsidRDefault="0020295F">
      <w:pPr>
        <w:pStyle w:val="TableofFigures"/>
        <w:tabs>
          <w:tab w:val="right" w:leader="dot" w:pos="9062"/>
        </w:tabs>
        <w:rPr>
          <w:ins w:id="6176" w:author="Jan Kelemen" w:date="2016-01-20T17:06:00Z"/>
          <w:rFonts w:asciiTheme="minorHAnsi" w:eastAsiaTheme="minorEastAsia" w:hAnsiTheme="minorHAnsi" w:cstheme="minorBidi"/>
          <w:noProof/>
          <w:color w:val="auto"/>
          <w:sz w:val="22"/>
          <w:szCs w:val="22"/>
          <w:rPrChange w:id="6177" w:author="Jan Kelemen" w:date="2016-01-20T17:07:00Z">
            <w:rPr>
              <w:ins w:id="6178" w:author="Jan Kelemen" w:date="2016-01-20T17:06:00Z"/>
              <w:rFonts w:asciiTheme="minorHAnsi" w:eastAsiaTheme="minorEastAsia" w:hAnsiTheme="minorHAnsi" w:cstheme="minorBidi"/>
              <w:noProof/>
              <w:color w:val="auto"/>
              <w:sz w:val="22"/>
              <w:szCs w:val="22"/>
            </w:rPr>
          </w:rPrChange>
        </w:rPr>
      </w:pPr>
      <w:ins w:id="6179" w:author="Jan Kelemen" w:date="2016-01-20T17:06:00Z">
        <w:r w:rsidRPr="0020295F">
          <w:rPr>
            <w:rStyle w:val="Hyperlink"/>
            <w:noProof/>
            <w:rPrChange w:id="6180" w:author="Jan Kelemen" w:date="2016-01-20T17:07:00Z">
              <w:rPr>
                <w:rStyle w:val="Hyperlink"/>
                <w:noProof/>
              </w:rPr>
            </w:rPrChange>
          </w:rPr>
          <w:fldChar w:fldCharType="begin"/>
        </w:r>
        <w:r w:rsidRPr="0020295F">
          <w:rPr>
            <w:rStyle w:val="Hyperlink"/>
            <w:noProof/>
            <w:rPrChange w:id="6181" w:author="Jan Kelemen" w:date="2016-01-20T17:07:00Z">
              <w:rPr>
                <w:rStyle w:val="Hyperlink"/>
                <w:noProof/>
              </w:rPr>
            </w:rPrChange>
          </w:rPr>
          <w:instrText xml:space="preserve"> </w:instrText>
        </w:r>
        <w:r w:rsidRPr="0020295F">
          <w:rPr>
            <w:noProof/>
            <w:rPrChange w:id="6182" w:author="Jan Kelemen" w:date="2016-01-20T17:07:00Z">
              <w:rPr>
                <w:noProof/>
              </w:rPr>
            </w:rPrChange>
          </w:rPr>
          <w:instrText>HYPERLINK \l "_Toc441072921"</w:instrText>
        </w:r>
        <w:r w:rsidRPr="0020295F">
          <w:rPr>
            <w:rStyle w:val="Hyperlink"/>
            <w:noProof/>
            <w:rPrChange w:id="6183" w:author="Jan Kelemen" w:date="2016-01-20T17:07:00Z">
              <w:rPr>
                <w:rStyle w:val="Hyperlink"/>
                <w:noProof/>
              </w:rPr>
            </w:rPrChange>
          </w:rPr>
          <w:instrText xml:space="preserve"> </w:instrText>
        </w:r>
        <w:r w:rsidRPr="0020295F">
          <w:rPr>
            <w:rStyle w:val="Hyperlink"/>
            <w:noProof/>
            <w:rPrChange w:id="6184" w:author="Jan Kelemen" w:date="2016-01-20T17:07:00Z">
              <w:rPr>
                <w:rStyle w:val="Hyperlink"/>
                <w:noProof/>
              </w:rPr>
            </w:rPrChange>
          </w:rPr>
        </w:r>
        <w:r w:rsidRPr="0020295F">
          <w:rPr>
            <w:rStyle w:val="Hyperlink"/>
            <w:noProof/>
            <w:rPrChange w:id="6185" w:author="Jan Kelemen" w:date="2016-01-20T17:07:00Z">
              <w:rPr>
                <w:rStyle w:val="Hyperlink"/>
                <w:noProof/>
              </w:rPr>
            </w:rPrChange>
          </w:rPr>
          <w:fldChar w:fldCharType="separate"/>
        </w:r>
        <w:r w:rsidRPr="0020295F">
          <w:rPr>
            <w:rStyle w:val="Hyperlink"/>
            <w:noProof/>
            <w:rPrChange w:id="6186" w:author="Jan Kelemen" w:date="2016-01-20T17:07:00Z">
              <w:rPr>
                <w:rStyle w:val="Hyperlink"/>
                <w:noProof/>
              </w:rPr>
            </w:rPrChange>
          </w:rPr>
          <w:t>Slika 4.3</w:t>
        </w:r>
        <w:r w:rsidRPr="0020295F">
          <w:rPr>
            <w:rStyle w:val="Hyperlink"/>
            <w:noProof/>
            <w:rPrChange w:id="6187" w:author="Jan Kelemen" w:date="2016-01-20T17:07:00Z">
              <w:rPr>
                <w:rStyle w:val="Hyperlink"/>
                <w:noProof/>
              </w:rPr>
            </w:rPrChange>
          </w:rPr>
          <w:noBreakHyphen/>
          <w:t>8 Sekvencijski dijagram za UC08 – Odabir jela</w:t>
        </w:r>
        <w:r w:rsidRPr="0020295F">
          <w:rPr>
            <w:noProof/>
            <w:webHidden/>
            <w:rPrChange w:id="6188" w:author="Jan Kelemen" w:date="2016-01-20T17:07:00Z">
              <w:rPr>
                <w:noProof/>
                <w:webHidden/>
              </w:rPr>
            </w:rPrChange>
          </w:rPr>
          <w:tab/>
        </w:r>
        <w:r w:rsidRPr="0020295F">
          <w:rPr>
            <w:noProof/>
            <w:webHidden/>
            <w:rPrChange w:id="6189" w:author="Jan Kelemen" w:date="2016-01-20T17:07:00Z">
              <w:rPr>
                <w:noProof/>
                <w:webHidden/>
              </w:rPr>
            </w:rPrChange>
          </w:rPr>
          <w:fldChar w:fldCharType="begin"/>
        </w:r>
        <w:r w:rsidRPr="0020295F">
          <w:rPr>
            <w:noProof/>
            <w:webHidden/>
            <w:rPrChange w:id="6190" w:author="Jan Kelemen" w:date="2016-01-20T17:07:00Z">
              <w:rPr>
                <w:noProof/>
                <w:webHidden/>
              </w:rPr>
            </w:rPrChange>
          </w:rPr>
          <w:instrText xml:space="preserve"> PAGEREF _Toc441072921 \h </w:instrText>
        </w:r>
        <w:r w:rsidRPr="0020295F">
          <w:rPr>
            <w:noProof/>
            <w:webHidden/>
            <w:rPrChange w:id="6191" w:author="Jan Kelemen" w:date="2016-01-20T17:07:00Z">
              <w:rPr>
                <w:noProof/>
                <w:webHidden/>
              </w:rPr>
            </w:rPrChange>
          </w:rPr>
        </w:r>
      </w:ins>
      <w:r w:rsidRPr="0020295F">
        <w:rPr>
          <w:noProof/>
          <w:webHidden/>
          <w:rPrChange w:id="6192" w:author="Jan Kelemen" w:date="2016-01-20T17:07:00Z">
            <w:rPr>
              <w:noProof/>
              <w:webHidden/>
            </w:rPr>
          </w:rPrChange>
        </w:rPr>
        <w:fldChar w:fldCharType="separate"/>
      </w:r>
      <w:ins w:id="6193" w:author="Jan Kelemen" w:date="2016-01-20T17:06:00Z">
        <w:r w:rsidRPr="0020295F">
          <w:rPr>
            <w:noProof/>
            <w:webHidden/>
            <w:rPrChange w:id="6194" w:author="Jan Kelemen" w:date="2016-01-20T17:07:00Z">
              <w:rPr>
                <w:noProof/>
                <w:webHidden/>
              </w:rPr>
            </w:rPrChange>
          </w:rPr>
          <w:t>35</w:t>
        </w:r>
        <w:r w:rsidRPr="0020295F">
          <w:rPr>
            <w:noProof/>
            <w:webHidden/>
            <w:rPrChange w:id="6195" w:author="Jan Kelemen" w:date="2016-01-20T17:07:00Z">
              <w:rPr>
                <w:noProof/>
                <w:webHidden/>
              </w:rPr>
            </w:rPrChange>
          </w:rPr>
          <w:fldChar w:fldCharType="end"/>
        </w:r>
        <w:r w:rsidRPr="0020295F">
          <w:rPr>
            <w:rStyle w:val="Hyperlink"/>
            <w:noProof/>
            <w:rPrChange w:id="6196" w:author="Jan Kelemen" w:date="2016-01-20T17:07:00Z">
              <w:rPr>
                <w:rStyle w:val="Hyperlink"/>
                <w:noProof/>
              </w:rPr>
            </w:rPrChange>
          </w:rPr>
          <w:fldChar w:fldCharType="end"/>
        </w:r>
      </w:ins>
    </w:p>
    <w:p w14:paraId="43C2CEF9" w14:textId="77777777" w:rsidR="0020295F" w:rsidRPr="0020295F" w:rsidRDefault="0020295F">
      <w:pPr>
        <w:pStyle w:val="TableofFigures"/>
        <w:tabs>
          <w:tab w:val="right" w:leader="dot" w:pos="9062"/>
        </w:tabs>
        <w:rPr>
          <w:ins w:id="6197" w:author="Jan Kelemen" w:date="2016-01-20T17:06:00Z"/>
          <w:rFonts w:asciiTheme="minorHAnsi" w:eastAsiaTheme="minorEastAsia" w:hAnsiTheme="minorHAnsi" w:cstheme="minorBidi"/>
          <w:noProof/>
          <w:color w:val="auto"/>
          <w:sz w:val="22"/>
          <w:szCs w:val="22"/>
          <w:rPrChange w:id="6198" w:author="Jan Kelemen" w:date="2016-01-20T17:07:00Z">
            <w:rPr>
              <w:ins w:id="6199" w:author="Jan Kelemen" w:date="2016-01-20T17:06:00Z"/>
              <w:rFonts w:asciiTheme="minorHAnsi" w:eastAsiaTheme="minorEastAsia" w:hAnsiTheme="minorHAnsi" w:cstheme="minorBidi"/>
              <w:noProof/>
              <w:color w:val="auto"/>
              <w:sz w:val="22"/>
              <w:szCs w:val="22"/>
            </w:rPr>
          </w:rPrChange>
        </w:rPr>
      </w:pPr>
      <w:ins w:id="6200" w:author="Jan Kelemen" w:date="2016-01-20T17:06:00Z">
        <w:r w:rsidRPr="0020295F">
          <w:rPr>
            <w:rStyle w:val="Hyperlink"/>
            <w:noProof/>
            <w:rPrChange w:id="6201" w:author="Jan Kelemen" w:date="2016-01-20T17:07:00Z">
              <w:rPr>
                <w:rStyle w:val="Hyperlink"/>
                <w:noProof/>
              </w:rPr>
            </w:rPrChange>
          </w:rPr>
          <w:fldChar w:fldCharType="begin"/>
        </w:r>
        <w:r w:rsidRPr="0020295F">
          <w:rPr>
            <w:rStyle w:val="Hyperlink"/>
            <w:noProof/>
            <w:rPrChange w:id="6202" w:author="Jan Kelemen" w:date="2016-01-20T17:07:00Z">
              <w:rPr>
                <w:rStyle w:val="Hyperlink"/>
                <w:noProof/>
              </w:rPr>
            </w:rPrChange>
          </w:rPr>
          <w:instrText xml:space="preserve"> </w:instrText>
        </w:r>
        <w:r w:rsidRPr="0020295F">
          <w:rPr>
            <w:noProof/>
            <w:rPrChange w:id="6203" w:author="Jan Kelemen" w:date="2016-01-20T17:07:00Z">
              <w:rPr>
                <w:noProof/>
              </w:rPr>
            </w:rPrChange>
          </w:rPr>
          <w:instrText>HYPERLINK \l "_Toc441072922"</w:instrText>
        </w:r>
        <w:r w:rsidRPr="0020295F">
          <w:rPr>
            <w:rStyle w:val="Hyperlink"/>
            <w:noProof/>
            <w:rPrChange w:id="6204" w:author="Jan Kelemen" w:date="2016-01-20T17:07:00Z">
              <w:rPr>
                <w:rStyle w:val="Hyperlink"/>
                <w:noProof/>
              </w:rPr>
            </w:rPrChange>
          </w:rPr>
          <w:instrText xml:space="preserve"> </w:instrText>
        </w:r>
        <w:r w:rsidRPr="0020295F">
          <w:rPr>
            <w:rStyle w:val="Hyperlink"/>
            <w:noProof/>
            <w:rPrChange w:id="6205" w:author="Jan Kelemen" w:date="2016-01-20T17:07:00Z">
              <w:rPr>
                <w:rStyle w:val="Hyperlink"/>
                <w:noProof/>
              </w:rPr>
            </w:rPrChange>
          </w:rPr>
        </w:r>
        <w:r w:rsidRPr="0020295F">
          <w:rPr>
            <w:rStyle w:val="Hyperlink"/>
            <w:noProof/>
            <w:rPrChange w:id="6206" w:author="Jan Kelemen" w:date="2016-01-20T17:07:00Z">
              <w:rPr>
                <w:rStyle w:val="Hyperlink"/>
                <w:noProof/>
              </w:rPr>
            </w:rPrChange>
          </w:rPr>
          <w:fldChar w:fldCharType="separate"/>
        </w:r>
        <w:r w:rsidRPr="0020295F">
          <w:rPr>
            <w:rStyle w:val="Hyperlink"/>
            <w:noProof/>
            <w:rPrChange w:id="6207" w:author="Jan Kelemen" w:date="2016-01-20T17:07:00Z">
              <w:rPr>
                <w:rStyle w:val="Hyperlink"/>
                <w:noProof/>
              </w:rPr>
            </w:rPrChange>
          </w:rPr>
          <w:t>Slika 4.3</w:t>
        </w:r>
        <w:r w:rsidRPr="0020295F">
          <w:rPr>
            <w:rStyle w:val="Hyperlink"/>
            <w:noProof/>
            <w:rPrChange w:id="6208" w:author="Jan Kelemen" w:date="2016-01-20T17:07:00Z">
              <w:rPr>
                <w:rStyle w:val="Hyperlink"/>
                <w:noProof/>
              </w:rPr>
            </w:rPrChange>
          </w:rPr>
          <w:noBreakHyphen/>
          <w:t>9 Sekvencijski dijagram za UC09 – PregledKošarice</w:t>
        </w:r>
        <w:r w:rsidRPr="0020295F">
          <w:rPr>
            <w:noProof/>
            <w:webHidden/>
            <w:rPrChange w:id="6209" w:author="Jan Kelemen" w:date="2016-01-20T17:07:00Z">
              <w:rPr>
                <w:noProof/>
                <w:webHidden/>
              </w:rPr>
            </w:rPrChange>
          </w:rPr>
          <w:tab/>
        </w:r>
        <w:r w:rsidRPr="0020295F">
          <w:rPr>
            <w:noProof/>
            <w:webHidden/>
            <w:rPrChange w:id="6210" w:author="Jan Kelemen" w:date="2016-01-20T17:07:00Z">
              <w:rPr>
                <w:noProof/>
                <w:webHidden/>
              </w:rPr>
            </w:rPrChange>
          </w:rPr>
          <w:fldChar w:fldCharType="begin"/>
        </w:r>
        <w:r w:rsidRPr="0020295F">
          <w:rPr>
            <w:noProof/>
            <w:webHidden/>
            <w:rPrChange w:id="6211" w:author="Jan Kelemen" w:date="2016-01-20T17:07:00Z">
              <w:rPr>
                <w:noProof/>
                <w:webHidden/>
              </w:rPr>
            </w:rPrChange>
          </w:rPr>
          <w:instrText xml:space="preserve"> PAGEREF _Toc441072922 \h </w:instrText>
        </w:r>
        <w:r w:rsidRPr="0020295F">
          <w:rPr>
            <w:noProof/>
            <w:webHidden/>
            <w:rPrChange w:id="6212" w:author="Jan Kelemen" w:date="2016-01-20T17:07:00Z">
              <w:rPr>
                <w:noProof/>
                <w:webHidden/>
              </w:rPr>
            </w:rPrChange>
          </w:rPr>
        </w:r>
      </w:ins>
      <w:r w:rsidRPr="0020295F">
        <w:rPr>
          <w:noProof/>
          <w:webHidden/>
          <w:rPrChange w:id="6213" w:author="Jan Kelemen" w:date="2016-01-20T17:07:00Z">
            <w:rPr>
              <w:noProof/>
              <w:webHidden/>
            </w:rPr>
          </w:rPrChange>
        </w:rPr>
        <w:fldChar w:fldCharType="separate"/>
      </w:r>
      <w:ins w:id="6214" w:author="Jan Kelemen" w:date="2016-01-20T17:06:00Z">
        <w:r w:rsidRPr="0020295F">
          <w:rPr>
            <w:noProof/>
            <w:webHidden/>
            <w:rPrChange w:id="6215" w:author="Jan Kelemen" w:date="2016-01-20T17:07:00Z">
              <w:rPr>
                <w:noProof/>
                <w:webHidden/>
              </w:rPr>
            </w:rPrChange>
          </w:rPr>
          <w:t>35</w:t>
        </w:r>
        <w:r w:rsidRPr="0020295F">
          <w:rPr>
            <w:noProof/>
            <w:webHidden/>
            <w:rPrChange w:id="6216" w:author="Jan Kelemen" w:date="2016-01-20T17:07:00Z">
              <w:rPr>
                <w:noProof/>
                <w:webHidden/>
              </w:rPr>
            </w:rPrChange>
          </w:rPr>
          <w:fldChar w:fldCharType="end"/>
        </w:r>
        <w:r w:rsidRPr="0020295F">
          <w:rPr>
            <w:rStyle w:val="Hyperlink"/>
            <w:noProof/>
            <w:rPrChange w:id="6217" w:author="Jan Kelemen" w:date="2016-01-20T17:07:00Z">
              <w:rPr>
                <w:rStyle w:val="Hyperlink"/>
                <w:noProof/>
              </w:rPr>
            </w:rPrChange>
          </w:rPr>
          <w:fldChar w:fldCharType="end"/>
        </w:r>
      </w:ins>
    </w:p>
    <w:p w14:paraId="238AF582" w14:textId="77777777" w:rsidR="0020295F" w:rsidRPr="0020295F" w:rsidRDefault="0020295F">
      <w:pPr>
        <w:pStyle w:val="TableofFigures"/>
        <w:tabs>
          <w:tab w:val="right" w:leader="dot" w:pos="9062"/>
        </w:tabs>
        <w:rPr>
          <w:ins w:id="6218" w:author="Jan Kelemen" w:date="2016-01-20T17:06:00Z"/>
          <w:rFonts w:asciiTheme="minorHAnsi" w:eastAsiaTheme="minorEastAsia" w:hAnsiTheme="minorHAnsi" w:cstheme="minorBidi"/>
          <w:noProof/>
          <w:color w:val="auto"/>
          <w:sz w:val="22"/>
          <w:szCs w:val="22"/>
          <w:rPrChange w:id="6219" w:author="Jan Kelemen" w:date="2016-01-20T17:07:00Z">
            <w:rPr>
              <w:ins w:id="6220" w:author="Jan Kelemen" w:date="2016-01-20T17:06:00Z"/>
              <w:rFonts w:asciiTheme="minorHAnsi" w:eastAsiaTheme="minorEastAsia" w:hAnsiTheme="minorHAnsi" w:cstheme="minorBidi"/>
              <w:noProof/>
              <w:color w:val="auto"/>
              <w:sz w:val="22"/>
              <w:szCs w:val="22"/>
            </w:rPr>
          </w:rPrChange>
        </w:rPr>
      </w:pPr>
      <w:ins w:id="6221" w:author="Jan Kelemen" w:date="2016-01-20T17:06:00Z">
        <w:r w:rsidRPr="0020295F">
          <w:rPr>
            <w:rStyle w:val="Hyperlink"/>
            <w:noProof/>
            <w:rPrChange w:id="6222" w:author="Jan Kelemen" w:date="2016-01-20T17:07:00Z">
              <w:rPr>
                <w:rStyle w:val="Hyperlink"/>
                <w:noProof/>
              </w:rPr>
            </w:rPrChange>
          </w:rPr>
          <w:fldChar w:fldCharType="begin"/>
        </w:r>
        <w:r w:rsidRPr="0020295F">
          <w:rPr>
            <w:rStyle w:val="Hyperlink"/>
            <w:noProof/>
            <w:rPrChange w:id="6223" w:author="Jan Kelemen" w:date="2016-01-20T17:07:00Z">
              <w:rPr>
                <w:rStyle w:val="Hyperlink"/>
                <w:noProof/>
              </w:rPr>
            </w:rPrChange>
          </w:rPr>
          <w:instrText xml:space="preserve"> </w:instrText>
        </w:r>
        <w:r w:rsidRPr="0020295F">
          <w:rPr>
            <w:noProof/>
            <w:rPrChange w:id="6224" w:author="Jan Kelemen" w:date="2016-01-20T17:07:00Z">
              <w:rPr>
                <w:noProof/>
              </w:rPr>
            </w:rPrChange>
          </w:rPr>
          <w:instrText>HYPERLINK \l "_Toc441072923"</w:instrText>
        </w:r>
        <w:r w:rsidRPr="0020295F">
          <w:rPr>
            <w:rStyle w:val="Hyperlink"/>
            <w:noProof/>
            <w:rPrChange w:id="6225" w:author="Jan Kelemen" w:date="2016-01-20T17:07:00Z">
              <w:rPr>
                <w:rStyle w:val="Hyperlink"/>
                <w:noProof/>
              </w:rPr>
            </w:rPrChange>
          </w:rPr>
          <w:instrText xml:space="preserve"> </w:instrText>
        </w:r>
        <w:r w:rsidRPr="0020295F">
          <w:rPr>
            <w:rStyle w:val="Hyperlink"/>
            <w:noProof/>
            <w:rPrChange w:id="6226" w:author="Jan Kelemen" w:date="2016-01-20T17:07:00Z">
              <w:rPr>
                <w:rStyle w:val="Hyperlink"/>
                <w:noProof/>
              </w:rPr>
            </w:rPrChange>
          </w:rPr>
        </w:r>
        <w:r w:rsidRPr="0020295F">
          <w:rPr>
            <w:rStyle w:val="Hyperlink"/>
            <w:noProof/>
            <w:rPrChange w:id="6227" w:author="Jan Kelemen" w:date="2016-01-20T17:07:00Z">
              <w:rPr>
                <w:rStyle w:val="Hyperlink"/>
                <w:noProof/>
              </w:rPr>
            </w:rPrChange>
          </w:rPr>
          <w:fldChar w:fldCharType="separate"/>
        </w:r>
        <w:r w:rsidRPr="0020295F">
          <w:rPr>
            <w:rStyle w:val="Hyperlink"/>
            <w:noProof/>
            <w:rPrChange w:id="6228" w:author="Jan Kelemen" w:date="2016-01-20T17:07:00Z">
              <w:rPr>
                <w:rStyle w:val="Hyperlink"/>
                <w:noProof/>
              </w:rPr>
            </w:rPrChange>
          </w:rPr>
          <w:t>Slika 4.3</w:t>
        </w:r>
        <w:r w:rsidRPr="0020295F">
          <w:rPr>
            <w:rStyle w:val="Hyperlink"/>
            <w:noProof/>
            <w:rPrChange w:id="6229" w:author="Jan Kelemen" w:date="2016-01-20T17:07:00Z">
              <w:rPr>
                <w:rStyle w:val="Hyperlink"/>
                <w:noProof/>
              </w:rPr>
            </w:rPrChange>
          </w:rPr>
          <w:noBreakHyphen/>
          <w:t>10 Sekvencijski dijagram za UC10 i UC11 – DodajUKošaricu</w:t>
        </w:r>
        <w:r w:rsidRPr="0020295F">
          <w:rPr>
            <w:noProof/>
            <w:webHidden/>
            <w:rPrChange w:id="6230" w:author="Jan Kelemen" w:date="2016-01-20T17:07:00Z">
              <w:rPr>
                <w:noProof/>
                <w:webHidden/>
              </w:rPr>
            </w:rPrChange>
          </w:rPr>
          <w:tab/>
        </w:r>
        <w:r w:rsidRPr="0020295F">
          <w:rPr>
            <w:noProof/>
            <w:webHidden/>
            <w:rPrChange w:id="6231" w:author="Jan Kelemen" w:date="2016-01-20T17:07:00Z">
              <w:rPr>
                <w:noProof/>
                <w:webHidden/>
              </w:rPr>
            </w:rPrChange>
          </w:rPr>
          <w:fldChar w:fldCharType="begin"/>
        </w:r>
        <w:r w:rsidRPr="0020295F">
          <w:rPr>
            <w:noProof/>
            <w:webHidden/>
            <w:rPrChange w:id="6232" w:author="Jan Kelemen" w:date="2016-01-20T17:07:00Z">
              <w:rPr>
                <w:noProof/>
                <w:webHidden/>
              </w:rPr>
            </w:rPrChange>
          </w:rPr>
          <w:instrText xml:space="preserve"> PAGEREF _Toc441072923 \h </w:instrText>
        </w:r>
        <w:r w:rsidRPr="0020295F">
          <w:rPr>
            <w:noProof/>
            <w:webHidden/>
            <w:rPrChange w:id="6233" w:author="Jan Kelemen" w:date="2016-01-20T17:07:00Z">
              <w:rPr>
                <w:noProof/>
                <w:webHidden/>
              </w:rPr>
            </w:rPrChange>
          </w:rPr>
        </w:r>
      </w:ins>
      <w:r w:rsidRPr="0020295F">
        <w:rPr>
          <w:noProof/>
          <w:webHidden/>
          <w:rPrChange w:id="6234" w:author="Jan Kelemen" w:date="2016-01-20T17:07:00Z">
            <w:rPr>
              <w:noProof/>
              <w:webHidden/>
            </w:rPr>
          </w:rPrChange>
        </w:rPr>
        <w:fldChar w:fldCharType="separate"/>
      </w:r>
      <w:ins w:id="6235" w:author="Jan Kelemen" w:date="2016-01-20T17:06:00Z">
        <w:r w:rsidRPr="0020295F">
          <w:rPr>
            <w:noProof/>
            <w:webHidden/>
            <w:rPrChange w:id="6236" w:author="Jan Kelemen" w:date="2016-01-20T17:07:00Z">
              <w:rPr>
                <w:noProof/>
                <w:webHidden/>
              </w:rPr>
            </w:rPrChange>
          </w:rPr>
          <w:t>36</w:t>
        </w:r>
        <w:r w:rsidRPr="0020295F">
          <w:rPr>
            <w:noProof/>
            <w:webHidden/>
            <w:rPrChange w:id="6237" w:author="Jan Kelemen" w:date="2016-01-20T17:07:00Z">
              <w:rPr>
                <w:noProof/>
                <w:webHidden/>
              </w:rPr>
            </w:rPrChange>
          </w:rPr>
          <w:fldChar w:fldCharType="end"/>
        </w:r>
        <w:r w:rsidRPr="0020295F">
          <w:rPr>
            <w:rStyle w:val="Hyperlink"/>
            <w:noProof/>
            <w:rPrChange w:id="6238" w:author="Jan Kelemen" w:date="2016-01-20T17:07:00Z">
              <w:rPr>
                <w:rStyle w:val="Hyperlink"/>
                <w:noProof/>
              </w:rPr>
            </w:rPrChange>
          </w:rPr>
          <w:fldChar w:fldCharType="end"/>
        </w:r>
      </w:ins>
    </w:p>
    <w:p w14:paraId="24F947E8" w14:textId="77777777" w:rsidR="0020295F" w:rsidRPr="0020295F" w:rsidRDefault="0020295F">
      <w:pPr>
        <w:pStyle w:val="TableofFigures"/>
        <w:tabs>
          <w:tab w:val="right" w:leader="dot" w:pos="9062"/>
        </w:tabs>
        <w:rPr>
          <w:ins w:id="6239" w:author="Jan Kelemen" w:date="2016-01-20T17:06:00Z"/>
          <w:rFonts w:asciiTheme="minorHAnsi" w:eastAsiaTheme="minorEastAsia" w:hAnsiTheme="minorHAnsi" w:cstheme="minorBidi"/>
          <w:noProof/>
          <w:color w:val="auto"/>
          <w:sz w:val="22"/>
          <w:szCs w:val="22"/>
          <w:rPrChange w:id="6240" w:author="Jan Kelemen" w:date="2016-01-20T17:07:00Z">
            <w:rPr>
              <w:ins w:id="6241" w:author="Jan Kelemen" w:date="2016-01-20T17:06:00Z"/>
              <w:rFonts w:asciiTheme="minorHAnsi" w:eastAsiaTheme="minorEastAsia" w:hAnsiTheme="minorHAnsi" w:cstheme="minorBidi"/>
              <w:noProof/>
              <w:color w:val="auto"/>
              <w:sz w:val="22"/>
              <w:szCs w:val="22"/>
            </w:rPr>
          </w:rPrChange>
        </w:rPr>
      </w:pPr>
      <w:ins w:id="6242" w:author="Jan Kelemen" w:date="2016-01-20T17:06:00Z">
        <w:r w:rsidRPr="0020295F">
          <w:rPr>
            <w:rStyle w:val="Hyperlink"/>
            <w:noProof/>
            <w:rPrChange w:id="6243" w:author="Jan Kelemen" w:date="2016-01-20T17:07:00Z">
              <w:rPr>
                <w:rStyle w:val="Hyperlink"/>
                <w:noProof/>
              </w:rPr>
            </w:rPrChange>
          </w:rPr>
          <w:fldChar w:fldCharType="begin"/>
        </w:r>
        <w:r w:rsidRPr="0020295F">
          <w:rPr>
            <w:rStyle w:val="Hyperlink"/>
            <w:noProof/>
            <w:rPrChange w:id="6244" w:author="Jan Kelemen" w:date="2016-01-20T17:07:00Z">
              <w:rPr>
                <w:rStyle w:val="Hyperlink"/>
                <w:noProof/>
              </w:rPr>
            </w:rPrChange>
          </w:rPr>
          <w:instrText xml:space="preserve"> </w:instrText>
        </w:r>
        <w:r w:rsidRPr="0020295F">
          <w:rPr>
            <w:noProof/>
            <w:rPrChange w:id="6245" w:author="Jan Kelemen" w:date="2016-01-20T17:07:00Z">
              <w:rPr>
                <w:noProof/>
              </w:rPr>
            </w:rPrChange>
          </w:rPr>
          <w:instrText>HYPERLINK \l "_Toc441072924"</w:instrText>
        </w:r>
        <w:r w:rsidRPr="0020295F">
          <w:rPr>
            <w:rStyle w:val="Hyperlink"/>
            <w:noProof/>
            <w:rPrChange w:id="6246" w:author="Jan Kelemen" w:date="2016-01-20T17:07:00Z">
              <w:rPr>
                <w:rStyle w:val="Hyperlink"/>
                <w:noProof/>
              </w:rPr>
            </w:rPrChange>
          </w:rPr>
          <w:instrText xml:space="preserve"> </w:instrText>
        </w:r>
        <w:r w:rsidRPr="0020295F">
          <w:rPr>
            <w:rStyle w:val="Hyperlink"/>
            <w:noProof/>
            <w:rPrChange w:id="6247" w:author="Jan Kelemen" w:date="2016-01-20T17:07:00Z">
              <w:rPr>
                <w:rStyle w:val="Hyperlink"/>
                <w:noProof/>
              </w:rPr>
            </w:rPrChange>
          </w:rPr>
        </w:r>
        <w:r w:rsidRPr="0020295F">
          <w:rPr>
            <w:rStyle w:val="Hyperlink"/>
            <w:noProof/>
            <w:rPrChange w:id="6248" w:author="Jan Kelemen" w:date="2016-01-20T17:07:00Z">
              <w:rPr>
                <w:rStyle w:val="Hyperlink"/>
                <w:noProof/>
              </w:rPr>
            </w:rPrChange>
          </w:rPr>
          <w:fldChar w:fldCharType="separate"/>
        </w:r>
        <w:r w:rsidRPr="0020295F">
          <w:rPr>
            <w:rStyle w:val="Hyperlink"/>
            <w:noProof/>
            <w:rPrChange w:id="6249" w:author="Jan Kelemen" w:date="2016-01-20T17:07:00Z">
              <w:rPr>
                <w:rStyle w:val="Hyperlink"/>
                <w:noProof/>
              </w:rPr>
            </w:rPrChange>
          </w:rPr>
          <w:t>Slika 4.3</w:t>
        </w:r>
        <w:r w:rsidRPr="0020295F">
          <w:rPr>
            <w:rStyle w:val="Hyperlink"/>
            <w:noProof/>
            <w:rPrChange w:id="6250" w:author="Jan Kelemen" w:date="2016-01-20T17:07:00Z">
              <w:rPr>
                <w:rStyle w:val="Hyperlink"/>
                <w:noProof/>
              </w:rPr>
            </w:rPrChange>
          </w:rPr>
          <w:noBreakHyphen/>
          <w:t>11 Sekvencijski dijagram za UC12 – DodavanjeDodatkaSaStraniceJela</w:t>
        </w:r>
        <w:r w:rsidRPr="0020295F">
          <w:rPr>
            <w:noProof/>
            <w:webHidden/>
            <w:rPrChange w:id="6251" w:author="Jan Kelemen" w:date="2016-01-20T17:07:00Z">
              <w:rPr>
                <w:noProof/>
                <w:webHidden/>
              </w:rPr>
            </w:rPrChange>
          </w:rPr>
          <w:tab/>
        </w:r>
        <w:r w:rsidRPr="0020295F">
          <w:rPr>
            <w:noProof/>
            <w:webHidden/>
            <w:rPrChange w:id="6252" w:author="Jan Kelemen" w:date="2016-01-20T17:07:00Z">
              <w:rPr>
                <w:noProof/>
                <w:webHidden/>
              </w:rPr>
            </w:rPrChange>
          </w:rPr>
          <w:fldChar w:fldCharType="begin"/>
        </w:r>
        <w:r w:rsidRPr="0020295F">
          <w:rPr>
            <w:noProof/>
            <w:webHidden/>
            <w:rPrChange w:id="6253" w:author="Jan Kelemen" w:date="2016-01-20T17:07:00Z">
              <w:rPr>
                <w:noProof/>
                <w:webHidden/>
              </w:rPr>
            </w:rPrChange>
          </w:rPr>
          <w:instrText xml:space="preserve"> PAGEREF _Toc441072924 \h </w:instrText>
        </w:r>
        <w:r w:rsidRPr="0020295F">
          <w:rPr>
            <w:noProof/>
            <w:webHidden/>
            <w:rPrChange w:id="6254" w:author="Jan Kelemen" w:date="2016-01-20T17:07:00Z">
              <w:rPr>
                <w:noProof/>
                <w:webHidden/>
              </w:rPr>
            </w:rPrChange>
          </w:rPr>
        </w:r>
      </w:ins>
      <w:r w:rsidRPr="0020295F">
        <w:rPr>
          <w:noProof/>
          <w:webHidden/>
          <w:rPrChange w:id="6255" w:author="Jan Kelemen" w:date="2016-01-20T17:07:00Z">
            <w:rPr>
              <w:noProof/>
              <w:webHidden/>
            </w:rPr>
          </w:rPrChange>
        </w:rPr>
        <w:fldChar w:fldCharType="separate"/>
      </w:r>
      <w:ins w:id="6256" w:author="Jan Kelemen" w:date="2016-01-20T17:06:00Z">
        <w:r w:rsidRPr="0020295F">
          <w:rPr>
            <w:noProof/>
            <w:webHidden/>
            <w:rPrChange w:id="6257" w:author="Jan Kelemen" w:date="2016-01-20T17:07:00Z">
              <w:rPr>
                <w:noProof/>
                <w:webHidden/>
              </w:rPr>
            </w:rPrChange>
          </w:rPr>
          <w:t>36</w:t>
        </w:r>
        <w:r w:rsidRPr="0020295F">
          <w:rPr>
            <w:noProof/>
            <w:webHidden/>
            <w:rPrChange w:id="6258" w:author="Jan Kelemen" w:date="2016-01-20T17:07:00Z">
              <w:rPr>
                <w:noProof/>
                <w:webHidden/>
              </w:rPr>
            </w:rPrChange>
          </w:rPr>
          <w:fldChar w:fldCharType="end"/>
        </w:r>
        <w:r w:rsidRPr="0020295F">
          <w:rPr>
            <w:rStyle w:val="Hyperlink"/>
            <w:noProof/>
            <w:rPrChange w:id="6259" w:author="Jan Kelemen" w:date="2016-01-20T17:07:00Z">
              <w:rPr>
                <w:rStyle w:val="Hyperlink"/>
                <w:noProof/>
              </w:rPr>
            </w:rPrChange>
          </w:rPr>
          <w:fldChar w:fldCharType="end"/>
        </w:r>
      </w:ins>
    </w:p>
    <w:p w14:paraId="0A48544B" w14:textId="77777777" w:rsidR="0020295F" w:rsidRPr="0020295F" w:rsidRDefault="0020295F">
      <w:pPr>
        <w:pStyle w:val="TableofFigures"/>
        <w:tabs>
          <w:tab w:val="right" w:leader="dot" w:pos="9062"/>
        </w:tabs>
        <w:rPr>
          <w:ins w:id="6260" w:author="Jan Kelemen" w:date="2016-01-20T17:06:00Z"/>
          <w:rFonts w:asciiTheme="minorHAnsi" w:eastAsiaTheme="minorEastAsia" w:hAnsiTheme="minorHAnsi" w:cstheme="minorBidi"/>
          <w:noProof/>
          <w:color w:val="auto"/>
          <w:sz w:val="22"/>
          <w:szCs w:val="22"/>
          <w:rPrChange w:id="6261" w:author="Jan Kelemen" w:date="2016-01-20T17:07:00Z">
            <w:rPr>
              <w:ins w:id="6262" w:author="Jan Kelemen" w:date="2016-01-20T17:06:00Z"/>
              <w:rFonts w:asciiTheme="minorHAnsi" w:eastAsiaTheme="minorEastAsia" w:hAnsiTheme="minorHAnsi" w:cstheme="minorBidi"/>
              <w:noProof/>
              <w:color w:val="auto"/>
              <w:sz w:val="22"/>
              <w:szCs w:val="22"/>
            </w:rPr>
          </w:rPrChange>
        </w:rPr>
      </w:pPr>
      <w:ins w:id="6263" w:author="Jan Kelemen" w:date="2016-01-20T17:06:00Z">
        <w:r w:rsidRPr="0020295F">
          <w:rPr>
            <w:rStyle w:val="Hyperlink"/>
            <w:noProof/>
            <w:rPrChange w:id="6264" w:author="Jan Kelemen" w:date="2016-01-20T17:07:00Z">
              <w:rPr>
                <w:rStyle w:val="Hyperlink"/>
                <w:noProof/>
              </w:rPr>
            </w:rPrChange>
          </w:rPr>
          <w:fldChar w:fldCharType="begin"/>
        </w:r>
        <w:r w:rsidRPr="0020295F">
          <w:rPr>
            <w:rStyle w:val="Hyperlink"/>
            <w:noProof/>
            <w:rPrChange w:id="6265" w:author="Jan Kelemen" w:date="2016-01-20T17:07:00Z">
              <w:rPr>
                <w:rStyle w:val="Hyperlink"/>
                <w:noProof/>
              </w:rPr>
            </w:rPrChange>
          </w:rPr>
          <w:instrText xml:space="preserve"> </w:instrText>
        </w:r>
        <w:r w:rsidRPr="0020295F">
          <w:rPr>
            <w:noProof/>
            <w:rPrChange w:id="6266" w:author="Jan Kelemen" w:date="2016-01-20T17:07:00Z">
              <w:rPr>
                <w:noProof/>
              </w:rPr>
            </w:rPrChange>
          </w:rPr>
          <w:instrText>HYPERLINK \l "_Toc441072925"</w:instrText>
        </w:r>
        <w:r w:rsidRPr="0020295F">
          <w:rPr>
            <w:rStyle w:val="Hyperlink"/>
            <w:noProof/>
            <w:rPrChange w:id="6267" w:author="Jan Kelemen" w:date="2016-01-20T17:07:00Z">
              <w:rPr>
                <w:rStyle w:val="Hyperlink"/>
                <w:noProof/>
              </w:rPr>
            </w:rPrChange>
          </w:rPr>
          <w:instrText xml:space="preserve"> </w:instrText>
        </w:r>
        <w:r w:rsidRPr="0020295F">
          <w:rPr>
            <w:rStyle w:val="Hyperlink"/>
            <w:noProof/>
            <w:rPrChange w:id="6268" w:author="Jan Kelemen" w:date="2016-01-20T17:07:00Z">
              <w:rPr>
                <w:rStyle w:val="Hyperlink"/>
                <w:noProof/>
              </w:rPr>
            </w:rPrChange>
          </w:rPr>
        </w:r>
        <w:r w:rsidRPr="0020295F">
          <w:rPr>
            <w:rStyle w:val="Hyperlink"/>
            <w:noProof/>
            <w:rPrChange w:id="6269" w:author="Jan Kelemen" w:date="2016-01-20T17:07:00Z">
              <w:rPr>
                <w:rStyle w:val="Hyperlink"/>
                <w:noProof/>
              </w:rPr>
            </w:rPrChange>
          </w:rPr>
          <w:fldChar w:fldCharType="separate"/>
        </w:r>
        <w:r w:rsidRPr="0020295F">
          <w:rPr>
            <w:rStyle w:val="Hyperlink"/>
            <w:noProof/>
            <w:rPrChange w:id="6270" w:author="Jan Kelemen" w:date="2016-01-20T17:07:00Z">
              <w:rPr>
                <w:rStyle w:val="Hyperlink"/>
                <w:noProof/>
              </w:rPr>
            </w:rPrChange>
          </w:rPr>
          <w:t>Slika 4.3</w:t>
        </w:r>
        <w:r w:rsidRPr="0020295F">
          <w:rPr>
            <w:rStyle w:val="Hyperlink"/>
            <w:noProof/>
            <w:rPrChange w:id="6271" w:author="Jan Kelemen" w:date="2016-01-20T17:07:00Z">
              <w:rPr>
                <w:rStyle w:val="Hyperlink"/>
                <w:noProof/>
              </w:rPr>
            </w:rPrChange>
          </w:rPr>
          <w:noBreakHyphen/>
          <w:t>12 Sekvencijski dijagram za UC13 – PromjenaKoličineIzKošarice</w:t>
        </w:r>
        <w:r w:rsidRPr="0020295F">
          <w:rPr>
            <w:noProof/>
            <w:webHidden/>
            <w:rPrChange w:id="6272" w:author="Jan Kelemen" w:date="2016-01-20T17:07:00Z">
              <w:rPr>
                <w:noProof/>
                <w:webHidden/>
              </w:rPr>
            </w:rPrChange>
          </w:rPr>
          <w:tab/>
        </w:r>
        <w:r w:rsidRPr="0020295F">
          <w:rPr>
            <w:noProof/>
            <w:webHidden/>
            <w:rPrChange w:id="6273" w:author="Jan Kelemen" w:date="2016-01-20T17:07:00Z">
              <w:rPr>
                <w:noProof/>
                <w:webHidden/>
              </w:rPr>
            </w:rPrChange>
          </w:rPr>
          <w:fldChar w:fldCharType="begin"/>
        </w:r>
        <w:r w:rsidRPr="0020295F">
          <w:rPr>
            <w:noProof/>
            <w:webHidden/>
            <w:rPrChange w:id="6274" w:author="Jan Kelemen" w:date="2016-01-20T17:07:00Z">
              <w:rPr>
                <w:noProof/>
                <w:webHidden/>
              </w:rPr>
            </w:rPrChange>
          </w:rPr>
          <w:instrText xml:space="preserve"> PAGEREF _Toc441072925 \h </w:instrText>
        </w:r>
        <w:r w:rsidRPr="0020295F">
          <w:rPr>
            <w:noProof/>
            <w:webHidden/>
            <w:rPrChange w:id="6275" w:author="Jan Kelemen" w:date="2016-01-20T17:07:00Z">
              <w:rPr>
                <w:noProof/>
                <w:webHidden/>
              </w:rPr>
            </w:rPrChange>
          </w:rPr>
        </w:r>
      </w:ins>
      <w:r w:rsidRPr="0020295F">
        <w:rPr>
          <w:noProof/>
          <w:webHidden/>
          <w:rPrChange w:id="6276" w:author="Jan Kelemen" w:date="2016-01-20T17:07:00Z">
            <w:rPr>
              <w:noProof/>
              <w:webHidden/>
            </w:rPr>
          </w:rPrChange>
        </w:rPr>
        <w:fldChar w:fldCharType="separate"/>
      </w:r>
      <w:ins w:id="6277" w:author="Jan Kelemen" w:date="2016-01-20T17:06:00Z">
        <w:r w:rsidRPr="0020295F">
          <w:rPr>
            <w:noProof/>
            <w:webHidden/>
            <w:rPrChange w:id="6278" w:author="Jan Kelemen" w:date="2016-01-20T17:07:00Z">
              <w:rPr>
                <w:noProof/>
                <w:webHidden/>
              </w:rPr>
            </w:rPrChange>
          </w:rPr>
          <w:t>37</w:t>
        </w:r>
        <w:r w:rsidRPr="0020295F">
          <w:rPr>
            <w:noProof/>
            <w:webHidden/>
            <w:rPrChange w:id="6279" w:author="Jan Kelemen" w:date="2016-01-20T17:07:00Z">
              <w:rPr>
                <w:noProof/>
                <w:webHidden/>
              </w:rPr>
            </w:rPrChange>
          </w:rPr>
          <w:fldChar w:fldCharType="end"/>
        </w:r>
        <w:r w:rsidRPr="0020295F">
          <w:rPr>
            <w:rStyle w:val="Hyperlink"/>
            <w:noProof/>
            <w:rPrChange w:id="6280" w:author="Jan Kelemen" w:date="2016-01-20T17:07:00Z">
              <w:rPr>
                <w:rStyle w:val="Hyperlink"/>
                <w:noProof/>
              </w:rPr>
            </w:rPrChange>
          </w:rPr>
          <w:fldChar w:fldCharType="end"/>
        </w:r>
      </w:ins>
    </w:p>
    <w:p w14:paraId="13D67FE4" w14:textId="77777777" w:rsidR="0020295F" w:rsidRPr="0020295F" w:rsidRDefault="0020295F">
      <w:pPr>
        <w:pStyle w:val="TableofFigures"/>
        <w:tabs>
          <w:tab w:val="right" w:leader="dot" w:pos="9062"/>
        </w:tabs>
        <w:rPr>
          <w:ins w:id="6281" w:author="Jan Kelemen" w:date="2016-01-20T17:06:00Z"/>
          <w:rFonts w:asciiTheme="minorHAnsi" w:eastAsiaTheme="minorEastAsia" w:hAnsiTheme="minorHAnsi" w:cstheme="minorBidi"/>
          <w:noProof/>
          <w:color w:val="auto"/>
          <w:sz w:val="22"/>
          <w:szCs w:val="22"/>
          <w:rPrChange w:id="6282" w:author="Jan Kelemen" w:date="2016-01-20T17:07:00Z">
            <w:rPr>
              <w:ins w:id="6283" w:author="Jan Kelemen" w:date="2016-01-20T17:06:00Z"/>
              <w:rFonts w:asciiTheme="minorHAnsi" w:eastAsiaTheme="minorEastAsia" w:hAnsiTheme="minorHAnsi" w:cstheme="minorBidi"/>
              <w:noProof/>
              <w:color w:val="auto"/>
              <w:sz w:val="22"/>
              <w:szCs w:val="22"/>
            </w:rPr>
          </w:rPrChange>
        </w:rPr>
      </w:pPr>
      <w:ins w:id="6284" w:author="Jan Kelemen" w:date="2016-01-20T17:06:00Z">
        <w:r w:rsidRPr="0020295F">
          <w:rPr>
            <w:rStyle w:val="Hyperlink"/>
            <w:noProof/>
            <w:rPrChange w:id="6285" w:author="Jan Kelemen" w:date="2016-01-20T17:07:00Z">
              <w:rPr>
                <w:rStyle w:val="Hyperlink"/>
                <w:noProof/>
              </w:rPr>
            </w:rPrChange>
          </w:rPr>
          <w:fldChar w:fldCharType="begin"/>
        </w:r>
        <w:r w:rsidRPr="0020295F">
          <w:rPr>
            <w:rStyle w:val="Hyperlink"/>
            <w:noProof/>
            <w:rPrChange w:id="6286" w:author="Jan Kelemen" w:date="2016-01-20T17:07:00Z">
              <w:rPr>
                <w:rStyle w:val="Hyperlink"/>
                <w:noProof/>
              </w:rPr>
            </w:rPrChange>
          </w:rPr>
          <w:instrText xml:space="preserve"> </w:instrText>
        </w:r>
        <w:r w:rsidRPr="0020295F">
          <w:rPr>
            <w:noProof/>
            <w:rPrChange w:id="6287" w:author="Jan Kelemen" w:date="2016-01-20T17:07:00Z">
              <w:rPr>
                <w:noProof/>
              </w:rPr>
            </w:rPrChange>
          </w:rPr>
          <w:instrText>HYPERLINK \l "_Toc441072926"</w:instrText>
        </w:r>
        <w:r w:rsidRPr="0020295F">
          <w:rPr>
            <w:rStyle w:val="Hyperlink"/>
            <w:noProof/>
            <w:rPrChange w:id="6288" w:author="Jan Kelemen" w:date="2016-01-20T17:07:00Z">
              <w:rPr>
                <w:rStyle w:val="Hyperlink"/>
                <w:noProof/>
              </w:rPr>
            </w:rPrChange>
          </w:rPr>
          <w:instrText xml:space="preserve"> </w:instrText>
        </w:r>
        <w:r w:rsidRPr="0020295F">
          <w:rPr>
            <w:rStyle w:val="Hyperlink"/>
            <w:noProof/>
            <w:rPrChange w:id="6289" w:author="Jan Kelemen" w:date="2016-01-20T17:07:00Z">
              <w:rPr>
                <w:rStyle w:val="Hyperlink"/>
                <w:noProof/>
              </w:rPr>
            </w:rPrChange>
          </w:rPr>
        </w:r>
        <w:r w:rsidRPr="0020295F">
          <w:rPr>
            <w:rStyle w:val="Hyperlink"/>
            <w:noProof/>
            <w:rPrChange w:id="6290" w:author="Jan Kelemen" w:date="2016-01-20T17:07:00Z">
              <w:rPr>
                <w:rStyle w:val="Hyperlink"/>
                <w:noProof/>
              </w:rPr>
            </w:rPrChange>
          </w:rPr>
          <w:fldChar w:fldCharType="separate"/>
        </w:r>
        <w:r w:rsidRPr="0020295F">
          <w:rPr>
            <w:rStyle w:val="Hyperlink"/>
            <w:noProof/>
            <w:rPrChange w:id="6291" w:author="Jan Kelemen" w:date="2016-01-20T17:07:00Z">
              <w:rPr>
                <w:rStyle w:val="Hyperlink"/>
                <w:noProof/>
              </w:rPr>
            </w:rPrChange>
          </w:rPr>
          <w:t>Slika 4.3</w:t>
        </w:r>
        <w:r w:rsidRPr="0020295F">
          <w:rPr>
            <w:rStyle w:val="Hyperlink"/>
            <w:noProof/>
            <w:rPrChange w:id="6292" w:author="Jan Kelemen" w:date="2016-01-20T17:07:00Z">
              <w:rPr>
                <w:rStyle w:val="Hyperlink"/>
                <w:noProof/>
              </w:rPr>
            </w:rPrChange>
          </w:rPr>
          <w:noBreakHyphen/>
          <w:t>13 Sekvencijski dijagram za UC14 – PromijenaKoličineSaStraniceJela</w:t>
        </w:r>
        <w:r w:rsidRPr="0020295F">
          <w:rPr>
            <w:noProof/>
            <w:webHidden/>
            <w:rPrChange w:id="6293" w:author="Jan Kelemen" w:date="2016-01-20T17:07:00Z">
              <w:rPr>
                <w:noProof/>
                <w:webHidden/>
              </w:rPr>
            </w:rPrChange>
          </w:rPr>
          <w:tab/>
        </w:r>
        <w:r w:rsidRPr="0020295F">
          <w:rPr>
            <w:noProof/>
            <w:webHidden/>
            <w:rPrChange w:id="6294" w:author="Jan Kelemen" w:date="2016-01-20T17:07:00Z">
              <w:rPr>
                <w:noProof/>
                <w:webHidden/>
              </w:rPr>
            </w:rPrChange>
          </w:rPr>
          <w:fldChar w:fldCharType="begin"/>
        </w:r>
        <w:r w:rsidRPr="0020295F">
          <w:rPr>
            <w:noProof/>
            <w:webHidden/>
            <w:rPrChange w:id="6295" w:author="Jan Kelemen" w:date="2016-01-20T17:07:00Z">
              <w:rPr>
                <w:noProof/>
                <w:webHidden/>
              </w:rPr>
            </w:rPrChange>
          </w:rPr>
          <w:instrText xml:space="preserve"> PAGEREF _Toc441072926 \h </w:instrText>
        </w:r>
        <w:r w:rsidRPr="0020295F">
          <w:rPr>
            <w:noProof/>
            <w:webHidden/>
            <w:rPrChange w:id="6296" w:author="Jan Kelemen" w:date="2016-01-20T17:07:00Z">
              <w:rPr>
                <w:noProof/>
                <w:webHidden/>
              </w:rPr>
            </w:rPrChange>
          </w:rPr>
        </w:r>
      </w:ins>
      <w:r w:rsidRPr="0020295F">
        <w:rPr>
          <w:noProof/>
          <w:webHidden/>
          <w:rPrChange w:id="6297" w:author="Jan Kelemen" w:date="2016-01-20T17:07:00Z">
            <w:rPr>
              <w:noProof/>
              <w:webHidden/>
            </w:rPr>
          </w:rPrChange>
        </w:rPr>
        <w:fldChar w:fldCharType="separate"/>
      </w:r>
      <w:ins w:id="6298" w:author="Jan Kelemen" w:date="2016-01-20T17:06:00Z">
        <w:r w:rsidRPr="0020295F">
          <w:rPr>
            <w:noProof/>
            <w:webHidden/>
            <w:rPrChange w:id="6299" w:author="Jan Kelemen" w:date="2016-01-20T17:07:00Z">
              <w:rPr>
                <w:noProof/>
                <w:webHidden/>
              </w:rPr>
            </w:rPrChange>
          </w:rPr>
          <w:t>38</w:t>
        </w:r>
        <w:r w:rsidRPr="0020295F">
          <w:rPr>
            <w:noProof/>
            <w:webHidden/>
            <w:rPrChange w:id="6300" w:author="Jan Kelemen" w:date="2016-01-20T17:07:00Z">
              <w:rPr>
                <w:noProof/>
                <w:webHidden/>
              </w:rPr>
            </w:rPrChange>
          </w:rPr>
          <w:fldChar w:fldCharType="end"/>
        </w:r>
        <w:r w:rsidRPr="0020295F">
          <w:rPr>
            <w:rStyle w:val="Hyperlink"/>
            <w:noProof/>
            <w:rPrChange w:id="6301" w:author="Jan Kelemen" w:date="2016-01-20T17:07:00Z">
              <w:rPr>
                <w:rStyle w:val="Hyperlink"/>
                <w:noProof/>
              </w:rPr>
            </w:rPrChange>
          </w:rPr>
          <w:fldChar w:fldCharType="end"/>
        </w:r>
      </w:ins>
    </w:p>
    <w:p w14:paraId="26F4FB9C" w14:textId="77777777" w:rsidR="0020295F" w:rsidRPr="0020295F" w:rsidRDefault="0020295F">
      <w:pPr>
        <w:pStyle w:val="TableofFigures"/>
        <w:tabs>
          <w:tab w:val="right" w:leader="dot" w:pos="9062"/>
        </w:tabs>
        <w:rPr>
          <w:ins w:id="6302" w:author="Jan Kelemen" w:date="2016-01-20T17:06:00Z"/>
          <w:rFonts w:asciiTheme="minorHAnsi" w:eastAsiaTheme="minorEastAsia" w:hAnsiTheme="minorHAnsi" w:cstheme="minorBidi"/>
          <w:noProof/>
          <w:color w:val="auto"/>
          <w:sz w:val="22"/>
          <w:szCs w:val="22"/>
          <w:rPrChange w:id="6303" w:author="Jan Kelemen" w:date="2016-01-20T17:07:00Z">
            <w:rPr>
              <w:ins w:id="6304" w:author="Jan Kelemen" w:date="2016-01-20T17:06:00Z"/>
              <w:rFonts w:asciiTheme="minorHAnsi" w:eastAsiaTheme="minorEastAsia" w:hAnsiTheme="minorHAnsi" w:cstheme="minorBidi"/>
              <w:noProof/>
              <w:color w:val="auto"/>
              <w:sz w:val="22"/>
              <w:szCs w:val="22"/>
            </w:rPr>
          </w:rPrChange>
        </w:rPr>
      </w:pPr>
      <w:ins w:id="6305" w:author="Jan Kelemen" w:date="2016-01-20T17:06:00Z">
        <w:r w:rsidRPr="0020295F">
          <w:rPr>
            <w:rStyle w:val="Hyperlink"/>
            <w:noProof/>
            <w:rPrChange w:id="6306" w:author="Jan Kelemen" w:date="2016-01-20T17:07:00Z">
              <w:rPr>
                <w:rStyle w:val="Hyperlink"/>
                <w:noProof/>
              </w:rPr>
            </w:rPrChange>
          </w:rPr>
          <w:fldChar w:fldCharType="begin"/>
        </w:r>
        <w:r w:rsidRPr="0020295F">
          <w:rPr>
            <w:rStyle w:val="Hyperlink"/>
            <w:noProof/>
            <w:rPrChange w:id="6307" w:author="Jan Kelemen" w:date="2016-01-20T17:07:00Z">
              <w:rPr>
                <w:rStyle w:val="Hyperlink"/>
                <w:noProof/>
              </w:rPr>
            </w:rPrChange>
          </w:rPr>
          <w:instrText xml:space="preserve"> </w:instrText>
        </w:r>
        <w:r w:rsidRPr="0020295F">
          <w:rPr>
            <w:noProof/>
            <w:rPrChange w:id="6308" w:author="Jan Kelemen" w:date="2016-01-20T17:07:00Z">
              <w:rPr>
                <w:noProof/>
              </w:rPr>
            </w:rPrChange>
          </w:rPr>
          <w:instrText>HYPERLINK \l "_Toc441072927"</w:instrText>
        </w:r>
        <w:r w:rsidRPr="0020295F">
          <w:rPr>
            <w:rStyle w:val="Hyperlink"/>
            <w:noProof/>
            <w:rPrChange w:id="6309" w:author="Jan Kelemen" w:date="2016-01-20T17:07:00Z">
              <w:rPr>
                <w:rStyle w:val="Hyperlink"/>
                <w:noProof/>
              </w:rPr>
            </w:rPrChange>
          </w:rPr>
          <w:instrText xml:space="preserve"> </w:instrText>
        </w:r>
        <w:r w:rsidRPr="0020295F">
          <w:rPr>
            <w:rStyle w:val="Hyperlink"/>
            <w:noProof/>
            <w:rPrChange w:id="6310" w:author="Jan Kelemen" w:date="2016-01-20T17:07:00Z">
              <w:rPr>
                <w:rStyle w:val="Hyperlink"/>
                <w:noProof/>
              </w:rPr>
            </w:rPrChange>
          </w:rPr>
        </w:r>
        <w:r w:rsidRPr="0020295F">
          <w:rPr>
            <w:rStyle w:val="Hyperlink"/>
            <w:noProof/>
            <w:rPrChange w:id="6311" w:author="Jan Kelemen" w:date="2016-01-20T17:07:00Z">
              <w:rPr>
                <w:rStyle w:val="Hyperlink"/>
                <w:noProof/>
              </w:rPr>
            </w:rPrChange>
          </w:rPr>
          <w:fldChar w:fldCharType="separate"/>
        </w:r>
        <w:r w:rsidRPr="0020295F">
          <w:rPr>
            <w:rStyle w:val="Hyperlink"/>
            <w:noProof/>
            <w:rPrChange w:id="6312" w:author="Jan Kelemen" w:date="2016-01-20T17:07:00Z">
              <w:rPr>
                <w:rStyle w:val="Hyperlink"/>
                <w:noProof/>
              </w:rPr>
            </w:rPrChange>
          </w:rPr>
          <w:t>Slika 4.3</w:t>
        </w:r>
        <w:r w:rsidRPr="0020295F">
          <w:rPr>
            <w:rStyle w:val="Hyperlink"/>
            <w:noProof/>
            <w:rPrChange w:id="6313" w:author="Jan Kelemen" w:date="2016-01-20T17:07:00Z">
              <w:rPr>
                <w:rStyle w:val="Hyperlink"/>
                <w:noProof/>
              </w:rPr>
            </w:rPrChange>
          </w:rPr>
          <w:noBreakHyphen/>
          <w:t>14 Sekvencijski dijagram za UC15 – BrisanjeJelaIzKošarice</w:t>
        </w:r>
        <w:r w:rsidRPr="0020295F">
          <w:rPr>
            <w:noProof/>
            <w:webHidden/>
            <w:rPrChange w:id="6314" w:author="Jan Kelemen" w:date="2016-01-20T17:07:00Z">
              <w:rPr>
                <w:noProof/>
                <w:webHidden/>
              </w:rPr>
            </w:rPrChange>
          </w:rPr>
          <w:tab/>
        </w:r>
        <w:r w:rsidRPr="0020295F">
          <w:rPr>
            <w:noProof/>
            <w:webHidden/>
            <w:rPrChange w:id="6315" w:author="Jan Kelemen" w:date="2016-01-20T17:07:00Z">
              <w:rPr>
                <w:noProof/>
                <w:webHidden/>
              </w:rPr>
            </w:rPrChange>
          </w:rPr>
          <w:fldChar w:fldCharType="begin"/>
        </w:r>
        <w:r w:rsidRPr="0020295F">
          <w:rPr>
            <w:noProof/>
            <w:webHidden/>
            <w:rPrChange w:id="6316" w:author="Jan Kelemen" w:date="2016-01-20T17:07:00Z">
              <w:rPr>
                <w:noProof/>
                <w:webHidden/>
              </w:rPr>
            </w:rPrChange>
          </w:rPr>
          <w:instrText xml:space="preserve"> PAGEREF _Toc441072927 \h </w:instrText>
        </w:r>
        <w:r w:rsidRPr="0020295F">
          <w:rPr>
            <w:noProof/>
            <w:webHidden/>
            <w:rPrChange w:id="6317" w:author="Jan Kelemen" w:date="2016-01-20T17:07:00Z">
              <w:rPr>
                <w:noProof/>
                <w:webHidden/>
              </w:rPr>
            </w:rPrChange>
          </w:rPr>
        </w:r>
      </w:ins>
      <w:r w:rsidRPr="0020295F">
        <w:rPr>
          <w:noProof/>
          <w:webHidden/>
          <w:rPrChange w:id="6318" w:author="Jan Kelemen" w:date="2016-01-20T17:07:00Z">
            <w:rPr>
              <w:noProof/>
              <w:webHidden/>
            </w:rPr>
          </w:rPrChange>
        </w:rPr>
        <w:fldChar w:fldCharType="separate"/>
      </w:r>
      <w:ins w:id="6319" w:author="Jan Kelemen" w:date="2016-01-20T17:06:00Z">
        <w:r w:rsidRPr="0020295F">
          <w:rPr>
            <w:noProof/>
            <w:webHidden/>
            <w:rPrChange w:id="6320" w:author="Jan Kelemen" w:date="2016-01-20T17:07:00Z">
              <w:rPr>
                <w:noProof/>
                <w:webHidden/>
              </w:rPr>
            </w:rPrChange>
          </w:rPr>
          <w:t>38</w:t>
        </w:r>
        <w:r w:rsidRPr="0020295F">
          <w:rPr>
            <w:noProof/>
            <w:webHidden/>
            <w:rPrChange w:id="6321" w:author="Jan Kelemen" w:date="2016-01-20T17:07:00Z">
              <w:rPr>
                <w:noProof/>
                <w:webHidden/>
              </w:rPr>
            </w:rPrChange>
          </w:rPr>
          <w:fldChar w:fldCharType="end"/>
        </w:r>
        <w:r w:rsidRPr="0020295F">
          <w:rPr>
            <w:rStyle w:val="Hyperlink"/>
            <w:noProof/>
            <w:rPrChange w:id="6322" w:author="Jan Kelemen" w:date="2016-01-20T17:07:00Z">
              <w:rPr>
                <w:rStyle w:val="Hyperlink"/>
                <w:noProof/>
              </w:rPr>
            </w:rPrChange>
          </w:rPr>
          <w:fldChar w:fldCharType="end"/>
        </w:r>
      </w:ins>
    </w:p>
    <w:p w14:paraId="1F6568D7" w14:textId="77777777" w:rsidR="0020295F" w:rsidRPr="0020295F" w:rsidRDefault="0020295F">
      <w:pPr>
        <w:pStyle w:val="TableofFigures"/>
        <w:tabs>
          <w:tab w:val="right" w:leader="dot" w:pos="9062"/>
        </w:tabs>
        <w:rPr>
          <w:ins w:id="6323" w:author="Jan Kelemen" w:date="2016-01-20T17:06:00Z"/>
          <w:rFonts w:asciiTheme="minorHAnsi" w:eastAsiaTheme="minorEastAsia" w:hAnsiTheme="minorHAnsi" w:cstheme="minorBidi"/>
          <w:noProof/>
          <w:color w:val="auto"/>
          <w:sz w:val="22"/>
          <w:szCs w:val="22"/>
          <w:rPrChange w:id="6324" w:author="Jan Kelemen" w:date="2016-01-20T17:07:00Z">
            <w:rPr>
              <w:ins w:id="6325" w:author="Jan Kelemen" w:date="2016-01-20T17:06:00Z"/>
              <w:rFonts w:asciiTheme="minorHAnsi" w:eastAsiaTheme="minorEastAsia" w:hAnsiTheme="minorHAnsi" w:cstheme="minorBidi"/>
              <w:noProof/>
              <w:color w:val="auto"/>
              <w:sz w:val="22"/>
              <w:szCs w:val="22"/>
            </w:rPr>
          </w:rPrChange>
        </w:rPr>
      </w:pPr>
      <w:ins w:id="6326" w:author="Jan Kelemen" w:date="2016-01-20T17:06:00Z">
        <w:r w:rsidRPr="0020295F">
          <w:rPr>
            <w:rStyle w:val="Hyperlink"/>
            <w:noProof/>
            <w:rPrChange w:id="6327" w:author="Jan Kelemen" w:date="2016-01-20T17:07:00Z">
              <w:rPr>
                <w:rStyle w:val="Hyperlink"/>
                <w:noProof/>
              </w:rPr>
            </w:rPrChange>
          </w:rPr>
          <w:fldChar w:fldCharType="begin"/>
        </w:r>
        <w:r w:rsidRPr="0020295F">
          <w:rPr>
            <w:rStyle w:val="Hyperlink"/>
            <w:noProof/>
            <w:rPrChange w:id="6328" w:author="Jan Kelemen" w:date="2016-01-20T17:07:00Z">
              <w:rPr>
                <w:rStyle w:val="Hyperlink"/>
                <w:noProof/>
              </w:rPr>
            </w:rPrChange>
          </w:rPr>
          <w:instrText xml:space="preserve"> </w:instrText>
        </w:r>
        <w:r w:rsidRPr="0020295F">
          <w:rPr>
            <w:noProof/>
            <w:rPrChange w:id="6329" w:author="Jan Kelemen" w:date="2016-01-20T17:07:00Z">
              <w:rPr>
                <w:noProof/>
              </w:rPr>
            </w:rPrChange>
          </w:rPr>
          <w:instrText>HYPERLINK \l "_Toc441072928"</w:instrText>
        </w:r>
        <w:r w:rsidRPr="0020295F">
          <w:rPr>
            <w:rStyle w:val="Hyperlink"/>
            <w:noProof/>
            <w:rPrChange w:id="6330" w:author="Jan Kelemen" w:date="2016-01-20T17:07:00Z">
              <w:rPr>
                <w:rStyle w:val="Hyperlink"/>
                <w:noProof/>
              </w:rPr>
            </w:rPrChange>
          </w:rPr>
          <w:instrText xml:space="preserve"> </w:instrText>
        </w:r>
        <w:r w:rsidRPr="0020295F">
          <w:rPr>
            <w:rStyle w:val="Hyperlink"/>
            <w:noProof/>
            <w:rPrChange w:id="6331" w:author="Jan Kelemen" w:date="2016-01-20T17:07:00Z">
              <w:rPr>
                <w:rStyle w:val="Hyperlink"/>
                <w:noProof/>
              </w:rPr>
            </w:rPrChange>
          </w:rPr>
        </w:r>
        <w:r w:rsidRPr="0020295F">
          <w:rPr>
            <w:rStyle w:val="Hyperlink"/>
            <w:noProof/>
            <w:rPrChange w:id="6332" w:author="Jan Kelemen" w:date="2016-01-20T17:07:00Z">
              <w:rPr>
                <w:rStyle w:val="Hyperlink"/>
                <w:noProof/>
              </w:rPr>
            </w:rPrChange>
          </w:rPr>
          <w:fldChar w:fldCharType="separate"/>
        </w:r>
        <w:r w:rsidRPr="0020295F">
          <w:rPr>
            <w:rStyle w:val="Hyperlink"/>
            <w:noProof/>
            <w:rPrChange w:id="6333" w:author="Jan Kelemen" w:date="2016-01-20T17:07:00Z">
              <w:rPr>
                <w:rStyle w:val="Hyperlink"/>
                <w:noProof/>
              </w:rPr>
            </w:rPrChange>
          </w:rPr>
          <w:t>Slika 4.3</w:t>
        </w:r>
        <w:r w:rsidRPr="0020295F">
          <w:rPr>
            <w:rStyle w:val="Hyperlink"/>
            <w:noProof/>
            <w:rPrChange w:id="6334" w:author="Jan Kelemen" w:date="2016-01-20T17:07:00Z">
              <w:rPr>
                <w:rStyle w:val="Hyperlink"/>
                <w:noProof/>
              </w:rPr>
            </w:rPrChange>
          </w:rPr>
          <w:noBreakHyphen/>
          <w:t>15 Sekvencijski dijagram za UC16 – PotvrđivanjeNarudžbe</w:t>
        </w:r>
        <w:r w:rsidRPr="0020295F">
          <w:rPr>
            <w:noProof/>
            <w:webHidden/>
            <w:rPrChange w:id="6335" w:author="Jan Kelemen" w:date="2016-01-20T17:07:00Z">
              <w:rPr>
                <w:noProof/>
                <w:webHidden/>
              </w:rPr>
            </w:rPrChange>
          </w:rPr>
          <w:tab/>
        </w:r>
        <w:r w:rsidRPr="0020295F">
          <w:rPr>
            <w:noProof/>
            <w:webHidden/>
            <w:rPrChange w:id="6336" w:author="Jan Kelemen" w:date="2016-01-20T17:07:00Z">
              <w:rPr>
                <w:noProof/>
                <w:webHidden/>
              </w:rPr>
            </w:rPrChange>
          </w:rPr>
          <w:fldChar w:fldCharType="begin"/>
        </w:r>
        <w:r w:rsidRPr="0020295F">
          <w:rPr>
            <w:noProof/>
            <w:webHidden/>
            <w:rPrChange w:id="6337" w:author="Jan Kelemen" w:date="2016-01-20T17:07:00Z">
              <w:rPr>
                <w:noProof/>
                <w:webHidden/>
              </w:rPr>
            </w:rPrChange>
          </w:rPr>
          <w:instrText xml:space="preserve"> PAGEREF _Toc441072928 \h </w:instrText>
        </w:r>
        <w:r w:rsidRPr="0020295F">
          <w:rPr>
            <w:noProof/>
            <w:webHidden/>
            <w:rPrChange w:id="6338" w:author="Jan Kelemen" w:date="2016-01-20T17:07:00Z">
              <w:rPr>
                <w:noProof/>
                <w:webHidden/>
              </w:rPr>
            </w:rPrChange>
          </w:rPr>
        </w:r>
      </w:ins>
      <w:r w:rsidRPr="0020295F">
        <w:rPr>
          <w:noProof/>
          <w:webHidden/>
          <w:rPrChange w:id="6339" w:author="Jan Kelemen" w:date="2016-01-20T17:07:00Z">
            <w:rPr>
              <w:noProof/>
              <w:webHidden/>
            </w:rPr>
          </w:rPrChange>
        </w:rPr>
        <w:fldChar w:fldCharType="separate"/>
      </w:r>
      <w:ins w:id="6340" w:author="Jan Kelemen" w:date="2016-01-20T17:06:00Z">
        <w:r w:rsidRPr="0020295F">
          <w:rPr>
            <w:noProof/>
            <w:webHidden/>
            <w:rPrChange w:id="6341" w:author="Jan Kelemen" w:date="2016-01-20T17:07:00Z">
              <w:rPr>
                <w:noProof/>
                <w:webHidden/>
              </w:rPr>
            </w:rPrChange>
          </w:rPr>
          <w:t>39</w:t>
        </w:r>
        <w:r w:rsidRPr="0020295F">
          <w:rPr>
            <w:noProof/>
            <w:webHidden/>
            <w:rPrChange w:id="6342" w:author="Jan Kelemen" w:date="2016-01-20T17:07:00Z">
              <w:rPr>
                <w:noProof/>
                <w:webHidden/>
              </w:rPr>
            </w:rPrChange>
          </w:rPr>
          <w:fldChar w:fldCharType="end"/>
        </w:r>
        <w:r w:rsidRPr="0020295F">
          <w:rPr>
            <w:rStyle w:val="Hyperlink"/>
            <w:noProof/>
            <w:rPrChange w:id="6343" w:author="Jan Kelemen" w:date="2016-01-20T17:07:00Z">
              <w:rPr>
                <w:rStyle w:val="Hyperlink"/>
                <w:noProof/>
              </w:rPr>
            </w:rPrChange>
          </w:rPr>
          <w:fldChar w:fldCharType="end"/>
        </w:r>
      </w:ins>
    </w:p>
    <w:p w14:paraId="1073B96E" w14:textId="77777777" w:rsidR="0020295F" w:rsidRPr="0020295F" w:rsidRDefault="0020295F">
      <w:pPr>
        <w:pStyle w:val="TableofFigures"/>
        <w:tabs>
          <w:tab w:val="right" w:leader="dot" w:pos="9062"/>
        </w:tabs>
        <w:rPr>
          <w:ins w:id="6344" w:author="Jan Kelemen" w:date="2016-01-20T17:06:00Z"/>
          <w:rFonts w:asciiTheme="minorHAnsi" w:eastAsiaTheme="minorEastAsia" w:hAnsiTheme="minorHAnsi" w:cstheme="minorBidi"/>
          <w:noProof/>
          <w:color w:val="auto"/>
          <w:sz w:val="22"/>
          <w:szCs w:val="22"/>
          <w:rPrChange w:id="6345" w:author="Jan Kelemen" w:date="2016-01-20T17:07:00Z">
            <w:rPr>
              <w:ins w:id="6346" w:author="Jan Kelemen" w:date="2016-01-20T17:06:00Z"/>
              <w:rFonts w:asciiTheme="minorHAnsi" w:eastAsiaTheme="minorEastAsia" w:hAnsiTheme="minorHAnsi" w:cstheme="minorBidi"/>
              <w:noProof/>
              <w:color w:val="auto"/>
              <w:sz w:val="22"/>
              <w:szCs w:val="22"/>
            </w:rPr>
          </w:rPrChange>
        </w:rPr>
      </w:pPr>
      <w:ins w:id="6347" w:author="Jan Kelemen" w:date="2016-01-20T17:06:00Z">
        <w:r w:rsidRPr="0020295F">
          <w:rPr>
            <w:rStyle w:val="Hyperlink"/>
            <w:noProof/>
            <w:rPrChange w:id="6348" w:author="Jan Kelemen" w:date="2016-01-20T17:07:00Z">
              <w:rPr>
                <w:rStyle w:val="Hyperlink"/>
                <w:noProof/>
              </w:rPr>
            </w:rPrChange>
          </w:rPr>
          <w:fldChar w:fldCharType="begin"/>
        </w:r>
        <w:r w:rsidRPr="0020295F">
          <w:rPr>
            <w:rStyle w:val="Hyperlink"/>
            <w:noProof/>
            <w:rPrChange w:id="6349" w:author="Jan Kelemen" w:date="2016-01-20T17:07:00Z">
              <w:rPr>
                <w:rStyle w:val="Hyperlink"/>
                <w:noProof/>
              </w:rPr>
            </w:rPrChange>
          </w:rPr>
          <w:instrText xml:space="preserve"> </w:instrText>
        </w:r>
        <w:r w:rsidRPr="0020295F">
          <w:rPr>
            <w:noProof/>
            <w:rPrChange w:id="6350" w:author="Jan Kelemen" w:date="2016-01-20T17:07:00Z">
              <w:rPr>
                <w:noProof/>
              </w:rPr>
            </w:rPrChange>
          </w:rPr>
          <w:instrText>HYPERLINK \l "_Toc441072929"</w:instrText>
        </w:r>
        <w:r w:rsidRPr="0020295F">
          <w:rPr>
            <w:rStyle w:val="Hyperlink"/>
            <w:noProof/>
            <w:rPrChange w:id="6351" w:author="Jan Kelemen" w:date="2016-01-20T17:07:00Z">
              <w:rPr>
                <w:rStyle w:val="Hyperlink"/>
                <w:noProof/>
              </w:rPr>
            </w:rPrChange>
          </w:rPr>
          <w:instrText xml:space="preserve"> </w:instrText>
        </w:r>
        <w:r w:rsidRPr="0020295F">
          <w:rPr>
            <w:rStyle w:val="Hyperlink"/>
            <w:noProof/>
            <w:rPrChange w:id="6352" w:author="Jan Kelemen" w:date="2016-01-20T17:07:00Z">
              <w:rPr>
                <w:rStyle w:val="Hyperlink"/>
                <w:noProof/>
              </w:rPr>
            </w:rPrChange>
          </w:rPr>
        </w:r>
        <w:r w:rsidRPr="0020295F">
          <w:rPr>
            <w:rStyle w:val="Hyperlink"/>
            <w:noProof/>
            <w:rPrChange w:id="6353" w:author="Jan Kelemen" w:date="2016-01-20T17:07:00Z">
              <w:rPr>
                <w:rStyle w:val="Hyperlink"/>
                <w:noProof/>
              </w:rPr>
            </w:rPrChange>
          </w:rPr>
          <w:fldChar w:fldCharType="separate"/>
        </w:r>
        <w:r w:rsidRPr="0020295F">
          <w:rPr>
            <w:rStyle w:val="Hyperlink"/>
            <w:noProof/>
            <w:rPrChange w:id="6354" w:author="Jan Kelemen" w:date="2016-01-20T17:07:00Z">
              <w:rPr>
                <w:rStyle w:val="Hyperlink"/>
                <w:noProof/>
              </w:rPr>
            </w:rPrChange>
          </w:rPr>
          <w:t>Slika 4.3</w:t>
        </w:r>
        <w:r w:rsidRPr="0020295F">
          <w:rPr>
            <w:rStyle w:val="Hyperlink"/>
            <w:noProof/>
            <w:rPrChange w:id="6355" w:author="Jan Kelemen" w:date="2016-01-20T17:07:00Z">
              <w:rPr>
                <w:rStyle w:val="Hyperlink"/>
                <w:noProof/>
              </w:rPr>
            </w:rPrChange>
          </w:rPr>
          <w:noBreakHyphen/>
          <w:t>16 Sekvencijski dijagram za UC17 i UC18 – UnosKomentara</w:t>
        </w:r>
        <w:r w:rsidRPr="0020295F">
          <w:rPr>
            <w:noProof/>
            <w:webHidden/>
            <w:rPrChange w:id="6356" w:author="Jan Kelemen" w:date="2016-01-20T17:07:00Z">
              <w:rPr>
                <w:noProof/>
                <w:webHidden/>
              </w:rPr>
            </w:rPrChange>
          </w:rPr>
          <w:tab/>
        </w:r>
        <w:r w:rsidRPr="0020295F">
          <w:rPr>
            <w:noProof/>
            <w:webHidden/>
            <w:rPrChange w:id="6357" w:author="Jan Kelemen" w:date="2016-01-20T17:07:00Z">
              <w:rPr>
                <w:noProof/>
                <w:webHidden/>
              </w:rPr>
            </w:rPrChange>
          </w:rPr>
          <w:fldChar w:fldCharType="begin"/>
        </w:r>
        <w:r w:rsidRPr="0020295F">
          <w:rPr>
            <w:noProof/>
            <w:webHidden/>
            <w:rPrChange w:id="6358" w:author="Jan Kelemen" w:date="2016-01-20T17:07:00Z">
              <w:rPr>
                <w:noProof/>
                <w:webHidden/>
              </w:rPr>
            </w:rPrChange>
          </w:rPr>
          <w:instrText xml:space="preserve"> PAGEREF _Toc441072929 \h </w:instrText>
        </w:r>
        <w:r w:rsidRPr="0020295F">
          <w:rPr>
            <w:noProof/>
            <w:webHidden/>
            <w:rPrChange w:id="6359" w:author="Jan Kelemen" w:date="2016-01-20T17:07:00Z">
              <w:rPr>
                <w:noProof/>
                <w:webHidden/>
              </w:rPr>
            </w:rPrChange>
          </w:rPr>
        </w:r>
      </w:ins>
      <w:r w:rsidRPr="0020295F">
        <w:rPr>
          <w:noProof/>
          <w:webHidden/>
          <w:rPrChange w:id="6360" w:author="Jan Kelemen" w:date="2016-01-20T17:07:00Z">
            <w:rPr>
              <w:noProof/>
              <w:webHidden/>
            </w:rPr>
          </w:rPrChange>
        </w:rPr>
        <w:fldChar w:fldCharType="separate"/>
      </w:r>
      <w:ins w:id="6361" w:author="Jan Kelemen" w:date="2016-01-20T17:06:00Z">
        <w:r w:rsidRPr="0020295F">
          <w:rPr>
            <w:noProof/>
            <w:webHidden/>
            <w:rPrChange w:id="6362" w:author="Jan Kelemen" w:date="2016-01-20T17:07:00Z">
              <w:rPr>
                <w:noProof/>
                <w:webHidden/>
              </w:rPr>
            </w:rPrChange>
          </w:rPr>
          <w:t>39</w:t>
        </w:r>
        <w:r w:rsidRPr="0020295F">
          <w:rPr>
            <w:noProof/>
            <w:webHidden/>
            <w:rPrChange w:id="6363" w:author="Jan Kelemen" w:date="2016-01-20T17:07:00Z">
              <w:rPr>
                <w:noProof/>
                <w:webHidden/>
              </w:rPr>
            </w:rPrChange>
          </w:rPr>
          <w:fldChar w:fldCharType="end"/>
        </w:r>
        <w:r w:rsidRPr="0020295F">
          <w:rPr>
            <w:rStyle w:val="Hyperlink"/>
            <w:noProof/>
            <w:rPrChange w:id="6364" w:author="Jan Kelemen" w:date="2016-01-20T17:07:00Z">
              <w:rPr>
                <w:rStyle w:val="Hyperlink"/>
                <w:noProof/>
              </w:rPr>
            </w:rPrChange>
          </w:rPr>
          <w:fldChar w:fldCharType="end"/>
        </w:r>
      </w:ins>
    </w:p>
    <w:p w14:paraId="429D62B7" w14:textId="77777777" w:rsidR="0020295F" w:rsidRPr="0020295F" w:rsidRDefault="0020295F">
      <w:pPr>
        <w:pStyle w:val="TableofFigures"/>
        <w:tabs>
          <w:tab w:val="right" w:leader="dot" w:pos="9062"/>
        </w:tabs>
        <w:rPr>
          <w:ins w:id="6365" w:author="Jan Kelemen" w:date="2016-01-20T17:06:00Z"/>
          <w:rFonts w:asciiTheme="minorHAnsi" w:eastAsiaTheme="minorEastAsia" w:hAnsiTheme="minorHAnsi" w:cstheme="minorBidi"/>
          <w:noProof/>
          <w:color w:val="auto"/>
          <w:sz w:val="22"/>
          <w:szCs w:val="22"/>
          <w:rPrChange w:id="6366" w:author="Jan Kelemen" w:date="2016-01-20T17:07:00Z">
            <w:rPr>
              <w:ins w:id="6367" w:author="Jan Kelemen" w:date="2016-01-20T17:06:00Z"/>
              <w:rFonts w:asciiTheme="minorHAnsi" w:eastAsiaTheme="minorEastAsia" w:hAnsiTheme="minorHAnsi" w:cstheme="minorBidi"/>
              <w:noProof/>
              <w:color w:val="auto"/>
              <w:sz w:val="22"/>
              <w:szCs w:val="22"/>
            </w:rPr>
          </w:rPrChange>
        </w:rPr>
      </w:pPr>
      <w:ins w:id="6368" w:author="Jan Kelemen" w:date="2016-01-20T17:06:00Z">
        <w:r w:rsidRPr="0020295F">
          <w:rPr>
            <w:rStyle w:val="Hyperlink"/>
            <w:noProof/>
            <w:rPrChange w:id="6369" w:author="Jan Kelemen" w:date="2016-01-20T17:07:00Z">
              <w:rPr>
                <w:rStyle w:val="Hyperlink"/>
                <w:noProof/>
              </w:rPr>
            </w:rPrChange>
          </w:rPr>
          <w:fldChar w:fldCharType="begin"/>
        </w:r>
        <w:r w:rsidRPr="0020295F">
          <w:rPr>
            <w:rStyle w:val="Hyperlink"/>
            <w:noProof/>
            <w:rPrChange w:id="6370" w:author="Jan Kelemen" w:date="2016-01-20T17:07:00Z">
              <w:rPr>
                <w:rStyle w:val="Hyperlink"/>
                <w:noProof/>
              </w:rPr>
            </w:rPrChange>
          </w:rPr>
          <w:instrText xml:space="preserve"> </w:instrText>
        </w:r>
        <w:r w:rsidRPr="0020295F">
          <w:rPr>
            <w:noProof/>
            <w:rPrChange w:id="6371" w:author="Jan Kelemen" w:date="2016-01-20T17:07:00Z">
              <w:rPr>
                <w:noProof/>
              </w:rPr>
            </w:rPrChange>
          </w:rPr>
          <w:instrText>HYPERLINK \l "_Toc441072930"</w:instrText>
        </w:r>
        <w:r w:rsidRPr="0020295F">
          <w:rPr>
            <w:rStyle w:val="Hyperlink"/>
            <w:noProof/>
            <w:rPrChange w:id="6372" w:author="Jan Kelemen" w:date="2016-01-20T17:07:00Z">
              <w:rPr>
                <w:rStyle w:val="Hyperlink"/>
                <w:noProof/>
              </w:rPr>
            </w:rPrChange>
          </w:rPr>
          <w:instrText xml:space="preserve"> </w:instrText>
        </w:r>
        <w:r w:rsidRPr="0020295F">
          <w:rPr>
            <w:rStyle w:val="Hyperlink"/>
            <w:noProof/>
            <w:rPrChange w:id="6373" w:author="Jan Kelemen" w:date="2016-01-20T17:07:00Z">
              <w:rPr>
                <w:rStyle w:val="Hyperlink"/>
                <w:noProof/>
              </w:rPr>
            </w:rPrChange>
          </w:rPr>
        </w:r>
        <w:r w:rsidRPr="0020295F">
          <w:rPr>
            <w:rStyle w:val="Hyperlink"/>
            <w:noProof/>
            <w:rPrChange w:id="6374" w:author="Jan Kelemen" w:date="2016-01-20T17:07:00Z">
              <w:rPr>
                <w:rStyle w:val="Hyperlink"/>
                <w:noProof/>
              </w:rPr>
            </w:rPrChange>
          </w:rPr>
          <w:fldChar w:fldCharType="separate"/>
        </w:r>
        <w:r w:rsidRPr="0020295F">
          <w:rPr>
            <w:rStyle w:val="Hyperlink"/>
            <w:noProof/>
            <w:rPrChange w:id="6375" w:author="Jan Kelemen" w:date="2016-01-20T17:07:00Z">
              <w:rPr>
                <w:rStyle w:val="Hyperlink"/>
                <w:noProof/>
              </w:rPr>
            </w:rPrChange>
          </w:rPr>
          <w:t>Slika 4.3</w:t>
        </w:r>
        <w:r w:rsidRPr="0020295F">
          <w:rPr>
            <w:rStyle w:val="Hyperlink"/>
            <w:noProof/>
            <w:rPrChange w:id="6376" w:author="Jan Kelemen" w:date="2016-01-20T17:07:00Z">
              <w:rPr>
                <w:rStyle w:val="Hyperlink"/>
                <w:noProof/>
              </w:rPr>
            </w:rPrChange>
          </w:rPr>
          <w:noBreakHyphen/>
          <w:t>17 Sekvencijski dijagram za UC19 – PregledKontakata</w:t>
        </w:r>
        <w:r w:rsidRPr="0020295F">
          <w:rPr>
            <w:noProof/>
            <w:webHidden/>
            <w:rPrChange w:id="6377" w:author="Jan Kelemen" w:date="2016-01-20T17:07:00Z">
              <w:rPr>
                <w:noProof/>
                <w:webHidden/>
              </w:rPr>
            </w:rPrChange>
          </w:rPr>
          <w:tab/>
        </w:r>
        <w:r w:rsidRPr="0020295F">
          <w:rPr>
            <w:noProof/>
            <w:webHidden/>
            <w:rPrChange w:id="6378" w:author="Jan Kelemen" w:date="2016-01-20T17:07:00Z">
              <w:rPr>
                <w:noProof/>
                <w:webHidden/>
              </w:rPr>
            </w:rPrChange>
          </w:rPr>
          <w:fldChar w:fldCharType="begin"/>
        </w:r>
        <w:r w:rsidRPr="0020295F">
          <w:rPr>
            <w:noProof/>
            <w:webHidden/>
            <w:rPrChange w:id="6379" w:author="Jan Kelemen" w:date="2016-01-20T17:07:00Z">
              <w:rPr>
                <w:noProof/>
                <w:webHidden/>
              </w:rPr>
            </w:rPrChange>
          </w:rPr>
          <w:instrText xml:space="preserve"> PAGEREF _Toc441072930 \h </w:instrText>
        </w:r>
        <w:r w:rsidRPr="0020295F">
          <w:rPr>
            <w:noProof/>
            <w:webHidden/>
            <w:rPrChange w:id="6380" w:author="Jan Kelemen" w:date="2016-01-20T17:07:00Z">
              <w:rPr>
                <w:noProof/>
                <w:webHidden/>
              </w:rPr>
            </w:rPrChange>
          </w:rPr>
        </w:r>
      </w:ins>
      <w:r w:rsidRPr="0020295F">
        <w:rPr>
          <w:noProof/>
          <w:webHidden/>
          <w:rPrChange w:id="6381" w:author="Jan Kelemen" w:date="2016-01-20T17:07:00Z">
            <w:rPr>
              <w:noProof/>
              <w:webHidden/>
            </w:rPr>
          </w:rPrChange>
        </w:rPr>
        <w:fldChar w:fldCharType="separate"/>
      </w:r>
      <w:ins w:id="6382" w:author="Jan Kelemen" w:date="2016-01-20T17:06:00Z">
        <w:r w:rsidRPr="0020295F">
          <w:rPr>
            <w:noProof/>
            <w:webHidden/>
            <w:rPrChange w:id="6383" w:author="Jan Kelemen" w:date="2016-01-20T17:07:00Z">
              <w:rPr>
                <w:noProof/>
                <w:webHidden/>
              </w:rPr>
            </w:rPrChange>
          </w:rPr>
          <w:t>40</w:t>
        </w:r>
        <w:r w:rsidRPr="0020295F">
          <w:rPr>
            <w:noProof/>
            <w:webHidden/>
            <w:rPrChange w:id="6384" w:author="Jan Kelemen" w:date="2016-01-20T17:07:00Z">
              <w:rPr>
                <w:noProof/>
                <w:webHidden/>
              </w:rPr>
            </w:rPrChange>
          </w:rPr>
          <w:fldChar w:fldCharType="end"/>
        </w:r>
        <w:r w:rsidRPr="0020295F">
          <w:rPr>
            <w:rStyle w:val="Hyperlink"/>
            <w:noProof/>
            <w:rPrChange w:id="6385" w:author="Jan Kelemen" w:date="2016-01-20T17:07:00Z">
              <w:rPr>
                <w:rStyle w:val="Hyperlink"/>
                <w:noProof/>
              </w:rPr>
            </w:rPrChange>
          </w:rPr>
          <w:fldChar w:fldCharType="end"/>
        </w:r>
      </w:ins>
    </w:p>
    <w:p w14:paraId="2AE0D156" w14:textId="77777777" w:rsidR="0020295F" w:rsidRPr="0020295F" w:rsidRDefault="0020295F">
      <w:pPr>
        <w:pStyle w:val="TableofFigures"/>
        <w:tabs>
          <w:tab w:val="right" w:leader="dot" w:pos="9062"/>
        </w:tabs>
        <w:rPr>
          <w:ins w:id="6386" w:author="Jan Kelemen" w:date="2016-01-20T17:06:00Z"/>
          <w:rFonts w:asciiTheme="minorHAnsi" w:eastAsiaTheme="minorEastAsia" w:hAnsiTheme="minorHAnsi" w:cstheme="minorBidi"/>
          <w:noProof/>
          <w:color w:val="auto"/>
          <w:sz w:val="22"/>
          <w:szCs w:val="22"/>
          <w:rPrChange w:id="6387" w:author="Jan Kelemen" w:date="2016-01-20T17:07:00Z">
            <w:rPr>
              <w:ins w:id="6388" w:author="Jan Kelemen" w:date="2016-01-20T17:06:00Z"/>
              <w:rFonts w:asciiTheme="minorHAnsi" w:eastAsiaTheme="minorEastAsia" w:hAnsiTheme="minorHAnsi" w:cstheme="minorBidi"/>
              <w:noProof/>
              <w:color w:val="auto"/>
              <w:sz w:val="22"/>
              <w:szCs w:val="22"/>
            </w:rPr>
          </w:rPrChange>
        </w:rPr>
      </w:pPr>
      <w:ins w:id="6389" w:author="Jan Kelemen" w:date="2016-01-20T17:06:00Z">
        <w:r w:rsidRPr="0020295F">
          <w:rPr>
            <w:rStyle w:val="Hyperlink"/>
            <w:noProof/>
            <w:rPrChange w:id="6390" w:author="Jan Kelemen" w:date="2016-01-20T17:07:00Z">
              <w:rPr>
                <w:rStyle w:val="Hyperlink"/>
                <w:noProof/>
              </w:rPr>
            </w:rPrChange>
          </w:rPr>
          <w:fldChar w:fldCharType="begin"/>
        </w:r>
        <w:r w:rsidRPr="0020295F">
          <w:rPr>
            <w:rStyle w:val="Hyperlink"/>
            <w:noProof/>
            <w:rPrChange w:id="6391" w:author="Jan Kelemen" w:date="2016-01-20T17:07:00Z">
              <w:rPr>
                <w:rStyle w:val="Hyperlink"/>
                <w:noProof/>
              </w:rPr>
            </w:rPrChange>
          </w:rPr>
          <w:instrText xml:space="preserve"> </w:instrText>
        </w:r>
        <w:r w:rsidRPr="0020295F">
          <w:rPr>
            <w:noProof/>
            <w:rPrChange w:id="6392" w:author="Jan Kelemen" w:date="2016-01-20T17:07:00Z">
              <w:rPr>
                <w:noProof/>
              </w:rPr>
            </w:rPrChange>
          </w:rPr>
          <w:instrText>HYPERLINK \l "_Toc441072931"</w:instrText>
        </w:r>
        <w:r w:rsidRPr="0020295F">
          <w:rPr>
            <w:rStyle w:val="Hyperlink"/>
            <w:noProof/>
            <w:rPrChange w:id="6393" w:author="Jan Kelemen" w:date="2016-01-20T17:07:00Z">
              <w:rPr>
                <w:rStyle w:val="Hyperlink"/>
                <w:noProof/>
              </w:rPr>
            </w:rPrChange>
          </w:rPr>
          <w:instrText xml:space="preserve"> </w:instrText>
        </w:r>
        <w:r w:rsidRPr="0020295F">
          <w:rPr>
            <w:rStyle w:val="Hyperlink"/>
            <w:noProof/>
            <w:rPrChange w:id="6394" w:author="Jan Kelemen" w:date="2016-01-20T17:07:00Z">
              <w:rPr>
                <w:rStyle w:val="Hyperlink"/>
                <w:noProof/>
              </w:rPr>
            </w:rPrChange>
          </w:rPr>
        </w:r>
        <w:r w:rsidRPr="0020295F">
          <w:rPr>
            <w:rStyle w:val="Hyperlink"/>
            <w:noProof/>
            <w:rPrChange w:id="6395" w:author="Jan Kelemen" w:date="2016-01-20T17:07:00Z">
              <w:rPr>
                <w:rStyle w:val="Hyperlink"/>
                <w:noProof/>
              </w:rPr>
            </w:rPrChange>
          </w:rPr>
          <w:fldChar w:fldCharType="separate"/>
        </w:r>
        <w:r w:rsidRPr="0020295F">
          <w:rPr>
            <w:rStyle w:val="Hyperlink"/>
            <w:noProof/>
            <w:rPrChange w:id="6396" w:author="Jan Kelemen" w:date="2016-01-20T17:07:00Z">
              <w:rPr>
                <w:rStyle w:val="Hyperlink"/>
                <w:noProof/>
              </w:rPr>
            </w:rPrChange>
          </w:rPr>
          <w:t>Slika 4.3</w:t>
        </w:r>
        <w:r w:rsidRPr="0020295F">
          <w:rPr>
            <w:rStyle w:val="Hyperlink"/>
            <w:noProof/>
            <w:rPrChange w:id="6397" w:author="Jan Kelemen" w:date="2016-01-20T17:07:00Z">
              <w:rPr>
                <w:rStyle w:val="Hyperlink"/>
                <w:noProof/>
              </w:rPr>
            </w:rPrChange>
          </w:rPr>
          <w:noBreakHyphen/>
          <w:t>18 Sekvencijski dijagram za UC20 – PregledAdminStranice</w:t>
        </w:r>
        <w:r w:rsidRPr="0020295F">
          <w:rPr>
            <w:noProof/>
            <w:webHidden/>
            <w:rPrChange w:id="6398" w:author="Jan Kelemen" w:date="2016-01-20T17:07:00Z">
              <w:rPr>
                <w:noProof/>
                <w:webHidden/>
              </w:rPr>
            </w:rPrChange>
          </w:rPr>
          <w:tab/>
        </w:r>
        <w:r w:rsidRPr="0020295F">
          <w:rPr>
            <w:noProof/>
            <w:webHidden/>
            <w:rPrChange w:id="6399" w:author="Jan Kelemen" w:date="2016-01-20T17:07:00Z">
              <w:rPr>
                <w:noProof/>
                <w:webHidden/>
              </w:rPr>
            </w:rPrChange>
          </w:rPr>
          <w:fldChar w:fldCharType="begin"/>
        </w:r>
        <w:r w:rsidRPr="0020295F">
          <w:rPr>
            <w:noProof/>
            <w:webHidden/>
            <w:rPrChange w:id="6400" w:author="Jan Kelemen" w:date="2016-01-20T17:07:00Z">
              <w:rPr>
                <w:noProof/>
                <w:webHidden/>
              </w:rPr>
            </w:rPrChange>
          </w:rPr>
          <w:instrText xml:space="preserve"> PAGEREF _Toc441072931 \h </w:instrText>
        </w:r>
        <w:r w:rsidRPr="0020295F">
          <w:rPr>
            <w:noProof/>
            <w:webHidden/>
            <w:rPrChange w:id="6401" w:author="Jan Kelemen" w:date="2016-01-20T17:07:00Z">
              <w:rPr>
                <w:noProof/>
                <w:webHidden/>
              </w:rPr>
            </w:rPrChange>
          </w:rPr>
        </w:r>
      </w:ins>
      <w:r w:rsidRPr="0020295F">
        <w:rPr>
          <w:noProof/>
          <w:webHidden/>
          <w:rPrChange w:id="6402" w:author="Jan Kelemen" w:date="2016-01-20T17:07:00Z">
            <w:rPr>
              <w:noProof/>
              <w:webHidden/>
            </w:rPr>
          </w:rPrChange>
        </w:rPr>
        <w:fldChar w:fldCharType="separate"/>
      </w:r>
      <w:ins w:id="6403" w:author="Jan Kelemen" w:date="2016-01-20T17:06:00Z">
        <w:r w:rsidRPr="0020295F">
          <w:rPr>
            <w:noProof/>
            <w:webHidden/>
            <w:rPrChange w:id="6404" w:author="Jan Kelemen" w:date="2016-01-20T17:07:00Z">
              <w:rPr>
                <w:noProof/>
                <w:webHidden/>
              </w:rPr>
            </w:rPrChange>
          </w:rPr>
          <w:t>40</w:t>
        </w:r>
        <w:r w:rsidRPr="0020295F">
          <w:rPr>
            <w:noProof/>
            <w:webHidden/>
            <w:rPrChange w:id="6405" w:author="Jan Kelemen" w:date="2016-01-20T17:07:00Z">
              <w:rPr>
                <w:noProof/>
                <w:webHidden/>
              </w:rPr>
            </w:rPrChange>
          </w:rPr>
          <w:fldChar w:fldCharType="end"/>
        </w:r>
        <w:r w:rsidRPr="0020295F">
          <w:rPr>
            <w:rStyle w:val="Hyperlink"/>
            <w:noProof/>
            <w:rPrChange w:id="6406" w:author="Jan Kelemen" w:date="2016-01-20T17:07:00Z">
              <w:rPr>
                <w:rStyle w:val="Hyperlink"/>
                <w:noProof/>
              </w:rPr>
            </w:rPrChange>
          </w:rPr>
          <w:fldChar w:fldCharType="end"/>
        </w:r>
      </w:ins>
    </w:p>
    <w:p w14:paraId="0DCB9554" w14:textId="77777777" w:rsidR="0020295F" w:rsidRPr="0020295F" w:rsidRDefault="0020295F">
      <w:pPr>
        <w:pStyle w:val="TableofFigures"/>
        <w:tabs>
          <w:tab w:val="right" w:leader="dot" w:pos="9062"/>
        </w:tabs>
        <w:rPr>
          <w:ins w:id="6407" w:author="Jan Kelemen" w:date="2016-01-20T17:06:00Z"/>
          <w:rFonts w:asciiTheme="minorHAnsi" w:eastAsiaTheme="minorEastAsia" w:hAnsiTheme="minorHAnsi" w:cstheme="minorBidi"/>
          <w:noProof/>
          <w:color w:val="auto"/>
          <w:sz w:val="22"/>
          <w:szCs w:val="22"/>
          <w:rPrChange w:id="6408" w:author="Jan Kelemen" w:date="2016-01-20T17:07:00Z">
            <w:rPr>
              <w:ins w:id="6409" w:author="Jan Kelemen" w:date="2016-01-20T17:06:00Z"/>
              <w:rFonts w:asciiTheme="minorHAnsi" w:eastAsiaTheme="minorEastAsia" w:hAnsiTheme="minorHAnsi" w:cstheme="minorBidi"/>
              <w:noProof/>
              <w:color w:val="auto"/>
              <w:sz w:val="22"/>
              <w:szCs w:val="22"/>
            </w:rPr>
          </w:rPrChange>
        </w:rPr>
      </w:pPr>
      <w:ins w:id="6410" w:author="Jan Kelemen" w:date="2016-01-20T17:06:00Z">
        <w:r w:rsidRPr="0020295F">
          <w:rPr>
            <w:rStyle w:val="Hyperlink"/>
            <w:noProof/>
            <w:rPrChange w:id="6411" w:author="Jan Kelemen" w:date="2016-01-20T17:07:00Z">
              <w:rPr>
                <w:rStyle w:val="Hyperlink"/>
                <w:noProof/>
              </w:rPr>
            </w:rPrChange>
          </w:rPr>
          <w:fldChar w:fldCharType="begin"/>
        </w:r>
        <w:r w:rsidRPr="0020295F">
          <w:rPr>
            <w:rStyle w:val="Hyperlink"/>
            <w:noProof/>
            <w:rPrChange w:id="6412" w:author="Jan Kelemen" w:date="2016-01-20T17:07:00Z">
              <w:rPr>
                <w:rStyle w:val="Hyperlink"/>
                <w:noProof/>
              </w:rPr>
            </w:rPrChange>
          </w:rPr>
          <w:instrText xml:space="preserve"> </w:instrText>
        </w:r>
        <w:r w:rsidRPr="0020295F">
          <w:rPr>
            <w:noProof/>
            <w:rPrChange w:id="6413" w:author="Jan Kelemen" w:date="2016-01-20T17:07:00Z">
              <w:rPr>
                <w:noProof/>
              </w:rPr>
            </w:rPrChange>
          </w:rPr>
          <w:instrText>HYPERLINK \l "_Toc441072932"</w:instrText>
        </w:r>
        <w:r w:rsidRPr="0020295F">
          <w:rPr>
            <w:rStyle w:val="Hyperlink"/>
            <w:noProof/>
            <w:rPrChange w:id="6414" w:author="Jan Kelemen" w:date="2016-01-20T17:07:00Z">
              <w:rPr>
                <w:rStyle w:val="Hyperlink"/>
                <w:noProof/>
              </w:rPr>
            </w:rPrChange>
          </w:rPr>
          <w:instrText xml:space="preserve"> </w:instrText>
        </w:r>
        <w:r w:rsidRPr="0020295F">
          <w:rPr>
            <w:rStyle w:val="Hyperlink"/>
            <w:noProof/>
            <w:rPrChange w:id="6415" w:author="Jan Kelemen" w:date="2016-01-20T17:07:00Z">
              <w:rPr>
                <w:rStyle w:val="Hyperlink"/>
                <w:noProof/>
              </w:rPr>
            </w:rPrChange>
          </w:rPr>
        </w:r>
        <w:r w:rsidRPr="0020295F">
          <w:rPr>
            <w:rStyle w:val="Hyperlink"/>
            <w:noProof/>
            <w:rPrChange w:id="6416" w:author="Jan Kelemen" w:date="2016-01-20T17:07:00Z">
              <w:rPr>
                <w:rStyle w:val="Hyperlink"/>
                <w:noProof/>
              </w:rPr>
            </w:rPrChange>
          </w:rPr>
          <w:fldChar w:fldCharType="separate"/>
        </w:r>
        <w:r w:rsidRPr="0020295F">
          <w:rPr>
            <w:rStyle w:val="Hyperlink"/>
            <w:noProof/>
            <w:rPrChange w:id="6417" w:author="Jan Kelemen" w:date="2016-01-20T17:07:00Z">
              <w:rPr>
                <w:rStyle w:val="Hyperlink"/>
                <w:noProof/>
              </w:rPr>
            </w:rPrChange>
          </w:rPr>
          <w:t>Slika 4.3</w:t>
        </w:r>
        <w:r w:rsidRPr="0020295F">
          <w:rPr>
            <w:rStyle w:val="Hyperlink"/>
            <w:noProof/>
            <w:rPrChange w:id="6418" w:author="Jan Kelemen" w:date="2016-01-20T17:07:00Z">
              <w:rPr>
                <w:rStyle w:val="Hyperlink"/>
                <w:noProof/>
              </w:rPr>
            </w:rPrChange>
          </w:rPr>
          <w:noBreakHyphen/>
          <w:t>19 Sekvencijski dijagram za UC21 – PregledNarudžbi</w:t>
        </w:r>
        <w:r w:rsidRPr="0020295F">
          <w:rPr>
            <w:noProof/>
            <w:webHidden/>
            <w:rPrChange w:id="6419" w:author="Jan Kelemen" w:date="2016-01-20T17:07:00Z">
              <w:rPr>
                <w:noProof/>
                <w:webHidden/>
              </w:rPr>
            </w:rPrChange>
          </w:rPr>
          <w:tab/>
        </w:r>
        <w:r w:rsidRPr="0020295F">
          <w:rPr>
            <w:noProof/>
            <w:webHidden/>
            <w:rPrChange w:id="6420" w:author="Jan Kelemen" w:date="2016-01-20T17:07:00Z">
              <w:rPr>
                <w:noProof/>
                <w:webHidden/>
              </w:rPr>
            </w:rPrChange>
          </w:rPr>
          <w:fldChar w:fldCharType="begin"/>
        </w:r>
        <w:r w:rsidRPr="0020295F">
          <w:rPr>
            <w:noProof/>
            <w:webHidden/>
            <w:rPrChange w:id="6421" w:author="Jan Kelemen" w:date="2016-01-20T17:07:00Z">
              <w:rPr>
                <w:noProof/>
                <w:webHidden/>
              </w:rPr>
            </w:rPrChange>
          </w:rPr>
          <w:instrText xml:space="preserve"> PAGEREF _Toc441072932 \h </w:instrText>
        </w:r>
        <w:r w:rsidRPr="0020295F">
          <w:rPr>
            <w:noProof/>
            <w:webHidden/>
            <w:rPrChange w:id="6422" w:author="Jan Kelemen" w:date="2016-01-20T17:07:00Z">
              <w:rPr>
                <w:noProof/>
                <w:webHidden/>
              </w:rPr>
            </w:rPrChange>
          </w:rPr>
        </w:r>
      </w:ins>
      <w:r w:rsidRPr="0020295F">
        <w:rPr>
          <w:noProof/>
          <w:webHidden/>
          <w:rPrChange w:id="6423" w:author="Jan Kelemen" w:date="2016-01-20T17:07:00Z">
            <w:rPr>
              <w:noProof/>
              <w:webHidden/>
            </w:rPr>
          </w:rPrChange>
        </w:rPr>
        <w:fldChar w:fldCharType="separate"/>
      </w:r>
      <w:ins w:id="6424" w:author="Jan Kelemen" w:date="2016-01-20T17:06:00Z">
        <w:r w:rsidRPr="0020295F">
          <w:rPr>
            <w:noProof/>
            <w:webHidden/>
            <w:rPrChange w:id="6425" w:author="Jan Kelemen" w:date="2016-01-20T17:07:00Z">
              <w:rPr>
                <w:noProof/>
                <w:webHidden/>
              </w:rPr>
            </w:rPrChange>
          </w:rPr>
          <w:t>41</w:t>
        </w:r>
        <w:r w:rsidRPr="0020295F">
          <w:rPr>
            <w:noProof/>
            <w:webHidden/>
            <w:rPrChange w:id="6426" w:author="Jan Kelemen" w:date="2016-01-20T17:07:00Z">
              <w:rPr>
                <w:noProof/>
                <w:webHidden/>
              </w:rPr>
            </w:rPrChange>
          </w:rPr>
          <w:fldChar w:fldCharType="end"/>
        </w:r>
        <w:r w:rsidRPr="0020295F">
          <w:rPr>
            <w:rStyle w:val="Hyperlink"/>
            <w:noProof/>
            <w:rPrChange w:id="6427" w:author="Jan Kelemen" w:date="2016-01-20T17:07:00Z">
              <w:rPr>
                <w:rStyle w:val="Hyperlink"/>
                <w:noProof/>
              </w:rPr>
            </w:rPrChange>
          </w:rPr>
          <w:fldChar w:fldCharType="end"/>
        </w:r>
      </w:ins>
    </w:p>
    <w:p w14:paraId="562C7D1F" w14:textId="77777777" w:rsidR="0020295F" w:rsidRPr="0020295F" w:rsidRDefault="0020295F">
      <w:pPr>
        <w:pStyle w:val="TableofFigures"/>
        <w:tabs>
          <w:tab w:val="right" w:leader="dot" w:pos="9062"/>
        </w:tabs>
        <w:rPr>
          <w:ins w:id="6428" w:author="Jan Kelemen" w:date="2016-01-20T17:06:00Z"/>
          <w:rFonts w:asciiTheme="minorHAnsi" w:eastAsiaTheme="minorEastAsia" w:hAnsiTheme="minorHAnsi" w:cstheme="minorBidi"/>
          <w:noProof/>
          <w:color w:val="auto"/>
          <w:sz w:val="22"/>
          <w:szCs w:val="22"/>
          <w:rPrChange w:id="6429" w:author="Jan Kelemen" w:date="2016-01-20T17:07:00Z">
            <w:rPr>
              <w:ins w:id="6430" w:author="Jan Kelemen" w:date="2016-01-20T17:06:00Z"/>
              <w:rFonts w:asciiTheme="minorHAnsi" w:eastAsiaTheme="minorEastAsia" w:hAnsiTheme="minorHAnsi" w:cstheme="minorBidi"/>
              <w:noProof/>
              <w:color w:val="auto"/>
              <w:sz w:val="22"/>
              <w:szCs w:val="22"/>
            </w:rPr>
          </w:rPrChange>
        </w:rPr>
      </w:pPr>
      <w:ins w:id="6431" w:author="Jan Kelemen" w:date="2016-01-20T17:06:00Z">
        <w:r w:rsidRPr="0020295F">
          <w:rPr>
            <w:rStyle w:val="Hyperlink"/>
            <w:noProof/>
            <w:rPrChange w:id="6432" w:author="Jan Kelemen" w:date="2016-01-20T17:07:00Z">
              <w:rPr>
                <w:rStyle w:val="Hyperlink"/>
                <w:noProof/>
              </w:rPr>
            </w:rPrChange>
          </w:rPr>
          <w:fldChar w:fldCharType="begin"/>
        </w:r>
        <w:r w:rsidRPr="0020295F">
          <w:rPr>
            <w:rStyle w:val="Hyperlink"/>
            <w:noProof/>
            <w:rPrChange w:id="6433" w:author="Jan Kelemen" w:date="2016-01-20T17:07:00Z">
              <w:rPr>
                <w:rStyle w:val="Hyperlink"/>
                <w:noProof/>
              </w:rPr>
            </w:rPrChange>
          </w:rPr>
          <w:instrText xml:space="preserve"> </w:instrText>
        </w:r>
        <w:r w:rsidRPr="0020295F">
          <w:rPr>
            <w:noProof/>
            <w:rPrChange w:id="6434" w:author="Jan Kelemen" w:date="2016-01-20T17:07:00Z">
              <w:rPr>
                <w:noProof/>
              </w:rPr>
            </w:rPrChange>
          </w:rPr>
          <w:instrText>HYPERLINK \l "_Toc441072933"</w:instrText>
        </w:r>
        <w:r w:rsidRPr="0020295F">
          <w:rPr>
            <w:rStyle w:val="Hyperlink"/>
            <w:noProof/>
            <w:rPrChange w:id="6435" w:author="Jan Kelemen" w:date="2016-01-20T17:07:00Z">
              <w:rPr>
                <w:rStyle w:val="Hyperlink"/>
                <w:noProof/>
              </w:rPr>
            </w:rPrChange>
          </w:rPr>
          <w:instrText xml:space="preserve"> </w:instrText>
        </w:r>
        <w:r w:rsidRPr="0020295F">
          <w:rPr>
            <w:rStyle w:val="Hyperlink"/>
            <w:noProof/>
            <w:rPrChange w:id="6436" w:author="Jan Kelemen" w:date="2016-01-20T17:07:00Z">
              <w:rPr>
                <w:rStyle w:val="Hyperlink"/>
                <w:noProof/>
              </w:rPr>
            </w:rPrChange>
          </w:rPr>
        </w:r>
        <w:r w:rsidRPr="0020295F">
          <w:rPr>
            <w:rStyle w:val="Hyperlink"/>
            <w:noProof/>
            <w:rPrChange w:id="6437" w:author="Jan Kelemen" w:date="2016-01-20T17:07:00Z">
              <w:rPr>
                <w:rStyle w:val="Hyperlink"/>
                <w:noProof/>
              </w:rPr>
            </w:rPrChange>
          </w:rPr>
          <w:fldChar w:fldCharType="separate"/>
        </w:r>
        <w:r w:rsidRPr="0020295F">
          <w:rPr>
            <w:rStyle w:val="Hyperlink"/>
            <w:noProof/>
            <w:rPrChange w:id="6438" w:author="Jan Kelemen" w:date="2016-01-20T17:07:00Z">
              <w:rPr>
                <w:rStyle w:val="Hyperlink"/>
                <w:noProof/>
              </w:rPr>
            </w:rPrChange>
          </w:rPr>
          <w:t>Slika 4.3</w:t>
        </w:r>
        <w:r w:rsidRPr="0020295F">
          <w:rPr>
            <w:rStyle w:val="Hyperlink"/>
            <w:noProof/>
            <w:rPrChange w:id="6439" w:author="Jan Kelemen" w:date="2016-01-20T17:07:00Z">
              <w:rPr>
                <w:rStyle w:val="Hyperlink"/>
                <w:noProof/>
              </w:rPr>
            </w:rPrChange>
          </w:rPr>
          <w:noBreakHyphen/>
          <w:t>20 Sekvencijski dijagram za UC22 – PotvrdaZaprimljeneNarudžbe</w:t>
        </w:r>
        <w:r w:rsidRPr="0020295F">
          <w:rPr>
            <w:noProof/>
            <w:webHidden/>
            <w:rPrChange w:id="6440" w:author="Jan Kelemen" w:date="2016-01-20T17:07:00Z">
              <w:rPr>
                <w:noProof/>
                <w:webHidden/>
              </w:rPr>
            </w:rPrChange>
          </w:rPr>
          <w:tab/>
        </w:r>
        <w:r w:rsidRPr="0020295F">
          <w:rPr>
            <w:noProof/>
            <w:webHidden/>
            <w:rPrChange w:id="6441" w:author="Jan Kelemen" w:date="2016-01-20T17:07:00Z">
              <w:rPr>
                <w:noProof/>
                <w:webHidden/>
              </w:rPr>
            </w:rPrChange>
          </w:rPr>
          <w:fldChar w:fldCharType="begin"/>
        </w:r>
        <w:r w:rsidRPr="0020295F">
          <w:rPr>
            <w:noProof/>
            <w:webHidden/>
            <w:rPrChange w:id="6442" w:author="Jan Kelemen" w:date="2016-01-20T17:07:00Z">
              <w:rPr>
                <w:noProof/>
                <w:webHidden/>
              </w:rPr>
            </w:rPrChange>
          </w:rPr>
          <w:instrText xml:space="preserve"> PAGEREF _Toc441072933 \h </w:instrText>
        </w:r>
        <w:r w:rsidRPr="0020295F">
          <w:rPr>
            <w:noProof/>
            <w:webHidden/>
            <w:rPrChange w:id="6443" w:author="Jan Kelemen" w:date="2016-01-20T17:07:00Z">
              <w:rPr>
                <w:noProof/>
                <w:webHidden/>
              </w:rPr>
            </w:rPrChange>
          </w:rPr>
        </w:r>
      </w:ins>
      <w:r w:rsidRPr="0020295F">
        <w:rPr>
          <w:noProof/>
          <w:webHidden/>
          <w:rPrChange w:id="6444" w:author="Jan Kelemen" w:date="2016-01-20T17:07:00Z">
            <w:rPr>
              <w:noProof/>
              <w:webHidden/>
            </w:rPr>
          </w:rPrChange>
        </w:rPr>
        <w:fldChar w:fldCharType="separate"/>
      </w:r>
      <w:ins w:id="6445" w:author="Jan Kelemen" w:date="2016-01-20T17:06:00Z">
        <w:r w:rsidRPr="0020295F">
          <w:rPr>
            <w:noProof/>
            <w:webHidden/>
            <w:rPrChange w:id="6446" w:author="Jan Kelemen" w:date="2016-01-20T17:07:00Z">
              <w:rPr>
                <w:noProof/>
                <w:webHidden/>
              </w:rPr>
            </w:rPrChange>
          </w:rPr>
          <w:t>41</w:t>
        </w:r>
        <w:r w:rsidRPr="0020295F">
          <w:rPr>
            <w:noProof/>
            <w:webHidden/>
            <w:rPrChange w:id="6447" w:author="Jan Kelemen" w:date="2016-01-20T17:07:00Z">
              <w:rPr>
                <w:noProof/>
                <w:webHidden/>
              </w:rPr>
            </w:rPrChange>
          </w:rPr>
          <w:fldChar w:fldCharType="end"/>
        </w:r>
        <w:r w:rsidRPr="0020295F">
          <w:rPr>
            <w:rStyle w:val="Hyperlink"/>
            <w:noProof/>
            <w:rPrChange w:id="6448" w:author="Jan Kelemen" w:date="2016-01-20T17:07:00Z">
              <w:rPr>
                <w:rStyle w:val="Hyperlink"/>
                <w:noProof/>
              </w:rPr>
            </w:rPrChange>
          </w:rPr>
          <w:fldChar w:fldCharType="end"/>
        </w:r>
      </w:ins>
    </w:p>
    <w:p w14:paraId="03C904A7" w14:textId="77777777" w:rsidR="0020295F" w:rsidRPr="0020295F" w:rsidRDefault="0020295F">
      <w:pPr>
        <w:pStyle w:val="TableofFigures"/>
        <w:tabs>
          <w:tab w:val="right" w:leader="dot" w:pos="9062"/>
        </w:tabs>
        <w:rPr>
          <w:ins w:id="6449" w:author="Jan Kelemen" w:date="2016-01-20T17:06:00Z"/>
          <w:rFonts w:asciiTheme="minorHAnsi" w:eastAsiaTheme="minorEastAsia" w:hAnsiTheme="minorHAnsi" w:cstheme="minorBidi"/>
          <w:noProof/>
          <w:color w:val="auto"/>
          <w:sz w:val="22"/>
          <w:szCs w:val="22"/>
          <w:rPrChange w:id="6450" w:author="Jan Kelemen" w:date="2016-01-20T17:07:00Z">
            <w:rPr>
              <w:ins w:id="6451" w:author="Jan Kelemen" w:date="2016-01-20T17:06:00Z"/>
              <w:rFonts w:asciiTheme="minorHAnsi" w:eastAsiaTheme="minorEastAsia" w:hAnsiTheme="minorHAnsi" w:cstheme="minorBidi"/>
              <w:noProof/>
              <w:color w:val="auto"/>
              <w:sz w:val="22"/>
              <w:szCs w:val="22"/>
            </w:rPr>
          </w:rPrChange>
        </w:rPr>
      </w:pPr>
      <w:ins w:id="6452" w:author="Jan Kelemen" w:date="2016-01-20T17:06:00Z">
        <w:r w:rsidRPr="0020295F">
          <w:rPr>
            <w:rStyle w:val="Hyperlink"/>
            <w:noProof/>
            <w:rPrChange w:id="6453" w:author="Jan Kelemen" w:date="2016-01-20T17:07:00Z">
              <w:rPr>
                <w:rStyle w:val="Hyperlink"/>
                <w:noProof/>
              </w:rPr>
            </w:rPrChange>
          </w:rPr>
          <w:fldChar w:fldCharType="begin"/>
        </w:r>
        <w:r w:rsidRPr="0020295F">
          <w:rPr>
            <w:rStyle w:val="Hyperlink"/>
            <w:noProof/>
            <w:rPrChange w:id="6454" w:author="Jan Kelemen" w:date="2016-01-20T17:07:00Z">
              <w:rPr>
                <w:rStyle w:val="Hyperlink"/>
                <w:noProof/>
              </w:rPr>
            </w:rPrChange>
          </w:rPr>
          <w:instrText xml:space="preserve"> </w:instrText>
        </w:r>
        <w:r w:rsidRPr="0020295F">
          <w:rPr>
            <w:noProof/>
            <w:rPrChange w:id="6455" w:author="Jan Kelemen" w:date="2016-01-20T17:07:00Z">
              <w:rPr>
                <w:noProof/>
              </w:rPr>
            </w:rPrChange>
          </w:rPr>
          <w:instrText>HYPERLINK \l "_Toc441072934"</w:instrText>
        </w:r>
        <w:r w:rsidRPr="0020295F">
          <w:rPr>
            <w:rStyle w:val="Hyperlink"/>
            <w:noProof/>
            <w:rPrChange w:id="6456" w:author="Jan Kelemen" w:date="2016-01-20T17:07:00Z">
              <w:rPr>
                <w:rStyle w:val="Hyperlink"/>
                <w:noProof/>
              </w:rPr>
            </w:rPrChange>
          </w:rPr>
          <w:instrText xml:space="preserve"> </w:instrText>
        </w:r>
        <w:r w:rsidRPr="0020295F">
          <w:rPr>
            <w:rStyle w:val="Hyperlink"/>
            <w:noProof/>
            <w:rPrChange w:id="6457" w:author="Jan Kelemen" w:date="2016-01-20T17:07:00Z">
              <w:rPr>
                <w:rStyle w:val="Hyperlink"/>
                <w:noProof/>
              </w:rPr>
            </w:rPrChange>
          </w:rPr>
        </w:r>
        <w:r w:rsidRPr="0020295F">
          <w:rPr>
            <w:rStyle w:val="Hyperlink"/>
            <w:noProof/>
            <w:rPrChange w:id="6458" w:author="Jan Kelemen" w:date="2016-01-20T17:07:00Z">
              <w:rPr>
                <w:rStyle w:val="Hyperlink"/>
                <w:noProof/>
              </w:rPr>
            </w:rPrChange>
          </w:rPr>
          <w:fldChar w:fldCharType="separate"/>
        </w:r>
        <w:r w:rsidRPr="0020295F">
          <w:rPr>
            <w:rStyle w:val="Hyperlink"/>
            <w:noProof/>
            <w:rPrChange w:id="6459" w:author="Jan Kelemen" w:date="2016-01-20T17:07:00Z">
              <w:rPr>
                <w:rStyle w:val="Hyperlink"/>
                <w:noProof/>
              </w:rPr>
            </w:rPrChange>
          </w:rPr>
          <w:t>Slika 4.3</w:t>
        </w:r>
        <w:r w:rsidRPr="0020295F">
          <w:rPr>
            <w:rStyle w:val="Hyperlink"/>
            <w:noProof/>
            <w:rPrChange w:id="6460" w:author="Jan Kelemen" w:date="2016-01-20T17:07:00Z">
              <w:rPr>
                <w:rStyle w:val="Hyperlink"/>
                <w:noProof/>
              </w:rPr>
            </w:rPrChange>
          </w:rPr>
          <w:noBreakHyphen/>
          <w:t>21 Sekvencijski dijagram za UC23 – OdbijanjeNarudžbe</w:t>
        </w:r>
        <w:r w:rsidRPr="0020295F">
          <w:rPr>
            <w:noProof/>
            <w:webHidden/>
            <w:rPrChange w:id="6461" w:author="Jan Kelemen" w:date="2016-01-20T17:07:00Z">
              <w:rPr>
                <w:noProof/>
                <w:webHidden/>
              </w:rPr>
            </w:rPrChange>
          </w:rPr>
          <w:tab/>
        </w:r>
        <w:r w:rsidRPr="0020295F">
          <w:rPr>
            <w:noProof/>
            <w:webHidden/>
            <w:rPrChange w:id="6462" w:author="Jan Kelemen" w:date="2016-01-20T17:07:00Z">
              <w:rPr>
                <w:noProof/>
                <w:webHidden/>
              </w:rPr>
            </w:rPrChange>
          </w:rPr>
          <w:fldChar w:fldCharType="begin"/>
        </w:r>
        <w:r w:rsidRPr="0020295F">
          <w:rPr>
            <w:noProof/>
            <w:webHidden/>
            <w:rPrChange w:id="6463" w:author="Jan Kelemen" w:date="2016-01-20T17:07:00Z">
              <w:rPr>
                <w:noProof/>
                <w:webHidden/>
              </w:rPr>
            </w:rPrChange>
          </w:rPr>
          <w:instrText xml:space="preserve"> PAGEREF _Toc441072934 \h </w:instrText>
        </w:r>
        <w:r w:rsidRPr="0020295F">
          <w:rPr>
            <w:noProof/>
            <w:webHidden/>
            <w:rPrChange w:id="6464" w:author="Jan Kelemen" w:date="2016-01-20T17:07:00Z">
              <w:rPr>
                <w:noProof/>
                <w:webHidden/>
              </w:rPr>
            </w:rPrChange>
          </w:rPr>
        </w:r>
      </w:ins>
      <w:r w:rsidRPr="0020295F">
        <w:rPr>
          <w:noProof/>
          <w:webHidden/>
          <w:rPrChange w:id="6465" w:author="Jan Kelemen" w:date="2016-01-20T17:07:00Z">
            <w:rPr>
              <w:noProof/>
              <w:webHidden/>
            </w:rPr>
          </w:rPrChange>
        </w:rPr>
        <w:fldChar w:fldCharType="separate"/>
      </w:r>
      <w:ins w:id="6466" w:author="Jan Kelemen" w:date="2016-01-20T17:06:00Z">
        <w:r w:rsidRPr="0020295F">
          <w:rPr>
            <w:noProof/>
            <w:webHidden/>
            <w:rPrChange w:id="6467" w:author="Jan Kelemen" w:date="2016-01-20T17:07:00Z">
              <w:rPr>
                <w:noProof/>
                <w:webHidden/>
              </w:rPr>
            </w:rPrChange>
          </w:rPr>
          <w:t>42</w:t>
        </w:r>
        <w:r w:rsidRPr="0020295F">
          <w:rPr>
            <w:noProof/>
            <w:webHidden/>
            <w:rPrChange w:id="6468" w:author="Jan Kelemen" w:date="2016-01-20T17:07:00Z">
              <w:rPr>
                <w:noProof/>
                <w:webHidden/>
              </w:rPr>
            </w:rPrChange>
          </w:rPr>
          <w:fldChar w:fldCharType="end"/>
        </w:r>
        <w:r w:rsidRPr="0020295F">
          <w:rPr>
            <w:rStyle w:val="Hyperlink"/>
            <w:noProof/>
            <w:rPrChange w:id="6469" w:author="Jan Kelemen" w:date="2016-01-20T17:07:00Z">
              <w:rPr>
                <w:rStyle w:val="Hyperlink"/>
                <w:noProof/>
              </w:rPr>
            </w:rPrChange>
          </w:rPr>
          <w:fldChar w:fldCharType="end"/>
        </w:r>
      </w:ins>
    </w:p>
    <w:p w14:paraId="51C42DD8" w14:textId="77777777" w:rsidR="0020295F" w:rsidRPr="0020295F" w:rsidRDefault="0020295F">
      <w:pPr>
        <w:pStyle w:val="TableofFigures"/>
        <w:tabs>
          <w:tab w:val="right" w:leader="dot" w:pos="9062"/>
        </w:tabs>
        <w:rPr>
          <w:ins w:id="6470" w:author="Jan Kelemen" w:date="2016-01-20T17:06:00Z"/>
          <w:rFonts w:asciiTheme="minorHAnsi" w:eastAsiaTheme="minorEastAsia" w:hAnsiTheme="minorHAnsi" w:cstheme="minorBidi"/>
          <w:noProof/>
          <w:color w:val="auto"/>
          <w:sz w:val="22"/>
          <w:szCs w:val="22"/>
          <w:rPrChange w:id="6471" w:author="Jan Kelemen" w:date="2016-01-20T17:07:00Z">
            <w:rPr>
              <w:ins w:id="6472" w:author="Jan Kelemen" w:date="2016-01-20T17:06:00Z"/>
              <w:rFonts w:asciiTheme="minorHAnsi" w:eastAsiaTheme="minorEastAsia" w:hAnsiTheme="minorHAnsi" w:cstheme="minorBidi"/>
              <w:noProof/>
              <w:color w:val="auto"/>
              <w:sz w:val="22"/>
              <w:szCs w:val="22"/>
            </w:rPr>
          </w:rPrChange>
        </w:rPr>
      </w:pPr>
      <w:ins w:id="6473" w:author="Jan Kelemen" w:date="2016-01-20T17:06:00Z">
        <w:r w:rsidRPr="0020295F">
          <w:rPr>
            <w:rStyle w:val="Hyperlink"/>
            <w:noProof/>
            <w:rPrChange w:id="6474" w:author="Jan Kelemen" w:date="2016-01-20T17:07:00Z">
              <w:rPr>
                <w:rStyle w:val="Hyperlink"/>
                <w:noProof/>
              </w:rPr>
            </w:rPrChange>
          </w:rPr>
          <w:fldChar w:fldCharType="begin"/>
        </w:r>
        <w:r w:rsidRPr="0020295F">
          <w:rPr>
            <w:rStyle w:val="Hyperlink"/>
            <w:noProof/>
            <w:rPrChange w:id="6475" w:author="Jan Kelemen" w:date="2016-01-20T17:07:00Z">
              <w:rPr>
                <w:rStyle w:val="Hyperlink"/>
                <w:noProof/>
              </w:rPr>
            </w:rPrChange>
          </w:rPr>
          <w:instrText xml:space="preserve"> </w:instrText>
        </w:r>
        <w:r w:rsidRPr="0020295F">
          <w:rPr>
            <w:noProof/>
            <w:rPrChange w:id="6476" w:author="Jan Kelemen" w:date="2016-01-20T17:07:00Z">
              <w:rPr>
                <w:noProof/>
              </w:rPr>
            </w:rPrChange>
          </w:rPr>
          <w:instrText>HYPERLINK \l "_Toc441072935"</w:instrText>
        </w:r>
        <w:r w:rsidRPr="0020295F">
          <w:rPr>
            <w:rStyle w:val="Hyperlink"/>
            <w:noProof/>
            <w:rPrChange w:id="6477" w:author="Jan Kelemen" w:date="2016-01-20T17:07:00Z">
              <w:rPr>
                <w:rStyle w:val="Hyperlink"/>
                <w:noProof/>
              </w:rPr>
            </w:rPrChange>
          </w:rPr>
          <w:instrText xml:space="preserve"> </w:instrText>
        </w:r>
        <w:r w:rsidRPr="0020295F">
          <w:rPr>
            <w:rStyle w:val="Hyperlink"/>
            <w:noProof/>
            <w:rPrChange w:id="6478" w:author="Jan Kelemen" w:date="2016-01-20T17:07:00Z">
              <w:rPr>
                <w:rStyle w:val="Hyperlink"/>
                <w:noProof/>
              </w:rPr>
            </w:rPrChange>
          </w:rPr>
        </w:r>
        <w:r w:rsidRPr="0020295F">
          <w:rPr>
            <w:rStyle w:val="Hyperlink"/>
            <w:noProof/>
            <w:rPrChange w:id="6479" w:author="Jan Kelemen" w:date="2016-01-20T17:07:00Z">
              <w:rPr>
                <w:rStyle w:val="Hyperlink"/>
                <w:noProof/>
              </w:rPr>
            </w:rPrChange>
          </w:rPr>
          <w:fldChar w:fldCharType="separate"/>
        </w:r>
        <w:r w:rsidRPr="0020295F">
          <w:rPr>
            <w:rStyle w:val="Hyperlink"/>
            <w:noProof/>
            <w:rPrChange w:id="6480" w:author="Jan Kelemen" w:date="2016-01-20T17:07:00Z">
              <w:rPr>
                <w:rStyle w:val="Hyperlink"/>
                <w:noProof/>
              </w:rPr>
            </w:rPrChange>
          </w:rPr>
          <w:t>Slika 4.3</w:t>
        </w:r>
        <w:r w:rsidRPr="0020295F">
          <w:rPr>
            <w:rStyle w:val="Hyperlink"/>
            <w:noProof/>
            <w:rPrChange w:id="6481" w:author="Jan Kelemen" w:date="2016-01-20T17:07:00Z">
              <w:rPr>
                <w:rStyle w:val="Hyperlink"/>
                <w:noProof/>
              </w:rPr>
            </w:rPrChange>
          </w:rPr>
          <w:noBreakHyphen/>
          <w:t>22 Sekvencijski dijagram za UC24 – DodajJelo</w:t>
        </w:r>
        <w:r w:rsidRPr="0020295F">
          <w:rPr>
            <w:noProof/>
            <w:webHidden/>
            <w:rPrChange w:id="6482" w:author="Jan Kelemen" w:date="2016-01-20T17:07:00Z">
              <w:rPr>
                <w:noProof/>
                <w:webHidden/>
              </w:rPr>
            </w:rPrChange>
          </w:rPr>
          <w:tab/>
        </w:r>
        <w:r w:rsidRPr="0020295F">
          <w:rPr>
            <w:noProof/>
            <w:webHidden/>
            <w:rPrChange w:id="6483" w:author="Jan Kelemen" w:date="2016-01-20T17:07:00Z">
              <w:rPr>
                <w:noProof/>
                <w:webHidden/>
              </w:rPr>
            </w:rPrChange>
          </w:rPr>
          <w:fldChar w:fldCharType="begin"/>
        </w:r>
        <w:r w:rsidRPr="0020295F">
          <w:rPr>
            <w:noProof/>
            <w:webHidden/>
            <w:rPrChange w:id="6484" w:author="Jan Kelemen" w:date="2016-01-20T17:07:00Z">
              <w:rPr>
                <w:noProof/>
                <w:webHidden/>
              </w:rPr>
            </w:rPrChange>
          </w:rPr>
          <w:instrText xml:space="preserve"> PAGEREF _Toc441072935 \h </w:instrText>
        </w:r>
        <w:r w:rsidRPr="0020295F">
          <w:rPr>
            <w:noProof/>
            <w:webHidden/>
            <w:rPrChange w:id="6485" w:author="Jan Kelemen" w:date="2016-01-20T17:07:00Z">
              <w:rPr>
                <w:noProof/>
                <w:webHidden/>
              </w:rPr>
            </w:rPrChange>
          </w:rPr>
        </w:r>
      </w:ins>
      <w:r w:rsidRPr="0020295F">
        <w:rPr>
          <w:noProof/>
          <w:webHidden/>
          <w:rPrChange w:id="6486" w:author="Jan Kelemen" w:date="2016-01-20T17:07:00Z">
            <w:rPr>
              <w:noProof/>
              <w:webHidden/>
            </w:rPr>
          </w:rPrChange>
        </w:rPr>
        <w:fldChar w:fldCharType="separate"/>
      </w:r>
      <w:ins w:id="6487" w:author="Jan Kelemen" w:date="2016-01-20T17:06:00Z">
        <w:r w:rsidRPr="0020295F">
          <w:rPr>
            <w:noProof/>
            <w:webHidden/>
            <w:rPrChange w:id="6488" w:author="Jan Kelemen" w:date="2016-01-20T17:07:00Z">
              <w:rPr>
                <w:noProof/>
                <w:webHidden/>
              </w:rPr>
            </w:rPrChange>
          </w:rPr>
          <w:t>42</w:t>
        </w:r>
        <w:r w:rsidRPr="0020295F">
          <w:rPr>
            <w:noProof/>
            <w:webHidden/>
            <w:rPrChange w:id="6489" w:author="Jan Kelemen" w:date="2016-01-20T17:07:00Z">
              <w:rPr>
                <w:noProof/>
                <w:webHidden/>
              </w:rPr>
            </w:rPrChange>
          </w:rPr>
          <w:fldChar w:fldCharType="end"/>
        </w:r>
        <w:r w:rsidRPr="0020295F">
          <w:rPr>
            <w:rStyle w:val="Hyperlink"/>
            <w:noProof/>
            <w:rPrChange w:id="6490" w:author="Jan Kelemen" w:date="2016-01-20T17:07:00Z">
              <w:rPr>
                <w:rStyle w:val="Hyperlink"/>
                <w:noProof/>
              </w:rPr>
            </w:rPrChange>
          </w:rPr>
          <w:fldChar w:fldCharType="end"/>
        </w:r>
      </w:ins>
    </w:p>
    <w:p w14:paraId="6E1F93A1" w14:textId="77777777" w:rsidR="0020295F" w:rsidRPr="0020295F" w:rsidRDefault="0020295F">
      <w:pPr>
        <w:pStyle w:val="TableofFigures"/>
        <w:tabs>
          <w:tab w:val="right" w:leader="dot" w:pos="9062"/>
        </w:tabs>
        <w:rPr>
          <w:ins w:id="6491" w:author="Jan Kelemen" w:date="2016-01-20T17:06:00Z"/>
          <w:rFonts w:asciiTheme="minorHAnsi" w:eastAsiaTheme="minorEastAsia" w:hAnsiTheme="minorHAnsi" w:cstheme="minorBidi"/>
          <w:noProof/>
          <w:color w:val="auto"/>
          <w:sz w:val="22"/>
          <w:szCs w:val="22"/>
          <w:rPrChange w:id="6492" w:author="Jan Kelemen" w:date="2016-01-20T17:07:00Z">
            <w:rPr>
              <w:ins w:id="6493" w:author="Jan Kelemen" w:date="2016-01-20T17:06:00Z"/>
              <w:rFonts w:asciiTheme="minorHAnsi" w:eastAsiaTheme="minorEastAsia" w:hAnsiTheme="minorHAnsi" w:cstheme="minorBidi"/>
              <w:noProof/>
              <w:color w:val="auto"/>
              <w:sz w:val="22"/>
              <w:szCs w:val="22"/>
            </w:rPr>
          </w:rPrChange>
        </w:rPr>
      </w:pPr>
      <w:ins w:id="6494" w:author="Jan Kelemen" w:date="2016-01-20T17:06:00Z">
        <w:r w:rsidRPr="0020295F">
          <w:rPr>
            <w:rStyle w:val="Hyperlink"/>
            <w:noProof/>
            <w:rPrChange w:id="6495" w:author="Jan Kelemen" w:date="2016-01-20T17:07:00Z">
              <w:rPr>
                <w:rStyle w:val="Hyperlink"/>
                <w:noProof/>
              </w:rPr>
            </w:rPrChange>
          </w:rPr>
          <w:fldChar w:fldCharType="begin"/>
        </w:r>
        <w:r w:rsidRPr="0020295F">
          <w:rPr>
            <w:rStyle w:val="Hyperlink"/>
            <w:noProof/>
            <w:rPrChange w:id="6496" w:author="Jan Kelemen" w:date="2016-01-20T17:07:00Z">
              <w:rPr>
                <w:rStyle w:val="Hyperlink"/>
                <w:noProof/>
              </w:rPr>
            </w:rPrChange>
          </w:rPr>
          <w:instrText xml:space="preserve"> </w:instrText>
        </w:r>
        <w:r w:rsidRPr="0020295F">
          <w:rPr>
            <w:noProof/>
            <w:rPrChange w:id="6497" w:author="Jan Kelemen" w:date="2016-01-20T17:07:00Z">
              <w:rPr>
                <w:noProof/>
              </w:rPr>
            </w:rPrChange>
          </w:rPr>
          <w:instrText>HYPERLINK \l "_Toc441072936"</w:instrText>
        </w:r>
        <w:r w:rsidRPr="0020295F">
          <w:rPr>
            <w:rStyle w:val="Hyperlink"/>
            <w:noProof/>
            <w:rPrChange w:id="6498" w:author="Jan Kelemen" w:date="2016-01-20T17:07:00Z">
              <w:rPr>
                <w:rStyle w:val="Hyperlink"/>
                <w:noProof/>
              </w:rPr>
            </w:rPrChange>
          </w:rPr>
          <w:instrText xml:space="preserve"> </w:instrText>
        </w:r>
        <w:r w:rsidRPr="0020295F">
          <w:rPr>
            <w:rStyle w:val="Hyperlink"/>
            <w:noProof/>
            <w:rPrChange w:id="6499" w:author="Jan Kelemen" w:date="2016-01-20T17:07:00Z">
              <w:rPr>
                <w:rStyle w:val="Hyperlink"/>
                <w:noProof/>
              </w:rPr>
            </w:rPrChange>
          </w:rPr>
        </w:r>
        <w:r w:rsidRPr="0020295F">
          <w:rPr>
            <w:rStyle w:val="Hyperlink"/>
            <w:noProof/>
            <w:rPrChange w:id="6500" w:author="Jan Kelemen" w:date="2016-01-20T17:07:00Z">
              <w:rPr>
                <w:rStyle w:val="Hyperlink"/>
                <w:noProof/>
              </w:rPr>
            </w:rPrChange>
          </w:rPr>
          <w:fldChar w:fldCharType="separate"/>
        </w:r>
        <w:r w:rsidRPr="0020295F">
          <w:rPr>
            <w:rStyle w:val="Hyperlink"/>
            <w:noProof/>
            <w:rPrChange w:id="6501" w:author="Jan Kelemen" w:date="2016-01-20T17:07:00Z">
              <w:rPr>
                <w:rStyle w:val="Hyperlink"/>
                <w:noProof/>
              </w:rPr>
            </w:rPrChange>
          </w:rPr>
          <w:t>Slika 4.3</w:t>
        </w:r>
        <w:r w:rsidRPr="0020295F">
          <w:rPr>
            <w:rStyle w:val="Hyperlink"/>
            <w:noProof/>
            <w:rPrChange w:id="6502" w:author="Jan Kelemen" w:date="2016-01-20T17:07:00Z">
              <w:rPr>
                <w:rStyle w:val="Hyperlink"/>
                <w:noProof/>
              </w:rPr>
            </w:rPrChange>
          </w:rPr>
          <w:noBreakHyphen/>
          <w:t>23 Sekvencijski dijagram za UC25 – UrediJelo</w:t>
        </w:r>
        <w:r w:rsidRPr="0020295F">
          <w:rPr>
            <w:noProof/>
            <w:webHidden/>
            <w:rPrChange w:id="6503" w:author="Jan Kelemen" w:date="2016-01-20T17:07:00Z">
              <w:rPr>
                <w:noProof/>
                <w:webHidden/>
              </w:rPr>
            </w:rPrChange>
          </w:rPr>
          <w:tab/>
        </w:r>
        <w:r w:rsidRPr="0020295F">
          <w:rPr>
            <w:noProof/>
            <w:webHidden/>
            <w:rPrChange w:id="6504" w:author="Jan Kelemen" w:date="2016-01-20T17:07:00Z">
              <w:rPr>
                <w:noProof/>
                <w:webHidden/>
              </w:rPr>
            </w:rPrChange>
          </w:rPr>
          <w:fldChar w:fldCharType="begin"/>
        </w:r>
        <w:r w:rsidRPr="0020295F">
          <w:rPr>
            <w:noProof/>
            <w:webHidden/>
            <w:rPrChange w:id="6505" w:author="Jan Kelemen" w:date="2016-01-20T17:07:00Z">
              <w:rPr>
                <w:noProof/>
                <w:webHidden/>
              </w:rPr>
            </w:rPrChange>
          </w:rPr>
          <w:instrText xml:space="preserve"> PAGEREF _Toc441072936 \h </w:instrText>
        </w:r>
        <w:r w:rsidRPr="0020295F">
          <w:rPr>
            <w:noProof/>
            <w:webHidden/>
            <w:rPrChange w:id="6506" w:author="Jan Kelemen" w:date="2016-01-20T17:07:00Z">
              <w:rPr>
                <w:noProof/>
                <w:webHidden/>
              </w:rPr>
            </w:rPrChange>
          </w:rPr>
        </w:r>
      </w:ins>
      <w:r w:rsidRPr="0020295F">
        <w:rPr>
          <w:noProof/>
          <w:webHidden/>
          <w:rPrChange w:id="6507" w:author="Jan Kelemen" w:date="2016-01-20T17:07:00Z">
            <w:rPr>
              <w:noProof/>
              <w:webHidden/>
            </w:rPr>
          </w:rPrChange>
        </w:rPr>
        <w:fldChar w:fldCharType="separate"/>
      </w:r>
      <w:ins w:id="6508" w:author="Jan Kelemen" w:date="2016-01-20T17:06:00Z">
        <w:r w:rsidRPr="0020295F">
          <w:rPr>
            <w:noProof/>
            <w:webHidden/>
            <w:rPrChange w:id="6509" w:author="Jan Kelemen" w:date="2016-01-20T17:07:00Z">
              <w:rPr>
                <w:noProof/>
                <w:webHidden/>
              </w:rPr>
            </w:rPrChange>
          </w:rPr>
          <w:t>43</w:t>
        </w:r>
        <w:r w:rsidRPr="0020295F">
          <w:rPr>
            <w:noProof/>
            <w:webHidden/>
            <w:rPrChange w:id="6510" w:author="Jan Kelemen" w:date="2016-01-20T17:07:00Z">
              <w:rPr>
                <w:noProof/>
                <w:webHidden/>
              </w:rPr>
            </w:rPrChange>
          </w:rPr>
          <w:fldChar w:fldCharType="end"/>
        </w:r>
        <w:r w:rsidRPr="0020295F">
          <w:rPr>
            <w:rStyle w:val="Hyperlink"/>
            <w:noProof/>
            <w:rPrChange w:id="6511" w:author="Jan Kelemen" w:date="2016-01-20T17:07:00Z">
              <w:rPr>
                <w:rStyle w:val="Hyperlink"/>
                <w:noProof/>
              </w:rPr>
            </w:rPrChange>
          </w:rPr>
          <w:fldChar w:fldCharType="end"/>
        </w:r>
      </w:ins>
    </w:p>
    <w:p w14:paraId="4C6F715D" w14:textId="77777777" w:rsidR="0020295F" w:rsidRPr="0020295F" w:rsidRDefault="0020295F">
      <w:pPr>
        <w:pStyle w:val="TableofFigures"/>
        <w:tabs>
          <w:tab w:val="right" w:leader="dot" w:pos="9062"/>
        </w:tabs>
        <w:rPr>
          <w:ins w:id="6512" w:author="Jan Kelemen" w:date="2016-01-20T17:06:00Z"/>
          <w:rFonts w:asciiTheme="minorHAnsi" w:eastAsiaTheme="minorEastAsia" w:hAnsiTheme="minorHAnsi" w:cstheme="minorBidi"/>
          <w:noProof/>
          <w:color w:val="auto"/>
          <w:sz w:val="22"/>
          <w:szCs w:val="22"/>
          <w:rPrChange w:id="6513" w:author="Jan Kelemen" w:date="2016-01-20T17:07:00Z">
            <w:rPr>
              <w:ins w:id="6514" w:author="Jan Kelemen" w:date="2016-01-20T17:06:00Z"/>
              <w:rFonts w:asciiTheme="minorHAnsi" w:eastAsiaTheme="minorEastAsia" w:hAnsiTheme="minorHAnsi" w:cstheme="minorBidi"/>
              <w:noProof/>
              <w:color w:val="auto"/>
              <w:sz w:val="22"/>
              <w:szCs w:val="22"/>
            </w:rPr>
          </w:rPrChange>
        </w:rPr>
      </w:pPr>
      <w:ins w:id="6515" w:author="Jan Kelemen" w:date="2016-01-20T17:06:00Z">
        <w:r w:rsidRPr="0020295F">
          <w:rPr>
            <w:rStyle w:val="Hyperlink"/>
            <w:noProof/>
            <w:rPrChange w:id="6516" w:author="Jan Kelemen" w:date="2016-01-20T17:07:00Z">
              <w:rPr>
                <w:rStyle w:val="Hyperlink"/>
                <w:noProof/>
              </w:rPr>
            </w:rPrChange>
          </w:rPr>
          <w:fldChar w:fldCharType="begin"/>
        </w:r>
        <w:r w:rsidRPr="0020295F">
          <w:rPr>
            <w:rStyle w:val="Hyperlink"/>
            <w:noProof/>
            <w:rPrChange w:id="6517" w:author="Jan Kelemen" w:date="2016-01-20T17:07:00Z">
              <w:rPr>
                <w:rStyle w:val="Hyperlink"/>
                <w:noProof/>
              </w:rPr>
            </w:rPrChange>
          </w:rPr>
          <w:instrText xml:space="preserve"> </w:instrText>
        </w:r>
        <w:r w:rsidRPr="0020295F">
          <w:rPr>
            <w:noProof/>
            <w:rPrChange w:id="6518" w:author="Jan Kelemen" w:date="2016-01-20T17:07:00Z">
              <w:rPr>
                <w:noProof/>
              </w:rPr>
            </w:rPrChange>
          </w:rPr>
          <w:instrText>HYPERLINK \l "_Toc441072937"</w:instrText>
        </w:r>
        <w:r w:rsidRPr="0020295F">
          <w:rPr>
            <w:rStyle w:val="Hyperlink"/>
            <w:noProof/>
            <w:rPrChange w:id="6519" w:author="Jan Kelemen" w:date="2016-01-20T17:07:00Z">
              <w:rPr>
                <w:rStyle w:val="Hyperlink"/>
                <w:noProof/>
              </w:rPr>
            </w:rPrChange>
          </w:rPr>
          <w:instrText xml:space="preserve"> </w:instrText>
        </w:r>
        <w:r w:rsidRPr="0020295F">
          <w:rPr>
            <w:rStyle w:val="Hyperlink"/>
            <w:noProof/>
            <w:rPrChange w:id="6520" w:author="Jan Kelemen" w:date="2016-01-20T17:07:00Z">
              <w:rPr>
                <w:rStyle w:val="Hyperlink"/>
                <w:noProof/>
              </w:rPr>
            </w:rPrChange>
          </w:rPr>
        </w:r>
        <w:r w:rsidRPr="0020295F">
          <w:rPr>
            <w:rStyle w:val="Hyperlink"/>
            <w:noProof/>
            <w:rPrChange w:id="6521" w:author="Jan Kelemen" w:date="2016-01-20T17:07:00Z">
              <w:rPr>
                <w:rStyle w:val="Hyperlink"/>
                <w:noProof/>
              </w:rPr>
            </w:rPrChange>
          </w:rPr>
          <w:fldChar w:fldCharType="separate"/>
        </w:r>
        <w:r w:rsidRPr="0020295F">
          <w:rPr>
            <w:rStyle w:val="Hyperlink"/>
            <w:noProof/>
            <w:rPrChange w:id="6522" w:author="Jan Kelemen" w:date="2016-01-20T17:07:00Z">
              <w:rPr>
                <w:rStyle w:val="Hyperlink"/>
                <w:noProof/>
              </w:rPr>
            </w:rPrChange>
          </w:rPr>
          <w:t>Slika 4.3</w:t>
        </w:r>
        <w:r w:rsidRPr="0020295F">
          <w:rPr>
            <w:rStyle w:val="Hyperlink"/>
            <w:noProof/>
            <w:rPrChange w:id="6523" w:author="Jan Kelemen" w:date="2016-01-20T17:07:00Z">
              <w:rPr>
                <w:rStyle w:val="Hyperlink"/>
                <w:noProof/>
              </w:rPr>
            </w:rPrChange>
          </w:rPr>
          <w:noBreakHyphen/>
          <w:t>24 Sekvencijski dijagram za UC26 – ObrišiJelo</w:t>
        </w:r>
        <w:r w:rsidRPr="0020295F">
          <w:rPr>
            <w:noProof/>
            <w:webHidden/>
            <w:rPrChange w:id="6524" w:author="Jan Kelemen" w:date="2016-01-20T17:07:00Z">
              <w:rPr>
                <w:noProof/>
                <w:webHidden/>
              </w:rPr>
            </w:rPrChange>
          </w:rPr>
          <w:tab/>
        </w:r>
        <w:r w:rsidRPr="0020295F">
          <w:rPr>
            <w:noProof/>
            <w:webHidden/>
            <w:rPrChange w:id="6525" w:author="Jan Kelemen" w:date="2016-01-20T17:07:00Z">
              <w:rPr>
                <w:noProof/>
                <w:webHidden/>
              </w:rPr>
            </w:rPrChange>
          </w:rPr>
          <w:fldChar w:fldCharType="begin"/>
        </w:r>
        <w:r w:rsidRPr="0020295F">
          <w:rPr>
            <w:noProof/>
            <w:webHidden/>
            <w:rPrChange w:id="6526" w:author="Jan Kelemen" w:date="2016-01-20T17:07:00Z">
              <w:rPr>
                <w:noProof/>
                <w:webHidden/>
              </w:rPr>
            </w:rPrChange>
          </w:rPr>
          <w:instrText xml:space="preserve"> PAGEREF _Toc441072937 \h </w:instrText>
        </w:r>
        <w:r w:rsidRPr="0020295F">
          <w:rPr>
            <w:noProof/>
            <w:webHidden/>
            <w:rPrChange w:id="6527" w:author="Jan Kelemen" w:date="2016-01-20T17:07:00Z">
              <w:rPr>
                <w:noProof/>
                <w:webHidden/>
              </w:rPr>
            </w:rPrChange>
          </w:rPr>
        </w:r>
      </w:ins>
      <w:r w:rsidRPr="0020295F">
        <w:rPr>
          <w:noProof/>
          <w:webHidden/>
          <w:rPrChange w:id="6528" w:author="Jan Kelemen" w:date="2016-01-20T17:07:00Z">
            <w:rPr>
              <w:noProof/>
              <w:webHidden/>
            </w:rPr>
          </w:rPrChange>
        </w:rPr>
        <w:fldChar w:fldCharType="separate"/>
      </w:r>
      <w:ins w:id="6529" w:author="Jan Kelemen" w:date="2016-01-20T17:06:00Z">
        <w:r w:rsidRPr="0020295F">
          <w:rPr>
            <w:noProof/>
            <w:webHidden/>
            <w:rPrChange w:id="6530" w:author="Jan Kelemen" w:date="2016-01-20T17:07:00Z">
              <w:rPr>
                <w:noProof/>
                <w:webHidden/>
              </w:rPr>
            </w:rPrChange>
          </w:rPr>
          <w:t>43</w:t>
        </w:r>
        <w:r w:rsidRPr="0020295F">
          <w:rPr>
            <w:noProof/>
            <w:webHidden/>
            <w:rPrChange w:id="6531" w:author="Jan Kelemen" w:date="2016-01-20T17:07:00Z">
              <w:rPr>
                <w:noProof/>
                <w:webHidden/>
              </w:rPr>
            </w:rPrChange>
          </w:rPr>
          <w:fldChar w:fldCharType="end"/>
        </w:r>
        <w:r w:rsidRPr="0020295F">
          <w:rPr>
            <w:rStyle w:val="Hyperlink"/>
            <w:noProof/>
            <w:rPrChange w:id="6532" w:author="Jan Kelemen" w:date="2016-01-20T17:07:00Z">
              <w:rPr>
                <w:rStyle w:val="Hyperlink"/>
                <w:noProof/>
              </w:rPr>
            </w:rPrChange>
          </w:rPr>
          <w:fldChar w:fldCharType="end"/>
        </w:r>
      </w:ins>
    </w:p>
    <w:p w14:paraId="6A5CC996" w14:textId="77777777" w:rsidR="0020295F" w:rsidRPr="0020295F" w:rsidRDefault="0020295F">
      <w:pPr>
        <w:pStyle w:val="TableofFigures"/>
        <w:tabs>
          <w:tab w:val="right" w:leader="dot" w:pos="9062"/>
        </w:tabs>
        <w:rPr>
          <w:ins w:id="6533" w:author="Jan Kelemen" w:date="2016-01-20T17:06:00Z"/>
          <w:rFonts w:asciiTheme="minorHAnsi" w:eastAsiaTheme="minorEastAsia" w:hAnsiTheme="minorHAnsi" w:cstheme="minorBidi"/>
          <w:noProof/>
          <w:color w:val="auto"/>
          <w:sz w:val="22"/>
          <w:szCs w:val="22"/>
          <w:rPrChange w:id="6534" w:author="Jan Kelemen" w:date="2016-01-20T17:07:00Z">
            <w:rPr>
              <w:ins w:id="6535" w:author="Jan Kelemen" w:date="2016-01-20T17:06:00Z"/>
              <w:rFonts w:asciiTheme="minorHAnsi" w:eastAsiaTheme="minorEastAsia" w:hAnsiTheme="minorHAnsi" w:cstheme="minorBidi"/>
              <w:noProof/>
              <w:color w:val="auto"/>
              <w:sz w:val="22"/>
              <w:szCs w:val="22"/>
            </w:rPr>
          </w:rPrChange>
        </w:rPr>
      </w:pPr>
      <w:ins w:id="6536" w:author="Jan Kelemen" w:date="2016-01-20T17:06:00Z">
        <w:r w:rsidRPr="0020295F">
          <w:rPr>
            <w:rStyle w:val="Hyperlink"/>
            <w:noProof/>
            <w:rPrChange w:id="6537" w:author="Jan Kelemen" w:date="2016-01-20T17:07:00Z">
              <w:rPr>
                <w:rStyle w:val="Hyperlink"/>
                <w:noProof/>
              </w:rPr>
            </w:rPrChange>
          </w:rPr>
          <w:fldChar w:fldCharType="begin"/>
        </w:r>
        <w:r w:rsidRPr="0020295F">
          <w:rPr>
            <w:rStyle w:val="Hyperlink"/>
            <w:noProof/>
            <w:rPrChange w:id="6538" w:author="Jan Kelemen" w:date="2016-01-20T17:07:00Z">
              <w:rPr>
                <w:rStyle w:val="Hyperlink"/>
                <w:noProof/>
              </w:rPr>
            </w:rPrChange>
          </w:rPr>
          <w:instrText xml:space="preserve"> </w:instrText>
        </w:r>
        <w:r w:rsidRPr="0020295F">
          <w:rPr>
            <w:noProof/>
            <w:rPrChange w:id="6539" w:author="Jan Kelemen" w:date="2016-01-20T17:07:00Z">
              <w:rPr>
                <w:noProof/>
              </w:rPr>
            </w:rPrChange>
          </w:rPr>
          <w:instrText>HYPERLINK \l "_Toc441072938"</w:instrText>
        </w:r>
        <w:r w:rsidRPr="0020295F">
          <w:rPr>
            <w:rStyle w:val="Hyperlink"/>
            <w:noProof/>
            <w:rPrChange w:id="6540" w:author="Jan Kelemen" w:date="2016-01-20T17:07:00Z">
              <w:rPr>
                <w:rStyle w:val="Hyperlink"/>
                <w:noProof/>
              </w:rPr>
            </w:rPrChange>
          </w:rPr>
          <w:instrText xml:space="preserve"> </w:instrText>
        </w:r>
        <w:r w:rsidRPr="0020295F">
          <w:rPr>
            <w:rStyle w:val="Hyperlink"/>
            <w:noProof/>
            <w:rPrChange w:id="6541" w:author="Jan Kelemen" w:date="2016-01-20T17:07:00Z">
              <w:rPr>
                <w:rStyle w:val="Hyperlink"/>
                <w:noProof/>
              </w:rPr>
            </w:rPrChange>
          </w:rPr>
        </w:r>
        <w:r w:rsidRPr="0020295F">
          <w:rPr>
            <w:rStyle w:val="Hyperlink"/>
            <w:noProof/>
            <w:rPrChange w:id="6542" w:author="Jan Kelemen" w:date="2016-01-20T17:07:00Z">
              <w:rPr>
                <w:rStyle w:val="Hyperlink"/>
                <w:noProof/>
              </w:rPr>
            </w:rPrChange>
          </w:rPr>
          <w:fldChar w:fldCharType="separate"/>
        </w:r>
        <w:r w:rsidRPr="0020295F">
          <w:rPr>
            <w:rStyle w:val="Hyperlink"/>
            <w:noProof/>
            <w:rPrChange w:id="6543" w:author="Jan Kelemen" w:date="2016-01-20T17:07:00Z">
              <w:rPr>
                <w:rStyle w:val="Hyperlink"/>
                <w:noProof/>
              </w:rPr>
            </w:rPrChange>
          </w:rPr>
          <w:t>Slika 4.3</w:t>
        </w:r>
        <w:r w:rsidRPr="0020295F">
          <w:rPr>
            <w:rStyle w:val="Hyperlink"/>
            <w:noProof/>
            <w:rPrChange w:id="6544" w:author="Jan Kelemen" w:date="2016-01-20T17:07:00Z">
              <w:rPr>
                <w:rStyle w:val="Hyperlink"/>
                <w:noProof/>
              </w:rPr>
            </w:rPrChange>
          </w:rPr>
          <w:noBreakHyphen/>
          <w:t>25 Sekvencijski dijagram za UC27 – DodajKategoriju</w:t>
        </w:r>
        <w:r w:rsidRPr="0020295F">
          <w:rPr>
            <w:noProof/>
            <w:webHidden/>
            <w:rPrChange w:id="6545" w:author="Jan Kelemen" w:date="2016-01-20T17:07:00Z">
              <w:rPr>
                <w:noProof/>
                <w:webHidden/>
              </w:rPr>
            </w:rPrChange>
          </w:rPr>
          <w:tab/>
        </w:r>
        <w:r w:rsidRPr="0020295F">
          <w:rPr>
            <w:noProof/>
            <w:webHidden/>
            <w:rPrChange w:id="6546" w:author="Jan Kelemen" w:date="2016-01-20T17:07:00Z">
              <w:rPr>
                <w:noProof/>
                <w:webHidden/>
              </w:rPr>
            </w:rPrChange>
          </w:rPr>
          <w:fldChar w:fldCharType="begin"/>
        </w:r>
        <w:r w:rsidRPr="0020295F">
          <w:rPr>
            <w:noProof/>
            <w:webHidden/>
            <w:rPrChange w:id="6547" w:author="Jan Kelemen" w:date="2016-01-20T17:07:00Z">
              <w:rPr>
                <w:noProof/>
                <w:webHidden/>
              </w:rPr>
            </w:rPrChange>
          </w:rPr>
          <w:instrText xml:space="preserve"> PAGEREF _Toc441072938 \h </w:instrText>
        </w:r>
        <w:r w:rsidRPr="0020295F">
          <w:rPr>
            <w:noProof/>
            <w:webHidden/>
            <w:rPrChange w:id="6548" w:author="Jan Kelemen" w:date="2016-01-20T17:07:00Z">
              <w:rPr>
                <w:noProof/>
                <w:webHidden/>
              </w:rPr>
            </w:rPrChange>
          </w:rPr>
        </w:r>
      </w:ins>
      <w:r w:rsidRPr="0020295F">
        <w:rPr>
          <w:noProof/>
          <w:webHidden/>
          <w:rPrChange w:id="6549" w:author="Jan Kelemen" w:date="2016-01-20T17:07:00Z">
            <w:rPr>
              <w:noProof/>
              <w:webHidden/>
            </w:rPr>
          </w:rPrChange>
        </w:rPr>
        <w:fldChar w:fldCharType="separate"/>
      </w:r>
      <w:ins w:id="6550" w:author="Jan Kelemen" w:date="2016-01-20T17:06:00Z">
        <w:r w:rsidRPr="0020295F">
          <w:rPr>
            <w:noProof/>
            <w:webHidden/>
            <w:rPrChange w:id="6551" w:author="Jan Kelemen" w:date="2016-01-20T17:07:00Z">
              <w:rPr>
                <w:noProof/>
                <w:webHidden/>
              </w:rPr>
            </w:rPrChange>
          </w:rPr>
          <w:t>44</w:t>
        </w:r>
        <w:r w:rsidRPr="0020295F">
          <w:rPr>
            <w:noProof/>
            <w:webHidden/>
            <w:rPrChange w:id="6552" w:author="Jan Kelemen" w:date="2016-01-20T17:07:00Z">
              <w:rPr>
                <w:noProof/>
                <w:webHidden/>
              </w:rPr>
            </w:rPrChange>
          </w:rPr>
          <w:fldChar w:fldCharType="end"/>
        </w:r>
        <w:r w:rsidRPr="0020295F">
          <w:rPr>
            <w:rStyle w:val="Hyperlink"/>
            <w:noProof/>
            <w:rPrChange w:id="6553" w:author="Jan Kelemen" w:date="2016-01-20T17:07:00Z">
              <w:rPr>
                <w:rStyle w:val="Hyperlink"/>
                <w:noProof/>
              </w:rPr>
            </w:rPrChange>
          </w:rPr>
          <w:fldChar w:fldCharType="end"/>
        </w:r>
      </w:ins>
    </w:p>
    <w:p w14:paraId="04AE604E" w14:textId="77777777" w:rsidR="0020295F" w:rsidRPr="0020295F" w:rsidRDefault="0020295F">
      <w:pPr>
        <w:pStyle w:val="TableofFigures"/>
        <w:tabs>
          <w:tab w:val="right" w:leader="dot" w:pos="9062"/>
        </w:tabs>
        <w:rPr>
          <w:ins w:id="6554" w:author="Jan Kelemen" w:date="2016-01-20T17:06:00Z"/>
          <w:rFonts w:asciiTheme="minorHAnsi" w:eastAsiaTheme="minorEastAsia" w:hAnsiTheme="minorHAnsi" w:cstheme="minorBidi"/>
          <w:noProof/>
          <w:color w:val="auto"/>
          <w:sz w:val="22"/>
          <w:szCs w:val="22"/>
          <w:rPrChange w:id="6555" w:author="Jan Kelemen" w:date="2016-01-20T17:07:00Z">
            <w:rPr>
              <w:ins w:id="6556" w:author="Jan Kelemen" w:date="2016-01-20T17:06:00Z"/>
              <w:rFonts w:asciiTheme="minorHAnsi" w:eastAsiaTheme="minorEastAsia" w:hAnsiTheme="minorHAnsi" w:cstheme="minorBidi"/>
              <w:noProof/>
              <w:color w:val="auto"/>
              <w:sz w:val="22"/>
              <w:szCs w:val="22"/>
            </w:rPr>
          </w:rPrChange>
        </w:rPr>
      </w:pPr>
      <w:ins w:id="6557" w:author="Jan Kelemen" w:date="2016-01-20T17:06:00Z">
        <w:r w:rsidRPr="0020295F">
          <w:rPr>
            <w:rStyle w:val="Hyperlink"/>
            <w:noProof/>
            <w:rPrChange w:id="6558" w:author="Jan Kelemen" w:date="2016-01-20T17:07:00Z">
              <w:rPr>
                <w:rStyle w:val="Hyperlink"/>
                <w:noProof/>
              </w:rPr>
            </w:rPrChange>
          </w:rPr>
          <w:fldChar w:fldCharType="begin"/>
        </w:r>
        <w:r w:rsidRPr="0020295F">
          <w:rPr>
            <w:rStyle w:val="Hyperlink"/>
            <w:noProof/>
            <w:rPrChange w:id="6559" w:author="Jan Kelemen" w:date="2016-01-20T17:07:00Z">
              <w:rPr>
                <w:rStyle w:val="Hyperlink"/>
                <w:noProof/>
              </w:rPr>
            </w:rPrChange>
          </w:rPr>
          <w:instrText xml:space="preserve"> </w:instrText>
        </w:r>
        <w:r w:rsidRPr="0020295F">
          <w:rPr>
            <w:noProof/>
            <w:rPrChange w:id="6560" w:author="Jan Kelemen" w:date="2016-01-20T17:07:00Z">
              <w:rPr>
                <w:noProof/>
              </w:rPr>
            </w:rPrChange>
          </w:rPr>
          <w:instrText>HYPERLINK \l "_Toc441072939"</w:instrText>
        </w:r>
        <w:r w:rsidRPr="0020295F">
          <w:rPr>
            <w:rStyle w:val="Hyperlink"/>
            <w:noProof/>
            <w:rPrChange w:id="6561" w:author="Jan Kelemen" w:date="2016-01-20T17:07:00Z">
              <w:rPr>
                <w:rStyle w:val="Hyperlink"/>
                <w:noProof/>
              </w:rPr>
            </w:rPrChange>
          </w:rPr>
          <w:instrText xml:space="preserve"> </w:instrText>
        </w:r>
        <w:r w:rsidRPr="0020295F">
          <w:rPr>
            <w:rStyle w:val="Hyperlink"/>
            <w:noProof/>
            <w:rPrChange w:id="6562" w:author="Jan Kelemen" w:date="2016-01-20T17:07:00Z">
              <w:rPr>
                <w:rStyle w:val="Hyperlink"/>
                <w:noProof/>
              </w:rPr>
            </w:rPrChange>
          </w:rPr>
        </w:r>
        <w:r w:rsidRPr="0020295F">
          <w:rPr>
            <w:rStyle w:val="Hyperlink"/>
            <w:noProof/>
            <w:rPrChange w:id="6563" w:author="Jan Kelemen" w:date="2016-01-20T17:07:00Z">
              <w:rPr>
                <w:rStyle w:val="Hyperlink"/>
                <w:noProof/>
              </w:rPr>
            </w:rPrChange>
          </w:rPr>
          <w:fldChar w:fldCharType="separate"/>
        </w:r>
        <w:r w:rsidRPr="0020295F">
          <w:rPr>
            <w:rStyle w:val="Hyperlink"/>
            <w:noProof/>
            <w:rPrChange w:id="6564" w:author="Jan Kelemen" w:date="2016-01-20T17:07:00Z">
              <w:rPr>
                <w:rStyle w:val="Hyperlink"/>
                <w:noProof/>
              </w:rPr>
            </w:rPrChange>
          </w:rPr>
          <w:t>Slika 4.3</w:t>
        </w:r>
        <w:r w:rsidRPr="0020295F">
          <w:rPr>
            <w:rStyle w:val="Hyperlink"/>
            <w:noProof/>
            <w:rPrChange w:id="6565" w:author="Jan Kelemen" w:date="2016-01-20T17:07:00Z">
              <w:rPr>
                <w:rStyle w:val="Hyperlink"/>
                <w:noProof/>
              </w:rPr>
            </w:rPrChange>
          </w:rPr>
          <w:noBreakHyphen/>
          <w:t>26 Sekvencijski dijagram za UC28 – ObrišiKategoriju</w:t>
        </w:r>
        <w:r w:rsidRPr="0020295F">
          <w:rPr>
            <w:noProof/>
            <w:webHidden/>
            <w:rPrChange w:id="6566" w:author="Jan Kelemen" w:date="2016-01-20T17:07:00Z">
              <w:rPr>
                <w:noProof/>
                <w:webHidden/>
              </w:rPr>
            </w:rPrChange>
          </w:rPr>
          <w:tab/>
        </w:r>
        <w:r w:rsidRPr="0020295F">
          <w:rPr>
            <w:noProof/>
            <w:webHidden/>
            <w:rPrChange w:id="6567" w:author="Jan Kelemen" w:date="2016-01-20T17:07:00Z">
              <w:rPr>
                <w:noProof/>
                <w:webHidden/>
              </w:rPr>
            </w:rPrChange>
          </w:rPr>
          <w:fldChar w:fldCharType="begin"/>
        </w:r>
        <w:r w:rsidRPr="0020295F">
          <w:rPr>
            <w:noProof/>
            <w:webHidden/>
            <w:rPrChange w:id="6568" w:author="Jan Kelemen" w:date="2016-01-20T17:07:00Z">
              <w:rPr>
                <w:noProof/>
                <w:webHidden/>
              </w:rPr>
            </w:rPrChange>
          </w:rPr>
          <w:instrText xml:space="preserve"> PAGEREF _Toc441072939 \h </w:instrText>
        </w:r>
        <w:r w:rsidRPr="0020295F">
          <w:rPr>
            <w:noProof/>
            <w:webHidden/>
            <w:rPrChange w:id="6569" w:author="Jan Kelemen" w:date="2016-01-20T17:07:00Z">
              <w:rPr>
                <w:noProof/>
                <w:webHidden/>
              </w:rPr>
            </w:rPrChange>
          </w:rPr>
        </w:r>
      </w:ins>
      <w:r w:rsidRPr="0020295F">
        <w:rPr>
          <w:noProof/>
          <w:webHidden/>
          <w:rPrChange w:id="6570" w:author="Jan Kelemen" w:date="2016-01-20T17:07:00Z">
            <w:rPr>
              <w:noProof/>
              <w:webHidden/>
            </w:rPr>
          </w:rPrChange>
        </w:rPr>
        <w:fldChar w:fldCharType="separate"/>
      </w:r>
      <w:ins w:id="6571" w:author="Jan Kelemen" w:date="2016-01-20T17:06:00Z">
        <w:r w:rsidRPr="0020295F">
          <w:rPr>
            <w:noProof/>
            <w:webHidden/>
            <w:rPrChange w:id="6572" w:author="Jan Kelemen" w:date="2016-01-20T17:07:00Z">
              <w:rPr>
                <w:noProof/>
                <w:webHidden/>
              </w:rPr>
            </w:rPrChange>
          </w:rPr>
          <w:t>44</w:t>
        </w:r>
        <w:r w:rsidRPr="0020295F">
          <w:rPr>
            <w:noProof/>
            <w:webHidden/>
            <w:rPrChange w:id="6573" w:author="Jan Kelemen" w:date="2016-01-20T17:07:00Z">
              <w:rPr>
                <w:noProof/>
                <w:webHidden/>
              </w:rPr>
            </w:rPrChange>
          </w:rPr>
          <w:fldChar w:fldCharType="end"/>
        </w:r>
        <w:r w:rsidRPr="0020295F">
          <w:rPr>
            <w:rStyle w:val="Hyperlink"/>
            <w:noProof/>
            <w:rPrChange w:id="6574" w:author="Jan Kelemen" w:date="2016-01-20T17:07:00Z">
              <w:rPr>
                <w:rStyle w:val="Hyperlink"/>
                <w:noProof/>
              </w:rPr>
            </w:rPrChange>
          </w:rPr>
          <w:fldChar w:fldCharType="end"/>
        </w:r>
      </w:ins>
    </w:p>
    <w:p w14:paraId="30B13786" w14:textId="77777777" w:rsidR="0020295F" w:rsidRPr="0020295F" w:rsidRDefault="0020295F">
      <w:pPr>
        <w:pStyle w:val="TableofFigures"/>
        <w:tabs>
          <w:tab w:val="right" w:leader="dot" w:pos="9062"/>
        </w:tabs>
        <w:rPr>
          <w:ins w:id="6575" w:author="Jan Kelemen" w:date="2016-01-20T17:06:00Z"/>
          <w:rFonts w:asciiTheme="minorHAnsi" w:eastAsiaTheme="minorEastAsia" w:hAnsiTheme="minorHAnsi" w:cstheme="minorBidi"/>
          <w:noProof/>
          <w:color w:val="auto"/>
          <w:sz w:val="22"/>
          <w:szCs w:val="22"/>
          <w:rPrChange w:id="6576" w:author="Jan Kelemen" w:date="2016-01-20T17:07:00Z">
            <w:rPr>
              <w:ins w:id="6577" w:author="Jan Kelemen" w:date="2016-01-20T17:06:00Z"/>
              <w:rFonts w:asciiTheme="minorHAnsi" w:eastAsiaTheme="minorEastAsia" w:hAnsiTheme="minorHAnsi" w:cstheme="minorBidi"/>
              <w:noProof/>
              <w:color w:val="auto"/>
              <w:sz w:val="22"/>
              <w:szCs w:val="22"/>
            </w:rPr>
          </w:rPrChange>
        </w:rPr>
      </w:pPr>
      <w:ins w:id="6578" w:author="Jan Kelemen" w:date="2016-01-20T17:06:00Z">
        <w:r w:rsidRPr="0020295F">
          <w:rPr>
            <w:rStyle w:val="Hyperlink"/>
            <w:noProof/>
            <w:rPrChange w:id="6579" w:author="Jan Kelemen" w:date="2016-01-20T17:07:00Z">
              <w:rPr>
                <w:rStyle w:val="Hyperlink"/>
                <w:noProof/>
              </w:rPr>
            </w:rPrChange>
          </w:rPr>
          <w:fldChar w:fldCharType="begin"/>
        </w:r>
        <w:r w:rsidRPr="0020295F">
          <w:rPr>
            <w:rStyle w:val="Hyperlink"/>
            <w:noProof/>
            <w:rPrChange w:id="6580" w:author="Jan Kelemen" w:date="2016-01-20T17:07:00Z">
              <w:rPr>
                <w:rStyle w:val="Hyperlink"/>
                <w:noProof/>
              </w:rPr>
            </w:rPrChange>
          </w:rPr>
          <w:instrText xml:space="preserve"> </w:instrText>
        </w:r>
        <w:r w:rsidRPr="0020295F">
          <w:rPr>
            <w:noProof/>
            <w:rPrChange w:id="6581" w:author="Jan Kelemen" w:date="2016-01-20T17:07:00Z">
              <w:rPr>
                <w:noProof/>
              </w:rPr>
            </w:rPrChange>
          </w:rPr>
          <w:instrText>HYPERLINK \l "_Toc441072940"</w:instrText>
        </w:r>
        <w:r w:rsidRPr="0020295F">
          <w:rPr>
            <w:rStyle w:val="Hyperlink"/>
            <w:noProof/>
            <w:rPrChange w:id="6582" w:author="Jan Kelemen" w:date="2016-01-20T17:07:00Z">
              <w:rPr>
                <w:rStyle w:val="Hyperlink"/>
                <w:noProof/>
              </w:rPr>
            </w:rPrChange>
          </w:rPr>
          <w:instrText xml:space="preserve"> </w:instrText>
        </w:r>
        <w:r w:rsidRPr="0020295F">
          <w:rPr>
            <w:rStyle w:val="Hyperlink"/>
            <w:noProof/>
            <w:rPrChange w:id="6583" w:author="Jan Kelemen" w:date="2016-01-20T17:07:00Z">
              <w:rPr>
                <w:rStyle w:val="Hyperlink"/>
                <w:noProof/>
              </w:rPr>
            </w:rPrChange>
          </w:rPr>
        </w:r>
        <w:r w:rsidRPr="0020295F">
          <w:rPr>
            <w:rStyle w:val="Hyperlink"/>
            <w:noProof/>
            <w:rPrChange w:id="6584" w:author="Jan Kelemen" w:date="2016-01-20T17:07:00Z">
              <w:rPr>
                <w:rStyle w:val="Hyperlink"/>
                <w:noProof/>
              </w:rPr>
            </w:rPrChange>
          </w:rPr>
          <w:fldChar w:fldCharType="separate"/>
        </w:r>
        <w:r w:rsidRPr="0020295F">
          <w:rPr>
            <w:rStyle w:val="Hyperlink"/>
            <w:noProof/>
            <w:rPrChange w:id="6585" w:author="Jan Kelemen" w:date="2016-01-20T17:07:00Z">
              <w:rPr>
                <w:rStyle w:val="Hyperlink"/>
                <w:noProof/>
              </w:rPr>
            </w:rPrChange>
          </w:rPr>
          <w:t>Slika 4.3</w:t>
        </w:r>
        <w:r w:rsidRPr="0020295F">
          <w:rPr>
            <w:rStyle w:val="Hyperlink"/>
            <w:noProof/>
            <w:rPrChange w:id="6586" w:author="Jan Kelemen" w:date="2016-01-20T17:07:00Z">
              <w:rPr>
                <w:rStyle w:val="Hyperlink"/>
                <w:noProof/>
              </w:rPr>
            </w:rPrChange>
          </w:rPr>
          <w:noBreakHyphen/>
          <w:t>27 Sekvencijski dijagram za UC29 – AnalizaNarudžbi</w:t>
        </w:r>
        <w:r w:rsidRPr="0020295F">
          <w:rPr>
            <w:noProof/>
            <w:webHidden/>
            <w:rPrChange w:id="6587" w:author="Jan Kelemen" w:date="2016-01-20T17:07:00Z">
              <w:rPr>
                <w:noProof/>
                <w:webHidden/>
              </w:rPr>
            </w:rPrChange>
          </w:rPr>
          <w:tab/>
        </w:r>
        <w:r w:rsidRPr="0020295F">
          <w:rPr>
            <w:noProof/>
            <w:webHidden/>
            <w:rPrChange w:id="6588" w:author="Jan Kelemen" w:date="2016-01-20T17:07:00Z">
              <w:rPr>
                <w:noProof/>
                <w:webHidden/>
              </w:rPr>
            </w:rPrChange>
          </w:rPr>
          <w:fldChar w:fldCharType="begin"/>
        </w:r>
        <w:r w:rsidRPr="0020295F">
          <w:rPr>
            <w:noProof/>
            <w:webHidden/>
            <w:rPrChange w:id="6589" w:author="Jan Kelemen" w:date="2016-01-20T17:07:00Z">
              <w:rPr>
                <w:noProof/>
                <w:webHidden/>
              </w:rPr>
            </w:rPrChange>
          </w:rPr>
          <w:instrText xml:space="preserve"> PAGEREF _Toc441072940 \h </w:instrText>
        </w:r>
        <w:r w:rsidRPr="0020295F">
          <w:rPr>
            <w:noProof/>
            <w:webHidden/>
            <w:rPrChange w:id="6590" w:author="Jan Kelemen" w:date="2016-01-20T17:07:00Z">
              <w:rPr>
                <w:noProof/>
                <w:webHidden/>
              </w:rPr>
            </w:rPrChange>
          </w:rPr>
        </w:r>
      </w:ins>
      <w:r w:rsidRPr="0020295F">
        <w:rPr>
          <w:noProof/>
          <w:webHidden/>
          <w:rPrChange w:id="6591" w:author="Jan Kelemen" w:date="2016-01-20T17:07:00Z">
            <w:rPr>
              <w:noProof/>
              <w:webHidden/>
            </w:rPr>
          </w:rPrChange>
        </w:rPr>
        <w:fldChar w:fldCharType="separate"/>
      </w:r>
      <w:ins w:id="6592" w:author="Jan Kelemen" w:date="2016-01-20T17:06:00Z">
        <w:r w:rsidRPr="0020295F">
          <w:rPr>
            <w:noProof/>
            <w:webHidden/>
            <w:rPrChange w:id="6593" w:author="Jan Kelemen" w:date="2016-01-20T17:07:00Z">
              <w:rPr>
                <w:noProof/>
                <w:webHidden/>
              </w:rPr>
            </w:rPrChange>
          </w:rPr>
          <w:t>45</w:t>
        </w:r>
        <w:r w:rsidRPr="0020295F">
          <w:rPr>
            <w:noProof/>
            <w:webHidden/>
            <w:rPrChange w:id="6594" w:author="Jan Kelemen" w:date="2016-01-20T17:07:00Z">
              <w:rPr>
                <w:noProof/>
                <w:webHidden/>
              </w:rPr>
            </w:rPrChange>
          </w:rPr>
          <w:fldChar w:fldCharType="end"/>
        </w:r>
        <w:r w:rsidRPr="0020295F">
          <w:rPr>
            <w:rStyle w:val="Hyperlink"/>
            <w:noProof/>
            <w:rPrChange w:id="6595" w:author="Jan Kelemen" w:date="2016-01-20T17:07:00Z">
              <w:rPr>
                <w:rStyle w:val="Hyperlink"/>
                <w:noProof/>
              </w:rPr>
            </w:rPrChange>
          </w:rPr>
          <w:fldChar w:fldCharType="end"/>
        </w:r>
      </w:ins>
    </w:p>
    <w:p w14:paraId="19ABE972" w14:textId="77777777" w:rsidR="0020295F" w:rsidRPr="0020295F" w:rsidRDefault="0020295F">
      <w:pPr>
        <w:pStyle w:val="TableofFigures"/>
        <w:tabs>
          <w:tab w:val="right" w:leader="dot" w:pos="9062"/>
        </w:tabs>
        <w:rPr>
          <w:ins w:id="6596" w:author="Jan Kelemen" w:date="2016-01-20T17:06:00Z"/>
          <w:rFonts w:asciiTheme="minorHAnsi" w:eastAsiaTheme="minorEastAsia" w:hAnsiTheme="minorHAnsi" w:cstheme="minorBidi"/>
          <w:noProof/>
          <w:color w:val="auto"/>
          <w:sz w:val="22"/>
          <w:szCs w:val="22"/>
          <w:rPrChange w:id="6597" w:author="Jan Kelemen" w:date="2016-01-20T17:07:00Z">
            <w:rPr>
              <w:ins w:id="6598" w:author="Jan Kelemen" w:date="2016-01-20T17:06:00Z"/>
              <w:rFonts w:asciiTheme="minorHAnsi" w:eastAsiaTheme="minorEastAsia" w:hAnsiTheme="minorHAnsi" w:cstheme="minorBidi"/>
              <w:noProof/>
              <w:color w:val="auto"/>
              <w:sz w:val="22"/>
              <w:szCs w:val="22"/>
            </w:rPr>
          </w:rPrChange>
        </w:rPr>
      </w:pPr>
      <w:ins w:id="6599" w:author="Jan Kelemen" w:date="2016-01-20T17:06:00Z">
        <w:r w:rsidRPr="0020295F">
          <w:rPr>
            <w:rStyle w:val="Hyperlink"/>
            <w:noProof/>
            <w:rPrChange w:id="6600" w:author="Jan Kelemen" w:date="2016-01-20T17:07:00Z">
              <w:rPr>
                <w:rStyle w:val="Hyperlink"/>
                <w:noProof/>
              </w:rPr>
            </w:rPrChange>
          </w:rPr>
          <w:fldChar w:fldCharType="begin"/>
        </w:r>
        <w:r w:rsidRPr="0020295F">
          <w:rPr>
            <w:rStyle w:val="Hyperlink"/>
            <w:noProof/>
            <w:rPrChange w:id="6601" w:author="Jan Kelemen" w:date="2016-01-20T17:07:00Z">
              <w:rPr>
                <w:rStyle w:val="Hyperlink"/>
                <w:noProof/>
              </w:rPr>
            </w:rPrChange>
          </w:rPr>
          <w:instrText xml:space="preserve"> </w:instrText>
        </w:r>
        <w:r w:rsidRPr="0020295F">
          <w:rPr>
            <w:noProof/>
            <w:rPrChange w:id="6602" w:author="Jan Kelemen" w:date="2016-01-20T17:07:00Z">
              <w:rPr>
                <w:noProof/>
              </w:rPr>
            </w:rPrChange>
          </w:rPr>
          <w:instrText>HYPERLINK \l "_Toc441072941"</w:instrText>
        </w:r>
        <w:r w:rsidRPr="0020295F">
          <w:rPr>
            <w:rStyle w:val="Hyperlink"/>
            <w:noProof/>
            <w:rPrChange w:id="6603" w:author="Jan Kelemen" w:date="2016-01-20T17:07:00Z">
              <w:rPr>
                <w:rStyle w:val="Hyperlink"/>
                <w:noProof/>
              </w:rPr>
            </w:rPrChange>
          </w:rPr>
          <w:instrText xml:space="preserve"> </w:instrText>
        </w:r>
        <w:r w:rsidRPr="0020295F">
          <w:rPr>
            <w:rStyle w:val="Hyperlink"/>
            <w:noProof/>
            <w:rPrChange w:id="6604" w:author="Jan Kelemen" w:date="2016-01-20T17:07:00Z">
              <w:rPr>
                <w:rStyle w:val="Hyperlink"/>
                <w:noProof/>
              </w:rPr>
            </w:rPrChange>
          </w:rPr>
        </w:r>
        <w:r w:rsidRPr="0020295F">
          <w:rPr>
            <w:rStyle w:val="Hyperlink"/>
            <w:noProof/>
            <w:rPrChange w:id="6605" w:author="Jan Kelemen" w:date="2016-01-20T17:07:00Z">
              <w:rPr>
                <w:rStyle w:val="Hyperlink"/>
                <w:noProof/>
              </w:rPr>
            </w:rPrChange>
          </w:rPr>
          <w:fldChar w:fldCharType="separate"/>
        </w:r>
        <w:r w:rsidRPr="0020295F">
          <w:rPr>
            <w:rStyle w:val="Hyperlink"/>
            <w:noProof/>
            <w:rPrChange w:id="6606" w:author="Jan Kelemen" w:date="2016-01-20T17:07:00Z">
              <w:rPr>
                <w:rStyle w:val="Hyperlink"/>
                <w:noProof/>
              </w:rPr>
            </w:rPrChange>
          </w:rPr>
          <w:t>Slika 4.3</w:t>
        </w:r>
        <w:r w:rsidRPr="0020295F">
          <w:rPr>
            <w:rStyle w:val="Hyperlink"/>
            <w:noProof/>
            <w:rPrChange w:id="6607" w:author="Jan Kelemen" w:date="2016-01-20T17:07:00Z">
              <w:rPr>
                <w:rStyle w:val="Hyperlink"/>
                <w:noProof/>
              </w:rPr>
            </w:rPrChange>
          </w:rPr>
          <w:noBreakHyphen/>
          <w:t>28 Sekvencijski dijagram za UC30 – PromjenaPodatakaZaRestoran</w:t>
        </w:r>
        <w:r w:rsidRPr="0020295F">
          <w:rPr>
            <w:noProof/>
            <w:webHidden/>
            <w:rPrChange w:id="6608" w:author="Jan Kelemen" w:date="2016-01-20T17:07:00Z">
              <w:rPr>
                <w:noProof/>
                <w:webHidden/>
              </w:rPr>
            </w:rPrChange>
          </w:rPr>
          <w:tab/>
        </w:r>
        <w:r w:rsidRPr="0020295F">
          <w:rPr>
            <w:noProof/>
            <w:webHidden/>
            <w:rPrChange w:id="6609" w:author="Jan Kelemen" w:date="2016-01-20T17:07:00Z">
              <w:rPr>
                <w:noProof/>
                <w:webHidden/>
              </w:rPr>
            </w:rPrChange>
          </w:rPr>
          <w:fldChar w:fldCharType="begin"/>
        </w:r>
        <w:r w:rsidRPr="0020295F">
          <w:rPr>
            <w:noProof/>
            <w:webHidden/>
            <w:rPrChange w:id="6610" w:author="Jan Kelemen" w:date="2016-01-20T17:07:00Z">
              <w:rPr>
                <w:noProof/>
                <w:webHidden/>
              </w:rPr>
            </w:rPrChange>
          </w:rPr>
          <w:instrText xml:space="preserve"> PAGEREF _Toc441072941 \h </w:instrText>
        </w:r>
        <w:r w:rsidRPr="0020295F">
          <w:rPr>
            <w:noProof/>
            <w:webHidden/>
            <w:rPrChange w:id="6611" w:author="Jan Kelemen" w:date="2016-01-20T17:07:00Z">
              <w:rPr>
                <w:noProof/>
                <w:webHidden/>
              </w:rPr>
            </w:rPrChange>
          </w:rPr>
        </w:r>
      </w:ins>
      <w:r w:rsidRPr="0020295F">
        <w:rPr>
          <w:noProof/>
          <w:webHidden/>
          <w:rPrChange w:id="6612" w:author="Jan Kelemen" w:date="2016-01-20T17:07:00Z">
            <w:rPr>
              <w:noProof/>
              <w:webHidden/>
            </w:rPr>
          </w:rPrChange>
        </w:rPr>
        <w:fldChar w:fldCharType="separate"/>
      </w:r>
      <w:ins w:id="6613" w:author="Jan Kelemen" w:date="2016-01-20T17:06:00Z">
        <w:r w:rsidRPr="0020295F">
          <w:rPr>
            <w:noProof/>
            <w:webHidden/>
            <w:rPrChange w:id="6614" w:author="Jan Kelemen" w:date="2016-01-20T17:07:00Z">
              <w:rPr>
                <w:noProof/>
                <w:webHidden/>
              </w:rPr>
            </w:rPrChange>
          </w:rPr>
          <w:t>45</w:t>
        </w:r>
        <w:r w:rsidRPr="0020295F">
          <w:rPr>
            <w:noProof/>
            <w:webHidden/>
            <w:rPrChange w:id="6615" w:author="Jan Kelemen" w:date="2016-01-20T17:07:00Z">
              <w:rPr>
                <w:noProof/>
                <w:webHidden/>
              </w:rPr>
            </w:rPrChange>
          </w:rPr>
          <w:fldChar w:fldCharType="end"/>
        </w:r>
        <w:r w:rsidRPr="0020295F">
          <w:rPr>
            <w:rStyle w:val="Hyperlink"/>
            <w:noProof/>
            <w:rPrChange w:id="6616" w:author="Jan Kelemen" w:date="2016-01-20T17:07:00Z">
              <w:rPr>
                <w:rStyle w:val="Hyperlink"/>
                <w:noProof/>
              </w:rPr>
            </w:rPrChange>
          </w:rPr>
          <w:fldChar w:fldCharType="end"/>
        </w:r>
      </w:ins>
    </w:p>
    <w:p w14:paraId="7327851D" w14:textId="77777777" w:rsidR="0020295F" w:rsidRPr="0020295F" w:rsidRDefault="0020295F">
      <w:pPr>
        <w:pStyle w:val="TableofFigures"/>
        <w:tabs>
          <w:tab w:val="right" w:leader="dot" w:pos="9062"/>
        </w:tabs>
        <w:rPr>
          <w:ins w:id="6617" w:author="Jan Kelemen" w:date="2016-01-20T17:06:00Z"/>
          <w:rFonts w:asciiTheme="minorHAnsi" w:eastAsiaTheme="minorEastAsia" w:hAnsiTheme="minorHAnsi" w:cstheme="minorBidi"/>
          <w:noProof/>
          <w:color w:val="auto"/>
          <w:sz w:val="22"/>
          <w:szCs w:val="22"/>
          <w:rPrChange w:id="6618" w:author="Jan Kelemen" w:date="2016-01-20T17:07:00Z">
            <w:rPr>
              <w:ins w:id="6619" w:author="Jan Kelemen" w:date="2016-01-20T17:06:00Z"/>
              <w:rFonts w:asciiTheme="minorHAnsi" w:eastAsiaTheme="minorEastAsia" w:hAnsiTheme="minorHAnsi" w:cstheme="minorBidi"/>
              <w:noProof/>
              <w:color w:val="auto"/>
              <w:sz w:val="22"/>
              <w:szCs w:val="22"/>
            </w:rPr>
          </w:rPrChange>
        </w:rPr>
      </w:pPr>
      <w:ins w:id="6620" w:author="Jan Kelemen" w:date="2016-01-20T17:06:00Z">
        <w:r w:rsidRPr="0020295F">
          <w:rPr>
            <w:rStyle w:val="Hyperlink"/>
            <w:noProof/>
            <w:rPrChange w:id="6621" w:author="Jan Kelemen" w:date="2016-01-20T17:07:00Z">
              <w:rPr>
                <w:rStyle w:val="Hyperlink"/>
                <w:noProof/>
              </w:rPr>
            </w:rPrChange>
          </w:rPr>
          <w:fldChar w:fldCharType="begin"/>
        </w:r>
        <w:r w:rsidRPr="0020295F">
          <w:rPr>
            <w:rStyle w:val="Hyperlink"/>
            <w:noProof/>
            <w:rPrChange w:id="6622" w:author="Jan Kelemen" w:date="2016-01-20T17:07:00Z">
              <w:rPr>
                <w:rStyle w:val="Hyperlink"/>
                <w:noProof/>
              </w:rPr>
            </w:rPrChange>
          </w:rPr>
          <w:instrText xml:space="preserve"> </w:instrText>
        </w:r>
        <w:r w:rsidRPr="0020295F">
          <w:rPr>
            <w:noProof/>
            <w:rPrChange w:id="6623" w:author="Jan Kelemen" w:date="2016-01-20T17:07:00Z">
              <w:rPr>
                <w:noProof/>
              </w:rPr>
            </w:rPrChange>
          </w:rPr>
          <w:instrText>HYPERLINK \l "_Toc441072942"</w:instrText>
        </w:r>
        <w:r w:rsidRPr="0020295F">
          <w:rPr>
            <w:rStyle w:val="Hyperlink"/>
            <w:noProof/>
            <w:rPrChange w:id="6624" w:author="Jan Kelemen" w:date="2016-01-20T17:07:00Z">
              <w:rPr>
                <w:rStyle w:val="Hyperlink"/>
                <w:noProof/>
              </w:rPr>
            </w:rPrChange>
          </w:rPr>
          <w:instrText xml:space="preserve"> </w:instrText>
        </w:r>
        <w:r w:rsidRPr="0020295F">
          <w:rPr>
            <w:rStyle w:val="Hyperlink"/>
            <w:noProof/>
            <w:rPrChange w:id="6625" w:author="Jan Kelemen" w:date="2016-01-20T17:07:00Z">
              <w:rPr>
                <w:rStyle w:val="Hyperlink"/>
                <w:noProof/>
              </w:rPr>
            </w:rPrChange>
          </w:rPr>
        </w:r>
        <w:r w:rsidRPr="0020295F">
          <w:rPr>
            <w:rStyle w:val="Hyperlink"/>
            <w:noProof/>
            <w:rPrChange w:id="6626" w:author="Jan Kelemen" w:date="2016-01-20T17:07:00Z">
              <w:rPr>
                <w:rStyle w:val="Hyperlink"/>
                <w:noProof/>
              </w:rPr>
            </w:rPrChange>
          </w:rPr>
          <w:fldChar w:fldCharType="separate"/>
        </w:r>
        <w:r w:rsidRPr="0020295F">
          <w:rPr>
            <w:rStyle w:val="Hyperlink"/>
            <w:noProof/>
            <w:rPrChange w:id="6627" w:author="Jan Kelemen" w:date="2016-01-20T17:07:00Z">
              <w:rPr>
                <w:rStyle w:val="Hyperlink"/>
                <w:noProof/>
              </w:rPr>
            </w:rPrChange>
          </w:rPr>
          <w:t>Slika 4.3</w:t>
        </w:r>
        <w:r w:rsidRPr="0020295F">
          <w:rPr>
            <w:rStyle w:val="Hyperlink"/>
            <w:noProof/>
            <w:rPrChange w:id="6628" w:author="Jan Kelemen" w:date="2016-01-20T17:07:00Z">
              <w:rPr>
                <w:rStyle w:val="Hyperlink"/>
                <w:noProof/>
              </w:rPr>
            </w:rPrChange>
          </w:rPr>
          <w:noBreakHyphen/>
          <w:t>29 Sekvencijski dijagram za UC31 – SnimanjeNarudžbe</w:t>
        </w:r>
        <w:r w:rsidRPr="0020295F">
          <w:rPr>
            <w:noProof/>
            <w:webHidden/>
            <w:rPrChange w:id="6629" w:author="Jan Kelemen" w:date="2016-01-20T17:07:00Z">
              <w:rPr>
                <w:noProof/>
                <w:webHidden/>
              </w:rPr>
            </w:rPrChange>
          </w:rPr>
          <w:tab/>
        </w:r>
        <w:r w:rsidRPr="0020295F">
          <w:rPr>
            <w:noProof/>
            <w:webHidden/>
            <w:rPrChange w:id="6630" w:author="Jan Kelemen" w:date="2016-01-20T17:07:00Z">
              <w:rPr>
                <w:noProof/>
                <w:webHidden/>
              </w:rPr>
            </w:rPrChange>
          </w:rPr>
          <w:fldChar w:fldCharType="begin"/>
        </w:r>
        <w:r w:rsidRPr="0020295F">
          <w:rPr>
            <w:noProof/>
            <w:webHidden/>
            <w:rPrChange w:id="6631" w:author="Jan Kelemen" w:date="2016-01-20T17:07:00Z">
              <w:rPr>
                <w:noProof/>
                <w:webHidden/>
              </w:rPr>
            </w:rPrChange>
          </w:rPr>
          <w:instrText xml:space="preserve"> PAGEREF _Toc441072942 \h </w:instrText>
        </w:r>
        <w:r w:rsidRPr="0020295F">
          <w:rPr>
            <w:noProof/>
            <w:webHidden/>
            <w:rPrChange w:id="6632" w:author="Jan Kelemen" w:date="2016-01-20T17:07:00Z">
              <w:rPr>
                <w:noProof/>
                <w:webHidden/>
              </w:rPr>
            </w:rPrChange>
          </w:rPr>
        </w:r>
      </w:ins>
      <w:r w:rsidRPr="0020295F">
        <w:rPr>
          <w:noProof/>
          <w:webHidden/>
          <w:rPrChange w:id="6633" w:author="Jan Kelemen" w:date="2016-01-20T17:07:00Z">
            <w:rPr>
              <w:noProof/>
              <w:webHidden/>
            </w:rPr>
          </w:rPrChange>
        </w:rPr>
        <w:fldChar w:fldCharType="separate"/>
      </w:r>
      <w:ins w:id="6634" w:author="Jan Kelemen" w:date="2016-01-20T17:06:00Z">
        <w:r w:rsidRPr="0020295F">
          <w:rPr>
            <w:noProof/>
            <w:webHidden/>
            <w:rPrChange w:id="6635" w:author="Jan Kelemen" w:date="2016-01-20T17:07:00Z">
              <w:rPr>
                <w:noProof/>
                <w:webHidden/>
              </w:rPr>
            </w:rPrChange>
          </w:rPr>
          <w:t>46</w:t>
        </w:r>
        <w:r w:rsidRPr="0020295F">
          <w:rPr>
            <w:noProof/>
            <w:webHidden/>
            <w:rPrChange w:id="6636" w:author="Jan Kelemen" w:date="2016-01-20T17:07:00Z">
              <w:rPr>
                <w:noProof/>
                <w:webHidden/>
              </w:rPr>
            </w:rPrChange>
          </w:rPr>
          <w:fldChar w:fldCharType="end"/>
        </w:r>
        <w:r w:rsidRPr="0020295F">
          <w:rPr>
            <w:rStyle w:val="Hyperlink"/>
            <w:noProof/>
            <w:rPrChange w:id="6637" w:author="Jan Kelemen" w:date="2016-01-20T17:07:00Z">
              <w:rPr>
                <w:rStyle w:val="Hyperlink"/>
                <w:noProof/>
              </w:rPr>
            </w:rPrChange>
          </w:rPr>
          <w:fldChar w:fldCharType="end"/>
        </w:r>
      </w:ins>
    </w:p>
    <w:p w14:paraId="4E2AAD69" w14:textId="77777777" w:rsidR="0020295F" w:rsidRPr="0020295F" w:rsidRDefault="0020295F">
      <w:pPr>
        <w:pStyle w:val="TableofFigures"/>
        <w:tabs>
          <w:tab w:val="right" w:leader="dot" w:pos="9062"/>
        </w:tabs>
        <w:rPr>
          <w:ins w:id="6638" w:author="Jan Kelemen" w:date="2016-01-20T17:06:00Z"/>
          <w:rFonts w:asciiTheme="minorHAnsi" w:eastAsiaTheme="minorEastAsia" w:hAnsiTheme="minorHAnsi" w:cstheme="minorBidi"/>
          <w:noProof/>
          <w:color w:val="auto"/>
          <w:sz w:val="22"/>
          <w:szCs w:val="22"/>
          <w:rPrChange w:id="6639" w:author="Jan Kelemen" w:date="2016-01-20T17:07:00Z">
            <w:rPr>
              <w:ins w:id="6640" w:author="Jan Kelemen" w:date="2016-01-20T17:06:00Z"/>
              <w:rFonts w:asciiTheme="minorHAnsi" w:eastAsiaTheme="minorEastAsia" w:hAnsiTheme="minorHAnsi" w:cstheme="minorBidi"/>
              <w:noProof/>
              <w:color w:val="auto"/>
              <w:sz w:val="22"/>
              <w:szCs w:val="22"/>
            </w:rPr>
          </w:rPrChange>
        </w:rPr>
      </w:pPr>
      <w:ins w:id="6641" w:author="Jan Kelemen" w:date="2016-01-20T17:06:00Z">
        <w:r w:rsidRPr="0020295F">
          <w:rPr>
            <w:rStyle w:val="Hyperlink"/>
            <w:noProof/>
            <w:rPrChange w:id="6642" w:author="Jan Kelemen" w:date="2016-01-20T17:07:00Z">
              <w:rPr>
                <w:rStyle w:val="Hyperlink"/>
                <w:noProof/>
              </w:rPr>
            </w:rPrChange>
          </w:rPr>
          <w:fldChar w:fldCharType="begin"/>
        </w:r>
        <w:r w:rsidRPr="0020295F">
          <w:rPr>
            <w:rStyle w:val="Hyperlink"/>
            <w:noProof/>
            <w:rPrChange w:id="6643" w:author="Jan Kelemen" w:date="2016-01-20T17:07:00Z">
              <w:rPr>
                <w:rStyle w:val="Hyperlink"/>
                <w:noProof/>
              </w:rPr>
            </w:rPrChange>
          </w:rPr>
          <w:instrText xml:space="preserve"> </w:instrText>
        </w:r>
        <w:r w:rsidRPr="0020295F">
          <w:rPr>
            <w:noProof/>
            <w:rPrChange w:id="6644" w:author="Jan Kelemen" w:date="2016-01-20T17:07:00Z">
              <w:rPr>
                <w:noProof/>
              </w:rPr>
            </w:rPrChange>
          </w:rPr>
          <w:instrText>HYPERLINK \l "_Toc441072943"</w:instrText>
        </w:r>
        <w:r w:rsidRPr="0020295F">
          <w:rPr>
            <w:rStyle w:val="Hyperlink"/>
            <w:noProof/>
            <w:rPrChange w:id="6645" w:author="Jan Kelemen" w:date="2016-01-20T17:07:00Z">
              <w:rPr>
                <w:rStyle w:val="Hyperlink"/>
                <w:noProof/>
              </w:rPr>
            </w:rPrChange>
          </w:rPr>
          <w:instrText xml:space="preserve"> </w:instrText>
        </w:r>
        <w:r w:rsidRPr="0020295F">
          <w:rPr>
            <w:rStyle w:val="Hyperlink"/>
            <w:noProof/>
            <w:rPrChange w:id="6646" w:author="Jan Kelemen" w:date="2016-01-20T17:07:00Z">
              <w:rPr>
                <w:rStyle w:val="Hyperlink"/>
                <w:noProof/>
              </w:rPr>
            </w:rPrChange>
          </w:rPr>
        </w:r>
        <w:r w:rsidRPr="0020295F">
          <w:rPr>
            <w:rStyle w:val="Hyperlink"/>
            <w:noProof/>
            <w:rPrChange w:id="6647" w:author="Jan Kelemen" w:date="2016-01-20T17:07:00Z">
              <w:rPr>
                <w:rStyle w:val="Hyperlink"/>
                <w:noProof/>
              </w:rPr>
            </w:rPrChange>
          </w:rPr>
          <w:fldChar w:fldCharType="separate"/>
        </w:r>
        <w:r w:rsidRPr="0020295F">
          <w:rPr>
            <w:rStyle w:val="Hyperlink"/>
            <w:noProof/>
            <w:rPrChange w:id="6648" w:author="Jan Kelemen" w:date="2016-01-20T17:07:00Z">
              <w:rPr>
                <w:rStyle w:val="Hyperlink"/>
                <w:noProof/>
              </w:rPr>
            </w:rPrChange>
          </w:rPr>
          <w:t>Slika 6.1</w:t>
        </w:r>
        <w:r w:rsidRPr="0020295F">
          <w:rPr>
            <w:rStyle w:val="Hyperlink"/>
            <w:noProof/>
            <w:rPrChange w:id="6649" w:author="Jan Kelemen" w:date="2016-01-20T17:07:00Z">
              <w:rPr>
                <w:rStyle w:val="Hyperlink"/>
                <w:noProof/>
              </w:rPr>
            </w:rPrChange>
          </w:rPr>
          <w:noBreakHyphen/>
          <w:t>1 Arhitektura sustava</w:t>
        </w:r>
        <w:r w:rsidRPr="0020295F">
          <w:rPr>
            <w:noProof/>
            <w:webHidden/>
            <w:rPrChange w:id="6650" w:author="Jan Kelemen" w:date="2016-01-20T17:07:00Z">
              <w:rPr>
                <w:noProof/>
                <w:webHidden/>
              </w:rPr>
            </w:rPrChange>
          </w:rPr>
          <w:tab/>
        </w:r>
        <w:r w:rsidRPr="0020295F">
          <w:rPr>
            <w:noProof/>
            <w:webHidden/>
            <w:rPrChange w:id="6651" w:author="Jan Kelemen" w:date="2016-01-20T17:07:00Z">
              <w:rPr>
                <w:noProof/>
                <w:webHidden/>
              </w:rPr>
            </w:rPrChange>
          </w:rPr>
          <w:fldChar w:fldCharType="begin"/>
        </w:r>
        <w:r w:rsidRPr="0020295F">
          <w:rPr>
            <w:noProof/>
            <w:webHidden/>
            <w:rPrChange w:id="6652" w:author="Jan Kelemen" w:date="2016-01-20T17:07:00Z">
              <w:rPr>
                <w:noProof/>
                <w:webHidden/>
              </w:rPr>
            </w:rPrChange>
          </w:rPr>
          <w:instrText xml:space="preserve"> PAGEREF _Toc441072943 \h </w:instrText>
        </w:r>
        <w:r w:rsidRPr="0020295F">
          <w:rPr>
            <w:noProof/>
            <w:webHidden/>
            <w:rPrChange w:id="6653" w:author="Jan Kelemen" w:date="2016-01-20T17:07:00Z">
              <w:rPr>
                <w:noProof/>
                <w:webHidden/>
              </w:rPr>
            </w:rPrChange>
          </w:rPr>
        </w:r>
      </w:ins>
      <w:r w:rsidRPr="0020295F">
        <w:rPr>
          <w:noProof/>
          <w:webHidden/>
          <w:rPrChange w:id="6654" w:author="Jan Kelemen" w:date="2016-01-20T17:07:00Z">
            <w:rPr>
              <w:noProof/>
              <w:webHidden/>
            </w:rPr>
          </w:rPrChange>
        </w:rPr>
        <w:fldChar w:fldCharType="separate"/>
      </w:r>
      <w:ins w:id="6655" w:author="Jan Kelemen" w:date="2016-01-20T17:06:00Z">
        <w:r w:rsidRPr="0020295F">
          <w:rPr>
            <w:noProof/>
            <w:webHidden/>
            <w:rPrChange w:id="6656" w:author="Jan Kelemen" w:date="2016-01-20T17:07:00Z">
              <w:rPr>
                <w:noProof/>
                <w:webHidden/>
              </w:rPr>
            </w:rPrChange>
          </w:rPr>
          <w:t>48</w:t>
        </w:r>
        <w:r w:rsidRPr="0020295F">
          <w:rPr>
            <w:noProof/>
            <w:webHidden/>
            <w:rPrChange w:id="6657" w:author="Jan Kelemen" w:date="2016-01-20T17:07:00Z">
              <w:rPr>
                <w:noProof/>
                <w:webHidden/>
              </w:rPr>
            </w:rPrChange>
          </w:rPr>
          <w:fldChar w:fldCharType="end"/>
        </w:r>
        <w:r w:rsidRPr="0020295F">
          <w:rPr>
            <w:rStyle w:val="Hyperlink"/>
            <w:noProof/>
            <w:rPrChange w:id="6658" w:author="Jan Kelemen" w:date="2016-01-20T17:07:00Z">
              <w:rPr>
                <w:rStyle w:val="Hyperlink"/>
                <w:noProof/>
              </w:rPr>
            </w:rPrChange>
          </w:rPr>
          <w:fldChar w:fldCharType="end"/>
        </w:r>
      </w:ins>
    </w:p>
    <w:p w14:paraId="564B62FE" w14:textId="77777777" w:rsidR="0020295F" w:rsidRPr="0020295F" w:rsidRDefault="0020295F">
      <w:pPr>
        <w:pStyle w:val="TableofFigures"/>
        <w:tabs>
          <w:tab w:val="right" w:leader="dot" w:pos="9062"/>
        </w:tabs>
        <w:rPr>
          <w:ins w:id="6659" w:author="Jan Kelemen" w:date="2016-01-20T17:06:00Z"/>
          <w:rFonts w:asciiTheme="minorHAnsi" w:eastAsiaTheme="minorEastAsia" w:hAnsiTheme="minorHAnsi" w:cstheme="minorBidi"/>
          <w:noProof/>
          <w:color w:val="auto"/>
          <w:sz w:val="22"/>
          <w:szCs w:val="22"/>
          <w:rPrChange w:id="6660" w:author="Jan Kelemen" w:date="2016-01-20T17:07:00Z">
            <w:rPr>
              <w:ins w:id="6661" w:author="Jan Kelemen" w:date="2016-01-20T17:06:00Z"/>
              <w:rFonts w:asciiTheme="minorHAnsi" w:eastAsiaTheme="minorEastAsia" w:hAnsiTheme="minorHAnsi" w:cstheme="minorBidi"/>
              <w:noProof/>
              <w:color w:val="auto"/>
              <w:sz w:val="22"/>
              <w:szCs w:val="22"/>
            </w:rPr>
          </w:rPrChange>
        </w:rPr>
      </w:pPr>
      <w:ins w:id="6662" w:author="Jan Kelemen" w:date="2016-01-20T17:06:00Z">
        <w:r w:rsidRPr="0020295F">
          <w:rPr>
            <w:rStyle w:val="Hyperlink"/>
            <w:noProof/>
            <w:rPrChange w:id="6663" w:author="Jan Kelemen" w:date="2016-01-20T17:07:00Z">
              <w:rPr>
                <w:rStyle w:val="Hyperlink"/>
                <w:noProof/>
              </w:rPr>
            </w:rPrChange>
          </w:rPr>
          <w:fldChar w:fldCharType="begin"/>
        </w:r>
        <w:r w:rsidRPr="0020295F">
          <w:rPr>
            <w:rStyle w:val="Hyperlink"/>
            <w:noProof/>
            <w:rPrChange w:id="6664" w:author="Jan Kelemen" w:date="2016-01-20T17:07:00Z">
              <w:rPr>
                <w:rStyle w:val="Hyperlink"/>
                <w:noProof/>
              </w:rPr>
            </w:rPrChange>
          </w:rPr>
          <w:instrText xml:space="preserve"> </w:instrText>
        </w:r>
        <w:r w:rsidRPr="0020295F">
          <w:rPr>
            <w:noProof/>
            <w:rPrChange w:id="6665" w:author="Jan Kelemen" w:date="2016-01-20T17:07:00Z">
              <w:rPr>
                <w:noProof/>
              </w:rPr>
            </w:rPrChange>
          </w:rPr>
          <w:instrText>HYPERLINK \l "_Toc441072944"</w:instrText>
        </w:r>
        <w:r w:rsidRPr="0020295F">
          <w:rPr>
            <w:rStyle w:val="Hyperlink"/>
            <w:noProof/>
            <w:rPrChange w:id="6666" w:author="Jan Kelemen" w:date="2016-01-20T17:07:00Z">
              <w:rPr>
                <w:rStyle w:val="Hyperlink"/>
                <w:noProof/>
              </w:rPr>
            </w:rPrChange>
          </w:rPr>
          <w:instrText xml:space="preserve"> </w:instrText>
        </w:r>
        <w:r w:rsidRPr="0020295F">
          <w:rPr>
            <w:rStyle w:val="Hyperlink"/>
            <w:noProof/>
            <w:rPrChange w:id="6667" w:author="Jan Kelemen" w:date="2016-01-20T17:07:00Z">
              <w:rPr>
                <w:rStyle w:val="Hyperlink"/>
                <w:noProof/>
              </w:rPr>
            </w:rPrChange>
          </w:rPr>
        </w:r>
        <w:r w:rsidRPr="0020295F">
          <w:rPr>
            <w:rStyle w:val="Hyperlink"/>
            <w:noProof/>
            <w:rPrChange w:id="6668" w:author="Jan Kelemen" w:date="2016-01-20T17:07:00Z">
              <w:rPr>
                <w:rStyle w:val="Hyperlink"/>
                <w:noProof/>
              </w:rPr>
            </w:rPrChange>
          </w:rPr>
          <w:fldChar w:fldCharType="separate"/>
        </w:r>
        <w:r w:rsidRPr="0020295F">
          <w:rPr>
            <w:rStyle w:val="Hyperlink"/>
            <w:noProof/>
            <w:rPrChange w:id="6669" w:author="Jan Kelemen" w:date="2016-01-20T17:07:00Z">
              <w:rPr>
                <w:rStyle w:val="Hyperlink"/>
                <w:noProof/>
              </w:rPr>
            </w:rPrChange>
          </w:rPr>
          <w:t>Slika 6.1</w:t>
        </w:r>
        <w:r w:rsidRPr="0020295F">
          <w:rPr>
            <w:rStyle w:val="Hyperlink"/>
            <w:noProof/>
            <w:rPrChange w:id="6670" w:author="Jan Kelemen" w:date="2016-01-20T17:07:00Z">
              <w:rPr>
                <w:rStyle w:val="Hyperlink"/>
                <w:noProof/>
              </w:rPr>
            </w:rPrChange>
          </w:rPr>
          <w:noBreakHyphen/>
          <w:t>2 MVC obrazac</w:t>
        </w:r>
        <w:r w:rsidRPr="0020295F">
          <w:rPr>
            <w:noProof/>
            <w:webHidden/>
            <w:rPrChange w:id="6671" w:author="Jan Kelemen" w:date="2016-01-20T17:07:00Z">
              <w:rPr>
                <w:noProof/>
                <w:webHidden/>
              </w:rPr>
            </w:rPrChange>
          </w:rPr>
          <w:tab/>
        </w:r>
        <w:r w:rsidRPr="0020295F">
          <w:rPr>
            <w:noProof/>
            <w:webHidden/>
            <w:rPrChange w:id="6672" w:author="Jan Kelemen" w:date="2016-01-20T17:07:00Z">
              <w:rPr>
                <w:noProof/>
                <w:webHidden/>
              </w:rPr>
            </w:rPrChange>
          </w:rPr>
          <w:fldChar w:fldCharType="begin"/>
        </w:r>
        <w:r w:rsidRPr="0020295F">
          <w:rPr>
            <w:noProof/>
            <w:webHidden/>
            <w:rPrChange w:id="6673" w:author="Jan Kelemen" w:date="2016-01-20T17:07:00Z">
              <w:rPr>
                <w:noProof/>
                <w:webHidden/>
              </w:rPr>
            </w:rPrChange>
          </w:rPr>
          <w:instrText xml:space="preserve"> PAGEREF _Toc441072944 \h </w:instrText>
        </w:r>
        <w:r w:rsidRPr="0020295F">
          <w:rPr>
            <w:noProof/>
            <w:webHidden/>
            <w:rPrChange w:id="6674" w:author="Jan Kelemen" w:date="2016-01-20T17:07:00Z">
              <w:rPr>
                <w:noProof/>
                <w:webHidden/>
              </w:rPr>
            </w:rPrChange>
          </w:rPr>
        </w:r>
      </w:ins>
      <w:r w:rsidRPr="0020295F">
        <w:rPr>
          <w:noProof/>
          <w:webHidden/>
          <w:rPrChange w:id="6675" w:author="Jan Kelemen" w:date="2016-01-20T17:07:00Z">
            <w:rPr>
              <w:noProof/>
              <w:webHidden/>
            </w:rPr>
          </w:rPrChange>
        </w:rPr>
        <w:fldChar w:fldCharType="separate"/>
      </w:r>
      <w:ins w:id="6676" w:author="Jan Kelemen" w:date="2016-01-20T17:06:00Z">
        <w:r w:rsidRPr="0020295F">
          <w:rPr>
            <w:noProof/>
            <w:webHidden/>
            <w:rPrChange w:id="6677" w:author="Jan Kelemen" w:date="2016-01-20T17:07:00Z">
              <w:rPr>
                <w:noProof/>
                <w:webHidden/>
              </w:rPr>
            </w:rPrChange>
          </w:rPr>
          <w:t>49</w:t>
        </w:r>
        <w:r w:rsidRPr="0020295F">
          <w:rPr>
            <w:noProof/>
            <w:webHidden/>
            <w:rPrChange w:id="6678" w:author="Jan Kelemen" w:date="2016-01-20T17:07:00Z">
              <w:rPr>
                <w:noProof/>
                <w:webHidden/>
              </w:rPr>
            </w:rPrChange>
          </w:rPr>
          <w:fldChar w:fldCharType="end"/>
        </w:r>
        <w:r w:rsidRPr="0020295F">
          <w:rPr>
            <w:rStyle w:val="Hyperlink"/>
            <w:noProof/>
            <w:rPrChange w:id="6679" w:author="Jan Kelemen" w:date="2016-01-20T17:07:00Z">
              <w:rPr>
                <w:rStyle w:val="Hyperlink"/>
                <w:noProof/>
              </w:rPr>
            </w:rPrChange>
          </w:rPr>
          <w:fldChar w:fldCharType="end"/>
        </w:r>
      </w:ins>
    </w:p>
    <w:p w14:paraId="25219FEA" w14:textId="77777777" w:rsidR="0020295F" w:rsidRPr="0020295F" w:rsidRDefault="0020295F">
      <w:pPr>
        <w:pStyle w:val="TableofFigures"/>
        <w:tabs>
          <w:tab w:val="right" w:leader="dot" w:pos="9062"/>
        </w:tabs>
        <w:rPr>
          <w:ins w:id="6680" w:author="Jan Kelemen" w:date="2016-01-20T17:06:00Z"/>
          <w:rFonts w:asciiTheme="minorHAnsi" w:eastAsiaTheme="minorEastAsia" w:hAnsiTheme="minorHAnsi" w:cstheme="minorBidi"/>
          <w:noProof/>
          <w:color w:val="auto"/>
          <w:sz w:val="22"/>
          <w:szCs w:val="22"/>
          <w:rPrChange w:id="6681" w:author="Jan Kelemen" w:date="2016-01-20T17:07:00Z">
            <w:rPr>
              <w:ins w:id="6682" w:author="Jan Kelemen" w:date="2016-01-20T17:06:00Z"/>
              <w:rFonts w:asciiTheme="minorHAnsi" w:eastAsiaTheme="minorEastAsia" w:hAnsiTheme="minorHAnsi" w:cstheme="minorBidi"/>
              <w:noProof/>
              <w:color w:val="auto"/>
              <w:sz w:val="22"/>
              <w:szCs w:val="22"/>
            </w:rPr>
          </w:rPrChange>
        </w:rPr>
      </w:pPr>
      <w:ins w:id="6683" w:author="Jan Kelemen" w:date="2016-01-20T17:06:00Z">
        <w:r w:rsidRPr="0020295F">
          <w:rPr>
            <w:rStyle w:val="Hyperlink"/>
            <w:noProof/>
            <w:rPrChange w:id="6684" w:author="Jan Kelemen" w:date="2016-01-20T17:07:00Z">
              <w:rPr>
                <w:rStyle w:val="Hyperlink"/>
                <w:noProof/>
              </w:rPr>
            </w:rPrChange>
          </w:rPr>
          <w:fldChar w:fldCharType="begin"/>
        </w:r>
        <w:r w:rsidRPr="0020295F">
          <w:rPr>
            <w:rStyle w:val="Hyperlink"/>
            <w:noProof/>
            <w:rPrChange w:id="6685" w:author="Jan Kelemen" w:date="2016-01-20T17:07:00Z">
              <w:rPr>
                <w:rStyle w:val="Hyperlink"/>
                <w:noProof/>
              </w:rPr>
            </w:rPrChange>
          </w:rPr>
          <w:instrText xml:space="preserve"> </w:instrText>
        </w:r>
        <w:r w:rsidRPr="0020295F">
          <w:rPr>
            <w:noProof/>
            <w:rPrChange w:id="6686" w:author="Jan Kelemen" w:date="2016-01-20T17:07:00Z">
              <w:rPr>
                <w:noProof/>
              </w:rPr>
            </w:rPrChange>
          </w:rPr>
          <w:instrText>HYPERLINK \l "_Toc441072945"</w:instrText>
        </w:r>
        <w:r w:rsidRPr="0020295F">
          <w:rPr>
            <w:rStyle w:val="Hyperlink"/>
            <w:noProof/>
            <w:rPrChange w:id="6687" w:author="Jan Kelemen" w:date="2016-01-20T17:07:00Z">
              <w:rPr>
                <w:rStyle w:val="Hyperlink"/>
                <w:noProof/>
              </w:rPr>
            </w:rPrChange>
          </w:rPr>
          <w:instrText xml:space="preserve"> </w:instrText>
        </w:r>
        <w:r w:rsidRPr="0020295F">
          <w:rPr>
            <w:rStyle w:val="Hyperlink"/>
            <w:noProof/>
            <w:rPrChange w:id="6688" w:author="Jan Kelemen" w:date="2016-01-20T17:07:00Z">
              <w:rPr>
                <w:rStyle w:val="Hyperlink"/>
                <w:noProof/>
              </w:rPr>
            </w:rPrChange>
          </w:rPr>
        </w:r>
        <w:r w:rsidRPr="0020295F">
          <w:rPr>
            <w:rStyle w:val="Hyperlink"/>
            <w:noProof/>
            <w:rPrChange w:id="6689" w:author="Jan Kelemen" w:date="2016-01-20T17:07:00Z">
              <w:rPr>
                <w:rStyle w:val="Hyperlink"/>
                <w:noProof/>
              </w:rPr>
            </w:rPrChange>
          </w:rPr>
          <w:fldChar w:fldCharType="separate"/>
        </w:r>
        <w:r w:rsidRPr="0020295F">
          <w:rPr>
            <w:rStyle w:val="Hyperlink"/>
            <w:noProof/>
            <w:rPrChange w:id="6690" w:author="Jan Kelemen" w:date="2016-01-20T17:07:00Z">
              <w:rPr>
                <w:rStyle w:val="Hyperlink"/>
                <w:noProof/>
              </w:rPr>
            </w:rPrChange>
          </w:rPr>
          <w:t>Slika 6.1</w:t>
        </w:r>
        <w:r w:rsidRPr="0020295F">
          <w:rPr>
            <w:rStyle w:val="Hyperlink"/>
            <w:noProof/>
            <w:rPrChange w:id="6691" w:author="Jan Kelemen" w:date="2016-01-20T17:07:00Z">
              <w:rPr>
                <w:rStyle w:val="Hyperlink"/>
                <w:noProof/>
              </w:rPr>
            </w:rPrChange>
          </w:rPr>
          <w:noBreakHyphen/>
          <w:t>3 ER model baze podataka</w:t>
        </w:r>
        <w:r w:rsidRPr="0020295F">
          <w:rPr>
            <w:noProof/>
            <w:webHidden/>
            <w:rPrChange w:id="6692" w:author="Jan Kelemen" w:date="2016-01-20T17:07:00Z">
              <w:rPr>
                <w:noProof/>
                <w:webHidden/>
              </w:rPr>
            </w:rPrChange>
          </w:rPr>
          <w:tab/>
        </w:r>
        <w:r w:rsidRPr="0020295F">
          <w:rPr>
            <w:noProof/>
            <w:webHidden/>
            <w:rPrChange w:id="6693" w:author="Jan Kelemen" w:date="2016-01-20T17:07:00Z">
              <w:rPr>
                <w:noProof/>
                <w:webHidden/>
              </w:rPr>
            </w:rPrChange>
          </w:rPr>
          <w:fldChar w:fldCharType="begin"/>
        </w:r>
        <w:r w:rsidRPr="0020295F">
          <w:rPr>
            <w:noProof/>
            <w:webHidden/>
            <w:rPrChange w:id="6694" w:author="Jan Kelemen" w:date="2016-01-20T17:07:00Z">
              <w:rPr>
                <w:noProof/>
                <w:webHidden/>
              </w:rPr>
            </w:rPrChange>
          </w:rPr>
          <w:instrText xml:space="preserve"> PAGEREF _Toc441072945 \h </w:instrText>
        </w:r>
        <w:r w:rsidRPr="0020295F">
          <w:rPr>
            <w:noProof/>
            <w:webHidden/>
            <w:rPrChange w:id="6695" w:author="Jan Kelemen" w:date="2016-01-20T17:07:00Z">
              <w:rPr>
                <w:noProof/>
                <w:webHidden/>
              </w:rPr>
            </w:rPrChange>
          </w:rPr>
        </w:r>
      </w:ins>
      <w:r w:rsidRPr="0020295F">
        <w:rPr>
          <w:noProof/>
          <w:webHidden/>
          <w:rPrChange w:id="6696" w:author="Jan Kelemen" w:date="2016-01-20T17:07:00Z">
            <w:rPr>
              <w:noProof/>
              <w:webHidden/>
            </w:rPr>
          </w:rPrChange>
        </w:rPr>
        <w:fldChar w:fldCharType="separate"/>
      </w:r>
      <w:ins w:id="6697" w:author="Jan Kelemen" w:date="2016-01-20T17:06:00Z">
        <w:r w:rsidRPr="0020295F">
          <w:rPr>
            <w:noProof/>
            <w:webHidden/>
            <w:rPrChange w:id="6698" w:author="Jan Kelemen" w:date="2016-01-20T17:07:00Z">
              <w:rPr>
                <w:noProof/>
                <w:webHidden/>
              </w:rPr>
            </w:rPrChange>
          </w:rPr>
          <w:t>53</w:t>
        </w:r>
        <w:r w:rsidRPr="0020295F">
          <w:rPr>
            <w:noProof/>
            <w:webHidden/>
            <w:rPrChange w:id="6699" w:author="Jan Kelemen" w:date="2016-01-20T17:07:00Z">
              <w:rPr>
                <w:noProof/>
                <w:webHidden/>
              </w:rPr>
            </w:rPrChange>
          </w:rPr>
          <w:fldChar w:fldCharType="end"/>
        </w:r>
        <w:r w:rsidRPr="0020295F">
          <w:rPr>
            <w:rStyle w:val="Hyperlink"/>
            <w:noProof/>
            <w:rPrChange w:id="6700" w:author="Jan Kelemen" w:date="2016-01-20T17:07:00Z">
              <w:rPr>
                <w:rStyle w:val="Hyperlink"/>
                <w:noProof/>
              </w:rPr>
            </w:rPrChange>
          </w:rPr>
          <w:fldChar w:fldCharType="end"/>
        </w:r>
      </w:ins>
    </w:p>
    <w:p w14:paraId="16008E3B" w14:textId="77777777" w:rsidR="0020295F" w:rsidRPr="0020295F" w:rsidRDefault="0020295F">
      <w:pPr>
        <w:pStyle w:val="TableofFigures"/>
        <w:tabs>
          <w:tab w:val="right" w:leader="dot" w:pos="9062"/>
        </w:tabs>
        <w:rPr>
          <w:ins w:id="6701" w:author="Jan Kelemen" w:date="2016-01-20T17:06:00Z"/>
          <w:rFonts w:asciiTheme="minorHAnsi" w:eastAsiaTheme="minorEastAsia" w:hAnsiTheme="minorHAnsi" w:cstheme="minorBidi"/>
          <w:noProof/>
          <w:color w:val="auto"/>
          <w:sz w:val="22"/>
          <w:szCs w:val="22"/>
          <w:rPrChange w:id="6702" w:author="Jan Kelemen" w:date="2016-01-20T17:07:00Z">
            <w:rPr>
              <w:ins w:id="6703" w:author="Jan Kelemen" w:date="2016-01-20T17:06:00Z"/>
              <w:rFonts w:asciiTheme="minorHAnsi" w:eastAsiaTheme="minorEastAsia" w:hAnsiTheme="minorHAnsi" w:cstheme="minorBidi"/>
              <w:noProof/>
              <w:color w:val="auto"/>
              <w:sz w:val="22"/>
              <w:szCs w:val="22"/>
            </w:rPr>
          </w:rPrChange>
        </w:rPr>
      </w:pPr>
      <w:ins w:id="6704" w:author="Jan Kelemen" w:date="2016-01-20T17:06:00Z">
        <w:r w:rsidRPr="0020295F">
          <w:rPr>
            <w:rStyle w:val="Hyperlink"/>
            <w:noProof/>
            <w:rPrChange w:id="6705" w:author="Jan Kelemen" w:date="2016-01-20T17:07:00Z">
              <w:rPr>
                <w:rStyle w:val="Hyperlink"/>
                <w:noProof/>
              </w:rPr>
            </w:rPrChange>
          </w:rPr>
          <w:fldChar w:fldCharType="begin"/>
        </w:r>
        <w:r w:rsidRPr="0020295F">
          <w:rPr>
            <w:rStyle w:val="Hyperlink"/>
            <w:noProof/>
            <w:rPrChange w:id="6706" w:author="Jan Kelemen" w:date="2016-01-20T17:07:00Z">
              <w:rPr>
                <w:rStyle w:val="Hyperlink"/>
                <w:noProof/>
              </w:rPr>
            </w:rPrChange>
          </w:rPr>
          <w:instrText xml:space="preserve"> </w:instrText>
        </w:r>
        <w:r w:rsidRPr="0020295F">
          <w:rPr>
            <w:noProof/>
            <w:rPrChange w:id="6707" w:author="Jan Kelemen" w:date="2016-01-20T17:07:00Z">
              <w:rPr>
                <w:noProof/>
              </w:rPr>
            </w:rPrChange>
          </w:rPr>
          <w:instrText>HYPERLINK \l "_Toc441072946"</w:instrText>
        </w:r>
        <w:r w:rsidRPr="0020295F">
          <w:rPr>
            <w:rStyle w:val="Hyperlink"/>
            <w:noProof/>
            <w:rPrChange w:id="6708" w:author="Jan Kelemen" w:date="2016-01-20T17:07:00Z">
              <w:rPr>
                <w:rStyle w:val="Hyperlink"/>
                <w:noProof/>
              </w:rPr>
            </w:rPrChange>
          </w:rPr>
          <w:instrText xml:space="preserve"> </w:instrText>
        </w:r>
        <w:r w:rsidRPr="0020295F">
          <w:rPr>
            <w:rStyle w:val="Hyperlink"/>
            <w:noProof/>
            <w:rPrChange w:id="6709" w:author="Jan Kelemen" w:date="2016-01-20T17:07:00Z">
              <w:rPr>
                <w:rStyle w:val="Hyperlink"/>
                <w:noProof/>
              </w:rPr>
            </w:rPrChange>
          </w:rPr>
        </w:r>
        <w:r w:rsidRPr="0020295F">
          <w:rPr>
            <w:rStyle w:val="Hyperlink"/>
            <w:noProof/>
            <w:rPrChange w:id="6710" w:author="Jan Kelemen" w:date="2016-01-20T17:07:00Z">
              <w:rPr>
                <w:rStyle w:val="Hyperlink"/>
                <w:noProof/>
              </w:rPr>
            </w:rPrChange>
          </w:rPr>
          <w:fldChar w:fldCharType="separate"/>
        </w:r>
        <w:r w:rsidRPr="0020295F">
          <w:rPr>
            <w:rStyle w:val="Hyperlink"/>
            <w:noProof/>
            <w:rPrChange w:id="6711" w:author="Jan Kelemen" w:date="2016-01-20T17:07:00Z">
              <w:rPr>
                <w:rStyle w:val="Hyperlink"/>
                <w:noProof/>
              </w:rPr>
            </w:rPrChange>
          </w:rPr>
          <w:t>Slika 6.2</w:t>
        </w:r>
        <w:r w:rsidRPr="0020295F">
          <w:rPr>
            <w:rStyle w:val="Hyperlink"/>
            <w:noProof/>
            <w:rPrChange w:id="6712" w:author="Jan Kelemen" w:date="2016-01-20T17:07:00Z">
              <w:rPr>
                <w:rStyle w:val="Hyperlink"/>
                <w:noProof/>
              </w:rPr>
            </w:rPrChange>
          </w:rPr>
          <w:noBreakHyphen/>
          <w:t>1 Dijagram razreda</w:t>
        </w:r>
        <w:r w:rsidRPr="0020295F">
          <w:rPr>
            <w:noProof/>
            <w:webHidden/>
            <w:rPrChange w:id="6713" w:author="Jan Kelemen" w:date="2016-01-20T17:07:00Z">
              <w:rPr>
                <w:noProof/>
                <w:webHidden/>
              </w:rPr>
            </w:rPrChange>
          </w:rPr>
          <w:tab/>
        </w:r>
        <w:r w:rsidRPr="0020295F">
          <w:rPr>
            <w:noProof/>
            <w:webHidden/>
            <w:rPrChange w:id="6714" w:author="Jan Kelemen" w:date="2016-01-20T17:07:00Z">
              <w:rPr>
                <w:noProof/>
                <w:webHidden/>
              </w:rPr>
            </w:rPrChange>
          </w:rPr>
          <w:fldChar w:fldCharType="begin"/>
        </w:r>
        <w:r w:rsidRPr="0020295F">
          <w:rPr>
            <w:noProof/>
            <w:webHidden/>
            <w:rPrChange w:id="6715" w:author="Jan Kelemen" w:date="2016-01-20T17:07:00Z">
              <w:rPr>
                <w:noProof/>
                <w:webHidden/>
              </w:rPr>
            </w:rPrChange>
          </w:rPr>
          <w:instrText xml:space="preserve"> PAGEREF _Toc441072946 \h </w:instrText>
        </w:r>
        <w:r w:rsidRPr="0020295F">
          <w:rPr>
            <w:noProof/>
            <w:webHidden/>
            <w:rPrChange w:id="6716" w:author="Jan Kelemen" w:date="2016-01-20T17:07:00Z">
              <w:rPr>
                <w:noProof/>
                <w:webHidden/>
              </w:rPr>
            </w:rPrChange>
          </w:rPr>
        </w:r>
      </w:ins>
      <w:r w:rsidRPr="0020295F">
        <w:rPr>
          <w:noProof/>
          <w:webHidden/>
          <w:rPrChange w:id="6717" w:author="Jan Kelemen" w:date="2016-01-20T17:07:00Z">
            <w:rPr>
              <w:noProof/>
              <w:webHidden/>
            </w:rPr>
          </w:rPrChange>
        </w:rPr>
        <w:fldChar w:fldCharType="separate"/>
      </w:r>
      <w:ins w:id="6718" w:author="Jan Kelemen" w:date="2016-01-20T17:06:00Z">
        <w:r w:rsidRPr="0020295F">
          <w:rPr>
            <w:noProof/>
            <w:webHidden/>
            <w:rPrChange w:id="6719" w:author="Jan Kelemen" w:date="2016-01-20T17:07:00Z">
              <w:rPr>
                <w:noProof/>
                <w:webHidden/>
              </w:rPr>
            </w:rPrChange>
          </w:rPr>
          <w:t>55</w:t>
        </w:r>
        <w:r w:rsidRPr="0020295F">
          <w:rPr>
            <w:noProof/>
            <w:webHidden/>
            <w:rPrChange w:id="6720" w:author="Jan Kelemen" w:date="2016-01-20T17:07:00Z">
              <w:rPr>
                <w:noProof/>
                <w:webHidden/>
              </w:rPr>
            </w:rPrChange>
          </w:rPr>
          <w:fldChar w:fldCharType="end"/>
        </w:r>
        <w:r w:rsidRPr="0020295F">
          <w:rPr>
            <w:rStyle w:val="Hyperlink"/>
            <w:noProof/>
            <w:rPrChange w:id="6721" w:author="Jan Kelemen" w:date="2016-01-20T17:07:00Z">
              <w:rPr>
                <w:rStyle w:val="Hyperlink"/>
                <w:noProof/>
              </w:rPr>
            </w:rPrChange>
          </w:rPr>
          <w:fldChar w:fldCharType="end"/>
        </w:r>
      </w:ins>
    </w:p>
    <w:p w14:paraId="2E5D2615" w14:textId="77777777" w:rsidR="0020295F" w:rsidRPr="0020295F" w:rsidRDefault="0020295F">
      <w:pPr>
        <w:pStyle w:val="TableofFigures"/>
        <w:tabs>
          <w:tab w:val="right" w:leader="dot" w:pos="9062"/>
        </w:tabs>
        <w:rPr>
          <w:ins w:id="6722" w:author="Jan Kelemen" w:date="2016-01-20T17:06:00Z"/>
          <w:rFonts w:asciiTheme="minorHAnsi" w:eastAsiaTheme="minorEastAsia" w:hAnsiTheme="minorHAnsi" w:cstheme="minorBidi"/>
          <w:noProof/>
          <w:color w:val="auto"/>
          <w:sz w:val="22"/>
          <w:szCs w:val="22"/>
          <w:rPrChange w:id="6723" w:author="Jan Kelemen" w:date="2016-01-20T17:07:00Z">
            <w:rPr>
              <w:ins w:id="6724" w:author="Jan Kelemen" w:date="2016-01-20T17:06:00Z"/>
              <w:rFonts w:asciiTheme="minorHAnsi" w:eastAsiaTheme="minorEastAsia" w:hAnsiTheme="minorHAnsi" w:cstheme="minorBidi"/>
              <w:noProof/>
              <w:color w:val="auto"/>
              <w:sz w:val="22"/>
              <w:szCs w:val="22"/>
            </w:rPr>
          </w:rPrChange>
        </w:rPr>
      </w:pPr>
      <w:ins w:id="6725" w:author="Jan Kelemen" w:date="2016-01-20T17:06:00Z">
        <w:r w:rsidRPr="0020295F">
          <w:rPr>
            <w:rStyle w:val="Hyperlink"/>
            <w:noProof/>
            <w:rPrChange w:id="6726" w:author="Jan Kelemen" w:date="2016-01-20T17:07:00Z">
              <w:rPr>
                <w:rStyle w:val="Hyperlink"/>
                <w:noProof/>
              </w:rPr>
            </w:rPrChange>
          </w:rPr>
          <w:fldChar w:fldCharType="begin"/>
        </w:r>
        <w:r w:rsidRPr="0020295F">
          <w:rPr>
            <w:rStyle w:val="Hyperlink"/>
            <w:noProof/>
            <w:rPrChange w:id="6727" w:author="Jan Kelemen" w:date="2016-01-20T17:07:00Z">
              <w:rPr>
                <w:rStyle w:val="Hyperlink"/>
                <w:noProof/>
              </w:rPr>
            </w:rPrChange>
          </w:rPr>
          <w:instrText xml:space="preserve"> </w:instrText>
        </w:r>
        <w:r w:rsidRPr="0020295F">
          <w:rPr>
            <w:noProof/>
            <w:rPrChange w:id="6728" w:author="Jan Kelemen" w:date="2016-01-20T17:07:00Z">
              <w:rPr>
                <w:noProof/>
              </w:rPr>
            </w:rPrChange>
          </w:rPr>
          <w:instrText>HYPERLINK \l "_Toc441072947"</w:instrText>
        </w:r>
        <w:r w:rsidRPr="0020295F">
          <w:rPr>
            <w:rStyle w:val="Hyperlink"/>
            <w:noProof/>
            <w:rPrChange w:id="6729" w:author="Jan Kelemen" w:date="2016-01-20T17:07:00Z">
              <w:rPr>
                <w:rStyle w:val="Hyperlink"/>
                <w:noProof/>
              </w:rPr>
            </w:rPrChange>
          </w:rPr>
          <w:instrText xml:space="preserve"> </w:instrText>
        </w:r>
        <w:r w:rsidRPr="0020295F">
          <w:rPr>
            <w:rStyle w:val="Hyperlink"/>
            <w:noProof/>
            <w:rPrChange w:id="6730" w:author="Jan Kelemen" w:date="2016-01-20T17:07:00Z">
              <w:rPr>
                <w:rStyle w:val="Hyperlink"/>
                <w:noProof/>
              </w:rPr>
            </w:rPrChange>
          </w:rPr>
        </w:r>
        <w:r w:rsidRPr="0020295F">
          <w:rPr>
            <w:rStyle w:val="Hyperlink"/>
            <w:noProof/>
            <w:rPrChange w:id="6731" w:author="Jan Kelemen" w:date="2016-01-20T17:07:00Z">
              <w:rPr>
                <w:rStyle w:val="Hyperlink"/>
                <w:noProof/>
              </w:rPr>
            </w:rPrChange>
          </w:rPr>
          <w:fldChar w:fldCharType="separate"/>
        </w:r>
        <w:r w:rsidRPr="0020295F">
          <w:rPr>
            <w:rStyle w:val="Hyperlink"/>
            <w:noProof/>
            <w:rPrChange w:id="6732" w:author="Jan Kelemen" w:date="2016-01-20T17:07:00Z">
              <w:rPr>
                <w:rStyle w:val="Hyperlink"/>
                <w:noProof/>
              </w:rPr>
            </w:rPrChange>
          </w:rPr>
          <w:t>Slika 6.3</w:t>
        </w:r>
        <w:r w:rsidRPr="0020295F">
          <w:rPr>
            <w:rStyle w:val="Hyperlink"/>
            <w:noProof/>
            <w:rPrChange w:id="6733" w:author="Jan Kelemen" w:date="2016-01-20T17:07:00Z">
              <w:rPr>
                <w:rStyle w:val="Hyperlink"/>
                <w:noProof/>
              </w:rPr>
            </w:rPrChange>
          </w:rPr>
          <w:noBreakHyphen/>
          <w:t>1 Dijagram objekata</w:t>
        </w:r>
        <w:r w:rsidRPr="0020295F">
          <w:rPr>
            <w:noProof/>
            <w:webHidden/>
            <w:rPrChange w:id="6734" w:author="Jan Kelemen" w:date="2016-01-20T17:07:00Z">
              <w:rPr>
                <w:noProof/>
                <w:webHidden/>
              </w:rPr>
            </w:rPrChange>
          </w:rPr>
          <w:tab/>
        </w:r>
        <w:r w:rsidRPr="0020295F">
          <w:rPr>
            <w:noProof/>
            <w:webHidden/>
            <w:rPrChange w:id="6735" w:author="Jan Kelemen" w:date="2016-01-20T17:07:00Z">
              <w:rPr>
                <w:noProof/>
                <w:webHidden/>
              </w:rPr>
            </w:rPrChange>
          </w:rPr>
          <w:fldChar w:fldCharType="begin"/>
        </w:r>
        <w:r w:rsidRPr="0020295F">
          <w:rPr>
            <w:noProof/>
            <w:webHidden/>
            <w:rPrChange w:id="6736" w:author="Jan Kelemen" w:date="2016-01-20T17:07:00Z">
              <w:rPr>
                <w:noProof/>
                <w:webHidden/>
              </w:rPr>
            </w:rPrChange>
          </w:rPr>
          <w:instrText xml:space="preserve"> PAGEREF _Toc441072947 \h </w:instrText>
        </w:r>
        <w:r w:rsidRPr="0020295F">
          <w:rPr>
            <w:noProof/>
            <w:webHidden/>
            <w:rPrChange w:id="6737" w:author="Jan Kelemen" w:date="2016-01-20T17:07:00Z">
              <w:rPr>
                <w:noProof/>
                <w:webHidden/>
              </w:rPr>
            </w:rPrChange>
          </w:rPr>
        </w:r>
      </w:ins>
      <w:r w:rsidRPr="0020295F">
        <w:rPr>
          <w:noProof/>
          <w:webHidden/>
          <w:rPrChange w:id="6738" w:author="Jan Kelemen" w:date="2016-01-20T17:07:00Z">
            <w:rPr>
              <w:noProof/>
              <w:webHidden/>
            </w:rPr>
          </w:rPrChange>
        </w:rPr>
        <w:fldChar w:fldCharType="separate"/>
      </w:r>
      <w:ins w:id="6739" w:author="Jan Kelemen" w:date="2016-01-20T17:06:00Z">
        <w:r w:rsidRPr="0020295F">
          <w:rPr>
            <w:noProof/>
            <w:webHidden/>
            <w:rPrChange w:id="6740" w:author="Jan Kelemen" w:date="2016-01-20T17:07:00Z">
              <w:rPr>
                <w:noProof/>
                <w:webHidden/>
              </w:rPr>
            </w:rPrChange>
          </w:rPr>
          <w:t>56</w:t>
        </w:r>
        <w:r w:rsidRPr="0020295F">
          <w:rPr>
            <w:noProof/>
            <w:webHidden/>
            <w:rPrChange w:id="6741" w:author="Jan Kelemen" w:date="2016-01-20T17:07:00Z">
              <w:rPr>
                <w:noProof/>
                <w:webHidden/>
              </w:rPr>
            </w:rPrChange>
          </w:rPr>
          <w:fldChar w:fldCharType="end"/>
        </w:r>
        <w:r w:rsidRPr="0020295F">
          <w:rPr>
            <w:rStyle w:val="Hyperlink"/>
            <w:noProof/>
            <w:rPrChange w:id="6742" w:author="Jan Kelemen" w:date="2016-01-20T17:07:00Z">
              <w:rPr>
                <w:rStyle w:val="Hyperlink"/>
                <w:noProof/>
              </w:rPr>
            </w:rPrChange>
          </w:rPr>
          <w:fldChar w:fldCharType="end"/>
        </w:r>
      </w:ins>
    </w:p>
    <w:p w14:paraId="468AB365" w14:textId="77777777" w:rsidR="0020295F" w:rsidRPr="0020295F" w:rsidRDefault="0020295F">
      <w:pPr>
        <w:pStyle w:val="TableofFigures"/>
        <w:tabs>
          <w:tab w:val="right" w:leader="dot" w:pos="9062"/>
        </w:tabs>
        <w:rPr>
          <w:ins w:id="6743" w:author="Jan Kelemen" w:date="2016-01-20T17:06:00Z"/>
          <w:rFonts w:asciiTheme="minorHAnsi" w:eastAsiaTheme="minorEastAsia" w:hAnsiTheme="minorHAnsi" w:cstheme="minorBidi"/>
          <w:noProof/>
          <w:color w:val="auto"/>
          <w:sz w:val="22"/>
          <w:szCs w:val="22"/>
          <w:rPrChange w:id="6744" w:author="Jan Kelemen" w:date="2016-01-20T17:07:00Z">
            <w:rPr>
              <w:ins w:id="6745" w:author="Jan Kelemen" w:date="2016-01-20T17:06:00Z"/>
              <w:rFonts w:asciiTheme="minorHAnsi" w:eastAsiaTheme="minorEastAsia" w:hAnsiTheme="minorHAnsi" w:cstheme="minorBidi"/>
              <w:noProof/>
              <w:color w:val="auto"/>
              <w:sz w:val="22"/>
              <w:szCs w:val="22"/>
            </w:rPr>
          </w:rPrChange>
        </w:rPr>
      </w:pPr>
      <w:ins w:id="6746" w:author="Jan Kelemen" w:date="2016-01-20T17:06:00Z">
        <w:r w:rsidRPr="0020295F">
          <w:rPr>
            <w:rStyle w:val="Hyperlink"/>
            <w:noProof/>
            <w:rPrChange w:id="6747" w:author="Jan Kelemen" w:date="2016-01-20T17:07:00Z">
              <w:rPr>
                <w:rStyle w:val="Hyperlink"/>
                <w:noProof/>
              </w:rPr>
            </w:rPrChange>
          </w:rPr>
          <w:fldChar w:fldCharType="begin"/>
        </w:r>
        <w:r w:rsidRPr="0020295F">
          <w:rPr>
            <w:rStyle w:val="Hyperlink"/>
            <w:noProof/>
            <w:rPrChange w:id="6748" w:author="Jan Kelemen" w:date="2016-01-20T17:07:00Z">
              <w:rPr>
                <w:rStyle w:val="Hyperlink"/>
                <w:noProof/>
              </w:rPr>
            </w:rPrChange>
          </w:rPr>
          <w:instrText xml:space="preserve"> </w:instrText>
        </w:r>
        <w:r w:rsidRPr="0020295F">
          <w:rPr>
            <w:noProof/>
            <w:rPrChange w:id="6749" w:author="Jan Kelemen" w:date="2016-01-20T17:07:00Z">
              <w:rPr>
                <w:noProof/>
              </w:rPr>
            </w:rPrChange>
          </w:rPr>
          <w:instrText>HYPERLINK \l "_Toc441072948"</w:instrText>
        </w:r>
        <w:r w:rsidRPr="0020295F">
          <w:rPr>
            <w:rStyle w:val="Hyperlink"/>
            <w:noProof/>
            <w:rPrChange w:id="6750" w:author="Jan Kelemen" w:date="2016-01-20T17:07:00Z">
              <w:rPr>
                <w:rStyle w:val="Hyperlink"/>
                <w:noProof/>
              </w:rPr>
            </w:rPrChange>
          </w:rPr>
          <w:instrText xml:space="preserve"> </w:instrText>
        </w:r>
        <w:r w:rsidRPr="0020295F">
          <w:rPr>
            <w:rStyle w:val="Hyperlink"/>
            <w:noProof/>
            <w:rPrChange w:id="6751" w:author="Jan Kelemen" w:date="2016-01-20T17:07:00Z">
              <w:rPr>
                <w:rStyle w:val="Hyperlink"/>
                <w:noProof/>
              </w:rPr>
            </w:rPrChange>
          </w:rPr>
        </w:r>
        <w:r w:rsidRPr="0020295F">
          <w:rPr>
            <w:rStyle w:val="Hyperlink"/>
            <w:noProof/>
            <w:rPrChange w:id="6752" w:author="Jan Kelemen" w:date="2016-01-20T17:07:00Z">
              <w:rPr>
                <w:rStyle w:val="Hyperlink"/>
                <w:noProof/>
              </w:rPr>
            </w:rPrChange>
          </w:rPr>
          <w:fldChar w:fldCharType="separate"/>
        </w:r>
        <w:r w:rsidRPr="0020295F">
          <w:rPr>
            <w:rStyle w:val="Hyperlink"/>
            <w:noProof/>
            <w:rPrChange w:id="6753" w:author="Jan Kelemen" w:date="2016-01-20T17:07:00Z">
              <w:rPr>
                <w:rStyle w:val="Hyperlink"/>
                <w:noProof/>
              </w:rPr>
            </w:rPrChange>
          </w:rPr>
          <w:t>Slika 6.4</w:t>
        </w:r>
        <w:r w:rsidRPr="0020295F">
          <w:rPr>
            <w:rStyle w:val="Hyperlink"/>
            <w:noProof/>
            <w:rPrChange w:id="6754" w:author="Jan Kelemen" w:date="2016-01-20T17:07:00Z">
              <w:rPr>
                <w:rStyle w:val="Hyperlink"/>
                <w:noProof/>
              </w:rPr>
            </w:rPrChange>
          </w:rPr>
          <w:noBreakHyphen/>
          <w:t>1 Komunikacijski dijagram dodavanja jela u košaricu</w:t>
        </w:r>
        <w:r w:rsidRPr="0020295F">
          <w:rPr>
            <w:noProof/>
            <w:webHidden/>
            <w:rPrChange w:id="6755" w:author="Jan Kelemen" w:date="2016-01-20T17:07:00Z">
              <w:rPr>
                <w:noProof/>
                <w:webHidden/>
              </w:rPr>
            </w:rPrChange>
          </w:rPr>
          <w:tab/>
        </w:r>
        <w:r w:rsidRPr="0020295F">
          <w:rPr>
            <w:noProof/>
            <w:webHidden/>
            <w:rPrChange w:id="6756" w:author="Jan Kelemen" w:date="2016-01-20T17:07:00Z">
              <w:rPr>
                <w:noProof/>
                <w:webHidden/>
              </w:rPr>
            </w:rPrChange>
          </w:rPr>
          <w:fldChar w:fldCharType="begin"/>
        </w:r>
        <w:r w:rsidRPr="0020295F">
          <w:rPr>
            <w:noProof/>
            <w:webHidden/>
            <w:rPrChange w:id="6757" w:author="Jan Kelemen" w:date="2016-01-20T17:07:00Z">
              <w:rPr>
                <w:noProof/>
                <w:webHidden/>
              </w:rPr>
            </w:rPrChange>
          </w:rPr>
          <w:instrText xml:space="preserve"> PAGEREF _Toc441072948 \h </w:instrText>
        </w:r>
        <w:r w:rsidRPr="0020295F">
          <w:rPr>
            <w:noProof/>
            <w:webHidden/>
            <w:rPrChange w:id="6758" w:author="Jan Kelemen" w:date="2016-01-20T17:07:00Z">
              <w:rPr>
                <w:noProof/>
                <w:webHidden/>
              </w:rPr>
            </w:rPrChange>
          </w:rPr>
        </w:r>
      </w:ins>
      <w:r w:rsidRPr="0020295F">
        <w:rPr>
          <w:noProof/>
          <w:webHidden/>
          <w:rPrChange w:id="6759" w:author="Jan Kelemen" w:date="2016-01-20T17:07:00Z">
            <w:rPr>
              <w:noProof/>
              <w:webHidden/>
            </w:rPr>
          </w:rPrChange>
        </w:rPr>
        <w:fldChar w:fldCharType="separate"/>
      </w:r>
      <w:ins w:id="6760" w:author="Jan Kelemen" w:date="2016-01-20T17:06:00Z">
        <w:r w:rsidRPr="0020295F">
          <w:rPr>
            <w:noProof/>
            <w:webHidden/>
            <w:rPrChange w:id="6761" w:author="Jan Kelemen" w:date="2016-01-20T17:07:00Z">
              <w:rPr>
                <w:noProof/>
                <w:webHidden/>
              </w:rPr>
            </w:rPrChange>
          </w:rPr>
          <w:t>57</w:t>
        </w:r>
        <w:r w:rsidRPr="0020295F">
          <w:rPr>
            <w:noProof/>
            <w:webHidden/>
            <w:rPrChange w:id="6762" w:author="Jan Kelemen" w:date="2016-01-20T17:07:00Z">
              <w:rPr>
                <w:noProof/>
                <w:webHidden/>
              </w:rPr>
            </w:rPrChange>
          </w:rPr>
          <w:fldChar w:fldCharType="end"/>
        </w:r>
        <w:r w:rsidRPr="0020295F">
          <w:rPr>
            <w:rStyle w:val="Hyperlink"/>
            <w:noProof/>
            <w:rPrChange w:id="6763" w:author="Jan Kelemen" w:date="2016-01-20T17:07:00Z">
              <w:rPr>
                <w:rStyle w:val="Hyperlink"/>
                <w:noProof/>
              </w:rPr>
            </w:rPrChange>
          </w:rPr>
          <w:fldChar w:fldCharType="end"/>
        </w:r>
      </w:ins>
    </w:p>
    <w:p w14:paraId="5210F345" w14:textId="77777777" w:rsidR="0020295F" w:rsidRPr="0020295F" w:rsidRDefault="0020295F">
      <w:pPr>
        <w:pStyle w:val="TableofFigures"/>
        <w:tabs>
          <w:tab w:val="right" w:leader="dot" w:pos="9062"/>
        </w:tabs>
        <w:rPr>
          <w:ins w:id="6764" w:author="Jan Kelemen" w:date="2016-01-20T17:06:00Z"/>
          <w:rFonts w:asciiTheme="minorHAnsi" w:eastAsiaTheme="minorEastAsia" w:hAnsiTheme="minorHAnsi" w:cstheme="minorBidi"/>
          <w:noProof/>
          <w:color w:val="auto"/>
          <w:sz w:val="22"/>
          <w:szCs w:val="22"/>
          <w:rPrChange w:id="6765" w:author="Jan Kelemen" w:date="2016-01-20T17:07:00Z">
            <w:rPr>
              <w:ins w:id="6766" w:author="Jan Kelemen" w:date="2016-01-20T17:06:00Z"/>
              <w:rFonts w:asciiTheme="minorHAnsi" w:eastAsiaTheme="minorEastAsia" w:hAnsiTheme="minorHAnsi" w:cstheme="minorBidi"/>
              <w:noProof/>
              <w:color w:val="auto"/>
              <w:sz w:val="22"/>
              <w:szCs w:val="22"/>
            </w:rPr>
          </w:rPrChange>
        </w:rPr>
      </w:pPr>
      <w:ins w:id="6767" w:author="Jan Kelemen" w:date="2016-01-20T17:06:00Z">
        <w:r w:rsidRPr="0020295F">
          <w:rPr>
            <w:rStyle w:val="Hyperlink"/>
            <w:noProof/>
            <w:rPrChange w:id="6768" w:author="Jan Kelemen" w:date="2016-01-20T17:07:00Z">
              <w:rPr>
                <w:rStyle w:val="Hyperlink"/>
                <w:noProof/>
              </w:rPr>
            </w:rPrChange>
          </w:rPr>
          <w:fldChar w:fldCharType="begin"/>
        </w:r>
        <w:r w:rsidRPr="0020295F">
          <w:rPr>
            <w:rStyle w:val="Hyperlink"/>
            <w:noProof/>
            <w:rPrChange w:id="6769" w:author="Jan Kelemen" w:date="2016-01-20T17:07:00Z">
              <w:rPr>
                <w:rStyle w:val="Hyperlink"/>
                <w:noProof/>
              </w:rPr>
            </w:rPrChange>
          </w:rPr>
          <w:instrText xml:space="preserve"> </w:instrText>
        </w:r>
        <w:r w:rsidRPr="0020295F">
          <w:rPr>
            <w:noProof/>
            <w:rPrChange w:id="6770" w:author="Jan Kelemen" w:date="2016-01-20T17:07:00Z">
              <w:rPr>
                <w:noProof/>
              </w:rPr>
            </w:rPrChange>
          </w:rPr>
          <w:instrText>HYPERLINK \l "_Toc441072949"</w:instrText>
        </w:r>
        <w:r w:rsidRPr="0020295F">
          <w:rPr>
            <w:rStyle w:val="Hyperlink"/>
            <w:noProof/>
            <w:rPrChange w:id="6771" w:author="Jan Kelemen" w:date="2016-01-20T17:07:00Z">
              <w:rPr>
                <w:rStyle w:val="Hyperlink"/>
                <w:noProof/>
              </w:rPr>
            </w:rPrChange>
          </w:rPr>
          <w:instrText xml:space="preserve"> </w:instrText>
        </w:r>
        <w:r w:rsidRPr="0020295F">
          <w:rPr>
            <w:rStyle w:val="Hyperlink"/>
            <w:noProof/>
            <w:rPrChange w:id="6772" w:author="Jan Kelemen" w:date="2016-01-20T17:07:00Z">
              <w:rPr>
                <w:rStyle w:val="Hyperlink"/>
                <w:noProof/>
              </w:rPr>
            </w:rPrChange>
          </w:rPr>
        </w:r>
        <w:r w:rsidRPr="0020295F">
          <w:rPr>
            <w:rStyle w:val="Hyperlink"/>
            <w:noProof/>
            <w:rPrChange w:id="6773" w:author="Jan Kelemen" w:date="2016-01-20T17:07:00Z">
              <w:rPr>
                <w:rStyle w:val="Hyperlink"/>
                <w:noProof/>
              </w:rPr>
            </w:rPrChange>
          </w:rPr>
          <w:fldChar w:fldCharType="separate"/>
        </w:r>
        <w:r w:rsidRPr="0020295F">
          <w:rPr>
            <w:rStyle w:val="Hyperlink"/>
            <w:noProof/>
            <w:rPrChange w:id="6774" w:author="Jan Kelemen" w:date="2016-01-20T17:07:00Z">
              <w:rPr>
                <w:rStyle w:val="Hyperlink"/>
                <w:noProof/>
              </w:rPr>
            </w:rPrChange>
          </w:rPr>
          <w:t>Slika 6.4</w:t>
        </w:r>
        <w:r w:rsidRPr="0020295F">
          <w:rPr>
            <w:rStyle w:val="Hyperlink"/>
            <w:noProof/>
            <w:rPrChange w:id="6775" w:author="Jan Kelemen" w:date="2016-01-20T17:07:00Z">
              <w:rPr>
                <w:rStyle w:val="Hyperlink"/>
                <w:noProof/>
              </w:rPr>
            </w:rPrChange>
          </w:rPr>
          <w:noBreakHyphen/>
          <w:t>2 Komunikacijski dijagram naručivanja i potvrde jela</w:t>
        </w:r>
        <w:r w:rsidRPr="0020295F">
          <w:rPr>
            <w:noProof/>
            <w:webHidden/>
            <w:rPrChange w:id="6776" w:author="Jan Kelemen" w:date="2016-01-20T17:07:00Z">
              <w:rPr>
                <w:noProof/>
                <w:webHidden/>
              </w:rPr>
            </w:rPrChange>
          </w:rPr>
          <w:tab/>
        </w:r>
        <w:r w:rsidRPr="0020295F">
          <w:rPr>
            <w:noProof/>
            <w:webHidden/>
            <w:rPrChange w:id="6777" w:author="Jan Kelemen" w:date="2016-01-20T17:07:00Z">
              <w:rPr>
                <w:noProof/>
                <w:webHidden/>
              </w:rPr>
            </w:rPrChange>
          </w:rPr>
          <w:fldChar w:fldCharType="begin"/>
        </w:r>
        <w:r w:rsidRPr="0020295F">
          <w:rPr>
            <w:noProof/>
            <w:webHidden/>
            <w:rPrChange w:id="6778" w:author="Jan Kelemen" w:date="2016-01-20T17:07:00Z">
              <w:rPr>
                <w:noProof/>
                <w:webHidden/>
              </w:rPr>
            </w:rPrChange>
          </w:rPr>
          <w:instrText xml:space="preserve"> PAGEREF _Toc441072949 \h </w:instrText>
        </w:r>
        <w:r w:rsidRPr="0020295F">
          <w:rPr>
            <w:noProof/>
            <w:webHidden/>
            <w:rPrChange w:id="6779" w:author="Jan Kelemen" w:date="2016-01-20T17:07:00Z">
              <w:rPr>
                <w:noProof/>
                <w:webHidden/>
              </w:rPr>
            </w:rPrChange>
          </w:rPr>
        </w:r>
      </w:ins>
      <w:r w:rsidRPr="0020295F">
        <w:rPr>
          <w:noProof/>
          <w:webHidden/>
          <w:rPrChange w:id="6780" w:author="Jan Kelemen" w:date="2016-01-20T17:07:00Z">
            <w:rPr>
              <w:noProof/>
              <w:webHidden/>
            </w:rPr>
          </w:rPrChange>
        </w:rPr>
        <w:fldChar w:fldCharType="separate"/>
      </w:r>
      <w:ins w:id="6781" w:author="Jan Kelemen" w:date="2016-01-20T17:06:00Z">
        <w:r w:rsidRPr="0020295F">
          <w:rPr>
            <w:noProof/>
            <w:webHidden/>
            <w:rPrChange w:id="6782" w:author="Jan Kelemen" w:date="2016-01-20T17:07:00Z">
              <w:rPr>
                <w:noProof/>
                <w:webHidden/>
              </w:rPr>
            </w:rPrChange>
          </w:rPr>
          <w:t>58</w:t>
        </w:r>
        <w:r w:rsidRPr="0020295F">
          <w:rPr>
            <w:noProof/>
            <w:webHidden/>
            <w:rPrChange w:id="6783" w:author="Jan Kelemen" w:date="2016-01-20T17:07:00Z">
              <w:rPr>
                <w:noProof/>
                <w:webHidden/>
              </w:rPr>
            </w:rPrChange>
          </w:rPr>
          <w:fldChar w:fldCharType="end"/>
        </w:r>
        <w:r w:rsidRPr="0020295F">
          <w:rPr>
            <w:rStyle w:val="Hyperlink"/>
            <w:noProof/>
            <w:rPrChange w:id="6784" w:author="Jan Kelemen" w:date="2016-01-20T17:07:00Z">
              <w:rPr>
                <w:rStyle w:val="Hyperlink"/>
                <w:noProof/>
              </w:rPr>
            </w:rPrChange>
          </w:rPr>
          <w:fldChar w:fldCharType="end"/>
        </w:r>
      </w:ins>
    </w:p>
    <w:p w14:paraId="6F518624" w14:textId="77777777" w:rsidR="0020295F" w:rsidRPr="0020295F" w:rsidRDefault="0020295F">
      <w:pPr>
        <w:pStyle w:val="TableofFigures"/>
        <w:tabs>
          <w:tab w:val="right" w:leader="dot" w:pos="9062"/>
        </w:tabs>
        <w:rPr>
          <w:ins w:id="6785" w:author="Jan Kelemen" w:date="2016-01-20T17:06:00Z"/>
          <w:rFonts w:asciiTheme="minorHAnsi" w:eastAsiaTheme="minorEastAsia" w:hAnsiTheme="minorHAnsi" w:cstheme="minorBidi"/>
          <w:noProof/>
          <w:color w:val="auto"/>
          <w:sz w:val="22"/>
          <w:szCs w:val="22"/>
          <w:rPrChange w:id="6786" w:author="Jan Kelemen" w:date="2016-01-20T17:07:00Z">
            <w:rPr>
              <w:ins w:id="6787" w:author="Jan Kelemen" w:date="2016-01-20T17:06:00Z"/>
              <w:rFonts w:asciiTheme="minorHAnsi" w:eastAsiaTheme="minorEastAsia" w:hAnsiTheme="minorHAnsi" w:cstheme="minorBidi"/>
              <w:noProof/>
              <w:color w:val="auto"/>
              <w:sz w:val="22"/>
              <w:szCs w:val="22"/>
            </w:rPr>
          </w:rPrChange>
        </w:rPr>
      </w:pPr>
      <w:ins w:id="6788" w:author="Jan Kelemen" w:date="2016-01-20T17:06:00Z">
        <w:r w:rsidRPr="0020295F">
          <w:rPr>
            <w:rStyle w:val="Hyperlink"/>
            <w:noProof/>
            <w:rPrChange w:id="6789" w:author="Jan Kelemen" w:date="2016-01-20T17:07:00Z">
              <w:rPr>
                <w:rStyle w:val="Hyperlink"/>
                <w:noProof/>
              </w:rPr>
            </w:rPrChange>
          </w:rPr>
          <w:fldChar w:fldCharType="begin"/>
        </w:r>
        <w:r w:rsidRPr="0020295F">
          <w:rPr>
            <w:rStyle w:val="Hyperlink"/>
            <w:noProof/>
            <w:rPrChange w:id="6790" w:author="Jan Kelemen" w:date="2016-01-20T17:07:00Z">
              <w:rPr>
                <w:rStyle w:val="Hyperlink"/>
                <w:noProof/>
              </w:rPr>
            </w:rPrChange>
          </w:rPr>
          <w:instrText xml:space="preserve"> </w:instrText>
        </w:r>
        <w:r w:rsidRPr="0020295F">
          <w:rPr>
            <w:noProof/>
            <w:rPrChange w:id="6791" w:author="Jan Kelemen" w:date="2016-01-20T17:07:00Z">
              <w:rPr>
                <w:noProof/>
              </w:rPr>
            </w:rPrChange>
          </w:rPr>
          <w:instrText>HYPERLINK \l "_Toc441072950"</w:instrText>
        </w:r>
        <w:r w:rsidRPr="0020295F">
          <w:rPr>
            <w:rStyle w:val="Hyperlink"/>
            <w:noProof/>
            <w:rPrChange w:id="6792" w:author="Jan Kelemen" w:date="2016-01-20T17:07:00Z">
              <w:rPr>
                <w:rStyle w:val="Hyperlink"/>
                <w:noProof/>
              </w:rPr>
            </w:rPrChange>
          </w:rPr>
          <w:instrText xml:space="preserve"> </w:instrText>
        </w:r>
        <w:r w:rsidRPr="0020295F">
          <w:rPr>
            <w:rStyle w:val="Hyperlink"/>
            <w:noProof/>
            <w:rPrChange w:id="6793" w:author="Jan Kelemen" w:date="2016-01-20T17:07:00Z">
              <w:rPr>
                <w:rStyle w:val="Hyperlink"/>
                <w:noProof/>
              </w:rPr>
            </w:rPrChange>
          </w:rPr>
        </w:r>
        <w:r w:rsidRPr="0020295F">
          <w:rPr>
            <w:rStyle w:val="Hyperlink"/>
            <w:noProof/>
            <w:rPrChange w:id="6794" w:author="Jan Kelemen" w:date="2016-01-20T17:07:00Z">
              <w:rPr>
                <w:rStyle w:val="Hyperlink"/>
                <w:noProof/>
              </w:rPr>
            </w:rPrChange>
          </w:rPr>
          <w:fldChar w:fldCharType="separate"/>
        </w:r>
        <w:r w:rsidRPr="0020295F">
          <w:rPr>
            <w:rStyle w:val="Hyperlink"/>
            <w:noProof/>
            <w:rPrChange w:id="6795" w:author="Jan Kelemen" w:date="2016-01-20T17:07:00Z">
              <w:rPr>
                <w:rStyle w:val="Hyperlink"/>
                <w:noProof/>
              </w:rPr>
            </w:rPrChange>
          </w:rPr>
          <w:t>Slika 6.4</w:t>
        </w:r>
        <w:r w:rsidRPr="0020295F">
          <w:rPr>
            <w:rStyle w:val="Hyperlink"/>
            <w:noProof/>
            <w:rPrChange w:id="6796" w:author="Jan Kelemen" w:date="2016-01-20T17:07:00Z">
              <w:rPr>
                <w:rStyle w:val="Hyperlink"/>
                <w:noProof/>
              </w:rPr>
            </w:rPrChange>
          </w:rPr>
          <w:noBreakHyphen/>
          <w:t>3 Dijagram stanja</w:t>
        </w:r>
        <w:r w:rsidRPr="0020295F">
          <w:rPr>
            <w:noProof/>
            <w:webHidden/>
            <w:rPrChange w:id="6797" w:author="Jan Kelemen" w:date="2016-01-20T17:07:00Z">
              <w:rPr>
                <w:noProof/>
                <w:webHidden/>
              </w:rPr>
            </w:rPrChange>
          </w:rPr>
          <w:tab/>
        </w:r>
        <w:r w:rsidRPr="0020295F">
          <w:rPr>
            <w:noProof/>
            <w:webHidden/>
            <w:rPrChange w:id="6798" w:author="Jan Kelemen" w:date="2016-01-20T17:07:00Z">
              <w:rPr>
                <w:noProof/>
                <w:webHidden/>
              </w:rPr>
            </w:rPrChange>
          </w:rPr>
          <w:fldChar w:fldCharType="begin"/>
        </w:r>
        <w:r w:rsidRPr="0020295F">
          <w:rPr>
            <w:noProof/>
            <w:webHidden/>
            <w:rPrChange w:id="6799" w:author="Jan Kelemen" w:date="2016-01-20T17:07:00Z">
              <w:rPr>
                <w:noProof/>
                <w:webHidden/>
              </w:rPr>
            </w:rPrChange>
          </w:rPr>
          <w:instrText xml:space="preserve"> PAGEREF _Toc441072950 \h </w:instrText>
        </w:r>
        <w:r w:rsidRPr="0020295F">
          <w:rPr>
            <w:noProof/>
            <w:webHidden/>
            <w:rPrChange w:id="6800" w:author="Jan Kelemen" w:date="2016-01-20T17:07:00Z">
              <w:rPr>
                <w:noProof/>
                <w:webHidden/>
              </w:rPr>
            </w:rPrChange>
          </w:rPr>
        </w:r>
      </w:ins>
      <w:r w:rsidRPr="0020295F">
        <w:rPr>
          <w:noProof/>
          <w:webHidden/>
          <w:rPrChange w:id="6801" w:author="Jan Kelemen" w:date="2016-01-20T17:07:00Z">
            <w:rPr>
              <w:noProof/>
              <w:webHidden/>
            </w:rPr>
          </w:rPrChange>
        </w:rPr>
        <w:fldChar w:fldCharType="separate"/>
      </w:r>
      <w:ins w:id="6802" w:author="Jan Kelemen" w:date="2016-01-20T17:06:00Z">
        <w:r w:rsidRPr="0020295F">
          <w:rPr>
            <w:noProof/>
            <w:webHidden/>
            <w:rPrChange w:id="6803" w:author="Jan Kelemen" w:date="2016-01-20T17:07:00Z">
              <w:rPr>
                <w:noProof/>
                <w:webHidden/>
              </w:rPr>
            </w:rPrChange>
          </w:rPr>
          <w:t>60</w:t>
        </w:r>
        <w:r w:rsidRPr="0020295F">
          <w:rPr>
            <w:noProof/>
            <w:webHidden/>
            <w:rPrChange w:id="6804" w:author="Jan Kelemen" w:date="2016-01-20T17:07:00Z">
              <w:rPr>
                <w:noProof/>
                <w:webHidden/>
              </w:rPr>
            </w:rPrChange>
          </w:rPr>
          <w:fldChar w:fldCharType="end"/>
        </w:r>
        <w:r w:rsidRPr="0020295F">
          <w:rPr>
            <w:rStyle w:val="Hyperlink"/>
            <w:noProof/>
            <w:rPrChange w:id="6805" w:author="Jan Kelemen" w:date="2016-01-20T17:07:00Z">
              <w:rPr>
                <w:rStyle w:val="Hyperlink"/>
                <w:noProof/>
              </w:rPr>
            </w:rPrChange>
          </w:rPr>
          <w:fldChar w:fldCharType="end"/>
        </w:r>
      </w:ins>
    </w:p>
    <w:p w14:paraId="2593F862" w14:textId="77777777" w:rsidR="0020295F" w:rsidRPr="0020295F" w:rsidRDefault="0020295F">
      <w:pPr>
        <w:pStyle w:val="TableofFigures"/>
        <w:tabs>
          <w:tab w:val="right" w:leader="dot" w:pos="9062"/>
        </w:tabs>
        <w:rPr>
          <w:ins w:id="6806" w:author="Jan Kelemen" w:date="2016-01-20T17:06:00Z"/>
          <w:rFonts w:asciiTheme="minorHAnsi" w:eastAsiaTheme="minorEastAsia" w:hAnsiTheme="minorHAnsi" w:cstheme="minorBidi"/>
          <w:noProof/>
          <w:color w:val="auto"/>
          <w:sz w:val="22"/>
          <w:szCs w:val="22"/>
          <w:rPrChange w:id="6807" w:author="Jan Kelemen" w:date="2016-01-20T17:07:00Z">
            <w:rPr>
              <w:ins w:id="6808" w:author="Jan Kelemen" w:date="2016-01-20T17:06:00Z"/>
              <w:rFonts w:asciiTheme="minorHAnsi" w:eastAsiaTheme="minorEastAsia" w:hAnsiTheme="minorHAnsi" w:cstheme="minorBidi"/>
              <w:noProof/>
              <w:color w:val="auto"/>
              <w:sz w:val="22"/>
              <w:szCs w:val="22"/>
            </w:rPr>
          </w:rPrChange>
        </w:rPr>
      </w:pPr>
      <w:ins w:id="6809" w:author="Jan Kelemen" w:date="2016-01-20T17:06:00Z">
        <w:r w:rsidRPr="0020295F">
          <w:rPr>
            <w:rStyle w:val="Hyperlink"/>
            <w:noProof/>
            <w:rPrChange w:id="6810" w:author="Jan Kelemen" w:date="2016-01-20T17:07:00Z">
              <w:rPr>
                <w:rStyle w:val="Hyperlink"/>
                <w:noProof/>
              </w:rPr>
            </w:rPrChange>
          </w:rPr>
          <w:fldChar w:fldCharType="begin"/>
        </w:r>
        <w:r w:rsidRPr="0020295F">
          <w:rPr>
            <w:rStyle w:val="Hyperlink"/>
            <w:noProof/>
            <w:rPrChange w:id="6811" w:author="Jan Kelemen" w:date="2016-01-20T17:07:00Z">
              <w:rPr>
                <w:rStyle w:val="Hyperlink"/>
                <w:noProof/>
              </w:rPr>
            </w:rPrChange>
          </w:rPr>
          <w:instrText xml:space="preserve"> </w:instrText>
        </w:r>
        <w:r w:rsidRPr="0020295F">
          <w:rPr>
            <w:noProof/>
            <w:rPrChange w:id="6812" w:author="Jan Kelemen" w:date="2016-01-20T17:07:00Z">
              <w:rPr>
                <w:noProof/>
              </w:rPr>
            </w:rPrChange>
          </w:rPr>
          <w:instrText>HYPERLINK \l "_Toc441072951"</w:instrText>
        </w:r>
        <w:r w:rsidRPr="0020295F">
          <w:rPr>
            <w:rStyle w:val="Hyperlink"/>
            <w:noProof/>
            <w:rPrChange w:id="6813" w:author="Jan Kelemen" w:date="2016-01-20T17:07:00Z">
              <w:rPr>
                <w:rStyle w:val="Hyperlink"/>
                <w:noProof/>
              </w:rPr>
            </w:rPrChange>
          </w:rPr>
          <w:instrText xml:space="preserve"> </w:instrText>
        </w:r>
        <w:r w:rsidRPr="0020295F">
          <w:rPr>
            <w:rStyle w:val="Hyperlink"/>
            <w:noProof/>
            <w:rPrChange w:id="6814" w:author="Jan Kelemen" w:date="2016-01-20T17:07:00Z">
              <w:rPr>
                <w:rStyle w:val="Hyperlink"/>
                <w:noProof/>
              </w:rPr>
            </w:rPrChange>
          </w:rPr>
        </w:r>
        <w:r w:rsidRPr="0020295F">
          <w:rPr>
            <w:rStyle w:val="Hyperlink"/>
            <w:noProof/>
            <w:rPrChange w:id="6815" w:author="Jan Kelemen" w:date="2016-01-20T17:07:00Z">
              <w:rPr>
                <w:rStyle w:val="Hyperlink"/>
                <w:noProof/>
              </w:rPr>
            </w:rPrChange>
          </w:rPr>
          <w:fldChar w:fldCharType="separate"/>
        </w:r>
        <w:r w:rsidRPr="0020295F">
          <w:rPr>
            <w:rStyle w:val="Hyperlink"/>
            <w:noProof/>
            <w:rPrChange w:id="6816" w:author="Jan Kelemen" w:date="2016-01-20T17:07:00Z">
              <w:rPr>
                <w:rStyle w:val="Hyperlink"/>
                <w:noProof/>
              </w:rPr>
            </w:rPrChange>
          </w:rPr>
          <w:t>Slika 6.4</w:t>
        </w:r>
        <w:r w:rsidRPr="0020295F">
          <w:rPr>
            <w:rStyle w:val="Hyperlink"/>
            <w:noProof/>
            <w:rPrChange w:id="6817" w:author="Jan Kelemen" w:date="2016-01-20T17:07:00Z">
              <w:rPr>
                <w:rStyle w:val="Hyperlink"/>
                <w:noProof/>
              </w:rPr>
            </w:rPrChange>
          </w:rPr>
          <w:noBreakHyphen/>
          <w:t>4 Dijagram aktivnosti prihvaćanja postojeće narudžbe</w:t>
        </w:r>
        <w:r w:rsidRPr="0020295F">
          <w:rPr>
            <w:noProof/>
            <w:webHidden/>
            <w:rPrChange w:id="6818" w:author="Jan Kelemen" w:date="2016-01-20T17:07:00Z">
              <w:rPr>
                <w:noProof/>
                <w:webHidden/>
              </w:rPr>
            </w:rPrChange>
          </w:rPr>
          <w:tab/>
        </w:r>
        <w:r w:rsidRPr="0020295F">
          <w:rPr>
            <w:noProof/>
            <w:webHidden/>
            <w:rPrChange w:id="6819" w:author="Jan Kelemen" w:date="2016-01-20T17:07:00Z">
              <w:rPr>
                <w:noProof/>
                <w:webHidden/>
              </w:rPr>
            </w:rPrChange>
          </w:rPr>
          <w:fldChar w:fldCharType="begin"/>
        </w:r>
        <w:r w:rsidRPr="0020295F">
          <w:rPr>
            <w:noProof/>
            <w:webHidden/>
            <w:rPrChange w:id="6820" w:author="Jan Kelemen" w:date="2016-01-20T17:07:00Z">
              <w:rPr>
                <w:noProof/>
                <w:webHidden/>
              </w:rPr>
            </w:rPrChange>
          </w:rPr>
          <w:instrText xml:space="preserve"> PAGEREF _Toc441072951 \h </w:instrText>
        </w:r>
        <w:r w:rsidRPr="0020295F">
          <w:rPr>
            <w:noProof/>
            <w:webHidden/>
            <w:rPrChange w:id="6821" w:author="Jan Kelemen" w:date="2016-01-20T17:07:00Z">
              <w:rPr>
                <w:noProof/>
                <w:webHidden/>
              </w:rPr>
            </w:rPrChange>
          </w:rPr>
        </w:r>
      </w:ins>
      <w:r w:rsidRPr="0020295F">
        <w:rPr>
          <w:noProof/>
          <w:webHidden/>
          <w:rPrChange w:id="6822" w:author="Jan Kelemen" w:date="2016-01-20T17:07:00Z">
            <w:rPr>
              <w:noProof/>
              <w:webHidden/>
            </w:rPr>
          </w:rPrChange>
        </w:rPr>
        <w:fldChar w:fldCharType="separate"/>
      </w:r>
      <w:ins w:id="6823" w:author="Jan Kelemen" w:date="2016-01-20T17:06:00Z">
        <w:r w:rsidRPr="0020295F">
          <w:rPr>
            <w:noProof/>
            <w:webHidden/>
            <w:rPrChange w:id="6824" w:author="Jan Kelemen" w:date="2016-01-20T17:07:00Z">
              <w:rPr>
                <w:noProof/>
                <w:webHidden/>
              </w:rPr>
            </w:rPrChange>
          </w:rPr>
          <w:t>61</w:t>
        </w:r>
        <w:r w:rsidRPr="0020295F">
          <w:rPr>
            <w:noProof/>
            <w:webHidden/>
            <w:rPrChange w:id="6825" w:author="Jan Kelemen" w:date="2016-01-20T17:07:00Z">
              <w:rPr>
                <w:noProof/>
                <w:webHidden/>
              </w:rPr>
            </w:rPrChange>
          </w:rPr>
          <w:fldChar w:fldCharType="end"/>
        </w:r>
        <w:r w:rsidRPr="0020295F">
          <w:rPr>
            <w:rStyle w:val="Hyperlink"/>
            <w:noProof/>
            <w:rPrChange w:id="6826" w:author="Jan Kelemen" w:date="2016-01-20T17:07:00Z">
              <w:rPr>
                <w:rStyle w:val="Hyperlink"/>
                <w:noProof/>
              </w:rPr>
            </w:rPrChange>
          </w:rPr>
          <w:fldChar w:fldCharType="end"/>
        </w:r>
      </w:ins>
    </w:p>
    <w:p w14:paraId="38AC9142" w14:textId="77777777" w:rsidR="0020295F" w:rsidRPr="0020295F" w:rsidRDefault="0020295F">
      <w:pPr>
        <w:pStyle w:val="TableofFigures"/>
        <w:tabs>
          <w:tab w:val="right" w:leader="dot" w:pos="9062"/>
        </w:tabs>
        <w:rPr>
          <w:ins w:id="6827" w:author="Jan Kelemen" w:date="2016-01-20T17:06:00Z"/>
          <w:rFonts w:asciiTheme="minorHAnsi" w:eastAsiaTheme="minorEastAsia" w:hAnsiTheme="minorHAnsi" w:cstheme="minorBidi"/>
          <w:noProof/>
          <w:color w:val="auto"/>
          <w:sz w:val="22"/>
          <w:szCs w:val="22"/>
          <w:rPrChange w:id="6828" w:author="Jan Kelemen" w:date="2016-01-20T17:07:00Z">
            <w:rPr>
              <w:ins w:id="6829" w:author="Jan Kelemen" w:date="2016-01-20T17:06:00Z"/>
              <w:rFonts w:asciiTheme="minorHAnsi" w:eastAsiaTheme="minorEastAsia" w:hAnsiTheme="minorHAnsi" w:cstheme="minorBidi"/>
              <w:noProof/>
              <w:color w:val="auto"/>
              <w:sz w:val="22"/>
              <w:szCs w:val="22"/>
            </w:rPr>
          </w:rPrChange>
        </w:rPr>
      </w:pPr>
      <w:ins w:id="6830" w:author="Jan Kelemen" w:date="2016-01-20T17:06:00Z">
        <w:r w:rsidRPr="0020295F">
          <w:rPr>
            <w:rStyle w:val="Hyperlink"/>
            <w:noProof/>
            <w:rPrChange w:id="6831" w:author="Jan Kelemen" w:date="2016-01-20T17:07:00Z">
              <w:rPr>
                <w:rStyle w:val="Hyperlink"/>
                <w:noProof/>
              </w:rPr>
            </w:rPrChange>
          </w:rPr>
          <w:fldChar w:fldCharType="begin"/>
        </w:r>
        <w:r w:rsidRPr="0020295F">
          <w:rPr>
            <w:rStyle w:val="Hyperlink"/>
            <w:noProof/>
            <w:rPrChange w:id="6832" w:author="Jan Kelemen" w:date="2016-01-20T17:07:00Z">
              <w:rPr>
                <w:rStyle w:val="Hyperlink"/>
                <w:noProof/>
              </w:rPr>
            </w:rPrChange>
          </w:rPr>
          <w:instrText xml:space="preserve"> </w:instrText>
        </w:r>
        <w:r w:rsidRPr="0020295F">
          <w:rPr>
            <w:noProof/>
            <w:rPrChange w:id="6833" w:author="Jan Kelemen" w:date="2016-01-20T17:07:00Z">
              <w:rPr>
                <w:noProof/>
              </w:rPr>
            </w:rPrChange>
          </w:rPr>
          <w:instrText>HYPERLINK \l "_Toc441072952"</w:instrText>
        </w:r>
        <w:r w:rsidRPr="0020295F">
          <w:rPr>
            <w:rStyle w:val="Hyperlink"/>
            <w:noProof/>
            <w:rPrChange w:id="6834" w:author="Jan Kelemen" w:date="2016-01-20T17:07:00Z">
              <w:rPr>
                <w:rStyle w:val="Hyperlink"/>
                <w:noProof/>
              </w:rPr>
            </w:rPrChange>
          </w:rPr>
          <w:instrText xml:space="preserve"> </w:instrText>
        </w:r>
        <w:r w:rsidRPr="0020295F">
          <w:rPr>
            <w:rStyle w:val="Hyperlink"/>
            <w:noProof/>
            <w:rPrChange w:id="6835" w:author="Jan Kelemen" w:date="2016-01-20T17:07:00Z">
              <w:rPr>
                <w:rStyle w:val="Hyperlink"/>
                <w:noProof/>
              </w:rPr>
            </w:rPrChange>
          </w:rPr>
        </w:r>
        <w:r w:rsidRPr="0020295F">
          <w:rPr>
            <w:rStyle w:val="Hyperlink"/>
            <w:noProof/>
            <w:rPrChange w:id="6836" w:author="Jan Kelemen" w:date="2016-01-20T17:07:00Z">
              <w:rPr>
                <w:rStyle w:val="Hyperlink"/>
                <w:noProof/>
              </w:rPr>
            </w:rPrChange>
          </w:rPr>
          <w:fldChar w:fldCharType="separate"/>
        </w:r>
        <w:r w:rsidRPr="0020295F">
          <w:rPr>
            <w:rStyle w:val="Hyperlink"/>
            <w:noProof/>
            <w:rPrChange w:id="6837" w:author="Jan Kelemen" w:date="2016-01-20T17:07:00Z">
              <w:rPr>
                <w:rStyle w:val="Hyperlink"/>
                <w:noProof/>
              </w:rPr>
            </w:rPrChange>
          </w:rPr>
          <w:t>Slika 6.4</w:t>
        </w:r>
        <w:r w:rsidRPr="0020295F">
          <w:rPr>
            <w:rStyle w:val="Hyperlink"/>
            <w:noProof/>
            <w:rPrChange w:id="6838" w:author="Jan Kelemen" w:date="2016-01-20T17:07:00Z">
              <w:rPr>
                <w:rStyle w:val="Hyperlink"/>
                <w:noProof/>
              </w:rPr>
            </w:rPrChange>
          </w:rPr>
          <w:noBreakHyphen/>
          <w:t>5 Dijagram komponenata kontrolera i pomoćnih klasa</w:t>
        </w:r>
        <w:r w:rsidRPr="0020295F">
          <w:rPr>
            <w:noProof/>
            <w:webHidden/>
            <w:rPrChange w:id="6839" w:author="Jan Kelemen" w:date="2016-01-20T17:07:00Z">
              <w:rPr>
                <w:noProof/>
                <w:webHidden/>
              </w:rPr>
            </w:rPrChange>
          </w:rPr>
          <w:tab/>
        </w:r>
        <w:r w:rsidRPr="0020295F">
          <w:rPr>
            <w:noProof/>
            <w:webHidden/>
            <w:rPrChange w:id="6840" w:author="Jan Kelemen" w:date="2016-01-20T17:07:00Z">
              <w:rPr>
                <w:noProof/>
                <w:webHidden/>
              </w:rPr>
            </w:rPrChange>
          </w:rPr>
          <w:fldChar w:fldCharType="begin"/>
        </w:r>
        <w:r w:rsidRPr="0020295F">
          <w:rPr>
            <w:noProof/>
            <w:webHidden/>
            <w:rPrChange w:id="6841" w:author="Jan Kelemen" w:date="2016-01-20T17:07:00Z">
              <w:rPr>
                <w:noProof/>
                <w:webHidden/>
              </w:rPr>
            </w:rPrChange>
          </w:rPr>
          <w:instrText xml:space="preserve"> PAGEREF _Toc441072952 \h </w:instrText>
        </w:r>
        <w:r w:rsidRPr="0020295F">
          <w:rPr>
            <w:noProof/>
            <w:webHidden/>
            <w:rPrChange w:id="6842" w:author="Jan Kelemen" w:date="2016-01-20T17:07:00Z">
              <w:rPr>
                <w:noProof/>
                <w:webHidden/>
              </w:rPr>
            </w:rPrChange>
          </w:rPr>
        </w:r>
      </w:ins>
      <w:r w:rsidRPr="0020295F">
        <w:rPr>
          <w:noProof/>
          <w:webHidden/>
          <w:rPrChange w:id="6843" w:author="Jan Kelemen" w:date="2016-01-20T17:07:00Z">
            <w:rPr>
              <w:noProof/>
              <w:webHidden/>
            </w:rPr>
          </w:rPrChange>
        </w:rPr>
        <w:fldChar w:fldCharType="separate"/>
      </w:r>
      <w:ins w:id="6844" w:author="Jan Kelemen" w:date="2016-01-20T17:06:00Z">
        <w:r w:rsidRPr="0020295F">
          <w:rPr>
            <w:noProof/>
            <w:webHidden/>
            <w:rPrChange w:id="6845" w:author="Jan Kelemen" w:date="2016-01-20T17:07:00Z">
              <w:rPr>
                <w:noProof/>
                <w:webHidden/>
              </w:rPr>
            </w:rPrChange>
          </w:rPr>
          <w:t>62</w:t>
        </w:r>
        <w:r w:rsidRPr="0020295F">
          <w:rPr>
            <w:noProof/>
            <w:webHidden/>
            <w:rPrChange w:id="6846" w:author="Jan Kelemen" w:date="2016-01-20T17:07:00Z">
              <w:rPr>
                <w:noProof/>
                <w:webHidden/>
              </w:rPr>
            </w:rPrChange>
          </w:rPr>
          <w:fldChar w:fldCharType="end"/>
        </w:r>
        <w:r w:rsidRPr="0020295F">
          <w:rPr>
            <w:rStyle w:val="Hyperlink"/>
            <w:noProof/>
            <w:rPrChange w:id="6847" w:author="Jan Kelemen" w:date="2016-01-20T17:07:00Z">
              <w:rPr>
                <w:rStyle w:val="Hyperlink"/>
                <w:noProof/>
              </w:rPr>
            </w:rPrChange>
          </w:rPr>
          <w:fldChar w:fldCharType="end"/>
        </w:r>
      </w:ins>
    </w:p>
    <w:p w14:paraId="4F4D59A8" w14:textId="77777777" w:rsidR="0020295F" w:rsidRPr="0020295F" w:rsidRDefault="0020295F">
      <w:pPr>
        <w:pStyle w:val="TableofFigures"/>
        <w:tabs>
          <w:tab w:val="right" w:leader="dot" w:pos="9062"/>
        </w:tabs>
        <w:rPr>
          <w:ins w:id="6848" w:author="Jan Kelemen" w:date="2016-01-20T17:06:00Z"/>
          <w:rFonts w:asciiTheme="minorHAnsi" w:eastAsiaTheme="minorEastAsia" w:hAnsiTheme="minorHAnsi" w:cstheme="minorBidi"/>
          <w:noProof/>
          <w:color w:val="auto"/>
          <w:sz w:val="22"/>
          <w:szCs w:val="22"/>
          <w:rPrChange w:id="6849" w:author="Jan Kelemen" w:date="2016-01-20T17:07:00Z">
            <w:rPr>
              <w:ins w:id="6850" w:author="Jan Kelemen" w:date="2016-01-20T17:06:00Z"/>
              <w:rFonts w:asciiTheme="minorHAnsi" w:eastAsiaTheme="minorEastAsia" w:hAnsiTheme="minorHAnsi" w:cstheme="minorBidi"/>
              <w:noProof/>
              <w:color w:val="auto"/>
              <w:sz w:val="22"/>
              <w:szCs w:val="22"/>
            </w:rPr>
          </w:rPrChange>
        </w:rPr>
      </w:pPr>
      <w:ins w:id="6851" w:author="Jan Kelemen" w:date="2016-01-20T17:06:00Z">
        <w:r w:rsidRPr="0020295F">
          <w:rPr>
            <w:rStyle w:val="Hyperlink"/>
            <w:noProof/>
            <w:rPrChange w:id="6852" w:author="Jan Kelemen" w:date="2016-01-20T17:07:00Z">
              <w:rPr>
                <w:rStyle w:val="Hyperlink"/>
                <w:noProof/>
              </w:rPr>
            </w:rPrChange>
          </w:rPr>
          <w:fldChar w:fldCharType="begin"/>
        </w:r>
        <w:r w:rsidRPr="0020295F">
          <w:rPr>
            <w:rStyle w:val="Hyperlink"/>
            <w:noProof/>
            <w:rPrChange w:id="6853" w:author="Jan Kelemen" w:date="2016-01-20T17:07:00Z">
              <w:rPr>
                <w:rStyle w:val="Hyperlink"/>
                <w:noProof/>
              </w:rPr>
            </w:rPrChange>
          </w:rPr>
          <w:instrText xml:space="preserve"> </w:instrText>
        </w:r>
        <w:r w:rsidRPr="0020295F">
          <w:rPr>
            <w:noProof/>
            <w:rPrChange w:id="6854" w:author="Jan Kelemen" w:date="2016-01-20T17:07:00Z">
              <w:rPr>
                <w:noProof/>
              </w:rPr>
            </w:rPrChange>
          </w:rPr>
          <w:instrText>HYPERLINK \l "_Toc441072953"</w:instrText>
        </w:r>
        <w:r w:rsidRPr="0020295F">
          <w:rPr>
            <w:rStyle w:val="Hyperlink"/>
            <w:noProof/>
            <w:rPrChange w:id="6855" w:author="Jan Kelemen" w:date="2016-01-20T17:07:00Z">
              <w:rPr>
                <w:rStyle w:val="Hyperlink"/>
                <w:noProof/>
              </w:rPr>
            </w:rPrChange>
          </w:rPr>
          <w:instrText xml:space="preserve"> </w:instrText>
        </w:r>
        <w:r w:rsidRPr="0020295F">
          <w:rPr>
            <w:rStyle w:val="Hyperlink"/>
            <w:noProof/>
            <w:rPrChange w:id="6856" w:author="Jan Kelemen" w:date="2016-01-20T17:07:00Z">
              <w:rPr>
                <w:rStyle w:val="Hyperlink"/>
                <w:noProof/>
              </w:rPr>
            </w:rPrChange>
          </w:rPr>
        </w:r>
        <w:r w:rsidRPr="0020295F">
          <w:rPr>
            <w:rStyle w:val="Hyperlink"/>
            <w:noProof/>
            <w:rPrChange w:id="6857" w:author="Jan Kelemen" w:date="2016-01-20T17:07:00Z">
              <w:rPr>
                <w:rStyle w:val="Hyperlink"/>
                <w:noProof/>
              </w:rPr>
            </w:rPrChange>
          </w:rPr>
          <w:fldChar w:fldCharType="separate"/>
        </w:r>
        <w:r w:rsidRPr="0020295F">
          <w:rPr>
            <w:rStyle w:val="Hyperlink"/>
            <w:noProof/>
            <w:rPrChange w:id="6858" w:author="Jan Kelemen" w:date="2016-01-20T17:07:00Z">
              <w:rPr>
                <w:rStyle w:val="Hyperlink"/>
                <w:noProof/>
              </w:rPr>
            </w:rPrChange>
          </w:rPr>
          <w:t>Slika 6.4</w:t>
        </w:r>
        <w:r w:rsidRPr="0020295F">
          <w:rPr>
            <w:rStyle w:val="Hyperlink"/>
            <w:noProof/>
            <w:rPrChange w:id="6859" w:author="Jan Kelemen" w:date="2016-01-20T17:07:00Z">
              <w:rPr>
                <w:rStyle w:val="Hyperlink"/>
                <w:noProof/>
              </w:rPr>
            </w:rPrChange>
          </w:rPr>
          <w:noBreakHyphen/>
          <w:t>6 Dijagram komponenata djelatničke / vlasničke stranice</w:t>
        </w:r>
        <w:r w:rsidRPr="0020295F">
          <w:rPr>
            <w:noProof/>
            <w:webHidden/>
            <w:rPrChange w:id="6860" w:author="Jan Kelemen" w:date="2016-01-20T17:07:00Z">
              <w:rPr>
                <w:noProof/>
                <w:webHidden/>
              </w:rPr>
            </w:rPrChange>
          </w:rPr>
          <w:tab/>
        </w:r>
        <w:r w:rsidRPr="0020295F">
          <w:rPr>
            <w:noProof/>
            <w:webHidden/>
            <w:rPrChange w:id="6861" w:author="Jan Kelemen" w:date="2016-01-20T17:07:00Z">
              <w:rPr>
                <w:noProof/>
                <w:webHidden/>
              </w:rPr>
            </w:rPrChange>
          </w:rPr>
          <w:fldChar w:fldCharType="begin"/>
        </w:r>
        <w:r w:rsidRPr="0020295F">
          <w:rPr>
            <w:noProof/>
            <w:webHidden/>
            <w:rPrChange w:id="6862" w:author="Jan Kelemen" w:date="2016-01-20T17:07:00Z">
              <w:rPr>
                <w:noProof/>
                <w:webHidden/>
              </w:rPr>
            </w:rPrChange>
          </w:rPr>
          <w:instrText xml:space="preserve"> PAGEREF _Toc441072953 \h </w:instrText>
        </w:r>
        <w:r w:rsidRPr="0020295F">
          <w:rPr>
            <w:noProof/>
            <w:webHidden/>
            <w:rPrChange w:id="6863" w:author="Jan Kelemen" w:date="2016-01-20T17:07:00Z">
              <w:rPr>
                <w:noProof/>
                <w:webHidden/>
              </w:rPr>
            </w:rPrChange>
          </w:rPr>
        </w:r>
      </w:ins>
      <w:r w:rsidRPr="0020295F">
        <w:rPr>
          <w:noProof/>
          <w:webHidden/>
          <w:rPrChange w:id="6864" w:author="Jan Kelemen" w:date="2016-01-20T17:07:00Z">
            <w:rPr>
              <w:noProof/>
              <w:webHidden/>
            </w:rPr>
          </w:rPrChange>
        </w:rPr>
        <w:fldChar w:fldCharType="separate"/>
      </w:r>
      <w:ins w:id="6865" w:author="Jan Kelemen" w:date="2016-01-20T17:06:00Z">
        <w:r w:rsidRPr="0020295F">
          <w:rPr>
            <w:noProof/>
            <w:webHidden/>
            <w:rPrChange w:id="6866" w:author="Jan Kelemen" w:date="2016-01-20T17:07:00Z">
              <w:rPr>
                <w:noProof/>
                <w:webHidden/>
              </w:rPr>
            </w:rPrChange>
          </w:rPr>
          <w:t>63</w:t>
        </w:r>
        <w:r w:rsidRPr="0020295F">
          <w:rPr>
            <w:noProof/>
            <w:webHidden/>
            <w:rPrChange w:id="6867" w:author="Jan Kelemen" w:date="2016-01-20T17:07:00Z">
              <w:rPr>
                <w:noProof/>
                <w:webHidden/>
              </w:rPr>
            </w:rPrChange>
          </w:rPr>
          <w:fldChar w:fldCharType="end"/>
        </w:r>
        <w:r w:rsidRPr="0020295F">
          <w:rPr>
            <w:rStyle w:val="Hyperlink"/>
            <w:noProof/>
            <w:rPrChange w:id="6868" w:author="Jan Kelemen" w:date="2016-01-20T17:07:00Z">
              <w:rPr>
                <w:rStyle w:val="Hyperlink"/>
                <w:noProof/>
              </w:rPr>
            </w:rPrChange>
          </w:rPr>
          <w:fldChar w:fldCharType="end"/>
        </w:r>
      </w:ins>
    </w:p>
    <w:p w14:paraId="65756336" w14:textId="77777777" w:rsidR="0020295F" w:rsidRPr="0020295F" w:rsidRDefault="0020295F">
      <w:pPr>
        <w:pStyle w:val="TableofFigures"/>
        <w:tabs>
          <w:tab w:val="right" w:leader="dot" w:pos="9062"/>
        </w:tabs>
        <w:rPr>
          <w:ins w:id="6869" w:author="Jan Kelemen" w:date="2016-01-20T17:06:00Z"/>
          <w:rFonts w:asciiTheme="minorHAnsi" w:eastAsiaTheme="minorEastAsia" w:hAnsiTheme="minorHAnsi" w:cstheme="minorBidi"/>
          <w:noProof/>
          <w:color w:val="auto"/>
          <w:sz w:val="22"/>
          <w:szCs w:val="22"/>
          <w:rPrChange w:id="6870" w:author="Jan Kelemen" w:date="2016-01-20T17:07:00Z">
            <w:rPr>
              <w:ins w:id="6871" w:author="Jan Kelemen" w:date="2016-01-20T17:06:00Z"/>
              <w:rFonts w:asciiTheme="minorHAnsi" w:eastAsiaTheme="minorEastAsia" w:hAnsiTheme="minorHAnsi" w:cstheme="minorBidi"/>
              <w:noProof/>
              <w:color w:val="auto"/>
              <w:sz w:val="22"/>
              <w:szCs w:val="22"/>
            </w:rPr>
          </w:rPrChange>
        </w:rPr>
      </w:pPr>
      <w:ins w:id="6872" w:author="Jan Kelemen" w:date="2016-01-20T17:06:00Z">
        <w:r w:rsidRPr="0020295F">
          <w:rPr>
            <w:rStyle w:val="Hyperlink"/>
            <w:noProof/>
            <w:rPrChange w:id="6873" w:author="Jan Kelemen" w:date="2016-01-20T17:07:00Z">
              <w:rPr>
                <w:rStyle w:val="Hyperlink"/>
                <w:noProof/>
              </w:rPr>
            </w:rPrChange>
          </w:rPr>
          <w:fldChar w:fldCharType="begin"/>
        </w:r>
        <w:r w:rsidRPr="0020295F">
          <w:rPr>
            <w:rStyle w:val="Hyperlink"/>
            <w:noProof/>
            <w:rPrChange w:id="6874" w:author="Jan Kelemen" w:date="2016-01-20T17:07:00Z">
              <w:rPr>
                <w:rStyle w:val="Hyperlink"/>
                <w:noProof/>
              </w:rPr>
            </w:rPrChange>
          </w:rPr>
          <w:instrText xml:space="preserve"> </w:instrText>
        </w:r>
        <w:r w:rsidRPr="0020295F">
          <w:rPr>
            <w:noProof/>
            <w:rPrChange w:id="6875" w:author="Jan Kelemen" w:date="2016-01-20T17:07:00Z">
              <w:rPr>
                <w:noProof/>
              </w:rPr>
            </w:rPrChange>
          </w:rPr>
          <w:instrText>HYPERLINK \l "_Toc441072954"</w:instrText>
        </w:r>
        <w:r w:rsidRPr="0020295F">
          <w:rPr>
            <w:rStyle w:val="Hyperlink"/>
            <w:noProof/>
            <w:rPrChange w:id="6876" w:author="Jan Kelemen" w:date="2016-01-20T17:07:00Z">
              <w:rPr>
                <w:rStyle w:val="Hyperlink"/>
                <w:noProof/>
              </w:rPr>
            </w:rPrChange>
          </w:rPr>
          <w:instrText xml:space="preserve"> </w:instrText>
        </w:r>
        <w:r w:rsidRPr="0020295F">
          <w:rPr>
            <w:rStyle w:val="Hyperlink"/>
            <w:noProof/>
            <w:rPrChange w:id="6877" w:author="Jan Kelemen" w:date="2016-01-20T17:07:00Z">
              <w:rPr>
                <w:rStyle w:val="Hyperlink"/>
                <w:noProof/>
              </w:rPr>
            </w:rPrChange>
          </w:rPr>
        </w:r>
        <w:r w:rsidRPr="0020295F">
          <w:rPr>
            <w:rStyle w:val="Hyperlink"/>
            <w:noProof/>
            <w:rPrChange w:id="6878" w:author="Jan Kelemen" w:date="2016-01-20T17:07:00Z">
              <w:rPr>
                <w:rStyle w:val="Hyperlink"/>
                <w:noProof/>
              </w:rPr>
            </w:rPrChange>
          </w:rPr>
          <w:fldChar w:fldCharType="separate"/>
        </w:r>
        <w:r w:rsidRPr="0020295F">
          <w:rPr>
            <w:rStyle w:val="Hyperlink"/>
            <w:noProof/>
            <w:rPrChange w:id="6879" w:author="Jan Kelemen" w:date="2016-01-20T17:07:00Z">
              <w:rPr>
                <w:rStyle w:val="Hyperlink"/>
                <w:noProof/>
              </w:rPr>
            </w:rPrChange>
          </w:rPr>
          <w:t>Slika 6.4</w:t>
        </w:r>
        <w:r w:rsidRPr="0020295F">
          <w:rPr>
            <w:rStyle w:val="Hyperlink"/>
            <w:noProof/>
            <w:rPrChange w:id="6880" w:author="Jan Kelemen" w:date="2016-01-20T17:07:00Z">
              <w:rPr>
                <w:rStyle w:val="Hyperlink"/>
                <w:noProof/>
              </w:rPr>
            </w:rPrChange>
          </w:rPr>
          <w:noBreakHyphen/>
          <w:t>7 Dijagram komponenata ostalih stranica</w:t>
        </w:r>
        <w:r w:rsidRPr="0020295F">
          <w:rPr>
            <w:noProof/>
            <w:webHidden/>
            <w:rPrChange w:id="6881" w:author="Jan Kelemen" w:date="2016-01-20T17:07:00Z">
              <w:rPr>
                <w:noProof/>
                <w:webHidden/>
              </w:rPr>
            </w:rPrChange>
          </w:rPr>
          <w:tab/>
        </w:r>
        <w:r w:rsidRPr="0020295F">
          <w:rPr>
            <w:noProof/>
            <w:webHidden/>
            <w:rPrChange w:id="6882" w:author="Jan Kelemen" w:date="2016-01-20T17:07:00Z">
              <w:rPr>
                <w:noProof/>
                <w:webHidden/>
              </w:rPr>
            </w:rPrChange>
          </w:rPr>
          <w:fldChar w:fldCharType="begin"/>
        </w:r>
        <w:r w:rsidRPr="0020295F">
          <w:rPr>
            <w:noProof/>
            <w:webHidden/>
            <w:rPrChange w:id="6883" w:author="Jan Kelemen" w:date="2016-01-20T17:07:00Z">
              <w:rPr>
                <w:noProof/>
                <w:webHidden/>
              </w:rPr>
            </w:rPrChange>
          </w:rPr>
          <w:instrText xml:space="preserve"> PAGEREF _Toc441072954 \h </w:instrText>
        </w:r>
        <w:r w:rsidRPr="0020295F">
          <w:rPr>
            <w:noProof/>
            <w:webHidden/>
            <w:rPrChange w:id="6884" w:author="Jan Kelemen" w:date="2016-01-20T17:07:00Z">
              <w:rPr>
                <w:noProof/>
                <w:webHidden/>
              </w:rPr>
            </w:rPrChange>
          </w:rPr>
        </w:r>
      </w:ins>
      <w:r w:rsidRPr="0020295F">
        <w:rPr>
          <w:noProof/>
          <w:webHidden/>
          <w:rPrChange w:id="6885" w:author="Jan Kelemen" w:date="2016-01-20T17:07:00Z">
            <w:rPr>
              <w:noProof/>
              <w:webHidden/>
            </w:rPr>
          </w:rPrChange>
        </w:rPr>
        <w:fldChar w:fldCharType="separate"/>
      </w:r>
      <w:ins w:id="6886" w:author="Jan Kelemen" w:date="2016-01-20T17:06:00Z">
        <w:r w:rsidRPr="0020295F">
          <w:rPr>
            <w:noProof/>
            <w:webHidden/>
            <w:rPrChange w:id="6887" w:author="Jan Kelemen" w:date="2016-01-20T17:07:00Z">
              <w:rPr>
                <w:noProof/>
                <w:webHidden/>
              </w:rPr>
            </w:rPrChange>
          </w:rPr>
          <w:t>64</w:t>
        </w:r>
        <w:r w:rsidRPr="0020295F">
          <w:rPr>
            <w:noProof/>
            <w:webHidden/>
            <w:rPrChange w:id="6888" w:author="Jan Kelemen" w:date="2016-01-20T17:07:00Z">
              <w:rPr>
                <w:noProof/>
                <w:webHidden/>
              </w:rPr>
            </w:rPrChange>
          </w:rPr>
          <w:fldChar w:fldCharType="end"/>
        </w:r>
        <w:r w:rsidRPr="0020295F">
          <w:rPr>
            <w:rStyle w:val="Hyperlink"/>
            <w:noProof/>
            <w:rPrChange w:id="6889" w:author="Jan Kelemen" w:date="2016-01-20T17:07:00Z">
              <w:rPr>
                <w:rStyle w:val="Hyperlink"/>
                <w:noProof/>
              </w:rPr>
            </w:rPrChange>
          </w:rPr>
          <w:fldChar w:fldCharType="end"/>
        </w:r>
      </w:ins>
    </w:p>
    <w:p w14:paraId="636BFF02" w14:textId="77777777" w:rsidR="0020295F" w:rsidRPr="0020295F" w:rsidRDefault="0020295F">
      <w:pPr>
        <w:pStyle w:val="TableofFigures"/>
        <w:tabs>
          <w:tab w:val="right" w:leader="dot" w:pos="9062"/>
        </w:tabs>
        <w:rPr>
          <w:ins w:id="6890" w:author="Jan Kelemen" w:date="2016-01-20T17:06:00Z"/>
          <w:rFonts w:asciiTheme="minorHAnsi" w:eastAsiaTheme="minorEastAsia" w:hAnsiTheme="minorHAnsi" w:cstheme="minorBidi"/>
          <w:noProof/>
          <w:color w:val="auto"/>
          <w:sz w:val="22"/>
          <w:szCs w:val="22"/>
          <w:rPrChange w:id="6891" w:author="Jan Kelemen" w:date="2016-01-20T17:07:00Z">
            <w:rPr>
              <w:ins w:id="6892" w:author="Jan Kelemen" w:date="2016-01-20T17:06:00Z"/>
              <w:rFonts w:asciiTheme="minorHAnsi" w:eastAsiaTheme="minorEastAsia" w:hAnsiTheme="minorHAnsi" w:cstheme="minorBidi"/>
              <w:noProof/>
              <w:color w:val="auto"/>
              <w:sz w:val="22"/>
              <w:szCs w:val="22"/>
            </w:rPr>
          </w:rPrChange>
        </w:rPr>
      </w:pPr>
      <w:ins w:id="6893" w:author="Jan Kelemen" w:date="2016-01-20T17:06:00Z">
        <w:r w:rsidRPr="0020295F">
          <w:rPr>
            <w:rStyle w:val="Hyperlink"/>
            <w:noProof/>
            <w:rPrChange w:id="6894" w:author="Jan Kelemen" w:date="2016-01-20T17:07:00Z">
              <w:rPr>
                <w:rStyle w:val="Hyperlink"/>
                <w:noProof/>
              </w:rPr>
            </w:rPrChange>
          </w:rPr>
          <w:lastRenderedPageBreak/>
          <w:fldChar w:fldCharType="begin"/>
        </w:r>
        <w:r w:rsidRPr="0020295F">
          <w:rPr>
            <w:rStyle w:val="Hyperlink"/>
            <w:noProof/>
            <w:rPrChange w:id="6895" w:author="Jan Kelemen" w:date="2016-01-20T17:07:00Z">
              <w:rPr>
                <w:rStyle w:val="Hyperlink"/>
                <w:noProof/>
              </w:rPr>
            </w:rPrChange>
          </w:rPr>
          <w:instrText xml:space="preserve"> </w:instrText>
        </w:r>
        <w:r w:rsidRPr="0020295F">
          <w:rPr>
            <w:noProof/>
            <w:rPrChange w:id="6896" w:author="Jan Kelemen" w:date="2016-01-20T17:07:00Z">
              <w:rPr>
                <w:noProof/>
              </w:rPr>
            </w:rPrChange>
          </w:rPr>
          <w:instrText>HYPERLINK \l "_Toc441072955"</w:instrText>
        </w:r>
        <w:r w:rsidRPr="0020295F">
          <w:rPr>
            <w:rStyle w:val="Hyperlink"/>
            <w:noProof/>
            <w:rPrChange w:id="6897" w:author="Jan Kelemen" w:date="2016-01-20T17:07:00Z">
              <w:rPr>
                <w:rStyle w:val="Hyperlink"/>
                <w:noProof/>
              </w:rPr>
            </w:rPrChange>
          </w:rPr>
          <w:instrText xml:space="preserve"> </w:instrText>
        </w:r>
        <w:r w:rsidRPr="0020295F">
          <w:rPr>
            <w:rStyle w:val="Hyperlink"/>
            <w:noProof/>
            <w:rPrChange w:id="6898" w:author="Jan Kelemen" w:date="2016-01-20T17:07:00Z">
              <w:rPr>
                <w:rStyle w:val="Hyperlink"/>
                <w:noProof/>
              </w:rPr>
            </w:rPrChange>
          </w:rPr>
        </w:r>
        <w:r w:rsidRPr="0020295F">
          <w:rPr>
            <w:rStyle w:val="Hyperlink"/>
            <w:noProof/>
            <w:rPrChange w:id="6899" w:author="Jan Kelemen" w:date="2016-01-20T17:07:00Z">
              <w:rPr>
                <w:rStyle w:val="Hyperlink"/>
                <w:noProof/>
              </w:rPr>
            </w:rPrChange>
          </w:rPr>
          <w:fldChar w:fldCharType="separate"/>
        </w:r>
        <w:r w:rsidRPr="0020295F">
          <w:rPr>
            <w:rStyle w:val="Hyperlink"/>
            <w:noProof/>
            <w:rPrChange w:id="6900" w:author="Jan Kelemen" w:date="2016-01-20T17:07:00Z">
              <w:rPr>
                <w:rStyle w:val="Hyperlink"/>
                <w:noProof/>
              </w:rPr>
            </w:rPrChange>
          </w:rPr>
          <w:t>Slika 7.1</w:t>
        </w:r>
        <w:r w:rsidRPr="0020295F">
          <w:rPr>
            <w:rStyle w:val="Hyperlink"/>
            <w:noProof/>
            <w:rPrChange w:id="6901" w:author="Jan Kelemen" w:date="2016-01-20T17:07:00Z">
              <w:rPr>
                <w:rStyle w:val="Hyperlink"/>
                <w:noProof/>
              </w:rPr>
            </w:rPrChange>
          </w:rPr>
          <w:noBreakHyphen/>
          <w:t>1 Dijagram razmještaja</w:t>
        </w:r>
        <w:r w:rsidRPr="0020295F">
          <w:rPr>
            <w:noProof/>
            <w:webHidden/>
            <w:rPrChange w:id="6902" w:author="Jan Kelemen" w:date="2016-01-20T17:07:00Z">
              <w:rPr>
                <w:noProof/>
                <w:webHidden/>
              </w:rPr>
            </w:rPrChange>
          </w:rPr>
          <w:tab/>
        </w:r>
        <w:r w:rsidRPr="0020295F">
          <w:rPr>
            <w:noProof/>
            <w:webHidden/>
            <w:rPrChange w:id="6903" w:author="Jan Kelemen" w:date="2016-01-20T17:07:00Z">
              <w:rPr>
                <w:noProof/>
                <w:webHidden/>
              </w:rPr>
            </w:rPrChange>
          </w:rPr>
          <w:fldChar w:fldCharType="begin"/>
        </w:r>
        <w:r w:rsidRPr="0020295F">
          <w:rPr>
            <w:noProof/>
            <w:webHidden/>
            <w:rPrChange w:id="6904" w:author="Jan Kelemen" w:date="2016-01-20T17:07:00Z">
              <w:rPr>
                <w:noProof/>
                <w:webHidden/>
              </w:rPr>
            </w:rPrChange>
          </w:rPr>
          <w:instrText xml:space="preserve"> PAGEREF _Toc441072955 \h </w:instrText>
        </w:r>
        <w:r w:rsidRPr="0020295F">
          <w:rPr>
            <w:noProof/>
            <w:webHidden/>
            <w:rPrChange w:id="6905" w:author="Jan Kelemen" w:date="2016-01-20T17:07:00Z">
              <w:rPr>
                <w:noProof/>
                <w:webHidden/>
              </w:rPr>
            </w:rPrChange>
          </w:rPr>
        </w:r>
      </w:ins>
      <w:r w:rsidRPr="0020295F">
        <w:rPr>
          <w:noProof/>
          <w:webHidden/>
          <w:rPrChange w:id="6906" w:author="Jan Kelemen" w:date="2016-01-20T17:07:00Z">
            <w:rPr>
              <w:noProof/>
              <w:webHidden/>
            </w:rPr>
          </w:rPrChange>
        </w:rPr>
        <w:fldChar w:fldCharType="separate"/>
      </w:r>
      <w:ins w:id="6907" w:author="Jan Kelemen" w:date="2016-01-20T17:06:00Z">
        <w:r w:rsidRPr="0020295F">
          <w:rPr>
            <w:noProof/>
            <w:webHidden/>
            <w:rPrChange w:id="6908" w:author="Jan Kelemen" w:date="2016-01-20T17:07:00Z">
              <w:rPr>
                <w:noProof/>
                <w:webHidden/>
              </w:rPr>
            </w:rPrChange>
          </w:rPr>
          <w:t>65</w:t>
        </w:r>
        <w:r w:rsidRPr="0020295F">
          <w:rPr>
            <w:noProof/>
            <w:webHidden/>
            <w:rPrChange w:id="6909" w:author="Jan Kelemen" w:date="2016-01-20T17:07:00Z">
              <w:rPr>
                <w:noProof/>
                <w:webHidden/>
              </w:rPr>
            </w:rPrChange>
          </w:rPr>
          <w:fldChar w:fldCharType="end"/>
        </w:r>
        <w:r w:rsidRPr="0020295F">
          <w:rPr>
            <w:rStyle w:val="Hyperlink"/>
            <w:noProof/>
            <w:rPrChange w:id="6910" w:author="Jan Kelemen" w:date="2016-01-20T17:07:00Z">
              <w:rPr>
                <w:rStyle w:val="Hyperlink"/>
                <w:noProof/>
              </w:rPr>
            </w:rPrChange>
          </w:rPr>
          <w:fldChar w:fldCharType="end"/>
        </w:r>
      </w:ins>
    </w:p>
    <w:p w14:paraId="57A7C19E" w14:textId="77777777" w:rsidR="00171F4F" w:rsidRPr="0020295F" w:rsidDel="00182782" w:rsidRDefault="00171F4F">
      <w:pPr>
        <w:pStyle w:val="TableofFigures"/>
        <w:tabs>
          <w:tab w:val="right" w:leader="dot" w:pos="9062"/>
        </w:tabs>
        <w:rPr>
          <w:del w:id="6911" w:author="Jan Kelemen" w:date="2016-01-17T21:56:00Z"/>
          <w:rFonts w:asciiTheme="minorHAnsi" w:eastAsiaTheme="minorEastAsia" w:hAnsiTheme="minorHAnsi" w:cstheme="minorBidi"/>
          <w:noProof/>
          <w:color w:val="auto"/>
          <w:sz w:val="22"/>
          <w:szCs w:val="22"/>
          <w:rPrChange w:id="6912" w:author="Jan Kelemen" w:date="2016-01-20T17:07:00Z">
            <w:rPr>
              <w:del w:id="6913" w:author="Jan Kelemen" w:date="2016-01-17T21:56:00Z"/>
              <w:rFonts w:asciiTheme="minorHAnsi" w:eastAsiaTheme="minorEastAsia" w:hAnsiTheme="minorHAnsi" w:cstheme="minorBidi"/>
              <w:noProof/>
              <w:color w:val="auto"/>
              <w:sz w:val="22"/>
              <w:szCs w:val="22"/>
            </w:rPr>
          </w:rPrChange>
        </w:rPr>
      </w:pPr>
      <w:del w:id="6914" w:author="Jan Kelemen" w:date="2016-01-17T21:56:00Z">
        <w:r w:rsidRPr="0020295F" w:rsidDel="00182782">
          <w:rPr>
            <w:noProof/>
            <w:rPrChange w:id="6915" w:author="Jan Kelemen" w:date="2016-01-20T17:07:00Z">
              <w:rPr>
                <w:rStyle w:val="Hyperlink"/>
                <w:noProof/>
              </w:rPr>
            </w:rPrChange>
          </w:rPr>
          <w:delText>Slika 4.2.1 Dijagram obrazaca uporabe sustava</w:delText>
        </w:r>
        <w:r w:rsidRPr="0020295F" w:rsidDel="00182782">
          <w:rPr>
            <w:noProof/>
            <w:webHidden/>
            <w:rPrChange w:id="6916" w:author="Jan Kelemen" w:date="2016-01-20T17:07:00Z">
              <w:rPr>
                <w:noProof/>
                <w:webHidden/>
              </w:rPr>
            </w:rPrChange>
          </w:rPr>
          <w:tab/>
          <w:delText>26</w:delText>
        </w:r>
      </w:del>
    </w:p>
    <w:p w14:paraId="59BBA61C" w14:textId="77777777" w:rsidR="00171F4F" w:rsidRPr="0020295F" w:rsidDel="00182782" w:rsidRDefault="00171F4F">
      <w:pPr>
        <w:pStyle w:val="TableofFigures"/>
        <w:tabs>
          <w:tab w:val="right" w:leader="dot" w:pos="9062"/>
        </w:tabs>
        <w:rPr>
          <w:del w:id="6917" w:author="Jan Kelemen" w:date="2016-01-17T21:56:00Z"/>
          <w:rFonts w:asciiTheme="minorHAnsi" w:eastAsiaTheme="minorEastAsia" w:hAnsiTheme="minorHAnsi" w:cstheme="minorBidi"/>
          <w:noProof/>
          <w:color w:val="auto"/>
          <w:sz w:val="22"/>
          <w:szCs w:val="22"/>
          <w:rPrChange w:id="6918" w:author="Jan Kelemen" w:date="2016-01-20T17:07:00Z">
            <w:rPr>
              <w:del w:id="6919" w:author="Jan Kelemen" w:date="2016-01-17T21:56:00Z"/>
              <w:rFonts w:asciiTheme="minorHAnsi" w:eastAsiaTheme="minorEastAsia" w:hAnsiTheme="minorHAnsi" w:cstheme="minorBidi"/>
              <w:noProof/>
              <w:color w:val="auto"/>
              <w:sz w:val="22"/>
              <w:szCs w:val="22"/>
            </w:rPr>
          </w:rPrChange>
        </w:rPr>
      </w:pPr>
      <w:del w:id="6920" w:author="Jan Kelemen" w:date="2016-01-17T21:56:00Z">
        <w:r w:rsidRPr="0020295F" w:rsidDel="00182782">
          <w:rPr>
            <w:noProof/>
            <w:rPrChange w:id="6921" w:author="Jan Kelemen" w:date="2016-01-20T17:07:00Z">
              <w:rPr>
                <w:rStyle w:val="Hyperlink"/>
                <w:noProof/>
              </w:rPr>
            </w:rPrChange>
          </w:rPr>
          <w:delText>Slika 4.2.2 Dijagram obrazaca uporabe za narudžbu jela</w:delText>
        </w:r>
        <w:r w:rsidRPr="0020295F" w:rsidDel="00182782">
          <w:rPr>
            <w:noProof/>
            <w:webHidden/>
            <w:rPrChange w:id="6922" w:author="Jan Kelemen" w:date="2016-01-20T17:07:00Z">
              <w:rPr>
                <w:noProof/>
                <w:webHidden/>
              </w:rPr>
            </w:rPrChange>
          </w:rPr>
          <w:tab/>
          <w:delText>26</w:delText>
        </w:r>
      </w:del>
    </w:p>
    <w:p w14:paraId="0EE0669A" w14:textId="77777777" w:rsidR="00171F4F" w:rsidRPr="0020295F" w:rsidDel="00182782" w:rsidRDefault="00171F4F">
      <w:pPr>
        <w:pStyle w:val="TableofFigures"/>
        <w:tabs>
          <w:tab w:val="right" w:leader="dot" w:pos="9062"/>
        </w:tabs>
        <w:rPr>
          <w:del w:id="6923" w:author="Jan Kelemen" w:date="2016-01-17T21:56:00Z"/>
          <w:rFonts w:asciiTheme="minorHAnsi" w:eastAsiaTheme="minorEastAsia" w:hAnsiTheme="minorHAnsi" w:cstheme="minorBidi"/>
          <w:noProof/>
          <w:color w:val="auto"/>
          <w:sz w:val="22"/>
          <w:szCs w:val="22"/>
          <w:rPrChange w:id="6924" w:author="Jan Kelemen" w:date="2016-01-20T17:07:00Z">
            <w:rPr>
              <w:del w:id="6925" w:author="Jan Kelemen" w:date="2016-01-17T21:56:00Z"/>
              <w:rFonts w:asciiTheme="minorHAnsi" w:eastAsiaTheme="minorEastAsia" w:hAnsiTheme="minorHAnsi" w:cstheme="minorBidi"/>
              <w:noProof/>
              <w:color w:val="auto"/>
              <w:sz w:val="22"/>
              <w:szCs w:val="22"/>
            </w:rPr>
          </w:rPrChange>
        </w:rPr>
      </w:pPr>
      <w:del w:id="6926" w:author="Jan Kelemen" w:date="2016-01-17T21:56:00Z">
        <w:r w:rsidRPr="0020295F" w:rsidDel="00182782">
          <w:rPr>
            <w:noProof/>
            <w:rPrChange w:id="6927" w:author="Jan Kelemen" w:date="2016-01-20T17:07:00Z">
              <w:rPr>
                <w:rStyle w:val="Hyperlink"/>
                <w:noProof/>
              </w:rPr>
            </w:rPrChange>
          </w:rPr>
          <w:delText>Slika 4.2.3 Dijagram obrazaca uporabe aktivnosti u košarici</w:delText>
        </w:r>
        <w:r w:rsidRPr="0020295F" w:rsidDel="00182782">
          <w:rPr>
            <w:noProof/>
            <w:webHidden/>
            <w:rPrChange w:id="6928" w:author="Jan Kelemen" w:date="2016-01-20T17:07:00Z">
              <w:rPr>
                <w:noProof/>
                <w:webHidden/>
              </w:rPr>
            </w:rPrChange>
          </w:rPr>
          <w:tab/>
          <w:delText>27</w:delText>
        </w:r>
      </w:del>
    </w:p>
    <w:p w14:paraId="51CCE109" w14:textId="77777777" w:rsidR="00171F4F" w:rsidRPr="0020295F" w:rsidDel="00182782" w:rsidRDefault="00171F4F">
      <w:pPr>
        <w:pStyle w:val="TableofFigures"/>
        <w:tabs>
          <w:tab w:val="right" w:leader="dot" w:pos="9062"/>
        </w:tabs>
        <w:rPr>
          <w:del w:id="6929" w:author="Jan Kelemen" w:date="2016-01-17T21:56:00Z"/>
          <w:rFonts w:asciiTheme="minorHAnsi" w:eastAsiaTheme="minorEastAsia" w:hAnsiTheme="minorHAnsi" w:cstheme="minorBidi"/>
          <w:noProof/>
          <w:color w:val="auto"/>
          <w:sz w:val="22"/>
          <w:szCs w:val="22"/>
          <w:rPrChange w:id="6930" w:author="Jan Kelemen" w:date="2016-01-20T17:07:00Z">
            <w:rPr>
              <w:del w:id="6931" w:author="Jan Kelemen" w:date="2016-01-17T21:56:00Z"/>
              <w:rFonts w:asciiTheme="minorHAnsi" w:eastAsiaTheme="minorEastAsia" w:hAnsiTheme="minorHAnsi" w:cstheme="minorBidi"/>
              <w:noProof/>
              <w:color w:val="auto"/>
              <w:sz w:val="22"/>
              <w:szCs w:val="22"/>
            </w:rPr>
          </w:rPrChange>
        </w:rPr>
      </w:pPr>
      <w:del w:id="6932" w:author="Jan Kelemen" w:date="2016-01-17T21:56:00Z">
        <w:r w:rsidRPr="0020295F" w:rsidDel="00182782">
          <w:rPr>
            <w:noProof/>
            <w:rPrChange w:id="6933" w:author="Jan Kelemen" w:date="2016-01-20T17:07:00Z">
              <w:rPr>
                <w:rStyle w:val="Hyperlink"/>
                <w:noProof/>
              </w:rPr>
            </w:rPrChange>
          </w:rPr>
          <w:delText>Slika 4.2.4 Dijagram obrazaca uporabe za komentiranje</w:delText>
        </w:r>
        <w:r w:rsidRPr="0020295F" w:rsidDel="00182782">
          <w:rPr>
            <w:noProof/>
            <w:webHidden/>
            <w:rPrChange w:id="6934" w:author="Jan Kelemen" w:date="2016-01-20T17:07:00Z">
              <w:rPr>
                <w:noProof/>
                <w:webHidden/>
              </w:rPr>
            </w:rPrChange>
          </w:rPr>
          <w:tab/>
          <w:delText>27</w:delText>
        </w:r>
      </w:del>
    </w:p>
    <w:p w14:paraId="3BE1EDDC" w14:textId="77777777" w:rsidR="00171F4F" w:rsidRPr="0020295F" w:rsidDel="00182782" w:rsidRDefault="00171F4F">
      <w:pPr>
        <w:pStyle w:val="TableofFigures"/>
        <w:tabs>
          <w:tab w:val="right" w:leader="dot" w:pos="9062"/>
        </w:tabs>
        <w:rPr>
          <w:del w:id="6935" w:author="Jan Kelemen" w:date="2016-01-17T21:56:00Z"/>
          <w:rFonts w:asciiTheme="minorHAnsi" w:eastAsiaTheme="minorEastAsia" w:hAnsiTheme="minorHAnsi" w:cstheme="minorBidi"/>
          <w:noProof/>
          <w:color w:val="auto"/>
          <w:sz w:val="22"/>
          <w:szCs w:val="22"/>
          <w:rPrChange w:id="6936" w:author="Jan Kelemen" w:date="2016-01-20T17:07:00Z">
            <w:rPr>
              <w:del w:id="6937" w:author="Jan Kelemen" w:date="2016-01-17T21:56:00Z"/>
              <w:rFonts w:asciiTheme="minorHAnsi" w:eastAsiaTheme="minorEastAsia" w:hAnsiTheme="minorHAnsi" w:cstheme="minorBidi"/>
              <w:noProof/>
              <w:color w:val="auto"/>
              <w:sz w:val="22"/>
              <w:szCs w:val="22"/>
            </w:rPr>
          </w:rPrChange>
        </w:rPr>
      </w:pPr>
      <w:del w:id="6938" w:author="Jan Kelemen" w:date="2016-01-17T21:56:00Z">
        <w:r w:rsidRPr="0020295F" w:rsidDel="00182782">
          <w:rPr>
            <w:noProof/>
            <w:rPrChange w:id="6939" w:author="Jan Kelemen" w:date="2016-01-20T17:07:00Z">
              <w:rPr>
                <w:rStyle w:val="Hyperlink"/>
                <w:noProof/>
              </w:rPr>
            </w:rPrChange>
          </w:rPr>
          <w:delText>Slika 4.2.5 Dijagram obrazaca uporabe za prijavu na sustav</w:delText>
        </w:r>
        <w:r w:rsidRPr="0020295F" w:rsidDel="00182782">
          <w:rPr>
            <w:noProof/>
            <w:webHidden/>
            <w:rPrChange w:id="6940" w:author="Jan Kelemen" w:date="2016-01-20T17:07:00Z">
              <w:rPr>
                <w:noProof/>
                <w:webHidden/>
              </w:rPr>
            </w:rPrChange>
          </w:rPr>
          <w:tab/>
          <w:delText>28</w:delText>
        </w:r>
      </w:del>
    </w:p>
    <w:p w14:paraId="656EF7B9" w14:textId="77777777" w:rsidR="00171F4F" w:rsidRPr="0020295F" w:rsidDel="00182782" w:rsidRDefault="00171F4F">
      <w:pPr>
        <w:pStyle w:val="TableofFigures"/>
        <w:tabs>
          <w:tab w:val="right" w:leader="dot" w:pos="9062"/>
        </w:tabs>
        <w:rPr>
          <w:del w:id="6941" w:author="Jan Kelemen" w:date="2016-01-17T21:56:00Z"/>
          <w:rFonts w:asciiTheme="minorHAnsi" w:eastAsiaTheme="minorEastAsia" w:hAnsiTheme="minorHAnsi" w:cstheme="minorBidi"/>
          <w:noProof/>
          <w:color w:val="auto"/>
          <w:sz w:val="22"/>
          <w:szCs w:val="22"/>
          <w:rPrChange w:id="6942" w:author="Jan Kelemen" w:date="2016-01-20T17:07:00Z">
            <w:rPr>
              <w:del w:id="6943" w:author="Jan Kelemen" w:date="2016-01-17T21:56:00Z"/>
              <w:rFonts w:asciiTheme="minorHAnsi" w:eastAsiaTheme="minorEastAsia" w:hAnsiTheme="minorHAnsi" w:cstheme="minorBidi"/>
              <w:noProof/>
              <w:color w:val="auto"/>
              <w:sz w:val="22"/>
              <w:szCs w:val="22"/>
            </w:rPr>
          </w:rPrChange>
        </w:rPr>
      </w:pPr>
      <w:del w:id="6944" w:author="Jan Kelemen" w:date="2016-01-17T21:56:00Z">
        <w:r w:rsidRPr="0020295F" w:rsidDel="00182782">
          <w:rPr>
            <w:noProof/>
            <w:rPrChange w:id="6945" w:author="Jan Kelemen" w:date="2016-01-20T17:07:00Z">
              <w:rPr>
                <w:rStyle w:val="Hyperlink"/>
                <w:noProof/>
              </w:rPr>
            </w:rPrChange>
          </w:rPr>
          <w:delText>Slika 4.2.6 Dijagram obrazaca uporabe za djelatnika</w:delText>
        </w:r>
        <w:r w:rsidRPr="0020295F" w:rsidDel="00182782">
          <w:rPr>
            <w:noProof/>
            <w:webHidden/>
            <w:rPrChange w:id="6946" w:author="Jan Kelemen" w:date="2016-01-20T17:07:00Z">
              <w:rPr>
                <w:noProof/>
                <w:webHidden/>
              </w:rPr>
            </w:rPrChange>
          </w:rPr>
          <w:tab/>
          <w:delText>28</w:delText>
        </w:r>
      </w:del>
    </w:p>
    <w:p w14:paraId="6D225623" w14:textId="77777777" w:rsidR="00171F4F" w:rsidRPr="0020295F" w:rsidDel="00182782" w:rsidRDefault="00171F4F">
      <w:pPr>
        <w:pStyle w:val="TableofFigures"/>
        <w:tabs>
          <w:tab w:val="right" w:leader="dot" w:pos="9062"/>
        </w:tabs>
        <w:rPr>
          <w:del w:id="6947" w:author="Jan Kelemen" w:date="2016-01-17T21:56:00Z"/>
          <w:rFonts w:asciiTheme="minorHAnsi" w:eastAsiaTheme="minorEastAsia" w:hAnsiTheme="minorHAnsi" w:cstheme="minorBidi"/>
          <w:noProof/>
          <w:color w:val="auto"/>
          <w:sz w:val="22"/>
          <w:szCs w:val="22"/>
          <w:rPrChange w:id="6948" w:author="Jan Kelemen" w:date="2016-01-20T17:07:00Z">
            <w:rPr>
              <w:del w:id="6949" w:author="Jan Kelemen" w:date="2016-01-17T21:56:00Z"/>
              <w:rFonts w:asciiTheme="minorHAnsi" w:eastAsiaTheme="minorEastAsia" w:hAnsiTheme="minorHAnsi" w:cstheme="minorBidi"/>
              <w:noProof/>
              <w:color w:val="auto"/>
              <w:sz w:val="22"/>
              <w:szCs w:val="22"/>
            </w:rPr>
          </w:rPrChange>
        </w:rPr>
      </w:pPr>
      <w:del w:id="6950" w:author="Jan Kelemen" w:date="2016-01-17T21:56:00Z">
        <w:r w:rsidRPr="0020295F" w:rsidDel="00182782">
          <w:rPr>
            <w:noProof/>
            <w:rPrChange w:id="6951" w:author="Jan Kelemen" w:date="2016-01-20T17:07:00Z">
              <w:rPr>
                <w:rStyle w:val="Hyperlink"/>
                <w:noProof/>
              </w:rPr>
            </w:rPrChange>
          </w:rPr>
          <w:delText>Slika 4.2.7 Dijagram obrazaca uporabe za vlasnika restorana</w:delText>
        </w:r>
        <w:r w:rsidRPr="0020295F" w:rsidDel="00182782">
          <w:rPr>
            <w:noProof/>
            <w:webHidden/>
            <w:rPrChange w:id="6952" w:author="Jan Kelemen" w:date="2016-01-20T17:07:00Z">
              <w:rPr>
                <w:noProof/>
                <w:webHidden/>
              </w:rPr>
            </w:rPrChange>
          </w:rPr>
          <w:tab/>
          <w:delText>29</w:delText>
        </w:r>
      </w:del>
    </w:p>
    <w:p w14:paraId="594F6610" w14:textId="77777777" w:rsidR="00171F4F" w:rsidRPr="0020295F" w:rsidDel="00182782" w:rsidRDefault="00171F4F">
      <w:pPr>
        <w:pStyle w:val="TableofFigures"/>
        <w:tabs>
          <w:tab w:val="right" w:leader="dot" w:pos="9062"/>
        </w:tabs>
        <w:rPr>
          <w:del w:id="6953" w:author="Jan Kelemen" w:date="2016-01-17T21:56:00Z"/>
          <w:rFonts w:asciiTheme="minorHAnsi" w:eastAsiaTheme="minorEastAsia" w:hAnsiTheme="minorHAnsi" w:cstheme="minorBidi"/>
          <w:noProof/>
          <w:color w:val="auto"/>
          <w:sz w:val="22"/>
          <w:szCs w:val="22"/>
          <w:rPrChange w:id="6954" w:author="Jan Kelemen" w:date="2016-01-20T17:07:00Z">
            <w:rPr>
              <w:del w:id="6955" w:author="Jan Kelemen" w:date="2016-01-17T21:56:00Z"/>
              <w:rFonts w:asciiTheme="minorHAnsi" w:eastAsiaTheme="minorEastAsia" w:hAnsiTheme="minorHAnsi" w:cstheme="minorBidi"/>
              <w:noProof/>
              <w:color w:val="auto"/>
              <w:sz w:val="22"/>
              <w:szCs w:val="22"/>
            </w:rPr>
          </w:rPrChange>
        </w:rPr>
      </w:pPr>
      <w:del w:id="6956" w:author="Jan Kelemen" w:date="2016-01-17T21:56:00Z">
        <w:r w:rsidRPr="0020295F" w:rsidDel="00182782">
          <w:rPr>
            <w:noProof/>
            <w:rPrChange w:id="6957" w:author="Jan Kelemen" w:date="2016-01-20T17:07:00Z">
              <w:rPr>
                <w:rStyle w:val="Hyperlink"/>
                <w:noProof/>
              </w:rPr>
            </w:rPrChange>
          </w:rPr>
          <w:delText>Slika 4.3.1 Sekvencijski dijagram za UC01 – RegistracijaDjelatnika</w:delText>
        </w:r>
        <w:r w:rsidRPr="0020295F" w:rsidDel="00182782">
          <w:rPr>
            <w:noProof/>
            <w:webHidden/>
            <w:rPrChange w:id="6958" w:author="Jan Kelemen" w:date="2016-01-20T17:07:00Z">
              <w:rPr>
                <w:noProof/>
                <w:webHidden/>
              </w:rPr>
            </w:rPrChange>
          </w:rPr>
          <w:tab/>
          <w:delText>30</w:delText>
        </w:r>
      </w:del>
    </w:p>
    <w:p w14:paraId="560B5CA3" w14:textId="77777777" w:rsidR="00171F4F" w:rsidRPr="0020295F" w:rsidDel="00182782" w:rsidRDefault="00171F4F">
      <w:pPr>
        <w:pStyle w:val="TableofFigures"/>
        <w:tabs>
          <w:tab w:val="right" w:leader="dot" w:pos="9062"/>
        </w:tabs>
        <w:rPr>
          <w:del w:id="6959" w:author="Jan Kelemen" w:date="2016-01-17T21:56:00Z"/>
          <w:rFonts w:asciiTheme="minorHAnsi" w:eastAsiaTheme="minorEastAsia" w:hAnsiTheme="minorHAnsi" w:cstheme="minorBidi"/>
          <w:noProof/>
          <w:color w:val="auto"/>
          <w:sz w:val="22"/>
          <w:szCs w:val="22"/>
          <w:rPrChange w:id="6960" w:author="Jan Kelemen" w:date="2016-01-20T17:07:00Z">
            <w:rPr>
              <w:del w:id="6961" w:author="Jan Kelemen" w:date="2016-01-17T21:56:00Z"/>
              <w:rFonts w:asciiTheme="minorHAnsi" w:eastAsiaTheme="minorEastAsia" w:hAnsiTheme="minorHAnsi" w:cstheme="minorBidi"/>
              <w:noProof/>
              <w:color w:val="auto"/>
              <w:sz w:val="22"/>
              <w:szCs w:val="22"/>
            </w:rPr>
          </w:rPrChange>
        </w:rPr>
      </w:pPr>
      <w:del w:id="6962" w:author="Jan Kelemen" w:date="2016-01-17T21:56:00Z">
        <w:r w:rsidRPr="0020295F" w:rsidDel="00182782">
          <w:rPr>
            <w:noProof/>
            <w:rPrChange w:id="6963" w:author="Jan Kelemen" w:date="2016-01-20T17:07:00Z">
              <w:rPr>
                <w:rStyle w:val="Hyperlink"/>
                <w:noProof/>
              </w:rPr>
            </w:rPrChange>
          </w:rPr>
          <w:delText>Slika 4.3.2 Sekvencijski dijagram za UC02 – UklanjanjeDjelatnika</w:delText>
        </w:r>
        <w:r w:rsidRPr="0020295F" w:rsidDel="00182782">
          <w:rPr>
            <w:noProof/>
            <w:webHidden/>
            <w:rPrChange w:id="6964" w:author="Jan Kelemen" w:date="2016-01-20T17:07:00Z">
              <w:rPr>
                <w:noProof/>
                <w:webHidden/>
              </w:rPr>
            </w:rPrChange>
          </w:rPr>
          <w:tab/>
          <w:delText>31</w:delText>
        </w:r>
      </w:del>
    </w:p>
    <w:p w14:paraId="0CEDB77A" w14:textId="77777777" w:rsidR="00171F4F" w:rsidRPr="0020295F" w:rsidDel="00182782" w:rsidRDefault="00171F4F">
      <w:pPr>
        <w:pStyle w:val="TableofFigures"/>
        <w:tabs>
          <w:tab w:val="right" w:leader="dot" w:pos="9062"/>
        </w:tabs>
        <w:rPr>
          <w:del w:id="6965" w:author="Jan Kelemen" w:date="2016-01-17T21:56:00Z"/>
          <w:rFonts w:asciiTheme="minorHAnsi" w:eastAsiaTheme="minorEastAsia" w:hAnsiTheme="minorHAnsi" w:cstheme="minorBidi"/>
          <w:noProof/>
          <w:color w:val="auto"/>
          <w:sz w:val="22"/>
          <w:szCs w:val="22"/>
          <w:rPrChange w:id="6966" w:author="Jan Kelemen" w:date="2016-01-20T17:07:00Z">
            <w:rPr>
              <w:del w:id="6967" w:author="Jan Kelemen" w:date="2016-01-17T21:56:00Z"/>
              <w:rFonts w:asciiTheme="minorHAnsi" w:eastAsiaTheme="minorEastAsia" w:hAnsiTheme="minorHAnsi" w:cstheme="minorBidi"/>
              <w:noProof/>
              <w:color w:val="auto"/>
              <w:sz w:val="22"/>
              <w:szCs w:val="22"/>
            </w:rPr>
          </w:rPrChange>
        </w:rPr>
      </w:pPr>
      <w:del w:id="6968" w:author="Jan Kelemen" w:date="2016-01-17T21:56:00Z">
        <w:r w:rsidRPr="0020295F" w:rsidDel="00182782">
          <w:rPr>
            <w:noProof/>
            <w:rPrChange w:id="6969" w:author="Jan Kelemen" w:date="2016-01-20T17:07:00Z">
              <w:rPr>
                <w:rStyle w:val="Hyperlink"/>
                <w:noProof/>
              </w:rPr>
            </w:rPrChange>
          </w:rPr>
          <w:delText>Slika 4.3.3 Sekvencijski dijagram za UC03 – PromjenaPodatakaZaDjelatnika</w:delText>
        </w:r>
        <w:r w:rsidRPr="0020295F" w:rsidDel="00182782">
          <w:rPr>
            <w:noProof/>
            <w:webHidden/>
            <w:rPrChange w:id="6970" w:author="Jan Kelemen" w:date="2016-01-20T17:07:00Z">
              <w:rPr>
                <w:noProof/>
                <w:webHidden/>
              </w:rPr>
            </w:rPrChange>
          </w:rPr>
          <w:tab/>
          <w:delText>31</w:delText>
        </w:r>
      </w:del>
    </w:p>
    <w:p w14:paraId="16A48A21" w14:textId="77777777" w:rsidR="00171F4F" w:rsidRPr="0020295F" w:rsidDel="00182782" w:rsidRDefault="00171F4F">
      <w:pPr>
        <w:pStyle w:val="TableofFigures"/>
        <w:tabs>
          <w:tab w:val="right" w:leader="dot" w:pos="9062"/>
        </w:tabs>
        <w:rPr>
          <w:del w:id="6971" w:author="Jan Kelemen" w:date="2016-01-17T21:56:00Z"/>
          <w:rFonts w:asciiTheme="minorHAnsi" w:eastAsiaTheme="minorEastAsia" w:hAnsiTheme="minorHAnsi" w:cstheme="minorBidi"/>
          <w:noProof/>
          <w:color w:val="auto"/>
          <w:sz w:val="22"/>
          <w:szCs w:val="22"/>
          <w:rPrChange w:id="6972" w:author="Jan Kelemen" w:date="2016-01-20T17:07:00Z">
            <w:rPr>
              <w:del w:id="6973" w:author="Jan Kelemen" w:date="2016-01-17T21:56:00Z"/>
              <w:rFonts w:asciiTheme="minorHAnsi" w:eastAsiaTheme="minorEastAsia" w:hAnsiTheme="minorHAnsi" w:cstheme="minorBidi"/>
              <w:noProof/>
              <w:color w:val="auto"/>
              <w:sz w:val="22"/>
              <w:szCs w:val="22"/>
            </w:rPr>
          </w:rPrChange>
        </w:rPr>
      </w:pPr>
      <w:del w:id="6974" w:author="Jan Kelemen" w:date="2016-01-17T21:56:00Z">
        <w:r w:rsidRPr="0020295F" w:rsidDel="00182782">
          <w:rPr>
            <w:noProof/>
            <w:rPrChange w:id="6975" w:author="Jan Kelemen" w:date="2016-01-20T17:07:00Z">
              <w:rPr>
                <w:rStyle w:val="Hyperlink"/>
                <w:noProof/>
              </w:rPr>
            </w:rPrChange>
          </w:rPr>
          <w:delText>Slika 4.3.4 Sekvencijski dijagram za UC04 – PrijavaKorisnika</w:delText>
        </w:r>
        <w:r w:rsidRPr="0020295F" w:rsidDel="00182782">
          <w:rPr>
            <w:noProof/>
            <w:webHidden/>
            <w:rPrChange w:id="6976" w:author="Jan Kelemen" w:date="2016-01-20T17:07:00Z">
              <w:rPr>
                <w:noProof/>
                <w:webHidden/>
              </w:rPr>
            </w:rPrChange>
          </w:rPr>
          <w:tab/>
          <w:delText>32</w:delText>
        </w:r>
      </w:del>
    </w:p>
    <w:p w14:paraId="4153E06A" w14:textId="77777777" w:rsidR="00171F4F" w:rsidRPr="0020295F" w:rsidDel="00182782" w:rsidRDefault="00171F4F">
      <w:pPr>
        <w:pStyle w:val="TableofFigures"/>
        <w:tabs>
          <w:tab w:val="right" w:leader="dot" w:pos="9062"/>
        </w:tabs>
        <w:rPr>
          <w:del w:id="6977" w:author="Jan Kelemen" w:date="2016-01-17T21:56:00Z"/>
          <w:rFonts w:asciiTheme="minorHAnsi" w:eastAsiaTheme="minorEastAsia" w:hAnsiTheme="minorHAnsi" w:cstheme="minorBidi"/>
          <w:noProof/>
          <w:color w:val="auto"/>
          <w:sz w:val="22"/>
          <w:szCs w:val="22"/>
          <w:rPrChange w:id="6978" w:author="Jan Kelemen" w:date="2016-01-20T17:07:00Z">
            <w:rPr>
              <w:del w:id="6979" w:author="Jan Kelemen" w:date="2016-01-17T21:56:00Z"/>
              <w:rFonts w:asciiTheme="minorHAnsi" w:eastAsiaTheme="minorEastAsia" w:hAnsiTheme="minorHAnsi" w:cstheme="minorBidi"/>
              <w:noProof/>
              <w:color w:val="auto"/>
              <w:sz w:val="22"/>
              <w:szCs w:val="22"/>
            </w:rPr>
          </w:rPrChange>
        </w:rPr>
      </w:pPr>
      <w:del w:id="6980" w:author="Jan Kelemen" w:date="2016-01-17T21:56:00Z">
        <w:r w:rsidRPr="0020295F" w:rsidDel="00182782">
          <w:rPr>
            <w:noProof/>
            <w:rPrChange w:id="6981" w:author="Jan Kelemen" w:date="2016-01-20T17:07:00Z">
              <w:rPr>
                <w:rStyle w:val="Hyperlink"/>
                <w:noProof/>
              </w:rPr>
            </w:rPrChange>
          </w:rPr>
          <w:delText>Slika 4.3.5 Sekvencijski dijagram za UC05 – OdjavaKorisnika</w:delText>
        </w:r>
        <w:r w:rsidRPr="0020295F" w:rsidDel="00182782">
          <w:rPr>
            <w:noProof/>
            <w:webHidden/>
            <w:rPrChange w:id="6982" w:author="Jan Kelemen" w:date="2016-01-20T17:07:00Z">
              <w:rPr>
                <w:noProof/>
                <w:webHidden/>
              </w:rPr>
            </w:rPrChange>
          </w:rPr>
          <w:tab/>
          <w:delText>32</w:delText>
        </w:r>
      </w:del>
    </w:p>
    <w:p w14:paraId="49D526D6" w14:textId="77777777" w:rsidR="00171F4F" w:rsidRPr="0020295F" w:rsidDel="00182782" w:rsidRDefault="00171F4F">
      <w:pPr>
        <w:pStyle w:val="TableofFigures"/>
        <w:tabs>
          <w:tab w:val="right" w:leader="dot" w:pos="9062"/>
        </w:tabs>
        <w:rPr>
          <w:del w:id="6983" w:author="Jan Kelemen" w:date="2016-01-17T21:56:00Z"/>
          <w:rFonts w:asciiTheme="minorHAnsi" w:eastAsiaTheme="minorEastAsia" w:hAnsiTheme="minorHAnsi" w:cstheme="minorBidi"/>
          <w:noProof/>
          <w:color w:val="auto"/>
          <w:sz w:val="22"/>
          <w:szCs w:val="22"/>
          <w:rPrChange w:id="6984" w:author="Jan Kelemen" w:date="2016-01-20T17:07:00Z">
            <w:rPr>
              <w:del w:id="6985" w:author="Jan Kelemen" w:date="2016-01-17T21:56:00Z"/>
              <w:rFonts w:asciiTheme="minorHAnsi" w:eastAsiaTheme="minorEastAsia" w:hAnsiTheme="minorHAnsi" w:cstheme="minorBidi"/>
              <w:noProof/>
              <w:color w:val="auto"/>
              <w:sz w:val="22"/>
              <w:szCs w:val="22"/>
            </w:rPr>
          </w:rPrChange>
        </w:rPr>
      </w:pPr>
      <w:del w:id="6986" w:author="Jan Kelemen" w:date="2016-01-17T21:56:00Z">
        <w:r w:rsidRPr="0020295F" w:rsidDel="00182782">
          <w:rPr>
            <w:noProof/>
            <w:rPrChange w:id="6987" w:author="Jan Kelemen" w:date="2016-01-20T17:07:00Z">
              <w:rPr>
                <w:rStyle w:val="Hyperlink"/>
                <w:noProof/>
              </w:rPr>
            </w:rPrChange>
          </w:rPr>
          <w:delText>Slika 4.3.6 Sekvencijski dijagram za UC06 – PregledPonude</w:delText>
        </w:r>
        <w:r w:rsidRPr="0020295F" w:rsidDel="00182782">
          <w:rPr>
            <w:noProof/>
            <w:webHidden/>
            <w:rPrChange w:id="6988" w:author="Jan Kelemen" w:date="2016-01-20T17:07:00Z">
              <w:rPr>
                <w:noProof/>
                <w:webHidden/>
              </w:rPr>
            </w:rPrChange>
          </w:rPr>
          <w:tab/>
          <w:delText>33</w:delText>
        </w:r>
      </w:del>
    </w:p>
    <w:p w14:paraId="113FC1E7" w14:textId="77777777" w:rsidR="00171F4F" w:rsidRPr="0020295F" w:rsidDel="00182782" w:rsidRDefault="00171F4F">
      <w:pPr>
        <w:pStyle w:val="TableofFigures"/>
        <w:tabs>
          <w:tab w:val="right" w:leader="dot" w:pos="9062"/>
        </w:tabs>
        <w:rPr>
          <w:del w:id="6989" w:author="Jan Kelemen" w:date="2016-01-17T21:56:00Z"/>
          <w:rFonts w:asciiTheme="minorHAnsi" w:eastAsiaTheme="minorEastAsia" w:hAnsiTheme="minorHAnsi" w:cstheme="minorBidi"/>
          <w:noProof/>
          <w:color w:val="auto"/>
          <w:sz w:val="22"/>
          <w:szCs w:val="22"/>
          <w:rPrChange w:id="6990" w:author="Jan Kelemen" w:date="2016-01-20T17:07:00Z">
            <w:rPr>
              <w:del w:id="6991" w:author="Jan Kelemen" w:date="2016-01-17T21:56:00Z"/>
              <w:rFonts w:asciiTheme="minorHAnsi" w:eastAsiaTheme="minorEastAsia" w:hAnsiTheme="minorHAnsi" w:cstheme="minorBidi"/>
              <w:noProof/>
              <w:color w:val="auto"/>
              <w:sz w:val="22"/>
              <w:szCs w:val="22"/>
            </w:rPr>
          </w:rPrChange>
        </w:rPr>
      </w:pPr>
      <w:del w:id="6992" w:author="Jan Kelemen" w:date="2016-01-17T21:56:00Z">
        <w:r w:rsidRPr="0020295F" w:rsidDel="00182782">
          <w:rPr>
            <w:noProof/>
            <w:rPrChange w:id="6993" w:author="Jan Kelemen" w:date="2016-01-20T17:07:00Z">
              <w:rPr>
                <w:rStyle w:val="Hyperlink"/>
                <w:noProof/>
              </w:rPr>
            </w:rPrChange>
          </w:rPr>
          <w:delText>Slika 4.3.7 Sekvencijski dijagram za UC07 – OdabirKategorijeJela</w:delText>
        </w:r>
        <w:r w:rsidRPr="0020295F" w:rsidDel="00182782">
          <w:rPr>
            <w:noProof/>
            <w:webHidden/>
            <w:rPrChange w:id="6994" w:author="Jan Kelemen" w:date="2016-01-20T17:07:00Z">
              <w:rPr>
                <w:noProof/>
                <w:webHidden/>
              </w:rPr>
            </w:rPrChange>
          </w:rPr>
          <w:tab/>
          <w:delText>33</w:delText>
        </w:r>
      </w:del>
    </w:p>
    <w:p w14:paraId="55FE6C72" w14:textId="77777777" w:rsidR="00171F4F" w:rsidRPr="0020295F" w:rsidDel="00182782" w:rsidRDefault="00171F4F">
      <w:pPr>
        <w:pStyle w:val="TableofFigures"/>
        <w:tabs>
          <w:tab w:val="right" w:leader="dot" w:pos="9062"/>
        </w:tabs>
        <w:rPr>
          <w:del w:id="6995" w:author="Jan Kelemen" w:date="2016-01-17T21:56:00Z"/>
          <w:rFonts w:asciiTheme="minorHAnsi" w:eastAsiaTheme="minorEastAsia" w:hAnsiTheme="minorHAnsi" w:cstheme="minorBidi"/>
          <w:noProof/>
          <w:color w:val="auto"/>
          <w:sz w:val="22"/>
          <w:szCs w:val="22"/>
          <w:rPrChange w:id="6996" w:author="Jan Kelemen" w:date="2016-01-20T17:07:00Z">
            <w:rPr>
              <w:del w:id="6997" w:author="Jan Kelemen" w:date="2016-01-17T21:56:00Z"/>
              <w:rFonts w:asciiTheme="minorHAnsi" w:eastAsiaTheme="minorEastAsia" w:hAnsiTheme="minorHAnsi" w:cstheme="minorBidi"/>
              <w:noProof/>
              <w:color w:val="auto"/>
              <w:sz w:val="22"/>
              <w:szCs w:val="22"/>
            </w:rPr>
          </w:rPrChange>
        </w:rPr>
      </w:pPr>
      <w:del w:id="6998" w:author="Jan Kelemen" w:date="2016-01-17T21:56:00Z">
        <w:r w:rsidRPr="0020295F" w:rsidDel="00182782">
          <w:rPr>
            <w:noProof/>
            <w:rPrChange w:id="6999" w:author="Jan Kelemen" w:date="2016-01-20T17:07:00Z">
              <w:rPr>
                <w:rStyle w:val="Hyperlink"/>
                <w:noProof/>
              </w:rPr>
            </w:rPrChange>
          </w:rPr>
          <w:delText>Slika 4.3.8 Sekvencijski dijagram za UC08 – Odabir jela</w:delText>
        </w:r>
        <w:r w:rsidRPr="0020295F" w:rsidDel="00182782">
          <w:rPr>
            <w:noProof/>
            <w:webHidden/>
            <w:rPrChange w:id="7000" w:author="Jan Kelemen" w:date="2016-01-20T17:07:00Z">
              <w:rPr>
                <w:noProof/>
                <w:webHidden/>
              </w:rPr>
            </w:rPrChange>
          </w:rPr>
          <w:tab/>
          <w:delText>34</w:delText>
        </w:r>
      </w:del>
    </w:p>
    <w:p w14:paraId="1C932DBA" w14:textId="77777777" w:rsidR="00171F4F" w:rsidRPr="0020295F" w:rsidDel="00182782" w:rsidRDefault="00171F4F">
      <w:pPr>
        <w:pStyle w:val="TableofFigures"/>
        <w:tabs>
          <w:tab w:val="right" w:leader="dot" w:pos="9062"/>
        </w:tabs>
        <w:rPr>
          <w:del w:id="7001" w:author="Jan Kelemen" w:date="2016-01-17T21:56:00Z"/>
          <w:rFonts w:asciiTheme="minorHAnsi" w:eastAsiaTheme="minorEastAsia" w:hAnsiTheme="minorHAnsi" w:cstheme="minorBidi"/>
          <w:noProof/>
          <w:color w:val="auto"/>
          <w:sz w:val="22"/>
          <w:szCs w:val="22"/>
          <w:rPrChange w:id="7002" w:author="Jan Kelemen" w:date="2016-01-20T17:07:00Z">
            <w:rPr>
              <w:del w:id="7003" w:author="Jan Kelemen" w:date="2016-01-17T21:56:00Z"/>
              <w:rFonts w:asciiTheme="minorHAnsi" w:eastAsiaTheme="minorEastAsia" w:hAnsiTheme="minorHAnsi" w:cstheme="minorBidi"/>
              <w:noProof/>
              <w:color w:val="auto"/>
              <w:sz w:val="22"/>
              <w:szCs w:val="22"/>
            </w:rPr>
          </w:rPrChange>
        </w:rPr>
      </w:pPr>
      <w:del w:id="7004" w:author="Jan Kelemen" w:date="2016-01-17T21:56:00Z">
        <w:r w:rsidRPr="0020295F" w:rsidDel="00182782">
          <w:rPr>
            <w:noProof/>
            <w:rPrChange w:id="7005" w:author="Jan Kelemen" w:date="2016-01-20T17:07:00Z">
              <w:rPr>
                <w:rStyle w:val="Hyperlink"/>
                <w:noProof/>
              </w:rPr>
            </w:rPrChange>
          </w:rPr>
          <w:delText>Slika 4.3.9 Sekvencijski dijagram za UC09 – PregledKošarice</w:delText>
        </w:r>
        <w:r w:rsidRPr="0020295F" w:rsidDel="00182782">
          <w:rPr>
            <w:noProof/>
            <w:webHidden/>
            <w:rPrChange w:id="7006" w:author="Jan Kelemen" w:date="2016-01-20T17:07:00Z">
              <w:rPr>
                <w:noProof/>
                <w:webHidden/>
              </w:rPr>
            </w:rPrChange>
          </w:rPr>
          <w:tab/>
          <w:delText>34</w:delText>
        </w:r>
      </w:del>
    </w:p>
    <w:p w14:paraId="554E0A04" w14:textId="77777777" w:rsidR="00171F4F" w:rsidRPr="0020295F" w:rsidDel="00182782" w:rsidRDefault="00171F4F">
      <w:pPr>
        <w:pStyle w:val="TableofFigures"/>
        <w:tabs>
          <w:tab w:val="right" w:leader="dot" w:pos="9062"/>
        </w:tabs>
        <w:rPr>
          <w:del w:id="7007" w:author="Jan Kelemen" w:date="2016-01-17T21:56:00Z"/>
          <w:rFonts w:asciiTheme="minorHAnsi" w:eastAsiaTheme="minorEastAsia" w:hAnsiTheme="minorHAnsi" w:cstheme="minorBidi"/>
          <w:noProof/>
          <w:color w:val="auto"/>
          <w:sz w:val="22"/>
          <w:szCs w:val="22"/>
          <w:rPrChange w:id="7008" w:author="Jan Kelemen" w:date="2016-01-20T17:07:00Z">
            <w:rPr>
              <w:del w:id="7009" w:author="Jan Kelemen" w:date="2016-01-17T21:56:00Z"/>
              <w:rFonts w:asciiTheme="minorHAnsi" w:eastAsiaTheme="minorEastAsia" w:hAnsiTheme="minorHAnsi" w:cstheme="minorBidi"/>
              <w:noProof/>
              <w:color w:val="auto"/>
              <w:sz w:val="22"/>
              <w:szCs w:val="22"/>
            </w:rPr>
          </w:rPrChange>
        </w:rPr>
      </w:pPr>
      <w:del w:id="7010" w:author="Jan Kelemen" w:date="2016-01-17T21:56:00Z">
        <w:r w:rsidRPr="0020295F" w:rsidDel="00182782">
          <w:rPr>
            <w:noProof/>
            <w:rPrChange w:id="7011" w:author="Jan Kelemen" w:date="2016-01-20T17:07:00Z">
              <w:rPr>
                <w:rStyle w:val="Hyperlink"/>
                <w:noProof/>
              </w:rPr>
            </w:rPrChange>
          </w:rPr>
          <w:delText>Slika 4.3.10 Sekvencijski dijagram za UC10 i UC11 – DodajUKošaricu</w:delText>
        </w:r>
        <w:r w:rsidRPr="0020295F" w:rsidDel="00182782">
          <w:rPr>
            <w:noProof/>
            <w:webHidden/>
            <w:rPrChange w:id="7012" w:author="Jan Kelemen" w:date="2016-01-20T17:07:00Z">
              <w:rPr>
                <w:noProof/>
                <w:webHidden/>
              </w:rPr>
            </w:rPrChange>
          </w:rPr>
          <w:tab/>
          <w:delText>35</w:delText>
        </w:r>
      </w:del>
    </w:p>
    <w:p w14:paraId="2DE3264D" w14:textId="77777777" w:rsidR="00171F4F" w:rsidRPr="0020295F" w:rsidDel="00182782" w:rsidRDefault="00171F4F">
      <w:pPr>
        <w:pStyle w:val="TableofFigures"/>
        <w:tabs>
          <w:tab w:val="right" w:leader="dot" w:pos="9062"/>
        </w:tabs>
        <w:rPr>
          <w:del w:id="7013" w:author="Jan Kelemen" w:date="2016-01-17T21:56:00Z"/>
          <w:rFonts w:asciiTheme="minorHAnsi" w:eastAsiaTheme="minorEastAsia" w:hAnsiTheme="minorHAnsi" w:cstheme="minorBidi"/>
          <w:noProof/>
          <w:color w:val="auto"/>
          <w:sz w:val="22"/>
          <w:szCs w:val="22"/>
          <w:rPrChange w:id="7014" w:author="Jan Kelemen" w:date="2016-01-20T17:07:00Z">
            <w:rPr>
              <w:del w:id="7015" w:author="Jan Kelemen" w:date="2016-01-17T21:56:00Z"/>
              <w:rFonts w:asciiTheme="minorHAnsi" w:eastAsiaTheme="minorEastAsia" w:hAnsiTheme="minorHAnsi" w:cstheme="minorBidi"/>
              <w:noProof/>
              <w:color w:val="auto"/>
              <w:sz w:val="22"/>
              <w:szCs w:val="22"/>
            </w:rPr>
          </w:rPrChange>
        </w:rPr>
      </w:pPr>
      <w:del w:id="7016" w:author="Jan Kelemen" w:date="2016-01-17T21:56:00Z">
        <w:r w:rsidRPr="0020295F" w:rsidDel="00182782">
          <w:rPr>
            <w:noProof/>
            <w:rPrChange w:id="7017" w:author="Jan Kelemen" w:date="2016-01-20T17:07:00Z">
              <w:rPr>
                <w:rStyle w:val="Hyperlink"/>
                <w:noProof/>
              </w:rPr>
            </w:rPrChange>
          </w:rPr>
          <w:delText>Slika 4.3.11 Sekvencijski dijagram za UC12 – DodavanjeDodatkaSaStraniceJela</w:delText>
        </w:r>
        <w:r w:rsidRPr="0020295F" w:rsidDel="00182782">
          <w:rPr>
            <w:noProof/>
            <w:webHidden/>
            <w:rPrChange w:id="7018" w:author="Jan Kelemen" w:date="2016-01-20T17:07:00Z">
              <w:rPr>
                <w:noProof/>
                <w:webHidden/>
              </w:rPr>
            </w:rPrChange>
          </w:rPr>
          <w:tab/>
          <w:delText>35</w:delText>
        </w:r>
      </w:del>
    </w:p>
    <w:p w14:paraId="7E41328F" w14:textId="77777777" w:rsidR="00171F4F" w:rsidRPr="0020295F" w:rsidDel="00182782" w:rsidRDefault="00171F4F">
      <w:pPr>
        <w:pStyle w:val="TableofFigures"/>
        <w:tabs>
          <w:tab w:val="right" w:leader="dot" w:pos="9062"/>
        </w:tabs>
        <w:rPr>
          <w:del w:id="7019" w:author="Jan Kelemen" w:date="2016-01-17T21:56:00Z"/>
          <w:rFonts w:asciiTheme="minorHAnsi" w:eastAsiaTheme="minorEastAsia" w:hAnsiTheme="minorHAnsi" w:cstheme="minorBidi"/>
          <w:noProof/>
          <w:color w:val="auto"/>
          <w:sz w:val="22"/>
          <w:szCs w:val="22"/>
          <w:rPrChange w:id="7020" w:author="Jan Kelemen" w:date="2016-01-20T17:07:00Z">
            <w:rPr>
              <w:del w:id="7021" w:author="Jan Kelemen" w:date="2016-01-17T21:56:00Z"/>
              <w:rFonts w:asciiTheme="minorHAnsi" w:eastAsiaTheme="minorEastAsia" w:hAnsiTheme="minorHAnsi" w:cstheme="minorBidi"/>
              <w:noProof/>
              <w:color w:val="auto"/>
              <w:sz w:val="22"/>
              <w:szCs w:val="22"/>
            </w:rPr>
          </w:rPrChange>
        </w:rPr>
      </w:pPr>
      <w:del w:id="7022" w:author="Jan Kelemen" w:date="2016-01-17T21:56:00Z">
        <w:r w:rsidRPr="0020295F" w:rsidDel="00182782">
          <w:rPr>
            <w:noProof/>
            <w:rPrChange w:id="7023" w:author="Jan Kelemen" w:date="2016-01-20T17:07:00Z">
              <w:rPr>
                <w:rStyle w:val="Hyperlink"/>
                <w:noProof/>
              </w:rPr>
            </w:rPrChange>
          </w:rPr>
          <w:delText>Slika 4.3.12 Sekvencijski dijagram za UC13 – DodavanjeDodatakaIzKošarice</w:delText>
        </w:r>
        <w:r w:rsidRPr="0020295F" w:rsidDel="00182782">
          <w:rPr>
            <w:noProof/>
            <w:webHidden/>
            <w:rPrChange w:id="7024" w:author="Jan Kelemen" w:date="2016-01-20T17:07:00Z">
              <w:rPr>
                <w:noProof/>
                <w:webHidden/>
              </w:rPr>
            </w:rPrChange>
          </w:rPr>
          <w:tab/>
          <w:delText>36</w:delText>
        </w:r>
      </w:del>
    </w:p>
    <w:p w14:paraId="263D88F1" w14:textId="77777777" w:rsidR="00171F4F" w:rsidRPr="0020295F" w:rsidDel="00182782" w:rsidRDefault="00171F4F">
      <w:pPr>
        <w:pStyle w:val="TableofFigures"/>
        <w:tabs>
          <w:tab w:val="right" w:leader="dot" w:pos="9062"/>
        </w:tabs>
        <w:rPr>
          <w:del w:id="7025" w:author="Jan Kelemen" w:date="2016-01-17T21:56:00Z"/>
          <w:rFonts w:asciiTheme="minorHAnsi" w:eastAsiaTheme="minorEastAsia" w:hAnsiTheme="minorHAnsi" w:cstheme="minorBidi"/>
          <w:noProof/>
          <w:color w:val="auto"/>
          <w:sz w:val="22"/>
          <w:szCs w:val="22"/>
          <w:rPrChange w:id="7026" w:author="Jan Kelemen" w:date="2016-01-20T17:07:00Z">
            <w:rPr>
              <w:del w:id="7027" w:author="Jan Kelemen" w:date="2016-01-17T21:56:00Z"/>
              <w:rFonts w:asciiTheme="minorHAnsi" w:eastAsiaTheme="minorEastAsia" w:hAnsiTheme="minorHAnsi" w:cstheme="minorBidi"/>
              <w:noProof/>
              <w:color w:val="auto"/>
              <w:sz w:val="22"/>
              <w:szCs w:val="22"/>
            </w:rPr>
          </w:rPrChange>
        </w:rPr>
      </w:pPr>
      <w:del w:id="7028" w:author="Jan Kelemen" w:date="2016-01-17T21:56:00Z">
        <w:r w:rsidRPr="0020295F" w:rsidDel="00182782">
          <w:rPr>
            <w:noProof/>
            <w:rPrChange w:id="7029" w:author="Jan Kelemen" w:date="2016-01-20T17:07:00Z">
              <w:rPr>
                <w:rStyle w:val="Hyperlink"/>
                <w:noProof/>
              </w:rPr>
            </w:rPrChange>
          </w:rPr>
          <w:delText>Slika 4.3.13 Sekvencijski dijagram za UC14 – PromjenaKoličineIzKošarice</w:delText>
        </w:r>
        <w:r w:rsidRPr="0020295F" w:rsidDel="00182782">
          <w:rPr>
            <w:noProof/>
            <w:webHidden/>
            <w:rPrChange w:id="7030" w:author="Jan Kelemen" w:date="2016-01-20T17:07:00Z">
              <w:rPr>
                <w:noProof/>
                <w:webHidden/>
              </w:rPr>
            </w:rPrChange>
          </w:rPr>
          <w:tab/>
          <w:delText>36</w:delText>
        </w:r>
      </w:del>
    </w:p>
    <w:p w14:paraId="21BB5C18" w14:textId="77777777" w:rsidR="00171F4F" w:rsidRPr="0020295F" w:rsidDel="00182782" w:rsidRDefault="00171F4F">
      <w:pPr>
        <w:pStyle w:val="TableofFigures"/>
        <w:tabs>
          <w:tab w:val="right" w:leader="dot" w:pos="9062"/>
        </w:tabs>
        <w:rPr>
          <w:del w:id="7031" w:author="Jan Kelemen" w:date="2016-01-17T21:56:00Z"/>
          <w:rFonts w:asciiTheme="minorHAnsi" w:eastAsiaTheme="minorEastAsia" w:hAnsiTheme="minorHAnsi" w:cstheme="minorBidi"/>
          <w:noProof/>
          <w:color w:val="auto"/>
          <w:sz w:val="22"/>
          <w:szCs w:val="22"/>
          <w:rPrChange w:id="7032" w:author="Jan Kelemen" w:date="2016-01-20T17:07:00Z">
            <w:rPr>
              <w:del w:id="7033" w:author="Jan Kelemen" w:date="2016-01-17T21:56:00Z"/>
              <w:rFonts w:asciiTheme="minorHAnsi" w:eastAsiaTheme="minorEastAsia" w:hAnsiTheme="minorHAnsi" w:cstheme="minorBidi"/>
              <w:noProof/>
              <w:color w:val="auto"/>
              <w:sz w:val="22"/>
              <w:szCs w:val="22"/>
            </w:rPr>
          </w:rPrChange>
        </w:rPr>
      </w:pPr>
      <w:del w:id="7034" w:author="Jan Kelemen" w:date="2016-01-17T21:56:00Z">
        <w:r w:rsidRPr="0020295F" w:rsidDel="00182782">
          <w:rPr>
            <w:noProof/>
            <w:rPrChange w:id="7035" w:author="Jan Kelemen" w:date="2016-01-20T17:07:00Z">
              <w:rPr>
                <w:rStyle w:val="Hyperlink"/>
                <w:noProof/>
              </w:rPr>
            </w:rPrChange>
          </w:rPr>
          <w:delText>Slika 4.3.14 Sekvencijski dijagram za UC15 – PromijenaKoličineSaStraniceJela</w:delText>
        </w:r>
        <w:r w:rsidRPr="0020295F" w:rsidDel="00182782">
          <w:rPr>
            <w:noProof/>
            <w:webHidden/>
            <w:rPrChange w:id="7036" w:author="Jan Kelemen" w:date="2016-01-20T17:07:00Z">
              <w:rPr>
                <w:noProof/>
                <w:webHidden/>
              </w:rPr>
            </w:rPrChange>
          </w:rPr>
          <w:tab/>
          <w:delText>37</w:delText>
        </w:r>
      </w:del>
    </w:p>
    <w:p w14:paraId="2BC8D6B1" w14:textId="77777777" w:rsidR="00171F4F" w:rsidRPr="0020295F" w:rsidDel="00182782" w:rsidRDefault="00171F4F">
      <w:pPr>
        <w:pStyle w:val="TableofFigures"/>
        <w:tabs>
          <w:tab w:val="right" w:leader="dot" w:pos="9062"/>
        </w:tabs>
        <w:rPr>
          <w:del w:id="7037" w:author="Jan Kelemen" w:date="2016-01-17T21:56:00Z"/>
          <w:rFonts w:asciiTheme="minorHAnsi" w:eastAsiaTheme="minorEastAsia" w:hAnsiTheme="minorHAnsi" w:cstheme="minorBidi"/>
          <w:noProof/>
          <w:color w:val="auto"/>
          <w:sz w:val="22"/>
          <w:szCs w:val="22"/>
          <w:rPrChange w:id="7038" w:author="Jan Kelemen" w:date="2016-01-20T17:07:00Z">
            <w:rPr>
              <w:del w:id="7039" w:author="Jan Kelemen" w:date="2016-01-17T21:56:00Z"/>
              <w:rFonts w:asciiTheme="minorHAnsi" w:eastAsiaTheme="minorEastAsia" w:hAnsiTheme="minorHAnsi" w:cstheme="minorBidi"/>
              <w:noProof/>
              <w:color w:val="auto"/>
              <w:sz w:val="22"/>
              <w:szCs w:val="22"/>
            </w:rPr>
          </w:rPrChange>
        </w:rPr>
      </w:pPr>
      <w:del w:id="7040" w:author="Jan Kelemen" w:date="2016-01-17T21:56:00Z">
        <w:r w:rsidRPr="0020295F" w:rsidDel="00182782">
          <w:rPr>
            <w:noProof/>
            <w:rPrChange w:id="7041" w:author="Jan Kelemen" w:date="2016-01-20T17:07:00Z">
              <w:rPr>
                <w:rStyle w:val="Hyperlink"/>
                <w:noProof/>
              </w:rPr>
            </w:rPrChange>
          </w:rPr>
          <w:delText>Slika 4.3.15 Sekvencijski dijagram za UC16 – BrisanjeJelaIzKošarice</w:delText>
        </w:r>
        <w:r w:rsidRPr="0020295F" w:rsidDel="00182782">
          <w:rPr>
            <w:noProof/>
            <w:webHidden/>
            <w:rPrChange w:id="7042" w:author="Jan Kelemen" w:date="2016-01-20T17:07:00Z">
              <w:rPr>
                <w:noProof/>
                <w:webHidden/>
              </w:rPr>
            </w:rPrChange>
          </w:rPr>
          <w:tab/>
          <w:delText>37</w:delText>
        </w:r>
      </w:del>
    </w:p>
    <w:p w14:paraId="52E11333" w14:textId="77777777" w:rsidR="00171F4F" w:rsidRPr="0020295F" w:rsidDel="00182782" w:rsidRDefault="00171F4F">
      <w:pPr>
        <w:pStyle w:val="TableofFigures"/>
        <w:tabs>
          <w:tab w:val="right" w:leader="dot" w:pos="9062"/>
        </w:tabs>
        <w:rPr>
          <w:del w:id="7043" w:author="Jan Kelemen" w:date="2016-01-17T21:56:00Z"/>
          <w:rFonts w:asciiTheme="minorHAnsi" w:eastAsiaTheme="minorEastAsia" w:hAnsiTheme="minorHAnsi" w:cstheme="minorBidi"/>
          <w:noProof/>
          <w:color w:val="auto"/>
          <w:sz w:val="22"/>
          <w:szCs w:val="22"/>
          <w:rPrChange w:id="7044" w:author="Jan Kelemen" w:date="2016-01-20T17:07:00Z">
            <w:rPr>
              <w:del w:id="7045" w:author="Jan Kelemen" w:date="2016-01-17T21:56:00Z"/>
              <w:rFonts w:asciiTheme="minorHAnsi" w:eastAsiaTheme="minorEastAsia" w:hAnsiTheme="minorHAnsi" w:cstheme="minorBidi"/>
              <w:noProof/>
              <w:color w:val="auto"/>
              <w:sz w:val="22"/>
              <w:szCs w:val="22"/>
            </w:rPr>
          </w:rPrChange>
        </w:rPr>
      </w:pPr>
      <w:del w:id="7046" w:author="Jan Kelemen" w:date="2016-01-17T21:56:00Z">
        <w:r w:rsidRPr="0020295F" w:rsidDel="00182782">
          <w:rPr>
            <w:noProof/>
            <w:rPrChange w:id="7047" w:author="Jan Kelemen" w:date="2016-01-20T17:07:00Z">
              <w:rPr>
                <w:rStyle w:val="Hyperlink"/>
                <w:noProof/>
              </w:rPr>
            </w:rPrChange>
          </w:rPr>
          <w:delText>Slika 4.3.16 Sekvencijski dijagram za UC17 – PotvrđivanjeNarudžbe</w:delText>
        </w:r>
        <w:r w:rsidRPr="0020295F" w:rsidDel="00182782">
          <w:rPr>
            <w:noProof/>
            <w:webHidden/>
            <w:rPrChange w:id="7048" w:author="Jan Kelemen" w:date="2016-01-20T17:07:00Z">
              <w:rPr>
                <w:noProof/>
                <w:webHidden/>
              </w:rPr>
            </w:rPrChange>
          </w:rPr>
          <w:tab/>
          <w:delText>38</w:delText>
        </w:r>
      </w:del>
    </w:p>
    <w:p w14:paraId="1FAA6FA2" w14:textId="77777777" w:rsidR="00171F4F" w:rsidRPr="0020295F" w:rsidDel="00182782" w:rsidRDefault="00171F4F">
      <w:pPr>
        <w:pStyle w:val="TableofFigures"/>
        <w:tabs>
          <w:tab w:val="right" w:leader="dot" w:pos="9062"/>
        </w:tabs>
        <w:rPr>
          <w:del w:id="7049" w:author="Jan Kelemen" w:date="2016-01-17T21:56:00Z"/>
          <w:rFonts w:asciiTheme="minorHAnsi" w:eastAsiaTheme="minorEastAsia" w:hAnsiTheme="minorHAnsi" w:cstheme="minorBidi"/>
          <w:noProof/>
          <w:color w:val="auto"/>
          <w:sz w:val="22"/>
          <w:szCs w:val="22"/>
          <w:rPrChange w:id="7050" w:author="Jan Kelemen" w:date="2016-01-20T17:07:00Z">
            <w:rPr>
              <w:del w:id="7051" w:author="Jan Kelemen" w:date="2016-01-17T21:56:00Z"/>
              <w:rFonts w:asciiTheme="minorHAnsi" w:eastAsiaTheme="minorEastAsia" w:hAnsiTheme="minorHAnsi" w:cstheme="minorBidi"/>
              <w:noProof/>
              <w:color w:val="auto"/>
              <w:sz w:val="22"/>
              <w:szCs w:val="22"/>
            </w:rPr>
          </w:rPrChange>
        </w:rPr>
      </w:pPr>
      <w:del w:id="7052" w:author="Jan Kelemen" w:date="2016-01-17T21:56:00Z">
        <w:r w:rsidRPr="0020295F" w:rsidDel="00182782">
          <w:rPr>
            <w:noProof/>
            <w:rPrChange w:id="7053" w:author="Jan Kelemen" w:date="2016-01-20T17:07:00Z">
              <w:rPr>
                <w:rStyle w:val="Hyperlink"/>
                <w:noProof/>
              </w:rPr>
            </w:rPrChange>
          </w:rPr>
          <w:delText>Slika 4.3.17 Sekvencijski dijagram za UC18 i UC19 – UnosKomentara</w:delText>
        </w:r>
        <w:r w:rsidRPr="0020295F" w:rsidDel="00182782">
          <w:rPr>
            <w:noProof/>
            <w:webHidden/>
            <w:rPrChange w:id="7054" w:author="Jan Kelemen" w:date="2016-01-20T17:07:00Z">
              <w:rPr>
                <w:noProof/>
                <w:webHidden/>
              </w:rPr>
            </w:rPrChange>
          </w:rPr>
          <w:tab/>
          <w:delText>38</w:delText>
        </w:r>
      </w:del>
    </w:p>
    <w:p w14:paraId="6889671A" w14:textId="77777777" w:rsidR="00171F4F" w:rsidRPr="0020295F" w:rsidDel="00182782" w:rsidRDefault="00171F4F">
      <w:pPr>
        <w:pStyle w:val="TableofFigures"/>
        <w:tabs>
          <w:tab w:val="right" w:leader="dot" w:pos="9062"/>
        </w:tabs>
        <w:rPr>
          <w:del w:id="7055" w:author="Jan Kelemen" w:date="2016-01-17T21:56:00Z"/>
          <w:rFonts w:asciiTheme="minorHAnsi" w:eastAsiaTheme="minorEastAsia" w:hAnsiTheme="minorHAnsi" w:cstheme="minorBidi"/>
          <w:noProof/>
          <w:color w:val="auto"/>
          <w:sz w:val="22"/>
          <w:szCs w:val="22"/>
          <w:rPrChange w:id="7056" w:author="Jan Kelemen" w:date="2016-01-20T17:07:00Z">
            <w:rPr>
              <w:del w:id="7057" w:author="Jan Kelemen" w:date="2016-01-17T21:56:00Z"/>
              <w:rFonts w:asciiTheme="minorHAnsi" w:eastAsiaTheme="minorEastAsia" w:hAnsiTheme="minorHAnsi" w:cstheme="minorBidi"/>
              <w:noProof/>
              <w:color w:val="auto"/>
              <w:sz w:val="22"/>
              <w:szCs w:val="22"/>
            </w:rPr>
          </w:rPrChange>
        </w:rPr>
      </w:pPr>
      <w:del w:id="7058" w:author="Jan Kelemen" w:date="2016-01-17T21:56:00Z">
        <w:r w:rsidRPr="0020295F" w:rsidDel="00182782">
          <w:rPr>
            <w:noProof/>
            <w:rPrChange w:id="7059" w:author="Jan Kelemen" w:date="2016-01-20T17:07:00Z">
              <w:rPr>
                <w:rStyle w:val="Hyperlink"/>
                <w:noProof/>
              </w:rPr>
            </w:rPrChange>
          </w:rPr>
          <w:delText>Slika 4.3.18 Sekvencijski dijagram za UC20 – PregledKontakata</w:delText>
        </w:r>
        <w:r w:rsidRPr="0020295F" w:rsidDel="00182782">
          <w:rPr>
            <w:noProof/>
            <w:webHidden/>
            <w:rPrChange w:id="7060" w:author="Jan Kelemen" w:date="2016-01-20T17:07:00Z">
              <w:rPr>
                <w:noProof/>
                <w:webHidden/>
              </w:rPr>
            </w:rPrChange>
          </w:rPr>
          <w:tab/>
          <w:delText>39</w:delText>
        </w:r>
      </w:del>
    </w:p>
    <w:p w14:paraId="7A4534B2" w14:textId="77777777" w:rsidR="00171F4F" w:rsidRPr="0020295F" w:rsidDel="00182782" w:rsidRDefault="00171F4F">
      <w:pPr>
        <w:pStyle w:val="TableofFigures"/>
        <w:tabs>
          <w:tab w:val="right" w:leader="dot" w:pos="9062"/>
        </w:tabs>
        <w:rPr>
          <w:del w:id="7061" w:author="Jan Kelemen" w:date="2016-01-17T21:56:00Z"/>
          <w:rFonts w:asciiTheme="minorHAnsi" w:eastAsiaTheme="minorEastAsia" w:hAnsiTheme="minorHAnsi" w:cstheme="minorBidi"/>
          <w:noProof/>
          <w:color w:val="auto"/>
          <w:sz w:val="22"/>
          <w:szCs w:val="22"/>
          <w:rPrChange w:id="7062" w:author="Jan Kelemen" w:date="2016-01-20T17:07:00Z">
            <w:rPr>
              <w:del w:id="7063" w:author="Jan Kelemen" w:date="2016-01-17T21:56:00Z"/>
              <w:rFonts w:asciiTheme="minorHAnsi" w:eastAsiaTheme="minorEastAsia" w:hAnsiTheme="minorHAnsi" w:cstheme="minorBidi"/>
              <w:noProof/>
              <w:color w:val="auto"/>
              <w:sz w:val="22"/>
              <w:szCs w:val="22"/>
            </w:rPr>
          </w:rPrChange>
        </w:rPr>
      </w:pPr>
      <w:del w:id="7064" w:author="Jan Kelemen" w:date="2016-01-17T21:56:00Z">
        <w:r w:rsidRPr="0020295F" w:rsidDel="00182782">
          <w:rPr>
            <w:noProof/>
            <w:rPrChange w:id="7065" w:author="Jan Kelemen" w:date="2016-01-20T17:07:00Z">
              <w:rPr>
                <w:rStyle w:val="Hyperlink"/>
                <w:noProof/>
              </w:rPr>
            </w:rPrChange>
          </w:rPr>
          <w:delText>Slika 4.3.19 Sekvencijski dijagram za UC21 – PregledAdminStranice</w:delText>
        </w:r>
        <w:r w:rsidRPr="0020295F" w:rsidDel="00182782">
          <w:rPr>
            <w:noProof/>
            <w:webHidden/>
            <w:rPrChange w:id="7066" w:author="Jan Kelemen" w:date="2016-01-20T17:07:00Z">
              <w:rPr>
                <w:noProof/>
                <w:webHidden/>
              </w:rPr>
            </w:rPrChange>
          </w:rPr>
          <w:tab/>
          <w:delText>39</w:delText>
        </w:r>
      </w:del>
    </w:p>
    <w:p w14:paraId="4C039237" w14:textId="77777777" w:rsidR="00171F4F" w:rsidRPr="0020295F" w:rsidDel="00182782" w:rsidRDefault="00171F4F">
      <w:pPr>
        <w:pStyle w:val="TableofFigures"/>
        <w:tabs>
          <w:tab w:val="right" w:leader="dot" w:pos="9062"/>
        </w:tabs>
        <w:rPr>
          <w:del w:id="7067" w:author="Jan Kelemen" w:date="2016-01-17T21:56:00Z"/>
          <w:rFonts w:asciiTheme="minorHAnsi" w:eastAsiaTheme="minorEastAsia" w:hAnsiTheme="minorHAnsi" w:cstheme="minorBidi"/>
          <w:noProof/>
          <w:color w:val="auto"/>
          <w:sz w:val="22"/>
          <w:szCs w:val="22"/>
          <w:rPrChange w:id="7068" w:author="Jan Kelemen" w:date="2016-01-20T17:07:00Z">
            <w:rPr>
              <w:del w:id="7069" w:author="Jan Kelemen" w:date="2016-01-17T21:56:00Z"/>
              <w:rFonts w:asciiTheme="minorHAnsi" w:eastAsiaTheme="minorEastAsia" w:hAnsiTheme="minorHAnsi" w:cstheme="minorBidi"/>
              <w:noProof/>
              <w:color w:val="auto"/>
              <w:sz w:val="22"/>
              <w:szCs w:val="22"/>
            </w:rPr>
          </w:rPrChange>
        </w:rPr>
      </w:pPr>
      <w:del w:id="7070" w:author="Jan Kelemen" w:date="2016-01-17T21:56:00Z">
        <w:r w:rsidRPr="0020295F" w:rsidDel="00182782">
          <w:rPr>
            <w:noProof/>
            <w:rPrChange w:id="7071" w:author="Jan Kelemen" w:date="2016-01-20T17:07:00Z">
              <w:rPr>
                <w:rStyle w:val="Hyperlink"/>
                <w:noProof/>
              </w:rPr>
            </w:rPrChange>
          </w:rPr>
          <w:delText>Slika 4.3.20 Sekvencijski dijagram za UC22 – PregledNarudžbi</w:delText>
        </w:r>
        <w:r w:rsidRPr="0020295F" w:rsidDel="00182782">
          <w:rPr>
            <w:noProof/>
            <w:webHidden/>
            <w:rPrChange w:id="7072" w:author="Jan Kelemen" w:date="2016-01-20T17:07:00Z">
              <w:rPr>
                <w:noProof/>
                <w:webHidden/>
              </w:rPr>
            </w:rPrChange>
          </w:rPr>
          <w:tab/>
          <w:delText>40</w:delText>
        </w:r>
      </w:del>
    </w:p>
    <w:p w14:paraId="400D2411" w14:textId="77777777" w:rsidR="00171F4F" w:rsidRPr="0020295F" w:rsidDel="00182782" w:rsidRDefault="00171F4F">
      <w:pPr>
        <w:pStyle w:val="TableofFigures"/>
        <w:tabs>
          <w:tab w:val="right" w:leader="dot" w:pos="9062"/>
        </w:tabs>
        <w:rPr>
          <w:del w:id="7073" w:author="Jan Kelemen" w:date="2016-01-17T21:56:00Z"/>
          <w:rFonts w:asciiTheme="minorHAnsi" w:eastAsiaTheme="minorEastAsia" w:hAnsiTheme="minorHAnsi" w:cstheme="minorBidi"/>
          <w:noProof/>
          <w:color w:val="auto"/>
          <w:sz w:val="22"/>
          <w:szCs w:val="22"/>
          <w:rPrChange w:id="7074" w:author="Jan Kelemen" w:date="2016-01-20T17:07:00Z">
            <w:rPr>
              <w:del w:id="7075" w:author="Jan Kelemen" w:date="2016-01-17T21:56:00Z"/>
              <w:rFonts w:asciiTheme="minorHAnsi" w:eastAsiaTheme="minorEastAsia" w:hAnsiTheme="minorHAnsi" w:cstheme="minorBidi"/>
              <w:noProof/>
              <w:color w:val="auto"/>
              <w:sz w:val="22"/>
              <w:szCs w:val="22"/>
            </w:rPr>
          </w:rPrChange>
        </w:rPr>
      </w:pPr>
      <w:del w:id="7076" w:author="Jan Kelemen" w:date="2016-01-17T21:56:00Z">
        <w:r w:rsidRPr="0020295F" w:rsidDel="00182782">
          <w:rPr>
            <w:noProof/>
            <w:rPrChange w:id="7077" w:author="Jan Kelemen" w:date="2016-01-20T17:07:00Z">
              <w:rPr>
                <w:rStyle w:val="Hyperlink"/>
                <w:noProof/>
              </w:rPr>
            </w:rPrChange>
          </w:rPr>
          <w:delText>Slika 4.3.21 Sekvencijski dijagram za UC23 – PotvrdaZaprimljeneNarudžbe</w:delText>
        </w:r>
        <w:r w:rsidRPr="0020295F" w:rsidDel="00182782">
          <w:rPr>
            <w:noProof/>
            <w:webHidden/>
            <w:rPrChange w:id="7078" w:author="Jan Kelemen" w:date="2016-01-20T17:07:00Z">
              <w:rPr>
                <w:noProof/>
                <w:webHidden/>
              </w:rPr>
            </w:rPrChange>
          </w:rPr>
          <w:tab/>
          <w:delText>40</w:delText>
        </w:r>
      </w:del>
    </w:p>
    <w:p w14:paraId="532D8315" w14:textId="77777777" w:rsidR="00171F4F" w:rsidRPr="0020295F" w:rsidDel="00182782" w:rsidRDefault="00171F4F">
      <w:pPr>
        <w:pStyle w:val="TableofFigures"/>
        <w:tabs>
          <w:tab w:val="right" w:leader="dot" w:pos="9062"/>
        </w:tabs>
        <w:rPr>
          <w:del w:id="7079" w:author="Jan Kelemen" w:date="2016-01-17T21:56:00Z"/>
          <w:rFonts w:asciiTheme="minorHAnsi" w:eastAsiaTheme="minorEastAsia" w:hAnsiTheme="minorHAnsi" w:cstheme="minorBidi"/>
          <w:noProof/>
          <w:color w:val="auto"/>
          <w:sz w:val="22"/>
          <w:szCs w:val="22"/>
          <w:rPrChange w:id="7080" w:author="Jan Kelemen" w:date="2016-01-20T17:07:00Z">
            <w:rPr>
              <w:del w:id="7081" w:author="Jan Kelemen" w:date="2016-01-17T21:56:00Z"/>
              <w:rFonts w:asciiTheme="minorHAnsi" w:eastAsiaTheme="minorEastAsia" w:hAnsiTheme="minorHAnsi" w:cstheme="minorBidi"/>
              <w:noProof/>
              <w:color w:val="auto"/>
              <w:sz w:val="22"/>
              <w:szCs w:val="22"/>
            </w:rPr>
          </w:rPrChange>
        </w:rPr>
      </w:pPr>
      <w:del w:id="7082" w:author="Jan Kelemen" w:date="2016-01-17T21:56:00Z">
        <w:r w:rsidRPr="0020295F" w:rsidDel="00182782">
          <w:rPr>
            <w:noProof/>
            <w:rPrChange w:id="7083" w:author="Jan Kelemen" w:date="2016-01-20T17:07:00Z">
              <w:rPr>
                <w:rStyle w:val="Hyperlink"/>
                <w:noProof/>
              </w:rPr>
            </w:rPrChange>
          </w:rPr>
          <w:delText>Slika 4.3.22 Sekvencijski dijagram za UC24 – OdbijanjeNarudžbe</w:delText>
        </w:r>
        <w:r w:rsidRPr="0020295F" w:rsidDel="00182782">
          <w:rPr>
            <w:noProof/>
            <w:webHidden/>
            <w:rPrChange w:id="7084" w:author="Jan Kelemen" w:date="2016-01-20T17:07:00Z">
              <w:rPr>
                <w:noProof/>
                <w:webHidden/>
              </w:rPr>
            </w:rPrChange>
          </w:rPr>
          <w:tab/>
          <w:delText>41</w:delText>
        </w:r>
      </w:del>
    </w:p>
    <w:p w14:paraId="140A8D7B" w14:textId="77777777" w:rsidR="00171F4F" w:rsidRPr="0020295F" w:rsidDel="00182782" w:rsidRDefault="00171F4F">
      <w:pPr>
        <w:pStyle w:val="TableofFigures"/>
        <w:tabs>
          <w:tab w:val="right" w:leader="dot" w:pos="9062"/>
        </w:tabs>
        <w:rPr>
          <w:del w:id="7085" w:author="Jan Kelemen" w:date="2016-01-17T21:56:00Z"/>
          <w:rFonts w:asciiTheme="minorHAnsi" w:eastAsiaTheme="minorEastAsia" w:hAnsiTheme="minorHAnsi" w:cstheme="minorBidi"/>
          <w:noProof/>
          <w:color w:val="auto"/>
          <w:sz w:val="22"/>
          <w:szCs w:val="22"/>
          <w:rPrChange w:id="7086" w:author="Jan Kelemen" w:date="2016-01-20T17:07:00Z">
            <w:rPr>
              <w:del w:id="7087" w:author="Jan Kelemen" w:date="2016-01-17T21:56:00Z"/>
              <w:rFonts w:asciiTheme="minorHAnsi" w:eastAsiaTheme="minorEastAsia" w:hAnsiTheme="minorHAnsi" w:cstheme="minorBidi"/>
              <w:noProof/>
              <w:color w:val="auto"/>
              <w:sz w:val="22"/>
              <w:szCs w:val="22"/>
            </w:rPr>
          </w:rPrChange>
        </w:rPr>
      </w:pPr>
      <w:del w:id="7088" w:author="Jan Kelemen" w:date="2016-01-17T21:56:00Z">
        <w:r w:rsidRPr="0020295F" w:rsidDel="00182782">
          <w:rPr>
            <w:noProof/>
            <w:rPrChange w:id="7089" w:author="Jan Kelemen" w:date="2016-01-20T17:07:00Z">
              <w:rPr>
                <w:rStyle w:val="Hyperlink"/>
                <w:noProof/>
              </w:rPr>
            </w:rPrChange>
          </w:rPr>
          <w:delText>Slika 4.3.23 Sekvencijski dijagram za UC25 – DodajJelo</w:delText>
        </w:r>
        <w:r w:rsidRPr="0020295F" w:rsidDel="00182782">
          <w:rPr>
            <w:noProof/>
            <w:webHidden/>
            <w:rPrChange w:id="7090" w:author="Jan Kelemen" w:date="2016-01-20T17:07:00Z">
              <w:rPr>
                <w:noProof/>
                <w:webHidden/>
              </w:rPr>
            </w:rPrChange>
          </w:rPr>
          <w:tab/>
          <w:delText>41</w:delText>
        </w:r>
      </w:del>
    </w:p>
    <w:p w14:paraId="73E25AC8" w14:textId="77777777" w:rsidR="00171F4F" w:rsidRPr="0020295F" w:rsidDel="00182782" w:rsidRDefault="00171F4F">
      <w:pPr>
        <w:pStyle w:val="TableofFigures"/>
        <w:tabs>
          <w:tab w:val="right" w:leader="dot" w:pos="9062"/>
        </w:tabs>
        <w:rPr>
          <w:del w:id="7091" w:author="Jan Kelemen" w:date="2016-01-17T21:56:00Z"/>
          <w:rFonts w:asciiTheme="minorHAnsi" w:eastAsiaTheme="minorEastAsia" w:hAnsiTheme="minorHAnsi" w:cstheme="minorBidi"/>
          <w:noProof/>
          <w:color w:val="auto"/>
          <w:sz w:val="22"/>
          <w:szCs w:val="22"/>
          <w:rPrChange w:id="7092" w:author="Jan Kelemen" w:date="2016-01-20T17:07:00Z">
            <w:rPr>
              <w:del w:id="7093" w:author="Jan Kelemen" w:date="2016-01-17T21:56:00Z"/>
              <w:rFonts w:asciiTheme="minorHAnsi" w:eastAsiaTheme="minorEastAsia" w:hAnsiTheme="minorHAnsi" w:cstheme="minorBidi"/>
              <w:noProof/>
              <w:color w:val="auto"/>
              <w:sz w:val="22"/>
              <w:szCs w:val="22"/>
            </w:rPr>
          </w:rPrChange>
        </w:rPr>
      </w:pPr>
      <w:del w:id="7094" w:author="Jan Kelemen" w:date="2016-01-17T21:56:00Z">
        <w:r w:rsidRPr="0020295F" w:rsidDel="00182782">
          <w:rPr>
            <w:noProof/>
            <w:rPrChange w:id="7095" w:author="Jan Kelemen" w:date="2016-01-20T17:07:00Z">
              <w:rPr>
                <w:rStyle w:val="Hyperlink"/>
                <w:noProof/>
              </w:rPr>
            </w:rPrChange>
          </w:rPr>
          <w:delText>Slika 4.3.24 Sekvencijski dijagram za UC26 – UrediJelo</w:delText>
        </w:r>
        <w:r w:rsidRPr="0020295F" w:rsidDel="00182782">
          <w:rPr>
            <w:noProof/>
            <w:webHidden/>
            <w:rPrChange w:id="7096" w:author="Jan Kelemen" w:date="2016-01-20T17:07:00Z">
              <w:rPr>
                <w:noProof/>
                <w:webHidden/>
              </w:rPr>
            </w:rPrChange>
          </w:rPr>
          <w:tab/>
          <w:delText>42</w:delText>
        </w:r>
      </w:del>
    </w:p>
    <w:p w14:paraId="4DC1A636" w14:textId="77777777" w:rsidR="00171F4F" w:rsidRPr="0020295F" w:rsidDel="00182782" w:rsidRDefault="00171F4F">
      <w:pPr>
        <w:pStyle w:val="TableofFigures"/>
        <w:tabs>
          <w:tab w:val="right" w:leader="dot" w:pos="9062"/>
        </w:tabs>
        <w:rPr>
          <w:del w:id="7097" w:author="Jan Kelemen" w:date="2016-01-17T21:56:00Z"/>
          <w:rFonts w:asciiTheme="minorHAnsi" w:eastAsiaTheme="minorEastAsia" w:hAnsiTheme="minorHAnsi" w:cstheme="minorBidi"/>
          <w:noProof/>
          <w:color w:val="auto"/>
          <w:sz w:val="22"/>
          <w:szCs w:val="22"/>
          <w:rPrChange w:id="7098" w:author="Jan Kelemen" w:date="2016-01-20T17:07:00Z">
            <w:rPr>
              <w:del w:id="7099" w:author="Jan Kelemen" w:date="2016-01-17T21:56:00Z"/>
              <w:rFonts w:asciiTheme="minorHAnsi" w:eastAsiaTheme="minorEastAsia" w:hAnsiTheme="minorHAnsi" w:cstheme="minorBidi"/>
              <w:noProof/>
              <w:color w:val="auto"/>
              <w:sz w:val="22"/>
              <w:szCs w:val="22"/>
            </w:rPr>
          </w:rPrChange>
        </w:rPr>
      </w:pPr>
      <w:del w:id="7100" w:author="Jan Kelemen" w:date="2016-01-17T21:56:00Z">
        <w:r w:rsidRPr="0020295F" w:rsidDel="00182782">
          <w:rPr>
            <w:noProof/>
            <w:rPrChange w:id="7101" w:author="Jan Kelemen" w:date="2016-01-20T17:07:00Z">
              <w:rPr>
                <w:rStyle w:val="Hyperlink"/>
                <w:noProof/>
              </w:rPr>
            </w:rPrChange>
          </w:rPr>
          <w:delText>Slika 4.3.25 Sekvencijski dijagram za UC27 – ObrišiJelo</w:delText>
        </w:r>
        <w:r w:rsidRPr="0020295F" w:rsidDel="00182782">
          <w:rPr>
            <w:noProof/>
            <w:webHidden/>
            <w:rPrChange w:id="7102" w:author="Jan Kelemen" w:date="2016-01-20T17:07:00Z">
              <w:rPr>
                <w:noProof/>
                <w:webHidden/>
              </w:rPr>
            </w:rPrChange>
          </w:rPr>
          <w:tab/>
          <w:delText>42</w:delText>
        </w:r>
      </w:del>
    </w:p>
    <w:p w14:paraId="191253B1" w14:textId="77777777" w:rsidR="00171F4F" w:rsidRPr="0020295F" w:rsidDel="00182782" w:rsidRDefault="00171F4F">
      <w:pPr>
        <w:pStyle w:val="TableofFigures"/>
        <w:tabs>
          <w:tab w:val="right" w:leader="dot" w:pos="9062"/>
        </w:tabs>
        <w:rPr>
          <w:del w:id="7103" w:author="Jan Kelemen" w:date="2016-01-17T21:56:00Z"/>
          <w:rFonts w:asciiTheme="minorHAnsi" w:eastAsiaTheme="minorEastAsia" w:hAnsiTheme="minorHAnsi" w:cstheme="minorBidi"/>
          <w:noProof/>
          <w:color w:val="auto"/>
          <w:sz w:val="22"/>
          <w:szCs w:val="22"/>
          <w:rPrChange w:id="7104" w:author="Jan Kelemen" w:date="2016-01-20T17:07:00Z">
            <w:rPr>
              <w:del w:id="7105" w:author="Jan Kelemen" w:date="2016-01-17T21:56:00Z"/>
              <w:rFonts w:asciiTheme="minorHAnsi" w:eastAsiaTheme="minorEastAsia" w:hAnsiTheme="minorHAnsi" w:cstheme="minorBidi"/>
              <w:noProof/>
              <w:color w:val="auto"/>
              <w:sz w:val="22"/>
              <w:szCs w:val="22"/>
            </w:rPr>
          </w:rPrChange>
        </w:rPr>
      </w:pPr>
      <w:del w:id="7106" w:author="Jan Kelemen" w:date="2016-01-17T21:56:00Z">
        <w:r w:rsidRPr="0020295F" w:rsidDel="00182782">
          <w:rPr>
            <w:noProof/>
            <w:rPrChange w:id="7107" w:author="Jan Kelemen" w:date="2016-01-20T17:07:00Z">
              <w:rPr>
                <w:rStyle w:val="Hyperlink"/>
                <w:noProof/>
              </w:rPr>
            </w:rPrChange>
          </w:rPr>
          <w:delText>Slika 4.3.26 Sekvencijski dijagram za UC28 – DodajKategoriju</w:delText>
        </w:r>
        <w:r w:rsidRPr="0020295F" w:rsidDel="00182782">
          <w:rPr>
            <w:noProof/>
            <w:webHidden/>
            <w:rPrChange w:id="7108" w:author="Jan Kelemen" w:date="2016-01-20T17:07:00Z">
              <w:rPr>
                <w:noProof/>
                <w:webHidden/>
              </w:rPr>
            </w:rPrChange>
          </w:rPr>
          <w:tab/>
          <w:delText>43</w:delText>
        </w:r>
      </w:del>
    </w:p>
    <w:p w14:paraId="6F215A41" w14:textId="77777777" w:rsidR="00171F4F" w:rsidRPr="0020295F" w:rsidDel="00182782" w:rsidRDefault="00171F4F">
      <w:pPr>
        <w:pStyle w:val="TableofFigures"/>
        <w:tabs>
          <w:tab w:val="right" w:leader="dot" w:pos="9062"/>
        </w:tabs>
        <w:rPr>
          <w:del w:id="7109" w:author="Jan Kelemen" w:date="2016-01-17T21:56:00Z"/>
          <w:rFonts w:asciiTheme="minorHAnsi" w:eastAsiaTheme="minorEastAsia" w:hAnsiTheme="minorHAnsi" w:cstheme="minorBidi"/>
          <w:noProof/>
          <w:color w:val="auto"/>
          <w:sz w:val="22"/>
          <w:szCs w:val="22"/>
          <w:rPrChange w:id="7110" w:author="Jan Kelemen" w:date="2016-01-20T17:07:00Z">
            <w:rPr>
              <w:del w:id="7111" w:author="Jan Kelemen" w:date="2016-01-17T21:56:00Z"/>
              <w:rFonts w:asciiTheme="minorHAnsi" w:eastAsiaTheme="minorEastAsia" w:hAnsiTheme="minorHAnsi" w:cstheme="minorBidi"/>
              <w:noProof/>
              <w:color w:val="auto"/>
              <w:sz w:val="22"/>
              <w:szCs w:val="22"/>
            </w:rPr>
          </w:rPrChange>
        </w:rPr>
      </w:pPr>
      <w:del w:id="7112" w:author="Jan Kelemen" w:date="2016-01-17T21:56:00Z">
        <w:r w:rsidRPr="0020295F" w:rsidDel="00182782">
          <w:rPr>
            <w:noProof/>
            <w:rPrChange w:id="7113" w:author="Jan Kelemen" w:date="2016-01-20T17:07:00Z">
              <w:rPr>
                <w:rStyle w:val="Hyperlink"/>
                <w:noProof/>
              </w:rPr>
            </w:rPrChange>
          </w:rPr>
          <w:delText>Slika 4.3.27 Sekvencijski dijagram za UC29 – ObrišiKategoriju</w:delText>
        </w:r>
        <w:r w:rsidRPr="0020295F" w:rsidDel="00182782">
          <w:rPr>
            <w:noProof/>
            <w:webHidden/>
            <w:rPrChange w:id="7114" w:author="Jan Kelemen" w:date="2016-01-20T17:07:00Z">
              <w:rPr>
                <w:noProof/>
                <w:webHidden/>
              </w:rPr>
            </w:rPrChange>
          </w:rPr>
          <w:tab/>
          <w:delText>43</w:delText>
        </w:r>
      </w:del>
    </w:p>
    <w:p w14:paraId="6D906F37" w14:textId="77777777" w:rsidR="00171F4F" w:rsidRPr="0020295F" w:rsidDel="00182782" w:rsidRDefault="00171F4F">
      <w:pPr>
        <w:pStyle w:val="TableofFigures"/>
        <w:tabs>
          <w:tab w:val="right" w:leader="dot" w:pos="9062"/>
        </w:tabs>
        <w:rPr>
          <w:del w:id="7115" w:author="Jan Kelemen" w:date="2016-01-17T21:56:00Z"/>
          <w:rFonts w:asciiTheme="minorHAnsi" w:eastAsiaTheme="minorEastAsia" w:hAnsiTheme="minorHAnsi" w:cstheme="minorBidi"/>
          <w:noProof/>
          <w:color w:val="auto"/>
          <w:sz w:val="22"/>
          <w:szCs w:val="22"/>
          <w:rPrChange w:id="7116" w:author="Jan Kelemen" w:date="2016-01-20T17:07:00Z">
            <w:rPr>
              <w:del w:id="7117" w:author="Jan Kelemen" w:date="2016-01-17T21:56:00Z"/>
              <w:rFonts w:asciiTheme="minorHAnsi" w:eastAsiaTheme="minorEastAsia" w:hAnsiTheme="minorHAnsi" w:cstheme="minorBidi"/>
              <w:noProof/>
              <w:color w:val="auto"/>
              <w:sz w:val="22"/>
              <w:szCs w:val="22"/>
            </w:rPr>
          </w:rPrChange>
        </w:rPr>
      </w:pPr>
      <w:del w:id="7118" w:author="Jan Kelemen" w:date="2016-01-17T21:56:00Z">
        <w:r w:rsidRPr="0020295F" w:rsidDel="00182782">
          <w:rPr>
            <w:noProof/>
            <w:rPrChange w:id="7119" w:author="Jan Kelemen" w:date="2016-01-20T17:07:00Z">
              <w:rPr>
                <w:rStyle w:val="Hyperlink"/>
                <w:noProof/>
              </w:rPr>
            </w:rPrChange>
          </w:rPr>
          <w:delText>Slika 4.3.28 Sekvencijski dijagram za UC30 – AnalizaNarudžbi</w:delText>
        </w:r>
        <w:r w:rsidRPr="0020295F" w:rsidDel="00182782">
          <w:rPr>
            <w:noProof/>
            <w:webHidden/>
            <w:rPrChange w:id="7120" w:author="Jan Kelemen" w:date="2016-01-20T17:07:00Z">
              <w:rPr>
                <w:noProof/>
                <w:webHidden/>
              </w:rPr>
            </w:rPrChange>
          </w:rPr>
          <w:tab/>
          <w:delText>44</w:delText>
        </w:r>
      </w:del>
    </w:p>
    <w:p w14:paraId="590777B5" w14:textId="77777777" w:rsidR="00171F4F" w:rsidRPr="0020295F" w:rsidDel="00182782" w:rsidRDefault="00171F4F">
      <w:pPr>
        <w:pStyle w:val="TableofFigures"/>
        <w:tabs>
          <w:tab w:val="right" w:leader="dot" w:pos="9062"/>
        </w:tabs>
        <w:rPr>
          <w:del w:id="7121" w:author="Jan Kelemen" w:date="2016-01-17T21:56:00Z"/>
          <w:rFonts w:asciiTheme="minorHAnsi" w:eastAsiaTheme="minorEastAsia" w:hAnsiTheme="minorHAnsi" w:cstheme="minorBidi"/>
          <w:noProof/>
          <w:color w:val="auto"/>
          <w:sz w:val="22"/>
          <w:szCs w:val="22"/>
          <w:rPrChange w:id="7122" w:author="Jan Kelemen" w:date="2016-01-20T17:07:00Z">
            <w:rPr>
              <w:del w:id="7123" w:author="Jan Kelemen" w:date="2016-01-17T21:56:00Z"/>
              <w:rFonts w:asciiTheme="minorHAnsi" w:eastAsiaTheme="minorEastAsia" w:hAnsiTheme="minorHAnsi" w:cstheme="minorBidi"/>
              <w:noProof/>
              <w:color w:val="auto"/>
              <w:sz w:val="22"/>
              <w:szCs w:val="22"/>
            </w:rPr>
          </w:rPrChange>
        </w:rPr>
      </w:pPr>
      <w:del w:id="7124" w:author="Jan Kelemen" w:date="2016-01-17T21:56:00Z">
        <w:r w:rsidRPr="0020295F" w:rsidDel="00182782">
          <w:rPr>
            <w:noProof/>
            <w:rPrChange w:id="7125" w:author="Jan Kelemen" w:date="2016-01-20T17:07:00Z">
              <w:rPr>
                <w:rStyle w:val="Hyperlink"/>
                <w:noProof/>
              </w:rPr>
            </w:rPrChange>
          </w:rPr>
          <w:delText>Slika 4.3.29 Sekvencijski dijagram za UC31 – PromjenaPodatakaZaRestoran</w:delText>
        </w:r>
        <w:r w:rsidRPr="0020295F" w:rsidDel="00182782">
          <w:rPr>
            <w:noProof/>
            <w:webHidden/>
            <w:rPrChange w:id="7126" w:author="Jan Kelemen" w:date="2016-01-20T17:07:00Z">
              <w:rPr>
                <w:noProof/>
                <w:webHidden/>
              </w:rPr>
            </w:rPrChange>
          </w:rPr>
          <w:tab/>
          <w:delText>44</w:delText>
        </w:r>
      </w:del>
    </w:p>
    <w:p w14:paraId="0E8835CC" w14:textId="77777777" w:rsidR="00171F4F" w:rsidRPr="0020295F" w:rsidDel="00182782" w:rsidRDefault="00171F4F">
      <w:pPr>
        <w:pStyle w:val="TableofFigures"/>
        <w:tabs>
          <w:tab w:val="right" w:leader="dot" w:pos="9062"/>
        </w:tabs>
        <w:rPr>
          <w:del w:id="7127" w:author="Jan Kelemen" w:date="2016-01-17T21:56:00Z"/>
          <w:rFonts w:asciiTheme="minorHAnsi" w:eastAsiaTheme="minorEastAsia" w:hAnsiTheme="minorHAnsi" w:cstheme="minorBidi"/>
          <w:noProof/>
          <w:color w:val="auto"/>
          <w:sz w:val="22"/>
          <w:szCs w:val="22"/>
          <w:rPrChange w:id="7128" w:author="Jan Kelemen" w:date="2016-01-20T17:07:00Z">
            <w:rPr>
              <w:del w:id="7129" w:author="Jan Kelemen" w:date="2016-01-17T21:56:00Z"/>
              <w:rFonts w:asciiTheme="minorHAnsi" w:eastAsiaTheme="minorEastAsia" w:hAnsiTheme="minorHAnsi" w:cstheme="minorBidi"/>
              <w:noProof/>
              <w:color w:val="auto"/>
              <w:sz w:val="22"/>
              <w:szCs w:val="22"/>
            </w:rPr>
          </w:rPrChange>
        </w:rPr>
      </w:pPr>
      <w:del w:id="7130" w:author="Jan Kelemen" w:date="2016-01-17T21:56:00Z">
        <w:r w:rsidRPr="0020295F" w:rsidDel="00182782">
          <w:rPr>
            <w:noProof/>
            <w:rPrChange w:id="7131" w:author="Jan Kelemen" w:date="2016-01-20T17:07:00Z">
              <w:rPr>
                <w:rStyle w:val="Hyperlink"/>
                <w:noProof/>
              </w:rPr>
            </w:rPrChange>
          </w:rPr>
          <w:delText>Slika 4.3.30 Sekvencijski dijagram za UC32 – SnimanjeNarudžbe</w:delText>
        </w:r>
        <w:r w:rsidRPr="0020295F" w:rsidDel="00182782">
          <w:rPr>
            <w:noProof/>
            <w:webHidden/>
            <w:rPrChange w:id="7132" w:author="Jan Kelemen" w:date="2016-01-20T17:07:00Z">
              <w:rPr>
                <w:noProof/>
                <w:webHidden/>
              </w:rPr>
            </w:rPrChange>
          </w:rPr>
          <w:tab/>
          <w:delText>45</w:delText>
        </w:r>
      </w:del>
    </w:p>
    <w:p w14:paraId="1A847AD3" w14:textId="77777777" w:rsidR="00171F4F" w:rsidRPr="0020295F" w:rsidDel="00182782" w:rsidRDefault="00171F4F">
      <w:pPr>
        <w:pStyle w:val="TableofFigures"/>
        <w:tabs>
          <w:tab w:val="right" w:leader="dot" w:pos="9062"/>
        </w:tabs>
        <w:rPr>
          <w:del w:id="7133" w:author="Jan Kelemen" w:date="2016-01-17T21:56:00Z"/>
          <w:rFonts w:asciiTheme="minorHAnsi" w:eastAsiaTheme="minorEastAsia" w:hAnsiTheme="minorHAnsi" w:cstheme="minorBidi"/>
          <w:noProof/>
          <w:color w:val="auto"/>
          <w:sz w:val="22"/>
          <w:szCs w:val="22"/>
          <w:rPrChange w:id="7134" w:author="Jan Kelemen" w:date="2016-01-20T17:07:00Z">
            <w:rPr>
              <w:del w:id="7135" w:author="Jan Kelemen" w:date="2016-01-17T21:56:00Z"/>
              <w:rFonts w:asciiTheme="minorHAnsi" w:eastAsiaTheme="minorEastAsia" w:hAnsiTheme="minorHAnsi" w:cstheme="minorBidi"/>
              <w:noProof/>
              <w:color w:val="auto"/>
              <w:sz w:val="22"/>
              <w:szCs w:val="22"/>
            </w:rPr>
          </w:rPrChange>
        </w:rPr>
      </w:pPr>
      <w:del w:id="7136" w:author="Jan Kelemen" w:date="2016-01-17T21:56:00Z">
        <w:r w:rsidRPr="0020295F" w:rsidDel="00182782">
          <w:rPr>
            <w:noProof/>
            <w:rPrChange w:id="7137" w:author="Jan Kelemen" w:date="2016-01-20T17:07:00Z">
              <w:rPr>
                <w:rStyle w:val="Hyperlink"/>
                <w:noProof/>
              </w:rPr>
            </w:rPrChange>
          </w:rPr>
          <w:delText>Slika 6.1.1 Arhitektura sustava</w:delText>
        </w:r>
        <w:r w:rsidRPr="0020295F" w:rsidDel="00182782">
          <w:rPr>
            <w:noProof/>
            <w:webHidden/>
            <w:rPrChange w:id="7138" w:author="Jan Kelemen" w:date="2016-01-20T17:07:00Z">
              <w:rPr>
                <w:noProof/>
                <w:webHidden/>
              </w:rPr>
            </w:rPrChange>
          </w:rPr>
          <w:tab/>
          <w:delText>47</w:delText>
        </w:r>
      </w:del>
    </w:p>
    <w:p w14:paraId="6768AE77" w14:textId="77777777" w:rsidR="00171F4F" w:rsidRPr="0020295F" w:rsidDel="00182782" w:rsidRDefault="00171F4F">
      <w:pPr>
        <w:pStyle w:val="TableofFigures"/>
        <w:tabs>
          <w:tab w:val="right" w:leader="dot" w:pos="9062"/>
        </w:tabs>
        <w:rPr>
          <w:del w:id="7139" w:author="Jan Kelemen" w:date="2016-01-17T21:56:00Z"/>
          <w:rFonts w:asciiTheme="minorHAnsi" w:eastAsiaTheme="minorEastAsia" w:hAnsiTheme="minorHAnsi" w:cstheme="minorBidi"/>
          <w:noProof/>
          <w:color w:val="auto"/>
          <w:sz w:val="22"/>
          <w:szCs w:val="22"/>
          <w:rPrChange w:id="7140" w:author="Jan Kelemen" w:date="2016-01-20T17:07:00Z">
            <w:rPr>
              <w:del w:id="7141" w:author="Jan Kelemen" w:date="2016-01-17T21:56:00Z"/>
              <w:rFonts w:asciiTheme="minorHAnsi" w:eastAsiaTheme="minorEastAsia" w:hAnsiTheme="minorHAnsi" w:cstheme="minorBidi"/>
              <w:noProof/>
              <w:color w:val="auto"/>
              <w:sz w:val="22"/>
              <w:szCs w:val="22"/>
            </w:rPr>
          </w:rPrChange>
        </w:rPr>
      </w:pPr>
      <w:del w:id="7142" w:author="Jan Kelemen" w:date="2016-01-17T21:56:00Z">
        <w:r w:rsidRPr="0020295F" w:rsidDel="00182782">
          <w:rPr>
            <w:noProof/>
            <w:rPrChange w:id="7143" w:author="Jan Kelemen" w:date="2016-01-20T17:07:00Z">
              <w:rPr>
                <w:rStyle w:val="Hyperlink"/>
                <w:noProof/>
              </w:rPr>
            </w:rPrChange>
          </w:rPr>
          <w:delText>Slika 6.1.2 MVC obrazac</w:delText>
        </w:r>
        <w:r w:rsidRPr="0020295F" w:rsidDel="00182782">
          <w:rPr>
            <w:noProof/>
            <w:webHidden/>
            <w:rPrChange w:id="7144" w:author="Jan Kelemen" w:date="2016-01-20T17:07:00Z">
              <w:rPr>
                <w:noProof/>
                <w:webHidden/>
              </w:rPr>
            </w:rPrChange>
          </w:rPr>
          <w:tab/>
          <w:delText>48</w:delText>
        </w:r>
      </w:del>
    </w:p>
    <w:p w14:paraId="35FA05D0" w14:textId="77777777" w:rsidR="00171F4F" w:rsidRPr="0020295F" w:rsidDel="00182782" w:rsidRDefault="00171F4F">
      <w:pPr>
        <w:pStyle w:val="TableofFigures"/>
        <w:tabs>
          <w:tab w:val="right" w:leader="dot" w:pos="9062"/>
        </w:tabs>
        <w:rPr>
          <w:del w:id="7145" w:author="Jan Kelemen" w:date="2016-01-17T21:56:00Z"/>
          <w:rFonts w:asciiTheme="minorHAnsi" w:eastAsiaTheme="minorEastAsia" w:hAnsiTheme="minorHAnsi" w:cstheme="minorBidi"/>
          <w:noProof/>
          <w:color w:val="auto"/>
          <w:sz w:val="22"/>
          <w:szCs w:val="22"/>
          <w:rPrChange w:id="7146" w:author="Jan Kelemen" w:date="2016-01-20T17:07:00Z">
            <w:rPr>
              <w:del w:id="7147" w:author="Jan Kelemen" w:date="2016-01-17T21:56:00Z"/>
              <w:rFonts w:asciiTheme="minorHAnsi" w:eastAsiaTheme="minorEastAsia" w:hAnsiTheme="minorHAnsi" w:cstheme="minorBidi"/>
              <w:noProof/>
              <w:color w:val="auto"/>
              <w:sz w:val="22"/>
              <w:szCs w:val="22"/>
            </w:rPr>
          </w:rPrChange>
        </w:rPr>
      </w:pPr>
      <w:del w:id="7148" w:author="Jan Kelemen" w:date="2016-01-17T21:56:00Z">
        <w:r w:rsidRPr="0020295F" w:rsidDel="00182782">
          <w:rPr>
            <w:noProof/>
            <w:rPrChange w:id="7149" w:author="Jan Kelemen" w:date="2016-01-20T17:07:00Z">
              <w:rPr>
                <w:rStyle w:val="Hyperlink"/>
                <w:noProof/>
              </w:rPr>
            </w:rPrChange>
          </w:rPr>
          <w:delText>Slika 6.1.3 ER model baze podataka</w:delText>
        </w:r>
        <w:r w:rsidRPr="0020295F" w:rsidDel="00182782">
          <w:rPr>
            <w:noProof/>
            <w:webHidden/>
            <w:rPrChange w:id="7150" w:author="Jan Kelemen" w:date="2016-01-20T17:07:00Z">
              <w:rPr>
                <w:noProof/>
                <w:webHidden/>
              </w:rPr>
            </w:rPrChange>
          </w:rPr>
          <w:tab/>
          <w:delText>52</w:delText>
        </w:r>
      </w:del>
    </w:p>
    <w:p w14:paraId="53BDDCB2" w14:textId="77777777" w:rsidR="00171F4F" w:rsidRPr="0020295F" w:rsidDel="00182782" w:rsidRDefault="00171F4F">
      <w:pPr>
        <w:pStyle w:val="TableofFigures"/>
        <w:tabs>
          <w:tab w:val="right" w:leader="dot" w:pos="9062"/>
        </w:tabs>
        <w:rPr>
          <w:del w:id="7151" w:author="Jan Kelemen" w:date="2016-01-17T21:56:00Z"/>
          <w:rFonts w:asciiTheme="minorHAnsi" w:eastAsiaTheme="minorEastAsia" w:hAnsiTheme="minorHAnsi" w:cstheme="minorBidi"/>
          <w:noProof/>
          <w:color w:val="auto"/>
          <w:sz w:val="22"/>
          <w:szCs w:val="22"/>
          <w:rPrChange w:id="7152" w:author="Jan Kelemen" w:date="2016-01-20T17:07:00Z">
            <w:rPr>
              <w:del w:id="7153" w:author="Jan Kelemen" w:date="2016-01-17T21:56:00Z"/>
              <w:rFonts w:asciiTheme="minorHAnsi" w:eastAsiaTheme="minorEastAsia" w:hAnsiTheme="minorHAnsi" w:cstheme="minorBidi"/>
              <w:noProof/>
              <w:color w:val="auto"/>
              <w:sz w:val="22"/>
              <w:szCs w:val="22"/>
            </w:rPr>
          </w:rPrChange>
        </w:rPr>
      </w:pPr>
      <w:del w:id="7154" w:author="Jan Kelemen" w:date="2016-01-17T21:56:00Z">
        <w:r w:rsidRPr="0020295F" w:rsidDel="00182782">
          <w:rPr>
            <w:noProof/>
            <w:rPrChange w:id="7155" w:author="Jan Kelemen" w:date="2016-01-20T17:07:00Z">
              <w:rPr>
                <w:rStyle w:val="Hyperlink"/>
                <w:noProof/>
              </w:rPr>
            </w:rPrChange>
          </w:rPr>
          <w:delText>Slika 6.2.1 Dijagram razreda</w:delText>
        </w:r>
        <w:r w:rsidRPr="0020295F" w:rsidDel="00182782">
          <w:rPr>
            <w:noProof/>
            <w:webHidden/>
            <w:rPrChange w:id="7156" w:author="Jan Kelemen" w:date="2016-01-20T17:07:00Z">
              <w:rPr>
                <w:noProof/>
                <w:webHidden/>
              </w:rPr>
            </w:rPrChange>
          </w:rPr>
          <w:tab/>
          <w:delText>54</w:delText>
        </w:r>
      </w:del>
    </w:p>
    <w:p w14:paraId="35C8743A" w14:textId="77777777" w:rsidR="00171F4F" w:rsidRPr="0020295F" w:rsidDel="00182782" w:rsidRDefault="00171F4F">
      <w:pPr>
        <w:pStyle w:val="TableofFigures"/>
        <w:tabs>
          <w:tab w:val="right" w:leader="dot" w:pos="9062"/>
        </w:tabs>
        <w:rPr>
          <w:del w:id="7157" w:author="Jan Kelemen" w:date="2016-01-17T21:56:00Z"/>
          <w:rFonts w:asciiTheme="minorHAnsi" w:eastAsiaTheme="minorEastAsia" w:hAnsiTheme="minorHAnsi" w:cstheme="minorBidi"/>
          <w:noProof/>
          <w:color w:val="auto"/>
          <w:sz w:val="22"/>
          <w:szCs w:val="22"/>
          <w:rPrChange w:id="7158" w:author="Jan Kelemen" w:date="2016-01-20T17:07:00Z">
            <w:rPr>
              <w:del w:id="7159" w:author="Jan Kelemen" w:date="2016-01-17T21:56:00Z"/>
              <w:rFonts w:asciiTheme="minorHAnsi" w:eastAsiaTheme="minorEastAsia" w:hAnsiTheme="minorHAnsi" w:cstheme="minorBidi"/>
              <w:noProof/>
              <w:color w:val="auto"/>
              <w:sz w:val="22"/>
              <w:szCs w:val="22"/>
            </w:rPr>
          </w:rPrChange>
        </w:rPr>
      </w:pPr>
      <w:del w:id="7160" w:author="Jan Kelemen" w:date="2016-01-17T21:56:00Z">
        <w:r w:rsidRPr="0020295F" w:rsidDel="00182782">
          <w:rPr>
            <w:noProof/>
            <w:rPrChange w:id="7161" w:author="Jan Kelemen" w:date="2016-01-20T17:07:00Z">
              <w:rPr>
                <w:rStyle w:val="Hyperlink"/>
                <w:noProof/>
              </w:rPr>
            </w:rPrChange>
          </w:rPr>
          <w:delText>Slika 6.3.1 Dijagram objekata</w:delText>
        </w:r>
        <w:r w:rsidRPr="0020295F" w:rsidDel="00182782">
          <w:rPr>
            <w:noProof/>
            <w:webHidden/>
            <w:rPrChange w:id="7162" w:author="Jan Kelemen" w:date="2016-01-20T17:07:00Z">
              <w:rPr>
                <w:noProof/>
                <w:webHidden/>
              </w:rPr>
            </w:rPrChange>
          </w:rPr>
          <w:tab/>
          <w:delText>55</w:delText>
        </w:r>
      </w:del>
    </w:p>
    <w:p w14:paraId="1A776E79" w14:textId="6CF4325D" w:rsidR="00937DF5" w:rsidRPr="0020295F" w:rsidRDefault="00323742" w:rsidP="00937DF5">
      <w:pPr>
        <w:rPr>
          <w:rFonts w:ascii="Arial" w:eastAsia="Arial" w:hAnsi="Arial" w:cs="Arial"/>
          <w:i/>
          <w:color w:val="000000"/>
          <w:sz w:val="20"/>
          <w:szCs w:val="20"/>
          <w:rPrChange w:id="7163" w:author="Jan Kelemen" w:date="2016-01-20T17:07:00Z">
            <w:rPr>
              <w:rFonts w:ascii="Arial" w:eastAsia="Arial" w:hAnsi="Arial" w:cs="Arial"/>
              <w:i/>
              <w:color w:val="000000"/>
              <w:sz w:val="20"/>
              <w:szCs w:val="20"/>
            </w:rPr>
          </w:rPrChange>
        </w:rPr>
      </w:pPr>
      <w:r w:rsidRPr="0020295F">
        <w:rPr>
          <w:rFonts w:ascii="Arial" w:eastAsia="Arial" w:hAnsi="Arial" w:cs="Arial"/>
          <w:i/>
          <w:color w:val="000000"/>
          <w:sz w:val="20"/>
          <w:szCs w:val="20"/>
          <w:rPrChange w:id="7164" w:author="Jan Kelemen" w:date="2016-01-20T17:07:00Z">
            <w:rPr>
              <w:rFonts w:ascii="Arial" w:eastAsia="Arial" w:hAnsi="Arial" w:cs="Arial"/>
              <w:i/>
              <w:color w:val="000000"/>
              <w:sz w:val="20"/>
              <w:szCs w:val="20"/>
            </w:rPr>
          </w:rPrChange>
        </w:rPr>
        <w:fldChar w:fldCharType="end"/>
      </w:r>
    </w:p>
    <w:p w14:paraId="72D5C5E3" w14:textId="77777777" w:rsidR="00937DF5" w:rsidRPr="0020295F" w:rsidRDefault="00937DF5" w:rsidP="00937DF5">
      <w:pPr>
        <w:rPr>
          <w:rFonts w:ascii="Arial" w:eastAsia="Arial" w:hAnsi="Arial" w:cs="Arial"/>
          <w:sz w:val="20"/>
          <w:rPrChange w:id="7165" w:author="Jan Kelemen" w:date="2016-01-20T17:07:00Z">
            <w:rPr>
              <w:rFonts w:ascii="Arial" w:eastAsia="Arial" w:hAnsi="Arial" w:cs="Arial"/>
              <w:sz w:val="20"/>
            </w:rPr>
          </w:rPrChange>
        </w:rPr>
      </w:pPr>
    </w:p>
    <w:p w14:paraId="0E157C92" w14:textId="77777777" w:rsidR="00937DF5" w:rsidRPr="0020295F" w:rsidRDefault="00937DF5" w:rsidP="00937DF5">
      <w:pPr>
        <w:rPr>
          <w:rFonts w:ascii="Arial" w:eastAsia="Arial" w:hAnsi="Arial" w:cs="Arial"/>
          <w:sz w:val="20"/>
          <w:rPrChange w:id="7166" w:author="Jan Kelemen" w:date="2016-01-20T17:07:00Z">
            <w:rPr>
              <w:rFonts w:ascii="Arial" w:eastAsia="Arial" w:hAnsi="Arial" w:cs="Arial"/>
              <w:sz w:val="20"/>
            </w:rPr>
          </w:rPrChange>
        </w:rPr>
      </w:pPr>
      <w:r w:rsidRPr="0020295F">
        <w:rPr>
          <w:rFonts w:ascii="Arial" w:eastAsia="Arial" w:hAnsi="Arial" w:cs="Arial"/>
          <w:sz w:val="20"/>
          <w:rPrChange w:id="7167" w:author="Jan Kelemen" w:date="2016-01-20T17:07:00Z">
            <w:rPr>
              <w:rFonts w:ascii="Arial" w:eastAsia="Arial" w:hAnsi="Arial" w:cs="Arial"/>
              <w:sz w:val="20"/>
            </w:rPr>
          </w:rPrChange>
        </w:rPr>
        <w:br w:type="page"/>
      </w:r>
    </w:p>
    <w:p w14:paraId="69589E1D" w14:textId="77777777" w:rsidR="00937DF5" w:rsidRPr="0020295F" w:rsidRDefault="00937DF5" w:rsidP="007B2935">
      <w:pPr>
        <w:pStyle w:val="Heading1"/>
        <w:numPr>
          <w:ilvl w:val="0"/>
          <w:numId w:val="0"/>
        </w:numPr>
        <w:ind w:left="432" w:hanging="432"/>
        <w:rPr>
          <w:rFonts w:ascii="Arial" w:eastAsia="Arial" w:hAnsi="Arial" w:cs="Arial"/>
          <w:b w:val="0"/>
          <w:rPrChange w:id="7168" w:author="Jan Kelemen" w:date="2016-01-20T17:07:00Z">
            <w:rPr>
              <w:rFonts w:ascii="Arial" w:eastAsia="Arial" w:hAnsi="Arial" w:cs="Arial"/>
            </w:rPr>
          </w:rPrChange>
        </w:rPr>
      </w:pPr>
      <w:bookmarkStart w:id="7169" w:name="_Toc431806065"/>
      <w:bookmarkStart w:id="7170" w:name="_Toc441072983"/>
      <w:r w:rsidRPr="0020295F">
        <w:rPr>
          <w:b w:val="0"/>
          <w:rPrChange w:id="7171" w:author="Jan Kelemen" w:date="2016-01-20T17:07:00Z">
            <w:rPr/>
          </w:rPrChange>
        </w:rPr>
        <w:lastRenderedPageBreak/>
        <w:t>Dodatak B: Dnevnik sastajanja</w:t>
      </w:r>
      <w:bookmarkEnd w:id="7169"/>
      <w:bookmarkEnd w:id="7170"/>
    </w:p>
    <w:p w14:paraId="07B6BDC4" w14:textId="200BF434" w:rsidR="00937DF5" w:rsidRPr="0020295F" w:rsidRDefault="00937DF5" w:rsidP="007B0D7C">
      <w:pPr>
        <w:rPr>
          <w:u w:val="single"/>
          <w:rPrChange w:id="7172" w:author="Jan Kelemen" w:date="2016-01-20T17:07:00Z">
            <w:rPr>
              <w:b/>
              <w:u w:val="single"/>
            </w:rPr>
          </w:rPrChange>
        </w:rPr>
      </w:pPr>
      <w:r w:rsidRPr="0020295F">
        <w:rPr>
          <w:u w:val="single"/>
          <w:rPrChange w:id="7173" w:author="Jan Kelemen" w:date="2016-01-20T17:07:00Z">
            <w:rPr>
              <w:b/>
              <w:u w:val="single"/>
            </w:rPr>
          </w:rPrChange>
        </w:rPr>
        <w:t>Sastanak br.1: 16.10.2015</w:t>
      </w:r>
      <w:r w:rsidR="007B0D7C" w:rsidRPr="0020295F">
        <w:rPr>
          <w:u w:val="single"/>
          <w:rPrChange w:id="7174" w:author="Jan Kelemen" w:date="2016-01-20T17:07:00Z">
            <w:rPr>
              <w:b/>
              <w:u w:val="single"/>
            </w:rPr>
          </w:rPrChange>
        </w:rPr>
        <w:t>.</w:t>
      </w:r>
    </w:p>
    <w:p w14:paraId="359177B1" w14:textId="130FFADD" w:rsidR="00937DF5" w:rsidRPr="0020295F" w:rsidRDefault="00937DF5" w:rsidP="007B0D7C">
      <w:pPr>
        <w:rPr>
          <w:rPrChange w:id="7175" w:author="Jan Kelemen" w:date="2016-01-20T17:07:00Z">
            <w:rPr/>
          </w:rPrChange>
        </w:rPr>
      </w:pPr>
      <w:r w:rsidRPr="0020295F">
        <w:rPr>
          <w:rPrChange w:id="7176" w:author="Jan Kelemen" w:date="2016-01-20T17:07:00Z">
            <w:rPr>
              <w:b/>
            </w:rPr>
          </w:rPrChange>
        </w:rPr>
        <w:t>Prisutni:</w:t>
      </w:r>
      <w:r w:rsidRPr="0020295F">
        <w:rPr>
          <w:rPrChange w:id="7177" w:author="Jan Kelemen" w:date="2016-01-20T17:07:00Z">
            <w:rPr/>
          </w:rPrChange>
        </w:rPr>
        <w:t xml:space="preserve"> Šarić Fredi, Gulan Filip, Janjić Matej, Kelemen Jan, Kostrešević Kenneth,</w:t>
      </w:r>
      <w:r w:rsidR="007B0D7C" w:rsidRPr="0020295F">
        <w:rPr>
          <w:rPrChange w:id="7178" w:author="Jan Kelemen" w:date="2016-01-20T17:07:00Z">
            <w:rPr/>
          </w:rPrChange>
        </w:rPr>
        <w:t xml:space="preserve"> </w:t>
      </w:r>
      <w:r w:rsidRPr="0020295F">
        <w:rPr>
          <w:rPrChange w:id="7179" w:author="Jan Kelemen" w:date="2016-01-20T17:07:00Z">
            <w:rPr/>
          </w:rPrChange>
        </w:rPr>
        <w:t>Latečki Domagoj, Trčak Tin</w:t>
      </w:r>
      <w:r w:rsidR="008341DC" w:rsidRPr="0020295F">
        <w:rPr>
          <w:rPrChange w:id="7180" w:author="Jan Kelemen" w:date="2016-01-20T17:07:00Z">
            <w:rPr/>
          </w:rPrChange>
        </w:rPr>
        <w:t>.</w:t>
      </w:r>
    </w:p>
    <w:p w14:paraId="28A98AA8" w14:textId="6717AD5A" w:rsidR="00937DF5" w:rsidRPr="0020295F" w:rsidRDefault="00937DF5" w:rsidP="007B0D7C">
      <w:pPr>
        <w:rPr>
          <w:rPrChange w:id="7181" w:author="Jan Kelemen" w:date="2016-01-20T17:07:00Z">
            <w:rPr/>
          </w:rPrChange>
        </w:rPr>
      </w:pPr>
      <w:r w:rsidRPr="0020295F">
        <w:rPr>
          <w:rPrChange w:id="7182" w:author="Jan Kelemen" w:date="2016-01-20T17:07:00Z">
            <w:rPr>
              <w:b/>
            </w:rPr>
          </w:rPrChange>
        </w:rPr>
        <w:t>Sadržaj sastanka:</w:t>
      </w:r>
      <w:r w:rsidRPr="0020295F">
        <w:rPr>
          <w:rPrChange w:id="7183" w:author="Jan Kelemen" w:date="2016-01-20T17:07:00Z">
            <w:rPr/>
          </w:rPrChange>
        </w:rPr>
        <w:t xml:space="preserve"> upoznavanje članova tima, razgovor o zadatku i okvirna podjela poslova</w:t>
      </w:r>
      <w:r w:rsidR="008341DC" w:rsidRPr="0020295F">
        <w:rPr>
          <w:rPrChange w:id="7184" w:author="Jan Kelemen" w:date="2016-01-20T17:07:00Z">
            <w:rPr/>
          </w:rPrChange>
        </w:rPr>
        <w:t>.</w:t>
      </w:r>
    </w:p>
    <w:p w14:paraId="0B392235" w14:textId="77777777" w:rsidR="00937DF5" w:rsidRPr="0020295F" w:rsidRDefault="00937DF5" w:rsidP="007B0D7C">
      <w:pPr>
        <w:rPr>
          <w:u w:val="single"/>
          <w:rPrChange w:id="7185" w:author="Jan Kelemen" w:date="2016-01-20T17:07:00Z">
            <w:rPr>
              <w:b/>
              <w:u w:val="single"/>
            </w:rPr>
          </w:rPrChange>
        </w:rPr>
      </w:pPr>
      <w:r w:rsidRPr="0020295F">
        <w:rPr>
          <w:u w:val="single"/>
          <w:rPrChange w:id="7186" w:author="Jan Kelemen" w:date="2016-01-20T17:07:00Z">
            <w:rPr>
              <w:b/>
              <w:u w:val="single"/>
            </w:rPr>
          </w:rPrChange>
        </w:rPr>
        <w:t>Sastanak br. 2: 24.10.2015.</w:t>
      </w:r>
    </w:p>
    <w:p w14:paraId="5BC876B1" w14:textId="7A651628" w:rsidR="00937DF5" w:rsidRPr="0020295F" w:rsidRDefault="00937DF5" w:rsidP="007B0D7C">
      <w:pPr>
        <w:rPr>
          <w:rPrChange w:id="7187" w:author="Jan Kelemen" w:date="2016-01-20T17:07:00Z">
            <w:rPr/>
          </w:rPrChange>
        </w:rPr>
      </w:pPr>
      <w:r w:rsidRPr="0020295F">
        <w:rPr>
          <w:rPrChange w:id="7188" w:author="Jan Kelemen" w:date="2016-01-20T17:07:00Z">
            <w:rPr>
              <w:b/>
            </w:rPr>
          </w:rPrChange>
        </w:rPr>
        <w:t>Prisutni:</w:t>
      </w:r>
      <w:r w:rsidRPr="0020295F">
        <w:rPr>
          <w:rPrChange w:id="7189" w:author="Jan Kelemen" w:date="2016-01-20T17:07:00Z">
            <w:rPr/>
          </w:rPrChange>
        </w:rPr>
        <w:t xml:space="preserve"> Šarić Fredi, Gulan Filip, Janjić Matej,</w:t>
      </w:r>
      <w:r w:rsidR="007B0D7C" w:rsidRPr="0020295F">
        <w:rPr>
          <w:rPrChange w:id="7190" w:author="Jan Kelemen" w:date="2016-01-20T17:07:00Z">
            <w:rPr/>
          </w:rPrChange>
        </w:rPr>
        <w:t xml:space="preserve"> Kostrešević Kenneth, Latečki </w:t>
      </w:r>
      <w:r w:rsidRPr="0020295F">
        <w:rPr>
          <w:rPrChange w:id="7191" w:author="Jan Kelemen" w:date="2016-01-20T17:07:00Z">
            <w:rPr/>
          </w:rPrChange>
        </w:rPr>
        <w:t>Domagoj, Trčak Tin</w:t>
      </w:r>
      <w:r w:rsidR="008341DC" w:rsidRPr="0020295F">
        <w:rPr>
          <w:rPrChange w:id="7192" w:author="Jan Kelemen" w:date="2016-01-20T17:07:00Z">
            <w:rPr/>
          </w:rPrChange>
        </w:rPr>
        <w:t>.</w:t>
      </w:r>
    </w:p>
    <w:p w14:paraId="347E5DE9" w14:textId="737A3B11" w:rsidR="00937DF5" w:rsidRPr="0020295F" w:rsidRDefault="00937DF5" w:rsidP="007B0D7C">
      <w:pPr>
        <w:rPr>
          <w:rPrChange w:id="7193" w:author="Jan Kelemen" w:date="2016-01-20T17:07:00Z">
            <w:rPr/>
          </w:rPrChange>
        </w:rPr>
      </w:pPr>
      <w:r w:rsidRPr="0020295F">
        <w:rPr>
          <w:rPrChange w:id="7194" w:author="Jan Kelemen" w:date="2016-01-20T17:07:00Z">
            <w:rPr>
              <w:b/>
            </w:rPr>
          </w:rPrChange>
        </w:rPr>
        <w:t>Sadržaj sastanka:</w:t>
      </w:r>
      <w:r w:rsidRPr="0020295F">
        <w:rPr>
          <w:rPrChange w:id="7195" w:author="Jan Kelemen" w:date="2016-01-20T17:07:00Z">
            <w:rPr/>
          </w:rPrChange>
        </w:rPr>
        <w:t xml:space="preserve"> definiranje projektno</w:t>
      </w:r>
      <w:r w:rsidR="008341DC" w:rsidRPr="0020295F">
        <w:rPr>
          <w:rPrChange w:id="7196" w:author="Jan Kelemen" w:date="2016-01-20T17:07:00Z">
            <w:rPr/>
          </w:rPrChange>
        </w:rPr>
        <w:t>g zadatka, izrada baze podataka.</w:t>
      </w:r>
    </w:p>
    <w:p w14:paraId="6EE585EA" w14:textId="77777777" w:rsidR="00937DF5" w:rsidRPr="0020295F" w:rsidRDefault="00937DF5" w:rsidP="007B0D7C">
      <w:pPr>
        <w:rPr>
          <w:u w:val="single"/>
          <w:rPrChange w:id="7197" w:author="Jan Kelemen" w:date="2016-01-20T17:07:00Z">
            <w:rPr>
              <w:b/>
              <w:u w:val="single"/>
            </w:rPr>
          </w:rPrChange>
        </w:rPr>
      </w:pPr>
      <w:r w:rsidRPr="0020295F">
        <w:rPr>
          <w:u w:val="single"/>
          <w:rPrChange w:id="7198" w:author="Jan Kelemen" w:date="2016-01-20T17:07:00Z">
            <w:rPr>
              <w:b/>
              <w:u w:val="single"/>
            </w:rPr>
          </w:rPrChange>
        </w:rPr>
        <w:t>Sastanak br. 3: 31.10.2015.</w:t>
      </w:r>
    </w:p>
    <w:p w14:paraId="764F4CC7" w14:textId="0F5992E5" w:rsidR="00937DF5" w:rsidRPr="0020295F" w:rsidRDefault="00937DF5" w:rsidP="007B0D7C">
      <w:pPr>
        <w:rPr>
          <w:rPrChange w:id="7199" w:author="Jan Kelemen" w:date="2016-01-20T17:07:00Z">
            <w:rPr/>
          </w:rPrChange>
        </w:rPr>
      </w:pPr>
      <w:r w:rsidRPr="0020295F">
        <w:rPr>
          <w:rPrChange w:id="7200" w:author="Jan Kelemen" w:date="2016-01-20T17:07:00Z">
            <w:rPr>
              <w:b/>
            </w:rPr>
          </w:rPrChange>
        </w:rPr>
        <w:t>Prisutni:</w:t>
      </w:r>
      <w:r w:rsidRPr="0020295F">
        <w:rPr>
          <w:rPrChange w:id="7201" w:author="Jan Kelemen" w:date="2016-01-20T17:07:00Z">
            <w:rPr/>
          </w:rPrChange>
        </w:rPr>
        <w:t xml:space="preserve"> Šarić Fredi, Kostrešević Kenn</w:t>
      </w:r>
      <w:r w:rsidR="008341DC" w:rsidRPr="0020295F">
        <w:rPr>
          <w:rPrChange w:id="7202" w:author="Jan Kelemen" w:date="2016-01-20T17:07:00Z">
            <w:rPr/>
          </w:rPrChange>
        </w:rPr>
        <w:t>eth, Latečki Domagoj, Trčak Tin.</w:t>
      </w:r>
    </w:p>
    <w:p w14:paraId="5B41685A" w14:textId="3338E713" w:rsidR="00937DF5" w:rsidRPr="0020295F" w:rsidRDefault="00937DF5" w:rsidP="007B0D7C">
      <w:pPr>
        <w:rPr>
          <w:rPrChange w:id="7203" w:author="Jan Kelemen" w:date="2016-01-20T17:07:00Z">
            <w:rPr/>
          </w:rPrChange>
        </w:rPr>
      </w:pPr>
      <w:r w:rsidRPr="0020295F">
        <w:rPr>
          <w:rPrChange w:id="7204" w:author="Jan Kelemen" w:date="2016-01-20T17:07:00Z">
            <w:rPr>
              <w:b/>
            </w:rPr>
          </w:rPrChange>
        </w:rPr>
        <w:t>Sadržaj sastanka:</w:t>
      </w:r>
      <w:r w:rsidRPr="0020295F">
        <w:rPr>
          <w:rPrChange w:id="7205" w:author="Jan Kelemen" w:date="2016-01-20T17:07:00Z">
            <w:rPr/>
          </w:rPrChange>
        </w:rPr>
        <w:t xml:space="preserve"> pisanje funkcionalnih zahtjeva, dogovor oko izgleda stranice i osnovnih funkcionalnosti</w:t>
      </w:r>
      <w:r w:rsidR="008341DC" w:rsidRPr="0020295F">
        <w:rPr>
          <w:rPrChange w:id="7206" w:author="Jan Kelemen" w:date="2016-01-20T17:07:00Z">
            <w:rPr/>
          </w:rPrChange>
        </w:rPr>
        <w:t>.</w:t>
      </w:r>
    </w:p>
    <w:p w14:paraId="774D1A7C" w14:textId="77777777" w:rsidR="00937DF5" w:rsidRPr="0020295F" w:rsidRDefault="00937DF5" w:rsidP="007B0D7C">
      <w:pPr>
        <w:rPr>
          <w:u w:val="single"/>
          <w:rPrChange w:id="7207" w:author="Jan Kelemen" w:date="2016-01-20T17:07:00Z">
            <w:rPr>
              <w:b/>
              <w:u w:val="single"/>
            </w:rPr>
          </w:rPrChange>
        </w:rPr>
      </w:pPr>
      <w:r w:rsidRPr="0020295F">
        <w:rPr>
          <w:u w:val="single"/>
          <w:rPrChange w:id="7208" w:author="Jan Kelemen" w:date="2016-01-20T17:07:00Z">
            <w:rPr>
              <w:b/>
              <w:u w:val="single"/>
            </w:rPr>
          </w:rPrChange>
        </w:rPr>
        <w:t>Sastanak br. 4: 04.11.2015.</w:t>
      </w:r>
    </w:p>
    <w:p w14:paraId="23495559" w14:textId="54FD70AA" w:rsidR="00937DF5" w:rsidRPr="0020295F" w:rsidRDefault="00937DF5" w:rsidP="007B0D7C">
      <w:pPr>
        <w:rPr>
          <w:rPrChange w:id="7209" w:author="Jan Kelemen" w:date="2016-01-20T17:07:00Z">
            <w:rPr/>
          </w:rPrChange>
        </w:rPr>
      </w:pPr>
      <w:r w:rsidRPr="0020295F">
        <w:rPr>
          <w:rPrChange w:id="7210" w:author="Jan Kelemen" w:date="2016-01-20T17:07:00Z">
            <w:rPr>
              <w:b/>
            </w:rPr>
          </w:rPrChange>
        </w:rPr>
        <w:t xml:space="preserve">Prisutni: </w:t>
      </w:r>
      <w:r w:rsidRPr="0020295F">
        <w:rPr>
          <w:rPrChange w:id="7211" w:author="Jan Kelemen" w:date="2016-01-20T17:07:00Z">
            <w:rPr/>
          </w:rPrChange>
        </w:rPr>
        <w:t xml:space="preserve">Šarić Fredi, Gulan Filip, Janjić Matej, Kelemen Jan, </w:t>
      </w:r>
      <w:r w:rsidR="007B0D7C" w:rsidRPr="0020295F">
        <w:rPr>
          <w:rPrChange w:id="7212" w:author="Jan Kelemen" w:date="2016-01-20T17:07:00Z">
            <w:rPr/>
          </w:rPrChange>
        </w:rPr>
        <w:t xml:space="preserve">Kostrešević Kenneth, </w:t>
      </w:r>
      <w:r w:rsidRPr="0020295F">
        <w:rPr>
          <w:rPrChange w:id="7213" w:author="Jan Kelemen" w:date="2016-01-20T17:07:00Z">
            <w:rPr/>
          </w:rPrChange>
        </w:rPr>
        <w:t>Latečki Domagoj, Trčak Tin</w:t>
      </w:r>
      <w:r w:rsidR="008341DC" w:rsidRPr="0020295F">
        <w:rPr>
          <w:rPrChange w:id="7214" w:author="Jan Kelemen" w:date="2016-01-20T17:07:00Z">
            <w:rPr/>
          </w:rPrChange>
        </w:rPr>
        <w:t>.</w:t>
      </w:r>
    </w:p>
    <w:p w14:paraId="4F5BF153" w14:textId="29058CF6" w:rsidR="00937DF5" w:rsidRPr="0020295F" w:rsidRDefault="00937DF5" w:rsidP="007B0D7C">
      <w:pPr>
        <w:rPr>
          <w:rPrChange w:id="7215" w:author="Jan Kelemen" w:date="2016-01-20T17:07:00Z">
            <w:rPr/>
          </w:rPrChange>
        </w:rPr>
      </w:pPr>
      <w:r w:rsidRPr="0020295F">
        <w:rPr>
          <w:rPrChange w:id="7216" w:author="Jan Kelemen" w:date="2016-01-20T17:07:00Z">
            <w:rPr>
              <w:b/>
            </w:rPr>
          </w:rPrChange>
        </w:rPr>
        <w:t>Sadržaj sastanka:</w:t>
      </w:r>
      <w:r w:rsidRPr="0020295F">
        <w:rPr>
          <w:rPrChange w:id="7217" w:author="Jan Kelemen" w:date="2016-01-20T17:07:00Z">
            <w:rPr/>
          </w:rPrChange>
        </w:rPr>
        <w:t xml:space="preserve"> detaljan opis web stranice i usluga sustava</w:t>
      </w:r>
      <w:r w:rsidR="008341DC" w:rsidRPr="0020295F">
        <w:rPr>
          <w:rPrChange w:id="7218" w:author="Jan Kelemen" w:date="2016-01-20T17:07:00Z">
            <w:rPr/>
          </w:rPrChange>
        </w:rPr>
        <w:t>.</w:t>
      </w:r>
      <w:r w:rsidRPr="0020295F">
        <w:rPr>
          <w:rPrChange w:id="7219" w:author="Jan Kelemen" w:date="2016-01-20T17:07:00Z">
            <w:rPr/>
          </w:rPrChange>
        </w:rPr>
        <w:t xml:space="preserve"> </w:t>
      </w:r>
    </w:p>
    <w:p w14:paraId="1545ED9F" w14:textId="77777777" w:rsidR="00937DF5" w:rsidRPr="0020295F" w:rsidRDefault="00937DF5" w:rsidP="00937DF5">
      <w:pPr>
        <w:rPr>
          <w:rFonts w:ascii="Arial" w:hAnsi="Arial" w:cs="Arial"/>
          <w:rPrChange w:id="7220" w:author="Jan Kelemen" w:date="2016-01-20T17:07:00Z">
            <w:rPr>
              <w:rFonts w:ascii="Arial" w:hAnsi="Arial" w:cs="Arial"/>
            </w:rPr>
          </w:rPrChange>
        </w:rPr>
      </w:pPr>
    </w:p>
    <w:p w14:paraId="36B9B8E4" w14:textId="77777777" w:rsidR="00937DF5" w:rsidRPr="0020295F" w:rsidRDefault="00937DF5" w:rsidP="00937DF5">
      <w:pPr>
        <w:rPr>
          <w:rFonts w:ascii="Arial" w:hAnsi="Arial" w:cs="Arial"/>
          <w:rPrChange w:id="7221" w:author="Jan Kelemen" w:date="2016-01-20T17:07:00Z">
            <w:rPr>
              <w:rFonts w:ascii="Arial" w:hAnsi="Arial" w:cs="Arial"/>
            </w:rPr>
          </w:rPrChange>
        </w:rPr>
      </w:pPr>
    </w:p>
    <w:p w14:paraId="0DF6CB4A" w14:textId="77777777" w:rsidR="00937DF5" w:rsidRPr="0020295F" w:rsidRDefault="00937DF5" w:rsidP="00937DF5">
      <w:pPr>
        <w:rPr>
          <w:rFonts w:ascii="Arial" w:hAnsi="Arial" w:cs="Arial"/>
          <w:rPrChange w:id="7222" w:author="Jan Kelemen" w:date="2016-01-20T17:07:00Z">
            <w:rPr>
              <w:rFonts w:ascii="Arial" w:hAnsi="Arial" w:cs="Arial"/>
            </w:rPr>
          </w:rPrChange>
        </w:rPr>
      </w:pPr>
    </w:p>
    <w:p w14:paraId="43C93D00" w14:textId="52C69233" w:rsidR="00A563F4" w:rsidRPr="0020295F" w:rsidRDefault="00937DF5" w:rsidP="007766D9">
      <w:pPr>
        <w:pStyle w:val="Heading1"/>
        <w:numPr>
          <w:ilvl w:val="0"/>
          <w:numId w:val="0"/>
        </w:numPr>
        <w:ind w:left="432" w:hanging="432"/>
        <w:rPr>
          <w:b w:val="0"/>
          <w:rPrChange w:id="7223" w:author="Jan Kelemen" w:date="2016-01-20T17:07:00Z">
            <w:rPr/>
          </w:rPrChange>
        </w:rPr>
        <w:pPrChange w:id="7224" w:author="Jan Kelemen" w:date="2016-01-20T16:31:00Z">
          <w:pPr>
            <w:pStyle w:val="Normal5"/>
            <w:spacing w:line="360" w:lineRule="auto"/>
            <w:jc w:val="both"/>
          </w:pPr>
        </w:pPrChange>
      </w:pPr>
      <w:r w:rsidRPr="0020295F">
        <w:rPr>
          <w:rFonts w:ascii="Arial" w:eastAsia="Arial" w:hAnsi="Arial" w:cs="Arial"/>
          <w:b w:val="0"/>
          <w:rPrChange w:id="7225" w:author="Jan Kelemen" w:date="2016-01-20T17:07:00Z">
            <w:rPr>
              <w:rFonts w:ascii="Arial" w:eastAsia="Arial" w:hAnsi="Arial" w:cs="Arial"/>
            </w:rPr>
          </w:rPrChange>
        </w:rPr>
        <w:br w:type="page"/>
      </w:r>
      <w:bookmarkStart w:id="7226" w:name="_Toc431806066"/>
      <w:bookmarkStart w:id="7227" w:name="_Toc441072984"/>
      <w:r w:rsidRPr="0020295F">
        <w:rPr>
          <w:b w:val="0"/>
          <w:rPrChange w:id="7228" w:author="Jan Kelemen" w:date="2016-01-20T17:07:00Z">
            <w:rPr/>
          </w:rPrChange>
        </w:rPr>
        <w:lastRenderedPageBreak/>
        <w:t>Dodatak C: Prikaz aktivnosti grupe</w:t>
      </w:r>
      <w:bookmarkEnd w:id="7226"/>
      <w:bookmarkEnd w:id="7227"/>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20295F"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20295F" w:rsidRDefault="00937DF5" w:rsidP="003771F5">
            <w:pPr>
              <w:spacing w:before="60" w:after="60"/>
              <w:jc w:val="center"/>
              <w:rPr>
                <w:rFonts w:cs="Times New Roman"/>
                <w:bCs/>
                <w:sz w:val="20"/>
                <w:lang w:val="en-US"/>
                <w:rPrChange w:id="7229" w:author="Jan Kelemen" w:date="2016-01-20T17:07:00Z">
                  <w:rPr>
                    <w:rFonts w:cs="Times New Roman"/>
                    <w:b/>
                    <w:bCs/>
                    <w:sz w:val="20"/>
                    <w:lang w:val="en-US"/>
                  </w:rPr>
                </w:rPrChange>
              </w:rPr>
            </w:pPr>
            <w:r w:rsidRPr="0020295F">
              <w:rPr>
                <w:rFonts w:cs="Times New Roman"/>
                <w:bCs/>
                <w:sz w:val="20"/>
                <w:lang w:val="en-US"/>
                <w:rPrChange w:id="7230" w:author="Jan Kelemen" w:date="2016-01-20T17:07:00Z">
                  <w:rPr>
                    <w:rFonts w:cs="Times New Roman"/>
                    <w:b/>
                    <w:bCs/>
                    <w:sz w:val="20"/>
                    <w:lang w:val="en-US"/>
                  </w:rPr>
                </w:rPrChange>
              </w:rPr>
              <w:t>Popis aktivnosti</w:t>
            </w:r>
          </w:p>
        </w:tc>
        <w:tc>
          <w:tcPr>
            <w:tcW w:w="7410" w:type="dxa"/>
            <w:gridSpan w:val="7"/>
            <w:tcBorders>
              <w:top w:val="nil"/>
              <w:left w:val="nil"/>
              <w:bottom w:val="single" w:sz="12" w:space="0" w:color="C9C9C9"/>
              <w:right w:val="nil"/>
            </w:tcBorders>
            <w:shd w:val="clear" w:color="auto" w:fill="FFFFFF"/>
            <w:hideMark/>
          </w:tcPr>
          <w:p w14:paraId="5F945646" w14:textId="349284B6" w:rsidR="00937DF5" w:rsidRPr="0020295F" w:rsidRDefault="007A0BB0" w:rsidP="003771F5">
            <w:pPr>
              <w:spacing w:before="60" w:after="60"/>
              <w:jc w:val="center"/>
              <w:rPr>
                <w:rFonts w:cs="Times New Roman"/>
                <w:bCs/>
                <w:sz w:val="20"/>
                <w:lang w:val="en-US"/>
                <w:rPrChange w:id="7231" w:author="Jan Kelemen" w:date="2016-01-20T17:07:00Z">
                  <w:rPr>
                    <w:rFonts w:cs="Times New Roman"/>
                    <w:b/>
                    <w:bCs/>
                    <w:sz w:val="20"/>
                    <w:lang w:val="en-US"/>
                  </w:rPr>
                </w:rPrChange>
              </w:rPr>
            </w:pPr>
            <w:r w:rsidRPr="0020295F">
              <w:rPr>
                <w:rFonts w:cs="Times New Roman"/>
                <w:bCs/>
                <w:sz w:val="20"/>
                <w:lang w:val="en-US"/>
                <w:rPrChange w:id="7232" w:author="Jan Kelemen" w:date="2016-01-20T17:07:00Z">
                  <w:rPr>
                    <w:rFonts w:cs="Times New Roman"/>
                    <w:b/>
                    <w:bCs/>
                    <w:sz w:val="20"/>
                    <w:lang w:val="en-US"/>
                  </w:rPr>
                </w:rPrChange>
              </w:rPr>
              <w:t>Č</w:t>
            </w:r>
            <w:r w:rsidR="000E53F1" w:rsidRPr="0020295F">
              <w:rPr>
                <w:rFonts w:cs="Times New Roman"/>
                <w:bCs/>
                <w:sz w:val="20"/>
                <w:lang w:val="en-US"/>
                <w:rPrChange w:id="7233" w:author="Jan Kelemen" w:date="2016-01-20T17:07:00Z">
                  <w:rPr>
                    <w:rFonts w:cs="Times New Roman"/>
                    <w:b/>
                    <w:bCs/>
                    <w:sz w:val="20"/>
                    <w:lang w:val="en-US"/>
                  </w:rPr>
                </w:rPrChange>
              </w:rPr>
              <w:t>lanovi grupe</w:t>
            </w:r>
          </w:p>
        </w:tc>
      </w:tr>
      <w:tr w:rsidR="00937DF5" w:rsidRPr="0020295F"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20295F" w:rsidRDefault="00937DF5" w:rsidP="003771F5">
            <w:pPr>
              <w:spacing w:before="60" w:after="60"/>
              <w:jc w:val="center"/>
              <w:rPr>
                <w:rFonts w:cs="Times New Roman"/>
                <w:bCs/>
                <w:color w:val="000000"/>
                <w:sz w:val="20"/>
                <w:lang w:val="en-US"/>
                <w:rPrChange w:id="7234" w:author="Jan Kelemen" w:date="2016-01-20T17:07:00Z">
                  <w:rPr>
                    <w:rFonts w:cs="Times New Roman"/>
                    <w:b/>
                    <w:bCs/>
                    <w:color w:val="000000"/>
                    <w:sz w:val="20"/>
                    <w:lang w:val="en-US"/>
                  </w:rPr>
                </w:rPrChange>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5C4D0003" w:rsidR="00937DF5" w:rsidRPr="0020295F" w:rsidRDefault="003771F5" w:rsidP="003771F5">
            <w:pPr>
              <w:spacing w:before="60" w:after="60"/>
              <w:jc w:val="center"/>
              <w:rPr>
                <w:rFonts w:cs="Times New Roman"/>
                <w:sz w:val="20"/>
                <w:lang w:val="en-US"/>
                <w:rPrChange w:id="7235" w:author="Jan Kelemen" w:date="2016-01-20T17:07:00Z">
                  <w:rPr>
                    <w:rFonts w:cs="Times New Roman"/>
                    <w:b/>
                    <w:sz w:val="20"/>
                    <w:lang w:val="en-US"/>
                  </w:rPr>
                </w:rPrChange>
              </w:rPr>
            </w:pPr>
            <w:r w:rsidRPr="0020295F">
              <w:rPr>
                <w:rFonts w:cs="Times New Roman"/>
                <w:sz w:val="20"/>
                <w:lang w:val="en-US"/>
                <w:rPrChange w:id="7236" w:author="Jan Kelemen" w:date="2016-01-20T17:07:00Z">
                  <w:rPr>
                    <w:rFonts w:cs="Times New Roman"/>
                    <w:b/>
                    <w:sz w:val="20"/>
                    <w:lang w:val="en-US"/>
                  </w:rPr>
                </w:rPrChange>
              </w:rPr>
              <w:t>Fredi Šarić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3B4626AD" w:rsidR="00937DF5" w:rsidRPr="0020295F" w:rsidRDefault="003771F5" w:rsidP="003771F5">
            <w:pPr>
              <w:spacing w:before="60" w:after="60"/>
              <w:jc w:val="center"/>
              <w:rPr>
                <w:rFonts w:cs="Times New Roman"/>
                <w:sz w:val="20"/>
                <w:lang w:val="en-US"/>
                <w:rPrChange w:id="7237" w:author="Jan Kelemen" w:date="2016-01-20T17:07:00Z">
                  <w:rPr>
                    <w:rFonts w:cs="Times New Roman"/>
                    <w:b/>
                    <w:sz w:val="20"/>
                    <w:lang w:val="en-US"/>
                  </w:rPr>
                </w:rPrChange>
              </w:rPr>
            </w:pPr>
            <w:r w:rsidRPr="0020295F">
              <w:rPr>
                <w:rFonts w:cs="Times New Roman"/>
                <w:sz w:val="20"/>
                <w:lang w:val="en-US"/>
                <w:rPrChange w:id="7238" w:author="Jan Kelemen" w:date="2016-01-20T17:07:00Z">
                  <w:rPr>
                    <w:rFonts w:cs="Times New Roman"/>
                    <w:b/>
                    <w:sz w:val="20"/>
                    <w:lang w:val="en-US"/>
                  </w:rPr>
                </w:rPrChange>
              </w:rPr>
              <w:t>Filip Gulan</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64CEF79F" w:rsidR="00937DF5" w:rsidRPr="0020295F" w:rsidRDefault="003771F5" w:rsidP="003771F5">
            <w:pPr>
              <w:spacing w:before="60" w:after="60"/>
              <w:jc w:val="center"/>
              <w:rPr>
                <w:rFonts w:cs="Times New Roman"/>
                <w:sz w:val="20"/>
                <w:lang w:val="en-US"/>
                <w:rPrChange w:id="7239" w:author="Jan Kelemen" w:date="2016-01-20T17:07:00Z">
                  <w:rPr>
                    <w:rFonts w:cs="Times New Roman"/>
                    <w:b/>
                    <w:sz w:val="20"/>
                    <w:lang w:val="en-US"/>
                  </w:rPr>
                </w:rPrChange>
              </w:rPr>
            </w:pPr>
            <w:r w:rsidRPr="0020295F">
              <w:rPr>
                <w:rFonts w:cs="Times New Roman"/>
                <w:sz w:val="20"/>
                <w:lang w:val="en-US"/>
                <w:rPrChange w:id="7240" w:author="Jan Kelemen" w:date="2016-01-20T17:07:00Z">
                  <w:rPr>
                    <w:rFonts w:cs="Times New Roman"/>
                    <w:b/>
                    <w:sz w:val="20"/>
                    <w:lang w:val="en-US"/>
                  </w:rPr>
                </w:rPrChange>
              </w:rPr>
              <w:t>Matej Janjić</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26613DB6" w:rsidR="00937DF5" w:rsidRPr="0020295F" w:rsidRDefault="003771F5" w:rsidP="003771F5">
            <w:pPr>
              <w:spacing w:before="60" w:after="60"/>
              <w:jc w:val="center"/>
              <w:rPr>
                <w:rFonts w:cs="Times New Roman"/>
                <w:sz w:val="20"/>
                <w:lang w:val="en-US"/>
                <w:rPrChange w:id="7241" w:author="Jan Kelemen" w:date="2016-01-20T17:07:00Z">
                  <w:rPr>
                    <w:rFonts w:cs="Times New Roman"/>
                    <w:b/>
                    <w:sz w:val="20"/>
                    <w:lang w:val="en-US"/>
                  </w:rPr>
                </w:rPrChange>
              </w:rPr>
            </w:pPr>
            <w:r w:rsidRPr="0020295F">
              <w:rPr>
                <w:rFonts w:cs="Times New Roman"/>
                <w:sz w:val="20"/>
                <w:lang w:val="en-US"/>
                <w:rPrChange w:id="7242" w:author="Jan Kelemen" w:date="2016-01-20T17:07:00Z">
                  <w:rPr>
                    <w:rFonts w:cs="Times New Roman"/>
                    <w:b/>
                    <w:sz w:val="20"/>
                    <w:lang w:val="en-US"/>
                  </w:rPr>
                </w:rPrChange>
              </w:rPr>
              <w:t>Jan Kelemen</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2DE5E1B" w:rsidR="00937DF5" w:rsidRPr="0020295F" w:rsidRDefault="003771F5" w:rsidP="003771F5">
            <w:pPr>
              <w:spacing w:before="60" w:after="60"/>
              <w:jc w:val="center"/>
              <w:rPr>
                <w:rFonts w:cs="Times New Roman"/>
                <w:sz w:val="20"/>
                <w:lang w:val="en-US"/>
                <w:rPrChange w:id="7243" w:author="Jan Kelemen" w:date="2016-01-20T17:07:00Z">
                  <w:rPr>
                    <w:rFonts w:cs="Times New Roman"/>
                    <w:b/>
                    <w:sz w:val="20"/>
                    <w:lang w:val="en-US"/>
                  </w:rPr>
                </w:rPrChange>
              </w:rPr>
            </w:pPr>
            <w:r w:rsidRPr="0020295F">
              <w:rPr>
                <w:rFonts w:cs="Times New Roman"/>
                <w:sz w:val="20"/>
                <w:lang w:val="en-US"/>
                <w:rPrChange w:id="7244" w:author="Jan Kelemen" w:date="2016-01-20T17:07:00Z">
                  <w:rPr>
                    <w:rFonts w:cs="Times New Roman"/>
                    <w:b/>
                    <w:sz w:val="20"/>
                    <w:lang w:val="en-US"/>
                  </w:rPr>
                </w:rPrChange>
              </w:rPr>
              <w:t>Kenneth Kostrešević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2DC4D0C5" w:rsidR="00937DF5" w:rsidRPr="0020295F" w:rsidRDefault="003771F5" w:rsidP="003771F5">
            <w:pPr>
              <w:spacing w:before="60" w:after="60"/>
              <w:jc w:val="center"/>
              <w:rPr>
                <w:rFonts w:cs="Times New Roman"/>
                <w:sz w:val="20"/>
                <w:lang w:val="en-US"/>
                <w:rPrChange w:id="7245" w:author="Jan Kelemen" w:date="2016-01-20T17:07:00Z">
                  <w:rPr>
                    <w:rFonts w:cs="Times New Roman"/>
                    <w:b/>
                    <w:sz w:val="20"/>
                    <w:lang w:val="en-US"/>
                  </w:rPr>
                </w:rPrChange>
              </w:rPr>
            </w:pPr>
            <w:r w:rsidRPr="0020295F">
              <w:rPr>
                <w:rFonts w:cs="Times New Roman"/>
                <w:sz w:val="20"/>
                <w:lang w:val="en-US"/>
                <w:rPrChange w:id="7246" w:author="Jan Kelemen" w:date="2016-01-20T17:07:00Z">
                  <w:rPr>
                    <w:rFonts w:cs="Times New Roman"/>
                    <w:b/>
                    <w:sz w:val="20"/>
                    <w:lang w:val="en-US"/>
                  </w:rPr>
                </w:rPrChange>
              </w:rPr>
              <w:t>Domagoj Latečki</w:t>
            </w:r>
          </w:p>
        </w:tc>
        <w:tc>
          <w:tcPr>
            <w:tcW w:w="1022" w:type="dxa"/>
            <w:tcBorders>
              <w:top w:val="single" w:sz="2" w:space="0" w:color="C9C9C9"/>
              <w:left w:val="single" w:sz="2" w:space="0" w:color="C9C9C9"/>
              <w:bottom w:val="single" w:sz="2" w:space="0" w:color="C9C9C9"/>
              <w:right w:val="nil"/>
            </w:tcBorders>
            <w:shd w:val="clear" w:color="auto" w:fill="EDEDED"/>
            <w:hideMark/>
          </w:tcPr>
          <w:p w14:paraId="44C38A3C" w14:textId="23F6C7B2" w:rsidR="003771F5" w:rsidRPr="0020295F" w:rsidRDefault="003771F5" w:rsidP="003771F5">
            <w:pPr>
              <w:spacing w:before="60" w:after="60"/>
              <w:jc w:val="center"/>
              <w:rPr>
                <w:rFonts w:cs="Times New Roman"/>
                <w:sz w:val="20"/>
                <w:lang w:val="en-US"/>
                <w:rPrChange w:id="7247" w:author="Jan Kelemen" w:date="2016-01-20T17:07:00Z">
                  <w:rPr>
                    <w:rFonts w:cs="Times New Roman"/>
                    <w:b/>
                    <w:sz w:val="20"/>
                    <w:lang w:val="en-US"/>
                  </w:rPr>
                </w:rPrChange>
              </w:rPr>
            </w:pPr>
            <w:r w:rsidRPr="0020295F">
              <w:rPr>
                <w:rFonts w:cs="Times New Roman"/>
                <w:sz w:val="20"/>
                <w:lang w:val="en-US"/>
                <w:rPrChange w:id="7248" w:author="Jan Kelemen" w:date="2016-01-20T17:07:00Z">
                  <w:rPr>
                    <w:rFonts w:cs="Times New Roman"/>
                    <w:b/>
                    <w:sz w:val="20"/>
                    <w:lang w:val="en-US"/>
                  </w:rPr>
                </w:rPrChange>
              </w:rPr>
              <w:t>Tin</w:t>
            </w:r>
          </w:p>
          <w:p w14:paraId="4039234A" w14:textId="1C9B0241" w:rsidR="00937DF5" w:rsidRPr="0020295F" w:rsidRDefault="003771F5" w:rsidP="003771F5">
            <w:pPr>
              <w:spacing w:before="60" w:after="60"/>
              <w:jc w:val="center"/>
              <w:rPr>
                <w:rFonts w:cs="Times New Roman"/>
                <w:sz w:val="20"/>
                <w:lang w:val="en-US"/>
                <w:rPrChange w:id="7249" w:author="Jan Kelemen" w:date="2016-01-20T17:07:00Z">
                  <w:rPr>
                    <w:rFonts w:cs="Times New Roman"/>
                    <w:b/>
                    <w:sz w:val="20"/>
                    <w:lang w:val="en-US"/>
                  </w:rPr>
                </w:rPrChange>
              </w:rPr>
            </w:pPr>
            <w:r w:rsidRPr="0020295F">
              <w:rPr>
                <w:rFonts w:cs="Times New Roman"/>
                <w:sz w:val="20"/>
                <w:lang w:val="en-US"/>
                <w:rPrChange w:id="7250" w:author="Jan Kelemen" w:date="2016-01-20T17:07:00Z">
                  <w:rPr>
                    <w:rFonts w:cs="Times New Roman"/>
                    <w:b/>
                    <w:sz w:val="20"/>
                    <w:lang w:val="en-US"/>
                  </w:rPr>
                </w:rPrChange>
              </w:rPr>
              <w:t>Trčak</w:t>
            </w:r>
          </w:p>
        </w:tc>
      </w:tr>
      <w:tr w:rsidR="003771F5" w:rsidRPr="0020295F"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3771F5" w:rsidRPr="0020295F" w:rsidRDefault="003771F5" w:rsidP="003771F5">
            <w:pPr>
              <w:spacing w:before="60" w:after="60"/>
              <w:jc w:val="center"/>
              <w:rPr>
                <w:rFonts w:cs="Times New Roman"/>
                <w:bCs/>
                <w:sz w:val="20"/>
                <w:lang w:val="en-US"/>
                <w:rPrChange w:id="7251" w:author="Jan Kelemen" w:date="2016-01-20T17:07:00Z">
                  <w:rPr>
                    <w:rFonts w:cs="Times New Roman"/>
                    <w:b/>
                    <w:bCs/>
                    <w:sz w:val="20"/>
                    <w:lang w:val="en-US"/>
                  </w:rPr>
                </w:rPrChange>
              </w:rPr>
            </w:pPr>
            <w:r w:rsidRPr="0020295F">
              <w:rPr>
                <w:rFonts w:cs="Times New Roman"/>
                <w:bCs/>
                <w:sz w:val="20"/>
                <w:lang w:val="en-US"/>
                <w:rPrChange w:id="7252" w:author="Jan Kelemen" w:date="2016-01-20T17:07:00Z">
                  <w:rPr>
                    <w:rFonts w:cs="Times New Roman"/>
                    <w:b/>
                    <w:bCs/>
                    <w:sz w:val="20"/>
                    <w:lang w:val="en-US"/>
                  </w:rPr>
                </w:rPrChange>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28D47551" w:rsidR="003771F5" w:rsidRPr="0020295F" w:rsidRDefault="003771F5" w:rsidP="003771F5">
            <w:pPr>
              <w:spacing w:before="60" w:after="60"/>
              <w:jc w:val="center"/>
              <w:rPr>
                <w:rFonts w:cs="Times New Roman"/>
                <w:sz w:val="20"/>
                <w:lang w:val="en-US"/>
                <w:rPrChange w:id="7253" w:author="Jan Kelemen" w:date="2016-01-20T17:07:00Z">
                  <w:rPr>
                    <w:rFonts w:cs="Times New Roman"/>
                    <w:sz w:val="20"/>
                    <w:lang w:val="en-US"/>
                  </w:rPr>
                </w:rPrChange>
              </w:rPr>
            </w:pPr>
            <w:r w:rsidRPr="0020295F">
              <w:rPr>
                <w:rFonts w:cs="Times New Roman"/>
                <w:sz w:val="20"/>
                <w:lang w:val="en-US"/>
                <w:rPrChange w:id="7254" w:author="Jan Kelemen" w:date="2016-01-20T17:07:00Z">
                  <w:rPr>
                    <w:rFonts w:cs="Times New Roman"/>
                    <w:sz w:val="20"/>
                    <w:lang w:val="en-US"/>
                  </w:rPr>
                </w:rPrChange>
              </w:rPr>
              <w:t>70%</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1A152469" w:rsidR="003771F5" w:rsidRPr="0020295F" w:rsidRDefault="003771F5" w:rsidP="003771F5">
            <w:pPr>
              <w:spacing w:before="60" w:after="60"/>
              <w:jc w:val="center"/>
              <w:rPr>
                <w:rFonts w:cs="Times New Roman"/>
                <w:sz w:val="20"/>
                <w:lang w:val="en-US"/>
                <w:rPrChange w:id="7255" w:author="Jan Kelemen" w:date="2016-01-20T17:07:00Z">
                  <w:rPr>
                    <w:rFonts w:cs="Times New Roman"/>
                    <w:sz w:val="20"/>
                    <w:lang w:val="en-US"/>
                  </w:rPr>
                </w:rPrChange>
              </w:rPr>
            </w:pPr>
            <w:r w:rsidRPr="0020295F">
              <w:rPr>
                <w:rFonts w:cs="Times New Roman"/>
                <w:sz w:val="20"/>
                <w:lang w:val="en-US"/>
                <w:rPrChange w:id="7256" w:author="Jan Kelemen" w:date="2016-01-20T17:07:00Z">
                  <w:rPr>
                    <w:rFonts w:cs="Times New Roman"/>
                    <w:sz w:val="20"/>
                    <w:lang w:val="en-US"/>
                  </w:rPr>
                </w:rPrChange>
              </w:rPr>
              <w:t>30%</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5C6F9C17" w:rsidR="003771F5" w:rsidRPr="0020295F" w:rsidRDefault="003771F5" w:rsidP="003771F5">
            <w:pPr>
              <w:spacing w:before="60" w:after="60"/>
              <w:jc w:val="center"/>
              <w:rPr>
                <w:rFonts w:cs="Times New Roman"/>
                <w:sz w:val="20"/>
                <w:lang w:val="en-US"/>
                <w:rPrChange w:id="7257" w:author="Jan Kelemen" w:date="2016-01-20T17:07:00Z">
                  <w:rPr>
                    <w:rFonts w:cs="Times New Roman"/>
                    <w:sz w:val="20"/>
                    <w:lang w:val="en-US"/>
                  </w:rPr>
                </w:rPrChange>
              </w:rPr>
            </w:pPr>
            <w:r w:rsidRPr="0020295F">
              <w:rPr>
                <w:rFonts w:cs="Times New Roman"/>
                <w:sz w:val="20"/>
                <w:lang w:val="en-US"/>
                <w:rPrChange w:id="7258" w:author="Jan Kelemen" w:date="2016-01-20T17:07:00Z">
                  <w:rPr>
                    <w:rFonts w:cs="Times New Roman"/>
                    <w:sz w:val="20"/>
                    <w:lang w:val="en-US"/>
                  </w:rPr>
                </w:rPrChange>
              </w:rPr>
              <w:t>0%</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3DB2D2AF" w:rsidR="003771F5" w:rsidRPr="0020295F" w:rsidRDefault="003771F5" w:rsidP="003771F5">
            <w:pPr>
              <w:spacing w:before="60" w:after="60"/>
              <w:jc w:val="center"/>
              <w:rPr>
                <w:rFonts w:cs="Times New Roman"/>
                <w:sz w:val="20"/>
                <w:lang w:val="en-US"/>
                <w:rPrChange w:id="7259" w:author="Jan Kelemen" w:date="2016-01-20T17:07:00Z">
                  <w:rPr>
                    <w:rFonts w:cs="Times New Roman"/>
                    <w:sz w:val="20"/>
                    <w:lang w:val="en-US"/>
                  </w:rPr>
                </w:rPrChange>
              </w:rPr>
            </w:pPr>
            <w:r w:rsidRPr="0020295F">
              <w:rPr>
                <w:rFonts w:cs="Times New Roman"/>
                <w:sz w:val="20"/>
                <w:lang w:val="en-US"/>
                <w:rPrChange w:id="7260" w:author="Jan Kelemen" w:date="2016-01-20T17:07:00Z">
                  <w:rPr>
                    <w:rFonts w:cs="Times New Roman"/>
                    <w:sz w:val="20"/>
                    <w:lang w:val="en-US"/>
                  </w:rPr>
                </w:rPrChange>
              </w:rPr>
              <w:t>0%</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40C596E7" w:rsidR="003771F5" w:rsidRPr="0020295F" w:rsidRDefault="003771F5" w:rsidP="003771F5">
            <w:pPr>
              <w:spacing w:before="60" w:after="60"/>
              <w:jc w:val="center"/>
              <w:rPr>
                <w:rFonts w:cs="Times New Roman"/>
                <w:sz w:val="20"/>
                <w:lang w:val="en-US"/>
                <w:rPrChange w:id="7261" w:author="Jan Kelemen" w:date="2016-01-20T17:07:00Z">
                  <w:rPr>
                    <w:rFonts w:cs="Times New Roman"/>
                    <w:sz w:val="20"/>
                    <w:lang w:val="en-US"/>
                  </w:rPr>
                </w:rPrChange>
              </w:rPr>
            </w:pPr>
            <w:r w:rsidRPr="0020295F">
              <w:rPr>
                <w:rFonts w:cs="Times New Roman"/>
                <w:sz w:val="20"/>
                <w:lang w:val="en-US"/>
                <w:rPrChange w:id="7262" w:author="Jan Kelemen" w:date="2016-01-20T17:07:00Z">
                  <w:rPr>
                    <w:rFonts w:cs="Times New Roman"/>
                    <w:sz w:val="20"/>
                    <w:lang w:val="en-US"/>
                  </w:rPr>
                </w:rPrChange>
              </w:rPr>
              <w:t>0%</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2CB37C7C" w:rsidR="003771F5" w:rsidRPr="0020295F" w:rsidRDefault="003771F5" w:rsidP="003771F5">
            <w:pPr>
              <w:spacing w:before="60" w:after="60"/>
              <w:jc w:val="center"/>
              <w:rPr>
                <w:rFonts w:cs="Times New Roman"/>
                <w:sz w:val="20"/>
                <w:lang w:val="en-US"/>
                <w:rPrChange w:id="7263" w:author="Jan Kelemen" w:date="2016-01-20T17:07:00Z">
                  <w:rPr>
                    <w:rFonts w:cs="Times New Roman"/>
                    <w:sz w:val="20"/>
                    <w:lang w:val="en-US"/>
                  </w:rPr>
                </w:rPrChange>
              </w:rPr>
            </w:pPr>
            <w:r w:rsidRPr="0020295F">
              <w:rPr>
                <w:rFonts w:cs="Times New Roman"/>
                <w:sz w:val="20"/>
                <w:lang w:val="en-US"/>
                <w:rPrChange w:id="7264" w:author="Jan Kelemen" w:date="2016-01-20T17:07:00Z">
                  <w:rPr>
                    <w:rFonts w:cs="Times New Roman"/>
                    <w:sz w:val="20"/>
                    <w:lang w:val="en-US"/>
                  </w:rPr>
                </w:rPrChange>
              </w:rPr>
              <w:t>0%</w:t>
            </w:r>
          </w:p>
        </w:tc>
        <w:tc>
          <w:tcPr>
            <w:tcW w:w="1022" w:type="dxa"/>
            <w:tcBorders>
              <w:top w:val="single" w:sz="2" w:space="0" w:color="C9C9C9"/>
              <w:left w:val="single" w:sz="2" w:space="0" w:color="C9C9C9"/>
              <w:bottom w:val="single" w:sz="2" w:space="0" w:color="C9C9C9"/>
              <w:right w:val="nil"/>
            </w:tcBorders>
            <w:hideMark/>
          </w:tcPr>
          <w:p w14:paraId="2AA54E38" w14:textId="3E3575D8" w:rsidR="003771F5" w:rsidRPr="0020295F" w:rsidRDefault="003771F5" w:rsidP="003771F5">
            <w:pPr>
              <w:spacing w:before="60" w:after="60"/>
              <w:jc w:val="center"/>
              <w:rPr>
                <w:rFonts w:cs="Times New Roman"/>
                <w:sz w:val="20"/>
                <w:lang w:val="en-US"/>
                <w:rPrChange w:id="7265" w:author="Jan Kelemen" w:date="2016-01-20T17:07:00Z">
                  <w:rPr>
                    <w:rFonts w:cs="Times New Roman"/>
                    <w:sz w:val="20"/>
                    <w:lang w:val="en-US"/>
                  </w:rPr>
                </w:rPrChange>
              </w:rPr>
            </w:pPr>
            <w:r w:rsidRPr="0020295F">
              <w:rPr>
                <w:rFonts w:cs="Times New Roman"/>
                <w:sz w:val="20"/>
                <w:lang w:val="en-US"/>
                <w:rPrChange w:id="7266" w:author="Jan Kelemen" w:date="2016-01-20T17:07:00Z">
                  <w:rPr>
                    <w:rFonts w:cs="Times New Roman"/>
                    <w:sz w:val="20"/>
                    <w:lang w:val="en-US"/>
                  </w:rPr>
                </w:rPrChange>
              </w:rPr>
              <w:t>0%</w:t>
            </w:r>
          </w:p>
        </w:tc>
      </w:tr>
      <w:tr w:rsidR="00937DF5" w:rsidRPr="0020295F"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20295F" w:rsidRDefault="00937DF5" w:rsidP="003771F5">
            <w:pPr>
              <w:spacing w:before="60" w:after="60"/>
              <w:jc w:val="center"/>
              <w:rPr>
                <w:rFonts w:cs="Times New Roman"/>
                <w:bCs/>
                <w:sz w:val="20"/>
                <w:lang w:val="en-US"/>
                <w:rPrChange w:id="7267" w:author="Jan Kelemen" w:date="2016-01-20T17:07:00Z">
                  <w:rPr>
                    <w:rFonts w:cs="Times New Roman"/>
                    <w:b/>
                    <w:bCs/>
                    <w:sz w:val="20"/>
                    <w:lang w:val="en-US"/>
                  </w:rPr>
                </w:rPrChange>
              </w:rPr>
            </w:pPr>
            <w:r w:rsidRPr="0020295F">
              <w:rPr>
                <w:rFonts w:cs="Times New Roman"/>
                <w:bCs/>
                <w:sz w:val="20"/>
                <w:lang w:val="en-US"/>
                <w:rPrChange w:id="7268" w:author="Jan Kelemen" w:date="2016-01-20T17:07:00Z">
                  <w:rPr>
                    <w:rFonts w:cs="Times New Roman"/>
                    <w:b/>
                    <w:bCs/>
                    <w:sz w:val="20"/>
                    <w:lang w:val="en-US"/>
                  </w:rPr>
                </w:rPrChange>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20295F" w:rsidRDefault="0015569F" w:rsidP="003771F5">
            <w:pPr>
              <w:spacing w:before="60" w:after="60"/>
              <w:jc w:val="center"/>
              <w:rPr>
                <w:rFonts w:cs="Times New Roman"/>
                <w:sz w:val="20"/>
                <w:lang w:val="en-US"/>
                <w:rPrChange w:id="7269" w:author="Jan Kelemen" w:date="2016-01-20T17:07:00Z">
                  <w:rPr>
                    <w:rFonts w:cs="Times New Roman"/>
                    <w:sz w:val="20"/>
                    <w:lang w:val="en-US"/>
                  </w:rPr>
                </w:rPrChange>
              </w:rPr>
            </w:pPr>
            <w:r w:rsidRPr="0020295F">
              <w:rPr>
                <w:rFonts w:cs="Times New Roman"/>
                <w:sz w:val="20"/>
                <w:lang w:val="en-US"/>
                <w:rPrChange w:id="7270" w:author="Jan Kelemen" w:date="2016-01-20T17:07:00Z">
                  <w:rPr>
                    <w:rFonts w:cs="Times New Roman"/>
                    <w:sz w:val="20"/>
                    <w:lang w:val="en-US"/>
                  </w:rPr>
                </w:rPrChange>
              </w:rPr>
              <w:t>10</w:t>
            </w:r>
            <w:r w:rsidR="00530DDF" w:rsidRPr="0020295F">
              <w:rPr>
                <w:rFonts w:cs="Times New Roman"/>
                <w:sz w:val="20"/>
                <w:lang w:val="en-US"/>
                <w:rPrChange w:id="7271" w:author="Jan Kelemen" w:date="2016-01-20T17:07:00Z">
                  <w:rPr>
                    <w:rFonts w:cs="Times New Roman"/>
                    <w:sz w:val="20"/>
                    <w:lang w:val="en-US"/>
                  </w:rPr>
                </w:rPrChange>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20295F" w:rsidRDefault="0015569F" w:rsidP="003771F5">
            <w:pPr>
              <w:spacing w:before="60" w:after="60"/>
              <w:jc w:val="center"/>
              <w:rPr>
                <w:rFonts w:cs="Times New Roman"/>
                <w:sz w:val="20"/>
                <w:lang w:val="en-US"/>
                <w:rPrChange w:id="7272" w:author="Jan Kelemen" w:date="2016-01-20T17:07:00Z">
                  <w:rPr>
                    <w:rFonts w:cs="Times New Roman"/>
                    <w:sz w:val="20"/>
                    <w:lang w:val="en-US"/>
                  </w:rPr>
                </w:rPrChange>
              </w:rPr>
            </w:pPr>
            <w:r w:rsidRPr="0020295F">
              <w:rPr>
                <w:rFonts w:cs="Times New Roman"/>
                <w:sz w:val="20"/>
                <w:lang w:val="en-US"/>
                <w:rPrChange w:id="7273" w:author="Jan Kelemen" w:date="2016-01-20T17:07:00Z">
                  <w:rPr>
                    <w:rFonts w:cs="Times New Roman"/>
                    <w:sz w:val="20"/>
                    <w:lang w:val="en-US"/>
                  </w:rPr>
                </w:rPrChange>
              </w:rPr>
              <w:t>10</w:t>
            </w:r>
            <w:r w:rsidR="00530DDF" w:rsidRPr="0020295F">
              <w:rPr>
                <w:rFonts w:cs="Times New Roman"/>
                <w:sz w:val="20"/>
                <w:lang w:val="en-US"/>
                <w:rPrChange w:id="7274" w:author="Jan Kelemen" w:date="2016-01-20T17:07:00Z">
                  <w:rPr>
                    <w:rFonts w:cs="Times New Roman"/>
                    <w:sz w:val="20"/>
                    <w:lang w:val="en-US"/>
                  </w:rPr>
                </w:rPrChange>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20295F" w:rsidRDefault="0015569F" w:rsidP="003771F5">
            <w:pPr>
              <w:spacing w:before="60" w:after="60"/>
              <w:jc w:val="center"/>
              <w:rPr>
                <w:rFonts w:cs="Times New Roman"/>
                <w:sz w:val="20"/>
                <w:lang w:val="en-US"/>
                <w:rPrChange w:id="7275" w:author="Jan Kelemen" w:date="2016-01-20T17:07:00Z">
                  <w:rPr>
                    <w:rFonts w:cs="Times New Roman"/>
                    <w:sz w:val="20"/>
                    <w:lang w:val="en-US"/>
                  </w:rPr>
                </w:rPrChange>
              </w:rPr>
            </w:pPr>
            <w:r w:rsidRPr="0020295F">
              <w:rPr>
                <w:rFonts w:cs="Times New Roman"/>
                <w:sz w:val="20"/>
                <w:lang w:val="en-US"/>
                <w:rPrChange w:id="7276" w:author="Jan Kelemen" w:date="2016-01-20T17:07:00Z">
                  <w:rPr>
                    <w:rFonts w:cs="Times New Roman"/>
                    <w:sz w:val="20"/>
                    <w:lang w:val="en-US"/>
                  </w:rPr>
                </w:rPrChange>
              </w:rPr>
              <w:t>0</w:t>
            </w:r>
            <w:r w:rsidR="00530DDF" w:rsidRPr="0020295F">
              <w:rPr>
                <w:rFonts w:cs="Times New Roman"/>
                <w:sz w:val="20"/>
                <w:lang w:val="en-US"/>
                <w:rPrChange w:id="7277" w:author="Jan Kelemen" w:date="2016-01-20T17:07:00Z">
                  <w:rPr>
                    <w:rFonts w:cs="Times New Roman"/>
                    <w:sz w:val="20"/>
                    <w:lang w:val="en-US"/>
                  </w:rPr>
                </w:rPrChange>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20295F" w:rsidRDefault="0015569F" w:rsidP="003771F5">
            <w:pPr>
              <w:spacing w:before="60" w:after="60"/>
              <w:jc w:val="center"/>
              <w:rPr>
                <w:rFonts w:cs="Times New Roman"/>
                <w:sz w:val="20"/>
                <w:lang w:val="en-US"/>
                <w:rPrChange w:id="7278" w:author="Jan Kelemen" w:date="2016-01-20T17:07:00Z">
                  <w:rPr>
                    <w:rFonts w:cs="Times New Roman"/>
                    <w:sz w:val="20"/>
                    <w:lang w:val="en-US"/>
                  </w:rPr>
                </w:rPrChange>
              </w:rPr>
            </w:pPr>
            <w:r w:rsidRPr="0020295F">
              <w:rPr>
                <w:rFonts w:cs="Times New Roman"/>
                <w:sz w:val="20"/>
                <w:lang w:val="en-US"/>
                <w:rPrChange w:id="7279" w:author="Jan Kelemen" w:date="2016-01-20T17:07:00Z">
                  <w:rPr>
                    <w:rFonts w:cs="Times New Roman"/>
                    <w:sz w:val="20"/>
                    <w:lang w:val="en-US"/>
                  </w:rPr>
                </w:rPrChange>
              </w:rPr>
              <w:t>0</w:t>
            </w:r>
            <w:r w:rsidR="00530DDF" w:rsidRPr="0020295F">
              <w:rPr>
                <w:rFonts w:cs="Times New Roman"/>
                <w:sz w:val="20"/>
                <w:lang w:val="en-US"/>
                <w:rPrChange w:id="7280" w:author="Jan Kelemen" w:date="2016-01-20T17:07:00Z">
                  <w:rPr>
                    <w:rFonts w:cs="Times New Roman"/>
                    <w:sz w:val="20"/>
                    <w:lang w:val="en-US"/>
                  </w:rPr>
                </w:rPrChange>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20295F" w:rsidRDefault="0015569F" w:rsidP="003771F5">
            <w:pPr>
              <w:spacing w:before="60" w:after="60"/>
              <w:jc w:val="center"/>
              <w:rPr>
                <w:rFonts w:cs="Times New Roman"/>
                <w:sz w:val="20"/>
                <w:lang w:val="en-US"/>
                <w:rPrChange w:id="7281" w:author="Jan Kelemen" w:date="2016-01-20T17:07:00Z">
                  <w:rPr>
                    <w:rFonts w:cs="Times New Roman"/>
                    <w:sz w:val="20"/>
                    <w:lang w:val="en-US"/>
                  </w:rPr>
                </w:rPrChange>
              </w:rPr>
            </w:pPr>
            <w:r w:rsidRPr="0020295F">
              <w:rPr>
                <w:rFonts w:cs="Times New Roman"/>
                <w:sz w:val="20"/>
                <w:lang w:val="en-US"/>
                <w:rPrChange w:id="7282" w:author="Jan Kelemen" w:date="2016-01-20T17:07:00Z">
                  <w:rPr>
                    <w:rFonts w:cs="Times New Roman"/>
                    <w:sz w:val="20"/>
                    <w:lang w:val="en-US"/>
                  </w:rPr>
                </w:rPrChange>
              </w:rPr>
              <w:t>40</w:t>
            </w:r>
            <w:r w:rsidR="00530DDF" w:rsidRPr="0020295F">
              <w:rPr>
                <w:rFonts w:cs="Times New Roman"/>
                <w:sz w:val="20"/>
                <w:lang w:val="en-US"/>
                <w:rPrChange w:id="7283" w:author="Jan Kelemen" w:date="2016-01-20T17:07:00Z">
                  <w:rPr>
                    <w:rFonts w:cs="Times New Roman"/>
                    <w:sz w:val="20"/>
                    <w:lang w:val="en-US"/>
                  </w:rPr>
                </w:rPrChange>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20295F" w:rsidRDefault="0015569F" w:rsidP="003771F5">
            <w:pPr>
              <w:spacing w:before="60" w:after="60"/>
              <w:jc w:val="center"/>
              <w:rPr>
                <w:rFonts w:cs="Times New Roman"/>
                <w:sz w:val="20"/>
                <w:lang w:val="en-US"/>
                <w:rPrChange w:id="7284" w:author="Jan Kelemen" w:date="2016-01-20T17:07:00Z">
                  <w:rPr>
                    <w:rFonts w:cs="Times New Roman"/>
                    <w:sz w:val="20"/>
                    <w:lang w:val="en-US"/>
                  </w:rPr>
                </w:rPrChange>
              </w:rPr>
            </w:pPr>
            <w:r w:rsidRPr="0020295F">
              <w:rPr>
                <w:rFonts w:cs="Times New Roman"/>
                <w:sz w:val="20"/>
                <w:lang w:val="en-US"/>
                <w:rPrChange w:id="7285" w:author="Jan Kelemen" w:date="2016-01-20T17:07:00Z">
                  <w:rPr>
                    <w:rFonts w:cs="Times New Roman"/>
                    <w:sz w:val="20"/>
                    <w:lang w:val="en-US"/>
                  </w:rPr>
                </w:rPrChange>
              </w:rPr>
              <w:t>0</w:t>
            </w:r>
            <w:r w:rsidR="00530DDF" w:rsidRPr="0020295F">
              <w:rPr>
                <w:rFonts w:cs="Times New Roman"/>
                <w:sz w:val="20"/>
                <w:lang w:val="en-US"/>
                <w:rPrChange w:id="7286" w:author="Jan Kelemen" w:date="2016-01-20T17:07:00Z">
                  <w:rPr>
                    <w:rFonts w:cs="Times New Roman"/>
                    <w:sz w:val="20"/>
                    <w:lang w:val="en-US"/>
                  </w:rPr>
                </w:rPrChange>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20295F" w:rsidRDefault="0015569F" w:rsidP="003771F5">
            <w:pPr>
              <w:spacing w:before="60" w:after="60"/>
              <w:jc w:val="center"/>
              <w:rPr>
                <w:rFonts w:cs="Times New Roman"/>
                <w:sz w:val="20"/>
                <w:lang w:val="en-US"/>
                <w:rPrChange w:id="7287" w:author="Jan Kelemen" w:date="2016-01-20T17:07:00Z">
                  <w:rPr>
                    <w:rFonts w:cs="Times New Roman"/>
                    <w:sz w:val="20"/>
                    <w:lang w:val="en-US"/>
                  </w:rPr>
                </w:rPrChange>
              </w:rPr>
            </w:pPr>
            <w:r w:rsidRPr="0020295F">
              <w:rPr>
                <w:rFonts w:cs="Times New Roman"/>
                <w:sz w:val="20"/>
                <w:lang w:val="en-US"/>
                <w:rPrChange w:id="7288" w:author="Jan Kelemen" w:date="2016-01-20T17:07:00Z">
                  <w:rPr>
                    <w:rFonts w:cs="Times New Roman"/>
                    <w:sz w:val="20"/>
                    <w:lang w:val="en-US"/>
                  </w:rPr>
                </w:rPrChange>
              </w:rPr>
              <w:t>40</w:t>
            </w:r>
            <w:r w:rsidR="00530DDF" w:rsidRPr="0020295F">
              <w:rPr>
                <w:rFonts w:cs="Times New Roman"/>
                <w:sz w:val="20"/>
                <w:lang w:val="en-US"/>
                <w:rPrChange w:id="7289" w:author="Jan Kelemen" w:date="2016-01-20T17:07:00Z">
                  <w:rPr>
                    <w:rFonts w:cs="Times New Roman"/>
                    <w:sz w:val="20"/>
                    <w:lang w:val="en-US"/>
                  </w:rPr>
                </w:rPrChange>
              </w:rPr>
              <w:t>%</w:t>
            </w:r>
          </w:p>
        </w:tc>
      </w:tr>
      <w:tr w:rsidR="00937DF5" w:rsidRPr="0020295F"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20295F" w:rsidRDefault="00937DF5" w:rsidP="003771F5">
            <w:pPr>
              <w:spacing w:before="60" w:after="60"/>
              <w:jc w:val="center"/>
              <w:rPr>
                <w:rFonts w:cs="Times New Roman"/>
                <w:bCs/>
                <w:sz w:val="20"/>
                <w:lang w:val="en-US"/>
                <w:rPrChange w:id="7290" w:author="Jan Kelemen" w:date="2016-01-20T17:07:00Z">
                  <w:rPr>
                    <w:rFonts w:cs="Times New Roman"/>
                    <w:b/>
                    <w:bCs/>
                    <w:sz w:val="20"/>
                    <w:lang w:val="en-US"/>
                  </w:rPr>
                </w:rPrChange>
              </w:rPr>
            </w:pPr>
            <w:r w:rsidRPr="0020295F">
              <w:rPr>
                <w:rFonts w:cs="Times New Roman"/>
                <w:bCs/>
                <w:sz w:val="20"/>
                <w:lang w:val="en-US"/>
                <w:rPrChange w:id="7291" w:author="Jan Kelemen" w:date="2016-01-20T17:07:00Z">
                  <w:rPr>
                    <w:rFonts w:cs="Times New Roman"/>
                    <w:b/>
                    <w:bCs/>
                    <w:sz w:val="20"/>
                    <w:lang w:val="en-US"/>
                  </w:rPr>
                </w:rPrChange>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20295F" w:rsidRDefault="0015569F" w:rsidP="003771F5">
            <w:pPr>
              <w:spacing w:before="60" w:after="60"/>
              <w:jc w:val="center"/>
              <w:rPr>
                <w:rFonts w:cs="Times New Roman"/>
                <w:sz w:val="20"/>
                <w:lang w:val="en-US"/>
                <w:rPrChange w:id="7292" w:author="Jan Kelemen" w:date="2016-01-20T17:07:00Z">
                  <w:rPr>
                    <w:rFonts w:cs="Times New Roman"/>
                    <w:sz w:val="20"/>
                    <w:lang w:val="en-US"/>
                  </w:rPr>
                </w:rPrChange>
              </w:rPr>
            </w:pPr>
            <w:r w:rsidRPr="0020295F">
              <w:rPr>
                <w:rFonts w:cs="Times New Roman"/>
                <w:sz w:val="20"/>
                <w:lang w:val="en-US"/>
                <w:rPrChange w:id="7293" w:author="Jan Kelemen" w:date="2016-01-20T17:07:00Z">
                  <w:rPr>
                    <w:rFonts w:cs="Times New Roman"/>
                    <w:sz w:val="20"/>
                    <w:lang w:val="en-US"/>
                  </w:rPr>
                </w:rPrChange>
              </w:rPr>
              <w:t>0</w:t>
            </w:r>
            <w:r w:rsidR="00530DDF" w:rsidRPr="0020295F">
              <w:rPr>
                <w:rFonts w:cs="Times New Roman"/>
                <w:sz w:val="20"/>
                <w:lang w:val="en-US"/>
                <w:rPrChange w:id="7294" w:author="Jan Kelemen" w:date="2016-01-20T17:07:00Z">
                  <w:rPr>
                    <w:rFonts w:cs="Times New Roman"/>
                    <w:sz w:val="20"/>
                    <w:lang w:val="en-US"/>
                  </w:rPr>
                </w:rPrChange>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20295F" w:rsidRDefault="0015569F" w:rsidP="003771F5">
            <w:pPr>
              <w:spacing w:before="60" w:after="60"/>
              <w:jc w:val="center"/>
              <w:rPr>
                <w:rFonts w:cs="Times New Roman"/>
                <w:sz w:val="20"/>
                <w:lang w:val="en-US"/>
                <w:rPrChange w:id="7295" w:author="Jan Kelemen" w:date="2016-01-20T17:07:00Z">
                  <w:rPr>
                    <w:rFonts w:cs="Times New Roman"/>
                    <w:sz w:val="20"/>
                    <w:lang w:val="en-US"/>
                  </w:rPr>
                </w:rPrChange>
              </w:rPr>
            </w:pPr>
            <w:r w:rsidRPr="0020295F">
              <w:rPr>
                <w:rFonts w:cs="Times New Roman"/>
                <w:sz w:val="20"/>
                <w:lang w:val="en-US"/>
                <w:rPrChange w:id="7296" w:author="Jan Kelemen" w:date="2016-01-20T17:07:00Z">
                  <w:rPr>
                    <w:rFonts w:cs="Times New Roman"/>
                    <w:sz w:val="20"/>
                    <w:lang w:val="en-US"/>
                  </w:rPr>
                </w:rPrChange>
              </w:rPr>
              <w:t>0</w:t>
            </w:r>
            <w:r w:rsidR="00530DDF" w:rsidRPr="0020295F">
              <w:rPr>
                <w:rFonts w:cs="Times New Roman"/>
                <w:sz w:val="20"/>
                <w:lang w:val="en-US"/>
                <w:rPrChange w:id="7297" w:author="Jan Kelemen" w:date="2016-01-20T17:07:00Z">
                  <w:rPr>
                    <w:rFonts w:cs="Times New Roman"/>
                    <w:sz w:val="20"/>
                    <w:lang w:val="en-US"/>
                  </w:rPr>
                </w:rPrChange>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20295F" w:rsidRDefault="0015569F" w:rsidP="003771F5">
            <w:pPr>
              <w:spacing w:before="60" w:after="60"/>
              <w:jc w:val="center"/>
              <w:rPr>
                <w:rFonts w:cs="Times New Roman"/>
                <w:sz w:val="20"/>
                <w:lang w:val="en-US"/>
                <w:rPrChange w:id="7298" w:author="Jan Kelemen" w:date="2016-01-20T17:07:00Z">
                  <w:rPr>
                    <w:rFonts w:cs="Times New Roman"/>
                    <w:sz w:val="20"/>
                    <w:lang w:val="en-US"/>
                  </w:rPr>
                </w:rPrChange>
              </w:rPr>
            </w:pPr>
            <w:r w:rsidRPr="0020295F">
              <w:rPr>
                <w:rFonts w:cs="Times New Roman"/>
                <w:sz w:val="20"/>
                <w:lang w:val="en-US"/>
                <w:rPrChange w:id="7299" w:author="Jan Kelemen" w:date="2016-01-20T17:07:00Z">
                  <w:rPr>
                    <w:rFonts w:cs="Times New Roman"/>
                    <w:sz w:val="20"/>
                    <w:lang w:val="en-US"/>
                  </w:rPr>
                </w:rPrChange>
              </w:rPr>
              <w:t>0</w:t>
            </w:r>
            <w:r w:rsidR="00530DDF" w:rsidRPr="0020295F">
              <w:rPr>
                <w:rFonts w:cs="Times New Roman"/>
                <w:sz w:val="20"/>
                <w:lang w:val="en-US"/>
                <w:rPrChange w:id="7300" w:author="Jan Kelemen" w:date="2016-01-20T17:07:00Z">
                  <w:rPr>
                    <w:rFonts w:cs="Times New Roman"/>
                    <w:sz w:val="20"/>
                    <w:lang w:val="en-US"/>
                  </w:rPr>
                </w:rPrChange>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20295F" w:rsidRDefault="0015569F" w:rsidP="003771F5">
            <w:pPr>
              <w:spacing w:before="60" w:after="60"/>
              <w:jc w:val="center"/>
              <w:rPr>
                <w:rFonts w:cs="Times New Roman"/>
                <w:sz w:val="20"/>
                <w:lang w:val="en-US"/>
                <w:rPrChange w:id="7301" w:author="Jan Kelemen" w:date="2016-01-20T17:07:00Z">
                  <w:rPr>
                    <w:rFonts w:cs="Times New Roman"/>
                    <w:sz w:val="20"/>
                    <w:lang w:val="en-US"/>
                  </w:rPr>
                </w:rPrChange>
              </w:rPr>
            </w:pPr>
            <w:r w:rsidRPr="0020295F">
              <w:rPr>
                <w:rFonts w:cs="Times New Roman"/>
                <w:sz w:val="20"/>
                <w:lang w:val="en-US"/>
                <w:rPrChange w:id="7302" w:author="Jan Kelemen" w:date="2016-01-20T17:07:00Z">
                  <w:rPr>
                    <w:rFonts w:cs="Times New Roman"/>
                    <w:sz w:val="20"/>
                    <w:lang w:val="en-US"/>
                  </w:rPr>
                </w:rPrChange>
              </w:rPr>
              <w:t>0</w:t>
            </w:r>
            <w:r w:rsidR="00530DDF" w:rsidRPr="0020295F">
              <w:rPr>
                <w:rFonts w:cs="Times New Roman"/>
                <w:sz w:val="20"/>
                <w:lang w:val="en-US"/>
                <w:rPrChange w:id="7303" w:author="Jan Kelemen" w:date="2016-01-20T17:07:00Z">
                  <w:rPr>
                    <w:rFonts w:cs="Times New Roman"/>
                    <w:sz w:val="20"/>
                    <w:lang w:val="en-US"/>
                  </w:rPr>
                </w:rPrChange>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20295F" w:rsidRDefault="0015569F" w:rsidP="003771F5">
            <w:pPr>
              <w:spacing w:before="60" w:after="60"/>
              <w:jc w:val="center"/>
              <w:rPr>
                <w:rFonts w:cs="Times New Roman"/>
                <w:sz w:val="20"/>
                <w:lang w:val="en-US"/>
                <w:rPrChange w:id="7304" w:author="Jan Kelemen" w:date="2016-01-20T17:07:00Z">
                  <w:rPr>
                    <w:rFonts w:cs="Times New Roman"/>
                    <w:sz w:val="20"/>
                    <w:lang w:val="en-US"/>
                  </w:rPr>
                </w:rPrChange>
              </w:rPr>
            </w:pPr>
            <w:r w:rsidRPr="0020295F">
              <w:rPr>
                <w:rFonts w:cs="Times New Roman"/>
                <w:sz w:val="20"/>
                <w:lang w:val="en-US"/>
                <w:rPrChange w:id="7305" w:author="Jan Kelemen" w:date="2016-01-20T17:07:00Z">
                  <w:rPr>
                    <w:rFonts w:cs="Times New Roman"/>
                    <w:sz w:val="20"/>
                    <w:lang w:val="en-US"/>
                  </w:rPr>
                </w:rPrChange>
              </w:rPr>
              <w:t>0</w:t>
            </w:r>
            <w:r w:rsidR="00530DDF" w:rsidRPr="0020295F">
              <w:rPr>
                <w:rFonts w:cs="Times New Roman"/>
                <w:sz w:val="20"/>
                <w:lang w:val="en-US"/>
                <w:rPrChange w:id="7306" w:author="Jan Kelemen" w:date="2016-01-20T17:07:00Z">
                  <w:rPr>
                    <w:rFonts w:cs="Times New Roman"/>
                    <w:sz w:val="20"/>
                    <w:lang w:val="en-US"/>
                  </w:rPr>
                </w:rPrChange>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20295F" w:rsidRDefault="0015569F" w:rsidP="003771F5">
            <w:pPr>
              <w:spacing w:before="60" w:after="60"/>
              <w:jc w:val="center"/>
              <w:rPr>
                <w:rFonts w:cs="Times New Roman"/>
                <w:sz w:val="20"/>
                <w:lang w:val="en-US"/>
                <w:rPrChange w:id="7307" w:author="Jan Kelemen" w:date="2016-01-20T17:07:00Z">
                  <w:rPr>
                    <w:rFonts w:cs="Times New Roman"/>
                    <w:sz w:val="20"/>
                    <w:lang w:val="en-US"/>
                  </w:rPr>
                </w:rPrChange>
              </w:rPr>
            </w:pPr>
            <w:r w:rsidRPr="0020295F">
              <w:rPr>
                <w:rFonts w:cs="Times New Roman"/>
                <w:sz w:val="20"/>
                <w:lang w:val="en-US"/>
                <w:rPrChange w:id="7308" w:author="Jan Kelemen" w:date="2016-01-20T17:07:00Z">
                  <w:rPr>
                    <w:rFonts w:cs="Times New Roman"/>
                    <w:sz w:val="20"/>
                    <w:lang w:val="en-US"/>
                  </w:rPr>
                </w:rPrChange>
              </w:rPr>
              <w:t>0</w:t>
            </w:r>
            <w:r w:rsidR="00530DDF" w:rsidRPr="0020295F">
              <w:rPr>
                <w:rFonts w:cs="Times New Roman"/>
                <w:sz w:val="20"/>
                <w:lang w:val="en-US"/>
                <w:rPrChange w:id="7309" w:author="Jan Kelemen" w:date="2016-01-20T17:07:00Z">
                  <w:rPr>
                    <w:rFonts w:cs="Times New Roman"/>
                    <w:sz w:val="20"/>
                    <w:lang w:val="en-US"/>
                  </w:rPr>
                </w:rPrChange>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20295F" w:rsidRDefault="0015569F" w:rsidP="003771F5">
            <w:pPr>
              <w:spacing w:before="60" w:after="60"/>
              <w:jc w:val="center"/>
              <w:rPr>
                <w:rFonts w:cs="Times New Roman"/>
                <w:sz w:val="20"/>
                <w:lang w:val="en-US"/>
                <w:rPrChange w:id="7310" w:author="Jan Kelemen" w:date="2016-01-20T17:07:00Z">
                  <w:rPr>
                    <w:rFonts w:cs="Times New Roman"/>
                    <w:sz w:val="20"/>
                    <w:lang w:val="en-US"/>
                  </w:rPr>
                </w:rPrChange>
              </w:rPr>
            </w:pPr>
            <w:r w:rsidRPr="0020295F">
              <w:rPr>
                <w:rFonts w:cs="Times New Roman"/>
                <w:sz w:val="20"/>
                <w:lang w:val="en-US"/>
                <w:rPrChange w:id="7311" w:author="Jan Kelemen" w:date="2016-01-20T17:07:00Z">
                  <w:rPr>
                    <w:rFonts w:cs="Times New Roman"/>
                    <w:sz w:val="20"/>
                    <w:lang w:val="en-US"/>
                  </w:rPr>
                </w:rPrChange>
              </w:rPr>
              <w:t>100</w:t>
            </w:r>
            <w:r w:rsidR="00530DDF" w:rsidRPr="0020295F">
              <w:rPr>
                <w:rFonts w:cs="Times New Roman"/>
                <w:sz w:val="20"/>
                <w:lang w:val="en-US"/>
                <w:rPrChange w:id="7312" w:author="Jan Kelemen" w:date="2016-01-20T17:07:00Z">
                  <w:rPr>
                    <w:rFonts w:cs="Times New Roman"/>
                    <w:sz w:val="20"/>
                    <w:lang w:val="en-US"/>
                  </w:rPr>
                </w:rPrChange>
              </w:rPr>
              <w:t>%</w:t>
            </w:r>
          </w:p>
        </w:tc>
      </w:tr>
      <w:tr w:rsidR="00937DF5" w:rsidRPr="0020295F"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20295F" w:rsidRDefault="00937DF5" w:rsidP="003771F5">
            <w:pPr>
              <w:spacing w:before="60" w:after="60"/>
              <w:jc w:val="center"/>
              <w:rPr>
                <w:rFonts w:cs="Times New Roman"/>
                <w:bCs/>
                <w:sz w:val="20"/>
                <w:lang w:val="en-US"/>
                <w:rPrChange w:id="7313" w:author="Jan Kelemen" w:date="2016-01-20T17:07:00Z">
                  <w:rPr>
                    <w:rFonts w:cs="Times New Roman"/>
                    <w:b/>
                    <w:bCs/>
                    <w:sz w:val="20"/>
                    <w:lang w:val="en-US"/>
                  </w:rPr>
                </w:rPrChange>
              </w:rPr>
            </w:pPr>
            <w:r w:rsidRPr="0020295F">
              <w:rPr>
                <w:rFonts w:cs="Times New Roman"/>
                <w:bCs/>
                <w:sz w:val="20"/>
                <w:lang w:val="en-US"/>
                <w:rPrChange w:id="7314" w:author="Jan Kelemen" w:date="2016-01-20T17:07:00Z">
                  <w:rPr>
                    <w:rFonts w:cs="Times New Roman"/>
                    <w:b/>
                    <w:bCs/>
                    <w:sz w:val="20"/>
                    <w:lang w:val="en-US"/>
                  </w:rPr>
                </w:rPrChange>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20295F" w:rsidRDefault="006A5672" w:rsidP="003771F5">
            <w:pPr>
              <w:spacing w:before="60" w:after="60"/>
              <w:jc w:val="center"/>
              <w:rPr>
                <w:rFonts w:cs="Times New Roman"/>
                <w:sz w:val="20"/>
                <w:lang w:val="en-US"/>
                <w:rPrChange w:id="7315" w:author="Jan Kelemen" w:date="2016-01-20T17:07:00Z">
                  <w:rPr>
                    <w:rFonts w:cs="Times New Roman"/>
                    <w:sz w:val="20"/>
                    <w:lang w:val="en-US"/>
                  </w:rPr>
                </w:rPrChange>
              </w:rPr>
            </w:pPr>
            <w:r w:rsidRPr="0020295F">
              <w:rPr>
                <w:rFonts w:cs="Times New Roman"/>
                <w:sz w:val="20"/>
                <w:lang w:val="en-US"/>
                <w:rPrChange w:id="7316" w:author="Jan Kelemen" w:date="2016-01-20T17:07:00Z">
                  <w:rPr>
                    <w:rFonts w:cs="Times New Roman"/>
                    <w:sz w:val="20"/>
                    <w:lang w:val="en-US"/>
                  </w:rPr>
                </w:rPrChange>
              </w:rPr>
              <w:t>20</w:t>
            </w:r>
            <w:r w:rsidR="00530DDF" w:rsidRPr="0020295F">
              <w:rPr>
                <w:rFonts w:cs="Times New Roman"/>
                <w:sz w:val="20"/>
                <w:lang w:val="en-US"/>
                <w:rPrChange w:id="7317" w:author="Jan Kelemen" w:date="2016-01-20T17:07:00Z">
                  <w:rPr>
                    <w:rFonts w:cs="Times New Roman"/>
                    <w:sz w:val="20"/>
                    <w:lang w:val="en-US"/>
                  </w:rPr>
                </w:rPrChange>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20295F" w:rsidRDefault="006A5672" w:rsidP="003771F5">
            <w:pPr>
              <w:spacing w:before="60" w:after="60"/>
              <w:jc w:val="center"/>
              <w:rPr>
                <w:rFonts w:cs="Times New Roman"/>
                <w:sz w:val="20"/>
                <w:lang w:val="en-US"/>
                <w:rPrChange w:id="7318" w:author="Jan Kelemen" w:date="2016-01-20T17:07:00Z">
                  <w:rPr>
                    <w:rFonts w:cs="Times New Roman"/>
                    <w:sz w:val="20"/>
                    <w:lang w:val="en-US"/>
                  </w:rPr>
                </w:rPrChange>
              </w:rPr>
            </w:pPr>
            <w:r w:rsidRPr="0020295F">
              <w:rPr>
                <w:rFonts w:cs="Times New Roman"/>
                <w:sz w:val="20"/>
                <w:lang w:val="en-US"/>
                <w:rPrChange w:id="7319" w:author="Jan Kelemen" w:date="2016-01-20T17:07:00Z">
                  <w:rPr>
                    <w:rFonts w:cs="Times New Roman"/>
                    <w:sz w:val="20"/>
                    <w:lang w:val="en-US"/>
                  </w:rPr>
                </w:rPrChange>
              </w:rPr>
              <w:t>0</w:t>
            </w:r>
            <w:r w:rsidR="00530DDF" w:rsidRPr="0020295F">
              <w:rPr>
                <w:rFonts w:cs="Times New Roman"/>
                <w:sz w:val="20"/>
                <w:lang w:val="en-US"/>
                <w:rPrChange w:id="7320" w:author="Jan Kelemen" w:date="2016-01-20T17:07:00Z">
                  <w:rPr>
                    <w:rFonts w:cs="Times New Roman"/>
                    <w:sz w:val="20"/>
                    <w:lang w:val="en-US"/>
                  </w:rPr>
                </w:rPrChange>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20295F" w:rsidRDefault="0015569F" w:rsidP="003771F5">
            <w:pPr>
              <w:spacing w:before="60" w:after="60"/>
              <w:jc w:val="center"/>
              <w:rPr>
                <w:rFonts w:cs="Times New Roman"/>
                <w:sz w:val="20"/>
                <w:lang w:val="en-US"/>
                <w:rPrChange w:id="7321" w:author="Jan Kelemen" w:date="2016-01-20T17:07:00Z">
                  <w:rPr>
                    <w:rFonts w:cs="Times New Roman"/>
                    <w:sz w:val="20"/>
                    <w:lang w:val="en-US"/>
                  </w:rPr>
                </w:rPrChange>
              </w:rPr>
            </w:pPr>
            <w:r w:rsidRPr="0020295F">
              <w:rPr>
                <w:rFonts w:cs="Times New Roman"/>
                <w:sz w:val="20"/>
                <w:lang w:val="en-US"/>
                <w:rPrChange w:id="7322" w:author="Jan Kelemen" w:date="2016-01-20T17:07:00Z">
                  <w:rPr>
                    <w:rFonts w:cs="Times New Roman"/>
                    <w:sz w:val="20"/>
                    <w:lang w:val="en-US"/>
                  </w:rPr>
                </w:rPrChange>
              </w:rPr>
              <w:t>0</w:t>
            </w:r>
            <w:r w:rsidR="00530DDF" w:rsidRPr="0020295F">
              <w:rPr>
                <w:rFonts w:cs="Times New Roman"/>
                <w:sz w:val="20"/>
                <w:lang w:val="en-US"/>
                <w:rPrChange w:id="7323" w:author="Jan Kelemen" w:date="2016-01-20T17:07:00Z">
                  <w:rPr>
                    <w:rFonts w:cs="Times New Roman"/>
                    <w:sz w:val="20"/>
                    <w:lang w:val="en-US"/>
                  </w:rPr>
                </w:rPrChange>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20295F" w:rsidRDefault="006A5672" w:rsidP="003771F5">
            <w:pPr>
              <w:spacing w:before="60" w:after="60"/>
              <w:jc w:val="center"/>
              <w:rPr>
                <w:rFonts w:cs="Times New Roman"/>
                <w:sz w:val="20"/>
                <w:lang w:val="en-US"/>
                <w:rPrChange w:id="7324" w:author="Jan Kelemen" w:date="2016-01-20T17:07:00Z">
                  <w:rPr>
                    <w:rFonts w:cs="Times New Roman"/>
                    <w:sz w:val="20"/>
                    <w:lang w:val="en-US"/>
                  </w:rPr>
                </w:rPrChange>
              </w:rPr>
            </w:pPr>
            <w:r w:rsidRPr="0020295F">
              <w:rPr>
                <w:rFonts w:cs="Times New Roman"/>
                <w:sz w:val="20"/>
                <w:lang w:val="en-US"/>
                <w:rPrChange w:id="7325" w:author="Jan Kelemen" w:date="2016-01-20T17:07:00Z">
                  <w:rPr>
                    <w:rFonts w:cs="Times New Roman"/>
                    <w:sz w:val="20"/>
                    <w:lang w:val="en-US"/>
                  </w:rPr>
                </w:rPrChange>
              </w:rPr>
              <w:t>1</w:t>
            </w:r>
            <w:r w:rsidR="0015569F" w:rsidRPr="0020295F">
              <w:rPr>
                <w:rFonts w:cs="Times New Roman"/>
                <w:sz w:val="20"/>
                <w:lang w:val="en-US"/>
                <w:rPrChange w:id="7326" w:author="Jan Kelemen" w:date="2016-01-20T17:07:00Z">
                  <w:rPr>
                    <w:rFonts w:cs="Times New Roman"/>
                    <w:sz w:val="20"/>
                    <w:lang w:val="en-US"/>
                  </w:rPr>
                </w:rPrChange>
              </w:rPr>
              <w:t>0</w:t>
            </w:r>
            <w:r w:rsidR="00530DDF" w:rsidRPr="0020295F">
              <w:rPr>
                <w:rFonts w:cs="Times New Roman"/>
                <w:sz w:val="20"/>
                <w:lang w:val="en-US"/>
                <w:rPrChange w:id="7327" w:author="Jan Kelemen" w:date="2016-01-20T17:07:00Z">
                  <w:rPr>
                    <w:rFonts w:cs="Times New Roman"/>
                    <w:sz w:val="20"/>
                    <w:lang w:val="en-US"/>
                  </w:rPr>
                </w:rPrChange>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20295F" w:rsidRDefault="006A5672" w:rsidP="003771F5">
            <w:pPr>
              <w:spacing w:before="60" w:after="60"/>
              <w:jc w:val="center"/>
              <w:rPr>
                <w:rFonts w:cs="Times New Roman"/>
                <w:sz w:val="20"/>
                <w:lang w:val="en-US"/>
                <w:rPrChange w:id="7328" w:author="Jan Kelemen" w:date="2016-01-20T17:07:00Z">
                  <w:rPr>
                    <w:rFonts w:cs="Times New Roman"/>
                    <w:sz w:val="20"/>
                    <w:lang w:val="en-US"/>
                  </w:rPr>
                </w:rPrChange>
              </w:rPr>
            </w:pPr>
            <w:r w:rsidRPr="0020295F">
              <w:rPr>
                <w:rFonts w:cs="Times New Roman"/>
                <w:sz w:val="20"/>
                <w:lang w:val="en-US"/>
                <w:rPrChange w:id="7329" w:author="Jan Kelemen" w:date="2016-01-20T17:07:00Z">
                  <w:rPr>
                    <w:rFonts w:cs="Times New Roman"/>
                    <w:sz w:val="20"/>
                    <w:lang w:val="en-US"/>
                  </w:rPr>
                </w:rPrChange>
              </w:rPr>
              <w:t>30</w:t>
            </w:r>
            <w:r w:rsidR="00530DDF" w:rsidRPr="0020295F">
              <w:rPr>
                <w:rFonts w:cs="Times New Roman"/>
                <w:sz w:val="20"/>
                <w:lang w:val="en-US"/>
                <w:rPrChange w:id="7330" w:author="Jan Kelemen" w:date="2016-01-20T17:07:00Z">
                  <w:rPr>
                    <w:rFonts w:cs="Times New Roman"/>
                    <w:sz w:val="20"/>
                    <w:lang w:val="en-US"/>
                  </w:rPr>
                </w:rPrChange>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20295F" w:rsidRDefault="006A5672" w:rsidP="003771F5">
            <w:pPr>
              <w:spacing w:before="60" w:after="60"/>
              <w:jc w:val="center"/>
              <w:rPr>
                <w:rFonts w:cs="Times New Roman"/>
                <w:sz w:val="20"/>
                <w:lang w:val="en-US"/>
                <w:rPrChange w:id="7331" w:author="Jan Kelemen" w:date="2016-01-20T17:07:00Z">
                  <w:rPr>
                    <w:rFonts w:cs="Times New Roman"/>
                    <w:sz w:val="20"/>
                    <w:lang w:val="en-US"/>
                  </w:rPr>
                </w:rPrChange>
              </w:rPr>
            </w:pPr>
            <w:r w:rsidRPr="0020295F">
              <w:rPr>
                <w:rFonts w:cs="Times New Roman"/>
                <w:sz w:val="20"/>
                <w:lang w:val="en-US"/>
                <w:rPrChange w:id="7332" w:author="Jan Kelemen" w:date="2016-01-20T17:07:00Z">
                  <w:rPr>
                    <w:rFonts w:cs="Times New Roman"/>
                    <w:sz w:val="20"/>
                    <w:lang w:val="en-US"/>
                  </w:rPr>
                </w:rPrChange>
              </w:rPr>
              <w:t>1</w:t>
            </w:r>
            <w:r w:rsidR="0015569F" w:rsidRPr="0020295F">
              <w:rPr>
                <w:rFonts w:cs="Times New Roman"/>
                <w:sz w:val="20"/>
                <w:lang w:val="en-US"/>
                <w:rPrChange w:id="7333" w:author="Jan Kelemen" w:date="2016-01-20T17:07:00Z">
                  <w:rPr>
                    <w:rFonts w:cs="Times New Roman"/>
                    <w:sz w:val="20"/>
                    <w:lang w:val="en-US"/>
                  </w:rPr>
                </w:rPrChange>
              </w:rPr>
              <w:t>0</w:t>
            </w:r>
            <w:r w:rsidR="00530DDF" w:rsidRPr="0020295F">
              <w:rPr>
                <w:rFonts w:cs="Times New Roman"/>
                <w:sz w:val="20"/>
                <w:lang w:val="en-US"/>
                <w:rPrChange w:id="7334" w:author="Jan Kelemen" w:date="2016-01-20T17:07:00Z">
                  <w:rPr>
                    <w:rFonts w:cs="Times New Roman"/>
                    <w:sz w:val="20"/>
                    <w:lang w:val="en-US"/>
                  </w:rPr>
                </w:rPrChange>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20295F" w:rsidRDefault="006A5672" w:rsidP="003771F5">
            <w:pPr>
              <w:spacing w:before="60" w:after="60"/>
              <w:jc w:val="center"/>
              <w:rPr>
                <w:rFonts w:cs="Times New Roman"/>
                <w:sz w:val="20"/>
                <w:lang w:val="en-US"/>
                <w:rPrChange w:id="7335" w:author="Jan Kelemen" w:date="2016-01-20T17:07:00Z">
                  <w:rPr>
                    <w:rFonts w:cs="Times New Roman"/>
                    <w:sz w:val="20"/>
                    <w:lang w:val="en-US"/>
                  </w:rPr>
                </w:rPrChange>
              </w:rPr>
            </w:pPr>
            <w:r w:rsidRPr="0020295F">
              <w:rPr>
                <w:rFonts w:cs="Times New Roman"/>
                <w:sz w:val="20"/>
                <w:lang w:val="en-US"/>
                <w:rPrChange w:id="7336" w:author="Jan Kelemen" w:date="2016-01-20T17:07:00Z">
                  <w:rPr>
                    <w:rFonts w:cs="Times New Roman"/>
                    <w:sz w:val="20"/>
                    <w:lang w:val="en-US"/>
                  </w:rPr>
                </w:rPrChange>
              </w:rPr>
              <w:t>30</w:t>
            </w:r>
            <w:r w:rsidR="00530DDF" w:rsidRPr="0020295F">
              <w:rPr>
                <w:rFonts w:cs="Times New Roman"/>
                <w:sz w:val="20"/>
                <w:lang w:val="en-US"/>
                <w:rPrChange w:id="7337" w:author="Jan Kelemen" w:date="2016-01-20T17:07:00Z">
                  <w:rPr>
                    <w:rFonts w:cs="Times New Roman"/>
                    <w:sz w:val="20"/>
                    <w:lang w:val="en-US"/>
                  </w:rPr>
                </w:rPrChange>
              </w:rPr>
              <w:t>%</w:t>
            </w:r>
          </w:p>
        </w:tc>
      </w:tr>
      <w:tr w:rsidR="00937DF5" w:rsidRPr="0020295F"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20295F" w:rsidRDefault="00937DF5" w:rsidP="003771F5">
            <w:pPr>
              <w:spacing w:before="60" w:after="60"/>
              <w:jc w:val="center"/>
              <w:rPr>
                <w:rFonts w:cs="Times New Roman"/>
                <w:bCs/>
                <w:sz w:val="20"/>
                <w:lang w:val="en-US"/>
                <w:rPrChange w:id="7338" w:author="Jan Kelemen" w:date="2016-01-20T17:07:00Z">
                  <w:rPr>
                    <w:rFonts w:cs="Times New Roman"/>
                    <w:b/>
                    <w:bCs/>
                    <w:sz w:val="20"/>
                    <w:lang w:val="en-US"/>
                  </w:rPr>
                </w:rPrChange>
              </w:rPr>
            </w:pPr>
            <w:r w:rsidRPr="0020295F">
              <w:rPr>
                <w:rFonts w:cs="Times New Roman"/>
                <w:bCs/>
                <w:sz w:val="20"/>
                <w:lang w:val="en-US"/>
                <w:rPrChange w:id="7339" w:author="Jan Kelemen" w:date="2016-01-20T17:07:00Z">
                  <w:rPr>
                    <w:rFonts w:cs="Times New Roman"/>
                    <w:b/>
                    <w:bCs/>
                    <w:sz w:val="20"/>
                    <w:lang w:val="en-US"/>
                  </w:rPr>
                </w:rPrChange>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20295F" w:rsidRDefault="0015569F" w:rsidP="003771F5">
            <w:pPr>
              <w:spacing w:before="60" w:after="60"/>
              <w:jc w:val="center"/>
              <w:rPr>
                <w:rFonts w:cs="Times New Roman"/>
                <w:sz w:val="20"/>
                <w:lang w:val="en-US"/>
                <w:rPrChange w:id="7340" w:author="Jan Kelemen" w:date="2016-01-20T17:07:00Z">
                  <w:rPr>
                    <w:rFonts w:cs="Times New Roman"/>
                    <w:sz w:val="20"/>
                    <w:lang w:val="en-US"/>
                  </w:rPr>
                </w:rPrChange>
              </w:rPr>
            </w:pPr>
            <w:r w:rsidRPr="0020295F">
              <w:rPr>
                <w:rFonts w:cs="Times New Roman"/>
                <w:sz w:val="20"/>
                <w:lang w:val="en-US"/>
                <w:rPrChange w:id="7341" w:author="Jan Kelemen" w:date="2016-01-20T17:07:00Z">
                  <w:rPr>
                    <w:rFonts w:cs="Times New Roman"/>
                    <w:sz w:val="20"/>
                    <w:lang w:val="en-US"/>
                  </w:rPr>
                </w:rPrChange>
              </w:rPr>
              <w:t>0</w:t>
            </w:r>
            <w:r w:rsidR="00530DDF" w:rsidRPr="0020295F">
              <w:rPr>
                <w:rFonts w:cs="Times New Roman"/>
                <w:sz w:val="20"/>
                <w:lang w:val="en-US"/>
                <w:rPrChange w:id="7342" w:author="Jan Kelemen" w:date="2016-01-20T17:07:00Z">
                  <w:rPr>
                    <w:rFonts w:cs="Times New Roman"/>
                    <w:sz w:val="20"/>
                    <w:lang w:val="en-US"/>
                  </w:rPr>
                </w:rPrChange>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20295F" w:rsidRDefault="0015569F" w:rsidP="003771F5">
            <w:pPr>
              <w:spacing w:before="60" w:after="60"/>
              <w:jc w:val="center"/>
              <w:rPr>
                <w:rFonts w:cs="Times New Roman"/>
                <w:sz w:val="20"/>
                <w:lang w:val="en-US"/>
                <w:rPrChange w:id="7343" w:author="Jan Kelemen" w:date="2016-01-20T17:07:00Z">
                  <w:rPr>
                    <w:rFonts w:cs="Times New Roman"/>
                    <w:sz w:val="20"/>
                    <w:lang w:val="en-US"/>
                  </w:rPr>
                </w:rPrChange>
              </w:rPr>
            </w:pPr>
            <w:r w:rsidRPr="0020295F">
              <w:rPr>
                <w:rFonts w:cs="Times New Roman"/>
                <w:sz w:val="20"/>
                <w:lang w:val="en-US"/>
                <w:rPrChange w:id="7344" w:author="Jan Kelemen" w:date="2016-01-20T17:07:00Z">
                  <w:rPr>
                    <w:rFonts w:cs="Times New Roman"/>
                    <w:sz w:val="20"/>
                    <w:lang w:val="en-US"/>
                  </w:rPr>
                </w:rPrChange>
              </w:rPr>
              <w:t>0</w:t>
            </w:r>
            <w:r w:rsidR="00530DDF" w:rsidRPr="0020295F">
              <w:rPr>
                <w:rFonts w:cs="Times New Roman"/>
                <w:sz w:val="20"/>
                <w:lang w:val="en-US"/>
                <w:rPrChange w:id="7345" w:author="Jan Kelemen" w:date="2016-01-20T17:07:00Z">
                  <w:rPr>
                    <w:rFonts w:cs="Times New Roman"/>
                    <w:sz w:val="20"/>
                    <w:lang w:val="en-US"/>
                  </w:rPr>
                </w:rPrChange>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20295F" w:rsidRDefault="0015569F" w:rsidP="003771F5">
            <w:pPr>
              <w:spacing w:before="60" w:after="60"/>
              <w:jc w:val="center"/>
              <w:rPr>
                <w:rFonts w:cs="Times New Roman"/>
                <w:sz w:val="20"/>
                <w:lang w:val="en-US"/>
                <w:rPrChange w:id="7346" w:author="Jan Kelemen" w:date="2016-01-20T17:07:00Z">
                  <w:rPr>
                    <w:rFonts w:cs="Times New Roman"/>
                    <w:sz w:val="20"/>
                    <w:lang w:val="en-US"/>
                  </w:rPr>
                </w:rPrChange>
              </w:rPr>
            </w:pPr>
            <w:r w:rsidRPr="0020295F">
              <w:rPr>
                <w:rFonts w:cs="Times New Roman"/>
                <w:sz w:val="20"/>
                <w:lang w:val="en-US"/>
                <w:rPrChange w:id="7347" w:author="Jan Kelemen" w:date="2016-01-20T17:07:00Z">
                  <w:rPr>
                    <w:rFonts w:cs="Times New Roman"/>
                    <w:sz w:val="20"/>
                    <w:lang w:val="en-US"/>
                  </w:rPr>
                </w:rPrChange>
              </w:rPr>
              <w:t>0</w:t>
            </w:r>
            <w:r w:rsidR="00530DDF" w:rsidRPr="0020295F">
              <w:rPr>
                <w:rFonts w:cs="Times New Roman"/>
                <w:sz w:val="20"/>
                <w:lang w:val="en-US"/>
                <w:rPrChange w:id="7348" w:author="Jan Kelemen" w:date="2016-01-20T17:07:00Z">
                  <w:rPr>
                    <w:rFonts w:cs="Times New Roman"/>
                    <w:sz w:val="20"/>
                    <w:lang w:val="en-US"/>
                  </w:rPr>
                </w:rPrChange>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20295F" w:rsidRDefault="0015569F" w:rsidP="003771F5">
            <w:pPr>
              <w:spacing w:before="60" w:after="60"/>
              <w:jc w:val="center"/>
              <w:rPr>
                <w:rFonts w:cs="Times New Roman"/>
                <w:sz w:val="20"/>
                <w:lang w:val="en-US"/>
                <w:rPrChange w:id="7349" w:author="Jan Kelemen" w:date="2016-01-20T17:07:00Z">
                  <w:rPr>
                    <w:rFonts w:cs="Times New Roman"/>
                    <w:sz w:val="20"/>
                    <w:lang w:val="en-US"/>
                  </w:rPr>
                </w:rPrChange>
              </w:rPr>
            </w:pPr>
            <w:r w:rsidRPr="0020295F">
              <w:rPr>
                <w:rFonts w:cs="Times New Roman"/>
                <w:sz w:val="20"/>
                <w:lang w:val="en-US"/>
                <w:rPrChange w:id="7350" w:author="Jan Kelemen" w:date="2016-01-20T17:07:00Z">
                  <w:rPr>
                    <w:rFonts w:cs="Times New Roman"/>
                    <w:sz w:val="20"/>
                    <w:lang w:val="en-US"/>
                  </w:rPr>
                </w:rPrChange>
              </w:rPr>
              <w:t>0</w:t>
            </w:r>
            <w:r w:rsidR="00530DDF" w:rsidRPr="0020295F">
              <w:rPr>
                <w:rFonts w:cs="Times New Roman"/>
                <w:sz w:val="20"/>
                <w:lang w:val="en-US"/>
                <w:rPrChange w:id="7351" w:author="Jan Kelemen" w:date="2016-01-20T17:07:00Z">
                  <w:rPr>
                    <w:rFonts w:cs="Times New Roman"/>
                    <w:sz w:val="20"/>
                    <w:lang w:val="en-US"/>
                  </w:rPr>
                </w:rPrChange>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20295F" w:rsidRDefault="00FE3968" w:rsidP="003771F5">
            <w:pPr>
              <w:spacing w:before="60" w:after="60"/>
              <w:jc w:val="center"/>
              <w:rPr>
                <w:rFonts w:cs="Times New Roman"/>
                <w:sz w:val="20"/>
                <w:lang w:val="en-US"/>
                <w:rPrChange w:id="7352" w:author="Jan Kelemen" w:date="2016-01-20T17:07:00Z">
                  <w:rPr>
                    <w:rFonts w:cs="Times New Roman"/>
                    <w:sz w:val="20"/>
                    <w:lang w:val="en-US"/>
                  </w:rPr>
                </w:rPrChange>
              </w:rPr>
            </w:pPr>
            <w:r w:rsidRPr="0020295F">
              <w:rPr>
                <w:rFonts w:cs="Times New Roman"/>
                <w:sz w:val="20"/>
                <w:lang w:val="en-US"/>
                <w:rPrChange w:id="7353" w:author="Jan Kelemen" w:date="2016-01-20T17:07:00Z">
                  <w:rPr>
                    <w:rFonts w:cs="Times New Roman"/>
                    <w:sz w:val="20"/>
                    <w:lang w:val="en-US"/>
                  </w:rPr>
                </w:rPrChange>
              </w:rPr>
              <w:t>1</w:t>
            </w:r>
            <w:r w:rsidR="0015569F" w:rsidRPr="0020295F">
              <w:rPr>
                <w:rFonts w:cs="Times New Roman"/>
                <w:sz w:val="20"/>
                <w:lang w:val="en-US"/>
                <w:rPrChange w:id="7354" w:author="Jan Kelemen" w:date="2016-01-20T17:07:00Z">
                  <w:rPr>
                    <w:rFonts w:cs="Times New Roman"/>
                    <w:sz w:val="20"/>
                    <w:lang w:val="en-US"/>
                  </w:rPr>
                </w:rPrChange>
              </w:rPr>
              <w:t>0</w:t>
            </w:r>
            <w:r w:rsidR="00530DDF" w:rsidRPr="0020295F">
              <w:rPr>
                <w:rFonts w:cs="Times New Roman"/>
                <w:sz w:val="20"/>
                <w:lang w:val="en-US"/>
                <w:rPrChange w:id="7355" w:author="Jan Kelemen" w:date="2016-01-20T17:07:00Z">
                  <w:rPr>
                    <w:rFonts w:cs="Times New Roman"/>
                    <w:sz w:val="20"/>
                    <w:lang w:val="en-US"/>
                  </w:rPr>
                </w:rPrChange>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20295F" w:rsidRDefault="0015569F" w:rsidP="003771F5">
            <w:pPr>
              <w:spacing w:before="60" w:after="60"/>
              <w:jc w:val="center"/>
              <w:rPr>
                <w:rFonts w:cs="Times New Roman"/>
                <w:sz w:val="20"/>
                <w:lang w:val="en-US"/>
                <w:rPrChange w:id="7356" w:author="Jan Kelemen" w:date="2016-01-20T17:07:00Z">
                  <w:rPr>
                    <w:rFonts w:cs="Times New Roman"/>
                    <w:sz w:val="20"/>
                    <w:lang w:val="en-US"/>
                  </w:rPr>
                </w:rPrChange>
              </w:rPr>
            </w:pPr>
            <w:r w:rsidRPr="0020295F">
              <w:rPr>
                <w:rFonts w:cs="Times New Roman"/>
                <w:sz w:val="20"/>
                <w:lang w:val="en-US"/>
                <w:rPrChange w:id="7357" w:author="Jan Kelemen" w:date="2016-01-20T17:07:00Z">
                  <w:rPr>
                    <w:rFonts w:cs="Times New Roman"/>
                    <w:sz w:val="20"/>
                    <w:lang w:val="en-US"/>
                  </w:rPr>
                </w:rPrChange>
              </w:rPr>
              <w:t>0</w:t>
            </w:r>
            <w:r w:rsidR="00530DDF" w:rsidRPr="0020295F">
              <w:rPr>
                <w:rFonts w:cs="Times New Roman"/>
                <w:sz w:val="20"/>
                <w:lang w:val="en-US"/>
                <w:rPrChange w:id="7358" w:author="Jan Kelemen" w:date="2016-01-20T17:07:00Z">
                  <w:rPr>
                    <w:rFonts w:cs="Times New Roman"/>
                    <w:sz w:val="20"/>
                    <w:lang w:val="en-US"/>
                  </w:rPr>
                </w:rPrChange>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20295F" w:rsidRDefault="00FE3968" w:rsidP="003771F5">
            <w:pPr>
              <w:spacing w:before="60" w:after="60"/>
              <w:jc w:val="center"/>
              <w:rPr>
                <w:rFonts w:cs="Times New Roman"/>
                <w:sz w:val="20"/>
                <w:lang w:val="en-US"/>
                <w:rPrChange w:id="7359" w:author="Jan Kelemen" w:date="2016-01-20T17:07:00Z">
                  <w:rPr>
                    <w:rFonts w:cs="Times New Roman"/>
                    <w:sz w:val="20"/>
                    <w:lang w:val="en-US"/>
                  </w:rPr>
                </w:rPrChange>
              </w:rPr>
            </w:pPr>
            <w:r w:rsidRPr="0020295F">
              <w:rPr>
                <w:rFonts w:cs="Times New Roman"/>
                <w:sz w:val="20"/>
                <w:lang w:val="en-US"/>
                <w:rPrChange w:id="7360" w:author="Jan Kelemen" w:date="2016-01-20T17:07:00Z">
                  <w:rPr>
                    <w:rFonts w:cs="Times New Roman"/>
                    <w:sz w:val="20"/>
                    <w:lang w:val="en-US"/>
                  </w:rPr>
                </w:rPrChange>
              </w:rPr>
              <w:t>9</w:t>
            </w:r>
            <w:r w:rsidR="0015569F" w:rsidRPr="0020295F">
              <w:rPr>
                <w:rFonts w:cs="Times New Roman"/>
                <w:sz w:val="20"/>
                <w:lang w:val="en-US"/>
                <w:rPrChange w:id="7361" w:author="Jan Kelemen" w:date="2016-01-20T17:07:00Z">
                  <w:rPr>
                    <w:rFonts w:cs="Times New Roman"/>
                    <w:sz w:val="20"/>
                    <w:lang w:val="en-US"/>
                  </w:rPr>
                </w:rPrChange>
              </w:rPr>
              <w:t>0</w:t>
            </w:r>
            <w:r w:rsidR="00530DDF" w:rsidRPr="0020295F">
              <w:rPr>
                <w:rFonts w:cs="Times New Roman"/>
                <w:sz w:val="20"/>
                <w:lang w:val="en-US"/>
                <w:rPrChange w:id="7362" w:author="Jan Kelemen" w:date="2016-01-20T17:07:00Z">
                  <w:rPr>
                    <w:rFonts w:cs="Times New Roman"/>
                    <w:sz w:val="20"/>
                    <w:lang w:val="en-US"/>
                  </w:rPr>
                </w:rPrChange>
              </w:rPr>
              <w:t>%</w:t>
            </w:r>
          </w:p>
        </w:tc>
      </w:tr>
      <w:tr w:rsidR="00937DF5" w:rsidRPr="0020295F"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20295F" w:rsidRDefault="00937DF5" w:rsidP="003771F5">
            <w:pPr>
              <w:spacing w:before="60" w:after="60"/>
              <w:jc w:val="center"/>
              <w:rPr>
                <w:rFonts w:cs="Times New Roman"/>
                <w:bCs/>
                <w:sz w:val="20"/>
                <w:lang w:val="en-US"/>
                <w:rPrChange w:id="7363" w:author="Jan Kelemen" w:date="2016-01-20T17:07:00Z">
                  <w:rPr>
                    <w:rFonts w:cs="Times New Roman"/>
                    <w:b/>
                    <w:bCs/>
                    <w:sz w:val="20"/>
                    <w:lang w:val="en-US"/>
                  </w:rPr>
                </w:rPrChange>
              </w:rPr>
            </w:pPr>
            <w:r w:rsidRPr="0020295F">
              <w:rPr>
                <w:rFonts w:cs="Times New Roman"/>
                <w:bCs/>
                <w:sz w:val="20"/>
                <w:lang w:val="en-US"/>
                <w:rPrChange w:id="7364" w:author="Jan Kelemen" w:date="2016-01-20T17:07:00Z">
                  <w:rPr>
                    <w:rFonts w:cs="Times New Roman"/>
                    <w:b/>
                    <w:bCs/>
                    <w:sz w:val="20"/>
                    <w:lang w:val="en-US"/>
                  </w:rPr>
                </w:rPrChange>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20295F" w:rsidRDefault="00937DF5" w:rsidP="003771F5">
            <w:pPr>
              <w:spacing w:before="60" w:after="60"/>
              <w:jc w:val="center"/>
              <w:rPr>
                <w:rFonts w:cs="Times New Roman"/>
                <w:sz w:val="20"/>
                <w:lang w:val="en-US"/>
                <w:rPrChange w:id="7365" w:author="Jan Kelemen" w:date="2016-01-20T17:07:00Z">
                  <w:rPr>
                    <w:rFonts w:cs="Times New Roman"/>
                    <w:sz w:val="20"/>
                    <w:lang w:val="en-US"/>
                  </w:rPr>
                </w:rPrChange>
              </w:rPr>
            </w:pPr>
          </w:p>
        </w:tc>
      </w:tr>
      <w:tr w:rsidR="00937DF5" w:rsidRPr="0020295F"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20295F" w:rsidRDefault="00937DF5" w:rsidP="003771F5">
            <w:pPr>
              <w:spacing w:before="60" w:after="60"/>
              <w:jc w:val="center"/>
              <w:rPr>
                <w:rFonts w:cs="Times New Roman"/>
                <w:bCs/>
                <w:sz w:val="20"/>
                <w:lang w:val="en-US"/>
                <w:rPrChange w:id="7366" w:author="Jan Kelemen" w:date="2016-01-20T17:07:00Z">
                  <w:rPr>
                    <w:rFonts w:cs="Times New Roman"/>
                    <w:b/>
                    <w:bCs/>
                    <w:sz w:val="20"/>
                    <w:lang w:val="en-US"/>
                  </w:rPr>
                </w:rPrChange>
              </w:rPr>
            </w:pPr>
            <w:r w:rsidRPr="0020295F">
              <w:rPr>
                <w:rFonts w:cs="Times New Roman"/>
                <w:bCs/>
                <w:sz w:val="20"/>
                <w:lang w:val="en-US"/>
                <w:rPrChange w:id="7367" w:author="Jan Kelemen" w:date="2016-01-20T17:07:00Z">
                  <w:rPr>
                    <w:rFonts w:cs="Times New Roman"/>
                    <w:b/>
                    <w:bCs/>
                    <w:sz w:val="20"/>
                    <w:lang w:val="en-US"/>
                  </w:rPr>
                </w:rPrChange>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20295F" w:rsidRDefault="0015569F" w:rsidP="003771F5">
            <w:pPr>
              <w:spacing w:before="60" w:after="60"/>
              <w:jc w:val="center"/>
              <w:rPr>
                <w:rFonts w:cs="Times New Roman"/>
                <w:sz w:val="20"/>
                <w:lang w:val="en-US"/>
                <w:rPrChange w:id="7368" w:author="Jan Kelemen" w:date="2016-01-20T17:07:00Z">
                  <w:rPr>
                    <w:rFonts w:cs="Times New Roman"/>
                    <w:sz w:val="20"/>
                    <w:lang w:val="en-US"/>
                  </w:rPr>
                </w:rPrChange>
              </w:rPr>
            </w:pPr>
            <w:r w:rsidRPr="0020295F">
              <w:rPr>
                <w:rFonts w:cs="Times New Roman"/>
                <w:sz w:val="20"/>
                <w:lang w:val="en-US"/>
                <w:rPrChange w:id="7369" w:author="Jan Kelemen" w:date="2016-01-20T17:07:00Z">
                  <w:rPr>
                    <w:rFonts w:cs="Times New Roman"/>
                    <w:sz w:val="20"/>
                    <w:lang w:val="en-US"/>
                  </w:rPr>
                </w:rPrChange>
              </w:rPr>
              <w:t>0</w:t>
            </w:r>
            <w:r w:rsidR="00530DDF" w:rsidRPr="0020295F">
              <w:rPr>
                <w:rFonts w:cs="Times New Roman"/>
                <w:sz w:val="20"/>
                <w:lang w:val="en-US"/>
                <w:rPrChange w:id="7370" w:author="Jan Kelemen" w:date="2016-01-20T17:07:00Z">
                  <w:rPr>
                    <w:rFonts w:cs="Times New Roman"/>
                    <w:sz w:val="20"/>
                    <w:lang w:val="en-US"/>
                  </w:rPr>
                </w:rPrChange>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20295F" w:rsidRDefault="0015569F" w:rsidP="003771F5">
            <w:pPr>
              <w:spacing w:before="60" w:after="60"/>
              <w:jc w:val="center"/>
              <w:rPr>
                <w:rFonts w:cs="Times New Roman"/>
                <w:sz w:val="20"/>
                <w:lang w:val="en-US"/>
                <w:rPrChange w:id="7371" w:author="Jan Kelemen" w:date="2016-01-20T17:07:00Z">
                  <w:rPr>
                    <w:rFonts w:cs="Times New Roman"/>
                    <w:sz w:val="20"/>
                    <w:lang w:val="en-US"/>
                  </w:rPr>
                </w:rPrChange>
              </w:rPr>
            </w:pPr>
            <w:r w:rsidRPr="0020295F">
              <w:rPr>
                <w:rFonts w:cs="Times New Roman"/>
                <w:sz w:val="20"/>
                <w:lang w:val="en-US"/>
                <w:rPrChange w:id="7372" w:author="Jan Kelemen" w:date="2016-01-20T17:07:00Z">
                  <w:rPr>
                    <w:rFonts w:cs="Times New Roman"/>
                    <w:sz w:val="20"/>
                    <w:lang w:val="en-US"/>
                  </w:rPr>
                </w:rPrChange>
              </w:rPr>
              <w:t>100</w:t>
            </w:r>
            <w:r w:rsidR="00530DDF" w:rsidRPr="0020295F">
              <w:rPr>
                <w:rFonts w:cs="Times New Roman"/>
                <w:sz w:val="20"/>
                <w:lang w:val="en-US"/>
                <w:rPrChange w:id="7373" w:author="Jan Kelemen" w:date="2016-01-20T17:07:00Z">
                  <w:rPr>
                    <w:rFonts w:cs="Times New Roman"/>
                    <w:sz w:val="20"/>
                    <w:lang w:val="en-US"/>
                  </w:rPr>
                </w:rPrChange>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20295F" w:rsidRDefault="0015569F" w:rsidP="003771F5">
            <w:pPr>
              <w:spacing w:before="60" w:after="60"/>
              <w:jc w:val="center"/>
              <w:rPr>
                <w:rFonts w:cs="Times New Roman"/>
                <w:sz w:val="20"/>
                <w:lang w:val="en-US"/>
                <w:rPrChange w:id="7374" w:author="Jan Kelemen" w:date="2016-01-20T17:07:00Z">
                  <w:rPr>
                    <w:rFonts w:cs="Times New Roman"/>
                    <w:sz w:val="20"/>
                    <w:lang w:val="en-US"/>
                  </w:rPr>
                </w:rPrChange>
              </w:rPr>
            </w:pPr>
            <w:r w:rsidRPr="0020295F">
              <w:rPr>
                <w:rFonts w:cs="Times New Roman"/>
                <w:sz w:val="20"/>
                <w:lang w:val="en-US"/>
                <w:rPrChange w:id="7375" w:author="Jan Kelemen" w:date="2016-01-20T17:07:00Z">
                  <w:rPr>
                    <w:rFonts w:cs="Times New Roman"/>
                    <w:sz w:val="20"/>
                    <w:lang w:val="en-US"/>
                  </w:rPr>
                </w:rPrChange>
              </w:rPr>
              <w:t>0</w:t>
            </w:r>
            <w:r w:rsidR="00530DDF" w:rsidRPr="0020295F">
              <w:rPr>
                <w:rFonts w:cs="Times New Roman"/>
                <w:sz w:val="20"/>
                <w:lang w:val="en-US"/>
                <w:rPrChange w:id="7376" w:author="Jan Kelemen" w:date="2016-01-20T17:07:00Z">
                  <w:rPr>
                    <w:rFonts w:cs="Times New Roman"/>
                    <w:sz w:val="20"/>
                    <w:lang w:val="en-US"/>
                  </w:rPr>
                </w:rPrChange>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20295F" w:rsidRDefault="0015569F" w:rsidP="003771F5">
            <w:pPr>
              <w:spacing w:before="60" w:after="60"/>
              <w:jc w:val="center"/>
              <w:rPr>
                <w:rFonts w:cs="Times New Roman"/>
                <w:sz w:val="20"/>
                <w:lang w:val="en-US"/>
                <w:rPrChange w:id="7377" w:author="Jan Kelemen" w:date="2016-01-20T17:07:00Z">
                  <w:rPr>
                    <w:rFonts w:cs="Times New Roman"/>
                    <w:sz w:val="20"/>
                    <w:lang w:val="en-US"/>
                  </w:rPr>
                </w:rPrChange>
              </w:rPr>
            </w:pPr>
            <w:r w:rsidRPr="0020295F">
              <w:rPr>
                <w:rFonts w:cs="Times New Roman"/>
                <w:sz w:val="20"/>
                <w:lang w:val="en-US"/>
                <w:rPrChange w:id="7378" w:author="Jan Kelemen" w:date="2016-01-20T17:07:00Z">
                  <w:rPr>
                    <w:rFonts w:cs="Times New Roman"/>
                    <w:sz w:val="20"/>
                    <w:lang w:val="en-US"/>
                  </w:rPr>
                </w:rPrChange>
              </w:rPr>
              <w:t>0</w:t>
            </w:r>
            <w:r w:rsidR="00530DDF" w:rsidRPr="0020295F">
              <w:rPr>
                <w:rFonts w:cs="Times New Roman"/>
                <w:sz w:val="20"/>
                <w:lang w:val="en-US"/>
                <w:rPrChange w:id="7379" w:author="Jan Kelemen" w:date="2016-01-20T17:07:00Z">
                  <w:rPr>
                    <w:rFonts w:cs="Times New Roman"/>
                    <w:sz w:val="20"/>
                    <w:lang w:val="en-US"/>
                  </w:rPr>
                </w:rPrChange>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20295F" w:rsidRDefault="0015569F" w:rsidP="003771F5">
            <w:pPr>
              <w:spacing w:before="60" w:after="60"/>
              <w:jc w:val="center"/>
              <w:rPr>
                <w:rFonts w:cs="Times New Roman"/>
                <w:sz w:val="20"/>
                <w:lang w:val="en-US"/>
                <w:rPrChange w:id="7380" w:author="Jan Kelemen" w:date="2016-01-20T17:07:00Z">
                  <w:rPr>
                    <w:rFonts w:cs="Times New Roman"/>
                    <w:sz w:val="20"/>
                    <w:lang w:val="en-US"/>
                  </w:rPr>
                </w:rPrChange>
              </w:rPr>
            </w:pPr>
            <w:r w:rsidRPr="0020295F">
              <w:rPr>
                <w:rFonts w:cs="Times New Roman"/>
                <w:sz w:val="20"/>
                <w:lang w:val="en-US"/>
                <w:rPrChange w:id="7381" w:author="Jan Kelemen" w:date="2016-01-20T17:07:00Z">
                  <w:rPr>
                    <w:rFonts w:cs="Times New Roman"/>
                    <w:sz w:val="20"/>
                    <w:lang w:val="en-US"/>
                  </w:rPr>
                </w:rPrChange>
              </w:rPr>
              <w:t>0</w:t>
            </w:r>
            <w:r w:rsidR="00530DDF" w:rsidRPr="0020295F">
              <w:rPr>
                <w:rFonts w:cs="Times New Roman"/>
                <w:sz w:val="20"/>
                <w:lang w:val="en-US"/>
                <w:rPrChange w:id="7382" w:author="Jan Kelemen" w:date="2016-01-20T17:07:00Z">
                  <w:rPr>
                    <w:rFonts w:cs="Times New Roman"/>
                    <w:sz w:val="20"/>
                    <w:lang w:val="en-US"/>
                  </w:rPr>
                </w:rPrChange>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20295F" w:rsidRDefault="0015569F" w:rsidP="003771F5">
            <w:pPr>
              <w:spacing w:before="60" w:after="60"/>
              <w:jc w:val="center"/>
              <w:rPr>
                <w:rFonts w:cs="Times New Roman"/>
                <w:sz w:val="20"/>
                <w:lang w:val="en-US"/>
                <w:rPrChange w:id="7383" w:author="Jan Kelemen" w:date="2016-01-20T17:07:00Z">
                  <w:rPr>
                    <w:rFonts w:cs="Times New Roman"/>
                    <w:sz w:val="20"/>
                    <w:lang w:val="en-US"/>
                  </w:rPr>
                </w:rPrChange>
              </w:rPr>
            </w:pPr>
            <w:r w:rsidRPr="0020295F">
              <w:rPr>
                <w:rFonts w:cs="Times New Roman"/>
                <w:sz w:val="20"/>
                <w:lang w:val="en-US"/>
                <w:rPrChange w:id="7384" w:author="Jan Kelemen" w:date="2016-01-20T17:07:00Z">
                  <w:rPr>
                    <w:rFonts w:cs="Times New Roman"/>
                    <w:sz w:val="20"/>
                    <w:lang w:val="en-US"/>
                  </w:rPr>
                </w:rPrChange>
              </w:rPr>
              <w:t>0</w:t>
            </w:r>
            <w:r w:rsidR="00530DDF" w:rsidRPr="0020295F">
              <w:rPr>
                <w:rFonts w:cs="Times New Roman"/>
                <w:sz w:val="20"/>
                <w:lang w:val="en-US"/>
                <w:rPrChange w:id="7385" w:author="Jan Kelemen" w:date="2016-01-20T17:07:00Z">
                  <w:rPr>
                    <w:rFonts w:cs="Times New Roman"/>
                    <w:sz w:val="20"/>
                    <w:lang w:val="en-US"/>
                  </w:rPr>
                </w:rPrChange>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20295F" w:rsidRDefault="0015569F" w:rsidP="003771F5">
            <w:pPr>
              <w:spacing w:before="60" w:after="60"/>
              <w:jc w:val="center"/>
              <w:rPr>
                <w:rFonts w:cs="Times New Roman"/>
                <w:sz w:val="20"/>
                <w:lang w:val="en-US"/>
                <w:rPrChange w:id="7386" w:author="Jan Kelemen" w:date="2016-01-20T17:07:00Z">
                  <w:rPr>
                    <w:rFonts w:cs="Times New Roman"/>
                    <w:sz w:val="20"/>
                    <w:lang w:val="en-US"/>
                  </w:rPr>
                </w:rPrChange>
              </w:rPr>
            </w:pPr>
            <w:r w:rsidRPr="0020295F">
              <w:rPr>
                <w:rFonts w:cs="Times New Roman"/>
                <w:sz w:val="20"/>
                <w:lang w:val="en-US"/>
                <w:rPrChange w:id="7387" w:author="Jan Kelemen" w:date="2016-01-20T17:07:00Z">
                  <w:rPr>
                    <w:rFonts w:cs="Times New Roman"/>
                    <w:sz w:val="20"/>
                    <w:lang w:val="en-US"/>
                  </w:rPr>
                </w:rPrChange>
              </w:rPr>
              <w:t>0</w:t>
            </w:r>
            <w:r w:rsidR="00530DDF" w:rsidRPr="0020295F">
              <w:rPr>
                <w:rFonts w:cs="Times New Roman"/>
                <w:sz w:val="20"/>
                <w:lang w:val="en-US"/>
                <w:rPrChange w:id="7388" w:author="Jan Kelemen" w:date="2016-01-20T17:07:00Z">
                  <w:rPr>
                    <w:rFonts w:cs="Times New Roman"/>
                    <w:sz w:val="20"/>
                    <w:lang w:val="en-US"/>
                  </w:rPr>
                </w:rPrChange>
              </w:rPr>
              <w:t>%</w:t>
            </w:r>
          </w:p>
        </w:tc>
      </w:tr>
      <w:tr w:rsidR="00530DDF" w:rsidRPr="0020295F"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20295F" w:rsidRDefault="00530DDF" w:rsidP="003771F5">
            <w:pPr>
              <w:spacing w:before="60" w:after="60"/>
              <w:jc w:val="center"/>
              <w:rPr>
                <w:rFonts w:cs="Times New Roman"/>
                <w:bCs/>
                <w:sz w:val="20"/>
                <w:lang w:val="en-US"/>
                <w:rPrChange w:id="7389" w:author="Jan Kelemen" w:date="2016-01-20T17:07:00Z">
                  <w:rPr>
                    <w:rFonts w:cs="Times New Roman"/>
                    <w:b/>
                    <w:bCs/>
                    <w:sz w:val="20"/>
                    <w:lang w:val="en-US"/>
                  </w:rPr>
                </w:rPrChange>
              </w:rPr>
            </w:pPr>
            <w:r w:rsidRPr="0020295F">
              <w:rPr>
                <w:rFonts w:cs="Times New Roman"/>
                <w:bCs/>
                <w:sz w:val="20"/>
                <w:lang w:val="en-US"/>
                <w:rPrChange w:id="7390" w:author="Jan Kelemen" w:date="2016-01-20T17:07:00Z">
                  <w:rPr>
                    <w:rFonts w:cs="Times New Roman"/>
                    <w:b/>
                    <w:bCs/>
                    <w:sz w:val="20"/>
                    <w:lang w:val="en-US"/>
                  </w:rPr>
                </w:rPrChange>
              </w:rPr>
              <w:t>Dijagram razreda s opisom</w:t>
            </w:r>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Pr="0020295F" w:rsidRDefault="00530DDF" w:rsidP="003771F5">
            <w:pPr>
              <w:spacing w:before="60" w:after="60"/>
              <w:jc w:val="center"/>
              <w:rPr>
                <w:rFonts w:cs="Times New Roman"/>
                <w:sz w:val="20"/>
                <w:lang w:val="en-US"/>
                <w:rPrChange w:id="7391" w:author="Jan Kelemen" w:date="2016-01-20T17:07:00Z">
                  <w:rPr>
                    <w:rFonts w:cs="Times New Roman"/>
                    <w:sz w:val="20"/>
                    <w:lang w:val="en-US"/>
                  </w:rPr>
                </w:rPrChange>
              </w:rPr>
            </w:pPr>
            <w:r w:rsidRPr="0020295F">
              <w:rPr>
                <w:rFonts w:cs="Times New Roman"/>
                <w:sz w:val="20"/>
                <w:lang w:val="en-US"/>
                <w:rPrChange w:id="7392" w:author="Jan Kelemen" w:date="2016-01-20T17:07:00Z">
                  <w:rPr>
                    <w:rFonts w:cs="Times New Roman"/>
                    <w:sz w:val="20"/>
                    <w:lang w:val="en-US"/>
                  </w:rPr>
                </w:rPrChange>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Pr="0020295F" w:rsidRDefault="00530DDF" w:rsidP="003771F5">
            <w:pPr>
              <w:spacing w:before="60" w:after="60"/>
              <w:jc w:val="center"/>
              <w:rPr>
                <w:rFonts w:cs="Times New Roman"/>
                <w:sz w:val="20"/>
                <w:lang w:val="en-US"/>
                <w:rPrChange w:id="7393" w:author="Jan Kelemen" w:date="2016-01-20T17:07:00Z">
                  <w:rPr>
                    <w:rFonts w:cs="Times New Roman"/>
                    <w:sz w:val="20"/>
                    <w:lang w:val="en-US"/>
                  </w:rPr>
                </w:rPrChange>
              </w:rPr>
            </w:pPr>
            <w:r w:rsidRPr="0020295F">
              <w:rPr>
                <w:rFonts w:cs="Times New Roman"/>
                <w:sz w:val="20"/>
                <w:lang w:val="en-US"/>
                <w:rPrChange w:id="7394" w:author="Jan Kelemen" w:date="2016-01-20T17:07:00Z">
                  <w:rPr>
                    <w:rFonts w:cs="Times New Roman"/>
                    <w:sz w:val="20"/>
                    <w:lang w:val="en-US"/>
                  </w:rPr>
                </w:rPrChange>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Pr="0020295F" w:rsidRDefault="00530DDF" w:rsidP="003771F5">
            <w:pPr>
              <w:spacing w:before="60" w:after="60"/>
              <w:jc w:val="center"/>
              <w:rPr>
                <w:rFonts w:cs="Times New Roman"/>
                <w:sz w:val="20"/>
                <w:lang w:val="en-US"/>
                <w:rPrChange w:id="7395" w:author="Jan Kelemen" w:date="2016-01-20T17:07:00Z">
                  <w:rPr>
                    <w:rFonts w:cs="Times New Roman"/>
                    <w:sz w:val="20"/>
                    <w:lang w:val="en-US"/>
                  </w:rPr>
                </w:rPrChange>
              </w:rPr>
            </w:pPr>
            <w:r w:rsidRPr="0020295F">
              <w:rPr>
                <w:rFonts w:cs="Times New Roman"/>
                <w:sz w:val="20"/>
                <w:lang w:val="en-US"/>
                <w:rPrChange w:id="7396" w:author="Jan Kelemen" w:date="2016-01-20T17:07:00Z">
                  <w:rPr>
                    <w:rFonts w:cs="Times New Roman"/>
                    <w:sz w:val="20"/>
                    <w:lang w:val="en-US"/>
                  </w:rPr>
                </w:rPrChange>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Pr="0020295F" w:rsidRDefault="00530DDF" w:rsidP="003771F5">
            <w:pPr>
              <w:spacing w:before="60" w:after="60"/>
              <w:jc w:val="center"/>
              <w:rPr>
                <w:rFonts w:cs="Times New Roman"/>
                <w:sz w:val="20"/>
                <w:lang w:val="en-US"/>
                <w:rPrChange w:id="7397" w:author="Jan Kelemen" w:date="2016-01-20T17:07:00Z">
                  <w:rPr>
                    <w:rFonts w:cs="Times New Roman"/>
                    <w:sz w:val="20"/>
                    <w:lang w:val="en-US"/>
                  </w:rPr>
                </w:rPrChange>
              </w:rPr>
            </w:pPr>
            <w:r w:rsidRPr="0020295F">
              <w:rPr>
                <w:rFonts w:cs="Times New Roman"/>
                <w:sz w:val="20"/>
                <w:lang w:val="en-US"/>
                <w:rPrChange w:id="7398" w:author="Jan Kelemen" w:date="2016-01-20T17:07:00Z">
                  <w:rPr>
                    <w:rFonts w:cs="Times New Roman"/>
                    <w:sz w:val="20"/>
                    <w:lang w:val="en-US"/>
                  </w:rPr>
                </w:rPrChange>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Pr="0020295F" w:rsidRDefault="00530DDF" w:rsidP="003771F5">
            <w:pPr>
              <w:spacing w:before="60" w:after="60"/>
              <w:jc w:val="center"/>
              <w:rPr>
                <w:rFonts w:cs="Times New Roman"/>
                <w:sz w:val="20"/>
                <w:lang w:val="en-US"/>
                <w:rPrChange w:id="7399" w:author="Jan Kelemen" w:date="2016-01-20T17:07:00Z">
                  <w:rPr>
                    <w:rFonts w:cs="Times New Roman"/>
                    <w:sz w:val="20"/>
                    <w:lang w:val="en-US"/>
                  </w:rPr>
                </w:rPrChange>
              </w:rPr>
            </w:pPr>
            <w:r w:rsidRPr="0020295F">
              <w:rPr>
                <w:rFonts w:cs="Times New Roman"/>
                <w:sz w:val="20"/>
                <w:lang w:val="en-US"/>
                <w:rPrChange w:id="7400" w:author="Jan Kelemen" w:date="2016-01-20T17:07:00Z">
                  <w:rPr>
                    <w:rFonts w:cs="Times New Roman"/>
                    <w:sz w:val="20"/>
                    <w:lang w:val="en-US"/>
                  </w:rPr>
                </w:rPrChange>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Pr="0020295F" w:rsidRDefault="00530DDF" w:rsidP="003771F5">
            <w:pPr>
              <w:spacing w:before="60" w:after="60"/>
              <w:jc w:val="center"/>
              <w:rPr>
                <w:rFonts w:cs="Times New Roman"/>
                <w:sz w:val="20"/>
                <w:lang w:val="en-US"/>
                <w:rPrChange w:id="7401" w:author="Jan Kelemen" w:date="2016-01-20T17:07:00Z">
                  <w:rPr>
                    <w:rFonts w:cs="Times New Roman"/>
                    <w:sz w:val="20"/>
                    <w:lang w:val="en-US"/>
                  </w:rPr>
                </w:rPrChange>
              </w:rPr>
            </w:pPr>
            <w:r w:rsidRPr="0020295F">
              <w:rPr>
                <w:rFonts w:cs="Times New Roman"/>
                <w:sz w:val="20"/>
                <w:lang w:val="en-US"/>
                <w:rPrChange w:id="7402" w:author="Jan Kelemen" w:date="2016-01-20T17:07:00Z">
                  <w:rPr>
                    <w:rFonts w:cs="Times New Roman"/>
                    <w:sz w:val="20"/>
                    <w:lang w:val="en-US"/>
                  </w:rPr>
                </w:rPrChange>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Pr="0020295F" w:rsidRDefault="00530DDF" w:rsidP="003771F5">
            <w:pPr>
              <w:spacing w:before="60" w:after="60"/>
              <w:jc w:val="center"/>
              <w:rPr>
                <w:rFonts w:cs="Times New Roman"/>
                <w:sz w:val="20"/>
                <w:lang w:val="en-US"/>
                <w:rPrChange w:id="7403" w:author="Jan Kelemen" w:date="2016-01-20T17:07:00Z">
                  <w:rPr>
                    <w:rFonts w:cs="Times New Roman"/>
                    <w:sz w:val="20"/>
                    <w:lang w:val="en-US"/>
                  </w:rPr>
                </w:rPrChange>
              </w:rPr>
            </w:pPr>
            <w:r w:rsidRPr="0020295F">
              <w:rPr>
                <w:rFonts w:cs="Times New Roman"/>
                <w:sz w:val="20"/>
                <w:lang w:val="en-US"/>
                <w:rPrChange w:id="7404" w:author="Jan Kelemen" w:date="2016-01-20T17:07:00Z">
                  <w:rPr>
                    <w:rFonts w:cs="Times New Roman"/>
                    <w:sz w:val="20"/>
                    <w:lang w:val="en-US"/>
                  </w:rPr>
                </w:rPrChange>
              </w:rPr>
              <w:t>0%</w:t>
            </w:r>
          </w:p>
        </w:tc>
      </w:tr>
      <w:tr w:rsidR="00530DDF" w:rsidRPr="0020295F"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20295F" w:rsidRDefault="00530DDF" w:rsidP="003771F5">
            <w:pPr>
              <w:spacing w:before="60" w:after="60"/>
              <w:jc w:val="center"/>
              <w:rPr>
                <w:rFonts w:cs="Times New Roman"/>
                <w:bCs/>
                <w:sz w:val="20"/>
                <w:lang w:val="en-US"/>
                <w:rPrChange w:id="7405" w:author="Jan Kelemen" w:date="2016-01-20T17:07:00Z">
                  <w:rPr>
                    <w:rFonts w:cs="Times New Roman"/>
                    <w:b/>
                    <w:bCs/>
                    <w:sz w:val="20"/>
                    <w:lang w:val="en-US"/>
                  </w:rPr>
                </w:rPrChange>
              </w:rPr>
            </w:pPr>
            <w:r w:rsidRPr="0020295F">
              <w:rPr>
                <w:rFonts w:cs="Times New Roman"/>
                <w:bCs/>
                <w:sz w:val="20"/>
                <w:lang w:val="en-US"/>
                <w:rPrChange w:id="7406" w:author="Jan Kelemen" w:date="2016-01-20T17:07:00Z">
                  <w:rPr>
                    <w:rFonts w:cs="Times New Roman"/>
                    <w:b/>
                    <w:bCs/>
                    <w:sz w:val="20"/>
                    <w:lang w:val="en-US"/>
                  </w:rPr>
                </w:rPrChange>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20295F" w:rsidRDefault="00530DDF" w:rsidP="003771F5">
            <w:pPr>
              <w:spacing w:before="60" w:after="60"/>
              <w:jc w:val="center"/>
              <w:rPr>
                <w:rFonts w:cs="Times New Roman"/>
                <w:bCs/>
                <w:sz w:val="20"/>
                <w:lang w:val="en-US"/>
                <w:rPrChange w:id="7407" w:author="Jan Kelemen" w:date="2016-01-20T17:07:00Z">
                  <w:rPr>
                    <w:rFonts w:cs="Times New Roman"/>
                    <w:bCs/>
                    <w:sz w:val="20"/>
                    <w:lang w:val="en-US"/>
                  </w:rPr>
                </w:rPrChange>
              </w:rPr>
            </w:pPr>
            <w:r w:rsidRPr="0020295F">
              <w:rPr>
                <w:rFonts w:cs="Times New Roman"/>
                <w:sz w:val="20"/>
                <w:lang w:val="en-US"/>
                <w:rPrChange w:id="7408" w:author="Jan Kelemen" w:date="2016-01-20T17:07:00Z">
                  <w:rPr>
                    <w:rFonts w:cs="Times New Roman"/>
                    <w:sz w:val="20"/>
                    <w:lang w:val="en-US"/>
                  </w:rPr>
                </w:rPrChange>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20295F" w:rsidRDefault="00530DDF" w:rsidP="003771F5">
            <w:pPr>
              <w:spacing w:before="60" w:after="60"/>
              <w:jc w:val="center"/>
              <w:rPr>
                <w:rFonts w:cs="Times New Roman"/>
                <w:bCs/>
                <w:sz w:val="20"/>
                <w:lang w:val="en-US"/>
                <w:rPrChange w:id="7409" w:author="Jan Kelemen" w:date="2016-01-20T17:07:00Z">
                  <w:rPr>
                    <w:rFonts w:cs="Times New Roman"/>
                    <w:bCs/>
                    <w:sz w:val="20"/>
                    <w:lang w:val="en-US"/>
                  </w:rPr>
                </w:rPrChange>
              </w:rPr>
            </w:pPr>
            <w:r w:rsidRPr="0020295F">
              <w:rPr>
                <w:rFonts w:cs="Times New Roman"/>
                <w:sz w:val="20"/>
                <w:lang w:val="en-US"/>
                <w:rPrChange w:id="7410" w:author="Jan Kelemen" w:date="2016-01-20T17:07:00Z">
                  <w:rPr>
                    <w:rFonts w:cs="Times New Roman"/>
                    <w:sz w:val="20"/>
                    <w:lang w:val="en-US"/>
                  </w:rPr>
                </w:rPrChange>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20295F" w:rsidRDefault="00530DDF" w:rsidP="003771F5">
            <w:pPr>
              <w:spacing w:before="60" w:after="60"/>
              <w:jc w:val="center"/>
              <w:rPr>
                <w:rFonts w:cs="Times New Roman"/>
                <w:bCs/>
                <w:sz w:val="20"/>
                <w:lang w:val="en-US"/>
                <w:rPrChange w:id="7411" w:author="Jan Kelemen" w:date="2016-01-20T17:07:00Z">
                  <w:rPr>
                    <w:rFonts w:cs="Times New Roman"/>
                    <w:bCs/>
                    <w:sz w:val="20"/>
                    <w:lang w:val="en-US"/>
                  </w:rPr>
                </w:rPrChange>
              </w:rPr>
            </w:pPr>
            <w:r w:rsidRPr="0020295F">
              <w:rPr>
                <w:rFonts w:cs="Times New Roman"/>
                <w:sz w:val="20"/>
                <w:lang w:val="en-US"/>
                <w:rPrChange w:id="7412" w:author="Jan Kelemen" w:date="2016-01-20T17:07:00Z">
                  <w:rPr>
                    <w:rFonts w:cs="Times New Roman"/>
                    <w:sz w:val="20"/>
                    <w:lang w:val="en-US"/>
                  </w:rPr>
                </w:rPrChange>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20295F" w:rsidRDefault="00530DDF" w:rsidP="003771F5">
            <w:pPr>
              <w:spacing w:before="60" w:after="60"/>
              <w:jc w:val="center"/>
              <w:rPr>
                <w:rFonts w:cs="Times New Roman"/>
                <w:bCs/>
                <w:sz w:val="20"/>
                <w:lang w:val="en-US"/>
                <w:rPrChange w:id="7413" w:author="Jan Kelemen" w:date="2016-01-20T17:07:00Z">
                  <w:rPr>
                    <w:rFonts w:cs="Times New Roman"/>
                    <w:bCs/>
                    <w:sz w:val="20"/>
                    <w:lang w:val="en-US"/>
                  </w:rPr>
                </w:rPrChange>
              </w:rPr>
            </w:pPr>
            <w:r w:rsidRPr="0020295F">
              <w:rPr>
                <w:rFonts w:cs="Times New Roman"/>
                <w:sz w:val="20"/>
                <w:lang w:val="en-US"/>
                <w:rPrChange w:id="7414" w:author="Jan Kelemen" w:date="2016-01-20T17:07:00Z">
                  <w:rPr>
                    <w:rFonts w:cs="Times New Roman"/>
                    <w:sz w:val="20"/>
                    <w:lang w:val="en-US"/>
                  </w:rPr>
                </w:rPrChange>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20295F" w:rsidRDefault="00530DDF" w:rsidP="003771F5">
            <w:pPr>
              <w:spacing w:before="60" w:after="60"/>
              <w:jc w:val="center"/>
              <w:rPr>
                <w:rFonts w:cs="Times New Roman"/>
                <w:bCs/>
                <w:sz w:val="20"/>
                <w:lang w:val="en-US"/>
                <w:rPrChange w:id="7415" w:author="Jan Kelemen" w:date="2016-01-20T17:07:00Z">
                  <w:rPr>
                    <w:rFonts w:cs="Times New Roman"/>
                    <w:bCs/>
                    <w:sz w:val="20"/>
                    <w:lang w:val="en-US"/>
                  </w:rPr>
                </w:rPrChange>
              </w:rPr>
            </w:pPr>
            <w:r w:rsidRPr="0020295F">
              <w:rPr>
                <w:rFonts w:cs="Times New Roman"/>
                <w:sz w:val="20"/>
                <w:lang w:val="en-US"/>
                <w:rPrChange w:id="7416" w:author="Jan Kelemen" w:date="2016-01-20T17:07:00Z">
                  <w:rPr>
                    <w:rFonts w:cs="Times New Roman"/>
                    <w:sz w:val="20"/>
                    <w:lang w:val="en-US"/>
                  </w:rPr>
                </w:rPrChange>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20295F" w:rsidRDefault="00530DDF" w:rsidP="003771F5">
            <w:pPr>
              <w:spacing w:before="60" w:after="60"/>
              <w:jc w:val="center"/>
              <w:rPr>
                <w:rFonts w:cs="Times New Roman"/>
                <w:bCs/>
                <w:sz w:val="20"/>
                <w:lang w:val="en-US"/>
                <w:rPrChange w:id="7417" w:author="Jan Kelemen" w:date="2016-01-20T17:07:00Z">
                  <w:rPr>
                    <w:rFonts w:cs="Times New Roman"/>
                    <w:bCs/>
                    <w:sz w:val="20"/>
                    <w:lang w:val="en-US"/>
                  </w:rPr>
                </w:rPrChange>
              </w:rPr>
            </w:pPr>
            <w:r w:rsidRPr="0020295F">
              <w:rPr>
                <w:rFonts w:cs="Times New Roman"/>
                <w:sz w:val="20"/>
                <w:lang w:val="en-US"/>
                <w:rPrChange w:id="7418" w:author="Jan Kelemen" w:date="2016-01-20T17:07:00Z">
                  <w:rPr>
                    <w:rFonts w:cs="Times New Roman"/>
                    <w:sz w:val="20"/>
                    <w:lang w:val="en-US"/>
                  </w:rPr>
                </w:rPrChange>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20295F" w:rsidRDefault="00530DDF" w:rsidP="003771F5">
            <w:pPr>
              <w:spacing w:before="60" w:after="60"/>
              <w:jc w:val="center"/>
              <w:rPr>
                <w:rFonts w:cs="Times New Roman"/>
                <w:bCs/>
                <w:sz w:val="20"/>
                <w:lang w:val="en-US"/>
                <w:rPrChange w:id="7419" w:author="Jan Kelemen" w:date="2016-01-20T17:07:00Z">
                  <w:rPr>
                    <w:rFonts w:cs="Times New Roman"/>
                    <w:bCs/>
                    <w:sz w:val="20"/>
                    <w:lang w:val="en-US"/>
                  </w:rPr>
                </w:rPrChange>
              </w:rPr>
            </w:pPr>
            <w:r w:rsidRPr="0020295F">
              <w:rPr>
                <w:rFonts w:cs="Times New Roman"/>
                <w:sz w:val="20"/>
                <w:lang w:val="en-US"/>
                <w:rPrChange w:id="7420" w:author="Jan Kelemen" w:date="2016-01-20T17:07:00Z">
                  <w:rPr>
                    <w:rFonts w:cs="Times New Roman"/>
                    <w:sz w:val="20"/>
                    <w:lang w:val="en-US"/>
                  </w:rPr>
                </w:rPrChange>
              </w:rPr>
              <w:t>0%</w:t>
            </w:r>
          </w:p>
        </w:tc>
      </w:tr>
      <w:tr w:rsidR="00937DF5" w:rsidRPr="0020295F"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20295F" w:rsidRDefault="00937DF5" w:rsidP="003771F5">
            <w:pPr>
              <w:spacing w:before="60" w:after="60"/>
              <w:jc w:val="center"/>
              <w:rPr>
                <w:rFonts w:cs="Times New Roman"/>
                <w:bCs/>
                <w:sz w:val="20"/>
                <w:lang w:val="en-US"/>
                <w:rPrChange w:id="7421" w:author="Jan Kelemen" w:date="2016-01-20T17:07:00Z">
                  <w:rPr>
                    <w:rFonts w:cs="Times New Roman"/>
                    <w:b/>
                    <w:bCs/>
                    <w:sz w:val="20"/>
                    <w:lang w:val="en-US"/>
                  </w:rPr>
                </w:rPrChange>
              </w:rPr>
            </w:pPr>
            <w:r w:rsidRPr="0020295F">
              <w:rPr>
                <w:rFonts w:cs="Times New Roman"/>
                <w:bCs/>
                <w:sz w:val="20"/>
                <w:lang w:val="en-US"/>
                <w:rPrChange w:id="7422" w:author="Jan Kelemen" w:date="2016-01-20T17:07:00Z">
                  <w:rPr>
                    <w:rFonts w:cs="Times New Roman"/>
                    <w:b/>
                    <w:bCs/>
                    <w:sz w:val="20"/>
                    <w:lang w:val="en-US"/>
                  </w:rPr>
                </w:rPrChange>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287FCA7A" w:rsidR="00937DF5" w:rsidRPr="0020295F" w:rsidRDefault="0083115D" w:rsidP="003771F5">
            <w:pPr>
              <w:spacing w:before="60" w:after="60"/>
              <w:jc w:val="center"/>
              <w:rPr>
                <w:rFonts w:cs="Times New Roman"/>
                <w:sz w:val="20"/>
                <w:lang w:val="en-US"/>
                <w:rPrChange w:id="7423" w:author="Jan Kelemen" w:date="2016-01-20T17:07:00Z">
                  <w:rPr>
                    <w:rFonts w:cs="Times New Roman"/>
                    <w:sz w:val="20"/>
                    <w:lang w:val="en-US"/>
                  </w:rPr>
                </w:rPrChange>
              </w:rPr>
            </w:pPr>
            <w:r w:rsidRPr="0020295F">
              <w:rPr>
                <w:rFonts w:cs="Times New Roman"/>
                <w:sz w:val="20"/>
                <w:lang w:val="en-US"/>
                <w:rPrChange w:id="7424" w:author="Jan Kelemen" w:date="2016-01-20T17:07:00Z">
                  <w:rPr>
                    <w:rFonts w:cs="Times New Roman"/>
                    <w:sz w:val="20"/>
                    <w:lang w:val="en-US"/>
                  </w:rPr>
                </w:rPrChange>
              </w:rPr>
              <w:t>20%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49876510" w:rsidR="00937DF5" w:rsidRPr="0020295F" w:rsidRDefault="0083115D" w:rsidP="003771F5">
            <w:pPr>
              <w:spacing w:before="60" w:after="60"/>
              <w:jc w:val="center"/>
              <w:rPr>
                <w:rFonts w:cs="Times New Roman"/>
                <w:sz w:val="20"/>
                <w:lang w:val="en-US"/>
                <w:rPrChange w:id="7425" w:author="Jan Kelemen" w:date="2016-01-20T17:07:00Z">
                  <w:rPr>
                    <w:rFonts w:cs="Times New Roman"/>
                    <w:sz w:val="20"/>
                    <w:lang w:val="en-US"/>
                  </w:rPr>
                </w:rPrChange>
              </w:rPr>
            </w:pPr>
            <w:r w:rsidRPr="0020295F">
              <w:rPr>
                <w:rFonts w:cs="Times New Roman"/>
                <w:sz w:val="20"/>
                <w:lang w:val="en-US"/>
                <w:rPrChange w:id="7426" w:author="Jan Kelemen" w:date="2016-01-20T17:07:00Z">
                  <w:rPr>
                    <w:rFonts w:cs="Times New Roman"/>
                    <w:sz w:val="20"/>
                    <w:lang w:val="en-US"/>
                  </w:rPr>
                </w:rPrChange>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6A3D003C" w:rsidR="00937DF5" w:rsidRPr="0020295F" w:rsidRDefault="0083115D" w:rsidP="003771F5">
            <w:pPr>
              <w:spacing w:before="60" w:after="60"/>
              <w:jc w:val="center"/>
              <w:rPr>
                <w:rFonts w:cs="Times New Roman"/>
                <w:sz w:val="20"/>
                <w:lang w:val="en-US"/>
                <w:rPrChange w:id="7427" w:author="Jan Kelemen" w:date="2016-01-20T17:07:00Z">
                  <w:rPr>
                    <w:rFonts w:cs="Times New Roman"/>
                    <w:sz w:val="20"/>
                    <w:lang w:val="en-US"/>
                  </w:rPr>
                </w:rPrChange>
              </w:rPr>
            </w:pPr>
            <w:r w:rsidRPr="0020295F">
              <w:rPr>
                <w:rFonts w:cs="Times New Roman"/>
                <w:sz w:val="20"/>
                <w:lang w:val="en-US"/>
                <w:rPrChange w:id="7428" w:author="Jan Kelemen" w:date="2016-01-20T17:07:00Z">
                  <w:rPr>
                    <w:rFonts w:cs="Times New Roman"/>
                    <w:sz w:val="20"/>
                    <w:lang w:val="en-US"/>
                  </w:rPr>
                </w:rPrChange>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413EED71" w:rsidR="00937DF5" w:rsidRPr="0020295F" w:rsidRDefault="0083115D" w:rsidP="003771F5">
            <w:pPr>
              <w:spacing w:before="60" w:after="60"/>
              <w:jc w:val="center"/>
              <w:rPr>
                <w:rFonts w:cs="Times New Roman"/>
                <w:sz w:val="20"/>
                <w:lang w:val="en-US"/>
                <w:rPrChange w:id="7429" w:author="Jan Kelemen" w:date="2016-01-20T17:07:00Z">
                  <w:rPr>
                    <w:rFonts w:cs="Times New Roman"/>
                    <w:sz w:val="20"/>
                    <w:lang w:val="en-US"/>
                  </w:rPr>
                </w:rPrChange>
              </w:rPr>
            </w:pPr>
            <w:r w:rsidRPr="0020295F">
              <w:rPr>
                <w:rFonts w:cs="Times New Roman"/>
                <w:sz w:val="20"/>
                <w:lang w:val="en-US"/>
                <w:rPrChange w:id="7430" w:author="Jan Kelemen" w:date="2016-01-20T17:07:00Z">
                  <w:rPr>
                    <w:rFonts w:cs="Times New Roman"/>
                    <w:sz w:val="20"/>
                    <w:lang w:val="en-US"/>
                  </w:rPr>
                </w:rPrChange>
              </w:rPr>
              <w:t>80%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2627D441" w:rsidR="00937DF5" w:rsidRPr="0020295F" w:rsidRDefault="0083115D" w:rsidP="003771F5">
            <w:pPr>
              <w:spacing w:before="60" w:after="60"/>
              <w:jc w:val="center"/>
              <w:rPr>
                <w:rFonts w:cs="Times New Roman"/>
                <w:sz w:val="20"/>
                <w:lang w:val="en-US"/>
                <w:rPrChange w:id="7431" w:author="Jan Kelemen" w:date="2016-01-20T17:07:00Z">
                  <w:rPr>
                    <w:rFonts w:cs="Times New Roman"/>
                    <w:sz w:val="20"/>
                    <w:lang w:val="en-US"/>
                  </w:rPr>
                </w:rPrChange>
              </w:rPr>
            </w:pPr>
            <w:r w:rsidRPr="0020295F">
              <w:rPr>
                <w:rFonts w:cs="Times New Roman"/>
                <w:sz w:val="20"/>
                <w:lang w:val="en-US"/>
                <w:rPrChange w:id="7432" w:author="Jan Kelemen" w:date="2016-01-20T17:07:00Z">
                  <w:rPr>
                    <w:rFonts w:cs="Times New Roman"/>
                    <w:sz w:val="20"/>
                    <w:lang w:val="en-US"/>
                  </w:rPr>
                </w:rPrChange>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61069109" w:rsidR="00937DF5" w:rsidRPr="0020295F" w:rsidRDefault="0083115D" w:rsidP="003771F5">
            <w:pPr>
              <w:spacing w:before="60" w:after="60"/>
              <w:jc w:val="center"/>
              <w:rPr>
                <w:rFonts w:cs="Times New Roman"/>
                <w:sz w:val="20"/>
                <w:lang w:val="en-US"/>
                <w:rPrChange w:id="7433" w:author="Jan Kelemen" w:date="2016-01-20T17:07:00Z">
                  <w:rPr>
                    <w:rFonts w:cs="Times New Roman"/>
                    <w:sz w:val="20"/>
                    <w:lang w:val="en-US"/>
                  </w:rPr>
                </w:rPrChange>
              </w:rPr>
            </w:pPr>
            <w:r w:rsidRPr="0020295F">
              <w:rPr>
                <w:rFonts w:cs="Times New Roman"/>
                <w:sz w:val="20"/>
                <w:lang w:val="en-US"/>
                <w:rPrChange w:id="7434" w:author="Jan Kelemen" w:date="2016-01-20T17:07:00Z">
                  <w:rPr>
                    <w:rFonts w:cs="Times New Roman"/>
                    <w:sz w:val="20"/>
                    <w:lang w:val="en-US"/>
                  </w:rPr>
                </w:rPrChange>
              </w:rPr>
              <w:t>0%</w:t>
            </w: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53F6F4CA" w:rsidR="00937DF5" w:rsidRPr="0020295F" w:rsidRDefault="0083115D" w:rsidP="003771F5">
            <w:pPr>
              <w:spacing w:before="60" w:after="60"/>
              <w:jc w:val="center"/>
              <w:rPr>
                <w:rFonts w:cs="Times New Roman"/>
                <w:sz w:val="20"/>
                <w:lang w:val="en-US"/>
                <w:rPrChange w:id="7435" w:author="Jan Kelemen" w:date="2016-01-20T17:07:00Z">
                  <w:rPr>
                    <w:rFonts w:cs="Times New Roman"/>
                    <w:sz w:val="20"/>
                    <w:lang w:val="en-US"/>
                  </w:rPr>
                </w:rPrChange>
              </w:rPr>
            </w:pPr>
            <w:r w:rsidRPr="0020295F">
              <w:rPr>
                <w:rFonts w:cs="Times New Roman"/>
                <w:sz w:val="20"/>
                <w:lang w:val="en-US"/>
                <w:rPrChange w:id="7436" w:author="Jan Kelemen" w:date="2016-01-20T17:07:00Z">
                  <w:rPr>
                    <w:rFonts w:cs="Times New Roman"/>
                    <w:sz w:val="20"/>
                    <w:lang w:val="en-US"/>
                  </w:rPr>
                </w:rPrChange>
              </w:rPr>
              <w:t>0%</w:t>
            </w:r>
          </w:p>
        </w:tc>
      </w:tr>
      <w:tr w:rsidR="00937DF5" w:rsidRPr="0020295F"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20295F" w:rsidRDefault="00937DF5" w:rsidP="003771F5">
            <w:pPr>
              <w:spacing w:before="60" w:after="60"/>
              <w:jc w:val="center"/>
              <w:rPr>
                <w:rFonts w:cs="Times New Roman"/>
                <w:bCs/>
                <w:sz w:val="20"/>
                <w:lang w:val="en-US"/>
                <w:rPrChange w:id="7437" w:author="Jan Kelemen" w:date="2016-01-20T17:07:00Z">
                  <w:rPr>
                    <w:rFonts w:cs="Times New Roman"/>
                    <w:b/>
                    <w:bCs/>
                    <w:sz w:val="20"/>
                    <w:lang w:val="en-US"/>
                  </w:rPr>
                </w:rPrChange>
              </w:rPr>
            </w:pPr>
            <w:r w:rsidRPr="0020295F">
              <w:rPr>
                <w:rFonts w:cs="Times New Roman"/>
                <w:bCs/>
                <w:sz w:val="20"/>
                <w:lang w:val="en-US"/>
                <w:rPrChange w:id="7438" w:author="Jan Kelemen" w:date="2016-01-20T17:07:00Z">
                  <w:rPr>
                    <w:rFonts w:cs="Times New Roman"/>
                    <w:b/>
                    <w:bCs/>
                    <w:sz w:val="20"/>
                    <w:lang w:val="en-US"/>
                  </w:rPr>
                </w:rPrChange>
              </w:rPr>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20295F" w:rsidRDefault="00937DF5" w:rsidP="003771F5">
            <w:pPr>
              <w:spacing w:before="60" w:after="60"/>
              <w:jc w:val="center"/>
              <w:rPr>
                <w:rFonts w:cs="Times New Roman"/>
                <w:sz w:val="20"/>
                <w:lang w:val="en-US"/>
                <w:rPrChange w:id="7439" w:author="Jan Kelemen" w:date="2016-01-20T17:07:00Z">
                  <w:rPr>
                    <w:rFonts w:cs="Times New Roman"/>
                    <w:sz w:val="20"/>
                    <w:lang w:val="en-US"/>
                  </w:rPr>
                </w:rPrChange>
              </w:rPr>
            </w:pPr>
          </w:p>
        </w:tc>
      </w:tr>
      <w:tr w:rsidR="00937DF5" w:rsidRPr="0020295F"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20295F" w:rsidRDefault="00937DF5" w:rsidP="003771F5">
            <w:pPr>
              <w:spacing w:before="60" w:after="60"/>
              <w:jc w:val="center"/>
              <w:rPr>
                <w:rFonts w:cs="Times New Roman"/>
                <w:bCs/>
                <w:sz w:val="20"/>
                <w:lang w:val="en-US"/>
                <w:rPrChange w:id="7440" w:author="Jan Kelemen" w:date="2016-01-20T17:07:00Z">
                  <w:rPr>
                    <w:rFonts w:cs="Times New Roman"/>
                    <w:b/>
                    <w:bCs/>
                    <w:sz w:val="20"/>
                    <w:lang w:val="en-US"/>
                  </w:rPr>
                </w:rPrChange>
              </w:rPr>
            </w:pPr>
            <w:r w:rsidRPr="0020295F">
              <w:rPr>
                <w:rFonts w:cs="Times New Roman"/>
                <w:bCs/>
                <w:sz w:val="20"/>
                <w:lang w:val="en-US"/>
                <w:rPrChange w:id="7441" w:author="Jan Kelemen" w:date="2016-01-20T17:07:00Z">
                  <w:rPr>
                    <w:rFonts w:cs="Times New Roman"/>
                    <w:b/>
                    <w:bCs/>
                    <w:sz w:val="20"/>
                    <w:lang w:val="en-US"/>
                  </w:rPr>
                </w:rPrChange>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0D77845" w:rsidR="00937DF5" w:rsidRPr="0020295F" w:rsidRDefault="007766D9" w:rsidP="003771F5">
            <w:pPr>
              <w:spacing w:before="60" w:after="60"/>
              <w:jc w:val="center"/>
              <w:rPr>
                <w:rFonts w:cs="Times New Roman"/>
                <w:sz w:val="20"/>
                <w:lang w:val="en-US"/>
                <w:rPrChange w:id="7442" w:author="Jan Kelemen" w:date="2016-01-20T17:07:00Z">
                  <w:rPr>
                    <w:rFonts w:cs="Times New Roman"/>
                    <w:sz w:val="20"/>
                    <w:lang w:val="en-US"/>
                  </w:rPr>
                </w:rPrChange>
              </w:rPr>
            </w:pPr>
            <w:ins w:id="7443" w:author="Jan Kelemen" w:date="2016-01-20T16:28:00Z">
              <w:r w:rsidRPr="0020295F">
                <w:rPr>
                  <w:rFonts w:cs="Times New Roman"/>
                  <w:sz w:val="20"/>
                  <w:lang w:val="en-US"/>
                  <w:rPrChange w:id="7444" w:author="Jan Kelemen" w:date="2016-01-20T17:07:00Z">
                    <w:rPr>
                      <w:rFonts w:cs="Times New Roman"/>
                      <w:sz w:val="20"/>
                      <w:lang w:val="en-US"/>
                    </w:rPr>
                  </w:rPrChange>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152DE42F" w:rsidR="00937DF5" w:rsidRPr="0020295F" w:rsidRDefault="007766D9" w:rsidP="003771F5">
            <w:pPr>
              <w:spacing w:before="60" w:after="60"/>
              <w:jc w:val="center"/>
              <w:rPr>
                <w:rFonts w:cs="Times New Roman"/>
                <w:sz w:val="20"/>
                <w:lang w:val="en-US"/>
                <w:rPrChange w:id="7445" w:author="Jan Kelemen" w:date="2016-01-20T17:07:00Z">
                  <w:rPr>
                    <w:rFonts w:cs="Times New Roman"/>
                    <w:sz w:val="20"/>
                    <w:lang w:val="en-US"/>
                  </w:rPr>
                </w:rPrChange>
              </w:rPr>
            </w:pPr>
            <w:ins w:id="7446" w:author="Jan Kelemen" w:date="2016-01-20T16:28:00Z">
              <w:r w:rsidRPr="0020295F">
                <w:rPr>
                  <w:rFonts w:cs="Times New Roman"/>
                  <w:sz w:val="20"/>
                  <w:lang w:val="en-US"/>
                  <w:rPrChange w:id="7447" w:author="Jan Kelemen" w:date="2016-01-20T17:07:00Z">
                    <w:rPr>
                      <w:rFonts w:cs="Times New Roman"/>
                      <w:sz w:val="20"/>
                      <w:lang w:val="en-US"/>
                    </w:rPr>
                  </w:rPrChange>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1C978EF5" w:rsidR="00937DF5" w:rsidRPr="0020295F" w:rsidRDefault="007766D9" w:rsidP="003771F5">
            <w:pPr>
              <w:spacing w:before="60" w:after="60"/>
              <w:jc w:val="center"/>
              <w:rPr>
                <w:rFonts w:cs="Times New Roman"/>
                <w:sz w:val="20"/>
                <w:lang w:val="en-US"/>
                <w:rPrChange w:id="7448" w:author="Jan Kelemen" w:date="2016-01-20T17:07:00Z">
                  <w:rPr>
                    <w:rFonts w:cs="Times New Roman"/>
                    <w:sz w:val="20"/>
                    <w:lang w:val="en-US"/>
                  </w:rPr>
                </w:rPrChange>
              </w:rPr>
            </w:pPr>
            <w:ins w:id="7449" w:author="Jan Kelemen" w:date="2016-01-20T16:28:00Z">
              <w:r w:rsidRPr="0020295F">
                <w:rPr>
                  <w:rFonts w:cs="Times New Roman"/>
                  <w:sz w:val="20"/>
                  <w:lang w:val="en-US"/>
                  <w:rPrChange w:id="7450" w:author="Jan Kelemen" w:date="2016-01-20T17:07:00Z">
                    <w:rPr>
                      <w:rFonts w:cs="Times New Roman"/>
                      <w:sz w:val="20"/>
                      <w:lang w:val="en-US"/>
                    </w:rPr>
                  </w:rPrChange>
                </w:rPr>
                <w:t>0%</w:t>
              </w:r>
            </w:ins>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D540319" w:rsidR="00937DF5" w:rsidRPr="0020295F" w:rsidRDefault="007766D9" w:rsidP="003771F5">
            <w:pPr>
              <w:spacing w:before="60" w:after="60"/>
              <w:jc w:val="center"/>
              <w:rPr>
                <w:rFonts w:cs="Times New Roman"/>
                <w:sz w:val="20"/>
                <w:lang w:val="en-US"/>
                <w:rPrChange w:id="7451" w:author="Jan Kelemen" w:date="2016-01-20T17:07:00Z">
                  <w:rPr>
                    <w:rFonts w:cs="Times New Roman"/>
                    <w:sz w:val="20"/>
                    <w:lang w:val="en-US"/>
                  </w:rPr>
                </w:rPrChange>
              </w:rPr>
            </w:pPr>
            <w:ins w:id="7452" w:author="Jan Kelemen" w:date="2016-01-20T16:28:00Z">
              <w:r w:rsidRPr="0020295F">
                <w:rPr>
                  <w:rFonts w:cs="Times New Roman"/>
                  <w:sz w:val="20"/>
                  <w:lang w:val="en-US"/>
                  <w:rPrChange w:id="7453" w:author="Jan Kelemen" w:date="2016-01-20T17:07:00Z">
                    <w:rPr>
                      <w:rFonts w:cs="Times New Roman"/>
                      <w:sz w:val="20"/>
                      <w:lang w:val="en-US"/>
                    </w:rPr>
                  </w:rPrChange>
                </w:rPr>
                <w:t>100%</w:t>
              </w:r>
            </w:ins>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1B07DBD5" w:rsidR="00937DF5" w:rsidRPr="0020295F" w:rsidRDefault="007766D9" w:rsidP="003771F5">
            <w:pPr>
              <w:spacing w:before="60" w:after="60"/>
              <w:jc w:val="center"/>
              <w:rPr>
                <w:rFonts w:cs="Times New Roman"/>
                <w:sz w:val="20"/>
                <w:lang w:val="en-US"/>
                <w:rPrChange w:id="7454" w:author="Jan Kelemen" w:date="2016-01-20T17:07:00Z">
                  <w:rPr>
                    <w:rFonts w:cs="Times New Roman"/>
                    <w:sz w:val="20"/>
                    <w:lang w:val="en-US"/>
                  </w:rPr>
                </w:rPrChange>
              </w:rPr>
            </w:pPr>
            <w:ins w:id="7455" w:author="Jan Kelemen" w:date="2016-01-20T16:28:00Z">
              <w:r w:rsidRPr="0020295F">
                <w:rPr>
                  <w:rFonts w:cs="Times New Roman"/>
                  <w:sz w:val="20"/>
                  <w:lang w:val="en-US"/>
                  <w:rPrChange w:id="7456" w:author="Jan Kelemen" w:date="2016-01-20T17:07:00Z">
                    <w:rPr>
                      <w:rFonts w:cs="Times New Roman"/>
                      <w:sz w:val="20"/>
                      <w:lang w:val="en-US"/>
                    </w:rPr>
                  </w:rPrChange>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178936B3" w:rsidR="00937DF5" w:rsidRPr="0020295F" w:rsidRDefault="007766D9" w:rsidP="003771F5">
            <w:pPr>
              <w:spacing w:before="60" w:after="60"/>
              <w:jc w:val="center"/>
              <w:rPr>
                <w:rFonts w:cs="Times New Roman"/>
                <w:sz w:val="20"/>
                <w:lang w:val="en-US"/>
                <w:rPrChange w:id="7457" w:author="Jan Kelemen" w:date="2016-01-20T17:07:00Z">
                  <w:rPr>
                    <w:rFonts w:cs="Times New Roman"/>
                    <w:sz w:val="20"/>
                    <w:lang w:val="en-US"/>
                  </w:rPr>
                </w:rPrChange>
              </w:rPr>
            </w:pPr>
            <w:ins w:id="7458" w:author="Jan Kelemen" w:date="2016-01-20T16:28:00Z">
              <w:r w:rsidRPr="0020295F">
                <w:rPr>
                  <w:rFonts w:cs="Times New Roman"/>
                  <w:sz w:val="20"/>
                  <w:lang w:val="en-US"/>
                  <w:rPrChange w:id="7459" w:author="Jan Kelemen" w:date="2016-01-20T17:07:00Z">
                    <w:rPr>
                      <w:rFonts w:cs="Times New Roman"/>
                      <w:sz w:val="20"/>
                      <w:lang w:val="en-US"/>
                    </w:rPr>
                  </w:rPrChange>
                </w:rPr>
                <w:t>0%</w:t>
              </w:r>
            </w:ins>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06042CF9" w:rsidR="00937DF5" w:rsidRPr="0020295F" w:rsidRDefault="007766D9" w:rsidP="003771F5">
            <w:pPr>
              <w:spacing w:before="60" w:after="60"/>
              <w:jc w:val="center"/>
              <w:rPr>
                <w:rFonts w:cs="Times New Roman"/>
                <w:sz w:val="20"/>
                <w:lang w:val="en-US"/>
                <w:rPrChange w:id="7460" w:author="Jan Kelemen" w:date="2016-01-20T17:07:00Z">
                  <w:rPr>
                    <w:rFonts w:cs="Times New Roman"/>
                    <w:sz w:val="20"/>
                    <w:lang w:val="en-US"/>
                  </w:rPr>
                </w:rPrChange>
              </w:rPr>
            </w:pPr>
            <w:ins w:id="7461" w:author="Jan Kelemen" w:date="2016-01-20T16:29:00Z">
              <w:r w:rsidRPr="0020295F">
                <w:rPr>
                  <w:rFonts w:cs="Times New Roman"/>
                  <w:sz w:val="20"/>
                  <w:lang w:val="en-US"/>
                  <w:rPrChange w:id="7462" w:author="Jan Kelemen" w:date="2016-01-20T17:07:00Z">
                    <w:rPr>
                      <w:rFonts w:cs="Times New Roman"/>
                      <w:sz w:val="20"/>
                      <w:lang w:val="en-US"/>
                    </w:rPr>
                  </w:rPrChange>
                </w:rPr>
                <w:t>0%</w:t>
              </w:r>
            </w:ins>
          </w:p>
        </w:tc>
      </w:tr>
      <w:tr w:rsidR="00937DF5" w:rsidRPr="0020295F"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20295F" w:rsidRDefault="00937DF5" w:rsidP="003771F5">
            <w:pPr>
              <w:spacing w:before="60" w:after="60"/>
              <w:jc w:val="center"/>
              <w:rPr>
                <w:rFonts w:cs="Times New Roman"/>
                <w:bCs/>
                <w:sz w:val="20"/>
                <w:lang w:val="en-US"/>
                <w:rPrChange w:id="7463" w:author="Jan Kelemen" w:date="2016-01-20T17:07:00Z">
                  <w:rPr>
                    <w:rFonts w:cs="Times New Roman"/>
                    <w:b/>
                    <w:bCs/>
                    <w:sz w:val="20"/>
                    <w:lang w:val="en-US"/>
                  </w:rPr>
                </w:rPrChange>
              </w:rPr>
            </w:pPr>
            <w:r w:rsidRPr="0020295F">
              <w:rPr>
                <w:rFonts w:cs="Times New Roman"/>
                <w:bCs/>
                <w:sz w:val="20"/>
                <w:lang w:val="en-US"/>
                <w:rPrChange w:id="7464" w:author="Jan Kelemen" w:date="2016-01-20T17:07:00Z">
                  <w:rPr>
                    <w:rFonts w:cs="Times New Roman"/>
                    <w:b/>
                    <w:bCs/>
                    <w:sz w:val="20"/>
                    <w:lang w:val="en-US"/>
                  </w:rPr>
                </w:rPrChange>
              </w:rPr>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6E6FF41C" w:rsidR="00937DF5" w:rsidRPr="0020295F" w:rsidRDefault="0083115D" w:rsidP="003771F5">
            <w:pPr>
              <w:spacing w:before="60" w:after="60"/>
              <w:jc w:val="center"/>
              <w:rPr>
                <w:rFonts w:cs="Times New Roman"/>
                <w:sz w:val="20"/>
                <w:lang w:val="en-US"/>
                <w:rPrChange w:id="7465" w:author="Jan Kelemen" w:date="2016-01-20T17:07:00Z">
                  <w:rPr>
                    <w:rFonts w:cs="Times New Roman"/>
                    <w:sz w:val="20"/>
                    <w:lang w:val="en-US"/>
                  </w:rPr>
                </w:rPrChange>
              </w:rPr>
            </w:pPr>
            <w:r w:rsidRPr="0020295F">
              <w:rPr>
                <w:rFonts w:cs="Times New Roman"/>
                <w:sz w:val="20"/>
                <w:lang w:val="en-US"/>
                <w:rPrChange w:id="7466" w:author="Jan Kelemen" w:date="2016-01-20T17:07:00Z">
                  <w:rPr>
                    <w:rFonts w:cs="Times New Roman"/>
                    <w:sz w:val="20"/>
                    <w:lang w:val="en-US"/>
                  </w:rPr>
                </w:rPrChange>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57F4BB66" w:rsidR="00937DF5" w:rsidRPr="0020295F" w:rsidRDefault="0083115D" w:rsidP="003771F5">
            <w:pPr>
              <w:spacing w:before="60" w:after="60"/>
              <w:jc w:val="center"/>
              <w:rPr>
                <w:rFonts w:cs="Times New Roman"/>
                <w:sz w:val="20"/>
                <w:lang w:val="en-US"/>
                <w:rPrChange w:id="7467" w:author="Jan Kelemen" w:date="2016-01-20T17:07:00Z">
                  <w:rPr>
                    <w:rFonts w:cs="Times New Roman"/>
                    <w:sz w:val="20"/>
                    <w:lang w:val="en-US"/>
                  </w:rPr>
                </w:rPrChange>
              </w:rPr>
            </w:pPr>
            <w:r w:rsidRPr="0020295F">
              <w:rPr>
                <w:rFonts w:cs="Times New Roman"/>
                <w:sz w:val="20"/>
                <w:lang w:val="en-US"/>
                <w:rPrChange w:id="7468" w:author="Jan Kelemen" w:date="2016-01-20T17:07:00Z">
                  <w:rPr>
                    <w:rFonts w:cs="Times New Roman"/>
                    <w:sz w:val="20"/>
                    <w:lang w:val="en-US"/>
                  </w:rPr>
                </w:rPrChange>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62C6212D" w:rsidR="00937DF5" w:rsidRPr="0020295F" w:rsidRDefault="0083115D" w:rsidP="003771F5">
            <w:pPr>
              <w:spacing w:before="60" w:after="60"/>
              <w:jc w:val="center"/>
              <w:rPr>
                <w:rFonts w:cs="Times New Roman"/>
                <w:sz w:val="20"/>
                <w:lang w:val="en-US"/>
                <w:rPrChange w:id="7469" w:author="Jan Kelemen" w:date="2016-01-20T17:07:00Z">
                  <w:rPr>
                    <w:rFonts w:cs="Times New Roman"/>
                    <w:sz w:val="20"/>
                    <w:lang w:val="en-US"/>
                  </w:rPr>
                </w:rPrChange>
              </w:rPr>
            </w:pPr>
            <w:r w:rsidRPr="0020295F">
              <w:rPr>
                <w:rFonts w:cs="Times New Roman"/>
                <w:sz w:val="20"/>
                <w:lang w:val="en-US"/>
                <w:rPrChange w:id="7470" w:author="Jan Kelemen" w:date="2016-01-20T17:07:00Z">
                  <w:rPr>
                    <w:rFonts w:cs="Times New Roman"/>
                    <w:sz w:val="20"/>
                    <w:lang w:val="en-US"/>
                  </w:rPr>
                </w:rPrChange>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65F3B57B" w:rsidR="00937DF5" w:rsidRPr="0020295F" w:rsidRDefault="0083115D" w:rsidP="003771F5">
            <w:pPr>
              <w:spacing w:before="60" w:after="60"/>
              <w:jc w:val="center"/>
              <w:rPr>
                <w:rFonts w:cs="Times New Roman"/>
                <w:sz w:val="20"/>
                <w:lang w:val="en-US"/>
                <w:rPrChange w:id="7471" w:author="Jan Kelemen" w:date="2016-01-20T17:07:00Z">
                  <w:rPr>
                    <w:rFonts w:cs="Times New Roman"/>
                    <w:sz w:val="20"/>
                    <w:lang w:val="en-US"/>
                  </w:rPr>
                </w:rPrChange>
              </w:rPr>
            </w:pPr>
            <w:r w:rsidRPr="0020295F">
              <w:rPr>
                <w:rFonts w:cs="Times New Roman"/>
                <w:sz w:val="20"/>
                <w:lang w:val="en-US"/>
                <w:rPrChange w:id="7472" w:author="Jan Kelemen" w:date="2016-01-20T17:07:00Z">
                  <w:rPr>
                    <w:rFonts w:cs="Times New Roman"/>
                    <w:sz w:val="20"/>
                    <w:lang w:val="en-US"/>
                  </w:rPr>
                </w:rPrChange>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51860C5F" w:rsidR="00937DF5" w:rsidRPr="0020295F" w:rsidRDefault="0083115D" w:rsidP="003771F5">
            <w:pPr>
              <w:spacing w:before="60" w:after="60"/>
              <w:jc w:val="center"/>
              <w:rPr>
                <w:rFonts w:cs="Times New Roman"/>
                <w:sz w:val="20"/>
                <w:lang w:val="en-US"/>
                <w:rPrChange w:id="7473" w:author="Jan Kelemen" w:date="2016-01-20T17:07:00Z">
                  <w:rPr>
                    <w:rFonts w:cs="Times New Roman"/>
                    <w:sz w:val="20"/>
                    <w:lang w:val="en-US"/>
                  </w:rPr>
                </w:rPrChange>
              </w:rPr>
            </w:pPr>
            <w:r w:rsidRPr="0020295F">
              <w:rPr>
                <w:rFonts w:cs="Times New Roman"/>
                <w:sz w:val="20"/>
                <w:lang w:val="en-US"/>
                <w:rPrChange w:id="7474" w:author="Jan Kelemen" w:date="2016-01-20T17:07:00Z">
                  <w:rPr>
                    <w:rFonts w:cs="Times New Roman"/>
                    <w:sz w:val="20"/>
                    <w:lang w:val="en-US"/>
                  </w:rPr>
                </w:rPrChange>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1E956671" w:rsidR="00937DF5" w:rsidRPr="0020295F" w:rsidRDefault="0083115D" w:rsidP="003771F5">
            <w:pPr>
              <w:spacing w:before="60" w:after="60"/>
              <w:jc w:val="center"/>
              <w:rPr>
                <w:rFonts w:cs="Times New Roman"/>
                <w:sz w:val="20"/>
                <w:lang w:val="en-US"/>
                <w:rPrChange w:id="7475" w:author="Jan Kelemen" w:date="2016-01-20T17:07:00Z">
                  <w:rPr>
                    <w:rFonts w:cs="Times New Roman"/>
                    <w:sz w:val="20"/>
                    <w:lang w:val="en-US"/>
                  </w:rPr>
                </w:rPrChange>
              </w:rPr>
            </w:pPr>
            <w:r w:rsidRPr="0020295F">
              <w:rPr>
                <w:rFonts w:cs="Times New Roman"/>
                <w:sz w:val="20"/>
                <w:lang w:val="en-US"/>
                <w:rPrChange w:id="7476" w:author="Jan Kelemen" w:date="2016-01-20T17:07:00Z">
                  <w:rPr>
                    <w:rFonts w:cs="Times New Roman"/>
                    <w:sz w:val="20"/>
                    <w:lang w:val="en-US"/>
                  </w:rPr>
                </w:rPrChange>
              </w:rPr>
              <w:t>0%</w:t>
            </w: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6487ACEE" w:rsidR="00937DF5" w:rsidRPr="0020295F" w:rsidRDefault="0083115D" w:rsidP="003771F5">
            <w:pPr>
              <w:spacing w:before="60" w:after="60"/>
              <w:jc w:val="center"/>
              <w:rPr>
                <w:rFonts w:cs="Times New Roman"/>
                <w:sz w:val="20"/>
                <w:lang w:val="en-US"/>
                <w:rPrChange w:id="7477" w:author="Jan Kelemen" w:date="2016-01-20T17:07:00Z">
                  <w:rPr>
                    <w:rFonts w:cs="Times New Roman"/>
                    <w:sz w:val="20"/>
                    <w:lang w:val="en-US"/>
                  </w:rPr>
                </w:rPrChange>
              </w:rPr>
            </w:pPr>
            <w:r w:rsidRPr="0020295F">
              <w:rPr>
                <w:rFonts w:cs="Times New Roman"/>
                <w:sz w:val="20"/>
                <w:lang w:val="en-US"/>
                <w:rPrChange w:id="7478" w:author="Jan Kelemen" w:date="2016-01-20T17:07:00Z">
                  <w:rPr>
                    <w:rFonts w:cs="Times New Roman"/>
                    <w:sz w:val="20"/>
                    <w:lang w:val="en-US"/>
                  </w:rPr>
                </w:rPrChange>
              </w:rPr>
              <w:t>0%</w:t>
            </w:r>
          </w:p>
        </w:tc>
      </w:tr>
      <w:tr w:rsidR="00937DF5" w:rsidRPr="0020295F"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20295F" w:rsidRDefault="00937DF5" w:rsidP="003771F5">
            <w:pPr>
              <w:spacing w:before="60" w:after="60"/>
              <w:jc w:val="center"/>
              <w:rPr>
                <w:rFonts w:cs="Times New Roman"/>
                <w:bCs/>
                <w:sz w:val="20"/>
                <w:lang w:val="en-US"/>
                <w:rPrChange w:id="7479" w:author="Jan Kelemen" w:date="2016-01-20T17:07:00Z">
                  <w:rPr>
                    <w:rFonts w:cs="Times New Roman"/>
                    <w:b/>
                    <w:bCs/>
                    <w:sz w:val="20"/>
                    <w:lang w:val="en-US"/>
                  </w:rPr>
                </w:rPrChange>
              </w:rPr>
            </w:pPr>
            <w:r w:rsidRPr="0020295F">
              <w:rPr>
                <w:rFonts w:cs="Times New Roman"/>
                <w:bCs/>
                <w:sz w:val="20"/>
                <w:lang w:val="en-US"/>
                <w:rPrChange w:id="7480" w:author="Jan Kelemen" w:date="2016-01-20T17:07:00Z">
                  <w:rPr>
                    <w:rFonts w:cs="Times New Roman"/>
                    <w:b/>
                    <w:bCs/>
                    <w:sz w:val="20"/>
                    <w:lang w:val="en-US"/>
                  </w:rPr>
                </w:rPrChange>
              </w:rPr>
              <w:lastRenderedPageBreak/>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440202EC" w:rsidR="00937DF5" w:rsidRPr="0020295F" w:rsidRDefault="0083115D" w:rsidP="003771F5">
            <w:pPr>
              <w:spacing w:before="60" w:after="60"/>
              <w:jc w:val="center"/>
              <w:rPr>
                <w:rFonts w:cs="Times New Roman"/>
                <w:sz w:val="20"/>
                <w:lang w:val="en-US"/>
                <w:rPrChange w:id="7481" w:author="Jan Kelemen" w:date="2016-01-20T17:07:00Z">
                  <w:rPr>
                    <w:rFonts w:cs="Times New Roman"/>
                    <w:sz w:val="20"/>
                    <w:lang w:val="en-US"/>
                  </w:rPr>
                </w:rPrChange>
              </w:rPr>
            </w:pPr>
            <w:r w:rsidRPr="0020295F">
              <w:rPr>
                <w:rFonts w:cs="Times New Roman"/>
                <w:sz w:val="20"/>
                <w:lang w:val="en-US"/>
                <w:rPrChange w:id="7482" w:author="Jan Kelemen" w:date="2016-01-20T17:07:00Z">
                  <w:rPr>
                    <w:rFonts w:cs="Times New Roman"/>
                    <w:sz w:val="20"/>
                    <w:lang w:val="en-US"/>
                  </w:rPr>
                </w:rPrChange>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1C36F71F" w:rsidR="00937DF5" w:rsidRPr="0020295F" w:rsidRDefault="0083115D" w:rsidP="003771F5">
            <w:pPr>
              <w:spacing w:before="60" w:after="60"/>
              <w:jc w:val="center"/>
              <w:rPr>
                <w:rFonts w:cs="Times New Roman"/>
                <w:sz w:val="20"/>
                <w:lang w:val="en-US"/>
                <w:rPrChange w:id="7483" w:author="Jan Kelemen" w:date="2016-01-20T17:07:00Z">
                  <w:rPr>
                    <w:rFonts w:cs="Times New Roman"/>
                    <w:sz w:val="20"/>
                    <w:lang w:val="en-US"/>
                  </w:rPr>
                </w:rPrChange>
              </w:rPr>
            </w:pPr>
            <w:r w:rsidRPr="0020295F">
              <w:rPr>
                <w:rFonts w:cs="Times New Roman"/>
                <w:sz w:val="20"/>
                <w:lang w:val="en-US"/>
                <w:rPrChange w:id="7484" w:author="Jan Kelemen" w:date="2016-01-20T17:07:00Z">
                  <w:rPr>
                    <w:rFonts w:cs="Times New Roman"/>
                    <w:sz w:val="20"/>
                    <w:lang w:val="en-US"/>
                  </w:rPr>
                </w:rPrChange>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03B31C82" w:rsidR="00937DF5" w:rsidRPr="0020295F" w:rsidRDefault="0083115D" w:rsidP="003771F5">
            <w:pPr>
              <w:spacing w:before="60" w:after="60"/>
              <w:jc w:val="center"/>
              <w:rPr>
                <w:rFonts w:cs="Times New Roman"/>
                <w:sz w:val="20"/>
                <w:lang w:val="en-US"/>
                <w:rPrChange w:id="7485" w:author="Jan Kelemen" w:date="2016-01-20T17:07:00Z">
                  <w:rPr>
                    <w:rFonts w:cs="Times New Roman"/>
                    <w:sz w:val="20"/>
                    <w:lang w:val="en-US"/>
                  </w:rPr>
                </w:rPrChange>
              </w:rPr>
            </w:pPr>
            <w:r w:rsidRPr="0020295F">
              <w:rPr>
                <w:rFonts w:cs="Times New Roman"/>
                <w:sz w:val="20"/>
                <w:lang w:val="en-US"/>
                <w:rPrChange w:id="7486" w:author="Jan Kelemen" w:date="2016-01-20T17:07:00Z">
                  <w:rPr>
                    <w:rFonts w:cs="Times New Roman"/>
                    <w:sz w:val="20"/>
                    <w:lang w:val="en-US"/>
                  </w:rPr>
                </w:rPrChange>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09595C34" w:rsidR="00937DF5" w:rsidRPr="0020295F" w:rsidRDefault="0083115D" w:rsidP="003771F5">
            <w:pPr>
              <w:spacing w:before="60" w:after="60"/>
              <w:jc w:val="center"/>
              <w:rPr>
                <w:rFonts w:cs="Times New Roman"/>
                <w:sz w:val="20"/>
                <w:lang w:val="en-US"/>
                <w:rPrChange w:id="7487" w:author="Jan Kelemen" w:date="2016-01-20T17:07:00Z">
                  <w:rPr>
                    <w:rFonts w:cs="Times New Roman"/>
                    <w:sz w:val="20"/>
                    <w:lang w:val="en-US"/>
                  </w:rPr>
                </w:rPrChange>
              </w:rPr>
            </w:pPr>
            <w:r w:rsidRPr="0020295F">
              <w:rPr>
                <w:rFonts w:cs="Times New Roman"/>
                <w:sz w:val="20"/>
                <w:lang w:val="en-US"/>
                <w:rPrChange w:id="7488" w:author="Jan Kelemen" w:date="2016-01-20T17:07:00Z">
                  <w:rPr>
                    <w:rFonts w:cs="Times New Roman"/>
                    <w:sz w:val="20"/>
                    <w:lang w:val="en-US"/>
                  </w:rPr>
                </w:rPrChange>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4432FA7A" w:rsidR="00937DF5" w:rsidRPr="0020295F" w:rsidRDefault="0083115D" w:rsidP="003771F5">
            <w:pPr>
              <w:spacing w:before="60" w:after="60"/>
              <w:jc w:val="center"/>
              <w:rPr>
                <w:rFonts w:cs="Times New Roman"/>
                <w:sz w:val="20"/>
                <w:lang w:val="en-US"/>
                <w:rPrChange w:id="7489" w:author="Jan Kelemen" w:date="2016-01-20T17:07:00Z">
                  <w:rPr>
                    <w:rFonts w:cs="Times New Roman"/>
                    <w:sz w:val="20"/>
                    <w:lang w:val="en-US"/>
                  </w:rPr>
                </w:rPrChange>
              </w:rPr>
            </w:pPr>
            <w:r w:rsidRPr="0020295F">
              <w:rPr>
                <w:rFonts w:cs="Times New Roman"/>
                <w:sz w:val="20"/>
                <w:lang w:val="en-US"/>
                <w:rPrChange w:id="7490" w:author="Jan Kelemen" w:date="2016-01-20T17:07:00Z">
                  <w:rPr>
                    <w:rFonts w:cs="Times New Roman"/>
                    <w:sz w:val="20"/>
                    <w:lang w:val="en-US"/>
                  </w:rPr>
                </w:rPrChange>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2BFEE03" w:rsidR="00937DF5" w:rsidRPr="0020295F" w:rsidRDefault="0083115D" w:rsidP="003771F5">
            <w:pPr>
              <w:spacing w:before="60" w:after="60"/>
              <w:jc w:val="center"/>
              <w:rPr>
                <w:rFonts w:cs="Times New Roman"/>
                <w:sz w:val="20"/>
                <w:lang w:val="en-US"/>
                <w:rPrChange w:id="7491" w:author="Jan Kelemen" w:date="2016-01-20T17:07:00Z">
                  <w:rPr>
                    <w:rFonts w:cs="Times New Roman"/>
                    <w:sz w:val="20"/>
                    <w:lang w:val="en-US"/>
                  </w:rPr>
                </w:rPrChange>
              </w:rPr>
            </w:pPr>
            <w:r w:rsidRPr="0020295F">
              <w:rPr>
                <w:rFonts w:cs="Times New Roman"/>
                <w:sz w:val="20"/>
                <w:lang w:val="en-US"/>
                <w:rPrChange w:id="7492" w:author="Jan Kelemen" w:date="2016-01-20T17:07:00Z">
                  <w:rPr>
                    <w:rFonts w:cs="Times New Roman"/>
                    <w:sz w:val="20"/>
                    <w:lang w:val="en-US"/>
                  </w:rPr>
                </w:rPrChange>
              </w:rPr>
              <w:t>0%</w:t>
            </w: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481AE52C" w:rsidR="00937DF5" w:rsidRPr="0020295F" w:rsidRDefault="0083115D" w:rsidP="003771F5">
            <w:pPr>
              <w:spacing w:before="60" w:after="60"/>
              <w:jc w:val="center"/>
              <w:rPr>
                <w:rFonts w:cs="Times New Roman"/>
                <w:sz w:val="20"/>
                <w:lang w:val="en-US"/>
                <w:rPrChange w:id="7493" w:author="Jan Kelemen" w:date="2016-01-20T17:07:00Z">
                  <w:rPr>
                    <w:rFonts w:cs="Times New Roman"/>
                    <w:sz w:val="20"/>
                    <w:lang w:val="en-US"/>
                  </w:rPr>
                </w:rPrChange>
              </w:rPr>
            </w:pPr>
            <w:r w:rsidRPr="0020295F">
              <w:rPr>
                <w:rFonts w:cs="Times New Roman"/>
                <w:sz w:val="20"/>
                <w:lang w:val="en-US"/>
                <w:rPrChange w:id="7494" w:author="Jan Kelemen" w:date="2016-01-20T17:07:00Z">
                  <w:rPr>
                    <w:rFonts w:cs="Times New Roman"/>
                    <w:sz w:val="20"/>
                    <w:lang w:val="en-US"/>
                  </w:rPr>
                </w:rPrChange>
              </w:rPr>
              <w:t>0%</w:t>
            </w:r>
          </w:p>
        </w:tc>
      </w:tr>
      <w:tr w:rsidR="00937DF5" w:rsidRPr="0020295F"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20295F" w:rsidRDefault="00937DF5" w:rsidP="003771F5">
            <w:pPr>
              <w:spacing w:before="60" w:after="60"/>
              <w:jc w:val="center"/>
              <w:rPr>
                <w:rFonts w:cs="Times New Roman"/>
                <w:bCs/>
                <w:sz w:val="20"/>
                <w:lang w:val="en-US"/>
                <w:rPrChange w:id="7495" w:author="Jan Kelemen" w:date="2016-01-20T17:07:00Z">
                  <w:rPr>
                    <w:rFonts w:cs="Times New Roman"/>
                    <w:b/>
                    <w:bCs/>
                    <w:sz w:val="20"/>
                    <w:lang w:val="en-US"/>
                  </w:rPr>
                </w:rPrChange>
              </w:rPr>
            </w:pPr>
            <w:r w:rsidRPr="0020295F">
              <w:rPr>
                <w:rFonts w:cs="Times New Roman"/>
                <w:bCs/>
                <w:sz w:val="20"/>
                <w:lang w:val="en-US"/>
                <w:rPrChange w:id="7496" w:author="Jan Kelemen" w:date="2016-01-20T17:07:00Z">
                  <w:rPr>
                    <w:rFonts w:cs="Times New Roman"/>
                    <w:b/>
                    <w:bCs/>
                    <w:sz w:val="20"/>
                    <w:lang w:val="en-US"/>
                  </w:rPr>
                </w:rPrChange>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4652C073" w:rsidR="00937DF5" w:rsidRPr="0020295F" w:rsidRDefault="007766D9" w:rsidP="003771F5">
            <w:pPr>
              <w:spacing w:before="60" w:after="60"/>
              <w:jc w:val="center"/>
              <w:rPr>
                <w:rFonts w:cs="Times New Roman"/>
                <w:sz w:val="20"/>
                <w:lang w:val="en-US"/>
                <w:rPrChange w:id="7497" w:author="Jan Kelemen" w:date="2016-01-20T17:07:00Z">
                  <w:rPr>
                    <w:rFonts w:cs="Times New Roman"/>
                    <w:sz w:val="20"/>
                    <w:lang w:val="en-US"/>
                  </w:rPr>
                </w:rPrChange>
              </w:rPr>
            </w:pPr>
            <w:ins w:id="7498" w:author="Jan Kelemen" w:date="2016-01-20T16:30:00Z">
              <w:r w:rsidRPr="0020295F">
                <w:rPr>
                  <w:rFonts w:cs="Times New Roman"/>
                  <w:sz w:val="20"/>
                  <w:lang w:val="en-US"/>
                  <w:rPrChange w:id="7499" w:author="Jan Kelemen" w:date="2016-01-20T17:07:00Z">
                    <w:rPr>
                      <w:rFonts w:cs="Times New Roman"/>
                      <w:sz w:val="20"/>
                      <w:lang w:val="en-US"/>
                    </w:rPr>
                  </w:rPrChange>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69301A58" w:rsidR="00937DF5" w:rsidRPr="0020295F" w:rsidRDefault="007766D9" w:rsidP="003771F5">
            <w:pPr>
              <w:spacing w:before="60" w:after="60"/>
              <w:jc w:val="center"/>
              <w:rPr>
                <w:rFonts w:cs="Times New Roman"/>
                <w:sz w:val="20"/>
                <w:lang w:val="en-US"/>
                <w:rPrChange w:id="7500" w:author="Jan Kelemen" w:date="2016-01-20T17:07:00Z">
                  <w:rPr>
                    <w:rFonts w:cs="Times New Roman"/>
                    <w:sz w:val="20"/>
                    <w:lang w:val="en-US"/>
                  </w:rPr>
                </w:rPrChange>
              </w:rPr>
            </w:pPr>
            <w:ins w:id="7501" w:author="Jan Kelemen" w:date="2016-01-20T16:30:00Z">
              <w:r w:rsidRPr="0020295F">
                <w:rPr>
                  <w:rFonts w:cs="Times New Roman"/>
                  <w:sz w:val="20"/>
                  <w:lang w:val="en-US"/>
                  <w:rPrChange w:id="7502" w:author="Jan Kelemen" w:date="2016-01-20T17:07:00Z">
                    <w:rPr>
                      <w:rFonts w:cs="Times New Roman"/>
                      <w:sz w:val="20"/>
                      <w:lang w:val="en-US"/>
                    </w:rPr>
                  </w:rPrChange>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56F98BA" w:rsidR="00937DF5" w:rsidRPr="0020295F" w:rsidRDefault="007766D9" w:rsidP="003771F5">
            <w:pPr>
              <w:spacing w:before="60" w:after="60"/>
              <w:jc w:val="center"/>
              <w:rPr>
                <w:rFonts w:cs="Times New Roman"/>
                <w:sz w:val="20"/>
                <w:lang w:val="en-US"/>
                <w:rPrChange w:id="7503" w:author="Jan Kelemen" w:date="2016-01-20T17:07:00Z">
                  <w:rPr>
                    <w:rFonts w:cs="Times New Roman"/>
                    <w:sz w:val="20"/>
                    <w:lang w:val="en-US"/>
                  </w:rPr>
                </w:rPrChange>
              </w:rPr>
            </w:pPr>
            <w:ins w:id="7504" w:author="Jan Kelemen" w:date="2016-01-20T16:30:00Z">
              <w:r w:rsidRPr="0020295F">
                <w:rPr>
                  <w:rFonts w:cs="Times New Roman"/>
                  <w:sz w:val="20"/>
                  <w:lang w:val="en-US"/>
                  <w:rPrChange w:id="7505" w:author="Jan Kelemen" w:date="2016-01-20T17:07:00Z">
                    <w:rPr>
                      <w:rFonts w:cs="Times New Roman"/>
                      <w:sz w:val="20"/>
                      <w:lang w:val="en-US"/>
                    </w:rPr>
                  </w:rPrChange>
                </w:rPr>
                <w:t>0%</w:t>
              </w:r>
            </w:ins>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554313F3" w:rsidR="00937DF5" w:rsidRPr="0020295F" w:rsidRDefault="007766D9" w:rsidP="003771F5">
            <w:pPr>
              <w:spacing w:before="60" w:after="60"/>
              <w:jc w:val="center"/>
              <w:rPr>
                <w:rFonts w:cs="Times New Roman"/>
                <w:sz w:val="20"/>
                <w:lang w:val="en-US"/>
                <w:rPrChange w:id="7506" w:author="Jan Kelemen" w:date="2016-01-20T17:07:00Z">
                  <w:rPr>
                    <w:rFonts w:cs="Times New Roman"/>
                    <w:sz w:val="20"/>
                    <w:lang w:val="en-US"/>
                  </w:rPr>
                </w:rPrChange>
              </w:rPr>
            </w:pPr>
            <w:ins w:id="7507" w:author="Jan Kelemen" w:date="2016-01-20T16:30:00Z">
              <w:r w:rsidRPr="0020295F">
                <w:rPr>
                  <w:rFonts w:cs="Times New Roman"/>
                  <w:sz w:val="20"/>
                  <w:lang w:val="en-US"/>
                  <w:rPrChange w:id="7508" w:author="Jan Kelemen" w:date="2016-01-20T17:07:00Z">
                    <w:rPr>
                      <w:rFonts w:cs="Times New Roman"/>
                      <w:sz w:val="20"/>
                      <w:lang w:val="en-US"/>
                    </w:rPr>
                  </w:rPrChange>
                </w:rPr>
                <w:t>0%</w:t>
              </w:r>
            </w:ins>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09613F33" w:rsidR="00937DF5" w:rsidRPr="0020295F" w:rsidRDefault="007766D9" w:rsidP="003771F5">
            <w:pPr>
              <w:spacing w:before="60" w:after="60"/>
              <w:jc w:val="center"/>
              <w:rPr>
                <w:rFonts w:cs="Times New Roman"/>
                <w:sz w:val="20"/>
                <w:lang w:val="en-US"/>
                <w:rPrChange w:id="7509" w:author="Jan Kelemen" w:date="2016-01-20T17:07:00Z">
                  <w:rPr>
                    <w:rFonts w:cs="Times New Roman"/>
                    <w:sz w:val="20"/>
                    <w:lang w:val="en-US"/>
                  </w:rPr>
                </w:rPrChange>
              </w:rPr>
            </w:pPr>
            <w:ins w:id="7510" w:author="Jan Kelemen" w:date="2016-01-20T16:30:00Z">
              <w:r w:rsidRPr="0020295F">
                <w:rPr>
                  <w:rFonts w:cs="Times New Roman"/>
                  <w:sz w:val="20"/>
                  <w:lang w:val="en-US"/>
                  <w:rPrChange w:id="7511" w:author="Jan Kelemen" w:date="2016-01-20T17:07:00Z">
                    <w:rPr>
                      <w:rFonts w:cs="Times New Roman"/>
                      <w:sz w:val="20"/>
                      <w:lang w:val="en-US"/>
                    </w:rPr>
                  </w:rPrChange>
                </w:rPr>
                <w:t>50%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2C24CE8" w:rsidR="00937DF5" w:rsidRPr="0020295F" w:rsidRDefault="007766D9" w:rsidP="003771F5">
            <w:pPr>
              <w:spacing w:before="60" w:after="60"/>
              <w:jc w:val="center"/>
              <w:rPr>
                <w:rFonts w:cs="Times New Roman"/>
                <w:sz w:val="20"/>
                <w:lang w:val="en-US"/>
                <w:rPrChange w:id="7512" w:author="Jan Kelemen" w:date="2016-01-20T17:07:00Z">
                  <w:rPr>
                    <w:rFonts w:cs="Times New Roman"/>
                    <w:sz w:val="20"/>
                    <w:lang w:val="en-US"/>
                  </w:rPr>
                </w:rPrChange>
              </w:rPr>
            </w:pPr>
            <w:ins w:id="7513" w:author="Jan Kelemen" w:date="2016-01-20T16:30:00Z">
              <w:r w:rsidRPr="0020295F">
                <w:rPr>
                  <w:rFonts w:cs="Times New Roman"/>
                  <w:sz w:val="20"/>
                  <w:lang w:val="en-US"/>
                  <w:rPrChange w:id="7514" w:author="Jan Kelemen" w:date="2016-01-20T17:07:00Z">
                    <w:rPr>
                      <w:rFonts w:cs="Times New Roman"/>
                      <w:sz w:val="20"/>
                      <w:lang w:val="en-US"/>
                    </w:rPr>
                  </w:rPrChange>
                </w:rPr>
                <w:t>0%</w:t>
              </w:r>
            </w:ins>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230D6821" w:rsidR="00937DF5" w:rsidRPr="0020295F" w:rsidRDefault="007766D9" w:rsidP="003771F5">
            <w:pPr>
              <w:spacing w:before="60" w:after="60"/>
              <w:jc w:val="center"/>
              <w:rPr>
                <w:rFonts w:cs="Times New Roman"/>
                <w:sz w:val="20"/>
                <w:lang w:val="en-US"/>
                <w:rPrChange w:id="7515" w:author="Jan Kelemen" w:date="2016-01-20T17:07:00Z">
                  <w:rPr>
                    <w:rFonts w:cs="Times New Roman"/>
                    <w:sz w:val="20"/>
                    <w:lang w:val="en-US"/>
                  </w:rPr>
                </w:rPrChange>
              </w:rPr>
            </w:pPr>
            <w:ins w:id="7516" w:author="Jan Kelemen" w:date="2016-01-20T16:30:00Z">
              <w:r w:rsidRPr="0020295F">
                <w:rPr>
                  <w:rFonts w:cs="Times New Roman"/>
                  <w:sz w:val="20"/>
                  <w:lang w:val="en-US"/>
                  <w:rPrChange w:id="7517" w:author="Jan Kelemen" w:date="2016-01-20T17:07:00Z">
                    <w:rPr>
                      <w:rFonts w:cs="Times New Roman"/>
                      <w:sz w:val="20"/>
                      <w:lang w:val="en-US"/>
                    </w:rPr>
                  </w:rPrChange>
                </w:rPr>
                <w:t>50%</w:t>
              </w:r>
            </w:ins>
          </w:p>
        </w:tc>
      </w:tr>
      <w:tr w:rsidR="00937DF5" w:rsidRPr="0020295F"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20295F" w:rsidRDefault="00937DF5" w:rsidP="003771F5">
            <w:pPr>
              <w:spacing w:before="60" w:after="60"/>
              <w:jc w:val="center"/>
              <w:rPr>
                <w:rFonts w:cs="Times New Roman"/>
                <w:bCs/>
                <w:sz w:val="20"/>
                <w:lang w:val="en-US"/>
                <w:rPrChange w:id="7518" w:author="Jan Kelemen" w:date="2016-01-20T17:07:00Z">
                  <w:rPr>
                    <w:rFonts w:cs="Times New Roman"/>
                    <w:b/>
                    <w:bCs/>
                    <w:sz w:val="20"/>
                    <w:lang w:val="en-US"/>
                  </w:rPr>
                </w:rPrChange>
              </w:rPr>
            </w:pPr>
            <w:r w:rsidRPr="0020295F">
              <w:rPr>
                <w:rFonts w:cs="Times New Roman"/>
                <w:bCs/>
                <w:sz w:val="20"/>
                <w:lang w:val="en-US"/>
                <w:rPrChange w:id="7519" w:author="Jan Kelemen" w:date="2016-01-20T17:07:00Z">
                  <w:rPr>
                    <w:rFonts w:cs="Times New Roman"/>
                    <w:b/>
                    <w:bCs/>
                    <w:sz w:val="20"/>
                    <w:lang w:val="en-US"/>
                  </w:rPr>
                </w:rPrChange>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4AD69B08" w:rsidR="00937DF5" w:rsidRPr="0020295F" w:rsidRDefault="0083115D" w:rsidP="003771F5">
            <w:pPr>
              <w:spacing w:before="60" w:after="60"/>
              <w:jc w:val="center"/>
              <w:rPr>
                <w:rFonts w:cs="Times New Roman"/>
                <w:sz w:val="20"/>
                <w:lang w:val="en-US"/>
                <w:rPrChange w:id="7520" w:author="Jan Kelemen" w:date="2016-01-20T17:07:00Z">
                  <w:rPr>
                    <w:rFonts w:cs="Times New Roman"/>
                    <w:sz w:val="20"/>
                    <w:lang w:val="en-US"/>
                  </w:rPr>
                </w:rPrChange>
              </w:rPr>
            </w:pPr>
            <w:r w:rsidRPr="0020295F">
              <w:rPr>
                <w:rFonts w:cs="Times New Roman"/>
                <w:sz w:val="20"/>
                <w:lang w:val="en-US"/>
                <w:rPrChange w:id="7521" w:author="Jan Kelemen" w:date="2016-01-20T17:07:00Z">
                  <w:rPr>
                    <w:rFonts w:cs="Times New Roman"/>
                    <w:sz w:val="20"/>
                    <w:lang w:val="en-US"/>
                  </w:rPr>
                </w:rPrChange>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260657C7" w:rsidR="00937DF5" w:rsidRPr="0020295F" w:rsidRDefault="0083115D" w:rsidP="003771F5">
            <w:pPr>
              <w:spacing w:before="60" w:after="60"/>
              <w:jc w:val="center"/>
              <w:rPr>
                <w:rFonts w:cs="Times New Roman"/>
                <w:sz w:val="20"/>
                <w:lang w:val="en-US"/>
                <w:rPrChange w:id="7522" w:author="Jan Kelemen" w:date="2016-01-20T17:07:00Z">
                  <w:rPr>
                    <w:rFonts w:cs="Times New Roman"/>
                    <w:sz w:val="20"/>
                    <w:lang w:val="en-US"/>
                  </w:rPr>
                </w:rPrChange>
              </w:rPr>
            </w:pPr>
            <w:r w:rsidRPr="0020295F">
              <w:rPr>
                <w:rFonts w:cs="Times New Roman"/>
                <w:sz w:val="20"/>
                <w:lang w:val="en-US"/>
                <w:rPrChange w:id="7523" w:author="Jan Kelemen" w:date="2016-01-20T17:07:00Z">
                  <w:rPr>
                    <w:rFonts w:cs="Times New Roman"/>
                    <w:sz w:val="20"/>
                    <w:lang w:val="en-US"/>
                  </w:rPr>
                </w:rPrChange>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6F9AA395" w:rsidR="00937DF5" w:rsidRPr="0020295F" w:rsidRDefault="0083115D" w:rsidP="003771F5">
            <w:pPr>
              <w:spacing w:before="60" w:after="60"/>
              <w:jc w:val="center"/>
              <w:rPr>
                <w:rFonts w:cs="Times New Roman"/>
                <w:sz w:val="20"/>
                <w:lang w:val="en-US"/>
                <w:rPrChange w:id="7524" w:author="Jan Kelemen" w:date="2016-01-20T17:07:00Z">
                  <w:rPr>
                    <w:rFonts w:cs="Times New Roman"/>
                    <w:sz w:val="20"/>
                    <w:lang w:val="en-US"/>
                  </w:rPr>
                </w:rPrChange>
              </w:rPr>
            </w:pPr>
            <w:r w:rsidRPr="0020295F">
              <w:rPr>
                <w:rFonts w:cs="Times New Roman"/>
                <w:sz w:val="20"/>
                <w:lang w:val="en-US"/>
                <w:rPrChange w:id="7525" w:author="Jan Kelemen" w:date="2016-01-20T17:07:00Z">
                  <w:rPr>
                    <w:rFonts w:cs="Times New Roman"/>
                    <w:sz w:val="20"/>
                    <w:lang w:val="en-US"/>
                  </w:rPr>
                </w:rPrChange>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6FF22573" w:rsidR="00937DF5" w:rsidRPr="0020295F" w:rsidRDefault="0083115D" w:rsidP="003771F5">
            <w:pPr>
              <w:spacing w:before="60" w:after="60"/>
              <w:jc w:val="center"/>
              <w:rPr>
                <w:rFonts w:cs="Times New Roman"/>
                <w:sz w:val="20"/>
                <w:lang w:val="en-US"/>
                <w:rPrChange w:id="7526" w:author="Jan Kelemen" w:date="2016-01-20T17:07:00Z">
                  <w:rPr>
                    <w:rFonts w:cs="Times New Roman"/>
                    <w:sz w:val="20"/>
                    <w:lang w:val="en-US"/>
                  </w:rPr>
                </w:rPrChange>
              </w:rPr>
            </w:pPr>
            <w:r w:rsidRPr="0020295F">
              <w:rPr>
                <w:rFonts w:cs="Times New Roman"/>
                <w:sz w:val="20"/>
                <w:lang w:val="en-US"/>
                <w:rPrChange w:id="7527" w:author="Jan Kelemen" w:date="2016-01-20T17:07:00Z">
                  <w:rPr>
                    <w:rFonts w:cs="Times New Roman"/>
                    <w:sz w:val="20"/>
                    <w:lang w:val="en-US"/>
                  </w:rPr>
                </w:rPrChange>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3793ABEE" w:rsidR="00937DF5" w:rsidRPr="0020295F" w:rsidRDefault="0083115D" w:rsidP="003771F5">
            <w:pPr>
              <w:spacing w:before="60" w:after="60"/>
              <w:jc w:val="center"/>
              <w:rPr>
                <w:rFonts w:cs="Times New Roman"/>
                <w:sz w:val="20"/>
                <w:lang w:val="en-US"/>
                <w:rPrChange w:id="7528" w:author="Jan Kelemen" w:date="2016-01-20T17:07:00Z">
                  <w:rPr>
                    <w:rFonts w:cs="Times New Roman"/>
                    <w:sz w:val="20"/>
                    <w:lang w:val="en-US"/>
                  </w:rPr>
                </w:rPrChange>
              </w:rPr>
            </w:pPr>
            <w:r w:rsidRPr="0020295F">
              <w:rPr>
                <w:rFonts w:cs="Times New Roman"/>
                <w:sz w:val="20"/>
                <w:lang w:val="en-US"/>
                <w:rPrChange w:id="7529" w:author="Jan Kelemen" w:date="2016-01-20T17:07:00Z">
                  <w:rPr>
                    <w:rFonts w:cs="Times New Roman"/>
                    <w:sz w:val="20"/>
                    <w:lang w:val="en-US"/>
                  </w:rPr>
                </w:rPrChange>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3737ACBE" w:rsidR="00937DF5" w:rsidRPr="0020295F" w:rsidRDefault="0083115D" w:rsidP="003771F5">
            <w:pPr>
              <w:spacing w:before="60" w:after="60"/>
              <w:jc w:val="center"/>
              <w:rPr>
                <w:rFonts w:cs="Times New Roman"/>
                <w:sz w:val="20"/>
                <w:lang w:val="en-US"/>
                <w:rPrChange w:id="7530" w:author="Jan Kelemen" w:date="2016-01-20T17:07:00Z">
                  <w:rPr>
                    <w:rFonts w:cs="Times New Roman"/>
                    <w:sz w:val="20"/>
                    <w:lang w:val="en-US"/>
                  </w:rPr>
                </w:rPrChange>
              </w:rPr>
            </w:pPr>
            <w:r w:rsidRPr="0020295F">
              <w:rPr>
                <w:rFonts w:cs="Times New Roman"/>
                <w:sz w:val="20"/>
                <w:lang w:val="en-US"/>
                <w:rPrChange w:id="7531" w:author="Jan Kelemen" w:date="2016-01-20T17:07:00Z">
                  <w:rPr>
                    <w:rFonts w:cs="Times New Roman"/>
                    <w:sz w:val="20"/>
                    <w:lang w:val="en-US"/>
                  </w:rPr>
                </w:rPrChange>
              </w:rPr>
              <w:t>0%</w:t>
            </w: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6DEAC259" w:rsidR="00937DF5" w:rsidRPr="0020295F" w:rsidRDefault="0083115D" w:rsidP="003771F5">
            <w:pPr>
              <w:spacing w:before="60" w:after="60"/>
              <w:jc w:val="center"/>
              <w:rPr>
                <w:rFonts w:cs="Times New Roman"/>
                <w:sz w:val="20"/>
                <w:lang w:val="en-US"/>
                <w:rPrChange w:id="7532" w:author="Jan Kelemen" w:date="2016-01-20T17:07:00Z">
                  <w:rPr>
                    <w:rFonts w:cs="Times New Roman"/>
                    <w:sz w:val="20"/>
                    <w:lang w:val="en-US"/>
                  </w:rPr>
                </w:rPrChange>
              </w:rPr>
            </w:pPr>
            <w:r w:rsidRPr="0020295F">
              <w:rPr>
                <w:rFonts w:cs="Times New Roman"/>
                <w:sz w:val="20"/>
                <w:lang w:val="en-US"/>
                <w:rPrChange w:id="7533" w:author="Jan Kelemen" w:date="2016-01-20T17:07:00Z">
                  <w:rPr>
                    <w:rFonts w:cs="Times New Roman"/>
                    <w:sz w:val="20"/>
                    <w:lang w:val="en-US"/>
                  </w:rPr>
                </w:rPrChange>
              </w:rPr>
              <w:t>0%</w:t>
            </w:r>
          </w:p>
        </w:tc>
      </w:tr>
      <w:tr w:rsidR="00937DF5" w:rsidRPr="0020295F"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20295F" w:rsidRDefault="00937DF5" w:rsidP="003771F5">
            <w:pPr>
              <w:spacing w:before="60" w:after="60"/>
              <w:jc w:val="center"/>
              <w:rPr>
                <w:rFonts w:cs="Times New Roman"/>
                <w:bCs/>
                <w:sz w:val="20"/>
                <w:lang w:val="en-US"/>
                <w:rPrChange w:id="7534" w:author="Jan Kelemen" w:date="2016-01-20T17:07:00Z">
                  <w:rPr>
                    <w:rFonts w:cs="Times New Roman"/>
                    <w:b/>
                    <w:bCs/>
                    <w:sz w:val="20"/>
                    <w:lang w:val="en-US"/>
                  </w:rPr>
                </w:rPrChange>
              </w:rPr>
            </w:pPr>
            <w:r w:rsidRPr="0020295F">
              <w:rPr>
                <w:rFonts w:cs="Times New Roman"/>
                <w:bCs/>
                <w:sz w:val="20"/>
                <w:lang w:val="en-US"/>
                <w:rPrChange w:id="7535" w:author="Jan Kelemen" w:date="2016-01-20T17:07:00Z">
                  <w:rPr>
                    <w:rFonts w:cs="Times New Roman"/>
                    <w:b/>
                    <w:bCs/>
                    <w:sz w:val="20"/>
                    <w:lang w:val="en-US"/>
                  </w:rPr>
                </w:rPrChange>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693E0BEB" w:rsidR="00937DF5" w:rsidRPr="0020295F" w:rsidRDefault="007766D9" w:rsidP="003771F5">
            <w:pPr>
              <w:spacing w:before="60" w:after="60"/>
              <w:jc w:val="center"/>
              <w:rPr>
                <w:rFonts w:cs="Times New Roman"/>
                <w:sz w:val="20"/>
                <w:lang w:val="en-US"/>
                <w:rPrChange w:id="7536" w:author="Jan Kelemen" w:date="2016-01-20T17:07:00Z">
                  <w:rPr>
                    <w:rFonts w:cs="Times New Roman"/>
                    <w:sz w:val="20"/>
                    <w:lang w:val="en-US"/>
                  </w:rPr>
                </w:rPrChange>
              </w:rPr>
            </w:pPr>
            <w:ins w:id="7537" w:author="Jan Kelemen" w:date="2016-01-20T16:29:00Z">
              <w:r w:rsidRPr="0020295F">
                <w:rPr>
                  <w:rFonts w:cs="Times New Roman"/>
                  <w:sz w:val="20"/>
                  <w:lang w:val="en-US"/>
                  <w:rPrChange w:id="7538" w:author="Jan Kelemen" w:date="2016-01-20T17:07:00Z">
                    <w:rPr>
                      <w:rFonts w:cs="Times New Roman"/>
                      <w:sz w:val="20"/>
                      <w:lang w:val="en-US"/>
                    </w:rPr>
                  </w:rPrChange>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0C5C30CF" w:rsidR="00937DF5" w:rsidRPr="0020295F" w:rsidRDefault="007766D9" w:rsidP="003771F5">
            <w:pPr>
              <w:spacing w:before="60" w:after="60"/>
              <w:jc w:val="center"/>
              <w:rPr>
                <w:rFonts w:cs="Times New Roman"/>
                <w:sz w:val="20"/>
                <w:lang w:val="en-US"/>
                <w:rPrChange w:id="7539" w:author="Jan Kelemen" w:date="2016-01-20T17:07:00Z">
                  <w:rPr>
                    <w:rFonts w:cs="Times New Roman"/>
                    <w:sz w:val="20"/>
                    <w:lang w:val="en-US"/>
                  </w:rPr>
                </w:rPrChange>
              </w:rPr>
            </w:pPr>
            <w:ins w:id="7540" w:author="Jan Kelemen" w:date="2016-01-20T16:29:00Z">
              <w:r w:rsidRPr="0020295F">
                <w:rPr>
                  <w:rFonts w:cs="Times New Roman"/>
                  <w:sz w:val="20"/>
                  <w:lang w:val="en-US"/>
                  <w:rPrChange w:id="7541" w:author="Jan Kelemen" w:date="2016-01-20T17:07:00Z">
                    <w:rPr>
                      <w:rFonts w:cs="Times New Roman"/>
                      <w:sz w:val="20"/>
                      <w:lang w:val="en-US"/>
                    </w:rPr>
                  </w:rPrChange>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47C92108" w:rsidR="00937DF5" w:rsidRPr="0020295F" w:rsidRDefault="007766D9" w:rsidP="003771F5">
            <w:pPr>
              <w:spacing w:before="60" w:after="60"/>
              <w:jc w:val="center"/>
              <w:rPr>
                <w:rFonts w:cs="Times New Roman"/>
                <w:sz w:val="20"/>
                <w:lang w:val="en-US"/>
                <w:rPrChange w:id="7542" w:author="Jan Kelemen" w:date="2016-01-20T17:07:00Z">
                  <w:rPr>
                    <w:rFonts w:cs="Times New Roman"/>
                    <w:sz w:val="20"/>
                    <w:lang w:val="en-US"/>
                  </w:rPr>
                </w:rPrChange>
              </w:rPr>
            </w:pPr>
            <w:ins w:id="7543" w:author="Jan Kelemen" w:date="2016-01-20T16:29:00Z">
              <w:r w:rsidRPr="0020295F">
                <w:rPr>
                  <w:rFonts w:cs="Times New Roman"/>
                  <w:sz w:val="20"/>
                  <w:lang w:val="en-US"/>
                  <w:rPrChange w:id="7544" w:author="Jan Kelemen" w:date="2016-01-20T17:07:00Z">
                    <w:rPr>
                      <w:rFonts w:cs="Times New Roman"/>
                      <w:sz w:val="20"/>
                      <w:lang w:val="en-US"/>
                    </w:rPr>
                  </w:rPrChange>
                </w:rPr>
                <w:t>0%</w:t>
              </w:r>
            </w:ins>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0A0513B7" w:rsidR="00937DF5" w:rsidRPr="0020295F" w:rsidRDefault="007766D9" w:rsidP="003771F5">
            <w:pPr>
              <w:spacing w:before="60" w:after="60"/>
              <w:jc w:val="center"/>
              <w:rPr>
                <w:rFonts w:cs="Times New Roman"/>
                <w:sz w:val="20"/>
                <w:lang w:val="en-US"/>
                <w:rPrChange w:id="7545" w:author="Jan Kelemen" w:date="2016-01-20T17:07:00Z">
                  <w:rPr>
                    <w:rFonts w:cs="Times New Roman"/>
                    <w:sz w:val="20"/>
                    <w:lang w:val="en-US"/>
                  </w:rPr>
                </w:rPrChange>
              </w:rPr>
            </w:pPr>
            <w:ins w:id="7546" w:author="Jan Kelemen" w:date="2016-01-20T16:29:00Z">
              <w:r w:rsidRPr="0020295F">
                <w:rPr>
                  <w:rFonts w:cs="Times New Roman"/>
                  <w:sz w:val="20"/>
                  <w:lang w:val="en-US"/>
                  <w:rPrChange w:id="7547" w:author="Jan Kelemen" w:date="2016-01-20T17:07:00Z">
                    <w:rPr>
                      <w:rFonts w:cs="Times New Roman"/>
                      <w:sz w:val="20"/>
                      <w:lang w:val="en-US"/>
                    </w:rPr>
                  </w:rPrChange>
                </w:rPr>
                <w:t>0%</w:t>
              </w:r>
            </w:ins>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FD204DB" w:rsidR="00937DF5" w:rsidRPr="0020295F" w:rsidRDefault="007766D9" w:rsidP="003771F5">
            <w:pPr>
              <w:spacing w:before="60" w:after="60"/>
              <w:jc w:val="center"/>
              <w:rPr>
                <w:rFonts w:cs="Times New Roman"/>
                <w:sz w:val="20"/>
                <w:lang w:val="en-US"/>
                <w:rPrChange w:id="7548" w:author="Jan Kelemen" w:date="2016-01-20T17:07:00Z">
                  <w:rPr>
                    <w:rFonts w:cs="Times New Roman"/>
                    <w:sz w:val="20"/>
                    <w:lang w:val="en-US"/>
                  </w:rPr>
                </w:rPrChange>
              </w:rPr>
            </w:pPr>
            <w:ins w:id="7549" w:author="Jan Kelemen" w:date="2016-01-20T16:29:00Z">
              <w:r w:rsidRPr="0020295F">
                <w:rPr>
                  <w:rFonts w:cs="Times New Roman"/>
                  <w:sz w:val="20"/>
                  <w:lang w:val="en-US"/>
                  <w:rPrChange w:id="7550" w:author="Jan Kelemen" w:date="2016-01-20T17:07:00Z">
                    <w:rPr>
                      <w:rFonts w:cs="Times New Roman"/>
                      <w:sz w:val="20"/>
                      <w:lang w:val="en-US"/>
                    </w:rPr>
                  </w:rPrChange>
                </w:rPr>
                <w:t>50%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37113A4C" w:rsidR="00937DF5" w:rsidRPr="0020295F" w:rsidRDefault="007766D9" w:rsidP="003771F5">
            <w:pPr>
              <w:spacing w:before="60" w:after="60"/>
              <w:jc w:val="center"/>
              <w:rPr>
                <w:rFonts w:cs="Times New Roman"/>
                <w:sz w:val="20"/>
                <w:lang w:val="en-US"/>
                <w:rPrChange w:id="7551" w:author="Jan Kelemen" w:date="2016-01-20T17:07:00Z">
                  <w:rPr>
                    <w:rFonts w:cs="Times New Roman"/>
                    <w:sz w:val="20"/>
                    <w:lang w:val="en-US"/>
                  </w:rPr>
                </w:rPrChange>
              </w:rPr>
            </w:pPr>
            <w:ins w:id="7552" w:author="Jan Kelemen" w:date="2016-01-20T16:29:00Z">
              <w:r w:rsidRPr="0020295F">
                <w:rPr>
                  <w:rFonts w:cs="Times New Roman"/>
                  <w:sz w:val="20"/>
                  <w:lang w:val="en-US"/>
                  <w:rPrChange w:id="7553" w:author="Jan Kelemen" w:date="2016-01-20T17:07:00Z">
                    <w:rPr>
                      <w:rFonts w:cs="Times New Roman"/>
                      <w:sz w:val="20"/>
                      <w:lang w:val="en-US"/>
                    </w:rPr>
                  </w:rPrChange>
                </w:rPr>
                <w:t>0%</w:t>
              </w:r>
            </w:ins>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2AF64F73" w:rsidR="00937DF5" w:rsidRPr="0020295F" w:rsidRDefault="007766D9" w:rsidP="003771F5">
            <w:pPr>
              <w:spacing w:before="60" w:after="60"/>
              <w:jc w:val="center"/>
              <w:rPr>
                <w:rFonts w:cs="Times New Roman"/>
                <w:sz w:val="20"/>
                <w:lang w:val="en-US"/>
                <w:rPrChange w:id="7554" w:author="Jan Kelemen" w:date="2016-01-20T17:07:00Z">
                  <w:rPr>
                    <w:rFonts w:cs="Times New Roman"/>
                    <w:sz w:val="20"/>
                    <w:lang w:val="en-US"/>
                  </w:rPr>
                </w:rPrChange>
              </w:rPr>
            </w:pPr>
            <w:ins w:id="7555" w:author="Jan Kelemen" w:date="2016-01-20T16:29:00Z">
              <w:r w:rsidRPr="0020295F">
                <w:rPr>
                  <w:rFonts w:cs="Times New Roman"/>
                  <w:sz w:val="20"/>
                  <w:lang w:val="en-US"/>
                  <w:rPrChange w:id="7556" w:author="Jan Kelemen" w:date="2016-01-20T17:07:00Z">
                    <w:rPr>
                      <w:rFonts w:cs="Times New Roman"/>
                      <w:sz w:val="20"/>
                      <w:lang w:val="en-US"/>
                    </w:rPr>
                  </w:rPrChange>
                </w:rPr>
                <w:t>50%</w:t>
              </w:r>
            </w:ins>
          </w:p>
        </w:tc>
      </w:tr>
      <w:tr w:rsidR="00937DF5" w:rsidRPr="0020295F"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20295F" w:rsidRDefault="00937DF5" w:rsidP="003771F5">
            <w:pPr>
              <w:spacing w:before="60" w:after="60"/>
              <w:jc w:val="center"/>
              <w:rPr>
                <w:rFonts w:cs="Times New Roman"/>
                <w:bCs/>
                <w:sz w:val="20"/>
                <w:lang w:val="en-US"/>
                <w:rPrChange w:id="7557" w:author="Jan Kelemen" w:date="2016-01-20T17:07:00Z">
                  <w:rPr>
                    <w:rFonts w:cs="Times New Roman"/>
                    <w:b/>
                    <w:bCs/>
                    <w:sz w:val="20"/>
                    <w:lang w:val="en-US"/>
                  </w:rPr>
                </w:rPrChange>
              </w:rPr>
            </w:pPr>
            <w:r w:rsidRPr="0020295F">
              <w:rPr>
                <w:rFonts w:cs="Times New Roman"/>
                <w:bCs/>
                <w:sz w:val="20"/>
                <w:lang w:val="en-US"/>
                <w:rPrChange w:id="7558" w:author="Jan Kelemen" w:date="2016-01-20T17:07:00Z">
                  <w:rPr>
                    <w:rFonts w:cs="Times New Roman"/>
                    <w:b/>
                    <w:bCs/>
                    <w:sz w:val="20"/>
                    <w:lang w:val="en-US"/>
                  </w:rPr>
                </w:rPrChange>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20295F" w:rsidRDefault="00B57B00" w:rsidP="003771F5">
            <w:pPr>
              <w:spacing w:before="60" w:after="60"/>
              <w:jc w:val="center"/>
              <w:rPr>
                <w:rFonts w:cs="Times New Roman"/>
                <w:sz w:val="20"/>
                <w:lang w:val="en-US"/>
                <w:rPrChange w:id="7559" w:author="Jan Kelemen" w:date="2016-01-20T17:07:00Z">
                  <w:rPr>
                    <w:rFonts w:cs="Times New Roman"/>
                    <w:sz w:val="20"/>
                    <w:lang w:val="en-US"/>
                  </w:rPr>
                </w:rPrChange>
              </w:rPr>
            </w:pPr>
            <w:r w:rsidRPr="0020295F">
              <w:rPr>
                <w:rFonts w:cs="Times New Roman"/>
                <w:sz w:val="20"/>
                <w:lang w:val="en-US"/>
                <w:rPrChange w:id="7560" w:author="Jan Kelemen" w:date="2016-01-20T17:07:00Z">
                  <w:rPr>
                    <w:rFonts w:cs="Times New Roman"/>
                    <w:sz w:val="20"/>
                    <w:lang w:val="en-US"/>
                  </w:rPr>
                </w:rPrChange>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20295F" w:rsidRDefault="00B57B00" w:rsidP="003771F5">
            <w:pPr>
              <w:spacing w:before="60" w:after="60"/>
              <w:jc w:val="center"/>
              <w:rPr>
                <w:rFonts w:cs="Times New Roman"/>
                <w:sz w:val="20"/>
                <w:lang w:val="en-US"/>
                <w:rPrChange w:id="7561" w:author="Jan Kelemen" w:date="2016-01-20T17:07:00Z">
                  <w:rPr>
                    <w:rFonts w:cs="Times New Roman"/>
                    <w:sz w:val="20"/>
                    <w:lang w:val="en-US"/>
                  </w:rPr>
                </w:rPrChange>
              </w:rPr>
            </w:pPr>
            <w:r w:rsidRPr="0020295F">
              <w:rPr>
                <w:rFonts w:cs="Times New Roman"/>
                <w:sz w:val="20"/>
                <w:lang w:val="en-US"/>
                <w:rPrChange w:id="7562" w:author="Jan Kelemen" w:date="2016-01-20T17:07:00Z">
                  <w:rPr>
                    <w:rFonts w:cs="Times New Roman"/>
                    <w:sz w:val="20"/>
                    <w:lang w:val="en-US"/>
                  </w:rPr>
                </w:rPrChange>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20295F" w:rsidRDefault="00B57B00" w:rsidP="003771F5">
            <w:pPr>
              <w:spacing w:before="60" w:after="60"/>
              <w:jc w:val="center"/>
              <w:rPr>
                <w:rFonts w:cs="Times New Roman"/>
                <w:sz w:val="20"/>
                <w:lang w:val="en-US"/>
                <w:rPrChange w:id="7563" w:author="Jan Kelemen" w:date="2016-01-20T17:07:00Z">
                  <w:rPr>
                    <w:rFonts w:cs="Times New Roman"/>
                    <w:sz w:val="20"/>
                    <w:lang w:val="en-US"/>
                  </w:rPr>
                </w:rPrChange>
              </w:rPr>
            </w:pPr>
            <w:r w:rsidRPr="0020295F">
              <w:rPr>
                <w:rFonts w:cs="Times New Roman"/>
                <w:sz w:val="20"/>
                <w:lang w:val="en-US"/>
                <w:rPrChange w:id="7564" w:author="Jan Kelemen" w:date="2016-01-20T17:07:00Z">
                  <w:rPr>
                    <w:rFonts w:cs="Times New Roman"/>
                    <w:sz w:val="20"/>
                    <w:lang w:val="en-US"/>
                  </w:rPr>
                </w:rPrChange>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20295F" w:rsidRDefault="00B57B00" w:rsidP="003771F5">
            <w:pPr>
              <w:spacing w:before="60" w:after="60"/>
              <w:jc w:val="center"/>
              <w:rPr>
                <w:rFonts w:cs="Times New Roman"/>
                <w:sz w:val="20"/>
                <w:lang w:val="en-US"/>
                <w:rPrChange w:id="7565" w:author="Jan Kelemen" w:date="2016-01-20T17:07:00Z">
                  <w:rPr>
                    <w:rFonts w:cs="Times New Roman"/>
                    <w:sz w:val="20"/>
                    <w:lang w:val="en-US"/>
                  </w:rPr>
                </w:rPrChange>
              </w:rPr>
            </w:pPr>
            <w:r w:rsidRPr="0020295F">
              <w:rPr>
                <w:rFonts w:cs="Times New Roman"/>
                <w:sz w:val="20"/>
                <w:lang w:val="en-US"/>
                <w:rPrChange w:id="7566" w:author="Jan Kelemen" w:date="2016-01-20T17:07:00Z">
                  <w:rPr>
                    <w:rFonts w:cs="Times New Roman"/>
                    <w:sz w:val="20"/>
                    <w:lang w:val="en-US"/>
                  </w:rPr>
                </w:rPrChange>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20295F" w:rsidRDefault="00B57B00" w:rsidP="003771F5">
            <w:pPr>
              <w:spacing w:before="60" w:after="60"/>
              <w:jc w:val="center"/>
              <w:rPr>
                <w:rFonts w:cs="Times New Roman"/>
                <w:sz w:val="20"/>
                <w:lang w:val="en-US"/>
                <w:rPrChange w:id="7567" w:author="Jan Kelemen" w:date="2016-01-20T17:07:00Z">
                  <w:rPr>
                    <w:rFonts w:cs="Times New Roman"/>
                    <w:sz w:val="20"/>
                    <w:lang w:val="en-US"/>
                  </w:rPr>
                </w:rPrChange>
              </w:rPr>
            </w:pPr>
            <w:r w:rsidRPr="0020295F">
              <w:rPr>
                <w:rFonts w:cs="Times New Roman"/>
                <w:sz w:val="20"/>
                <w:lang w:val="en-US"/>
                <w:rPrChange w:id="7568" w:author="Jan Kelemen" w:date="2016-01-20T17:07:00Z">
                  <w:rPr>
                    <w:rFonts w:cs="Times New Roman"/>
                    <w:sz w:val="20"/>
                    <w:lang w:val="en-US"/>
                  </w:rPr>
                </w:rPrChange>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20295F" w:rsidRDefault="00B57B00" w:rsidP="003771F5">
            <w:pPr>
              <w:spacing w:before="60" w:after="60"/>
              <w:jc w:val="center"/>
              <w:rPr>
                <w:rFonts w:cs="Times New Roman"/>
                <w:sz w:val="20"/>
                <w:lang w:val="en-US"/>
                <w:rPrChange w:id="7569" w:author="Jan Kelemen" w:date="2016-01-20T17:07:00Z">
                  <w:rPr>
                    <w:rFonts w:cs="Times New Roman"/>
                    <w:sz w:val="20"/>
                    <w:lang w:val="en-US"/>
                  </w:rPr>
                </w:rPrChange>
              </w:rPr>
            </w:pPr>
            <w:r w:rsidRPr="0020295F">
              <w:rPr>
                <w:rFonts w:cs="Times New Roman"/>
                <w:sz w:val="20"/>
                <w:lang w:val="en-US"/>
                <w:rPrChange w:id="7570" w:author="Jan Kelemen" w:date="2016-01-20T17:07:00Z">
                  <w:rPr>
                    <w:rFonts w:cs="Times New Roman"/>
                    <w:sz w:val="20"/>
                    <w:lang w:val="en-US"/>
                  </w:rPr>
                </w:rPrChange>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20295F" w:rsidRDefault="00B57B00" w:rsidP="003771F5">
            <w:pPr>
              <w:spacing w:before="60" w:after="60"/>
              <w:jc w:val="center"/>
              <w:rPr>
                <w:rFonts w:cs="Times New Roman"/>
                <w:sz w:val="20"/>
                <w:lang w:val="en-US"/>
                <w:rPrChange w:id="7571" w:author="Jan Kelemen" w:date="2016-01-20T17:07:00Z">
                  <w:rPr>
                    <w:rFonts w:cs="Times New Roman"/>
                    <w:sz w:val="20"/>
                    <w:lang w:val="en-US"/>
                  </w:rPr>
                </w:rPrChange>
              </w:rPr>
            </w:pPr>
            <w:r w:rsidRPr="0020295F">
              <w:rPr>
                <w:rFonts w:cs="Times New Roman"/>
                <w:sz w:val="20"/>
                <w:lang w:val="en-US"/>
                <w:rPrChange w:id="7572" w:author="Jan Kelemen" w:date="2016-01-20T17:07:00Z">
                  <w:rPr>
                    <w:rFonts w:cs="Times New Roman"/>
                    <w:sz w:val="20"/>
                    <w:lang w:val="en-US"/>
                  </w:rPr>
                </w:rPrChange>
              </w:rPr>
              <w:t>0%</w:t>
            </w:r>
          </w:p>
        </w:tc>
      </w:tr>
      <w:tr w:rsidR="00B57B00" w:rsidRPr="0020295F"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20295F" w:rsidRDefault="00B57B00" w:rsidP="003771F5">
            <w:pPr>
              <w:spacing w:before="60" w:after="60"/>
              <w:jc w:val="center"/>
              <w:rPr>
                <w:rFonts w:cs="Times New Roman"/>
                <w:bCs/>
                <w:sz w:val="20"/>
                <w:lang w:val="en-US"/>
                <w:rPrChange w:id="7573" w:author="Jan Kelemen" w:date="2016-01-20T17:07:00Z">
                  <w:rPr>
                    <w:rFonts w:cs="Times New Roman"/>
                    <w:b/>
                    <w:bCs/>
                    <w:sz w:val="20"/>
                    <w:lang w:val="en-US"/>
                  </w:rPr>
                </w:rPrChange>
              </w:rPr>
            </w:pPr>
            <w:r w:rsidRPr="0020295F">
              <w:rPr>
                <w:rFonts w:cs="Times New Roman"/>
                <w:bCs/>
                <w:sz w:val="20"/>
                <w:lang w:val="en-US"/>
                <w:rPrChange w:id="7574" w:author="Jan Kelemen" w:date="2016-01-20T17:07:00Z">
                  <w:rPr>
                    <w:rFonts w:cs="Times New Roman"/>
                    <w:b/>
                    <w:bCs/>
                    <w:sz w:val="20"/>
                    <w:lang w:val="en-US"/>
                  </w:rPr>
                </w:rPrChange>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20295F" w:rsidRDefault="00B57B00" w:rsidP="003771F5">
            <w:pPr>
              <w:spacing w:before="60" w:after="60"/>
              <w:jc w:val="center"/>
              <w:rPr>
                <w:rFonts w:cs="Times New Roman"/>
                <w:sz w:val="20"/>
                <w:lang w:val="en-US"/>
                <w:rPrChange w:id="7575" w:author="Jan Kelemen" w:date="2016-01-20T17:07:00Z">
                  <w:rPr>
                    <w:rFonts w:cs="Times New Roman"/>
                    <w:sz w:val="20"/>
                    <w:lang w:val="en-US"/>
                  </w:rPr>
                </w:rPrChange>
              </w:rPr>
            </w:pPr>
            <w:r w:rsidRPr="0020295F">
              <w:rPr>
                <w:rFonts w:cs="Times New Roman"/>
                <w:sz w:val="20"/>
                <w:lang w:val="en-US"/>
                <w:rPrChange w:id="7576" w:author="Jan Kelemen" w:date="2016-01-20T17:07:00Z">
                  <w:rPr>
                    <w:rFonts w:cs="Times New Roman"/>
                    <w:sz w:val="20"/>
                    <w:lang w:val="en-US"/>
                  </w:rPr>
                </w:rPrChange>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20295F" w:rsidRDefault="00B57B00" w:rsidP="003771F5">
            <w:pPr>
              <w:spacing w:before="60" w:after="60"/>
              <w:jc w:val="center"/>
              <w:rPr>
                <w:rFonts w:cs="Times New Roman"/>
                <w:sz w:val="20"/>
                <w:lang w:val="en-US"/>
                <w:rPrChange w:id="7577" w:author="Jan Kelemen" w:date="2016-01-20T17:07:00Z">
                  <w:rPr>
                    <w:rFonts w:cs="Times New Roman"/>
                    <w:sz w:val="20"/>
                    <w:lang w:val="en-US"/>
                  </w:rPr>
                </w:rPrChange>
              </w:rPr>
            </w:pPr>
            <w:r w:rsidRPr="0020295F">
              <w:rPr>
                <w:rFonts w:cs="Times New Roman"/>
                <w:sz w:val="20"/>
                <w:lang w:val="en-US"/>
                <w:rPrChange w:id="7578" w:author="Jan Kelemen" w:date="2016-01-20T17:07:00Z">
                  <w:rPr>
                    <w:rFonts w:cs="Times New Roman"/>
                    <w:sz w:val="20"/>
                    <w:lang w:val="en-US"/>
                  </w:rPr>
                </w:rPrChange>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20295F" w:rsidRDefault="00B57B00" w:rsidP="003771F5">
            <w:pPr>
              <w:spacing w:before="60" w:after="60"/>
              <w:jc w:val="center"/>
              <w:rPr>
                <w:rFonts w:cs="Times New Roman"/>
                <w:sz w:val="20"/>
                <w:lang w:val="en-US"/>
                <w:rPrChange w:id="7579" w:author="Jan Kelemen" w:date="2016-01-20T17:07:00Z">
                  <w:rPr>
                    <w:rFonts w:cs="Times New Roman"/>
                    <w:sz w:val="20"/>
                    <w:lang w:val="en-US"/>
                  </w:rPr>
                </w:rPrChange>
              </w:rPr>
            </w:pPr>
            <w:r w:rsidRPr="0020295F">
              <w:rPr>
                <w:rFonts w:cs="Times New Roman"/>
                <w:sz w:val="20"/>
                <w:lang w:val="en-US"/>
                <w:rPrChange w:id="7580" w:author="Jan Kelemen" w:date="2016-01-20T17:07:00Z">
                  <w:rPr>
                    <w:rFonts w:cs="Times New Roman"/>
                    <w:sz w:val="20"/>
                    <w:lang w:val="en-US"/>
                  </w:rPr>
                </w:rPrChange>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20295F" w:rsidRDefault="00B57B00" w:rsidP="003771F5">
            <w:pPr>
              <w:spacing w:before="60" w:after="60"/>
              <w:jc w:val="center"/>
              <w:rPr>
                <w:rFonts w:cs="Times New Roman"/>
                <w:sz w:val="20"/>
                <w:lang w:val="en-US"/>
                <w:rPrChange w:id="7581" w:author="Jan Kelemen" w:date="2016-01-20T17:07:00Z">
                  <w:rPr>
                    <w:rFonts w:cs="Times New Roman"/>
                    <w:sz w:val="20"/>
                    <w:lang w:val="en-US"/>
                  </w:rPr>
                </w:rPrChange>
              </w:rPr>
            </w:pPr>
            <w:r w:rsidRPr="0020295F">
              <w:rPr>
                <w:rFonts w:cs="Times New Roman"/>
                <w:sz w:val="20"/>
                <w:lang w:val="en-US"/>
                <w:rPrChange w:id="7582" w:author="Jan Kelemen" w:date="2016-01-20T17:07:00Z">
                  <w:rPr>
                    <w:rFonts w:cs="Times New Roman"/>
                    <w:sz w:val="20"/>
                    <w:lang w:val="en-US"/>
                  </w:rPr>
                </w:rPrChange>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20295F" w:rsidRDefault="00B57B00" w:rsidP="003771F5">
            <w:pPr>
              <w:spacing w:before="60" w:after="60"/>
              <w:jc w:val="center"/>
              <w:rPr>
                <w:rFonts w:cs="Times New Roman"/>
                <w:sz w:val="20"/>
                <w:lang w:val="en-US"/>
                <w:rPrChange w:id="7583" w:author="Jan Kelemen" w:date="2016-01-20T17:07:00Z">
                  <w:rPr>
                    <w:rFonts w:cs="Times New Roman"/>
                    <w:sz w:val="20"/>
                    <w:lang w:val="en-US"/>
                  </w:rPr>
                </w:rPrChange>
              </w:rPr>
            </w:pPr>
            <w:r w:rsidRPr="0020295F">
              <w:rPr>
                <w:rFonts w:cs="Times New Roman"/>
                <w:sz w:val="20"/>
                <w:lang w:val="en-US"/>
                <w:rPrChange w:id="7584" w:author="Jan Kelemen" w:date="2016-01-20T17:07:00Z">
                  <w:rPr>
                    <w:rFonts w:cs="Times New Roman"/>
                    <w:sz w:val="20"/>
                    <w:lang w:val="en-US"/>
                  </w:rPr>
                </w:rPrChange>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20295F" w:rsidRDefault="00B57B00" w:rsidP="003771F5">
            <w:pPr>
              <w:spacing w:before="60" w:after="60"/>
              <w:jc w:val="center"/>
              <w:rPr>
                <w:rFonts w:cs="Times New Roman"/>
                <w:sz w:val="20"/>
                <w:lang w:val="en-US"/>
                <w:rPrChange w:id="7585" w:author="Jan Kelemen" w:date="2016-01-20T17:07:00Z">
                  <w:rPr>
                    <w:rFonts w:cs="Times New Roman"/>
                    <w:sz w:val="20"/>
                    <w:lang w:val="en-US"/>
                  </w:rPr>
                </w:rPrChange>
              </w:rPr>
            </w:pPr>
            <w:r w:rsidRPr="0020295F">
              <w:rPr>
                <w:rFonts w:cs="Times New Roman"/>
                <w:sz w:val="20"/>
                <w:lang w:val="en-US"/>
                <w:rPrChange w:id="7586" w:author="Jan Kelemen" w:date="2016-01-20T17:07:00Z">
                  <w:rPr>
                    <w:rFonts w:cs="Times New Roman"/>
                    <w:sz w:val="20"/>
                    <w:lang w:val="en-US"/>
                  </w:rPr>
                </w:rPrChange>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20295F" w:rsidRDefault="00B57B00" w:rsidP="003771F5">
            <w:pPr>
              <w:spacing w:before="60" w:after="60"/>
              <w:jc w:val="center"/>
              <w:rPr>
                <w:rFonts w:cs="Times New Roman"/>
                <w:sz w:val="20"/>
                <w:lang w:val="en-US"/>
                <w:rPrChange w:id="7587" w:author="Jan Kelemen" w:date="2016-01-20T17:07:00Z">
                  <w:rPr>
                    <w:rFonts w:cs="Times New Roman"/>
                    <w:sz w:val="20"/>
                    <w:lang w:val="en-US"/>
                  </w:rPr>
                </w:rPrChange>
              </w:rPr>
            </w:pPr>
            <w:r w:rsidRPr="0020295F">
              <w:rPr>
                <w:rFonts w:cs="Times New Roman"/>
                <w:sz w:val="20"/>
                <w:lang w:val="en-US"/>
                <w:rPrChange w:id="7588" w:author="Jan Kelemen" w:date="2016-01-20T17:07:00Z">
                  <w:rPr>
                    <w:rFonts w:cs="Times New Roman"/>
                    <w:sz w:val="20"/>
                    <w:lang w:val="en-US"/>
                  </w:rPr>
                </w:rPrChange>
              </w:rPr>
              <w:t>50%</w:t>
            </w:r>
          </w:p>
        </w:tc>
      </w:tr>
      <w:tr w:rsidR="00530DDF" w:rsidRPr="0020295F"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20295F" w:rsidRDefault="00530DDF" w:rsidP="003771F5">
            <w:pPr>
              <w:spacing w:before="60" w:after="60"/>
              <w:jc w:val="center"/>
              <w:rPr>
                <w:rFonts w:cs="Times New Roman"/>
                <w:bCs/>
                <w:sz w:val="20"/>
                <w:lang w:val="en-US"/>
                <w:rPrChange w:id="7589" w:author="Jan Kelemen" w:date="2016-01-20T17:07:00Z">
                  <w:rPr>
                    <w:rFonts w:cs="Times New Roman"/>
                    <w:b/>
                    <w:bCs/>
                    <w:sz w:val="20"/>
                    <w:lang w:val="en-US"/>
                  </w:rPr>
                </w:rPrChange>
              </w:rPr>
            </w:pPr>
            <w:r w:rsidRPr="0020295F">
              <w:rPr>
                <w:rFonts w:cs="Times New Roman"/>
                <w:bCs/>
                <w:sz w:val="20"/>
                <w:lang w:val="en-US"/>
                <w:rPrChange w:id="7590" w:author="Jan Kelemen" w:date="2016-01-20T17:07:00Z">
                  <w:rPr>
                    <w:rFonts w:cs="Times New Roman"/>
                    <w:b/>
                    <w:bCs/>
                    <w:sz w:val="20"/>
                    <w:lang w:val="en-US"/>
                  </w:rPr>
                </w:rPrChange>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20295F" w:rsidRDefault="00530DDF" w:rsidP="003771F5">
            <w:pPr>
              <w:spacing w:before="60" w:after="60"/>
              <w:jc w:val="center"/>
              <w:rPr>
                <w:rFonts w:cs="Times New Roman"/>
                <w:sz w:val="20"/>
                <w:lang w:val="en-US"/>
                <w:rPrChange w:id="7591" w:author="Jan Kelemen" w:date="2016-01-20T17:07:00Z">
                  <w:rPr>
                    <w:rFonts w:cs="Times New Roman"/>
                    <w:sz w:val="20"/>
                    <w:lang w:val="en-US"/>
                  </w:rPr>
                </w:rPrChange>
              </w:rPr>
            </w:pPr>
            <w:r w:rsidRPr="0020295F">
              <w:rPr>
                <w:rFonts w:cs="Times New Roman"/>
                <w:sz w:val="20"/>
                <w:lang w:val="en-US"/>
                <w:rPrChange w:id="7592" w:author="Jan Kelemen" w:date="2016-01-20T17:07:00Z">
                  <w:rPr>
                    <w:rFonts w:cs="Times New Roman"/>
                    <w:sz w:val="20"/>
                    <w:lang w:val="en-US"/>
                  </w:rPr>
                </w:rPrChange>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20295F" w:rsidRDefault="00530DDF" w:rsidP="003771F5">
            <w:pPr>
              <w:spacing w:before="60" w:after="60"/>
              <w:jc w:val="center"/>
              <w:rPr>
                <w:rFonts w:cs="Times New Roman"/>
                <w:sz w:val="20"/>
                <w:lang w:val="en-US"/>
                <w:rPrChange w:id="7593" w:author="Jan Kelemen" w:date="2016-01-20T17:07:00Z">
                  <w:rPr>
                    <w:rFonts w:cs="Times New Roman"/>
                    <w:sz w:val="20"/>
                    <w:lang w:val="en-US"/>
                  </w:rPr>
                </w:rPrChange>
              </w:rPr>
            </w:pPr>
            <w:r w:rsidRPr="0020295F">
              <w:rPr>
                <w:rFonts w:cs="Times New Roman"/>
                <w:sz w:val="20"/>
                <w:lang w:val="en-US"/>
                <w:rPrChange w:id="7594" w:author="Jan Kelemen" w:date="2016-01-20T17:07:00Z">
                  <w:rPr>
                    <w:rFonts w:cs="Times New Roman"/>
                    <w:sz w:val="20"/>
                    <w:lang w:val="en-US"/>
                  </w:rPr>
                </w:rPrChange>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20295F" w:rsidRDefault="00530DDF" w:rsidP="003771F5">
            <w:pPr>
              <w:spacing w:before="60" w:after="60"/>
              <w:jc w:val="center"/>
              <w:rPr>
                <w:rFonts w:cs="Times New Roman"/>
                <w:sz w:val="20"/>
                <w:lang w:val="en-US"/>
                <w:rPrChange w:id="7595" w:author="Jan Kelemen" w:date="2016-01-20T17:07:00Z">
                  <w:rPr>
                    <w:rFonts w:cs="Times New Roman"/>
                    <w:sz w:val="20"/>
                    <w:lang w:val="en-US"/>
                  </w:rPr>
                </w:rPrChange>
              </w:rPr>
            </w:pPr>
            <w:r w:rsidRPr="0020295F">
              <w:rPr>
                <w:rFonts w:cs="Times New Roman"/>
                <w:sz w:val="20"/>
                <w:lang w:val="en-US"/>
                <w:rPrChange w:id="7596" w:author="Jan Kelemen" w:date="2016-01-20T17:07:00Z">
                  <w:rPr>
                    <w:rFonts w:cs="Times New Roman"/>
                    <w:sz w:val="20"/>
                    <w:lang w:val="en-US"/>
                  </w:rPr>
                </w:rPrChange>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20295F" w:rsidRDefault="00530DDF" w:rsidP="003771F5">
            <w:pPr>
              <w:spacing w:before="60" w:after="60"/>
              <w:jc w:val="center"/>
              <w:rPr>
                <w:rFonts w:cs="Times New Roman"/>
                <w:sz w:val="20"/>
                <w:lang w:val="en-US"/>
                <w:rPrChange w:id="7597" w:author="Jan Kelemen" w:date="2016-01-20T17:07:00Z">
                  <w:rPr>
                    <w:rFonts w:cs="Times New Roman"/>
                    <w:sz w:val="20"/>
                    <w:lang w:val="en-US"/>
                  </w:rPr>
                </w:rPrChange>
              </w:rPr>
            </w:pPr>
            <w:r w:rsidRPr="0020295F">
              <w:rPr>
                <w:rFonts w:cs="Times New Roman"/>
                <w:sz w:val="20"/>
                <w:lang w:val="en-US"/>
                <w:rPrChange w:id="7598" w:author="Jan Kelemen" w:date="2016-01-20T17:07:00Z">
                  <w:rPr>
                    <w:rFonts w:cs="Times New Roman"/>
                    <w:sz w:val="20"/>
                    <w:lang w:val="en-US"/>
                  </w:rPr>
                </w:rPrChange>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20295F" w:rsidRDefault="00530DDF" w:rsidP="003771F5">
            <w:pPr>
              <w:spacing w:before="60" w:after="60"/>
              <w:jc w:val="center"/>
              <w:rPr>
                <w:rFonts w:cs="Times New Roman"/>
                <w:sz w:val="20"/>
                <w:lang w:val="en-US"/>
                <w:rPrChange w:id="7599" w:author="Jan Kelemen" w:date="2016-01-20T17:07:00Z">
                  <w:rPr>
                    <w:rFonts w:cs="Times New Roman"/>
                    <w:sz w:val="20"/>
                    <w:lang w:val="en-US"/>
                  </w:rPr>
                </w:rPrChange>
              </w:rPr>
            </w:pPr>
            <w:r w:rsidRPr="0020295F">
              <w:rPr>
                <w:rFonts w:cs="Times New Roman"/>
                <w:sz w:val="20"/>
                <w:lang w:val="en-US"/>
                <w:rPrChange w:id="7600" w:author="Jan Kelemen" w:date="2016-01-20T17:07:00Z">
                  <w:rPr>
                    <w:rFonts w:cs="Times New Roman"/>
                    <w:sz w:val="20"/>
                    <w:lang w:val="en-US"/>
                  </w:rPr>
                </w:rPrChange>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20295F" w:rsidRDefault="00530DDF" w:rsidP="003771F5">
            <w:pPr>
              <w:spacing w:before="60" w:after="60"/>
              <w:jc w:val="center"/>
              <w:rPr>
                <w:rFonts w:cs="Times New Roman"/>
                <w:sz w:val="20"/>
                <w:lang w:val="en-US"/>
                <w:rPrChange w:id="7601" w:author="Jan Kelemen" w:date="2016-01-20T17:07:00Z">
                  <w:rPr>
                    <w:rFonts w:cs="Times New Roman"/>
                    <w:sz w:val="20"/>
                    <w:lang w:val="en-US"/>
                  </w:rPr>
                </w:rPrChange>
              </w:rPr>
            </w:pPr>
            <w:r w:rsidRPr="0020295F">
              <w:rPr>
                <w:rFonts w:cs="Times New Roman"/>
                <w:sz w:val="20"/>
                <w:lang w:val="en-US"/>
                <w:rPrChange w:id="7602" w:author="Jan Kelemen" w:date="2016-01-20T17:07:00Z">
                  <w:rPr>
                    <w:rFonts w:cs="Times New Roman"/>
                    <w:sz w:val="20"/>
                    <w:lang w:val="en-US"/>
                  </w:rPr>
                </w:rPrChange>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20295F" w:rsidRDefault="00530DDF" w:rsidP="003771F5">
            <w:pPr>
              <w:spacing w:before="60" w:after="60"/>
              <w:jc w:val="center"/>
              <w:rPr>
                <w:rFonts w:cs="Times New Roman"/>
                <w:sz w:val="20"/>
                <w:lang w:val="en-US"/>
                <w:rPrChange w:id="7603" w:author="Jan Kelemen" w:date="2016-01-20T17:07:00Z">
                  <w:rPr>
                    <w:rFonts w:cs="Times New Roman"/>
                    <w:sz w:val="20"/>
                    <w:lang w:val="en-US"/>
                  </w:rPr>
                </w:rPrChange>
              </w:rPr>
            </w:pPr>
            <w:r w:rsidRPr="0020295F">
              <w:rPr>
                <w:rFonts w:cs="Times New Roman"/>
                <w:sz w:val="20"/>
                <w:lang w:val="en-US"/>
                <w:rPrChange w:id="7604" w:author="Jan Kelemen" w:date="2016-01-20T17:07:00Z">
                  <w:rPr>
                    <w:rFonts w:cs="Times New Roman"/>
                    <w:sz w:val="20"/>
                    <w:lang w:val="en-US"/>
                  </w:rPr>
                </w:rPrChange>
              </w:rPr>
              <w:t>100%</w:t>
            </w:r>
          </w:p>
        </w:tc>
      </w:tr>
      <w:tr w:rsidR="00530DDF" w:rsidRPr="0020295F"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20295F" w:rsidRDefault="00530DDF" w:rsidP="003771F5">
            <w:pPr>
              <w:spacing w:before="60" w:after="60"/>
              <w:jc w:val="center"/>
              <w:rPr>
                <w:rFonts w:cs="Times New Roman"/>
                <w:bCs/>
                <w:sz w:val="20"/>
                <w:lang w:val="en-US"/>
                <w:rPrChange w:id="7605" w:author="Jan Kelemen" w:date="2016-01-20T17:07:00Z">
                  <w:rPr>
                    <w:rFonts w:cs="Times New Roman"/>
                    <w:b/>
                    <w:bCs/>
                    <w:sz w:val="20"/>
                    <w:lang w:val="en-US"/>
                  </w:rPr>
                </w:rPrChange>
              </w:rPr>
            </w:pPr>
            <w:r w:rsidRPr="0020295F">
              <w:rPr>
                <w:rFonts w:cs="Times New Roman"/>
                <w:bCs/>
                <w:sz w:val="20"/>
                <w:lang w:val="en-US"/>
                <w:rPrChange w:id="7606" w:author="Jan Kelemen" w:date="2016-01-20T17:07:00Z">
                  <w:rPr>
                    <w:rFonts w:cs="Times New Roman"/>
                    <w:b/>
                    <w:bCs/>
                    <w:sz w:val="20"/>
                    <w:lang w:val="en-US"/>
                  </w:rPr>
                </w:rPrChange>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20295F" w:rsidRDefault="00530DDF" w:rsidP="003771F5">
            <w:pPr>
              <w:spacing w:before="60" w:after="60"/>
              <w:jc w:val="center"/>
              <w:rPr>
                <w:rFonts w:cs="Times New Roman"/>
                <w:sz w:val="20"/>
                <w:lang w:val="en-US"/>
                <w:rPrChange w:id="7607" w:author="Jan Kelemen" w:date="2016-01-20T17:07:00Z">
                  <w:rPr>
                    <w:rFonts w:cs="Times New Roman"/>
                    <w:sz w:val="20"/>
                    <w:lang w:val="en-US"/>
                  </w:rPr>
                </w:rPrChange>
              </w:rPr>
            </w:pPr>
            <w:r w:rsidRPr="0020295F">
              <w:rPr>
                <w:rFonts w:cs="Times New Roman"/>
                <w:sz w:val="20"/>
                <w:lang w:val="en-US"/>
                <w:rPrChange w:id="7608" w:author="Jan Kelemen" w:date="2016-01-20T17:07:00Z">
                  <w:rPr>
                    <w:rFonts w:cs="Times New Roman"/>
                    <w:sz w:val="20"/>
                    <w:lang w:val="en-US"/>
                  </w:rPr>
                </w:rPrChange>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20295F" w:rsidRDefault="00530DDF" w:rsidP="003771F5">
            <w:pPr>
              <w:spacing w:before="60" w:after="60"/>
              <w:jc w:val="center"/>
              <w:rPr>
                <w:rFonts w:cs="Times New Roman"/>
                <w:sz w:val="20"/>
                <w:lang w:val="en-US"/>
                <w:rPrChange w:id="7609" w:author="Jan Kelemen" w:date="2016-01-20T17:07:00Z">
                  <w:rPr>
                    <w:rFonts w:cs="Times New Roman"/>
                    <w:sz w:val="20"/>
                    <w:lang w:val="en-US"/>
                  </w:rPr>
                </w:rPrChange>
              </w:rPr>
            </w:pPr>
            <w:r w:rsidRPr="0020295F">
              <w:rPr>
                <w:rFonts w:cs="Times New Roman"/>
                <w:sz w:val="20"/>
                <w:lang w:val="en-US"/>
                <w:rPrChange w:id="7610" w:author="Jan Kelemen" w:date="2016-01-20T17:07:00Z">
                  <w:rPr>
                    <w:rFonts w:cs="Times New Roman"/>
                    <w:sz w:val="20"/>
                    <w:lang w:val="en-US"/>
                  </w:rPr>
                </w:rPrChange>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20295F" w:rsidRDefault="00530DDF" w:rsidP="003771F5">
            <w:pPr>
              <w:spacing w:before="60" w:after="60"/>
              <w:jc w:val="center"/>
              <w:rPr>
                <w:rFonts w:cs="Times New Roman"/>
                <w:sz w:val="20"/>
                <w:lang w:val="en-US"/>
                <w:rPrChange w:id="7611" w:author="Jan Kelemen" w:date="2016-01-20T17:07:00Z">
                  <w:rPr>
                    <w:rFonts w:cs="Times New Roman"/>
                    <w:sz w:val="20"/>
                    <w:lang w:val="en-US"/>
                  </w:rPr>
                </w:rPrChange>
              </w:rPr>
            </w:pPr>
            <w:r w:rsidRPr="0020295F">
              <w:rPr>
                <w:rFonts w:cs="Times New Roman"/>
                <w:sz w:val="20"/>
                <w:lang w:val="en-US"/>
                <w:rPrChange w:id="7612" w:author="Jan Kelemen" w:date="2016-01-20T17:07:00Z">
                  <w:rPr>
                    <w:rFonts w:cs="Times New Roman"/>
                    <w:sz w:val="20"/>
                    <w:lang w:val="en-US"/>
                  </w:rPr>
                </w:rPrChange>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20295F" w:rsidRDefault="00530DDF" w:rsidP="003771F5">
            <w:pPr>
              <w:spacing w:before="60" w:after="60"/>
              <w:jc w:val="center"/>
              <w:rPr>
                <w:rFonts w:cs="Times New Roman"/>
                <w:sz w:val="20"/>
                <w:lang w:val="en-US"/>
                <w:rPrChange w:id="7613" w:author="Jan Kelemen" w:date="2016-01-20T17:07:00Z">
                  <w:rPr>
                    <w:rFonts w:cs="Times New Roman"/>
                    <w:sz w:val="20"/>
                    <w:lang w:val="en-US"/>
                  </w:rPr>
                </w:rPrChange>
              </w:rPr>
            </w:pPr>
            <w:r w:rsidRPr="0020295F">
              <w:rPr>
                <w:rFonts w:cs="Times New Roman"/>
                <w:sz w:val="20"/>
                <w:lang w:val="en-US"/>
                <w:rPrChange w:id="7614" w:author="Jan Kelemen" w:date="2016-01-20T17:07:00Z">
                  <w:rPr>
                    <w:rFonts w:cs="Times New Roman"/>
                    <w:sz w:val="20"/>
                    <w:lang w:val="en-US"/>
                  </w:rPr>
                </w:rPrChange>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20295F" w:rsidRDefault="00530DDF" w:rsidP="003771F5">
            <w:pPr>
              <w:spacing w:before="60" w:after="60"/>
              <w:jc w:val="center"/>
              <w:rPr>
                <w:rFonts w:cs="Times New Roman"/>
                <w:sz w:val="20"/>
                <w:lang w:val="en-US"/>
                <w:rPrChange w:id="7615" w:author="Jan Kelemen" w:date="2016-01-20T17:07:00Z">
                  <w:rPr>
                    <w:rFonts w:cs="Times New Roman"/>
                    <w:sz w:val="20"/>
                    <w:lang w:val="en-US"/>
                  </w:rPr>
                </w:rPrChange>
              </w:rPr>
            </w:pPr>
            <w:r w:rsidRPr="0020295F">
              <w:rPr>
                <w:rFonts w:cs="Times New Roman"/>
                <w:sz w:val="20"/>
                <w:lang w:val="en-US"/>
                <w:rPrChange w:id="7616" w:author="Jan Kelemen" w:date="2016-01-20T17:07:00Z">
                  <w:rPr>
                    <w:rFonts w:cs="Times New Roman"/>
                    <w:sz w:val="20"/>
                    <w:lang w:val="en-US"/>
                  </w:rPr>
                </w:rPrChange>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20295F" w:rsidRDefault="00530DDF" w:rsidP="003771F5">
            <w:pPr>
              <w:spacing w:before="60" w:after="60"/>
              <w:jc w:val="center"/>
              <w:rPr>
                <w:rFonts w:cs="Times New Roman"/>
                <w:sz w:val="20"/>
                <w:lang w:val="en-US"/>
                <w:rPrChange w:id="7617" w:author="Jan Kelemen" w:date="2016-01-20T17:07:00Z">
                  <w:rPr>
                    <w:rFonts w:cs="Times New Roman"/>
                    <w:sz w:val="20"/>
                    <w:lang w:val="en-US"/>
                  </w:rPr>
                </w:rPrChange>
              </w:rPr>
            </w:pPr>
            <w:r w:rsidRPr="0020295F">
              <w:rPr>
                <w:rFonts w:cs="Times New Roman"/>
                <w:sz w:val="20"/>
                <w:lang w:val="en-US"/>
                <w:rPrChange w:id="7618" w:author="Jan Kelemen" w:date="2016-01-20T17:07:00Z">
                  <w:rPr>
                    <w:rFonts w:cs="Times New Roman"/>
                    <w:sz w:val="20"/>
                    <w:lang w:val="en-US"/>
                  </w:rPr>
                </w:rPrChange>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20295F" w:rsidRDefault="00530DDF" w:rsidP="003771F5">
            <w:pPr>
              <w:spacing w:before="60" w:after="60"/>
              <w:jc w:val="center"/>
              <w:rPr>
                <w:rFonts w:cs="Times New Roman"/>
                <w:sz w:val="20"/>
                <w:lang w:val="en-US"/>
                <w:rPrChange w:id="7619" w:author="Jan Kelemen" w:date="2016-01-20T17:07:00Z">
                  <w:rPr>
                    <w:rFonts w:cs="Times New Roman"/>
                    <w:sz w:val="20"/>
                    <w:lang w:val="en-US"/>
                  </w:rPr>
                </w:rPrChange>
              </w:rPr>
            </w:pPr>
            <w:r w:rsidRPr="0020295F">
              <w:rPr>
                <w:rFonts w:cs="Times New Roman"/>
                <w:sz w:val="20"/>
                <w:lang w:val="en-US"/>
                <w:rPrChange w:id="7620" w:author="Jan Kelemen" w:date="2016-01-20T17:07:00Z">
                  <w:rPr>
                    <w:rFonts w:cs="Times New Roman"/>
                    <w:sz w:val="20"/>
                    <w:lang w:val="en-US"/>
                  </w:rPr>
                </w:rPrChange>
              </w:rPr>
              <w:t>100%</w:t>
            </w:r>
          </w:p>
        </w:tc>
      </w:tr>
      <w:tr w:rsidR="00937DF5" w:rsidRPr="0020295F"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20295F" w:rsidRDefault="00937DF5" w:rsidP="003771F5">
            <w:pPr>
              <w:spacing w:before="60" w:after="60"/>
              <w:jc w:val="center"/>
              <w:rPr>
                <w:rFonts w:cs="Times New Roman"/>
                <w:bCs/>
                <w:sz w:val="20"/>
                <w:lang w:val="en-US"/>
                <w:rPrChange w:id="7621" w:author="Jan Kelemen" w:date="2016-01-20T17:07:00Z">
                  <w:rPr>
                    <w:rFonts w:cs="Times New Roman"/>
                    <w:b/>
                    <w:bCs/>
                    <w:sz w:val="20"/>
                    <w:lang w:val="en-US"/>
                  </w:rPr>
                </w:rPrChange>
              </w:rPr>
            </w:pPr>
            <w:r w:rsidRPr="0020295F">
              <w:rPr>
                <w:rFonts w:cs="Times New Roman"/>
                <w:bCs/>
                <w:sz w:val="20"/>
                <w:lang w:val="en-US"/>
                <w:rPrChange w:id="7622" w:author="Jan Kelemen" w:date="2016-01-20T17:07:00Z">
                  <w:rPr>
                    <w:rFonts w:cs="Times New Roman"/>
                    <w:b/>
                    <w:bCs/>
                    <w:sz w:val="20"/>
                    <w:lang w:val="en-US"/>
                  </w:rPr>
                </w:rPrChange>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20295F" w:rsidRDefault="00937DF5" w:rsidP="003771F5">
            <w:pPr>
              <w:spacing w:before="60" w:after="60"/>
              <w:jc w:val="center"/>
              <w:rPr>
                <w:rFonts w:cs="Times New Roman"/>
                <w:sz w:val="20"/>
                <w:lang w:val="en-US"/>
                <w:rPrChange w:id="7623" w:author="Jan Kelemen" w:date="2016-01-20T17:07:00Z">
                  <w:rPr>
                    <w:rFonts w:cs="Times New Roman"/>
                    <w:sz w:val="20"/>
                    <w:lang w:val="en-US"/>
                  </w:rPr>
                </w:rPrChange>
              </w:rPr>
            </w:pPr>
          </w:p>
        </w:tc>
      </w:tr>
      <w:tr w:rsidR="00530DDF" w:rsidRPr="0020295F"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20295F" w:rsidRDefault="00530DDF" w:rsidP="003771F5">
            <w:pPr>
              <w:spacing w:before="60" w:after="60"/>
              <w:jc w:val="center"/>
              <w:rPr>
                <w:rFonts w:cs="Times New Roman"/>
                <w:bCs/>
                <w:sz w:val="20"/>
                <w:lang w:val="en-US"/>
                <w:rPrChange w:id="7624" w:author="Jan Kelemen" w:date="2016-01-20T17:07:00Z">
                  <w:rPr>
                    <w:rFonts w:cs="Times New Roman"/>
                    <w:b/>
                    <w:bCs/>
                    <w:sz w:val="20"/>
                    <w:lang w:val="en-US"/>
                  </w:rPr>
                </w:rPrChange>
              </w:rPr>
            </w:pPr>
            <w:r w:rsidRPr="0020295F">
              <w:rPr>
                <w:rFonts w:cs="Times New Roman"/>
                <w:bCs/>
                <w:sz w:val="20"/>
                <w:lang w:val="en-US"/>
                <w:rPrChange w:id="7625" w:author="Jan Kelemen" w:date="2016-01-20T17:07:00Z">
                  <w:rPr>
                    <w:rFonts w:cs="Times New Roman"/>
                    <w:b/>
                    <w:bCs/>
                    <w:sz w:val="20"/>
                    <w:lang w:val="en-US"/>
                  </w:rPr>
                </w:rPrChange>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20295F" w:rsidRDefault="00B57B00" w:rsidP="003771F5">
            <w:pPr>
              <w:spacing w:before="60" w:after="60"/>
              <w:jc w:val="center"/>
              <w:rPr>
                <w:rFonts w:cs="Times New Roman"/>
                <w:sz w:val="20"/>
                <w:lang w:val="en-US"/>
                <w:rPrChange w:id="7626" w:author="Jan Kelemen" w:date="2016-01-20T17:07:00Z">
                  <w:rPr>
                    <w:rFonts w:cs="Times New Roman"/>
                    <w:sz w:val="20"/>
                    <w:lang w:val="en-US"/>
                  </w:rPr>
                </w:rPrChange>
              </w:rPr>
            </w:pPr>
            <w:r w:rsidRPr="0020295F">
              <w:rPr>
                <w:rFonts w:cs="Times New Roman"/>
                <w:sz w:val="20"/>
                <w:lang w:val="en-US"/>
                <w:rPrChange w:id="7627" w:author="Jan Kelemen" w:date="2016-01-20T17:07:00Z">
                  <w:rPr>
                    <w:rFonts w:cs="Times New Roman"/>
                    <w:sz w:val="20"/>
                    <w:lang w:val="en-US"/>
                  </w:rPr>
                </w:rPrChange>
              </w:rPr>
              <w:t>2</w:t>
            </w:r>
            <w:r w:rsidR="00530DDF" w:rsidRPr="0020295F">
              <w:rPr>
                <w:rFonts w:cs="Times New Roman"/>
                <w:sz w:val="20"/>
                <w:lang w:val="en-US"/>
                <w:rPrChange w:id="7628" w:author="Jan Kelemen" w:date="2016-01-20T17:07:00Z">
                  <w:rPr>
                    <w:rFonts w:cs="Times New Roman"/>
                    <w:sz w:val="20"/>
                    <w:lang w:val="en-US"/>
                  </w:rPr>
                </w:rPrChange>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20295F" w:rsidRDefault="00530DDF" w:rsidP="003771F5">
            <w:pPr>
              <w:spacing w:before="60" w:after="60"/>
              <w:jc w:val="center"/>
              <w:rPr>
                <w:rFonts w:cs="Times New Roman"/>
                <w:sz w:val="20"/>
                <w:lang w:val="en-US"/>
                <w:rPrChange w:id="7629" w:author="Jan Kelemen" w:date="2016-01-20T17:07:00Z">
                  <w:rPr>
                    <w:rFonts w:cs="Times New Roman"/>
                    <w:sz w:val="20"/>
                    <w:lang w:val="en-US"/>
                  </w:rPr>
                </w:rPrChange>
              </w:rPr>
            </w:pPr>
            <w:r w:rsidRPr="0020295F">
              <w:rPr>
                <w:rFonts w:cs="Times New Roman"/>
                <w:sz w:val="20"/>
                <w:lang w:val="en-US"/>
                <w:rPrChange w:id="7630" w:author="Jan Kelemen" w:date="2016-01-20T17:07:00Z">
                  <w:rPr>
                    <w:rFonts w:cs="Times New Roman"/>
                    <w:sz w:val="20"/>
                    <w:lang w:val="en-US"/>
                  </w:rPr>
                </w:rPrChange>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20295F" w:rsidRDefault="00530DDF" w:rsidP="003771F5">
            <w:pPr>
              <w:spacing w:before="60" w:after="60"/>
              <w:jc w:val="center"/>
              <w:rPr>
                <w:rFonts w:cs="Times New Roman"/>
                <w:sz w:val="20"/>
                <w:lang w:val="en-US"/>
                <w:rPrChange w:id="7631" w:author="Jan Kelemen" w:date="2016-01-20T17:07:00Z">
                  <w:rPr>
                    <w:rFonts w:cs="Times New Roman"/>
                    <w:sz w:val="20"/>
                    <w:lang w:val="en-US"/>
                  </w:rPr>
                </w:rPrChange>
              </w:rPr>
            </w:pPr>
            <w:r w:rsidRPr="0020295F">
              <w:rPr>
                <w:rFonts w:cs="Times New Roman"/>
                <w:sz w:val="20"/>
                <w:lang w:val="en-US"/>
                <w:rPrChange w:id="7632" w:author="Jan Kelemen" w:date="2016-01-20T17:07:00Z">
                  <w:rPr>
                    <w:rFonts w:cs="Times New Roman"/>
                    <w:sz w:val="20"/>
                    <w:lang w:val="en-US"/>
                  </w:rPr>
                </w:rPrChange>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20295F" w:rsidRDefault="00530DDF" w:rsidP="003771F5">
            <w:pPr>
              <w:spacing w:before="60" w:after="60"/>
              <w:jc w:val="center"/>
              <w:rPr>
                <w:rFonts w:cs="Times New Roman"/>
                <w:sz w:val="20"/>
                <w:lang w:val="en-US"/>
                <w:rPrChange w:id="7633" w:author="Jan Kelemen" w:date="2016-01-20T17:07:00Z">
                  <w:rPr>
                    <w:rFonts w:cs="Times New Roman"/>
                    <w:sz w:val="20"/>
                    <w:lang w:val="en-US"/>
                  </w:rPr>
                </w:rPrChange>
              </w:rPr>
            </w:pPr>
            <w:r w:rsidRPr="0020295F">
              <w:rPr>
                <w:rFonts w:cs="Times New Roman"/>
                <w:sz w:val="20"/>
                <w:lang w:val="en-US"/>
                <w:rPrChange w:id="7634" w:author="Jan Kelemen" w:date="2016-01-20T17:07:00Z">
                  <w:rPr>
                    <w:rFonts w:cs="Times New Roman"/>
                    <w:sz w:val="20"/>
                    <w:lang w:val="en-US"/>
                  </w:rPr>
                </w:rPrChange>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20295F" w:rsidRDefault="00530DDF" w:rsidP="003771F5">
            <w:pPr>
              <w:spacing w:before="60" w:after="60"/>
              <w:jc w:val="center"/>
              <w:rPr>
                <w:rFonts w:cs="Times New Roman"/>
                <w:sz w:val="20"/>
                <w:lang w:val="en-US"/>
                <w:rPrChange w:id="7635" w:author="Jan Kelemen" w:date="2016-01-20T17:07:00Z">
                  <w:rPr>
                    <w:rFonts w:cs="Times New Roman"/>
                    <w:sz w:val="20"/>
                    <w:lang w:val="en-US"/>
                  </w:rPr>
                </w:rPrChange>
              </w:rPr>
            </w:pPr>
            <w:r w:rsidRPr="0020295F">
              <w:rPr>
                <w:rFonts w:cs="Times New Roman"/>
                <w:sz w:val="20"/>
                <w:lang w:val="en-US"/>
                <w:rPrChange w:id="7636" w:author="Jan Kelemen" w:date="2016-01-20T17:07:00Z">
                  <w:rPr>
                    <w:rFonts w:cs="Times New Roman"/>
                    <w:sz w:val="20"/>
                    <w:lang w:val="en-US"/>
                  </w:rPr>
                </w:rPrChange>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20295F" w:rsidRDefault="00530DDF" w:rsidP="003771F5">
            <w:pPr>
              <w:spacing w:before="60" w:after="60"/>
              <w:jc w:val="center"/>
              <w:rPr>
                <w:rFonts w:cs="Times New Roman"/>
                <w:sz w:val="20"/>
                <w:lang w:val="en-US"/>
                <w:rPrChange w:id="7637" w:author="Jan Kelemen" w:date="2016-01-20T17:07:00Z">
                  <w:rPr>
                    <w:rFonts w:cs="Times New Roman"/>
                    <w:sz w:val="20"/>
                    <w:lang w:val="en-US"/>
                  </w:rPr>
                </w:rPrChange>
              </w:rPr>
            </w:pPr>
            <w:r w:rsidRPr="0020295F">
              <w:rPr>
                <w:rFonts w:cs="Times New Roman"/>
                <w:sz w:val="20"/>
                <w:lang w:val="en-US"/>
                <w:rPrChange w:id="7638" w:author="Jan Kelemen" w:date="2016-01-20T17:07:00Z">
                  <w:rPr>
                    <w:rFonts w:cs="Times New Roman"/>
                    <w:sz w:val="20"/>
                    <w:lang w:val="en-US"/>
                  </w:rPr>
                </w:rPrChange>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20295F" w:rsidRDefault="00B57B00" w:rsidP="003771F5">
            <w:pPr>
              <w:spacing w:before="60" w:after="60"/>
              <w:jc w:val="center"/>
              <w:rPr>
                <w:rFonts w:cs="Times New Roman"/>
                <w:sz w:val="20"/>
                <w:lang w:val="en-US"/>
                <w:rPrChange w:id="7639" w:author="Jan Kelemen" w:date="2016-01-20T17:07:00Z">
                  <w:rPr>
                    <w:rFonts w:cs="Times New Roman"/>
                    <w:sz w:val="20"/>
                    <w:lang w:val="en-US"/>
                  </w:rPr>
                </w:rPrChange>
              </w:rPr>
            </w:pPr>
            <w:r w:rsidRPr="0020295F">
              <w:rPr>
                <w:rFonts w:cs="Times New Roman"/>
                <w:sz w:val="20"/>
                <w:lang w:val="en-US"/>
                <w:rPrChange w:id="7640" w:author="Jan Kelemen" w:date="2016-01-20T17:07:00Z">
                  <w:rPr>
                    <w:rFonts w:cs="Times New Roman"/>
                    <w:sz w:val="20"/>
                    <w:lang w:val="en-US"/>
                  </w:rPr>
                </w:rPrChange>
              </w:rPr>
              <w:t>8</w:t>
            </w:r>
            <w:r w:rsidR="00530DDF" w:rsidRPr="0020295F">
              <w:rPr>
                <w:rFonts w:cs="Times New Roman"/>
                <w:sz w:val="20"/>
                <w:lang w:val="en-US"/>
                <w:rPrChange w:id="7641" w:author="Jan Kelemen" w:date="2016-01-20T17:07:00Z">
                  <w:rPr>
                    <w:rFonts w:cs="Times New Roman"/>
                    <w:sz w:val="20"/>
                    <w:lang w:val="en-US"/>
                  </w:rPr>
                </w:rPrChange>
              </w:rPr>
              <w:t>0%</w:t>
            </w:r>
          </w:p>
        </w:tc>
      </w:tr>
      <w:tr w:rsidR="00530DDF" w:rsidRPr="0020295F"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20295F" w:rsidRDefault="00530DDF" w:rsidP="003771F5">
            <w:pPr>
              <w:spacing w:before="60" w:after="60"/>
              <w:jc w:val="center"/>
              <w:rPr>
                <w:rFonts w:cs="Times New Roman"/>
                <w:bCs/>
                <w:sz w:val="20"/>
                <w:lang w:val="en-US"/>
                <w:rPrChange w:id="7642" w:author="Jan Kelemen" w:date="2016-01-20T17:07:00Z">
                  <w:rPr>
                    <w:rFonts w:cs="Times New Roman"/>
                    <w:b/>
                    <w:bCs/>
                    <w:sz w:val="20"/>
                    <w:lang w:val="en-US"/>
                  </w:rPr>
                </w:rPrChange>
              </w:rPr>
            </w:pPr>
            <w:r w:rsidRPr="0020295F">
              <w:rPr>
                <w:rFonts w:cs="Times New Roman"/>
                <w:bCs/>
                <w:sz w:val="20"/>
                <w:lang w:val="en-US"/>
                <w:rPrChange w:id="7643" w:author="Jan Kelemen" w:date="2016-01-20T17:07:00Z">
                  <w:rPr>
                    <w:rFonts w:cs="Times New Roman"/>
                    <w:b/>
                    <w:bCs/>
                    <w:sz w:val="20"/>
                    <w:lang w:val="en-US"/>
                  </w:rPr>
                </w:rPrChange>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20295F" w:rsidRDefault="00530DDF" w:rsidP="003771F5">
            <w:pPr>
              <w:spacing w:before="60" w:after="60"/>
              <w:jc w:val="center"/>
              <w:rPr>
                <w:rFonts w:cs="Times New Roman"/>
                <w:sz w:val="20"/>
                <w:lang w:val="en-US"/>
                <w:rPrChange w:id="7644" w:author="Jan Kelemen" w:date="2016-01-20T17:07:00Z">
                  <w:rPr>
                    <w:rFonts w:cs="Times New Roman"/>
                    <w:sz w:val="20"/>
                    <w:lang w:val="en-US"/>
                  </w:rPr>
                </w:rPrChange>
              </w:rPr>
            </w:pPr>
            <w:r w:rsidRPr="0020295F">
              <w:rPr>
                <w:rFonts w:cs="Times New Roman"/>
                <w:sz w:val="20"/>
                <w:lang w:val="en-US"/>
                <w:rPrChange w:id="7645" w:author="Jan Kelemen" w:date="2016-01-20T17:07:00Z">
                  <w:rPr>
                    <w:rFonts w:cs="Times New Roman"/>
                    <w:sz w:val="20"/>
                    <w:lang w:val="en-US"/>
                  </w:rPr>
                </w:rPrChange>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20295F" w:rsidRDefault="00530DDF" w:rsidP="003771F5">
            <w:pPr>
              <w:spacing w:before="60" w:after="60"/>
              <w:jc w:val="center"/>
              <w:rPr>
                <w:rFonts w:cs="Times New Roman"/>
                <w:sz w:val="20"/>
                <w:lang w:val="en-US"/>
                <w:rPrChange w:id="7646" w:author="Jan Kelemen" w:date="2016-01-20T17:07:00Z">
                  <w:rPr>
                    <w:rFonts w:cs="Times New Roman"/>
                    <w:sz w:val="20"/>
                    <w:lang w:val="en-US"/>
                  </w:rPr>
                </w:rPrChange>
              </w:rPr>
            </w:pPr>
            <w:r w:rsidRPr="0020295F">
              <w:rPr>
                <w:rFonts w:cs="Times New Roman"/>
                <w:sz w:val="20"/>
                <w:lang w:val="en-US"/>
                <w:rPrChange w:id="7647" w:author="Jan Kelemen" w:date="2016-01-20T17:07:00Z">
                  <w:rPr>
                    <w:rFonts w:cs="Times New Roman"/>
                    <w:sz w:val="20"/>
                    <w:lang w:val="en-US"/>
                  </w:rPr>
                </w:rPrChange>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20295F" w:rsidRDefault="00530DDF" w:rsidP="003771F5">
            <w:pPr>
              <w:spacing w:before="60" w:after="60"/>
              <w:jc w:val="center"/>
              <w:rPr>
                <w:rFonts w:cs="Times New Roman"/>
                <w:sz w:val="20"/>
                <w:lang w:val="en-US"/>
                <w:rPrChange w:id="7648" w:author="Jan Kelemen" w:date="2016-01-20T17:07:00Z">
                  <w:rPr>
                    <w:rFonts w:cs="Times New Roman"/>
                    <w:sz w:val="20"/>
                    <w:lang w:val="en-US"/>
                  </w:rPr>
                </w:rPrChange>
              </w:rPr>
            </w:pPr>
            <w:r w:rsidRPr="0020295F">
              <w:rPr>
                <w:rFonts w:cs="Times New Roman"/>
                <w:sz w:val="20"/>
                <w:lang w:val="en-US"/>
                <w:rPrChange w:id="7649" w:author="Jan Kelemen" w:date="2016-01-20T17:07:00Z">
                  <w:rPr>
                    <w:rFonts w:cs="Times New Roman"/>
                    <w:sz w:val="20"/>
                    <w:lang w:val="en-US"/>
                  </w:rPr>
                </w:rPrChange>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20295F" w:rsidRDefault="00530DDF" w:rsidP="003771F5">
            <w:pPr>
              <w:spacing w:before="60" w:after="60"/>
              <w:jc w:val="center"/>
              <w:rPr>
                <w:rFonts w:cs="Times New Roman"/>
                <w:sz w:val="20"/>
                <w:lang w:val="en-US"/>
                <w:rPrChange w:id="7650" w:author="Jan Kelemen" w:date="2016-01-20T17:07:00Z">
                  <w:rPr>
                    <w:rFonts w:cs="Times New Roman"/>
                    <w:sz w:val="20"/>
                    <w:lang w:val="en-US"/>
                  </w:rPr>
                </w:rPrChange>
              </w:rPr>
            </w:pPr>
            <w:r w:rsidRPr="0020295F">
              <w:rPr>
                <w:rFonts w:cs="Times New Roman"/>
                <w:sz w:val="20"/>
                <w:lang w:val="en-US"/>
                <w:rPrChange w:id="7651" w:author="Jan Kelemen" w:date="2016-01-20T17:07:00Z">
                  <w:rPr>
                    <w:rFonts w:cs="Times New Roman"/>
                    <w:sz w:val="20"/>
                    <w:lang w:val="en-US"/>
                  </w:rPr>
                </w:rPrChange>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20295F" w:rsidRDefault="00530DDF" w:rsidP="003771F5">
            <w:pPr>
              <w:spacing w:before="60" w:after="60"/>
              <w:jc w:val="center"/>
              <w:rPr>
                <w:rFonts w:cs="Times New Roman"/>
                <w:sz w:val="20"/>
                <w:lang w:val="en-US"/>
                <w:rPrChange w:id="7652" w:author="Jan Kelemen" w:date="2016-01-20T17:07:00Z">
                  <w:rPr>
                    <w:rFonts w:cs="Times New Roman"/>
                    <w:sz w:val="20"/>
                    <w:lang w:val="en-US"/>
                  </w:rPr>
                </w:rPrChange>
              </w:rPr>
            </w:pPr>
            <w:r w:rsidRPr="0020295F">
              <w:rPr>
                <w:rFonts w:cs="Times New Roman"/>
                <w:sz w:val="20"/>
                <w:lang w:val="en-US"/>
                <w:rPrChange w:id="7653" w:author="Jan Kelemen" w:date="2016-01-20T17:07:00Z">
                  <w:rPr>
                    <w:rFonts w:cs="Times New Roman"/>
                    <w:sz w:val="20"/>
                    <w:lang w:val="en-US"/>
                  </w:rPr>
                </w:rPrChange>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D37B574" w:rsidR="00530DDF" w:rsidRPr="0020295F" w:rsidRDefault="00530DDF" w:rsidP="003771F5">
            <w:pPr>
              <w:spacing w:before="60" w:after="60"/>
              <w:jc w:val="center"/>
              <w:rPr>
                <w:rFonts w:cs="Times New Roman"/>
                <w:sz w:val="20"/>
                <w:lang w:val="en-US"/>
                <w:rPrChange w:id="7654" w:author="Jan Kelemen" w:date="2016-01-20T17:07:00Z">
                  <w:rPr>
                    <w:rFonts w:cs="Times New Roman"/>
                    <w:sz w:val="20"/>
                    <w:lang w:val="en-US"/>
                  </w:rPr>
                </w:rPrChange>
              </w:rPr>
            </w:pPr>
            <w:r w:rsidRPr="0020295F">
              <w:rPr>
                <w:rFonts w:cs="Times New Roman"/>
                <w:sz w:val="20"/>
                <w:lang w:val="en-US"/>
                <w:rPrChange w:id="7655" w:author="Jan Kelemen" w:date="2016-01-20T17:07:00Z">
                  <w:rPr>
                    <w:rFonts w:cs="Times New Roman"/>
                    <w:sz w:val="20"/>
                    <w:lang w:val="en-US"/>
                  </w:rPr>
                </w:rPrChange>
              </w:rPr>
              <w:t>0%</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7BC97510" w:rsidR="00530DDF" w:rsidRPr="0020295F" w:rsidRDefault="00530DDF" w:rsidP="003771F5">
            <w:pPr>
              <w:spacing w:before="60" w:after="60"/>
              <w:jc w:val="center"/>
              <w:rPr>
                <w:rFonts w:cs="Times New Roman"/>
                <w:sz w:val="20"/>
                <w:lang w:val="en-US"/>
                <w:rPrChange w:id="7656" w:author="Jan Kelemen" w:date="2016-01-20T17:07:00Z">
                  <w:rPr>
                    <w:rFonts w:cs="Times New Roman"/>
                    <w:sz w:val="20"/>
                    <w:lang w:val="en-US"/>
                  </w:rPr>
                </w:rPrChange>
              </w:rPr>
            </w:pPr>
            <w:r w:rsidRPr="0020295F">
              <w:rPr>
                <w:rFonts w:cs="Times New Roman"/>
                <w:sz w:val="20"/>
                <w:lang w:val="en-US"/>
                <w:rPrChange w:id="7657" w:author="Jan Kelemen" w:date="2016-01-20T17:07:00Z">
                  <w:rPr>
                    <w:rFonts w:cs="Times New Roman"/>
                    <w:sz w:val="20"/>
                    <w:lang w:val="en-US"/>
                  </w:rPr>
                </w:rPrChange>
              </w:rPr>
              <w:t>70%</w:t>
            </w:r>
          </w:p>
        </w:tc>
      </w:tr>
    </w:tbl>
    <w:p w14:paraId="0429BFA9" w14:textId="77777777" w:rsidR="00937DF5" w:rsidRPr="0020295F" w:rsidRDefault="00937DF5" w:rsidP="00937DF5">
      <w:pPr>
        <w:rPr>
          <w:rFonts w:cs="Times New Roman"/>
          <w:color w:val="000000"/>
          <w:szCs w:val="20"/>
          <w:lang w:eastAsia="hr-HR"/>
          <w:rPrChange w:id="7658" w:author="Jan Kelemen" w:date="2016-01-20T17:07:00Z">
            <w:rPr>
              <w:rFonts w:cs="Times New Roman"/>
              <w:color w:val="000000"/>
              <w:szCs w:val="20"/>
              <w:lang w:eastAsia="hr-HR"/>
            </w:rPr>
          </w:rPrChange>
        </w:rPr>
      </w:pPr>
    </w:p>
    <w:p w14:paraId="175901C0" w14:textId="5C11944B" w:rsidR="00530DDF" w:rsidRPr="0020295F" w:rsidRDefault="00530DDF">
      <w:pPr>
        <w:spacing w:after="160" w:line="259" w:lineRule="auto"/>
        <w:jc w:val="left"/>
        <w:rPr>
          <w:rFonts w:ascii="Arial" w:hAnsi="Arial" w:cs="Arial"/>
          <w:rPrChange w:id="7659" w:author="Jan Kelemen" w:date="2016-01-20T17:07:00Z">
            <w:rPr>
              <w:rFonts w:ascii="Arial" w:hAnsi="Arial" w:cs="Arial"/>
            </w:rPr>
          </w:rPrChange>
        </w:rPr>
      </w:pPr>
      <w:r w:rsidRPr="0020295F">
        <w:rPr>
          <w:rFonts w:ascii="Arial" w:hAnsi="Arial" w:cs="Arial"/>
          <w:rPrChange w:id="7660" w:author="Jan Kelemen" w:date="2016-01-20T17:07:00Z">
            <w:rPr>
              <w:rFonts w:ascii="Arial" w:hAnsi="Arial" w:cs="Arial"/>
            </w:rPr>
          </w:rPrChange>
        </w:rPr>
        <w:br w:type="page"/>
      </w:r>
    </w:p>
    <w:p w14:paraId="2972D910" w14:textId="5B9D0390" w:rsidR="00937DF5" w:rsidRPr="0020295F" w:rsidRDefault="00530DDF" w:rsidP="00530DDF">
      <w:pPr>
        <w:rPr>
          <w:rPrChange w:id="7661" w:author="Jan Kelemen" w:date="2016-01-20T17:07:00Z">
            <w:rPr/>
          </w:rPrChange>
        </w:rPr>
      </w:pPr>
      <w:r w:rsidRPr="0020295F">
        <w:rPr>
          <w:rPrChange w:id="7662" w:author="Jan Kelemen" w:date="2016-01-20T17:07:00Z">
            <w:rPr/>
          </w:rPrChange>
        </w:rPr>
        <w:lastRenderedPageBreak/>
        <w:t>Pregled pohrana kroz vrijeme trajanja projekta:</w:t>
      </w:r>
    </w:p>
    <w:p w14:paraId="319E97F6" w14:textId="77777777" w:rsidR="00530DDF" w:rsidRPr="0020295F" w:rsidRDefault="00530DDF" w:rsidP="00530DDF">
      <w:pPr>
        <w:ind w:hanging="851"/>
        <w:rPr>
          <w:rPrChange w:id="7663" w:author="Jan Kelemen" w:date="2016-01-20T17:07:00Z">
            <w:rPr/>
          </w:rPrChange>
        </w:rPr>
      </w:pPr>
      <w:r w:rsidRPr="0020295F">
        <w:rPr>
          <w:noProof/>
          <w:lang w:eastAsia="hr-HR"/>
          <w:rPrChange w:id="7664" w:author="Jan Kelemen" w:date="2016-01-20T17:07:00Z">
            <w:rPr>
              <w:noProof/>
              <w:lang w:eastAsia="hr-HR"/>
            </w:rPr>
          </w:rPrChange>
        </w:rPr>
        <w:drawing>
          <wp:inline distT="0" distB="0" distL="0" distR="0" wp14:anchorId="4A64DE28" wp14:editId="048416ED">
            <wp:extent cx="6851650" cy="7139401"/>
            <wp:effectExtent l="0" t="0" r="635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87">
                      <a:extLst>
                        <a:ext uri="{28A0092B-C50C-407E-A947-70E740481C1C}">
                          <a14:useLocalDpi xmlns:a14="http://schemas.microsoft.com/office/drawing/2010/main" val="0"/>
                        </a:ext>
                      </a:extLst>
                    </a:blip>
                    <a:stretch>
                      <a:fillRect/>
                    </a:stretch>
                  </pic:blipFill>
                  <pic:spPr>
                    <a:xfrm>
                      <a:off x="0" y="0"/>
                      <a:ext cx="6864964" cy="7153274"/>
                    </a:xfrm>
                    <a:prstGeom prst="rect">
                      <a:avLst/>
                    </a:prstGeom>
                  </pic:spPr>
                </pic:pic>
              </a:graphicData>
            </a:graphic>
          </wp:inline>
        </w:drawing>
      </w:r>
    </w:p>
    <w:p w14:paraId="2C387A61" w14:textId="4C8AB538" w:rsidR="00530DDF" w:rsidRPr="0020295F" w:rsidRDefault="00530DDF" w:rsidP="00530DDF">
      <w:pPr>
        <w:jc w:val="center"/>
        <w:rPr>
          <w:sz w:val="20"/>
          <w:szCs w:val="20"/>
          <w:rPrChange w:id="7665" w:author="Jan Kelemen" w:date="2016-01-20T17:07:00Z">
            <w:rPr>
              <w:b/>
              <w:sz w:val="20"/>
              <w:szCs w:val="20"/>
            </w:rPr>
          </w:rPrChange>
        </w:rPr>
      </w:pPr>
      <w:r w:rsidRPr="0020295F">
        <w:rPr>
          <w:sz w:val="20"/>
          <w:szCs w:val="20"/>
          <w:rPrChange w:id="7666" w:author="Jan Kelemen" w:date="2016-01-20T17:07:00Z">
            <w:rPr>
              <w:b/>
              <w:sz w:val="20"/>
              <w:szCs w:val="20"/>
            </w:rPr>
          </w:rPrChange>
        </w:rPr>
        <w:t>Slika Dodatak C Graf aktivnosti</w:t>
      </w:r>
    </w:p>
    <w:p w14:paraId="4CA4ED4E" w14:textId="77777777" w:rsidR="00937DF5" w:rsidRPr="0020295F" w:rsidRDefault="00937DF5" w:rsidP="00937DF5">
      <w:pPr>
        <w:rPr>
          <w:rFonts w:cs="Times New Roman"/>
          <w:rPrChange w:id="7667" w:author="Jan Kelemen" w:date="2016-01-20T17:07:00Z">
            <w:rPr>
              <w:rFonts w:cs="Times New Roman"/>
            </w:rPr>
          </w:rPrChange>
        </w:rPr>
      </w:pPr>
      <w:r w:rsidRPr="0020295F">
        <w:rPr>
          <w:rPrChange w:id="7668" w:author="Jan Kelemen" w:date="2016-01-20T17:07:00Z">
            <w:rPr/>
          </w:rPrChange>
        </w:rPr>
        <w:br w:type="page"/>
      </w:r>
    </w:p>
    <w:p w14:paraId="6E3098E8" w14:textId="77777777" w:rsidR="00937DF5" w:rsidRPr="0020295F" w:rsidRDefault="00937DF5" w:rsidP="007B2935">
      <w:pPr>
        <w:pStyle w:val="Heading1"/>
        <w:numPr>
          <w:ilvl w:val="0"/>
          <w:numId w:val="0"/>
        </w:numPr>
        <w:ind w:left="432" w:hanging="432"/>
        <w:rPr>
          <w:b w:val="0"/>
          <w:rPrChange w:id="7669" w:author="Jan Kelemen" w:date="2016-01-20T17:07:00Z">
            <w:rPr/>
          </w:rPrChange>
        </w:rPr>
      </w:pPr>
      <w:bookmarkStart w:id="7670" w:name="_Toc431806067"/>
      <w:bookmarkStart w:id="7671" w:name="_Toc441072985"/>
      <w:r w:rsidRPr="0020295F">
        <w:rPr>
          <w:b w:val="0"/>
          <w:rPrChange w:id="7672" w:author="Jan Kelemen" w:date="2016-01-20T17:07:00Z">
            <w:rPr/>
          </w:rPrChange>
        </w:rPr>
        <w:lastRenderedPageBreak/>
        <w:t>Dodatak D: Plan rada / Pregled rada i stanje ostvarenja</w:t>
      </w:r>
      <w:bookmarkEnd w:id="7670"/>
      <w:bookmarkEnd w:id="7671"/>
    </w:p>
    <w:p w14:paraId="5966F8BC" w14:textId="39A7C53F" w:rsidR="00937DF5" w:rsidRPr="0020295F" w:rsidRDefault="0095002B" w:rsidP="00C97DB1">
      <w:pPr>
        <w:ind w:firstLine="432"/>
        <w:rPr>
          <w:rPrChange w:id="7673" w:author="Jan Kelemen" w:date="2016-01-20T17:07:00Z">
            <w:rPr/>
          </w:rPrChange>
        </w:rPr>
      </w:pPr>
      <w:r w:rsidRPr="0020295F">
        <w:rPr>
          <w:rPrChange w:id="7674" w:author="Jan Kelemen" w:date="2016-01-20T17:07:00Z">
            <w:rPr/>
          </w:rPrChange>
        </w:rPr>
        <w:t>U drugome djelu projekta</w:t>
      </w:r>
      <w:r w:rsidR="00FE3968" w:rsidRPr="0020295F">
        <w:rPr>
          <w:rPrChange w:id="7675" w:author="Jan Kelemen" w:date="2016-01-20T17:07:00Z">
            <w:rPr/>
          </w:rPrChange>
        </w:rPr>
        <w:t xml:space="preserve"> u</w:t>
      </w:r>
      <w:r w:rsidR="00A563F4" w:rsidRPr="0020295F">
        <w:rPr>
          <w:rPrChange w:id="7676" w:author="Jan Kelemen" w:date="2016-01-20T17:07:00Z">
            <w:rPr/>
          </w:rPrChange>
        </w:rPr>
        <w:t xml:space="preserve"> </w:t>
      </w:r>
      <w:r w:rsidR="00FE3968" w:rsidRPr="0020295F">
        <w:rPr>
          <w:rPrChange w:id="7677" w:author="Jan Kelemen" w:date="2016-01-20T17:07:00Z">
            <w:rPr/>
          </w:rPrChange>
        </w:rPr>
        <w:t>planu je izgraditi grafičko sučelje sustava, implementirati kontrolere, bazu podataka. Također, u planu je napraviti instalaciju sustava.</w:t>
      </w:r>
      <w:r w:rsidR="00A563F4" w:rsidRPr="0020295F">
        <w:rPr>
          <w:rPrChange w:id="7678" w:author="Jan Kelemen" w:date="2016-01-20T17:07:00Z">
            <w:rPr/>
          </w:rPrChange>
        </w:rPr>
        <w:t xml:space="preserve"> </w:t>
      </w:r>
      <w:r w:rsidR="00FE3968" w:rsidRPr="0020295F">
        <w:rPr>
          <w:rPrChange w:id="7679" w:author="Jan Kelemen" w:date="2016-01-20T17:07:00Z">
            <w:rPr/>
          </w:rPrChange>
        </w:rPr>
        <w:t>Na kraju ćemo testirati cijeli sustav.</w:t>
      </w:r>
    </w:p>
    <w:p w14:paraId="4419C026" w14:textId="2AED58AF" w:rsidR="0083115D" w:rsidRPr="0020295F" w:rsidRDefault="0083115D" w:rsidP="00C97DB1">
      <w:pPr>
        <w:ind w:firstLine="432"/>
        <w:rPr>
          <w:rPrChange w:id="7680" w:author="Jan Kelemen" w:date="2016-01-20T17:07:00Z">
            <w:rPr/>
          </w:rPrChange>
        </w:rPr>
      </w:pPr>
      <w:r w:rsidRPr="0020295F">
        <w:rPr>
          <w:rPrChange w:id="7681" w:author="Jan Kelemen" w:date="2016-01-20T17:07:00Z">
            <w:rPr/>
          </w:rPrChange>
        </w:rPr>
        <w:t>U odnosu na postavljene ciljeve, zadatak projekta je u potpunosti ispunjen, no poboljšanje je uvijek moguće. Za buduće nadogradnje sustava moguće je implementirati korisničke račune za klijente.</w:t>
      </w:r>
    </w:p>
    <w:p w14:paraId="644B46D1" w14:textId="77777777" w:rsidR="00A563F4" w:rsidRPr="0020295F" w:rsidRDefault="00A563F4" w:rsidP="00C97DB1">
      <w:pPr>
        <w:ind w:firstLine="432"/>
        <w:rPr>
          <w:rPrChange w:id="7682" w:author="Jan Kelemen" w:date="2016-01-20T17:07:00Z">
            <w:rPr/>
          </w:rPrChange>
        </w:rPr>
      </w:pPr>
    </w:p>
    <w:p w14:paraId="18173B12" w14:textId="77777777" w:rsidR="00A563F4" w:rsidRPr="0020295F" w:rsidRDefault="00A563F4" w:rsidP="00A563F4">
      <w:pPr>
        <w:pStyle w:val="Normal5"/>
        <w:spacing w:line="360" w:lineRule="auto"/>
        <w:jc w:val="both"/>
        <w:rPr>
          <w:rFonts w:ascii="Arial" w:eastAsia="Arial" w:hAnsi="Arial" w:cs="Arial"/>
          <w:i/>
          <w:sz w:val="20"/>
          <w:rPrChange w:id="7683" w:author="Jan Kelemen" w:date="2016-01-20T17:07:00Z">
            <w:rPr>
              <w:rFonts w:ascii="Arial" w:eastAsia="Arial" w:hAnsi="Arial" w:cs="Arial"/>
              <w:i/>
              <w:sz w:val="20"/>
            </w:rPr>
          </w:rPrChange>
        </w:rPr>
      </w:pPr>
      <w:r w:rsidRPr="0020295F">
        <w:rPr>
          <w:rFonts w:ascii="Arial" w:eastAsia="Arial" w:hAnsi="Arial" w:cs="Arial"/>
          <w:i/>
          <w:sz w:val="20"/>
          <w:rPrChange w:id="7684" w:author="Jan Kelemen" w:date="2016-01-20T17:07:00Z">
            <w:rPr>
              <w:rFonts w:ascii="Arial" w:eastAsia="Arial" w:hAnsi="Arial" w:cs="Arial"/>
              <w:i/>
              <w:sz w:val="20"/>
            </w:rPr>
          </w:rPrChange>
        </w:rPr>
        <w:t>U ovom poglavlju potrebno je navesti:</w:t>
      </w:r>
    </w:p>
    <w:p w14:paraId="4E41E593" w14:textId="77777777" w:rsidR="00A563F4" w:rsidRPr="0020295F" w:rsidRDefault="00A563F4" w:rsidP="00A563F4">
      <w:pPr>
        <w:pStyle w:val="Normal5"/>
        <w:numPr>
          <w:ilvl w:val="0"/>
          <w:numId w:val="63"/>
        </w:numPr>
        <w:spacing w:line="360" w:lineRule="auto"/>
        <w:jc w:val="both"/>
        <w:rPr>
          <w:rFonts w:ascii="Arial" w:hAnsi="Arial" w:cs="Arial"/>
          <w:i/>
          <w:sz w:val="20"/>
          <w:rPrChange w:id="7685" w:author="Jan Kelemen" w:date="2016-01-20T17:07:00Z">
            <w:rPr>
              <w:rFonts w:ascii="Arial" w:hAnsi="Arial" w:cs="Arial"/>
              <w:i/>
              <w:sz w:val="20"/>
            </w:rPr>
          </w:rPrChange>
        </w:rPr>
      </w:pPr>
      <w:r w:rsidRPr="0020295F">
        <w:rPr>
          <w:rFonts w:ascii="Arial" w:hAnsi="Arial" w:cs="Arial"/>
          <w:i/>
          <w:sz w:val="20"/>
          <w:rPrChange w:id="7686" w:author="Jan Kelemen" w:date="2016-01-20T17:07:00Z">
            <w:rPr>
              <w:rFonts w:ascii="Arial" w:hAnsi="Arial" w:cs="Arial"/>
              <w:i/>
              <w:sz w:val="20"/>
            </w:rPr>
          </w:rPrChange>
        </w:rPr>
        <w:t>(u rev. 1) koji je plan rada za rev. 2,</w:t>
      </w:r>
    </w:p>
    <w:p w14:paraId="51110F8B" w14:textId="77777777" w:rsidR="00A563F4" w:rsidRPr="0020295F" w:rsidRDefault="00A563F4" w:rsidP="00A563F4">
      <w:pPr>
        <w:pStyle w:val="Normal5"/>
        <w:numPr>
          <w:ilvl w:val="0"/>
          <w:numId w:val="63"/>
        </w:numPr>
        <w:spacing w:line="360" w:lineRule="auto"/>
        <w:jc w:val="both"/>
        <w:rPr>
          <w:rPrChange w:id="7687" w:author="Jan Kelemen" w:date="2016-01-20T17:07:00Z">
            <w:rPr/>
          </w:rPrChange>
        </w:rPr>
      </w:pPr>
      <w:r w:rsidRPr="0020295F">
        <w:rPr>
          <w:rFonts w:ascii="Arial" w:eastAsia="Arial" w:hAnsi="Arial" w:cs="Arial"/>
          <w:i/>
          <w:sz w:val="20"/>
          <w:rPrChange w:id="7688" w:author="Jan Kelemen" w:date="2016-01-20T17:07:00Z">
            <w:rPr>
              <w:rFonts w:ascii="Arial" w:eastAsia="Arial" w:hAnsi="Arial" w:cs="Arial"/>
              <w:i/>
              <w:sz w:val="20"/>
            </w:rPr>
          </w:rPrChange>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14:paraId="36E8B291" w14:textId="77777777" w:rsidR="00A563F4" w:rsidRPr="0020295F" w:rsidRDefault="00A563F4" w:rsidP="00C97DB1">
      <w:pPr>
        <w:ind w:firstLine="432"/>
        <w:rPr>
          <w:rPrChange w:id="7689" w:author="Jan Kelemen" w:date="2016-01-20T17:07:00Z">
            <w:rPr/>
          </w:rPrChange>
        </w:rPr>
      </w:pPr>
    </w:p>
    <w:sectPr w:rsidR="00A563F4" w:rsidRPr="0020295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12C0F4" w14:textId="77777777" w:rsidR="009E7F73" w:rsidRDefault="009E7F73" w:rsidP="00EF161A">
      <w:pPr>
        <w:spacing w:after="0" w:line="240" w:lineRule="auto"/>
      </w:pPr>
      <w:r>
        <w:separator/>
      </w:r>
    </w:p>
  </w:endnote>
  <w:endnote w:type="continuationSeparator" w:id="0">
    <w:p w14:paraId="25E674CB" w14:textId="77777777" w:rsidR="009E7F73" w:rsidRDefault="009E7F73"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5E4195A1" w:rsidR="008142BA" w:rsidRDefault="008142BA"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20295F">
      <w:rPr>
        <w:noProof/>
      </w:rPr>
      <w:t>3</w:t>
    </w:r>
    <w:r>
      <w:fldChar w:fldCharType="end"/>
    </w:r>
    <w:r>
      <w:rPr>
        <w:rFonts w:ascii="Arial" w:eastAsia="Arial" w:hAnsi="Arial" w:cs="Arial"/>
        <w:sz w:val="20"/>
      </w:rPr>
      <w:t xml:space="preserve"> od </w:t>
    </w:r>
    <w:r>
      <w:fldChar w:fldCharType="begin"/>
    </w:r>
    <w:r>
      <w:instrText>NUMPAGES</w:instrText>
    </w:r>
    <w:r>
      <w:fldChar w:fldCharType="separate"/>
    </w:r>
    <w:r w:rsidR="0020295F">
      <w:rPr>
        <w:noProof/>
      </w:rPr>
      <w:t>95</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 xml:space="preserve">20. </w:t>
    </w:r>
    <w:r>
      <w:rPr>
        <w:rFonts w:ascii="Arial" w:eastAsia="Arial" w:hAnsi="Arial" w:cs="Arial"/>
        <w:noProof/>
        <w:sz w:val="20"/>
      </w:rPr>
      <w:t>siječnja 2016.</w:t>
    </w:r>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60"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8142BA" w:rsidRDefault="008142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2A3A7A" w14:textId="77777777" w:rsidR="009E7F73" w:rsidRDefault="009E7F73" w:rsidP="00EF161A">
      <w:pPr>
        <w:spacing w:after="0" w:line="240" w:lineRule="auto"/>
      </w:pPr>
      <w:r>
        <w:separator/>
      </w:r>
    </w:p>
  </w:footnote>
  <w:footnote w:type="continuationSeparator" w:id="0">
    <w:p w14:paraId="543CE804" w14:textId="77777777" w:rsidR="009E7F73" w:rsidRDefault="009E7F73"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8142BA" w:rsidRDefault="008142BA"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59"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8142BA" w:rsidRDefault="008142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2"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4" w15:restartNumberingAfterBreak="0">
    <w:nsid w:val="1A3B091A"/>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5"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6" w15:restartNumberingAfterBreak="0">
    <w:nsid w:val="1D475F17"/>
    <w:multiLevelType w:val="hybridMultilevel"/>
    <w:tmpl w:val="626681D0"/>
    <w:lvl w:ilvl="0" w:tplc="041A0001">
      <w:start w:val="1"/>
      <w:numFmt w:val="bullet"/>
      <w:lvlText w:val=""/>
      <w:lvlJc w:val="left"/>
      <w:pPr>
        <w:ind w:left="1152" w:hanging="360"/>
      </w:pPr>
      <w:rPr>
        <w:rFonts w:ascii="Symbol" w:hAnsi="Symbol" w:hint="default"/>
      </w:rPr>
    </w:lvl>
    <w:lvl w:ilvl="1" w:tplc="041A0003" w:tentative="1">
      <w:start w:val="1"/>
      <w:numFmt w:val="bullet"/>
      <w:lvlText w:val="o"/>
      <w:lvlJc w:val="left"/>
      <w:pPr>
        <w:ind w:left="1872" w:hanging="360"/>
      </w:pPr>
      <w:rPr>
        <w:rFonts w:ascii="Courier New" w:hAnsi="Courier New" w:cs="Courier New" w:hint="default"/>
      </w:rPr>
    </w:lvl>
    <w:lvl w:ilvl="2" w:tplc="041A0005" w:tentative="1">
      <w:start w:val="1"/>
      <w:numFmt w:val="bullet"/>
      <w:lvlText w:val=""/>
      <w:lvlJc w:val="left"/>
      <w:pPr>
        <w:ind w:left="2592" w:hanging="360"/>
      </w:pPr>
      <w:rPr>
        <w:rFonts w:ascii="Wingdings" w:hAnsi="Wingdings" w:hint="default"/>
      </w:rPr>
    </w:lvl>
    <w:lvl w:ilvl="3" w:tplc="041A0001" w:tentative="1">
      <w:start w:val="1"/>
      <w:numFmt w:val="bullet"/>
      <w:lvlText w:val=""/>
      <w:lvlJc w:val="left"/>
      <w:pPr>
        <w:ind w:left="3312" w:hanging="360"/>
      </w:pPr>
      <w:rPr>
        <w:rFonts w:ascii="Symbol" w:hAnsi="Symbol" w:hint="default"/>
      </w:rPr>
    </w:lvl>
    <w:lvl w:ilvl="4" w:tplc="041A0003" w:tentative="1">
      <w:start w:val="1"/>
      <w:numFmt w:val="bullet"/>
      <w:lvlText w:val="o"/>
      <w:lvlJc w:val="left"/>
      <w:pPr>
        <w:ind w:left="4032" w:hanging="360"/>
      </w:pPr>
      <w:rPr>
        <w:rFonts w:ascii="Courier New" w:hAnsi="Courier New" w:cs="Courier New" w:hint="default"/>
      </w:rPr>
    </w:lvl>
    <w:lvl w:ilvl="5" w:tplc="041A0005" w:tentative="1">
      <w:start w:val="1"/>
      <w:numFmt w:val="bullet"/>
      <w:lvlText w:val=""/>
      <w:lvlJc w:val="left"/>
      <w:pPr>
        <w:ind w:left="4752" w:hanging="360"/>
      </w:pPr>
      <w:rPr>
        <w:rFonts w:ascii="Wingdings" w:hAnsi="Wingdings" w:hint="default"/>
      </w:rPr>
    </w:lvl>
    <w:lvl w:ilvl="6" w:tplc="041A0001" w:tentative="1">
      <w:start w:val="1"/>
      <w:numFmt w:val="bullet"/>
      <w:lvlText w:val=""/>
      <w:lvlJc w:val="left"/>
      <w:pPr>
        <w:ind w:left="5472" w:hanging="360"/>
      </w:pPr>
      <w:rPr>
        <w:rFonts w:ascii="Symbol" w:hAnsi="Symbol" w:hint="default"/>
      </w:rPr>
    </w:lvl>
    <w:lvl w:ilvl="7" w:tplc="041A0003" w:tentative="1">
      <w:start w:val="1"/>
      <w:numFmt w:val="bullet"/>
      <w:lvlText w:val="o"/>
      <w:lvlJc w:val="left"/>
      <w:pPr>
        <w:ind w:left="6192" w:hanging="360"/>
      </w:pPr>
      <w:rPr>
        <w:rFonts w:ascii="Courier New" w:hAnsi="Courier New" w:cs="Courier New" w:hint="default"/>
      </w:rPr>
    </w:lvl>
    <w:lvl w:ilvl="8" w:tplc="041A0005" w:tentative="1">
      <w:start w:val="1"/>
      <w:numFmt w:val="bullet"/>
      <w:lvlText w:val=""/>
      <w:lvlJc w:val="left"/>
      <w:pPr>
        <w:ind w:left="6912" w:hanging="360"/>
      </w:pPr>
      <w:rPr>
        <w:rFonts w:ascii="Wingdings" w:hAnsi="Wingdings" w:hint="default"/>
      </w:rPr>
    </w:lvl>
  </w:abstractNum>
  <w:abstractNum w:abstractNumId="17"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9"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1"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5"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6"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8"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0"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1"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4"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5"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6"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7"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8"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9"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40"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2"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3"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4"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6"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8"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9"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0"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1"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2"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3"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4"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5"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6"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7"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8"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9"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0"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61"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2"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4"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5"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6"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8"/>
  </w:num>
  <w:num w:numId="2">
    <w:abstractNumId w:val="3"/>
  </w:num>
  <w:num w:numId="3">
    <w:abstractNumId w:val="52"/>
  </w:num>
  <w:num w:numId="4">
    <w:abstractNumId w:val="66"/>
  </w:num>
  <w:num w:numId="5">
    <w:abstractNumId w:val="32"/>
  </w:num>
  <w:num w:numId="6">
    <w:abstractNumId w:val="57"/>
  </w:num>
  <w:num w:numId="7">
    <w:abstractNumId w:val="24"/>
  </w:num>
  <w:num w:numId="8">
    <w:abstractNumId w:val="29"/>
  </w:num>
  <w:num w:numId="9">
    <w:abstractNumId w:val="15"/>
  </w:num>
  <w:num w:numId="10">
    <w:abstractNumId w:val="39"/>
  </w:num>
  <w:num w:numId="11">
    <w:abstractNumId w:val="55"/>
  </w:num>
  <w:num w:numId="12">
    <w:abstractNumId w:val="50"/>
  </w:num>
  <w:num w:numId="13">
    <w:abstractNumId w:val="23"/>
  </w:num>
  <w:num w:numId="14">
    <w:abstractNumId w:val="60"/>
  </w:num>
  <w:num w:numId="15">
    <w:abstractNumId w:val="9"/>
  </w:num>
  <w:num w:numId="16">
    <w:abstractNumId w:val="64"/>
  </w:num>
  <w:num w:numId="17">
    <w:abstractNumId w:val="21"/>
  </w:num>
  <w:num w:numId="18">
    <w:abstractNumId w:val="5"/>
  </w:num>
  <w:num w:numId="19">
    <w:abstractNumId w:val="65"/>
  </w:num>
  <w:num w:numId="20">
    <w:abstractNumId w:val="27"/>
  </w:num>
  <w:num w:numId="21">
    <w:abstractNumId w:val="37"/>
  </w:num>
  <w:num w:numId="22">
    <w:abstractNumId w:val="7"/>
  </w:num>
  <w:num w:numId="23">
    <w:abstractNumId w:val="61"/>
  </w:num>
  <w:num w:numId="24">
    <w:abstractNumId w:val="44"/>
  </w:num>
  <w:num w:numId="25">
    <w:abstractNumId w:val="42"/>
  </w:num>
  <w:num w:numId="26">
    <w:abstractNumId w:val="26"/>
  </w:num>
  <w:num w:numId="27">
    <w:abstractNumId w:val="8"/>
  </w:num>
  <w:num w:numId="28">
    <w:abstractNumId w:val="51"/>
  </w:num>
  <w:num w:numId="29">
    <w:abstractNumId w:val="45"/>
  </w:num>
  <w:num w:numId="30">
    <w:abstractNumId w:val="13"/>
  </w:num>
  <w:num w:numId="31">
    <w:abstractNumId w:val="18"/>
  </w:num>
  <w:num w:numId="32">
    <w:abstractNumId w:val="62"/>
  </w:num>
  <w:num w:numId="33">
    <w:abstractNumId w:val="46"/>
  </w:num>
  <w:num w:numId="34">
    <w:abstractNumId w:val="63"/>
  </w:num>
  <w:num w:numId="35">
    <w:abstractNumId w:val="47"/>
  </w:num>
  <w:num w:numId="36">
    <w:abstractNumId w:val="49"/>
  </w:num>
  <w:num w:numId="37">
    <w:abstractNumId w:val="59"/>
  </w:num>
  <w:num w:numId="38">
    <w:abstractNumId w:val="30"/>
  </w:num>
  <w:num w:numId="39">
    <w:abstractNumId w:val="2"/>
  </w:num>
  <w:num w:numId="40">
    <w:abstractNumId w:val="25"/>
  </w:num>
  <w:num w:numId="41">
    <w:abstractNumId w:val="11"/>
  </w:num>
  <w:num w:numId="42">
    <w:abstractNumId w:val="0"/>
  </w:num>
  <w:num w:numId="43">
    <w:abstractNumId w:val="53"/>
  </w:num>
  <w:num w:numId="44">
    <w:abstractNumId w:val="20"/>
  </w:num>
  <w:num w:numId="45">
    <w:abstractNumId w:val="36"/>
  </w:num>
  <w:num w:numId="46">
    <w:abstractNumId w:val="38"/>
  </w:num>
  <w:num w:numId="47">
    <w:abstractNumId w:val="34"/>
  </w:num>
  <w:num w:numId="48">
    <w:abstractNumId w:val="54"/>
  </w:num>
  <w:num w:numId="49">
    <w:abstractNumId w:val="35"/>
  </w:num>
  <w:num w:numId="50">
    <w:abstractNumId w:val="12"/>
  </w:num>
  <w:num w:numId="51">
    <w:abstractNumId w:val="10"/>
  </w:num>
  <w:num w:numId="52">
    <w:abstractNumId w:val="56"/>
  </w:num>
  <w:num w:numId="53">
    <w:abstractNumId w:val="22"/>
  </w:num>
  <w:num w:numId="54">
    <w:abstractNumId w:val="28"/>
  </w:num>
  <w:num w:numId="55">
    <w:abstractNumId w:val="17"/>
  </w:num>
  <w:num w:numId="56">
    <w:abstractNumId w:val="31"/>
  </w:num>
  <w:num w:numId="57">
    <w:abstractNumId w:val="48"/>
  </w:num>
  <w:num w:numId="58">
    <w:abstractNumId w:val="40"/>
  </w:num>
  <w:num w:numId="59">
    <w:abstractNumId w:val="41"/>
  </w:num>
  <w:num w:numId="60">
    <w:abstractNumId w:val="6"/>
  </w:num>
  <w:num w:numId="61">
    <w:abstractNumId w:val="1"/>
  </w:num>
  <w:num w:numId="62">
    <w:abstractNumId w:val="33"/>
  </w:num>
  <w:num w:numId="63">
    <w:abstractNumId w:val="4"/>
  </w:num>
  <w:num w:numId="64">
    <w:abstractNumId w:val="19"/>
  </w:num>
  <w:num w:numId="65">
    <w:abstractNumId w:val="43"/>
  </w:num>
  <w:num w:numId="66">
    <w:abstractNumId w:val="14"/>
  </w:num>
  <w:num w:numId="67">
    <w:abstractNumId w:val="16"/>
  </w:num>
  <w:numIdMacAtCleanup w:val="6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n Kelemen">
    <w15:presenceInfo w15:providerId="Windows Live" w15:userId="0e761d12e7acaee6"/>
  </w15:person>
  <w15:person w15:author="Tin Trčak">
    <w15:presenceInfo w15:providerId="None" w15:userId="Tin Trčak"/>
  </w15:person>
  <w15:person w15:author="Filip Gulan">
    <w15:presenceInfo w15:providerId="None" w15:userId="Filip Gul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revisionView w:markup="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06D4F"/>
    <w:rsid w:val="000230E8"/>
    <w:rsid w:val="00025FCC"/>
    <w:rsid w:val="00025FF7"/>
    <w:rsid w:val="000416A5"/>
    <w:rsid w:val="00044234"/>
    <w:rsid w:val="0004754E"/>
    <w:rsid w:val="00072F42"/>
    <w:rsid w:val="00084DC6"/>
    <w:rsid w:val="000A0B5F"/>
    <w:rsid w:val="000E53F1"/>
    <w:rsid w:val="00106BB1"/>
    <w:rsid w:val="00112C54"/>
    <w:rsid w:val="0011363A"/>
    <w:rsid w:val="00115E20"/>
    <w:rsid w:val="0012792C"/>
    <w:rsid w:val="00134C81"/>
    <w:rsid w:val="00135DB7"/>
    <w:rsid w:val="00151805"/>
    <w:rsid w:val="0015569F"/>
    <w:rsid w:val="001625F8"/>
    <w:rsid w:val="0016535B"/>
    <w:rsid w:val="00171F4F"/>
    <w:rsid w:val="00182782"/>
    <w:rsid w:val="001911A1"/>
    <w:rsid w:val="00195161"/>
    <w:rsid w:val="00197614"/>
    <w:rsid w:val="001A0EE3"/>
    <w:rsid w:val="001A5EAF"/>
    <w:rsid w:val="001C235F"/>
    <w:rsid w:val="001C26C4"/>
    <w:rsid w:val="001C782B"/>
    <w:rsid w:val="001E3F76"/>
    <w:rsid w:val="001E5B16"/>
    <w:rsid w:val="001F404D"/>
    <w:rsid w:val="0020295F"/>
    <w:rsid w:val="00220F8B"/>
    <w:rsid w:val="00223EEB"/>
    <w:rsid w:val="00230D33"/>
    <w:rsid w:val="002349F4"/>
    <w:rsid w:val="00236F39"/>
    <w:rsid w:val="00250517"/>
    <w:rsid w:val="002614E4"/>
    <w:rsid w:val="002636DE"/>
    <w:rsid w:val="00265CEE"/>
    <w:rsid w:val="0027165B"/>
    <w:rsid w:val="00271CE2"/>
    <w:rsid w:val="00272801"/>
    <w:rsid w:val="00280571"/>
    <w:rsid w:val="00283BA3"/>
    <w:rsid w:val="002C06DD"/>
    <w:rsid w:val="002E0231"/>
    <w:rsid w:val="002E21E6"/>
    <w:rsid w:val="002E33A3"/>
    <w:rsid w:val="002F15E8"/>
    <w:rsid w:val="002F4B4C"/>
    <w:rsid w:val="00302F59"/>
    <w:rsid w:val="0030703A"/>
    <w:rsid w:val="003222E1"/>
    <w:rsid w:val="00323742"/>
    <w:rsid w:val="00352BCF"/>
    <w:rsid w:val="00353EC3"/>
    <w:rsid w:val="0035493B"/>
    <w:rsid w:val="003569F5"/>
    <w:rsid w:val="00356D77"/>
    <w:rsid w:val="0037529D"/>
    <w:rsid w:val="003771F5"/>
    <w:rsid w:val="003814FB"/>
    <w:rsid w:val="00385540"/>
    <w:rsid w:val="0039462F"/>
    <w:rsid w:val="003B2C71"/>
    <w:rsid w:val="003B650B"/>
    <w:rsid w:val="003B70CB"/>
    <w:rsid w:val="003C2989"/>
    <w:rsid w:val="004037DD"/>
    <w:rsid w:val="00405337"/>
    <w:rsid w:val="0040643F"/>
    <w:rsid w:val="004130A4"/>
    <w:rsid w:val="00440E76"/>
    <w:rsid w:val="00445371"/>
    <w:rsid w:val="00460BB4"/>
    <w:rsid w:val="00465A1C"/>
    <w:rsid w:val="004722EF"/>
    <w:rsid w:val="004756A2"/>
    <w:rsid w:val="00484BF8"/>
    <w:rsid w:val="00487921"/>
    <w:rsid w:val="0049246C"/>
    <w:rsid w:val="004937B7"/>
    <w:rsid w:val="004A0E36"/>
    <w:rsid w:val="004A157F"/>
    <w:rsid w:val="004A227F"/>
    <w:rsid w:val="004A724C"/>
    <w:rsid w:val="004C40D4"/>
    <w:rsid w:val="004D7BA5"/>
    <w:rsid w:val="004E30C0"/>
    <w:rsid w:val="004F0B5B"/>
    <w:rsid w:val="00516425"/>
    <w:rsid w:val="005209EE"/>
    <w:rsid w:val="0052243C"/>
    <w:rsid w:val="00524C80"/>
    <w:rsid w:val="005265A5"/>
    <w:rsid w:val="00530DDF"/>
    <w:rsid w:val="00533A94"/>
    <w:rsid w:val="00554442"/>
    <w:rsid w:val="0055754B"/>
    <w:rsid w:val="005606F1"/>
    <w:rsid w:val="0056442F"/>
    <w:rsid w:val="00570139"/>
    <w:rsid w:val="0057027A"/>
    <w:rsid w:val="00570677"/>
    <w:rsid w:val="00591538"/>
    <w:rsid w:val="00595ECF"/>
    <w:rsid w:val="005A3F8E"/>
    <w:rsid w:val="005B3BAD"/>
    <w:rsid w:val="005B405C"/>
    <w:rsid w:val="005C40E2"/>
    <w:rsid w:val="005D60C0"/>
    <w:rsid w:val="005D6128"/>
    <w:rsid w:val="005E1685"/>
    <w:rsid w:val="005E4C33"/>
    <w:rsid w:val="00604865"/>
    <w:rsid w:val="00604B53"/>
    <w:rsid w:val="00610D82"/>
    <w:rsid w:val="00612A5C"/>
    <w:rsid w:val="00632682"/>
    <w:rsid w:val="00647055"/>
    <w:rsid w:val="0065103C"/>
    <w:rsid w:val="006631E0"/>
    <w:rsid w:val="006A5672"/>
    <w:rsid w:val="006A680D"/>
    <w:rsid w:val="006C332A"/>
    <w:rsid w:val="006D6634"/>
    <w:rsid w:val="006D733D"/>
    <w:rsid w:val="006F02EA"/>
    <w:rsid w:val="006F0537"/>
    <w:rsid w:val="006F6C23"/>
    <w:rsid w:val="00701C17"/>
    <w:rsid w:val="00706BA0"/>
    <w:rsid w:val="007364D4"/>
    <w:rsid w:val="00757638"/>
    <w:rsid w:val="00767C8D"/>
    <w:rsid w:val="00775A91"/>
    <w:rsid w:val="007766D9"/>
    <w:rsid w:val="00793F8A"/>
    <w:rsid w:val="0079511F"/>
    <w:rsid w:val="007A0BB0"/>
    <w:rsid w:val="007A1235"/>
    <w:rsid w:val="007A2E92"/>
    <w:rsid w:val="007A5183"/>
    <w:rsid w:val="007B0D7C"/>
    <w:rsid w:val="007B0E2B"/>
    <w:rsid w:val="007B2935"/>
    <w:rsid w:val="007B46EE"/>
    <w:rsid w:val="007C0A28"/>
    <w:rsid w:val="007C6915"/>
    <w:rsid w:val="007D66C6"/>
    <w:rsid w:val="007E0D3E"/>
    <w:rsid w:val="007E42C3"/>
    <w:rsid w:val="0080233F"/>
    <w:rsid w:val="008056C9"/>
    <w:rsid w:val="008106A3"/>
    <w:rsid w:val="008142BA"/>
    <w:rsid w:val="0082366C"/>
    <w:rsid w:val="00824032"/>
    <w:rsid w:val="0082440D"/>
    <w:rsid w:val="00824B23"/>
    <w:rsid w:val="0083115D"/>
    <w:rsid w:val="008341DC"/>
    <w:rsid w:val="008512B3"/>
    <w:rsid w:val="0088028F"/>
    <w:rsid w:val="008A0033"/>
    <w:rsid w:val="008A4DA5"/>
    <w:rsid w:val="008B4194"/>
    <w:rsid w:val="008C4056"/>
    <w:rsid w:val="008D3733"/>
    <w:rsid w:val="008E4372"/>
    <w:rsid w:val="008F2C10"/>
    <w:rsid w:val="008F3719"/>
    <w:rsid w:val="00912B4D"/>
    <w:rsid w:val="00913DF5"/>
    <w:rsid w:val="00922458"/>
    <w:rsid w:val="00933B07"/>
    <w:rsid w:val="0093759E"/>
    <w:rsid w:val="00937DF5"/>
    <w:rsid w:val="009413E5"/>
    <w:rsid w:val="00943B0C"/>
    <w:rsid w:val="0095002B"/>
    <w:rsid w:val="009558AA"/>
    <w:rsid w:val="009619D5"/>
    <w:rsid w:val="00972C9B"/>
    <w:rsid w:val="00984B87"/>
    <w:rsid w:val="0099229B"/>
    <w:rsid w:val="009C01CC"/>
    <w:rsid w:val="009C5C33"/>
    <w:rsid w:val="009E2F05"/>
    <w:rsid w:val="009E444A"/>
    <w:rsid w:val="009E7F73"/>
    <w:rsid w:val="00A00727"/>
    <w:rsid w:val="00A06303"/>
    <w:rsid w:val="00A10B83"/>
    <w:rsid w:val="00A113B2"/>
    <w:rsid w:val="00A34459"/>
    <w:rsid w:val="00A360BF"/>
    <w:rsid w:val="00A368CA"/>
    <w:rsid w:val="00A4247E"/>
    <w:rsid w:val="00A45D3E"/>
    <w:rsid w:val="00A563F4"/>
    <w:rsid w:val="00A711AB"/>
    <w:rsid w:val="00A82942"/>
    <w:rsid w:val="00A95FAA"/>
    <w:rsid w:val="00AA2555"/>
    <w:rsid w:val="00AA5CC8"/>
    <w:rsid w:val="00AA6155"/>
    <w:rsid w:val="00AA79E3"/>
    <w:rsid w:val="00AB6D34"/>
    <w:rsid w:val="00AC4851"/>
    <w:rsid w:val="00AE0CCC"/>
    <w:rsid w:val="00AE2E7F"/>
    <w:rsid w:val="00AE410F"/>
    <w:rsid w:val="00AE7D9C"/>
    <w:rsid w:val="00AF68CF"/>
    <w:rsid w:val="00B00F49"/>
    <w:rsid w:val="00B03425"/>
    <w:rsid w:val="00B132E1"/>
    <w:rsid w:val="00B301DF"/>
    <w:rsid w:val="00B350D7"/>
    <w:rsid w:val="00B422A4"/>
    <w:rsid w:val="00B57B00"/>
    <w:rsid w:val="00B646CE"/>
    <w:rsid w:val="00B77847"/>
    <w:rsid w:val="00B81C2A"/>
    <w:rsid w:val="00B924CC"/>
    <w:rsid w:val="00BA61C9"/>
    <w:rsid w:val="00BB12AB"/>
    <w:rsid w:val="00BB2AD7"/>
    <w:rsid w:val="00BC7593"/>
    <w:rsid w:val="00BD0F46"/>
    <w:rsid w:val="00BD4E4F"/>
    <w:rsid w:val="00BE0434"/>
    <w:rsid w:val="00BF4887"/>
    <w:rsid w:val="00C02DE5"/>
    <w:rsid w:val="00C04BD0"/>
    <w:rsid w:val="00C10ACD"/>
    <w:rsid w:val="00C2557B"/>
    <w:rsid w:val="00C35FE1"/>
    <w:rsid w:val="00C40C52"/>
    <w:rsid w:val="00C50C68"/>
    <w:rsid w:val="00C55AC7"/>
    <w:rsid w:val="00C67DA3"/>
    <w:rsid w:val="00C81882"/>
    <w:rsid w:val="00C84CCF"/>
    <w:rsid w:val="00C9308B"/>
    <w:rsid w:val="00C97DB1"/>
    <w:rsid w:val="00CA4155"/>
    <w:rsid w:val="00CA4D0E"/>
    <w:rsid w:val="00CA5BE5"/>
    <w:rsid w:val="00CC30B3"/>
    <w:rsid w:val="00CE6E9A"/>
    <w:rsid w:val="00CF1348"/>
    <w:rsid w:val="00CF1609"/>
    <w:rsid w:val="00D014E3"/>
    <w:rsid w:val="00D37D22"/>
    <w:rsid w:val="00D51902"/>
    <w:rsid w:val="00D51D8A"/>
    <w:rsid w:val="00D54181"/>
    <w:rsid w:val="00D551A5"/>
    <w:rsid w:val="00D602B0"/>
    <w:rsid w:val="00D64E08"/>
    <w:rsid w:val="00D751EA"/>
    <w:rsid w:val="00D81429"/>
    <w:rsid w:val="00D81AAB"/>
    <w:rsid w:val="00D9128D"/>
    <w:rsid w:val="00DB560D"/>
    <w:rsid w:val="00DB6268"/>
    <w:rsid w:val="00DD773E"/>
    <w:rsid w:val="00DD7EAE"/>
    <w:rsid w:val="00E05AB8"/>
    <w:rsid w:val="00E05F58"/>
    <w:rsid w:val="00E10E84"/>
    <w:rsid w:val="00E10FB0"/>
    <w:rsid w:val="00E12151"/>
    <w:rsid w:val="00E2434C"/>
    <w:rsid w:val="00E369C6"/>
    <w:rsid w:val="00E41FF2"/>
    <w:rsid w:val="00E51CCF"/>
    <w:rsid w:val="00E60BA2"/>
    <w:rsid w:val="00E644C7"/>
    <w:rsid w:val="00E70A20"/>
    <w:rsid w:val="00E7653F"/>
    <w:rsid w:val="00E86E03"/>
    <w:rsid w:val="00E87214"/>
    <w:rsid w:val="00E90115"/>
    <w:rsid w:val="00E957F2"/>
    <w:rsid w:val="00EA6F10"/>
    <w:rsid w:val="00ED01FE"/>
    <w:rsid w:val="00ED5A9F"/>
    <w:rsid w:val="00EE35DE"/>
    <w:rsid w:val="00EE669C"/>
    <w:rsid w:val="00EF161A"/>
    <w:rsid w:val="00F06DFC"/>
    <w:rsid w:val="00F106C9"/>
    <w:rsid w:val="00F40D12"/>
    <w:rsid w:val="00F50187"/>
    <w:rsid w:val="00F529A4"/>
    <w:rsid w:val="00F55C46"/>
    <w:rsid w:val="00F576AA"/>
    <w:rsid w:val="00F6357E"/>
    <w:rsid w:val="00FA17D0"/>
    <w:rsid w:val="00FA4E9C"/>
    <w:rsid w:val="00FC50EE"/>
    <w:rsid w:val="00FD4789"/>
    <w:rsid w:val="00FE1126"/>
    <w:rsid w:val="00FE123F"/>
    <w:rsid w:val="00FE3968"/>
    <w:rsid w:val="00FE44DA"/>
    <w:rsid w:val="00FF202D"/>
    <w:rsid w:val="00FF73E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445371"/>
    <w:pPr>
      <w:tabs>
        <w:tab w:val="left" w:pos="480"/>
        <w:tab w:val="right" w:leader="dot" w:pos="9062"/>
      </w:tabs>
      <w:spacing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 w:type="paragraph" w:customStyle="1" w:styleId="Normal5">
    <w:name w:val="Normal5"/>
    <w:rsid w:val="00A563F4"/>
    <w:pPr>
      <w:spacing w:after="0" w:line="240" w:lineRule="auto"/>
    </w:pPr>
    <w:rPr>
      <w:rFonts w:ascii="Times New Roman" w:eastAsia="Times New Roman" w:hAnsi="Times New Roman" w:cs="Times New Roman"/>
      <w:color w:val="000000"/>
      <w:sz w:val="24"/>
      <w:szCs w:val="20"/>
      <w:lang w:eastAsia="hr-HR"/>
    </w:rPr>
  </w:style>
  <w:style w:type="paragraph" w:styleId="NoSpacing">
    <w:name w:val="No Spacing"/>
    <w:uiPriority w:val="1"/>
    <w:qFormat/>
    <w:rsid w:val="0004754E"/>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4470">
      <w:bodyDiv w:val="1"/>
      <w:marLeft w:val="0"/>
      <w:marRight w:val="0"/>
      <w:marTop w:val="0"/>
      <w:marBottom w:val="0"/>
      <w:divBdr>
        <w:top w:val="none" w:sz="0" w:space="0" w:color="auto"/>
        <w:left w:val="none" w:sz="0" w:space="0" w:color="auto"/>
        <w:bottom w:val="none" w:sz="0" w:space="0" w:color="auto"/>
        <w:right w:val="none" w:sz="0" w:space="0" w:color="auto"/>
      </w:divBdr>
    </w:div>
    <w:div w:id="74712450">
      <w:bodyDiv w:val="1"/>
      <w:marLeft w:val="0"/>
      <w:marRight w:val="0"/>
      <w:marTop w:val="0"/>
      <w:marBottom w:val="0"/>
      <w:divBdr>
        <w:top w:val="none" w:sz="0" w:space="0" w:color="auto"/>
        <w:left w:val="none" w:sz="0" w:space="0" w:color="auto"/>
        <w:bottom w:val="none" w:sz="0" w:space="0" w:color="auto"/>
        <w:right w:val="none" w:sz="0" w:space="0" w:color="auto"/>
      </w:divBdr>
    </w:div>
    <w:div w:id="114755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microsoft.com/office/2011/relationships/people" Target="peop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header" Target="header1.xml"/><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footer" Target="footer1.xml"/><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JP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5019D6-44A7-497C-BDD0-254F97D1F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95</Pages>
  <Words>14064</Words>
  <Characters>80169</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Jan Kelemen</cp:lastModifiedBy>
  <cp:revision>3</cp:revision>
  <cp:lastPrinted>2015-11-20T18:30:00Z</cp:lastPrinted>
  <dcterms:created xsi:type="dcterms:W3CDTF">2016-01-20T15:16:00Z</dcterms:created>
  <dcterms:modified xsi:type="dcterms:W3CDTF">2016-01-20T16:08:00Z</dcterms:modified>
</cp:coreProperties>
</file>