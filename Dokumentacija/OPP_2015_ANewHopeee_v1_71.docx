
<file path=[Content_Types].xml><?xml version="1.0" encoding="utf-8"?>
<Types xmlns="http://schemas.openxmlformats.org/package/2006/content-types">
  <Default Extension="png" ContentType="image/png"/>
  <Default Extension="bin" ContentType="application/vnd.openxmlformats-officedocument.oleObject"/>
  <Default Extension="emf" ContentType="image/x-emf"/>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7E15DD75" w14:textId="77777777" w:rsidR="00EF161A" w:rsidRPr="0020295F" w:rsidRDefault="00EF161A" w:rsidP="00EF161A">
      <w:pPr>
        <w:jc w:val="center"/>
      </w:pPr>
    </w:p>
    <w:p w14:paraId="27DDD1A2" w14:textId="77777777" w:rsidR="00EF161A" w:rsidRPr="0020295F" w:rsidRDefault="00EF161A" w:rsidP="00EF161A">
      <w:pPr>
        <w:jc w:val="center"/>
      </w:pPr>
    </w:p>
    <w:p w14:paraId="03BFFEB5" w14:textId="77777777" w:rsidR="00EF161A" w:rsidRPr="0020295F" w:rsidRDefault="00EF161A" w:rsidP="00EF161A">
      <w:pPr>
        <w:jc w:val="center"/>
      </w:pPr>
    </w:p>
    <w:p w14:paraId="779B2AD6" w14:textId="77777777" w:rsidR="00EF161A" w:rsidRPr="0020295F" w:rsidRDefault="00EF161A" w:rsidP="00EF161A">
      <w:pPr>
        <w:jc w:val="center"/>
      </w:pPr>
    </w:p>
    <w:p w14:paraId="16C73FB7" w14:textId="77777777" w:rsidR="00EF161A" w:rsidRPr="0020295F" w:rsidRDefault="00EF161A" w:rsidP="00EF161A">
      <w:pPr>
        <w:jc w:val="center"/>
      </w:pPr>
    </w:p>
    <w:p w14:paraId="74E41F93" w14:textId="77777777" w:rsidR="00EF161A" w:rsidRPr="0020295F" w:rsidRDefault="00EF161A" w:rsidP="00EF161A">
      <w:pPr>
        <w:jc w:val="center"/>
      </w:pPr>
      <w:r w:rsidRPr="0020295F">
        <w:rPr>
          <w:rFonts w:eastAsia="Arial"/>
          <w:sz w:val="36"/>
        </w:rPr>
        <w:t>Oblikovanje programske potpore</w:t>
      </w:r>
    </w:p>
    <w:p w14:paraId="6E9C5145" w14:textId="77777777" w:rsidR="00EF161A" w:rsidRPr="0020295F" w:rsidRDefault="00EF161A" w:rsidP="00EF161A">
      <w:pPr>
        <w:jc w:val="center"/>
      </w:pPr>
      <w:r w:rsidRPr="0020295F">
        <w:rPr>
          <w:rFonts w:eastAsia="Arial"/>
          <w:sz w:val="28"/>
        </w:rPr>
        <w:t>Ak. god. 2015./2016.</w:t>
      </w:r>
    </w:p>
    <w:p w14:paraId="7DE6C278" w14:textId="77777777" w:rsidR="00EF161A" w:rsidRPr="0020295F" w:rsidRDefault="00EF161A" w:rsidP="00EF161A">
      <w:pPr>
        <w:jc w:val="center"/>
      </w:pPr>
    </w:p>
    <w:p w14:paraId="18BF5FEB" w14:textId="77777777" w:rsidR="00EF161A" w:rsidRPr="0020295F" w:rsidRDefault="00EF161A" w:rsidP="00EF161A">
      <w:pPr>
        <w:jc w:val="center"/>
      </w:pPr>
      <w:r w:rsidRPr="0020295F">
        <w:rPr>
          <w:rFonts w:eastAsia="Arial"/>
          <w:i/>
          <w:sz w:val="40"/>
        </w:rPr>
        <w:t>Narudžba jela s roštilja</w:t>
      </w:r>
    </w:p>
    <w:p w14:paraId="00CF8AA0" w14:textId="4C09E01F" w:rsidR="00EF161A" w:rsidRPr="0020295F" w:rsidRDefault="00EF161A" w:rsidP="00EF161A">
      <w:pPr>
        <w:jc w:val="center"/>
      </w:pPr>
      <w:r w:rsidRPr="0020295F">
        <w:rPr>
          <w:rFonts w:eastAsia="Arial"/>
          <w:sz w:val="32"/>
        </w:rPr>
        <w:t xml:space="preserve">Dokumentacija, Rev. </w:t>
      </w:r>
      <w:r w:rsidR="008056C9" w:rsidRPr="0020295F">
        <w:rPr>
          <w:rFonts w:eastAsia="Arial"/>
          <w:i/>
          <w:sz w:val="32"/>
        </w:rPr>
        <w:t>1.</w:t>
      </w:r>
      <w:ins w:id="0" w:author="Tin Trčak" w:date="2016-01-21T00:38:00Z">
        <w:r w:rsidR="00997128">
          <w:rPr>
            <w:rFonts w:eastAsia="Arial"/>
            <w:i/>
            <w:sz w:val="32"/>
          </w:rPr>
          <w:t>7</w:t>
        </w:r>
      </w:ins>
      <w:ins w:id="1" w:author="Jan Kelemen" w:date="2016-01-21T14:42:00Z">
        <w:r w:rsidR="000B494C">
          <w:rPr>
            <w:rFonts w:eastAsia="Arial"/>
            <w:i/>
            <w:sz w:val="32"/>
          </w:rPr>
          <w:t>1</w:t>
        </w:r>
      </w:ins>
      <w:del w:id="2" w:author="Tin Trčak" w:date="2016-01-21T00:38:00Z">
        <w:r w:rsidR="00E86FC2" w:rsidDel="002B515C">
          <w:rPr>
            <w:rFonts w:eastAsia="Arial"/>
            <w:i/>
            <w:sz w:val="32"/>
          </w:rPr>
          <w:delText>5</w:delText>
        </w:r>
        <w:r w:rsidR="009A7A9B" w:rsidDel="002B515C">
          <w:rPr>
            <w:rFonts w:eastAsia="Arial"/>
            <w:i/>
            <w:sz w:val="32"/>
          </w:rPr>
          <w:delText>1</w:delText>
        </w:r>
      </w:del>
    </w:p>
    <w:p w14:paraId="3505BDD8" w14:textId="77777777" w:rsidR="00EF161A" w:rsidRPr="0020295F" w:rsidRDefault="00EF161A" w:rsidP="00EF161A">
      <w:pPr>
        <w:jc w:val="center"/>
      </w:pPr>
    </w:p>
    <w:p w14:paraId="3850D745" w14:textId="77777777" w:rsidR="00EF161A" w:rsidRPr="0020295F" w:rsidRDefault="00EF161A" w:rsidP="00EF161A">
      <w:pPr>
        <w:jc w:val="center"/>
      </w:pPr>
    </w:p>
    <w:p w14:paraId="6D296D40" w14:textId="77777777" w:rsidR="00EF161A" w:rsidRPr="0020295F" w:rsidRDefault="00EF161A" w:rsidP="00EF161A">
      <w:pPr>
        <w:jc w:val="center"/>
      </w:pPr>
    </w:p>
    <w:p w14:paraId="69512FED" w14:textId="77777777" w:rsidR="00EF161A" w:rsidRPr="0020295F" w:rsidRDefault="00EF161A" w:rsidP="00EF161A">
      <w:pPr>
        <w:jc w:val="center"/>
      </w:pPr>
      <w:r w:rsidRPr="0020295F">
        <w:rPr>
          <w:rFonts w:eastAsia="Arial"/>
        </w:rPr>
        <w:t xml:space="preserve">Grupa: </w:t>
      </w:r>
      <w:r w:rsidRPr="0020295F">
        <w:rPr>
          <w:rFonts w:eastAsia="Arial"/>
          <w:i/>
        </w:rPr>
        <w:t>ANewHopeee</w:t>
      </w:r>
    </w:p>
    <w:p w14:paraId="6AA884B7" w14:textId="77777777" w:rsidR="00EF161A" w:rsidRPr="0020295F" w:rsidRDefault="00EF161A" w:rsidP="00EF161A">
      <w:pPr>
        <w:jc w:val="center"/>
      </w:pPr>
      <w:r w:rsidRPr="0020295F">
        <w:rPr>
          <w:rFonts w:eastAsia="Arial"/>
        </w:rPr>
        <w:t xml:space="preserve">Voditelj: </w:t>
      </w:r>
      <w:r w:rsidRPr="0020295F">
        <w:rPr>
          <w:rFonts w:eastAsia="Arial"/>
          <w:i/>
        </w:rPr>
        <w:t>Fredi Šarić</w:t>
      </w:r>
    </w:p>
    <w:p w14:paraId="5DF856B7" w14:textId="77777777" w:rsidR="00EF161A" w:rsidRPr="0020295F" w:rsidRDefault="00EF161A" w:rsidP="00EF161A">
      <w:pPr>
        <w:jc w:val="center"/>
      </w:pPr>
    </w:p>
    <w:p w14:paraId="1B239C73" w14:textId="2E354ED8" w:rsidR="00EF161A" w:rsidRPr="0020295F" w:rsidRDefault="00EF161A" w:rsidP="00EF161A">
      <w:pPr>
        <w:jc w:val="center"/>
      </w:pPr>
      <w:r w:rsidRPr="0020295F">
        <w:rPr>
          <w:rFonts w:eastAsia="Arial"/>
        </w:rPr>
        <w:t xml:space="preserve">Datum predaje: </w:t>
      </w:r>
      <w:r w:rsidR="000E53F1" w:rsidRPr="0020295F">
        <w:rPr>
          <w:rFonts w:eastAsia="Arial"/>
          <w:i/>
        </w:rPr>
        <w:t>2</w:t>
      </w:r>
      <w:r w:rsidR="005B3BAD" w:rsidRPr="0020295F">
        <w:rPr>
          <w:rFonts w:eastAsia="Arial"/>
          <w:i/>
        </w:rPr>
        <w:t>1</w:t>
      </w:r>
      <w:r w:rsidR="000E53F1" w:rsidRPr="0020295F">
        <w:rPr>
          <w:rFonts w:eastAsia="Arial"/>
          <w:i/>
        </w:rPr>
        <w:t>. s</w:t>
      </w:r>
      <w:r w:rsidR="005B3BAD" w:rsidRPr="0020295F">
        <w:rPr>
          <w:rFonts w:eastAsia="Arial"/>
          <w:i/>
        </w:rPr>
        <w:t>iječnja</w:t>
      </w:r>
      <w:r w:rsidR="000E53F1" w:rsidRPr="0020295F">
        <w:rPr>
          <w:rFonts w:eastAsia="Arial"/>
          <w:i/>
        </w:rPr>
        <w:t xml:space="preserve"> </w:t>
      </w:r>
      <w:r w:rsidRPr="0020295F">
        <w:rPr>
          <w:rFonts w:eastAsia="Arial"/>
          <w:i/>
        </w:rPr>
        <w:t>201</w:t>
      </w:r>
      <w:r w:rsidR="005B3BAD" w:rsidRPr="0020295F">
        <w:rPr>
          <w:rFonts w:eastAsia="Arial"/>
          <w:i/>
        </w:rPr>
        <w:t>6</w:t>
      </w:r>
      <w:r w:rsidRPr="0020295F">
        <w:rPr>
          <w:rFonts w:eastAsia="Arial"/>
          <w:i/>
        </w:rPr>
        <w:t>.</w:t>
      </w:r>
    </w:p>
    <w:p w14:paraId="4035A5D1" w14:textId="77777777" w:rsidR="00EF161A" w:rsidRPr="0020295F" w:rsidRDefault="00EF161A" w:rsidP="00EF161A">
      <w:pPr>
        <w:jc w:val="center"/>
      </w:pPr>
    </w:p>
    <w:p w14:paraId="65272C0C" w14:textId="77777777" w:rsidR="00EF161A" w:rsidRPr="0020295F" w:rsidRDefault="00EF161A" w:rsidP="00EF161A">
      <w:pPr>
        <w:jc w:val="center"/>
      </w:pPr>
    </w:p>
    <w:p w14:paraId="2AD1C27E" w14:textId="77777777" w:rsidR="00EF161A" w:rsidRPr="0020295F" w:rsidRDefault="00EF161A" w:rsidP="00EF161A">
      <w:pPr>
        <w:jc w:val="center"/>
      </w:pPr>
    </w:p>
    <w:p w14:paraId="4C1F3876" w14:textId="77777777" w:rsidR="00EF161A" w:rsidRPr="0020295F" w:rsidRDefault="00EF161A" w:rsidP="00EF161A">
      <w:pPr>
        <w:jc w:val="center"/>
      </w:pPr>
    </w:p>
    <w:p w14:paraId="64C5D4CA" w14:textId="77777777" w:rsidR="00EF161A" w:rsidRPr="0020295F" w:rsidRDefault="00EF161A" w:rsidP="00EF161A">
      <w:pPr>
        <w:jc w:val="center"/>
      </w:pPr>
      <w:r w:rsidRPr="0020295F">
        <w:rPr>
          <w:rFonts w:eastAsia="Arial"/>
        </w:rPr>
        <w:t xml:space="preserve">Nastavnik: </w:t>
      </w:r>
      <w:r w:rsidRPr="0020295F">
        <w:rPr>
          <w:rFonts w:eastAsia="Arial"/>
          <w:i/>
        </w:rPr>
        <w:t>dr. sc. Alan Jović</w:t>
      </w:r>
    </w:p>
    <w:p w14:paraId="148145FE" w14:textId="77777777" w:rsidR="00EF161A" w:rsidRPr="0020295F" w:rsidRDefault="00EF161A">
      <w:pPr>
        <w:rPr>
          <w:rFonts w:cs="Times New Roman"/>
        </w:rPr>
      </w:pPr>
      <w:r w:rsidRPr="0020295F">
        <w:rPr>
          <w:rFonts w:cs="Times New Roman"/>
        </w:rPr>
        <w:br w:type="page"/>
      </w:r>
    </w:p>
    <w:p w14:paraId="3E66D75F" w14:textId="77777777" w:rsidR="00EF161A" w:rsidRPr="0020295F" w:rsidRDefault="00EF161A" w:rsidP="00EF161A">
      <w:pPr>
        <w:rPr>
          <w:sz w:val="28"/>
          <w:szCs w:val="28"/>
          <w:u w:val="single"/>
        </w:rPr>
      </w:pPr>
      <w:r w:rsidRPr="0020295F">
        <w:rPr>
          <w:sz w:val="28"/>
          <w:szCs w:val="28"/>
          <w:u w:val="single"/>
        </w:rPr>
        <w:lastRenderedPageBreak/>
        <w:t>Popis članova grupe i zaduženja</w:t>
      </w:r>
    </w:p>
    <w:p w14:paraId="74DE8854" w14:textId="7151964A" w:rsidR="002F15E8" w:rsidRPr="0020295F" w:rsidRDefault="00EF161A" w:rsidP="002F15E8">
      <w:r w:rsidRPr="00E86FC2">
        <w:rPr>
          <w:b/>
          <w:i/>
        </w:rPr>
        <w:t>Šarić Fredi</w:t>
      </w:r>
      <w:r w:rsidR="002F15E8" w:rsidRPr="0020295F">
        <w:rPr>
          <w:i/>
        </w:rPr>
        <w:t xml:space="preserve"> </w:t>
      </w:r>
      <w:r w:rsidR="0049246C" w:rsidRPr="0020295F">
        <w:rPr>
          <w:i/>
        </w:rPr>
        <w:t xml:space="preserve"> </w:t>
      </w:r>
      <w:r w:rsidR="0049246C" w:rsidRPr="0020295F">
        <w:t xml:space="preserve">– </w:t>
      </w:r>
      <w:r w:rsidR="002F15E8" w:rsidRPr="0020295F">
        <w:t xml:space="preserve">voditelj projekta, podjela poslova i zaduženja, izrada baze podataka, opis relacija iz baze podataka, </w:t>
      </w:r>
      <w:r w:rsidR="00CA4D0E" w:rsidRPr="0020295F">
        <w:t xml:space="preserve">popis </w:t>
      </w:r>
      <w:r w:rsidR="002F15E8" w:rsidRPr="0020295F">
        <w:t xml:space="preserve">obrazaca uporabe, </w:t>
      </w:r>
      <w:r w:rsidR="00CA4D0E" w:rsidRPr="0020295F">
        <w:t xml:space="preserve">opis obrazaca uporabe, </w:t>
      </w:r>
      <w:r w:rsidR="002F15E8" w:rsidRPr="0020295F">
        <w:t>dijagrami obrazaca uporabe, sekvencijski dijagrami</w:t>
      </w:r>
      <w:r w:rsidR="00265CEE" w:rsidRPr="0020295F">
        <w:t>, ostali UML dijagrami, isječak iz programskog koda vezan za temeljnu funkcionalnost sustava</w:t>
      </w:r>
      <w:ins w:id="3" w:author="Tin Trčak" w:date="2016-01-21T13:06:00Z">
        <w:r w:rsidR="00182222">
          <w:t>, implementacija</w:t>
        </w:r>
      </w:ins>
    </w:p>
    <w:p w14:paraId="42F835FF" w14:textId="538F9A4B" w:rsidR="002F15E8" w:rsidRPr="0020295F" w:rsidRDefault="00EF161A" w:rsidP="002F15E8">
      <w:r w:rsidRPr="00E86FC2">
        <w:rPr>
          <w:b/>
          <w:i/>
        </w:rPr>
        <w:t>Gulan Filip</w:t>
      </w:r>
      <w:r w:rsidRPr="0020295F">
        <w:rPr>
          <w:i/>
        </w:rPr>
        <w:t xml:space="preserve"> </w:t>
      </w:r>
      <w:r w:rsidR="002F15E8" w:rsidRPr="0020295F">
        <w:t>– izrada baze podataka, opis relacija iz baze podataka, arhitektura i dizajn sustava, svrha, opći prioriteti i skica sustava, dijagram razreda s opisom, dijagram objekata</w:t>
      </w:r>
      <w:r w:rsidR="00265CEE" w:rsidRPr="0020295F">
        <w:t>, korištene tehnologije i alati, upute za instalaciju</w:t>
      </w:r>
      <w:ins w:id="4" w:author="Tin Trčak" w:date="2016-01-21T13:07:00Z">
        <w:r w:rsidR="00182222">
          <w:t>, implementacija</w:t>
        </w:r>
      </w:ins>
    </w:p>
    <w:p w14:paraId="2C501467" w14:textId="107AD6D3" w:rsidR="00EF161A" w:rsidRPr="0020295F" w:rsidRDefault="00EF161A" w:rsidP="00EF161A">
      <w:r w:rsidRPr="00E86FC2">
        <w:rPr>
          <w:b/>
          <w:i/>
        </w:rPr>
        <w:t>Janjić Matej</w:t>
      </w:r>
      <w:r w:rsidRPr="0020295F">
        <w:rPr>
          <w:i/>
        </w:rPr>
        <w:t xml:space="preserve"> </w:t>
      </w:r>
      <w:r w:rsidRPr="0020295F">
        <w:t xml:space="preserve">– izgled i </w:t>
      </w:r>
      <w:r w:rsidR="00C84CCF" w:rsidRPr="0020295F">
        <w:t>osmišljanje</w:t>
      </w:r>
      <w:r w:rsidRPr="0020295F">
        <w:t xml:space="preserve"> web stranice, </w:t>
      </w:r>
      <w:r w:rsidR="00CA4D0E" w:rsidRPr="0020295F">
        <w:t xml:space="preserve">popis </w:t>
      </w:r>
      <w:r w:rsidRPr="0020295F">
        <w:t>obraza</w:t>
      </w:r>
      <w:r w:rsidR="00CA4D0E" w:rsidRPr="0020295F">
        <w:t>ca</w:t>
      </w:r>
      <w:r w:rsidRPr="0020295F">
        <w:t xml:space="preserve"> uporabe</w:t>
      </w:r>
      <w:r w:rsidR="00CA4D0E" w:rsidRPr="0020295F">
        <w:t>, opis obrazaca uporabe</w:t>
      </w:r>
      <w:ins w:id="5" w:author="Tin Trčak" w:date="2016-01-21T13:07:00Z">
        <w:r w:rsidR="00182222">
          <w:t>, implementacija</w:t>
        </w:r>
      </w:ins>
    </w:p>
    <w:p w14:paraId="172B8578" w14:textId="5C11CDC4" w:rsidR="00EF161A" w:rsidRPr="0020295F" w:rsidRDefault="00EF161A" w:rsidP="00EF161A">
      <w:r w:rsidRPr="00E86FC2">
        <w:rPr>
          <w:b/>
          <w:i/>
        </w:rPr>
        <w:t>Kelemen Jan</w:t>
      </w:r>
      <w:r w:rsidRPr="0020295F">
        <w:rPr>
          <w:i/>
        </w:rPr>
        <w:t xml:space="preserve"> </w:t>
      </w:r>
      <w:r w:rsidRPr="0020295F">
        <w:t>– opis obrazaca uporabe, dijagrami obrazaca uporabe</w:t>
      </w:r>
      <w:r w:rsidR="00265CEE" w:rsidRPr="0020295F">
        <w:t>, ostali UML dijagrami</w:t>
      </w:r>
      <w:r w:rsidR="0020295F">
        <w:t>, dijagram razmještaja</w:t>
      </w:r>
      <w:ins w:id="6" w:author="Tin Trčak" w:date="2016-01-21T13:07:00Z">
        <w:r w:rsidR="00182222">
          <w:t>, implementacija</w:t>
        </w:r>
      </w:ins>
    </w:p>
    <w:p w14:paraId="0FF32B12" w14:textId="060CC405" w:rsidR="00EF161A" w:rsidRPr="0020295F" w:rsidRDefault="00EF161A" w:rsidP="002F15E8">
      <w:r w:rsidRPr="00E86FC2">
        <w:rPr>
          <w:b/>
          <w:i/>
        </w:rPr>
        <w:t>Kostrešević Kenneth</w:t>
      </w:r>
      <w:r w:rsidRPr="0020295F">
        <w:rPr>
          <w:i/>
        </w:rPr>
        <w:t xml:space="preserve"> </w:t>
      </w:r>
      <w:r w:rsidRPr="0020295F">
        <w:t xml:space="preserve">– opis projektnog zadatka, </w:t>
      </w:r>
      <w:r w:rsidR="00CA4D0E" w:rsidRPr="0020295F">
        <w:t xml:space="preserve">opis </w:t>
      </w:r>
      <w:r w:rsidRPr="0020295F">
        <w:t>funkcionalni</w:t>
      </w:r>
      <w:r w:rsidR="00CA4D0E" w:rsidRPr="0020295F">
        <w:t>h</w:t>
      </w:r>
      <w:r w:rsidRPr="0020295F">
        <w:t xml:space="preserve"> za</w:t>
      </w:r>
      <w:r w:rsidR="00CA4D0E" w:rsidRPr="0020295F">
        <w:t>htjeva</w:t>
      </w:r>
      <w:r w:rsidR="002F15E8" w:rsidRPr="0020295F">
        <w:t xml:space="preserve">, popis obrazaca uporabe, </w:t>
      </w:r>
      <w:r w:rsidRPr="0020295F">
        <w:t>opis obrazaca uporabe, sekvencijski dijagrami</w:t>
      </w:r>
      <w:r w:rsidR="00265CEE" w:rsidRPr="0020295F">
        <w:t xml:space="preserve">, </w:t>
      </w:r>
      <w:ins w:id="7" w:author="Tin Trčak" w:date="2016-01-21T13:07:00Z">
        <w:r w:rsidR="00182222">
          <w:t xml:space="preserve">pojmovnik, </w:t>
        </w:r>
      </w:ins>
      <w:r w:rsidR="00265CEE" w:rsidRPr="0020295F">
        <w:t>ispitivanje programskog rješenja</w:t>
      </w:r>
      <w:r w:rsidR="005B3BAD" w:rsidRPr="0020295F">
        <w:t>, zaključak, ispitivanje programskog rješenja, korisničke upute</w:t>
      </w:r>
    </w:p>
    <w:p w14:paraId="7EC7F8DF" w14:textId="22221FA8" w:rsidR="00EF161A" w:rsidRPr="0020295F" w:rsidRDefault="00EF161A" w:rsidP="00EF161A">
      <w:r w:rsidRPr="00E86FC2">
        <w:rPr>
          <w:b/>
          <w:i/>
        </w:rPr>
        <w:t>Latečki Domagoj</w:t>
      </w:r>
      <w:r w:rsidRPr="0020295F">
        <w:rPr>
          <w:i/>
        </w:rPr>
        <w:t xml:space="preserve"> </w:t>
      </w:r>
      <w:r w:rsidRPr="0020295F">
        <w:t>– sekvencijski dijagrami</w:t>
      </w:r>
      <w:ins w:id="8" w:author="Tin Trčak" w:date="2016-01-21T00:39:00Z">
        <w:r w:rsidR="002B515C">
          <w:t xml:space="preserve">, </w:t>
        </w:r>
        <w:r w:rsidR="002B515C">
          <w:rPr>
            <w:rStyle w:val="messagebody"/>
          </w:rPr>
          <w:t>dijagram stanja</w:t>
        </w:r>
      </w:ins>
      <w:ins w:id="9" w:author="Tin Trčak" w:date="2016-01-21T00:54:00Z">
        <w:r w:rsidR="007F474F">
          <w:rPr>
            <w:rStyle w:val="messagebody"/>
          </w:rPr>
          <w:t>, pojmovnik</w:t>
        </w:r>
      </w:ins>
      <w:ins w:id="10" w:author="Tin Trčak" w:date="2016-01-21T13:07:00Z">
        <w:r w:rsidR="00182222">
          <w:rPr>
            <w:rStyle w:val="messagebody"/>
          </w:rPr>
          <w:t xml:space="preserve">, </w:t>
        </w:r>
        <w:r w:rsidR="00182222">
          <w:t>implementacija</w:t>
        </w:r>
      </w:ins>
    </w:p>
    <w:p w14:paraId="16016EBB" w14:textId="6C2C9994" w:rsidR="00EF161A" w:rsidRPr="0020295F" w:rsidRDefault="00EF161A" w:rsidP="002F15E8">
      <w:r w:rsidRPr="00E86FC2">
        <w:rPr>
          <w:b/>
          <w:i/>
        </w:rPr>
        <w:t>Trčak Tin</w:t>
      </w:r>
      <w:r w:rsidRPr="0020295F">
        <w:rPr>
          <w:i/>
        </w:rPr>
        <w:t xml:space="preserve"> </w:t>
      </w:r>
      <w:r w:rsidRPr="0020295F">
        <w:t xml:space="preserve">– opis projektnog zadatka, </w:t>
      </w:r>
      <w:r w:rsidR="00CA4D0E" w:rsidRPr="0020295F">
        <w:t xml:space="preserve">opis funkcionalnih zahtjeva, popis obrazaca uporabe, opis obrazaca uporabe, </w:t>
      </w:r>
      <w:r w:rsidRPr="0020295F">
        <w:t>sekvencijski dijagrami, ostali zahtjevi, pojmovnik</w:t>
      </w:r>
      <w:r w:rsidR="00265CEE" w:rsidRPr="0020295F">
        <w:t>, ispitivanje programskog rješenja, zaključak</w:t>
      </w:r>
      <w:r w:rsidR="005B3BAD" w:rsidRPr="0020295F">
        <w:t>, ispitivanje programskog rješenja, korisničke upute</w:t>
      </w:r>
    </w:p>
    <w:p w14:paraId="5001B3D4" w14:textId="77777777" w:rsidR="00EF161A" w:rsidRPr="0020295F" w:rsidRDefault="00EF161A">
      <w:pPr>
        <w:rPr>
          <w:rFonts w:cs="Times New Roman"/>
        </w:rPr>
      </w:pPr>
      <w:r w:rsidRPr="0020295F">
        <w:rPr>
          <w:rFonts w:cs="Times New Roman"/>
        </w:rPr>
        <w:br w:type="page"/>
      </w:r>
    </w:p>
    <w:sdt>
      <w:sdtPr>
        <w:rPr>
          <w:bCs/>
        </w:rPr>
        <w:id w:val="-966665589"/>
        <w:docPartObj>
          <w:docPartGallery w:val="Table of Contents"/>
          <w:docPartUnique/>
        </w:docPartObj>
      </w:sdtPr>
      <w:sdtEndPr>
        <w:rPr>
          <w:rFonts w:cs="Times New Roman"/>
          <w:bCs w:val="0"/>
          <w:noProof/>
        </w:rPr>
      </w:sdtEndPr>
      <w:sdtContent>
        <w:p w14:paraId="0C4263CB" w14:textId="1B849042" w:rsidR="005209EE" w:rsidRPr="0020295F" w:rsidRDefault="005209EE" w:rsidP="0049246C">
          <w:r w:rsidRPr="0020295F">
            <w:rPr>
              <w:sz w:val="28"/>
              <w:szCs w:val="28"/>
              <w:u w:val="single"/>
            </w:rPr>
            <w:t>Sadržaj</w:t>
          </w:r>
        </w:p>
        <w:p w14:paraId="4C16B9E9" w14:textId="77777777" w:rsidR="00974A3B" w:rsidRDefault="005209EE">
          <w:pPr>
            <w:pStyle w:val="TOC1"/>
            <w:rPr>
              <w:ins w:id="11" w:author="Tin Trčak" w:date="2016-01-21T00:51:00Z"/>
              <w:rFonts w:eastAsiaTheme="minorEastAsia"/>
              <w:b w:val="0"/>
              <w:noProof/>
              <w:sz w:val="22"/>
              <w:szCs w:val="22"/>
              <w:lang w:eastAsia="hr-HR"/>
            </w:rPr>
          </w:pPr>
          <w:r w:rsidRPr="00E86FC2">
            <w:rPr>
              <w:rFonts w:ascii="Times New Roman" w:hAnsi="Times New Roman" w:cs="Times New Roman"/>
            </w:rPr>
            <w:fldChar w:fldCharType="begin"/>
          </w:r>
          <w:r w:rsidRPr="00E86FC2">
            <w:rPr>
              <w:rFonts w:ascii="Times New Roman" w:hAnsi="Times New Roman" w:cs="Times New Roman"/>
            </w:rPr>
            <w:instrText xml:space="preserve"> TOC \o "1-3" \h \z \u </w:instrText>
          </w:r>
          <w:r w:rsidRPr="00E86FC2">
            <w:rPr>
              <w:rFonts w:ascii="Times New Roman" w:hAnsi="Times New Roman" w:cs="Times New Roman"/>
            </w:rPr>
            <w:fldChar w:fldCharType="separate"/>
          </w:r>
          <w:ins w:id="12" w:author="Tin Trčak" w:date="2016-01-21T00:51:00Z">
            <w:r w:rsidR="00974A3B" w:rsidRPr="002D3D9F">
              <w:rPr>
                <w:rStyle w:val="Hyperlink"/>
                <w:noProof/>
              </w:rPr>
              <w:fldChar w:fldCharType="begin"/>
            </w:r>
            <w:r w:rsidR="00974A3B" w:rsidRPr="002D3D9F">
              <w:rPr>
                <w:rStyle w:val="Hyperlink"/>
                <w:noProof/>
              </w:rPr>
              <w:instrText xml:space="preserve"> </w:instrText>
            </w:r>
            <w:r w:rsidR="00974A3B">
              <w:rPr>
                <w:noProof/>
              </w:rPr>
              <w:instrText>HYPERLINK \l "_Toc441100851"</w:instrText>
            </w:r>
            <w:r w:rsidR="00974A3B" w:rsidRPr="002D3D9F">
              <w:rPr>
                <w:rStyle w:val="Hyperlink"/>
                <w:noProof/>
              </w:rPr>
              <w:instrText xml:space="preserve"> </w:instrText>
            </w:r>
            <w:r w:rsidR="00974A3B" w:rsidRPr="002D3D9F">
              <w:rPr>
                <w:rStyle w:val="Hyperlink"/>
                <w:noProof/>
              </w:rPr>
              <w:fldChar w:fldCharType="separate"/>
            </w:r>
            <w:r w:rsidR="00974A3B" w:rsidRPr="002D3D9F">
              <w:rPr>
                <w:rStyle w:val="Hyperlink"/>
                <w:rFonts w:eastAsia="Arial"/>
                <w:noProof/>
              </w:rPr>
              <w:t>1.</w:t>
            </w:r>
            <w:r w:rsidR="00974A3B">
              <w:rPr>
                <w:rFonts w:eastAsiaTheme="minorEastAsia"/>
                <w:b w:val="0"/>
                <w:noProof/>
                <w:sz w:val="22"/>
                <w:szCs w:val="22"/>
                <w:lang w:eastAsia="hr-HR"/>
              </w:rPr>
              <w:tab/>
            </w:r>
            <w:r w:rsidR="00974A3B" w:rsidRPr="002D3D9F">
              <w:rPr>
                <w:rStyle w:val="Hyperlink"/>
                <w:rFonts w:eastAsia="Arial"/>
                <w:noProof/>
              </w:rPr>
              <w:t>Dnevnik promjena dokumentacije</w:t>
            </w:r>
            <w:r w:rsidR="00974A3B">
              <w:rPr>
                <w:noProof/>
                <w:webHidden/>
              </w:rPr>
              <w:tab/>
            </w:r>
            <w:r w:rsidR="00974A3B">
              <w:rPr>
                <w:noProof/>
                <w:webHidden/>
              </w:rPr>
              <w:fldChar w:fldCharType="begin"/>
            </w:r>
            <w:r w:rsidR="00974A3B">
              <w:rPr>
                <w:noProof/>
                <w:webHidden/>
              </w:rPr>
              <w:instrText xml:space="preserve"> PAGEREF _Toc441100851 \h </w:instrText>
            </w:r>
          </w:ins>
          <w:r w:rsidR="00974A3B">
            <w:rPr>
              <w:noProof/>
              <w:webHidden/>
            </w:rPr>
          </w:r>
          <w:r w:rsidR="00974A3B">
            <w:rPr>
              <w:noProof/>
              <w:webHidden/>
            </w:rPr>
            <w:fldChar w:fldCharType="separate"/>
          </w:r>
          <w:ins w:id="13" w:author="Tin Trčak" w:date="2016-01-21T13:59:00Z">
            <w:r w:rsidR="00AB372B">
              <w:rPr>
                <w:noProof/>
                <w:webHidden/>
              </w:rPr>
              <w:t>4</w:t>
            </w:r>
          </w:ins>
          <w:ins w:id="14" w:author="Tin Trčak" w:date="2016-01-21T00:51:00Z">
            <w:r w:rsidR="00974A3B">
              <w:rPr>
                <w:noProof/>
                <w:webHidden/>
              </w:rPr>
              <w:fldChar w:fldCharType="end"/>
            </w:r>
            <w:r w:rsidR="00974A3B" w:rsidRPr="002D3D9F">
              <w:rPr>
                <w:rStyle w:val="Hyperlink"/>
                <w:noProof/>
              </w:rPr>
              <w:fldChar w:fldCharType="end"/>
            </w:r>
          </w:ins>
        </w:p>
        <w:p w14:paraId="1EE6FC42" w14:textId="77777777" w:rsidR="00974A3B" w:rsidRDefault="00974A3B">
          <w:pPr>
            <w:pStyle w:val="TOC1"/>
            <w:rPr>
              <w:ins w:id="15" w:author="Tin Trčak" w:date="2016-01-21T00:51:00Z"/>
              <w:rFonts w:eastAsiaTheme="minorEastAsia"/>
              <w:b w:val="0"/>
              <w:noProof/>
              <w:sz w:val="22"/>
              <w:szCs w:val="22"/>
              <w:lang w:eastAsia="hr-HR"/>
            </w:rPr>
          </w:pPr>
          <w:ins w:id="1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"_Toc441100852"</w:instrText>
            </w:r>
            <w:r w:rsidRPr="002D3D9F">
              <w:rPr>
                <w:rStyle w:val="Hyperlink"/>
                <w:noProof/>
              </w:rPr>
              <w:instrText xml:space="preserve"> </w:instrText>
            </w:r>
            <w:r w:rsidRPr="002D3D9F">
              <w:rPr>
                <w:rStyle w:val="Hyperlink"/>
                <w:noProof/>
              </w:rPr>
              <w:fldChar w:fldCharType="separate"/>
            </w:r>
            <w:r w:rsidRPr="002D3D9F">
              <w:rPr>
                <w:rStyle w:val="Hyperlink"/>
                <w:noProof/>
              </w:rPr>
              <w:t>2.</w:t>
            </w:r>
            <w:r>
              <w:rPr>
                <w:rFonts w:eastAsiaTheme="minorEastAsia"/>
                <w:b w:val="0"/>
                <w:noProof/>
                <w:sz w:val="22"/>
                <w:szCs w:val="22"/>
                <w:lang w:eastAsia="hr-HR"/>
              </w:rPr>
              <w:tab/>
            </w:r>
            <w:r w:rsidRPr="002D3D9F">
              <w:rPr>
                <w:rStyle w:val="Hyperlink"/>
                <w:noProof/>
              </w:rPr>
              <w:t>Opis projektnog zadatka</w:t>
            </w:r>
            <w:r>
              <w:rPr>
                <w:noProof/>
                <w:webHidden/>
              </w:rPr>
              <w:tab/>
            </w:r>
            <w:r>
              <w:rPr>
                <w:noProof/>
                <w:webHidden/>
              </w:rPr>
              <w:fldChar w:fldCharType="begin"/>
            </w:r>
            <w:r>
              <w:rPr>
                <w:noProof/>
                <w:webHidden/>
              </w:rPr>
              <w:instrText xml:space="preserve"> PAGEREF _Toc441100852 \h </w:instrText>
            </w:r>
          </w:ins>
          <w:r>
            <w:rPr>
              <w:noProof/>
              <w:webHidden/>
            </w:rPr>
          </w:r>
          <w:r>
            <w:rPr>
              <w:noProof/>
              <w:webHidden/>
            </w:rPr>
            <w:fldChar w:fldCharType="separate"/>
          </w:r>
          <w:ins w:id="17" w:author="Tin Trčak" w:date="2016-01-21T13:59:00Z">
            <w:r w:rsidR="00AB372B">
              <w:rPr>
                <w:noProof/>
                <w:webHidden/>
              </w:rPr>
              <w:t>7</w:t>
            </w:r>
          </w:ins>
          <w:ins w:id="18" w:author="Tin Trčak" w:date="2016-01-21T00:51:00Z">
            <w:r>
              <w:rPr>
                <w:noProof/>
                <w:webHidden/>
              </w:rPr>
              <w:fldChar w:fldCharType="end"/>
            </w:r>
            <w:r w:rsidRPr="002D3D9F">
              <w:rPr>
                <w:rStyle w:val="Hyperlink"/>
                <w:noProof/>
              </w:rPr>
              <w:fldChar w:fldCharType="end"/>
            </w:r>
          </w:ins>
        </w:p>
        <w:p w14:paraId="1E6836F0" w14:textId="77777777" w:rsidR="00974A3B" w:rsidRDefault="00974A3B">
          <w:pPr>
            <w:pStyle w:val="TOC1"/>
            <w:rPr>
              <w:ins w:id="19" w:author="Tin Trčak" w:date="2016-01-21T00:51:00Z"/>
              <w:rFonts w:eastAsiaTheme="minorEastAsia"/>
              <w:b w:val="0"/>
              <w:noProof/>
              <w:sz w:val="22"/>
              <w:szCs w:val="22"/>
              <w:lang w:eastAsia="hr-HR"/>
            </w:rPr>
          </w:pPr>
          <w:ins w:id="2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"_Toc441100853"</w:instrText>
            </w:r>
            <w:r w:rsidRPr="002D3D9F">
              <w:rPr>
                <w:rStyle w:val="Hyperlink"/>
                <w:noProof/>
              </w:rPr>
              <w:instrText xml:space="preserve"> </w:instrText>
            </w:r>
            <w:r w:rsidRPr="002D3D9F">
              <w:rPr>
                <w:rStyle w:val="Hyperlink"/>
                <w:noProof/>
              </w:rPr>
              <w:fldChar w:fldCharType="separate"/>
            </w:r>
            <w:r w:rsidRPr="002D3D9F">
              <w:rPr>
                <w:rStyle w:val="Hyperlink"/>
                <w:noProof/>
              </w:rPr>
              <w:t>3.</w:t>
            </w:r>
            <w:r>
              <w:rPr>
                <w:rFonts w:eastAsiaTheme="minorEastAsia"/>
                <w:b w:val="0"/>
                <w:noProof/>
                <w:sz w:val="22"/>
                <w:szCs w:val="22"/>
                <w:lang w:eastAsia="hr-HR"/>
              </w:rPr>
              <w:tab/>
            </w:r>
            <w:r w:rsidRPr="002D3D9F">
              <w:rPr>
                <w:rStyle w:val="Hyperlink"/>
                <w:noProof/>
              </w:rPr>
              <w:t>Pojmovnik</w:t>
            </w:r>
            <w:r>
              <w:rPr>
                <w:noProof/>
                <w:webHidden/>
              </w:rPr>
              <w:tab/>
            </w:r>
            <w:r>
              <w:rPr>
                <w:noProof/>
                <w:webHidden/>
              </w:rPr>
              <w:fldChar w:fldCharType="begin"/>
            </w:r>
            <w:r>
              <w:rPr>
                <w:noProof/>
                <w:webHidden/>
              </w:rPr>
              <w:instrText xml:space="preserve"> PAGEREF _Toc441100853 \h </w:instrText>
            </w:r>
          </w:ins>
          <w:r>
            <w:rPr>
              <w:noProof/>
              <w:webHidden/>
            </w:rPr>
          </w:r>
          <w:r>
            <w:rPr>
              <w:noProof/>
              <w:webHidden/>
            </w:rPr>
            <w:fldChar w:fldCharType="separate"/>
          </w:r>
          <w:ins w:id="21" w:author="Tin Trčak" w:date="2016-01-21T13:59:00Z">
            <w:r w:rsidR="00AB372B">
              <w:rPr>
                <w:noProof/>
                <w:webHidden/>
              </w:rPr>
              <w:t>10</w:t>
            </w:r>
          </w:ins>
          <w:ins w:id="22" w:author="Tin Trčak" w:date="2016-01-21T00:51:00Z">
            <w:r>
              <w:rPr>
                <w:noProof/>
                <w:webHidden/>
              </w:rPr>
              <w:fldChar w:fldCharType="end"/>
            </w:r>
            <w:r w:rsidRPr="002D3D9F">
              <w:rPr>
                <w:rStyle w:val="Hyperlink"/>
                <w:noProof/>
              </w:rPr>
              <w:fldChar w:fldCharType="end"/>
            </w:r>
          </w:ins>
        </w:p>
        <w:p w14:paraId="1F104931" w14:textId="77777777" w:rsidR="00974A3B" w:rsidRDefault="00974A3B">
          <w:pPr>
            <w:pStyle w:val="TOC1"/>
            <w:rPr>
              <w:ins w:id="23" w:author="Tin Trčak" w:date="2016-01-21T00:51:00Z"/>
              <w:rFonts w:eastAsiaTheme="minorEastAsia"/>
              <w:b w:val="0"/>
              <w:noProof/>
              <w:sz w:val="22"/>
              <w:szCs w:val="22"/>
              <w:lang w:eastAsia="hr-HR"/>
            </w:rPr>
          </w:pPr>
          <w:ins w:id="2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"_Toc441100854"</w:instrText>
            </w:r>
            <w:r w:rsidRPr="002D3D9F">
              <w:rPr>
                <w:rStyle w:val="Hyperlink"/>
                <w:noProof/>
              </w:rPr>
              <w:instrText xml:space="preserve"> </w:instrText>
            </w:r>
            <w:r w:rsidRPr="002D3D9F">
              <w:rPr>
                <w:rStyle w:val="Hyperlink"/>
                <w:noProof/>
              </w:rPr>
              <w:fldChar w:fldCharType="separate"/>
            </w:r>
            <w:r w:rsidRPr="002D3D9F">
              <w:rPr>
                <w:rStyle w:val="Hyperlink"/>
                <w:noProof/>
              </w:rPr>
              <w:t>4.</w:t>
            </w:r>
            <w:r>
              <w:rPr>
                <w:rFonts w:eastAsiaTheme="minorEastAsia"/>
                <w:b w:val="0"/>
                <w:noProof/>
                <w:sz w:val="22"/>
                <w:szCs w:val="22"/>
                <w:lang w:eastAsia="hr-HR"/>
              </w:rPr>
              <w:tab/>
            </w:r>
            <w:r w:rsidRPr="002D3D9F">
              <w:rPr>
                <w:rStyle w:val="Hyperlink"/>
                <w:noProof/>
              </w:rPr>
              <w:t>Funkcionalni zahtjevi</w:t>
            </w:r>
            <w:r>
              <w:rPr>
                <w:noProof/>
                <w:webHidden/>
              </w:rPr>
              <w:tab/>
            </w:r>
            <w:r>
              <w:rPr>
                <w:noProof/>
                <w:webHidden/>
              </w:rPr>
              <w:fldChar w:fldCharType="begin"/>
            </w:r>
            <w:r>
              <w:rPr>
                <w:noProof/>
                <w:webHidden/>
              </w:rPr>
              <w:instrText xml:space="preserve"> PAGEREF _Toc441100854 \h </w:instrText>
            </w:r>
          </w:ins>
          <w:r>
            <w:rPr>
              <w:noProof/>
              <w:webHidden/>
            </w:rPr>
          </w:r>
          <w:r>
            <w:rPr>
              <w:noProof/>
              <w:webHidden/>
            </w:rPr>
            <w:fldChar w:fldCharType="separate"/>
          </w:r>
          <w:ins w:id="25" w:author="Tin Trčak" w:date="2016-01-21T13:59:00Z">
            <w:r w:rsidR="00AB372B">
              <w:rPr>
                <w:noProof/>
                <w:webHidden/>
              </w:rPr>
              <w:t>11</w:t>
            </w:r>
          </w:ins>
          <w:ins w:id="26" w:author="Tin Trčak" w:date="2016-01-21T00:51:00Z">
            <w:r>
              <w:rPr>
                <w:noProof/>
                <w:webHidden/>
              </w:rPr>
              <w:fldChar w:fldCharType="end"/>
            </w:r>
            <w:r w:rsidRPr="002D3D9F">
              <w:rPr>
                <w:rStyle w:val="Hyperlink"/>
                <w:noProof/>
              </w:rPr>
              <w:fldChar w:fldCharType="end"/>
            </w:r>
          </w:ins>
        </w:p>
        <w:p w14:paraId="4ED49286" w14:textId="77777777" w:rsidR="00974A3B" w:rsidRDefault="00974A3B">
          <w:pPr>
            <w:pStyle w:val="TOC2"/>
            <w:tabs>
              <w:tab w:val="left" w:pos="960"/>
              <w:tab w:val="right" w:leader="dot" w:pos="9062"/>
            </w:tabs>
            <w:rPr>
              <w:ins w:id="27" w:author="Tin Trčak" w:date="2016-01-21T00:51:00Z"/>
              <w:rFonts w:eastAsiaTheme="minorEastAsia"/>
              <w:b w:val="0"/>
              <w:noProof/>
              <w:lang w:eastAsia="hr-HR"/>
            </w:rPr>
          </w:pPr>
          <w:ins w:id="2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"_Toc441100855"</w:instrText>
            </w:r>
            <w:r w:rsidRPr="002D3D9F">
              <w:rPr>
                <w:rStyle w:val="Hyperlink"/>
                <w:noProof/>
              </w:rPr>
              <w:instrText xml:space="preserve"> </w:instrText>
            </w:r>
            <w:r w:rsidRPr="002D3D9F">
              <w:rPr>
                <w:rStyle w:val="Hyperlink"/>
                <w:noProof/>
              </w:rPr>
              <w:fldChar w:fldCharType="separate"/>
            </w:r>
            <w:r w:rsidRPr="002D3D9F">
              <w:rPr>
                <w:rStyle w:val="Hyperlink"/>
                <w:noProof/>
              </w:rPr>
              <w:t>4.1</w:t>
            </w:r>
            <w:r>
              <w:rPr>
                <w:rFonts w:eastAsiaTheme="minorEastAsia"/>
                <w:b w:val="0"/>
                <w:noProof/>
                <w:lang w:eastAsia="hr-HR"/>
              </w:rPr>
              <w:tab/>
            </w:r>
            <w:r w:rsidRPr="002D3D9F">
              <w:rPr>
                <w:rStyle w:val="Hyperlink"/>
                <w:noProof/>
              </w:rPr>
              <w:t>Opis obrazaca uporabe:</w:t>
            </w:r>
            <w:r>
              <w:rPr>
                <w:noProof/>
                <w:webHidden/>
              </w:rPr>
              <w:tab/>
            </w:r>
            <w:r>
              <w:rPr>
                <w:noProof/>
                <w:webHidden/>
              </w:rPr>
              <w:fldChar w:fldCharType="begin"/>
            </w:r>
            <w:r>
              <w:rPr>
                <w:noProof/>
                <w:webHidden/>
              </w:rPr>
              <w:instrText xml:space="preserve"> PAGEREF _Toc441100855 \h </w:instrText>
            </w:r>
          </w:ins>
          <w:r>
            <w:rPr>
              <w:noProof/>
              <w:webHidden/>
            </w:rPr>
          </w:r>
          <w:r>
            <w:rPr>
              <w:noProof/>
              <w:webHidden/>
            </w:rPr>
            <w:fldChar w:fldCharType="separate"/>
          </w:r>
          <w:ins w:id="29" w:author="Tin Trčak" w:date="2016-01-21T13:59:00Z">
            <w:r w:rsidR="00AB372B">
              <w:rPr>
                <w:noProof/>
                <w:webHidden/>
              </w:rPr>
              <w:t>13</w:t>
            </w:r>
          </w:ins>
          <w:ins w:id="30" w:author="Tin Trčak" w:date="2016-01-21T00:51:00Z">
            <w:r>
              <w:rPr>
                <w:noProof/>
                <w:webHidden/>
              </w:rPr>
              <w:fldChar w:fldCharType="end"/>
            </w:r>
            <w:r w:rsidRPr="002D3D9F">
              <w:rPr>
                <w:rStyle w:val="Hyperlink"/>
                <w:noProof/>
              </w:rPr>
              <w:fldChar w:fldCharType="end"/>
            </w:r>
          </w:ins>
        </w:p>
        <w:p w14:paraId="4C060196" w14:textId="77777777" w:rsidR="00974A3B" w:rsidRDefault="00974A3B">
          <w:pPr>
            <w:pStyle w:val="TOC2"/>
            <w:tabs>
              <w:tab w:val="left" w:pos="960"/>
              <w:tab w:val="right" w:leader="dot" w:pos="9062"/>
            </w:tabs>
            <w:rPr>
              <w:ins w:id="31" w:author="Tin Trčak" w:date="2016-01-21T00:51:00Z"/>
              <w:rFonts w:eastAsiaTheme="minorEastAsia"/>
              <w:b w:val="0"/>
              <w:noProof/>
              <w:lang w:eastAsia="hr-HR"/>
            </w:rPr>
          </w:pPr>
          <w:ins w:id="3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"_Toc441100856"</w:instrText>
            </w:r>
            <w:r w:rsidRPr="002D3D9F">
              <w:rPr>
                <w:rStyle w:val="Hyperlink"/>
                <w:noProof/>
              </w:rPr>
              <w:instrText xml:space="preserve"> </w:instrText>
            </w:r>
            <w:r w:rsidRPr="002D3D9F">
              <w:rPr>
                <w:rStyle w:val="Hyperlink"/>
                <w:noProof/>
              </w:rPr>
              <w:fldChar w:fldCharType="separate"/>
            </w:r>
            <w:r w:rsidRPr="002D3D9F">
              <w:rPr>
                <w:rStyle w:val="Hyperlink"/>
                <w:noProof/>
              </w:rPr>
              <w:t>4.2</w:t>
            </w:r>
            <w:r>
              <w:rPr>
                <w:rFonts w:eastAsiaTheme="minorEastAsia"/>
                <w:b w:val="0"/>
                <w:noProof/>
                <w:lang w:eastAsia="hr-HR"/>
              </w:rPr>
              <w:tab/>
            </w:r>
            <w:r w:rsidRPr="002D3D9F">
              <w:rPr>
                <w:rStyle w:val="Hyperlink"/>
                <w:noProof/>
              </w:rPr>
              <w:t>Dijagrami obrazaca</w:t>
            </w:r>
            <w:r>
              <w:rPr>
                <w:noProof/>
                <w:webHidden/>
              </w:rPr>
              <w:tab/>
            </w:r>
            <w:r>
              <w:rPr>
                <w:noProof/>
                <w:webHidden/>
              </w:rPr>
              <w:fldChar w:fldCharType="begin"/>
            </w:r>
            <w:r>
              <w:rPr>
                <w:noProof/>
                <w:webHidden/>
              </w:rPr>
              <w:instrText xml:space="preserve"> PAGEREF _Toc441100856 \h </w:instrText>
            </w:r>
          </w:ins>
          <w:r>
            <w:rPr>
              <w:noProof/>
              <w:webHidden/>
            </w:rPr>
          </w:r>
          <w:r>
            <w:rPr>
              <w:noProof/>
              <w:webHidden/>
            </w:rPr>
            <w:fldChar w:fldCharType="separate"/>
          </w:r>
          <w:ins w:id="33" w:author="Tin Trčak" w:date="2016-01-21T13:59:00Z">
            <w:r w:rsidR="00AB372B">
              <w:rPr>
                <w:noProof/>
                <w:webHidden/>
              </w:rPr>
              <w:t>27</w:t>
            </w:r>
          </w:ins>
          <w:ins w:id="34" w:author="Tin Trčak" w:date="2016-01-21T00:51:00Z">
            <w:r>
              <w:rPr>
                <w:noProof/>
                <w:webHidden/>
              </w:rPr>
              <w:fldChar w:fldCharType="end"/>
            </w:r>
            <w:r w:rsidRPr="002D3D9F">
              <w:rPr>
                <w:rStyle w:val="Hyperlink"/>
                <w:noProof/>
              </w:rPr>
              <w:fldChar w:fldCharType="end"/>
            </w:r>
          </w:ins>
        </w:p>
        <w:p w14:paraId="1D77A858" w14:textId="77777777" w:rsidR="00974A3B" w:rsidRDefault="00974A3B">
          <w:pPr>
            <w:pStyle w:val="TOC2"/>
            <w:tabs>
              <w:tab w:val="left" w:pos="960"/>
              <w:tab w:val="right" w:leader="dot" w:pos="9062"/>
            </w:tabs>
            <w:rPr>
              <w:ins w:id="35" w:author="Tin Trčak" w:date="2016-01-21T00:51:00Z"/>
              <w:rFonts w:eastAsiaTheme="minorEastAsia"/>
              <w:b w:val="0"/>
              <w:noProof/>
              <w:lang w:eastAsia="hr-HR"/>
            </w:rPr>
          </w:pPr>
          <w:ins w:id="3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"_Toc441100857"</w:instrText>
            </w:r>
            <w:r w:rsidRPr="002D3D9F">
              <w:rPr>
                <w:rStyle w:val="Hyperlink"/>
                <w:noProof/>
              </w:rPr>
              <w:instrText xml:space="preserve"> </w:instrText>
            </w:r>
            <w:r w:rsidRPr="002D3D9F">
              <w:rPr>
                <w:rStyle w:val="Hyperlink"/>
                <w:noProof/>
              </w:rPr>
              <w:fldChar w:fldCharType="separate"/>
            </w:r>
            <w:r w:rsidRPr="002D3D9F">
              <w:rPr>
                <w:rStyle w:val="Hyperlink"/>
                <w:noProof/>
              </w:rPr>
              <w:t>4.3</w:t>
            </w:r>
            <w:r>
              <w:rPr>
                <w:rFonts w:eastAsiaTheme="minorEastAsia"/>
                <w:b w:val="0"/>
                <w:noProof/>
                <w:lang w:eastAsia="hr-HR"/>
              </w:rPr>
              <w:tab/>
            </w:r>
            <w:r w:rsidRPr="002D3D9F">
              <w:rPr>
                <w:rStyle w:val="Hyperlink"/>
                <w:noProof/>
              </w:rPr>
              <w:t>Sekvencijski dijagrami</w:t>
            </w:r>
            <w:r>
              <w:rPr>
                <w:noProof/>
                <w:webHidden/>
              </w:rPr>
              <w:tab/>
            </w:r>
            <w:r>
              <w:rPr>
                <w:noProof/>
                <w:webHidden/>
              </w:rPr>
              <w:fldChar w:fldCharType="begin"/>
            </w:r>
            <w:r>
              <w:rPr>
                <w:noProof/>
                <w:webHidden/>
              </w:rPr>
              <w:instrText xml:space="preserve"> PAGEREF _Toc441100857 \h </w:instrText>
            </w:r>
          </w:ins>
          <w:r>
            <w:rPr>
              <w:noProof/>
              <w:webHidden/>
            </w:rPr>
          </w:r>
          <w:r>
            <w:rPr>
              <w:noProof/>
              <w:webHidden/>
            </w:rPr>
            <w:fldChar w:fldCharType="separate"/>
          </w:r>
          <w:ins w:id="37" w:author="Tin Trčak" w:date="2016-01-21T13:59:00Z">
            <w:r w:rsidR="00AB372B">
              <w:rPr>
                <w:noProof/>
                <w:webHidden/>
              </w:rPr>
              <w:t>31</w:t>
            </w:r>
          </w:ins>
          <w:ins w:id="38" w:author="Tin Trčak" w:date="2016-01-21T00:51:00Z">
            <w:r>
              <w:rPr>
                <w:noProof/>
                <w:webHidden/>
              </w:rPr>
              <w:fldChar w:fldCharType="end"/>
            </w:r>
            <w:r w:rsidRPr="002D3D9F">
              <w:rPr>
                <w:rStyle w:val="Hyperlink"/>
                <w:noProof/>
              </w:rPr>
              <w:fldChar w:fldCharType="end"/>
            </w:r>
          </w:ins>
        </w:p>
        <w:p w14:paraId="1281EB13" w14:textId="77777777" w:rsidR="00974A3B" w:rsidRDefault="00974A3B">
          <w:pPr>
            <w:pStyle w:val="TOC1"/>
            <w:rPr>
              <w:ins w:id="39" w:author="Tin Trčak" w:date="2016-01-21T00:51:00Z"/>
              <w:rFonts w:eastAsiaTheme="minorEastAsia"/>
              <w:b w:val="0"/>
              <w:noProof/>
              <w:sz w:val="22"/>
              <w:szCs w:val="22"/>
              <w:lang w:eastAsia="hr-HR"/>
            </w:rPr>
          </w:pPr>
          <w:ins w:id="4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"_Toc441100858"</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5.</w:t>
            </w:r>
            <w:r>
              <w:rPr>
                <w:rFonts w:eastAsiaTheme="minorEastAsia"/>
                <w:b w:val="0"/>
                <w:noProof/>
                <w:sz w:val="22"/>
                <w:szCs w:val="22"/>
                <w:lang w:eastAsia="hr-HR"/>
              </w:rPr>
              <w:tab/>
            </w:r>
            <w:r w:rsidRPr="002D3D9F">
              <w:rPr>
                <w:rStyle w:val="Hyperlink"/>
                <w:noProof/>
                <w:lang w:eastAsia="hr-HR"/>
              </w:rPr>
              <w:t>Ostali zahtjevi</w:t>
            </w:r>
            <w:r>
              <w:rPr>
                <w:noProof/>
                <w:webHidden/>
              </w:rPr>
              <w:tab/>
            </w:r>
            <w:r>
              <w:rPr>
                <w:noProof/>
                <w:webHidden/>
              </w:rPr>
              <w:fldChar w:fldCharType="begin"/>
            </w:r>
            <w:r>
              <w:rPr>
                <w:noProof/>
                <w:webHidden/>
              </w:rPr>
              <w:instrText xml:space="preserve"> PAGEREF _Toc441100858 \h </w:instrText>
            </w:r>
          </w:ins>
          <w:r>
            <w:rPr>
              <w:noProof/>
              <w:webHidden/>
            </w:rPr>
          </w:r>
          <w:r>
            <w:rPr>
              <w:noProof/>
              <w:webHidden/>
            </w:rPr>
            <w:fldChar w:fldCharType="separate"/>
          </w:r>
          <w:ins w:id="41" w:author="Tin Trčak" w:date="2016-01-21T13:59:00Z">
            <w:r w:rsidR="00AB372B">
              <w:rPr>
                <w:noProof/>
                <w:webHidden/>
              </w:rPr>
              <w:t>47</w:t>
            </w:r>
          </w:ins>
          <w:ins w:id="42" w:author="Tin Trčak" w:date="2016-01-21T00:51:00Z">
            <w:r>
              <w:rPr>
                <w:noProof/>
                <w:webHidden/>
              </w:rPr>
              <w:fldChar w:fldCharType="end"/>
            </w:r>
            <w:r w:rsidRPr="002D3D9F">
              <w:rPr>
                <w:rStyle w:val="Hyperlink"/>
                <w:noProof/>
              </w:rPr>
              <w:fldChar w:fldCharType="end"/>
            </w:r>
          </w:ins>
        </w:p>
        <w:p w14:paraId="1D23E6BC" w14:textId="77777777" w:rsidR="00974A3B" w:rsidRDefault="00974A3B">
          <w:pPr>
            <w:pStyle w:val="TOC1"/>
            <w:rPr>
              <w:ins w:id="43" w:author="Tin Trčak" w:date="2016-01-21T00:51:00Z"/>
              <w:rFonts w:eastAsiaTheme="minorEastAsia"/>
              <w:b w:val="0"/>
              <w:noProof/>
              <w:sz w:val="22"/>
              <w:szCs w:val="22"/>
              <w:lang w:eastAsia="hr-HR"/>
            </w:rPr>
          </w:pPr>
          <w:ins w:id="4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"_Toc441100859"</w:instrText>
            </w:r>
            <w:r w:rsidRPr="002D3D9F">
              <w:rPr>
                <w:rStyle w:val="Hyperlink"/>
                <w:noProof/>
              </w:rPr>
              <w:instrText xml:space="preserve"> </w:instrText>
            </w:r>
            <w:r w:rsidRPr="002D3D9F">
              <w:rPr>
                <w:rStyle w:val="Hyperlink"/>
                <w:noProof/>
              </w:rPr>
              <w:fldChar w:fldCharType="separate"/>
            </w:r>
            <w:r w:rsidRPr="002D3D9F">
              <w:rPr>
                <w:rStyle w:val="Hyperlink"/>
                <w:noProof/>
                <w:lang w:eastAsia="hr-HR"/>
              </w:rPr>
              <w:t>6.</w:t>
            </w:r>
            <w:r>
              <w:rPr>
                <w:rFonts w:eastAsiaTheme="minorEastAsia"/>
                <w:b w:val="0"/>
                <w:noProof/>
                <w:sz w:val="22"/>
                <w:szCs w:val="22"/>
                <w:lang w:eastAsia="hr-HR"/>
              </w:rPr>
              <w:tab/>
            </w:r>
            <w:r w:rsidRPr="002D3D9F">
              <w:rPr>
                <w:rStyle w:val="Hyperlink"/>
                <w:noProof/>
                <w:lang w:eastAsia="hr-HR"/>
              </w:rPr>
              <w:t>Arhitektura i dizajn sustava</w:t>
            </w:r>
            <w:r>
              <w:rPr>
                <w:noProof/>
                <w:webHidden/>
              </w:rPr>
              <w:tab/>
            </w:r>
            <w:r>
              <w:rPr>
                <w:noProof/>
                <w:webHidden/>
              </w:rPr>
              <w:fldChar w:fldCharType="begin"/>
            </w:r>
            <w:r>
              <w:rPr>
                <w:noProof/>
                <w:webHidden/>
              </w:rPr>
              <w:instrText xml:space="preserve"> PAGEREF _Toc441100859 \h </w:instrText>
            </w:r>
          </w:ins>
          <w:r>
            <w:rPr>
              <w:noProof/>
              <w:webHidden/>
            </w:rPr>
          </w:r>
          <w:r>
            <w:rPr>
              <w:noProof/>
              <w:webHidden/>
            </w:rPr>
            <w:fldChar w:fldCharType="separate"/>
          </w:r>
          <w:ins w:id="45" w:author="Tin Trčak" w:date="2016-01-21T13:59:00Z">
            <w:r w:rsidR="00AB372B">
              <w:rPr>
                <w:noProof/>
                <w:webHidden/>
              </w:rPr>
              <w:t>48</w:t>
            </w:r>
          </w:ins>
          <w:ins w:id="46" w:author="Tin Trčak" w:date="2016-01-21T00:51:00Z">
            <w:r>
              <w:rPr>
                <w:noProof/>
                <w:webHidden/>
              </w:rPr>
              <w:fldChar w:fldCharType="end"/>
            </w:r>
            <w:r w:rsidRPr="002D3D9F">
              <w:rPr>
                <w:rStyle w:val="Hyperlink"/>
                <w:noProof/>
              </w:rPr>
              <w:fldChar w:fldCharType="end"/>
            </w:r>
          </w:ins>
        </w:p>
        <w:p w14:paraId="055781EF" w14:textId="77777777" w:rsidR="00974A3B" w:rsidRDefault="00974A3B">
          <w:pPr>
            <w:pStyle w:val="TOC2"/>
            <w:tabs>
              <w:tab w:val="left" w:pos="960"/>
              <w:tab w:val="right" w:leader="dot" w:pos="9062"/>
            </w:tabs>
            <w:rPr>
              <w:ins w:id="47" w:author="Tin Trčak" w:date="2016-01-21T00:51:00Z"/>
              <w:rFonts w:eastAsiaTheme="minorEastAsia"/>
              <w:b w:val="0"/>
              <w:noProof/>
              <w:lang w:eastAsia="hr-HR"/>
            </w:rPr>
          </w:pPr>
          <w:ins w:id="4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"_Toc441100860"</w:instrText>
            </w:r>
            <w:r w:rsidRPr="002D3D9F">
              <w:rPr>
                <w:rStyle w:val="Hyperlink"/>
                <w:noProof/>
              </w:rPr>
              <w:instrText xml:space="preserve"> </w:instrText>
            </w:r>
            <w:r w:rsidRPr="002D3D9F">
              <w:rPr>
                <w:rStyle w:val="Hyperlink"/>
                <w:noProof/>
              </w:rPr>
              <w:fldChar w:fldCharType="separate"/>
            </w:r>
            <w:r w:rsidRPr="002D3D9F">
              <w:rPr>
                <w:rStyle w:val="Hyperlink"/>
                <w:noProof/>
              </w:rPr>
              <w:t>6.1</w:t>
            </w:r>
            <w:r>
              <w:rPr>
                <w:rFonts w:eastAsiaTheme="minorEastAsia"/>
                <w:b w:val="0"/>
                <w:noProof/>
                <w:lang w:eastAsia="hr-HR"/>
              </w:rPr>
              <w:tab/>
            </w:r>
            <w:r w:rsidRPr="002D3D9F">
              <w:rPr>
                <w:rStyle w:val="Hyperlink"/>
                <w:noProof/>
              </w:rPr>
              <w:t>Svrha, opći prioriteti i skica sustava</w:t>
            </w:r>
            <w:r>
              <w:rPr>
                <w:noProof/>
                <w:webHidden/>
              </w:rPr>
              <w:tab/>
            </w:r>
            <w:r>
              <w:rPr>
                <w:noProof/>
                <w:webHidden/>
              </w:rPr>
              <w:fldChar w:fldCharType="begin"/>
            </w:r>
            <w:r>
              <w:rPr>
                <w:noProof/>
                <w:webHidden/>
              </w:rPr>
              <w:instrText xml:space="preserve"> PAGEREF _Toc441100860 \h </w:instrText>
            </w:r>
          </w:ins>
          <w:r>
            <w:rPr>
              <w:noProof/>
              <w:webHidden/>
            </w:rPr>
          </w:r>
          <w:r>
            <w:rPr>
              <w:noProof/>
              <w:webHidden/>
            </w:rPr>
            <w:fldChar w:fldCharType="separate"/>
          </w:r>
          <w:ins w:id="49" w:author="Tin Trčak" w:date="2016-01-21T13:59:00Z">
            <w:r w:rsidR="00AB372B">
              <w:rPr>
                <w:noProof/>
                <w:webHidden/>
              </w:rPr>
              <w:t>48</w:t>
            </w:r>
          </w:ins>
          <w:ins w:id="50" w:author="Tin Trčak" w:date="2016-01-21T00:51:00Z">
            <w:r>
              <w:rPr>
                <w:noProof/>
                <w:webHidden/>
              </w:rPr>
              <w:fldChar w:fldCharType="end"/>
            </w:r>
            <w:r w:rsidRPr="002D3D9F">
              <w:rPr>
                <w:rStyle w:val="Hyperlink"/>
                <w:noProof/>
              </w:rPr>
              <w:fldChar w:fldCharType="end"/>
            </w:r>
          </w:ins>
        </w:p>
        <w:p w14:paraId="092053D1" w14:textId="77777777" w:rsidR="00974A3B" w:rsidRDefault="00974A3B">
          <w:pPr>
            <w:pStyle w:val="TOC2"/>
            <w:tabs>
              <w:tab w:val="left" w:pos="960"/>
              <w:tab w:val="right" w:leader="dot" w:pos="9062"/>
            </w:tabs>
            <w:rPr>
              <w:ins w:id="51" w:author="Tin Trčak" w:date="2016-01-21T00:51:00Z"/>
              <w:rFonts w:eastAsiaTheme="minorEastAsia"/>
              <w:b w:val="0"/>
              <w:noProof/>
              <w:lang w:eastAsia="hr-HR"/>
            </w:rPr>
          </w:pPr>
          <w:ins w:id="5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"_Toc441100861"</w:instrText>
            </w:r>
            <w:r w:rsidRPr="002D3D9F">
              <w:rPr>
                <w:rStyle w:val="Hyperlink"/>
                <w:noProof/>
              </w:rPr>
              <w:instrText xml:space="preserve"> </w:instrText>
            </w:r>
            <w:r w:rsidRPr="002D3D9F">
              <w:rPr>
                <w:rStyle w:val="Hyperlink"/>
                <w:noProof/>
              </w:rPr>
              <w:fldChar w:fldCharType="separate"/>
            </w:r>
            <w:r w:rsidRPr="002D3D9F">
              <w:rPr>
                <w:rStyle w:val="Hyperlink"/>
                <w:noProof/>
              </w:rPr>
              <w:t>6.2</w:t>
            </w:r>
            <w:r>
              <w:rPr>
                <w:rFonts w:eastAsiaTheme="minorEastAsia"/>
                <w:b w:val="0"/>
                <w:noProof/>
                <w:lang w:eastAsia="hr-HR"/>
              </w:rPr>
              <w:tab/>
            </w:r>
            <w:r w:rsidRPr="002D3D9F">
              <w:rPr>
                <w:rStyle w:val="Hyperlink"/>
                <w:noProof/>
              </w:rPr>
              <w:t>Dijagram razreda s opisom</w:t>
            </w:r>
            <w:r>
              <w:rPr>
                <w:noProof/>
                <w:webHidden/>
              </w:rPr>
              <w:tab/>
            </w:r>
            <w:r>
              <w:rPr>
                <w:noProof/>
                <w:webHidden/>
              </w:rPr>
              <w:fldChar w:fldCharType="begin"/>
            </w:r>
            <w:r>
              <w:rPr>
                <w:noProof/>
                <w:webHidden/>
              </w:rPr>
              <w:instrText xml:space="preserve"> PAGEREF _Toc441100861 \h </w:instrText>
            </w:r>
          </w:ins>
          <w:r>
            <w:rPr>
              <w:noProof/>
              <w:webHidden/>
            </w:rPr>
          </w:r>
          <w:r>
            <w:rPr>
              <w:noProof/>
              <w:webHidden/>
            </w:rPr>
            <w:fldChar w:fldCharType="separate"/>
          </w:r>
          <w:ins w:id="53" w:author="Tin Trčak" w:date="2016-01-21T13:59:00Z">
            <w:r w:rsidR="00AB372B">
              <w:rPr>
                <w:noProof/>
                <w:webHidden/>
              </w:rPr>
              <w:t>54</w:t>
            </w:r>
          </w:ins>
          <w:ins w:id="54" w:author="Tin Trčak" w:date="2016-01-21T00:51:00Z">
            <w:r>
              <w:rPr>
                <w:noProof/>
                <w:webHidden/>
              </w:rPr>
              <w:fldChar w:fldCharType="end"/>
            </w:r>
            <w:r w:rsidRPr="002D3D9F">
              <w:rPr>
                <w:rStyle w:val="Hyperlink"/>
                <w:noProof/>
              </w:rPr>
              <w:fldChar w:fldCharType="end"/>
            </w:r>
          </w:ins>
        </w:p>
        <w:p w14:paraId="383C2FED" w14:textId="77777777" w:rsidR="00974A3B" w:rsidRDefault="00974A3B">
          <w:pPr>
            <w:pStyle w:val="TOC2"/>
            <w:tabs>
              <w:tab w:val="left" w:pos="960"/>
              <w:tab w:val="right" w:leader="dot" w:pos="9062"/>
            </w:tabs>
            <w:rPr>
              <w:ins w:id="55" w:author="Tin Trčak" w:date="2016-01-21T00:51:00Z"/>
              <w:rFonts w:eastAsiaTheme="minorEastAsia"/>
              <w:b w:val="0"/>
              <w:noProof/>
              <w:lang w:eastAsia="hr-HR"/>
            </w:rPr>
          </w:pPr>
          <w:ins w:id="5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"_Toc441100862"</w:instrText>
            </w:r>
            <w:r w:rsidRPr="002D3D9F">
              <w:rPr>
                <w:rStyle w:val="Hyperlink"/>
                <w:noProof/>
              </w:rPr>
              <w:instrText xml:space="preserve"> </w:instrText>
            </w:r>
            <w:r w:rsidRPr="002D3D9F">
              <w:rPr>
                <w:rStyle w:val="Hyperlink"/>
                <w:noProof/>
              </w:rPr>
              <w:fldChar w:fldCharType="separate"/>
            </w:r>
            <w:r w:rsidRPr="002D3D9F">
              <w:rPr>
                <w:rStyle w:val="Hyperlink"/>
                <w:noProof/>
              </w:rPr>
              <w:t>6.3</w:t>
            </w:r>
            <w:r>
              <w:rPr>
                <w:rFonts w:eastAsiaTheme="minorEastAsia"/>
                <w:b w:val="0"/>
                <w:noProof/>
                <w:lang w:eastAsia="hr-HR"/>
              </w:rPr>
              <w:tab/>
            </w:r>
            <w:r w:rsidRPr="002D3D9F">
              <w:rPr>
                <w:rStyle w:val="Hyperlink"/>
                <w:noProof/>
              </w:rPr>
              <w:t>Dijagram objekata</w:t>
            </w:r>
            <w:r>
              <w:rPr>
                <w:noProof/>
                <w:webHidden/>
              </w:rPr>
              <w:tab/>
            </w:r>
            <w:r>
              <w:rPr>
                <w:noProof/>
                <w:webHidden/>
              </w:rPr>
              <w:fldChar w:fldCharType="begin"/>
            </w:r>
            <w:r>
              <w:rPr>
                <w:noProof/>
                <w:webHidden/>
              </w:rPr>
              <w:instrText xml:space="preserve"> PAGEREF _Toc441100862 \h </w:instrText>
            </w:r>
          </w:ins>
          <w:r>
            <w:rPr>
              <w:noProof/>
              <w:webHidden/>
            </w:rPr>
          </w:r>
          <w:r>
            <w:rPr>
              <w:noProof/>
              <w:webHidden/>
            </w:rPr>
            <w:fldChar w:fldCharType="separate"/>
          </w:r>
          <w:ins w:id="57" w:author="Tin Trčak" w:date="2016-01-21T13:59:00Z">
            <w:r w:rsidR="00AB372B">
              <w:rPr>
                <w:noProof/>
                <w:webHidden/>
              </w:rPr>
              <w:t>56</w:t>
            </w:r>
          </w:ins>
          <w:ins w:id="58" w:author="Tin Trčak" w:date="2016-01-21T00:51:00Z">
            <w:r>
              <w:rPr>
                <w:noProof/>
                <w:webHidden/>
              </w:rPr>
              <w:fldChar w:fldCharType="end"/>
            </w:r>
            <w:r w:rsidRPr="002D3D9F">
              <w:rPr>
                <w:rStyle w:val="Hyperlink"/>
                <w:noProof/>
              </w:rPr>
              <w:fldChar w:fldCharType="end"/>
            </w:r>
          </w:ins>
        </w:p>
        <w:p w14:paraId="78075702" w14:textId="77777777" w:rsidR="00974A3B" w:rsidRDefault="00974A3B">
          <w:pPr>
            <w:pStyle w:val="TOC2"/>
            <w:tabs>
              <w:tab w:val="left" w:pos="960"/>
              <w:tab w:val="right" w:leader="dot" w:pos="9062"/>
            </w:tabs>
            <w:rPr>
              <w:ins w:id="59" w:author="Tin Trčak" w:date="2016-01-21T00:51:00Z"/>
              <w:rFonts w:eastAsiaTheme="minorEastAsia"/>
              <w:b w:val="0"/>
              <w:noProof/>
              <w:lang w:eastAsia="hr-HR"/>
            </w:rPr>
          </w:pPr>
          <w:ins w:id="6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"_Toc441100863"</w:instrText>
            </w:r>
            <w:r w:rsidRPr="002D3D9F">
              <w:rPr>
                <w:rStyle w:val="Hyperlink"/>
                <w:noProof/>
              </w:rPr>
              <w:instrText xml:space="preserve"> </w:instrText>
            </w:r>
            <w:r w:rsidRPr="002D3D9F">
              <w:rPr>
                <w:rStyle w:val="Hyperlink"/>
                <w:noProof/>
              </w:rPr>
              <w:fldChar w:fldCharType="separate"/>
            </w:r>
            <w:r w:rsidRPr="002D3D9F">
              <w:rPr>
                <w:rStyle w:val="Hyperlink"/>
                <w:noProof/>
              </w:rPr>
              <w:t>6.4</w:t>
            </w:r>
            <w:r>
              <w:rPr>
                <w:rFonts w:eastAsiaTheme="minorEastAsia"/>
                <w:b w:val="0"/>
                <w:noProof/>
                <w:lang w:eastAsia="hr-HR"/>
              </w:rPr>
              <w:tab/>
            </w:r>
            <w:r w:rsidRPr="002D3D9F">
              <w:rPr>
                <w:rStyle w:val="Hyperlink"/>
                <w:noProof/>
              </w:rPr>
              <w:t>Ostali UML dijagrami</w:t>
            </w:r>
            <w:r>
              <w:rPr>
                <w:noProof/>
                <w:webHidden/>
              </w:rPr>
              <w:tab/>
            </w:r>
            <w:r>
              <w:rPr>
                <w:noProof/>
                <w:webHidden/>
              </w:rPr>
              <w:fldChar w:fldCharType="begin"/>
            </w:r>
            <w:r>
              <w:rPr>
                <w:noProof/>
                <w:webHidden/>
              </w:rPr>
              <w:instrText xml:space="preserve"> PAGEREF _Toc441100863 \h </w:instrText>
            </w:r>
          </w:ins>
          <w:r>
            <w:rPr>
              <w:noProof/>
              <w:webHidden/>
            </w:rPr>
          </w:r>
          <w:r>
            <w:rPr>
              <w:noProof/>
              <w:webHidden/>
            </w:rPr>
            <w:fldChar w:fldCharType="separate"/>
          </w:r>
          <w:ins w:id="61" w:author="Tin Trčak" w:date="2016-01-21T13:59:00Z">
            <w:r w:rsidR="00AB372B">
              <w:rPr>
                <w:noProof/>
                <w:webHidden/>
              </w:rPr>
              <w:t>57</w:t>
            </w:r>
          </w:ins>
          <w:ins w:id="62" w:author="Tin Trčak" w:date="2016-01-21T00:51:00Z">
            <w:r>
              <w:rPr>
                <w:noProof/>
                <w:webHidden/>
              </w:rPr>
              <w:fldChar w:fldCharType="end"/>
            </w:r>
            <w:r w:rsidRPr="002D3D9F">
              <w:rPr>
                <w:rStyle w:val="Hyperlink"/>
                <w:noProof/>
              </w:rPr>
              <w:fldChar w:fldCharType="end"/>
            </w:r>
          </w:ins>
        </w:p>
        <w:p w14:paraId="4CA1E59B" w14:textId="77777777" w:rsidR="00974A3B" w:rsidRDefault="00974A3B">
          <w:pPr>
            <w:pStyle w:val="TOC3"/>
            <w:tabs>
              <w:tab w:val="left" w:pos="1200"/>
              <w:tab w:val="right" w:leader="dot" w:pos="9062"/>
            </w:tabs>
            <w:rPr>
              <w:ins w:id="63" w:author="Tin Trčak" w:date="2016-01-21T00:51:00Z"/>
              <w:rFonts w:eastAsiaTheme="minorEastAsia"/>
              <w:noProof/>
              <w:lang w:eastAsia="hr-HR"/>
            </w:rPr>
          </w:pPr>
          <w:ins w:id="6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"_Toc441100864"</w:instrText>
            </w:r>
            <w:r w:rsidRPr="002D3D9F">
              <w:rPr>
                <w:rStyle w:val="Hyperlink"/>
                <w:noProof/>
              </w:rPr>
              <w:instrText xml:space="preserve"> </w:instrText>
            </w:r>
            <w:r w:rsidRPr="002D3D9F">
              <w:rPr>
                <w:rStyle w:val="Hyperlink"/>
                <w:noProof/>
              </w:rPr>
              <w:fldChar w:fldCharType="separate"/>
            </w:r>
            <w:r w:rsidRPr="002D3D9F">
              <w:rPr>
                <w:rStyle w:val="Hyperlink"/>
                <w:noProof/>
              </w:rPr>
              <w:t>6.4.1</w:t>
            </w:r>
            <w:r>
              <w:rPr>
                <w:rFonts w:eastAsiaTheme="minorEastAsia"/>
                <w:noProof/>
                <w:lang w:eastAsia="hr-HR"/>
              </w:rPr>
              <w:tab/>
            </w:r>
            <w:r w:rsidRPr="002D3D9F">
              <w:rPr>
                <w:rStyle w:val="Hyperlink"/>
                <w:noProof/>
              </w:rPr>
              <w:t>Komunikacijski dijagram</w:t>
            </w:r>
            <w:r>
              <w:rPr>
                <w:noProof/>
                <w:webHidden/>
              </w:rPr>
              <w:tab/>
            </w:r>
            <w:r>
              <w:rPr>
                <w:noProof/>
                <w:webHidden/>
              </w:rPr>
              <w:fldChar w:fldCharType="begin"/>
            </w:r>
            <w:r>
              <w:rPr>
                <w:noProof/>
                <w:webHidden/>
              </w:rPr>
              <w:instrText xml:space="preserve"> PAGEREF _Toc441100864 \h </w:instrText>
            </w:r>
          </w:ins>
          <w:r>
            <w:rPr>
              <w:noProof/>
              <w:webHidden/>
            </w:rPr>
          </w:r>
          <w:r>
            <w:rPr>
              <w:noProof/>
              <w:webHidden/>
            </w:rPr>
            <w:fldChar w:fldCharType="separate"/>
          </w:r>
          <w:ins w:id="65" w:author="Tin Trčak" w:date="2016-01-21T13:59:00Z">
            <w:r w:rsidR="00AB372B">
              <w:rPr>
                <w:noProof/>
                <w:webHidden/>
              </w:rPr>
              <w:t>57</w:t>
            </w:r>
          </w:ins>
          <w:ins w:id="66" w:author="Tin Trčak" w:date="2016-01-21T00:51:00Z">
            <w:r>
              <w:rPr>
                <w:noProof/>
                <w:webHidden/>
              </w:rPr>
              <w:fldChar w:fldCharType="end"/>
            </w:r>
            <w:r w:rsidRPr="002D3D9F">
              <w:rPr>
                <w:rStyle w:val="Hyperlink"/>
                <w:noProof/>
              </w:rPr>
              <w:fldChar w:fldCharType="end"/>
            </w:r>
          </w:ins>
        </w:p>
        <w:p w14:paraId="79F24B23" w14:textId="77777777" w:rsidR="00974A3B" w:rsidRDefault="00974A3B">
          <w:pPr>
            <w:pStyle w:val="TOC3"/>
            <w:tabs>
              <w:tab w:val="left" w:pos="1200"/>
              <w:tab w:val="right" w:leader="dot" w:pos="9062"/>
            </w:tabs>
            <w:rPr>
              <w:ins w:id="67" w:author="Tin Trčak" w:date="2016-01-21T00:51:00Z"/>
              <w:rFonts w:eastAsiaTheme="minorEastAsia"/>
              <w:noProof/>
              <w:lang w:eastAsia="hr-HR"/>
            </w:rPr>
          </w:pPr>
          <w:ins w:id="6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"_Toc441100865"</w:instrText>
            </w:r>
            <w:r w:rsidRPr="002D3D9F">
              <w:rPr>
                <w:rStyle w:val="Hyperlink"/>
                <w:noProof/>
              </w:rPr>
              <w:instrText xml:space="preserve"> </w:instrText>
            </w:r>
            <w:r w:rsidRPr="002D3D9F">
              <w:rPr>
                <w:rStyle w:val="Hyperlink"/>
                <w:noProof/>
              </w:rPr>
              <w:fldChar w:fldCharType="separate"/>
            </w:r>
            <w:r w:rsidRPr="002D3D9F">
              <w:rPr>
                <w:rStyle w:val="Hyperlink"/>
                <w:noProof/>
              </w:rPr>
              <w:t>6.4.2</w:t>
            </w:r>
            <w:r>
              <w:rPr>
                <w:rFonts w:eastAsiaTheme="minorEastAsia"/>
                <w:noProof/>
                <w:lang w:eastAsia="hr-HR"/>
              </w:rPr>
              <w:tab/>
            </w:r>
            <w:r w:rsidRPr="002D3D9F">
              <w:rPr>
                <w:rStyle w:val="Hyperlink"/>
                <w:noProof/>
              </w:rPr>
              <w:t>Dijagram stanja</w:t>
            </w:r>
            <w:r>
              <w:rPr>
                <w:noProof/>
                <w:webHidden/>
              </w:rPr>
              <w:tab/>
            </w:r>
            <w:r>
              <w:rPr>
                <w:noProof/>
                <w:webHidden/>
              </w:rPr>
              <w:fldChar w:fldCharType="begin"/>
            </w:r>
            <w:r>
              <w:rPr>
                <w:noProof/>
                <w:webHidden/>
              </w:rPr>
              <w:instrText xml:space="preserve"> PAGEREF _Toc441100865 \h </w:instrText>
            </w:r>
          </w:ins>
          <w:r>
            <w:rPr>
              <w:noProof/>
              <w:webHidden/>
            </w:rPr>
          </w:r>
          <w:r>
            <w:rPr>
              <w:noProof/>
              <w:webHidden/>
            </w:rPr>
            <w:fldChar w:fldCharType="separate"/>
          </w:r>
          <w:ins w:id="69" w:author="Tin Trčak" w:date="2016-01-21T13:59:00Z">
            <w:r w:rsidR="00AB372B">
              <w:rPr>
                <w:noProof/>
                <w:webHidden/>
              </w:rPr>
              <w:t>59</w:t>
            </w:r>
          </w:ins>
          <w:ins w:id="70" w:author="Tin Trčak" w:date="2016-01-21T00:51:00Z">
            <w:r>
              <w:rPr>
                <w:noProof/>
                <w:webHidden/>
              </w:rPr>
              <w:fldChar w:fldCharType="end"/>
            </w:r>
            <w:r w:rsidRPr="002D3D9F">
              <w:rPr>
                <w:rStyle w:val="Hyperlink"/>
                <w:noProof/>
              </w:rPr>
              <w:fldChar w:fldCharType="end"/>
            </w:r>
          </w:ins>
        </w:p>
        <w:p w14:paraId="5F398A21" w14:textId="77777777" w:rsidR="00974A3B" w:rsidRDefault="00974A3B">
          <w:pPr>
            <w:pStyle w:val="TOC3"/>
            <w:tabs>
              <w:tab w:val="left" w:pos="1200"/>
              <w:tab w:val="right" w:leader="dot" w:pos="9062"/>
            </w:tabs>
            <w:rPr>
              <w:ins w:id="71" w:author="Tin Trčak" w:date="2016-01-21T00:51:00Z"/>
              <w:rFonts w:eastAsiaTheme="minorEastAsia"/>
              <w:noProof/>
              <w:lang w:eastAsia="hr-HR"/>
            </w:rPr>
          </w:pPr>
          <w:ins w:id="7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"_Toc441100866"</w:instrText>
            </w:r>
            <w:r w:rsidRPr="002D3D9F">
              <w:rPr>
                <w:rStyle w:val="Hyperlink"/>
                <w:noProof/>
              </w:rPr>
              <w:instrText xml:space="preserve"> </w:instrText>
            </w:r>
            <w:r w:rsidRPr="002D3D9F">
              <w:rPr>
                <w:rStyle w:val="Hyperlink"/>
                <w:noProof/>
              </w:rPr>
              <w:fldChar w:fldCharType="separate"/>
            </w:r>
            <w:r w:rsidRPr="002D3D9F">
              <w:rPr>
                <w:rStyle w:val="Hyperlink"/>
                <w:noProof/>
              </w:rPr>
              <w:t>6.4.3</w:t>
            </w:r>
            <w:r>
              <w:rPr>
                <w:rFonts w:eastAsiaTheme="minorEastAsia"/>
                <w:noProof/>
                <w:lang w:eastAsia="hr-HR"/>
              </w:rPr>
              <w:tab/>
            </w:r>
            <w:r w:rsidRPr="002D3D9F">
              <w:rPr>
                <w:rStyle w:val="Hyperlink"/>
                <w:noProof/>
              </w:rPr>
              <w:t>Dijagram aktivnosti</w:t>
            </w:r>
            <w:r>
              <w:rPr>
                <w:noProof/>
                <w:webHidden/>
              </w:rPr>
              <w:tab/>
            </w:r>
            <w:r>
              <w:rPr>
                <w:noProof/>
                <w:webHidden/>
              </w:rPr>
              <w:fldChar w:fldCharType="begin"/>
            </w:r>
            <w:r>
              <w:rPr>
                <w:noProof/>
                <w:webHidden/>
              </w:rPr>
              <w:instrText xml:space="preserve"> PAGEREF _Toc441100866 \h </w:instrText>
            </w:r>
          </w:ins>
          <w:r>
            <w:rPr>
              <w:noProof/>
              <w:webHidden/>
            </w:rPr>
          </w:r>
          <w:r>
            <w:rPr>
              <w:noProof/>
              <w:webHidden/>
            </w:rPr>
            <w:fldChar w:fldCharType="separate"/>
          </w:r>
          <w:ins w:id="73" w:author="Tin Trčak" w:date="2016-01-21T13:59:00Z">
            <w:r w:rsidR="00AB372B">
              <w:rPr>
                <w:noProof/>
                <w:webHidden/>
              </w:rPr>
              <w:t>61</w:t>
            </w:r>
          </w:ins>
          <w:ins w:id="74" w:author="Tin Trčak" w:date="2016-01-21T00:51:00Z">
            <w:r>
              <w:rPr>
                <w:noProof/>
                <w:webHidden/>
              </w:rPr>
              <w:fldChar w:fldCharType="end"/>
            </w:r>
            <w:r w:rsidRPr="002D3D9F">
              <w:rPr>
                <w:rStyle w:val="Hyperlink"/>
                <w:noProof/>
              </w:rPr>
              <w:fldChar w:fldCharType="end"/>
            </w:r>
          </w:ins>
        </w:p>
        <w:p w14:paraId="3D74FD1D" w14:textId="77777777" w:rsidR="00974A3B" w:rsidRDefault="00974A3B">
          <w:pPr>
            <w:pStyle w:val="TOC3"/>
            <w:tabs>
              <w:tab w:val="left" w:pos="1200"/>
              <w:tab w:val="right" w:leader="dot" w:pos="9062"/>
            </w:tabs>
            <w:rPr>
              <w:ins w:id="75" w:author="Tin Trčak" w:date="2016-01-21T00:51:00Z"/>
              <w:rFonts w:eastAsiaTheme="minorEastAsia"/>
              <w:noProof/>
              <w:lang w:eastAsia="hr-HR"/>
            </w:rPr>
          </w:pPr>
          <w:ins w:id="7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"_Toc441100867"</w:instrText>
            </w:r>
            <w:r w:rsidRPr="002D3D9F">
              <w:rPr>
                <w:rStyle w:val="Hyperlink"/>
                <w:noProof/>
              </w:rPr>
              <w:instrText xml:space="preserve"> </w:instrText>
            </w:r>
            <w:r w:rsidRPr="002D3D9F">
              <w:rPr>
                <w:rStyle w:val="Hyperlink"/>
                <w:noProof/>
              </w:rPr>
              <w:fldChar w:fldCharType="separate"/>
            </w:r>
            <w:r w:rsidRPr="002D3D9F">
              <w:rPr>
                <w:rStyle w:val="Hyperlink"/>
                <w:noProof/>
              </w:rPr>
              <w:t>6.4.4</w:t>
            </w:r>
            <w:r>
              <w:rPr>
                <w:rFonts w:eastAsiaTheme="minorEastAsia"/>
                <w:noProof/>
                <w:lang w:eastAsia="hr-HR"/>
              </w:rPr>
              <w:tab/>
            </w:r>
            <w:r w:rsidRPr="002D3D9F">
              <w:rPr>
                <w:rStyle w:val="Hyperlink"/>
                <w:noProof/>
              </w:rPr>
              <w:t>Dijagrami komponenata</w:t>
            </w:r>
            <w:r>
              <w:rPr>
                <w:noProof/>
                <w:webHidden/>
              </w:rPr>
              <w:tab/>
            </w:r>
            <w:r>
              <w:rPr>
                <w:noProof/>
                <w:webHidden/>
              </w:rPr>
              <w:fldChar w:fldCharType="begin"/>
            </w:r>
            <w:r>
              <w:rPr>
                <w:noProof/>
                <w:webHidden/>
              </w:rPr>
              <w:instrText xml:space="preserve"> PAGEREF _Toc441100867 \h </w:instrText>
            </w:r>
          </w:ins>
          <w:r>
            <w:rPr>
              <w:noProof/>
              <w:webHidden/>
            </w:rPr>
          </w:r>
          <w:r>
            <w:rPr>
              <w:noProof/>
              <w:webHidden/>
            </w:rPr>
            <w:fldChar w:fldCharType="separate"/>
          </w:r>
          <w:ins w:id="77" w:author="Tin Trčak" w:date="2016-01-21T13:59:00Z">
            <w:r w:rsidR="00AB372B">
              <w:rPr>
                <w:noProof/>
                <w:webHidden/>
              </w:rPr>
              <w:t>62</w:t>
            </w:r>
          </w:ins>
          <w:ins w:id="78" w:author="Tin Trčak" w:date="2016-01-21T00:51:00Z">
            <w:r>
              <w:rPr>
                <w:noProof/>
                <w:webHidden/>
              </w:rPr>
              <w:fldChar w:fldCharType="end"/>
            </w:r>
            <w:r w:rsidRPr="002D3D9F">
              <w:rPr>
                <w:rStyle w:val="Hyperlink"/>
                <w:noProof/>
              </w:rPr>
              <w:fldChar w:fldCharType="end"/>
            </w:r>
          </w:ins>
        </w:p>
        <w:p w14:paraId="4C1F154E" w14:textId="77777777" w:rsidR="00974A3B" w:rsidRDefault="00974A3B">
          <w:pPr>
            <w:pStyle w:val="TOC1"/>
            <w:rPr>
              <w:ins w:id="79" w:author="Tin Trčak" w:date="2016-01-21T00:51:00Z"/>
              <w:rFonts w:eastAsiaTheme="minorEastAsia"/>
              <w:b w:val="0"/>
              <w:noProof/>
              <w:sz w:val="22"/>
              <w:szCs w:val="22"/>
              <w:lang w:eastAsia="hr-HR"/>
            </w:rPr>
          </w:pPr>
          <w:ins w:id="8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"_Toc441100868"</w:instrText>
            </w:r>
            <w:r w:rsidRPr="002D3D9F">
              <w:rPr>
                <w:rStyle w:val="Hyperlink"/>
                <w:noProof/>
              </w:rPr>
              <w:instrText xml:space="preserve"> </w:instrText>
            </w:r>
            <w:r w:rsidRPr="002D3D9F">
              <w:rPr>
                <w:rStyle w:val="Hyperlink"/>
                <w:noProof/>
              </w:rPr>
              <w:fldChar w:fldCharType="separate"/>
            </w:r>
            <w:r w:rsidRPr="002D3D9F">
              <w:rPr>
                <w:rStyle w:val="Hyperlink"/>
                <w:noProof/>
              </w:rPr>
              <w:t>7.</w:t>
            </w:r>
            <w:r>
              <w:rPr>
                <w:rFonts w:eastAsiaTheme="minorEastAsia"/>
                <w:b w:val="0"/>
                <w:noProof/>
                <w:sz w:val="22"/>
                <w:szCs w:val="22"/>
                <w:lang w:eastAsia="hr-HR"/>
              </w:rPr>
              <w:tab/>
            </w:r>
            <w:r w:rsidRPr="002D3D9F">
              <w:rPr>
                <w:rStyle w:val="Hyperlink"/>
                <w:noProof/>
              </w:rPr>
              <w:t>Implementacija i korisničko sučelje</w:t>
            </w:r>
            <w:r>
              <w:rPr>
                <w:noProof/>
                <w:webHidden/>
              </w:rPr>
              <w:tab/>
            </w:r>
            <w:r>
              <w:rPr>
                <w:noProof/>
                <w:webHidden/>
              </w:rPr>
              <w:fldChar w:fldCharType="begin"/>
            </w:r>
            <w:r>
              <w:rPr>
                <w:noProof/>
                <w:webHidden/>
              </w:rPr>
              <w:instrText xml:space="preserve"> PAGEREF _Toc441100868 \h </w:instrText>
            </w:r>
          </w:ins>
          <w:r>
            <w:rPr>
              <w:noProof/>
              <w:webHidden/>
            </w:rPr>
          </w:r>
          <w:r>
            <w:rPr>
              <w:noProof/>
              <w:webHidden/>
            </w:rPr>
            <w:fldChar w:fldCharType="separate"/>
          </w:r>
          <w:ins w:id="81" w:author="Tin Trčak" w:date="2016-01-21T13:59:00Z">
            <w:r w:rsidR="00AB372B">
              <w:rPr>
                <w:noProof/>
                <w:webHidden/>
              </w:rPr>
              <w:t>65</w:t>
            </w:r>
          </w:ins>
          <w:ins w:id="82" w:author="Tin Trčak" w:date="2016-01-21T00:51:00Z">
            <w:r>
              <w:rPr>
                <w:noProof/>
                <w:webHidden/>
              </w:rPr>
              <w:fldChar w:fldCharType="end"/>
            </w:r>
            <w:r w:rsidRPr="002D3D9F">
              <w:rPr>
                <w:rStyle w:val="Hyperlink"/>
                <w:noProof/>
              </w:rPr>
              <w:fldChar w:fldCharType="end"/>
            </w:r>
          </w:ins>
        </w:p>
        <w:p w14:paraId="5F812E05" w14:textId="77777777" w:rsidR="00974A3B" w:rsidRDefault="00974A3B">
          <w:pPr>
            <w:pStyle w:val="TOC2"/>
            <w:tabs>
              <w:tab w:val="left" w:pos="960"/>
              <w:tab w:val="right" w:leader="dot" w:pos="9062"/>
            </w:tabs>
            <w:rPr>
              <w:ins w:id="83" w:author="Tin Trčak" w:date="2016-01-21T00:51:00Z"/>
              <w:rFonts w:eastAsiaTheme="minorEastAsia"/>
              <w:b w:val="0"/>
              <w:noProof/>
              <w:lang w:eastAsia="hr-HR"/>
            </w:rPr>
          </w:pPr>
          <w:ins w:id="8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"_Toc441100869"</w:instrText>
            </w:r>
            <w:r w:rsidRPr="002D3D9F">
              <w:rPr>
                <w:rStyle w:val="Hyperlink"/>
                <w:noProof/>
              </w:rPr>
              <w:instrText xml:space="preserve"> </w:instrText>
            </w:r>
            <w:r w:rsidRPr="002D3D9F">
              <w:rPr>
                <w:rStyle w:val="Hyperlink"/>
                <w:noProof/>
              </w:rPr>
              <w:fldChar w:fldCharType="separate"/>
            </w:r>
            <w:r w:rsidRPr="002D3D9F">
              <w:rPr>
                <w:rStyle w:val="Hyperlink"/>
                <w:noProof/>
              </w:rPr>
              <w:t>7.1</w:t>
            </w:r>
            <w:r>
              <w:rPr>
                <w:rFonts w:eastAsiaTheme="minorEastAsia"/>
                <w:b w:val="0"/>
                <w:noProof/>
                <w:lang w:eastAsia="hr-HR"/>
              </w:rPr>
              <w:tab/>
            </w:r>
            <w:r w:rsidRPr="002D3D9F">
              <w:rPr>
                <w:rStyle w:val="Hyperlink"/>
                <w:noProof/>
              </w:rPr>
              <w:t>Dijagram razmještaja</w:t>
            </w:r>
            <w:r>
              <w:rPr>
                <w:noProof/>
                <w:webHidden/>
              </w:rPr>
              <w:tab/>
            </w:r>
            <w:r>
              <w:rPr>
                <w:noProof/>
                <w:webHidden/>
              </w:rPr>
              <w:fldChar w:fldCharType="begin"/>
            </w:r>
            <w:r>
              <w:rPr>
                <w:noProof/>
                <w:webHidden/>
              </w:rPr>
              <w:instrText xml:space="preserve"> PAGEREF _Toc441100869 \h </w:instrText>
            </w:r>
          </w:ins>
          <w:r>
            <w:rPr>
              <w:noProof/>
              <w:webHidden/>
            </w:rPr>
          </w:r>
          <w:r>
            <w:rPr>
              <w:noProof/>
              <w:webHidden/>
            </w:rPr>
            <w:fldChar w:fldCharType="separate"/>
          </w:r>
          <w:ins w:id="85" w:author="Tin Trčak" w:date="2016-01-21T13:59:00Z">
            <w:r w:rsidR="00AB372B">
              <w:rPr>
                <w:noProof/>
                <w:webHidden/>
              </w:rPr>
              <w:t>65</w:t>
            </w:r>
          </w:ins>
          <w:ins w:id="86" w:author="Tin Trčak" w:date="2016-01-21T00:51:00Z">
            <w:r>
              <w:rPr>
                <w:noProof/>
                <w:webHidden/>
              </w:rPr>
              <w:fldChar w:fldCharType="end"/>
            </w:r>
            <w:r w:rsidRPr="002D3D9F">
              <w:rPr>
                <w:rStyle w:val="Hyperlink"/>
                <w:noProof/>
              </w:rPr>
              <w:fldChar w:fldCharType="end"/>
            </w:r>
          </w:ins>
        </w:p>
        <w:p w14:paraId="79CF6A1A" w14:textId="77777777" w:rsidR="00974A3B" w:rsidRDefault="00974A3B">
          <w:pPr>
            <w:pStyle w:val="TOC2"/>
            <w:tabs>
              <w:tab w:val="left" w:pos="960"/>
              <w:tab w:val="right" w:leader="dot" w:pos="9062"/>
            </w:tabs>
            <w:rPr>
              <w:ins w:id="87" w:author="Tin Trčak" w:date="2016-01-21T00:51:00Z"/>
              <w:rFonts w:eastAsiaTheme="minorEastAsia"/>
              <w:b w:val="0"/>
              <w:noProof/>
              <w:lang w:eastAsia="hr-HR"/>
            </w:rPr>
          </w:pPr>
          <w:ins w:id="8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"_Toc441100870"</w:instrText>
            </w:r>
            <w:r w:rsidRPr="002D3D9F">
              <w:rPr>
                <w:rStyle w:val="Hyperlink"/>
                <w:noProof/>
              </w:rPr>
              <w:instrText xml:space="preserve"> </w:instrText>
            </w:r>
            <w:r w:rsidRPr="002D3D9F">
              <w:rPr>
                <w:rStyle w:val="Hyperlink"/>
                <w:noProof/>
              </w:rPr>
              <w:fldChar w:fldCharType="separate"/>
            </w:r>
            <w:r w:rsidRPr="002D3D9F">
              <w:rPr>
                <w:rStyle w:val="Hyperlink"/>
                <w:noProof/>
              </w:rPr>
              <w:t>7.2</w:t>
            </w:r>
            <w:r>
              <w:rPr>
                <w:rFonts w:eastAsiaTheme="minorEastAsia"/>
                <w:b w:val="0"/>
                <w:noProof/>
                <w:lang w:eastAsia="hr-HR"/>
              </w:rPr>
              <w:tab/>
            </w:r>
            <w:r w:rsidRPr="002D3D9F">
              <w:rPr>
                <w:rStyle w:val="Hyperlink"/>
                <w:noProof/>
              </w:rPr>
              <w:t>Korištene tehnologije i alati</w:t>
            </w:r>
            <w:r>
              <w:rPr>
                <w:noProof/>
                <w:webHidden/>
              </w:rPr>
              <w:tab/>
            </w:r>
            <w:r>
              <w:rPr>
                <w:noProof/>
                <w:webHidden/>
              </w:rPr>
              <w:fldChar w:fldCharType="begin"/>
            </w:r>
            <w:r>
              <w:rPr>
                <w:noProof/>
                <w:webHidden/>
              </w:rPr>
              <w:instrText xml:space="preserve"> PAGEREF _Toc441100870 \h </w:instrText>
            </w:r>
          </w:ins>
          <w:r>
            <w:rPr>
              <w:noProof/>
              <w:webHidden/>
            </w:rPr>
          </w:r>
          <w:r>
            <w:rPr>
              <w:noProof/>
              <w:webHidden/>
            </w:rPr>
            <w:fldChar w:fldCharType="separate"/>
          </w:r>
          <w:ins w:id="89" w:author="Tin Trčak" w:date="2016-01-21T13:59:00Z">
            <w:r w:rsidR="00AB372B">
              <w:rPr>
                <w:noProof/>
                <w:webHidden/>
              </w:rPr>
              <w:t>66</w:t>
            </w:r>
          </w:ins>
          <w:ins w:id="90" w:author="Tin Trčak" w:date="2016-01-21T00:51:00Z">
            <w:r>
              <w:rPr>
                <w:noProof/>
                <w:webHidden/>
              </w:rPr>
              <w:fldChar w:fldCharType="end"/>
            </w:r>
            <w:r w:rsidRPr="002D3D9F">
              <w:rPr>
                <w:rStyle w:val="Hyperlink"/>
                <w:noProof/>
              </w:rPr>
              <w:fldChar w:fldCharType="end"/>
            </w:r>
          </w:ins>
        </w:p>
        <w:p w14:paraId="2526640E" w14:textId="77777777" w:rsidR="00974A3B" w:rsidRDefault="00974A3B">
          <w:pPr>
            <w:pStyle w:val="TOC2"/>
            <w:tabs>
              <w:tab w:val="left" w:pos="960"/>
              <w:tab w:val="right" w:leader="dot" w:pos="9062"/>
            </w:tabs>
            <w:rPr>
              <w:ins w:id="91" w:author="Tin Trčak" w:date="2016-01-21T00:51:00Z"/>
              <w:rFonts w:eastAsiaTheme="minorEastAsia"/>
              <w:b w:val="0"/>
              <w:noProof/>
              <w:lang w:eastAsia="hr-HR"/>
            </w:rPr>
          </w:pPr>
          <w:ins w:id="9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"_Toc441100872"</w:instrText>
            </w:r>
            <w:r w:rsidRPr="002D3D9F">
              <w:rPr>
                <w:rStyle w:val="Hyperlink"/>
                <w:noProof/>
              </w:rPr>
              <w:instrText xml:space="preserve"> </w:instrText>
            </w:r>
            <w:r w:rsidRPr="002D3D9F">
              <w:rPr>
                <w:rStyle w:val="Hyperlink"/>
                <w:noProof/>
              </w:rPr>
              <w:fldChar w:fldCharType="separate"/>
            </w:r>
            <w:r w:rsidRPr="002D3D9F">
              <w:rPr>
                <w:rStyle w:val="Hyperlink"/>
                <w:noProof/>
              </w:rPr>
              <w:t>7.3</w:t>
            </w:r>
            <w:r>
              <w:rPr>
                <w:rFonts w:eastAsiaTheme="minorEastAsia"/>
                <w:b w:val="0"/>
                <w:noProof/>
                <w:lang w:eastAsia="hr-HR"/>
              </w:rPr>
              <w:tab/>
            </w:r>
            <w:r w:rsidRPr="002D3D9F">
              <w:rPr>
                <w:rStyle w:val="Hyperlink"/>
                <w:noProof/>
              </w:rPr>
              <w:t>Isječak programskog koda vezan za temeljnu funkcionalnost sustava</w:t>
            </w:r>
            <w:r>
              <w:rPr>
                <w:noProof/>
                <w:webHidden/>
              </w:rPr>
              <w:tab/>
            </w:r>
            <w:r>
              <w:rPr>
                <w:noProof/>
                <w:webHidden/>
              </w:rPr>
              <w:fldChar w:fldCharType="begin"/>
            </w:r>
            <w:r>
              <w:rPr>
                <w:noProof/>
                <w:webHidden/>
              </w:rPr>
              <w:instrText xml:space="preserve"> PAGEREF _Toc441100872 \h </w:instrText>
            </w:r>
          </w:ins>
          <w:r>
            <w:rPr>
              <w:noProof/>
              <w:webHidden/>
            </w:rPr>
          </w:r>
          <w:r>
            <w:rPr>
              <w:noProof/>
              <w:webHidden/>
            </w:rPr>
            <w:fldChar w:fldCharType="separate"/>
          </w:r>
          <w:ins w:id="93" w:author="Tin Trčak" w:date="2016-01-21T13:59:00Z">
            <w:r w:rsidR="00AB372B">
              <w:rPr>
                <w:noProof/>
                <w:webHidden/>
              </w:rPr>
              <w:t>68</w:t>
            </w:r>
          </w:ins>
          <w:ins w:id="94" w:author="Tin Trčak" w:date="2016-01-21T00:51:00Z">
            <w:r>
              <w:rPr>
                <w:noProof/>
                <w:webHidden/>
              </w:rPr>
              <w:fldChar w:fldCharType="end"/>
            </w:r>
            <w:r w:rsidRPr="002D3D9F">
              <w:rPr>
                <w:rStyle w:val="Hyperlink"/>
                <w:noProof/>
              </w:rPr>
              <w:fldChar w:fldCharType="end"/>
            </w:r>
          </w:ins>
        </w:p>
        <w:p w14:paraId="4CD92342" w14:textId="77777777" w:rsidR="00974A3B" w:rsidRDefault="00974A3B">
          <w:pPr>
            <w:pStyle w:val="TOC2"/>
            <w:tabs>
              <w:tab w:val="left" w:pos="960"/>
              <w:tab w:val="right" w:leader="dot" w:pos="9062"/>
            </w:tabs>
            <w:rPr>
              <w:ins w:id="95" w:author="Tin Trčak" w:date="2016-01-21T00:51:00Z"/>
              <w:rFonts w:eastAsiaTheme="minorEastAsia"/>
              <w:b w:val="0"/>
              <w:noProof/>
              <w:lang w:eastAsia="hr-HR"/>
            </w:rPr>
          </w:pPr>
          <w:ins w:id="9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"_Toc441100874"</w:instrText>
            </w:r>
            <w:r w:rsidRPr="002D3D9F">
              <w:rPr>
                <w:rStyle w:val="Hyperlink"/>
                <w:noProof/>
              </w:rPr>
              <w:instrText xml:space="preserve"> </w:instrText>
            </w:r>
            <w:r w:rsidRPr="002D3D9F">
              <w:rPr>
                <w:rStyle w:val="Hyperlink"/>
                <w:noProof/>
              </w:rPr>
              <w:fldChar w:fldCharType="separate"/>
            </w:r>
            <w:r w:rsidRPr="002D3D9F">
              <w:rPr>
                <w:rStyle w:val="Hyperlink"/>
                <w:noProof/>
              </w:rPr>
              <w:t>7.4</w:t>
            </w:r>
            <w:r>
              <w:rPr>
                <w:rFonts w:eastAsiaTheme="minorEastAsia"/>
                <w:b w:val="0"/>
                <w:noProof/>
                <w:lang w:eastAsia="hr-HR"/>
              </w:rPr>
              <w:tab/>
            </w:r>
            <w:r w:rsidRPr="002D3D9F">
              <w:rPr>
                <w:rStyle w:val="Hyperlink"/>
                <w:noProof/>
              </w:rPr>
              <w:t>Ispitivanje programskog rješenja</w:t>
            </w:r>
            <w:r>
              <w:rPr>
                <w:noProof/>
                <w:webHidden/>
              </w:rPr>
              <w:tab/>
            </w:r>
            <w:r>
              <w:rPr>
                <w:noProof/>
                <w:webHidden/>
              </w:rPr>
              <w:fldChar w:fldCharType="begin"/>
            </w:r>
            <w:r>
              <w:rPr>
                <w:noProof/>
                <w:webHidden/>
              </w:rPr>
              <w:instrText xml:space="preserve"> PAGEREF _Toc441100874 \h </w:instrText>
            </w:r>
          </w:ins>
          <w:r>
            <w:rPr>
              <w:noProof/>
              <w:webHidden/>
            </w:rPr>
          </w:r>
          <w:r>
            <w:rPr>
              <w:noProof/>
              <w:webHidden/>
            </w:rPr>
            <w:fldChar w:fldCharType="separate"/>
          </w:r>
          <w:ins w:id="97" w:author="Tin Trčak" w:date="2016-01-21T13:59:00Z">
            <w:r w:rsidR="00AB372B">
              <w:rPr>
                <w:noProof/>
                <w:webHidden/>
              </w:rPr>
              <w:t>71</w:t>
            </w:r>
          </w:ins>
          <w:ins w:id="98" w:author="Tin Trčak" w:date="2016-01-21T00:51:00Z">
            <w:r>
              <w:rPr>
                <w:noProof/>
                <w:webHidden/>
              </w:rPr>
              <w:fldChar w:fldCharType="end"/>
            </w:r>
            <w:r w:rsidRPr="002D3D9F">
              <w:rPr>
                <w:rStyle w:val="Hyperlink"/>
                <w:noProof/>
              </w:rPr>
              <w:fldChar w:fldCharType="end"/>
            </w:r>
          </w:ins>
        </w:p>
        <w:p w14:paraId="412A8154" w14:textId="77777777" w:rsidR="00974A3B" w:rsidRDefault="00974A3B">
          <w:pPr>
            <w:pStyle w:val="TOC2"/>
            <w:tabs>
              <w:tab w:val="left" w:pos="960"/>
              <w:tab w:val="right" w:leader="dot" w:pos="9062"/>
            </w:tabs>
            <w:rPr>
              <w:ins w:id="99" w:author="Tin Trčak" w:date="2016-01-21T00:51:00Z"/>
              <w:rFonts w:eastAsiaTheme="minorEastAsia"/>
              <w:b w:val="0"/>
              <w:noProof/>
              <w:lang w:eastAsia="hr-HR"/>
            </w:rPr>
          </w:pPr>
          <w:ins w:id="10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"_Toc441100875"</w:instrText>
            </w:r>
            <w:r w:rsidRPr="002D3D9F">
              <w:rPr>
                <w:rStyle w:val="Hyperlink"/>
                <w:noProof/>
              </w:rPr>
              <w:instrText xml:space="preserve"> </w:instrText>
            </w:r>
            <w:r w:rsidRPr="002D3D9F">
              <w:rPr>
                <w:rStyle w:val="Hyperlink"/>
                <w:noProof/>
              </w:rPr>
              <w:fldChar w:fldCharType="separate"/>
            </w:r>
            <w:r w:rsidRPr="002D3D9F">
              <w:rPr>
                <w:rStyle w:val="Hyperlink"/>
                <w:noProof/>
              </w:rPr>
              <w:t>7.5</w:t>
            </w:r>
            <w:r>
              <w:rPr>
                <w:rFonts w:eastAsiaTheme="minorEastAsia"/>
                <w:b w:val="0"/>
                <w:noProof/>
                <w:lang w:eastAsia="hr-HR"/>
              </w:rPr>
              <w:tab/>
            </w:r>
            <w:r w:rsidRPr="002D3D9F">
              <w:rPr>
                <w:rStyle w:val="Hyperlink"/>
                <w:noProof/>
              </w:rPr>
              <w:t>Upute za instalaciju</w:t>
            </w:r>
            <w:r>
              <w:rPr>
                <w:noProof/>
                <w:webHidden/>
              </w:rPr>
              <w:tab/>
            </w:r>
            <w:r>
              <w:rPr>
                <w:noProof/>
                <w:webHidden/>
              </w:rPr>
              <w:fldChar w:fldCharType="begin"/>
            </w:r>
            <w:r>
              <w:rPr>
                <w:noProof/>
                <w:webHidden/>
              </w:rPr>
              <w:instrText xml:space="preserve"> PAGEREF _Toc441100875 \h </w:instrText>
            </w:r>
          </w:ins>
          <w:r>
            <w:rPr>
              <w:noProof/>
              <w:webHidden/>
            </w:rPr>
          </w:r>
          <w:r>
            <w:rPr>
              <w:noProof/>
              <w:webHidden/>
            </w:rPr>
            <w:fldChar w:fldCharType="separate"/>
          </w:r>
          <w:ins w:id="101" w:author="Tin Trčak" w:date="2016-01-21T13:59:00Z">
            <w:r w:rsidR="00AB372B">
              <w:rPr>
                <w:noProof/>
                <w:webHidden/>
              </w:rPr>
              <w:t>78</w:t>
            </w:r>
          </w:ins>
          <w:ins w:id="102" w:author="Tin Trčak" w:date="2016-01-21T00:51:00Z">
            <w:r>
              <w:rPr>
                <w:noProof/>
                <w:webHidden/>
              </w:rPr>
              <w:fldChar w:fldCharType="end"/>
            </w:r>
            <w:r w:rsidRPr="002D3D9F">
              <w:rPr>
                <w:rStyle w:val="Hyperlink"/>
                <w:noProof/>
              </w:rPr>
              <w:fldChar w:fldCharType="end"/>
            </w:r>
          </w:ins>
        </w:p>
        <w:p w14:paraId="16B05201" w14:textId="77777777" w:rsidR="00974A3B" w:rsidRDefault="00974A3B">
          <w:pPr>
            <w:pStyle w:val="TOC2"/>
            <w:tabs>
              <w:tab w:val="left" w:pos="960"/>
              <w:tab w:val="right" w:leader="dot" w:pos="9062"/>
            </w:tabs>
            <w:rPr>
              <w:ins w:id="103" w:author="Tin Trčak" w:date="2016-01-21T00:51:00Z"/>
              <w:rFonts w:eastAsiaTheme="minorEastAsia"/>
              <w:b w:val="0"/>
              <w:noProof/>
              <w:lang w:eastAsia="hr-HR"/>
            </w:rPr>
          </w:pPr>
          <w:ins w:id="10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"_Toc441100876"</w:instrText>
            </w:r>
            <w:r w:rsidRPr="002D3D9F">
              <w:rPr>
                <w:rStyle w:val="Hyperlink"/>
                <w:noProof/>
              </w:rPr>
              <w:instrText xml:space="preserve"> </w:instrText>
            </w:r>
            <w:r w:rsidRPr="002D3D9F">
              <w:rPr>
                <w:rStyle w:val="Hyperlink"/>
                <w:noProof/>
              </w:rPr>
              <w:fldChar w:fldCharType="separate"/>
            </w:r>
            <w:r w:rsidRPr="002D3D9F">
              <w:rPr>
                <w:rStyle w:val="Hyperlink"/>
                <w:noProof/>
              </w:rPr>
              <w:t>7.6</w:t>
            </w:r>
            <w:r>
              <w:rPr>
                <w:rFonts w:eastAsiaTheme="minorEastAsia"/>
                <w:b w:val="0"/>
                <w:noProof/>
                <w:lang w:eastAsia="hr-HR"/>
              </w:rPr>
              <w:tab/>
            </w:r>
            <w:r w:rsidRPr="002D3D9F">
              <w:rPr>
                <w:rStyle w:val="Hyperlink"/>
                <w:noProof/>
              </w:rPr>
              <w:t>Korisničke upute</w:t>
            </w:r>
            <w:r>
              <w:rPr>
                <w:noProof/>
                <w:webHidden/>
              </w:rPr>
              <w:tab/>
            </w:r>
            <w:r>
              <w:rPr>
                <w:noProof/>
                <w:webHidden/>
              </w:rPr>
              <w:fldChar w:fldCharType="begin"/>
            </w:r>
            <w:r>
              <w:rPr>
                <w:noProof/>
                <w:webHidden/>
              </w:rPr>
              <w:instrText xml:space="preserve"> PAGEREF _Toc441100876 \h </w:instrText>
            </w:r>
          </w:ins>
          <w:r>
            <w:rPr>
              <w:noProof/>
              <w:webHidden/>
            </w:rPr>
          </w:r>
          <w:r>
            <w:rPr>
              <w:noProof/>
              <w:webHidden/>
            </w:rPr>
            <w:fldChar w:fldCharType="separate"/>
          </w:r>
          <w:ins w:id="105" w:author="Tin Trčak" w:date="2016-01-21T13:59:00Z">
            <w:r w:rsidR="00AB372B">
              <w:rPr>
                <w:noProof/>
                <w:webHidden/>
              </w:rPr>
              <w:t>85</w:t>
            </w:r>
          </w:ins>
          <w:ins w:id="106" w:author="Tin Trčak" w:date="2016-01-21T00:51:00Z">
            <w:r>
              <w:rPr>
                <w:noProof/>
                <w:webHidden/>
              </w:rPr>
              <w:fldChar w:fldCharType="end"/>
            </w:r>
            <w:r w:rsidRPr="002D3D9F">
              <w:rPr>
                <w:rStyle w:val="Hyperlink"/>
                <w:noProof/>
              </w:rPr>
              <w:fldChar w:fldCharType="end"/>
            </w:r>
          </w:ins>
        </w:p>
        <w:p w14:paraId="0546A5B7" w14:textId="77777777" w:rsidR="00974A3B" w:rsidRDefault="00974A3B">
          <w:pPr>
            <w:pStyle w:val="TOC1"/>
            <w:rPr>
              <w:ins w:id="107" w:author="Tin Trčak" w:date="2016-01-21T00:51:00Z"/>
              <w:rFonts w:eastAsiaTheme="minorEastAsia"/>
              <w:b w:val="0"/>
              <w:noProof/>
              <w:sz w:val="22"/>
              <w:szCs w:val="22"/>
              <w:lang w:eastAsia="hr-HR"/>
            </w:rPr>
          </w:pPr>
          <w:ins w:id="10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"_Toc441100877"</w:instrText>
            </w:r>
            <w:r w:rsidRPr="002D3D9F">
              <w:rPr>
                <w:rStyle w:val="Hyperlink"/>
                <w:noProof/>
              </w:rPr>
              <w:instrText xml:space="preserve"> </w:instrText>
            </w:r>
            <w:r w:rsidRPr="002D3D9F">
              <w:rPr>
                <w:rStyle w:val="Hyperlink"/>
                <w:noProof/>
              </w:rPr>
              <w:fldChar w:fldCharType="separate"/>
            </w:r>
            <w:r w:rsidRPr="002D3D9F">
              <w:rPr>
                <w:rStyle w:val="Hyperlink"/>
                <w:noProof/>
              </w:rPr>
              <w:t>8.</w:t>
            </w:r>
            <w:r>
              <w:rPr>
                <w:rFonts w:eastAsiaTheme="minorEastAsia"/>
                <w:b w:val="0"/>
                <w:noProof/>
                <w:sz w:val="22"/>
                <w:szCs w:val="22"/>
                <w:lang w:eastAsia="hr-HR"/>
              </w:rPr>
              <w:tab/>
            </w:r>
            <w:r w:rsidRPr="002D3D9F">
              <w:rPr>
                <w:rStyle w:val="Hyperlink"/>
                <w:noProof/>
              </w:rPr>
              <w:t>Zaključak i budući rad</w:t>
            </w:r>
            <w:r>
              <w:rPr>
                <w:noProof/>
                <w:webHidden/>
              </w:rPr>
              <w:tab/>
            </w:r>
            <w:r>
              <w:rPr>
                <w:noProof/>
                <w:webHidden/>
              </w:rPr>
              <w:fldChar w:fldCharType="begin"/>
            </w:r>
            <w:r>
              <w:rPr>
                <w:noProof/>
                <w:webHidden/>
              </w:rPr>
              <w:instrText xml:space="preserve"> PAGEREF _Toc441100877 \h </w:instrText>
            </w:r>
          </w:ins>
          <w:r>
            <w:rPr>
              <w:noProof/>
              <w:webHidden/>
            </w:rPr>
          </w:r>
          <w:r>
            <w:rPr>
              <w:noProof/>
              <w:webHidden/>
            </w:rPr>
            <w:fldChar w:fldCharType="separate"/>
          </w:r>
          <w:ins w:id="109" w:author="Tin Trčak" w:date="2016-01-21T13:59:00Z">
            <w:r w:rsidR="00AB372B">
              <w:rPr>
                <w:noProof/>
                <w:webHidden/>
              </w:rPr>
              <w:t>90</w:t>
            </w:r>
          </w:ins>
          <w:ins w:id="110" w:author="Tin Trčak" w:date="2016-01-21T00:51:00Z">
            <w:r>
              <w:rPr>
                <w:noProof/>
                <w:webHidden/>
              </w:rPr>
              <w:fldChar w:fldCharType="end"/>
            </w:r>
            <w:r w:rsidRPr="002D3D9F">
              <w:rPr>
                <w:rStyle w:val="Hyperlink"/>
                <w:noProof/>
              </w:rPr>
              <w:fldChar w:fldCharType="end"/>
            </w:r>
          </w:ins>
        </w:p>
        <w:p w14:paraId="02501D8C" w14:textId="77777777" w:rsidR="00974A3B" w:rsidRDefault="00974A3B">
          <w:pPr>
            <w:pStyle w:val="TOC1"/>
            <w:rPr>
              <w:ins w:id="111" w:author="Tin Trčak" w:date="2016-01-21T00:51:00Z"/>
              <w:rFonts w:eastAsiaTheme="minorEastAsia"/>
              <w:b w:val="0"/>
              <w:noProof/>
              <w:sz w:val="22"/>
              <w:szCs w:val="22"/>
              <w:lang w:eastAsia="hr-HR"/>
            </w:rPr>
          </w:pPr>
          <w:ins w:id="112"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"_Toc441100878"</w:instrText>
            </w:r>
            <w:r w:rsidRPr="002D3D9F">
              <w:rPr>
                <w:rStyle w:val="Hyperlink"/>
                <w:noProof/>
              </w:rPr>
              <w:instrText xml:space="preserve"> </w:instrText>
            </w:r>
            <w:r w:rsidRPr="002D3D9F">
              <w:rPr>
                <w:rStyle w:val="Hyperlink"/>
                <w:noProof/>
              </w:rPr>
              <w:fldChar w:fldCharType="separate"/>
            </w:r>
            <w:r w:rsidRPr="002D3D9F">
              <w:rPr>
                <w:rStyle w:val="Hyperlink"/>
                <w:noProof/>
              </w:rPr>
              <w:t>9.</w:t>
            </w:r>
            <w:r>
              <w:rPr>
                <w:rFonts w:eastAsiaTheme="minorEastAsia"/>
                <w:b w:val="0"/>
                <w:noProof/>
                <w:sz w:val="22"/>
                <w:szCs w:val="22"/>
                <w:lang w:eastAsia="hr-HR"/>
              </w:rPr>
              <w:tab/>
            </w:r>
            <w:r w:rsidRPr="002D3D9F">
              <w:rPr>
                <w:rStyle w:val="Hyperlink"/>
                <w:noProof/>
              </w:rPr>
              <w:t>Popis literature</w:t>
            </w:r>
            <w:r>
              <w:rPr>
                <w:noProof/>
                <w:webHidden/>
              </w:rPr>
              <w:tab/>
            </w:r>
            <w:r>
              <w:rPr>
                <w:noProof/>
                <w:webHidden/>
              </w:rPr>
              <w:fldChar w:fldCharType="begin"/>
            </w:r>
            <w:r>
              <w:rPr>
                <w:noProof/>
                <w:webHidden/>
              </w:rPr>
              <w:instrText xml:space="preserve"> PAGEREF _Toc441100878 \h </w:instrText>
            </w:r>
          </w:ins>
          <w:r>
            <w:rPr>
              <w:noProof/>
              <w:webHidden/>
            </w:rPr>
          </w:r>
          <w:r>
            <w:rPr>
              <w:noProof/>
              <w:webHidden/>
            </w:rPr>
            <w:fldChar w:fldCharType="separate"/>
          </w:r>
          <w:ins w:id="113" w:author="Tin Trčak" w:date="2016-01-21T13:59:00Z">
            <w:r w:rsidR="00AB372B">
              <w:rPr>
                <w:noProof/>
                <w:webHidden/>
              </w:rPr>
              <w:t>91</w:t>
            </w:r>
          </w:ins>
          <w:ins w:id="114" w:author="Tin Trčak" w:date="2016-01-21T00:51:00Z">
            <w:r>
              <w:rPr>
                <w:noProof/>
                <w:webHidden/>
              </w:rPr>
              <w:fldChar w:fldCharType="end"/>
            </w:r>
            <w:r w:rsidRPr="002D3D9F">
              <w:rPr>
                <w:rStyle w:val="Hyperlink"/>
                <w:noProof/>
              </w:rPr>
              <w:fldChar w:fldCharType="end"/>
            </w:r>
          </w:ins>
        </w:p>
        <w:p w14:paraId="568A42F3" w14:textId="77777777" w:rsidR="00974A3B" w:rsidRDefault="00974A3B">
          <w:pPr>
            <w:pStyle w:val="TOC1"/>
            <w:rPr>
              <w:ins w:id="115" w:author="Tin Trčak" w:date="2016-01-21T00:51:00Z"/>
              <w:rFonts w:eastAsiaTheme="minorEastAsia"/>
              <w:b w:val="0"/>
              <w:noProof/>
              <w:sz w:val="22"/>
              <w:szCs w:val="22"/>
              <w:lang w:eastAsia="hr-HR"/>
            </w:rPr>
          </w:pPr>
          <w:ins w:id="116"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"_Toc441100879"</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A: Indeks (slika, dijagrama, tablica, ispisa kôda)</w:t>
            </w:r>
            <w:r>
              <w:rPr>
                <w:noProof/>
                <w:webHidden/>
              </w:rPr>
              <w:tab/>
            </w:r>
            <w:r>
              <w:rPr>
                <w:noProof/>
                <w:webHidden/>
              </w:rPr>
              <w:fldChar w:fldCharType="begin"/>
            </w:r>
            <w:r>
              <w:rPr>
                <w:noProof/>
                <w:webHidden/>
              </w:rPr>
              <w:instrText xml:space="preserve"> PAGEREF _Toc441100879 \h </w:instrText>
            </w:r>
          </w:ins>
          <w:r>
            <w:rPr>
              <w:noProof/>
              <w:webHidden/>
            </w:rPr>
          </w:r>
          <w:r>
            <w:rPr>
              <w:noProof/>
              <w:webHidden/>
            </w:rPr>
            <w:fldChar w:fldCharType="separate"/>
          </w:r>
          <w:ins w:id="117" w:author="Tin Trčak" w:date="2016-01-21T13:59:00Z">
            <w:r w:rsidR="00AB372B">
              <w:rPr>
                <w:noProof/>
                <w:webHidden/>
              </w:rPr>
              <w:t>92</w:t>
            </w:r>
          </w:ins>
          <w:ins w:id="118" w:author="Tin Trčak" w:date="2016-01-21T00:51:00Z">
            <w:r>
              <w:rPr>
                <w:noProof/>
                <w:webHidden/>
              </w:rPr>
              <w:fldChar w:fldCharType="end"/>
            </w:r>
            <w:r w:rsidRPr="002D3D9F">
              <w:rPr>
                <w:rStyle w:val="Hyperlink"/>
                <w:noProof/>
              </w:rPr>
              <w:fldChar w:fldCharType="end"/>
            </w:r>
          </w:ins>
        </w:p>
        <w:p w14:paraId="11373BE0" w14:textId="77777777" w:rsidR="00974A3B" w:rsidRDefault="00974A3B">
          <w:pPr>
            <w:pStyle w:val="TOC1"/>
            <w:rPr>
              <w:ins w:id="119" w:author="Tin Trčak" w:date="2016-01-21T00:51:00Z"/>
              <w:rFonts w:eastAsiaTheme="minorEastAsia"/>
              <w:b w:val="0"/>
              <w:noProof/>
              <w:sz w:val="22"/>
              <w:szCs w:val="22"/>
              <w:lang w:eastAsia="hr-HR"/>
            </w:rPr>
          </w:pPr>
          <w:ins w:id="120"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"_Toc441100880"</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B: Dnevnik sastajanja</w:t>
            </w:r>
            <w:r>
              <w:rPr>
                <w:noProof/>
                <w:webHidden/>
              </w:rPr>
              <w:tab/>
            </w:r>
            <w:r>
              <w:rPr>
                <w:noProof/>
                <w:webHidden/>
              </w:rPr>
              <w:fldChar w:fldCharType="begin"/>
            </w:r>
            <w:r>
              <w:rPr>
                <w:noProof/>
                <w:webHidden/>
              </w:rPr>
              <w:instrText xml:space="preserve"> PAGEREF _Toc441100880 \h </w:instrText>
            </w:r>
          </w:ins>
          <w:r>
            <w:rPr>
              <w:noProof/>
              <w:webHidden/>
            </w:rPr>
          </w:r>
          <w:r>
            <w:rPr>
              <w:noProof/>
              <w:webHidden/>
            </w:rPr>
            <w:fldChar w:fldCharType="separate"/>
          </w:r>
          <w:ins w:id="121" w:author="Tin Trčak" w:date="2016-01-21T13:59:00Z">
            <w:r w:rsidR="00AB372B">
              <w:rPr>
                <w:noProof/>
                <w:webHidden/>
              </w:rPr>
              <w:t>94</w:t>
            </w:r>
          </w:ins>
          <w:ins w:id="122" w:author="Tin Trčak" w:date="2016-01-21T00:51:00Z">
            <w:r>
              <w:rPr>
                <w:noProof/>
                <w:webHidden/>
              </w:rPr>
              <w:fldChar w:fldCharType="end"/>
            </w:r>
            <w:r w:rsidRPr="002D3D9F">
              <w:rPr>
                <w:rStyle w:val="Hyperlink"/>
                <w:noProof/>
              </w:rPr>
              <w:fldChar w:fldCharType="end"/>
            </w:r>
          </w:ins>
        </w:p>
        <w:p w14:paraId="0F00B175" w14:textId="77777777" w:rsidR="00974A3B" w:rsidRDefault="00974A3B">
          <w:pPr>
            <w:pStyle w:val="TOC1"/>
            <w:rPr>
              <w:ins w:id="123" w:author="Tin Trčak" w:date="2016-01-21T00:51:00Z"/>
              <w:rFonts w:eastAsiaTheme="minorEastAsia"/>
              <w:b w:val="0"/>
              <w:noProof/>
              <w:sz w:val="22"/>
              <w:szCs w:val="22"/>
              <w:lang w:eastAsia="hr-HR"/>
            </w:rPr>
          </w:pPr>
          <w:ins w:id="124"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"_Toc441100881"</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C: Prikaz aktivnosti grupe</w:t>
            </w:r>
            <w:r>
              <w:rPr>
                <w:noProof/>
                <w:webHidden/>
              </w:rPr>
              <w:tab/>
            </w:r>
            <w:r>
              <w:rPr>
                <w:noProof/>
                <w:webHidden/>
              </w:rPr>
              <w:fldChar w:fldCharType="begin"/>
            </w:r>
            <w:r>
              <w:rPr>
                <w:noProof/>
                <w:webHidden/>
              </w:rPr>
              <w:instrText xml:space="preserve"> PAGEREF _Toc441100881 \h </w:instrText>
            </w:r>
          </w:ins>
          <w:r>
            <w:rPr>
              <w:noProof/>
              <w:webHidden/>
            </w:rPr>
          </w:r>
          <w:r>
            <w:rPr>
              <w:noProof/>
              <w:webHidden/>
            </w:rPr>
            <w:fldChar w:fldCharType="separate"/>
          </w:r>
          <w:ins w:id="125" w:author="Tin Trčak" w:date="2016-01-21T13:59:00Z">
            <w:r w:rsidR="00AB372B">
              <w:rPr>
                <w:noProof/>
                <w:webHidden/>
              </w:rPr>
              <w:t>95</w:t>
            </w:r>
          </w:ins>
          <w:ins w:id="126" w:author="Tin Trčak" w:date="2016-01-21T00:51:00Z">
            <w:r>
              <w:rPr>
                <w:noProof/>
                <w:webHidden/>
              </w:rPr>
              <w:fldChar w:fldCharType="end"/>
            </w:r>
            <w:r w:rsidRPr="002D3D9F">
              <w:rPr>
                <w:rStyle w:val="Hyperlink"/>
                <w:noProof/>
              </w:rPr>
              <w:fldChar w:fldCharType="end"/>
            </w:r>
          </w:ins>
        </w:p>
        <w:p w14:paraId="28A48802" w14:textId="77777777" w:rsidR="00974A3B" w:rsidRDefault="00974A3B">
          <w:pPr>
            <w:pStyle w:val="TOC1"/>
            <w:rPr>
              <w:ins w:id="127" w:author="Tin Trčak" w:date="2016-01-21T00:51:00Z"/>
              <w:rFonts w:eastAsiaTheme="minorEastAsia"/>
              <w:b w:val="0"/>
              <w:noProof/>
              <w:sz w:val="22"/>
              <w:szCs w:val="22"/>
              <w:lang w:eastAsia="hr-HR"/>
            </w:rPr>
          </w:pPr>
          <w:ins w:id="128" w:author="Tin Trčak" w:date="2016-01-21T00:51:00Z">
            <w:r w:rsidRPr="002D3D9F">
              <w:rPr>
                <w:rStyle w:val="Hyperlink"/>
                <w:noProof/>
              </w:rPr>
              <w:fldChar w:fldCharType="begin"/>
            </w:r>
            <w:r w:rsidRPr="002D3D9F">
              <w:rPr>
                <w:rStyle w:val="Hyperlink"/>
                <w:noProof/>
              </w:rPr>
              <w:instrText xml:space="preserve"> </w:instrText>
            </w:r>
            <w:r>
              <w:rPr>
                <w:noProof/>
              </w:rPr>
              <w:instrText>HYPERLINK \l "_Toc441100882"</w:instrText>
            </w:r>
            <w:r w:rsidRPr="002D3D9F">
              <w:rPr>
                <w:rStyle w:val="Hyperlink"/>
                <w:noProof/>
              </w:rPr>
              <w:instrText xml:space="preserve"> </w:instrText>
            </w:r>
            <w:r w:rsidRPr="002D3D9F">
              <w:rPr>
                <w:rStyle w:val="Hyperlink"/>
                <w:noProof/>
              </w:rPr>
              <w:fldChar w:fldCharType="separate"/>
            </w:r>
            <w:r w:rsidRPr="002D3D9F">
              <w:rPr>
                <w:rStyle w:val="Hyperlink"/>
                <w:noProof/>
              </w:rPr>
              <w:t>Dodatak D: Plan rada / Pregled rada i stanje ostvarenja</w:t>
            </w:r>
            <w:r>
              <w:rPr>
                <w:noProof/>
                <w:webHidden/>
              </w:rPr>
              <w:tab/>
            </w:r>
            <w:r>
              <w:rPr>
                <w:noProof/>
                <w:webHidden/>
              </w:rPr>
              <w:fldChar w:fldCharType="begin"/>
            </w:r>
            <w:r>
              <w:rPr>
                <w:noProof/>
                <w:webHidden/>
              </w:rPr>
              <w:instrText xml:space="preserve"> PAGEREF _Toc441100882 \h </w:instrText>
            </w:r>
          </w:ins>
          <w:r>
            <w:rPr>
              <w:noProof/>
              <w:webHidden/>
            </w:rPr>
          </w:r>
          <w:r>
            <w:rPr>
              <w:noProof/>
              <w:webHidden/>
            </w:rPr>
            <w:fldChar w:fldCharType="separate"/>
          </w:r>
          <w:ins w:id="129" w:author="Tin Trčak" w:date="2016-01-21T13:59:00Z">
            <w:r w:rsidR="00AB372B">
              <w:rPr>
                <w:noProof/>
                <w:webHidden/>
              </w:rPr>
              <w:t>98</w:t>
            </w:r>
          </w:ins>
          <w:ins w:id="130" w:author="Tin Trčak" w:date="2016-01-21T00:51:00Z">
            <w:r>
              <w:rPr>
                <w:noProof/>
                <w:webHidden/>
              </w:rPr>
              <w:fldChar w:fldCharType="end"/>
            </w:r>
            <w:r w:rsidRPr="002D3D9F">
              <w:rPr>
                <w:rStyle w:val="Hyperlink"/>
                <w:noProof/>
              </w:rPr>
              <w:fldChar w:fldCharType="end"/>
            </w:r>
          </w:ins>
        </w:p>
        <w:p w14:paraId="2F3CFA65" w14:textId="77777777" w:rsidR="00CF1A1C" w:rsidDel="00974A3B" w:rsidRDefault="00CF1A1C">
          <w:pPr>
            <w:pStyle w:val="TOC1"/>
            <w:rPr>
              <w:del w:id="131" w:author="Tin Trčak" w:date="2016-01-21T00:51:00Z"/>
              <w:rFonts w:eastAsiaTheme="minorEastAsia"/>
              <w:b w:val="0"/>
              <w:noProof/>
              <w:sz w:val="22"/>
              <w:szCs w:val="22"/>
              <w:lang w:eastAsia="hr-HR"/>
            </w:rPr>
          </w:pPr>
          <w:del w:id="132" w:author="Tin Trčak" w:date="2016-01-21T00:51:00Z">
            <w:r w:rsidRPr="00974A3B" w:rsidDel="00974A3B">
              <w:rPr>
                <w:rPrChange w:id="133" w:author="Tin Trčak" w:date="2016-01-21T00:51:00Z">
                  <w:rPr>
                    <w:rStyle w:val="Hyperlink"/>
                    <w:rFonts w:eastAsia="Arial"/>
                    <w:noProof/>
                  </w:rPr>
                </w:rPrChange>
              </w:rPr>
              <w:delText>1.</w:delText>
            </w:r>
            <w:r w:rsidDel="00974A3B">
              <w:rPr>
                <w:rFonts w:eastAsiaTheme="minorEastAsia"/>
                <w:b w:val="0"/>
                <w:noProof/>
                <w:sz w:val="22"/>
                <w:szCs w:val="22"/>
                <w:lang w:eastAsia="hr-HR"/>
              </w:rPr>
              <w:tab/>
            </w:r>
            <w:r w:rsidRPr="00974A3B" w:rsidDel="00974A3B">
              <w:rPr>
                <w:rPrChange w:id="134" w:author="Tin Trčak" w:date="2016-01-21T00:51:00Z">
                  <w:rPr>
                    <w:rStyle w:val="Hyperlink"/>
                    <w:rFonts w:eastAsia="Arial"/>
                    <w:noProof/>
                  </w:rPr>
                </w:rPrChange>
              </w:rPr>
              <w:delText>Dnevnik promjena dokumentacije</w:delText>
            </w:r>
            <w:r w:rsidDel="00974A3B">
              <w:rPr>
                <w:noProof/>
                <w:webHidden/>
              </w:rPr>
              <w:tab/>
              <w:delText>4</w:delText>
            </w:r>
          </w:del>
        </w:p>
        <w:p w14:paraId="515EBD25" w14:textId="77777777" w:rsidR="00CF1A1C" w:rsidDel="00974A3B" w:rsidRDefault="00CF1A1C">
          <w:pPr>
            <w:pStyle w:val="TOC1"/>
            <w:rPr>
              <w:del w:id="135" w:author="Tin Trčak" w:date="2016-01-21T00:51:00Z"/>
              <w:rFonts w:eastAsiaTheme="minorEastAsia"/>
              <w:b w:val="0"/>
              <w:noProof/>
              <w:sz w:val="22"/>
              <w:szCs w:val="22"/>
              <w:lang w:eastAsia="hr-HR"/>
            </w:rPr>
          </w:pPr>
          <w:del w:id="136" w:author="Tin Trčak" w:date="2016-01-21T00:51:00Z">
            <w:r w:rsidRPr="00974A3B" w:rsidDel="00974A3B">
              <w:rPr>
                <w:rPrChange w:id="137" w:author="Tin Trčak" w:date="2016-01-21T00:51:00Z">
                  <w:rPr>
                    <w:rStyle w:val="Hyperlink"/>
                    <w:noProof/>
                  </w:rPr>
                </w:rPrChange>
              </w:rPr>
              <w:delText>2.</w:delText>
            </w:r>
            <w:r w:rsidDel="00974A3B">
              <w:rPr>
                <w:rFonts w:eastAsiaTheme="minorEastAsia"/>
                <w:b w:val="0"/>
                <w:noProof/>
                <w:sz w:val="22"/>
                <w:szCs w:val="22"/>
                <w:lang w:eastAsia="hr-HR"/>
              </w:rPr>
              <w:tab/>
            </w:r>
            <w:r w:rsidRPr="00974A3B" w:rsidDel="00974A3B">
              <w:rPr>
                <w:rPrChange w:id="138" w:author="Tin Trčak" w:date="2016-01-21T00:51:00Z">
                  <w:rPr>
                    <w:rStyle w:val="Hyperlink"/>
                    <w:noProof/>
                  </w:rPr>
                </w:rPrChange>
              </w:rPr>
              <w:delText>Opis projektnog zadatka</w:delText>
            </w:r>
            <w:r w:rsidDel="00974A3B">
              <w:rPr>
                <w:noProof/>
                <w:webHidden/>
              </w:rPr>
              <w:tab/>
              <w:delText>7</w:delText>
            </w:r>
          </w:del>
        </w:p>
        <w:p w14:paraId="3A8B2715" w14:textId="77777777" w:rsidR="00CF1A1C" w:rsidDel="00974A3B" w:rsidRDefault="00CF1A1C">
          <w:pPr>
            <w:pStyle w:val="TOC1"/>
            <w:rPr>
              <w:del w:id="139" w:author="Tin Trčak" w:date="2016-01-21T00:51:00Z"/>
              <w:rFonts w:eastAsiaTheme="minorEastAsia"/>
              <w:b w:val="0"/>
              <w:noProof/>
              <w:sz w:val="22"/>
              <w:szCs w:val="22"/>
              <w:lang w:eastAsia="hr-HR"/>
            </w:rPr>
          </w:pPr>
          <w:del w:id="140" w:author="Tin Trčak" w:date="2016-01-21T00:51:00Z">
            <w:r w:rsidRPr="00974A3B" w:rsidDel="00974A3B">
              <w:rPr>
                <w:rPrChange w:id="141" w:author="Tin Trčak" w:date="2016-01-21T00:51:00Z">
                  <w:rPr>
                    <w:rStyle w:val="Hyperlink"/>
                    <w:noProof/>
                  </w:rPr>
                </w:rPrChange>
              </w:rPr>
              <w:delText>3.</w:delText>
            </w:r>
            <w:r w:rsidDel="00974A3B">
              <w:rPr>
                <w:rFonts w:eastAsiaTheme="minorEastAsia"/>
                <w:b w:val="0"/>
                <w:noProof/>
                <w:sz w:val="22"/>
                <w:szCs w:val="22"/>
                <w:lang w:eastAsia="hr-HR"/>
              </w:rPr>
              <w:tab/>
            </w:r>
            <w:r w:rsidRPr="00974A3B" w:rsidDel="00974A3B">
              <w:rPr>
                <w:rPrChange w:id="142" w:author="Tin Trčak" w:date="2016-01-21T00:51:00Z">
                  <w:rPr>
                    <w:rStyle w:val="Hyperlink"/>
                    <w:noProof/>
                  </w:rPr>
                </w:rPrChange>
              </w:rPr>
              <w:delText>Pojmovnik</w:delText>
            </w:r>
            <w:r w:rsidDel="00974A3B">
              <w:rPr>
                <w:noProof/>
                <w:webHidden/>
              </w:rPr>
              <w:tab/>
              <w:delText>10</w:delText>
            </w:r>
          </w:del>
        </w:p>
        <w:p w14:paraId="07672706" w14:textId="77777777" w:rsidR="00CF1A1C" w:rsidDel="00974A3B" w:rsidRDefault="00CF1A1C">
          <w:pPr>
            <w:pStyle w:val="TOC1"/>
            <w:rPr>
              <w:del w:id="143" w:author="Tin Trčak" w:date="2016-01-21T00:51:00Z"/>
              <w:rFonts w:eastAsiaTheme="minorEastAsia"/>
              <w:b w:val="0"/>
              <w:noProof/>
              <w:sz w:val="22"/>
              <w:szCs w:val="22"/>
              <w:lang w:eastAsia="hr-HR"/>
            </w:rPr>
          </w:pPr>
          <w:del w:id="144" w:author="Tin Trčak" w:date="2016-01-21T00:51:00Z">
            <w:r w:rsidRPr="00974A3B" w:rsidDel="00974A3B">
              <w:rPr>
                <w:rPrChange w:id="145" w:author="Tin Trčak" w:date="2016-01-21T00:51:00Z">
                  <w:rPr>
                    <w:rStyle w:val="Hyperlink"/>
                    <w:noProof/>
                  </w:rPr>
                </w:rPrChange>
              </w:rPr>
              <w:delText>4.</w:delText>
            </w:r>
            <w:r w:rsidDel="00974A3B">
              <w:rPr>
                <w:rFonts w:eastAsiaTheme="minorEastAsia"/>
                <w:b w:val="0"/>
                <w:noProof/>
                <w:sz w:val="22"/>
                <w:szCs w:val="22"/>
                <w:lang w:eastAsia="hr-HR"/>
              </w:rPr>
              <w:tab/>
            </w:r>
            <w:r w:rsidRPr="00974A3B" w:rsidDel="00974A3B">
              <w:rPr>
                <w:rPrChange w:id="146" w:author="Tin Trčak" w:date="2016-01-21T00:51:00Z">
                  <w:rPr>
                    <w:rStyle w:val="Hyperlink"/>
                    <w:noProof/>
                  </w:rPr>
                </w:rPrChange>
              </w:rPr>
              <w:delText>Funkcionalni zahtjevi</w:delText>
            </w:r>
            <w:r w:rsidDel="00974A3B">
              <w:rPr>
                <w:noProof/>
                <w:webHidden/>
              </w:rPr>
              <w:tab/>
              <w:delText>11</w:delText>
            </w:r>
          </w:del>
        </w:p>
        <w:p w14:paraId="1B50D538" w14:textId="77777777" w:rsidR="00CF1A1C" w:rsidDel="00974A3B" w:rsidRDefault="00CF1A1C">
          <w:pPr>
            <w:pStyle w:val="TOC2"/>
            <w:tabs>
              <w:tab w:val="left" w:pos="960"/>
              <w:tab w:val="right" w:leader="dot" w:pos="9062"/>
            </w:tabs>
            <w:rPr>
              <w:del w:id="147" w:author="Tin Trčak" w:date="2016-01-21T00:51:00Z"/>
              <w:rFonts w:eastAsiaTheme="minorEastAsia"/>
              <w:b w:val="0"/>
              <w:noProof/>
              <w:lang w:eastAsia="hr-HR"/>
            </w:rPr>
          </w:pPr>
          <w:del w:id="148" w:author="Tin Trčak" w:date="2016-01-21T00:51:00Z">
            <w:r w:rsidRPr="00974A3B" w:rsidDel="00974A3B">
              <w:rPr>
                <w:rPrChange w:id="149" w:author="Tin Trčak" w:date="2016-01-21T00:51:00Z">
                  <w:rPr>
                    <w:rStyle w:val="Hyperlink"/>
                    <w:noProof/>
                  </w:rPr>
                </w:rPrChange>
              </w:rPr>
              <w:delText>4.1</w:delText>
            </w:r>
            <w:r w:rsidDel="00974A3B">
              <w:rPr>
                <w:rFonts w:eastAsiaTheme="minorEastAsia"/>
                <w:b w:val="0"/>
                <w:noProof/>
                <w:lang w:eastAsia="hr-HR"/>
              </w:rPr>
              <w:tab/>
            </w:r>
            <w:r w:rsidRPr="00974A3B" w:rsidDel="00974A3B">
              <w:rPr>
                <w:rPrChange w:id="150" w:author="Tin Trčak" w:date="2016-01-21T00:51:00Z">
                  <w:rPr>
                    <w:rStyle w:val="Hyperlink"/>
                    <w:noProof/>
                  </w:rPr>
                </w:rPrChange>
              </w:rPr>
              <w:delText>Opis obrazaca uporabe:</w:delText>
            </w:r>
            <w:r w:rsidDel="00974A3B">
              <w:rPr>
                <w:noProof/>
                <w:webHidden/>
              </w:rPr>
              <w:tab/>
              <w:delText>13</w:delText>
            </w:r>
          </w:del>
        </w:p>
        <w:p w14:paraId="07107620" w14:textId="77777777" w:rsidR="00CF1A1C" w:rsidDel="00974A3B" w:rsidRDefault="00CF1A1C">
          <w:pPr>
            <w:pStyle w:val="TOC2"/>
            <w:tabs>
              <w:tab w:val="left" w:pos="960"/>
              <w:tab w:val="right" w:leader="dot" w:pos="9062"/>
            </w:tabs>
            <w:rPr>
              <w:del w:id="151" w:author="Tin Trčak" w:date="2016-01-21T00:51:00Z"/>
              <w:rFonts w:eastAsiaTheme="minorEastAsia"/>
              <w:b w:val="0"/>
              <w:noProof/>
              <w:lang w:eastAsia="hr-HR"/>
            </w:rPr>
          </w:pPr>
          <w:del w:id="152" w:author="Tin Trčak" w:date="2016-01-21T00:51:00Z">
            <w:r w:rsidRPr="00974A3B" w:rsidDel="00974A3B">
              <w:rPr>
                <w:rPrChange w:id="153" w:author="Tin Trčak" w:date="2016-01-21T00:51:00Z">
                  <w:rPr>
                    <w:rStyle w:val="Hyperlink"/>
                    <w:noProof/>
                  </w:rPr>
                </w:rPrChange>
              </w:rPr>
              <w:delText>4.2</w:delText>
            </w:r>
            <w:r w:rsidDel="00974A3B">
              <w:rPr>
                <w:rFonts w:eastAsiaTheme="minorEastAsia"/>
                <w:b w:val="0"/>
                <w:noProof/>
                <w:lang w:eastAsia="hr-HR"/>
              </w:rPr>
              <w:tab/>
            </w:r>
            <w:r w:rsidRPr="00974A3B" w:rsidDel="00974A3B">
              <w:rPr>
                <w:rPrChange w:id="154" w:author="Tin Trčak" w:date="2016-01-21T00:51:00Z">
                  <w:rPr>
                    <w:rStyle w:val="Hyperlink"/>
                    <w:noProof/>
                  </w:rPr>
                </w:rPrChange>
              </w:rPr>
              <w:delText>Dijagrami obrazaca</w:delText>
            </w:r>
            <w:r w:rsidDel="00974A3B">
              <w:rPr>
                <w:noProof/>
                <w:webHidden/>
              </w:rPr>
              <w:tab/>
              <w:delText>27</w:delText>
            </w:r>
          </w:del>
        </w:p>
        <w:p w14:paraId="1D90669E" w14:textId="77777777" w:rsidR="00CF1A1C" w:rsidDel="00974A3B" w:rsidRDefault="00CF1A1C">
          <w:pPr>
            <w:pStyle w:val="TOC2"/>
            <w:tabs>
              <w:tab w:val="left" w:pos="960"/>
              <w:tab w:val="right" w:leader="dot" w:pos="9062"/>
            </w:tabs>
            <w:rPr>
              <w:del w:id="155" w:author="Tin Trčak" w:date="2016-01-21T00:51:00Z"/>
              <w:rFonts w:eastAsiaTheme="minorEastAsia"/>
              <w:b w:val="0"/>
              <w:noProof/>
              <w:lang w:eastAsia="hr-HR"/>
            </w:rPr>
          </w:pPr>
          <w:del w:id="156" w:author="Tin Trčak" w:date="2016-01-21T00:51:00Z">
            <w:r w:rsidRPr="00974A3B" w:rsidDel="00974A3B">
              <w:rPr>
                <w:rPrChange w:id="157" w:author="Tin Trčak" w:date="2016-01-21T00:51:00Z">
                  <w:rPr>
                    <w:rStyle w:val="Hyperlink"/>
                    <w:noProof/>
                  </w:rPr>
                </w:rPrChange>
              </w:rPr>
              <w:delText>4.3</w:delText>
            </w:r>
            <w:r w:rsidDel="00974A3B">
              <w:rPr>
                <w:rFonts w:eastAsiaTheme="minorEastAsia"/>
                <w:b w:val="0"/>
                <w:noProof/>
                <w:lang w:eastAsia="hr-HR"/>
              </w:rPr>
              <w:tab/>
            </w:r>
            <w:r w:rsidRPr="00974A3B" w:rsidDel="00974A3B">
              <w:rPr>
                <w:rPrChange w:id="158" w:author="Tin Trčak" w:date="2016-01-21T00:51:00Z">
                  <w:rPr>
                    <w:rStyle w:val="Hyperlink"/>
                    <w:noProof/>
                  </w:rPr>
                </w:rPrChange>
              </w:rPr>
              <w:delText>Sekvencijski dijagrami</w:delText>
            </w:r>
            <w:r w:rsidDel="00974A3B">
              <w:rPr>
                <w:noProof/>
                <w:webHidden/>
              </w:rPr>
              <w:tab/>
              <w:delText>31</w:delText>
            </w:r>
          </w:del>
        </w:p>
        <w:p w14:paraId="47BD8FB1" w14:textId="77777777" w:rsidR="00CF1A1C" w:rsidDel="00974A3B" w:rsidRDefault="00CF1A1C">
          <w:pPr>
            <w:pStyle w:val="TOC1"/>
            <w:rPr>
              <w:del w:id="159" w:author="Tin Trčak" w:date="2016-01-21T00:51:00Z"/>
              <w:rFonts w:eastAsiaTheme="minorEastAsia"/>
              <w:b w:val="0"/>
              <w:noProof/>
              <w:sz w:val="22"/>
              <w:szCs w:val="22"/>
              <w:lang w:eastAsia="hr-HR"/>
            </w:rPr>
          </w:pPr>
          <w:del w:id="160" w:author="Tin Trčak" w:date="2016-01-21T00:51:00Z">
            <w:r w:rsidRPr="00974A3B" w:rsidDel="00974A3B">
              <w:rPr>
                <w:rPrChange w:id="161" w:author="Tin Trčak" w:date="2016-01-21T00:51:00Z">
                  <w:rPr>
                    <w:rStyle w:val="Hyperlink"/>
                    <w:noProof/>
                    <w:lang w:eastAsia="hr-HR"/>
                  </w:rPr>
                </w:rPrChange>
              </w:rPr>
              <w:delText>5.</w:delText>
            </w:r>
            <w:r w:rsidDel="00974A3B">
              <w:rPr>
                <w:rFonts w:eastAsiaTheme="minorEastAsia"/>
                <w:b w:val="0"/>
                <w:noProof/>
                <w:sz w:val="22"/>
                <w:szCs w:val="22"/>
                <w:lang w:eastAsia="hr-HR"/>
              </w:rPr>
              <w:tab/>
            </w:r>
            <w:r w:rsidRPr="00974A3B" w:rsidDel="00974A3B">
              <w:rPr>
                <w:rPrChange w:id="162" w:author="Tin Trčak" w:date="2016-01-21T00:51:00Z">
                  <w:rPr>
                    <w:rStyle w:val="Hyperlink"/>
                    <w:noProof/>
                    <w:lang w:eastAsia="hr-HR"/>
                  </w:rPr>
                </w:rPrChange>
              </w:rPr>
              <w:delText>Ostali zahtjevi</w:delText>
            </w:r>
            <w:r w:rsidDel="00974A3B">
              <w:rPr>
                <w:noProof/>
                <w:webHidden/>
              </w:rPr>
              <w:tab/>
              <w:delText>47</w:delText>
            </w:r>
          </w:del>
        </w:p>
        <w:p w14:paraId="4E3E6067" w14:textId="77777777" w:rsidR="00CF1A1C" w:rsidDel="00974A3B" w:rsidRDefault="00CF1A1C">
          <w:pPr>
            <w:pStyle w:val="TOC1"/>
            <w:rPr>
              <w:del w:id="163" w:author="Tin Trčak" w:date="2016-01-21T00:51:00Z"/>
              <w:rFonts w:eastAsiaTheme="minorEastAsia"/>
              <w:b w:val="0"/>
              <w:noProof/>
              <w:sz w:val="22"/>
              <w:szCs w:val="22"/>
              <w:lang w:eastAsia="hr-HR"/>
            </w:rPr>
          </w:pPr>
          <w:del w:id="164" w:author="Tin Trčak" w:date="2016-01-21T00:51:00Z">
            <w:r w:rsidRPr="00974A3B" w:rsidDel="00974A3B">
              <w:rPr>
                <w:rPrChange w:id="165" w:author="Tin Trčak" w:date="2016-01-21T00:51:00Z">
                  <w:rPr>
                    <w:rStyle w:val="Hyperlink"/>
                    <w:noProof/>
                    <w:lang w:eastAsia="hr-HR"/>
                  </w:rPr>
                </w:rPrChange>
              </w:rPr>
              <w:delText>6.</w:delText>
            </w:r>
            <w:r w:rsidDel="00974A3B">
              <w:rPr>
                <w:rFonts w:eastAsiaTheme="minorEastAsia"/>
                <w:b w:val="0"/>
                <w:noProof/>
                <w:sz w:val="22"/>
                <w:szCs w:val="22"/>
                <w:lang w:eastAsia="hr-HR"/>
              </w:rPr>
              <w:tab/>
            </w:r>
            <w:r w:rsidRPr="00974A3B" w:rsidDel="00974A3B">
              <w:rPr>
                <w:rPrChange w:id="166" w:author="Tin Trčak" w:date="2016-01-21T00:51:00Z">
                  <w:rPr>
                    <w:rStyle w:val="Hyperlink"/>
                    <w:noProof/>
                    <w:lang w:eastAsia="hr-HR"/>
                  </w:rPr>
                </w:rPrChange>
              </w:rPr>
              <w:delText>Arhitektura i dizajn sustava</w:delText>
            </w:r>
            <w:r w:rsidDel="00974A3B">
              <w:rPr>
                <w:noProof/>
                <w:webHidden/>
              </w:rPr>
              <w:tab/>
              <w:delText>48</w:delText>
            </w:r>
          </w:del>
        </w:p>
        <w:p w14:paraId="4A0526DC" w14:textId="77777777" w:rsidR="00CF1A1C" w:rsidDel="00974A3B" w:rsidRDefault="00CF1A1C">
          <w:pPr>
            <w:pStyle w:val="TOC2"/>
            <w:tabs>
              <w:tab w:val="left" w:pos="960"/>
              <w:tab w:val="right" w:leader="dot" w:pos="9062"/>
            </w:tabs>
            <w:rPr>
              <w:del w:id="167" w:author="Tin Trčak" w:date="2016-01-21T00:51:00Z"/>
              <w:rFonts w:eastAsiaTheme="minorEastAsia"/>
              <w:b w:val="0"/>
              <w:noProof/>
              <w:lang w:eastAsia="hr-HR"/>
            </w:rPr>
          </w:pPr>
          <w:del w:id="168" w:author="Tin Trčak" w:date="2016-01-21T00:51:00Z">
            <w:r w:rsidRPr="00974A3B" w:rsidDel="00974A3B">
              <w:rPr>
                <w:rPrChange w:id="169" w:author="Tin Trčak" w:date="2016-01-21T00:51:00Z">
                  <w:rPr>
                    <w:rStyle w:val="Hyperlink"/>
                    <w:noProof/>
                  </w:rPr>
                </w:rPrChange>
              </w:rPr>
              <w:delText>6.1</w:delText>
            </w:r>
            <w:r w:rsidDel="00974A3B">
              <w:rPr>
                <w:rFonts w:eastAsiaTheme="minorEastAsia"/>
                <w:b w:val="0"/>
                <w:noProof/>
                <w:lang w:eastAsia="hr-HR"/>
              </w:rPr>
              <w:tab/>
            </w:r>
            <w:r w:rsidRPr="00974A3B" w:rsidDel="00974A3B">
              <w:rPr>
                <w:rPrChange w:id="170" w:author="Tin Trčak" w:date="2016-01-21T00:51:00Z">
                  <w:rPr>
                    <w:rStyle w:val="Hyperlink"/>
                    <w:noProof/>
                  </w:rPr>
                </w:rPrChange>
              </w:rPr>
              <w:delText>Svrha, opći prioriteti i skica sustava</w:delText>
            </w:r>
            <w:r w:rsidDel="00974A3B">
              <w:rPr>
                <w:noProof/>
                <w:webHidden/>
              </w:rPr>
              <w:tab/>
              <w:delText>48</w:delText>
            </w:r>
          </w:del>
        </w:p>
        <w:p w14:paraId="42B09EC9" w14:textId="77777777" w:rsidR="00CF1A1C" w:rsidDel="00974A3B" w:rsidRDefault="00CF1A1C">
          <w:pPr>
            <w:pStyle w:val="TOC2"/>
            <w:tabs>
              <w:tab w:val="left" w:pos="960"/>
              <w:tab w:val="right" w:leader="dot" w:pos="9062"/>
            </w:tabs>
            <w:rPr>
              <w:del w:id="171" w:author="Tin Trčak" w:date="2016-01-21T00:51:00Z"/>
              <w:rFonts w:eastAsiaTheme="minorEastAsia"/>
              <w:b w:val="0"/>
              <w:noProof/>
              <w:lang w:eastAsia="hr-HR"/>
            </w:rPr>
          </w:pPr>
          <w:del w:id="172" w:author="Tin Trčak" w:date="2016-01-21T00:51:00Z">
            <w:r w:rsidRPr="00974A3B" w:rsidDel="00974A3B">
              <w:rPr>
                <w:rPrChange w:id="173" w:author="Tin Trčak" w:date="2016-01-21T00:51:00Z">
                  <w:rPr>
                    <w:rStyle w:val="Hyperlink"/>
                    <w:noProof/>
                  </w:rPr>
                </w:rPrChange>
              </w:rPr>
              <w:delText>6.2</w:delText>
            </w:r>
            <w:r w:rsidDel="00974A3B">
              <w:rPr>
                <w:rFonts w:eastAsiaTheme="minorEastAsia"/>
                <w:b w:val="0"/>
                <w:noProof/>
                <w:lang w:eastAsia="hr-HR"/>
              </w:rPr>
              <w:tab/>
            </w:r>
            <w:r w:rsidRPr="00974A3B" w:rsidDel="00974A3B">
              <w:rPr>
                <w:rPrChange w:id="174" w:author="Tin Trčak" w:date="2016-01-21T00:51:00Z">
                  <w:rPr>
                    <w:rStyle w:val="Hyperlink"/>
                    <w:noProof/>
                  </w:rPr>
                </w:rPrChange>
              </w:rPr>
              <w:delText>Dijagram razreda s opisom</w:delText>
            </w:r>
            <w:r w:rsidDel="00974A3B">
              <w:rPr>
                <w:noProof/>
                <w:webHidden/>
              </w:rPr>
              <w:tab/>
              <w:delText>54</w:delText>
            </w:r>
          </w:del>
        </w:p>
        <w:p w14:paraId="0CC86F32" w14:textId="77777777" w:rsidR="00CF1A1C" w:rsidDel="00974A3B" w:rsidRDefault="00CF1A1C">
          <w:pPr>
            <w:pStyle w:val="TOC2"/>
            <w:tabs>
              <w:tab w:val="left" w:pos="960"/>
              <w:tab w:val="right" w:leader="dot" w:pos="9062"/>
            </w:tabs>
            <w:rPr>
              <w:del w:id="175" w:author="Tin Trčak" w:date="2016-01-21T00:51:00Z"/>
              <w:rFonts w:eastAsiaTheme="minorEastAsia"/>
              <w:b w:val="0"/>
              <w:noProof/>
              <w:lang w:eastAsia="hr-HR"/>
            </w:rPr>
          </w:pPr>
          <w:del w:id="176" w:author="Tin Trčak" w:date="2016-01-21T00:51:00Z">
            <w:r w:rsidRPr="00974A3B" w:rsidDel="00974A3B">
              <w:rPr>
                <w:rPrChange w:id="177" w:author="Tin Trčak" w:date="2016-01-21T00:51:00Z">
                  <w:rPr>
                    <w:rStyle w:val="Hyperlink"/>
                    <w:noProof/>
                  </w:rPr>
                </w:rPrChange>
              </w:rPr>
              <w:delText>6.3</w:delText>
            </w:r>
            <w:r w:rsidDel="00974A3B">
              <w:rPr>
                <w:rFonts w:eastAsiaTheme="minorEastAsia"/>
                <w:b w:val="0"/>
                <w:noProof/>
                <w:lang w:eastAsia="hr-HR"/>
              </w:rPr>
              <w:tab/>
            </w:r>
            <w:r w:rsidRPr="00974A3B" w:rsidDel="00974A3B">
              <w:rPr>
                <w:rPrChange w:id="178" w:author="Tin Trčak" w:date="2016-01-21T00:51:00Z">
                  <w:rPr>
                    <w:rStyle w:val="Hyperlink"/>
                    <w:noProof/>
                  </w:rPr>
                </w:rPrChange>
              </w:rPr>
              <w:delText>Dijagram objekata</w:delText>
            </w:r>
            <w:r w:rsidDel="00974A3B">
              <w:rPr>
                <w:noProof/>
                <w:webHidden/>
              </w:rPr>
              <w:tab/>
              <w:delText>56</w:delText>
            </w:r>
          </w:del>
        </w:p>
        <w:p w14:paraId="005E9368" w14:textId="77777777" w:rsidR="00CF1A1C" w:rsidDel="00974A3B" w:rsidRDefault="00CF1A1C">
          <w:pPr>
            <w:pStyle w:val="TOC2"/>
            <w:tabs>
              <w:tab w:val="left" w:pos="960"/>
              <w:tab w:val="right" w:leader="dot" w:pos="9062"/>
            </w:tabs>
            <w:rPr>
              <w:del w:id="179" w:author="Tin Trčak" w:date="2016-01-21T00:51:00Z"/>
              <w:rFonts w:eastAsiaTheme="minorEastAsia"/>
              <w:b w:val="0"/>
              <w:noProof/>
              <w:lang w:eastAsia="hr-HR"/>
            </w:rPr>
          </w:pPr>
          <w:del w:id="180" w:author="Tin Trčak" w:date="2016-01-21T00:51:00Z">
            <w:r w:rsidRPr="00974A3B" w:rsidDel="00974A3B">
              <w:rPr>
                <w:rPrChange w:id="181" w:author="Tin Trčak" w:date="2016-01-21T00:51:00Z">
                  <w:rPr>
                    <w:rStyle w:val="Hyperlink"/>
                    <w:noProof/>
                  </w:rPr>
                </w:rPrChange>
              </w:rPr>
              <w:delText>6.4</w:delText>
            </w:r>
            <w:r w:rsidDel="00974A3B">
              <w:rPr>
                <w:rFonts w:eastAsiaTheme="minorEastAsia"/>
                <w:b w:val="0"/>
                <w:noProof/>
                <w:lang w:eastAsia="hr-HR"/>
              </w:rPr>
              <w:tab/>
            </w:r>
            <w:r w:rsidRPr="00974A3B" w:rsidDel="00974A3B">
              <w:rPr>
                <w:rPrChange w:id="182" w:author="Tin Trčak" w:date="2016-01-21T00:51:00Z">
                  <w:rPr>
                    <w:rStyle w:val="Hyperlink"/>
                    <w:noProof/>
                  </w:rPr>
                </w:rPrChange>
              </w:rPr>
              <w:delText>Ostali UML dijagrami</w:delText>
            </w:r>
            <w:r w:rsidDel="00974A3B">
              <w:rPr>
                <w:noProof/>
                <w:webHidden/>
              </w:rPr>
              <w:tab/>
              <w:delText>57</w:delText>
            </w:r>
          </w:del>
        </w:p>
        <w:p w14:paraId="47499FC6" w14:textId="77777777" w:rsidR="00CF1A1C" w:rsidDel="00974A3B" w:rsidRDefault="00CF1A1C">
          <w:pPr>
            <w:pStyle w:val="TOC3"/>
            <w:tabs>
              <w:tab w:val="left" w:pos="1200"/>
              <w:tab w:val="right" w:leader="dot" w:pos="9062"/>
            </w:tabs>
            <w:rPr>
              <w:del w:id="183" w:author="Tin Trčak" w:date="2016-01-21T00:51:00Z"/>
              <w:rFonts w:eastAsiaTheme="minorEastAsia"/>
              <w:noProof/>
              <w:lang w:eastAsia="hr-HR"/>
            </w:rPr>
          </w:pPr>
          <w:del w:id="184" w:author="Tin Trčak" w:date="2016-01-21T00:51:00Z">
            <w:r w:rsidRPr="00974A3B" w:rsidDel="00974A3B">
              <w:rPr>
                <w:rPrChange w:id="185" w:author="Tin Trčak" w:date="2016-01-21T00:51:00Z">
                  <w:rPr>
                    <w:rStyle w:val="Hyperlink"/>
                    <w:noProof/>
                  </w:rPr>
                </w:rPrChange>
              </w:rPr>
              <w:delText>6.4.1</w:delText>
            </w:r>
            <w:r w:rsidDel="00974A3B">
              <w:rPr>
                <w:rFonts w:eastAsiaTheme="minorEastAsia"/>
                <w:noProof/>
                <w:lang w:eastAsia="hr-HR"/>
              </w:rPr>
              <w:tab/>
            </w:r>
            <w:r w:rsidRPr="00974A3B" w:rsidDel="00974A3B">
              <w:rPr>
                <w:rPrChange w:id="186" w:author="Tin Trčak" w:date="2016-01-21T00:51:00Z">
                  <w:rPr>
                    <w:rStyle w:val="Hyperlink"/>
                    <w:noProof/>
                  </w:rPr>
                </w:rPrChange>
              </w:rPr>
              <w:delText>Komunikacijski dijagram</w:delText>
            </w:r>
            <w:r w:rsidDel="00974A3B">
              <w:rPr>
                <w:noProof/>
                <w:webHidden/>
              </w:rPr>
              <w:tab/>
              <w:delText>57</w:delText>
            </w:r>
          </w:del>
        </w:p>
        <w:p w14:paraId="6E834219" w14:textId="77777777" w:rsidR="00CF1A1C" w:rsidDel="00974A3B" w:rsidRDefault="00CF1A1C">
          <w:pPr>
            <w:pStyle w:val="TOC3"/>
            <w:tabs>
              <w:tab w:val="left" w:pos="1200"/>
              <w:tab w:val="right" w:leader="dot" w:pos="9062"/>
            </w:tabs>
            <w:rPr>
              <w:del w:id="187" w:author="Tin Trčak" w:date="2016-01-21T00:51:00Z"/>
              <w:rFonts w:eastAsiaTheme="minorEastAsia"/>
              <w:noProof/>
              <w:lang w:eastAsia="hr-HR"/>
            </w:rPr>
          </w:pPr>
          <w:del w:id="188" w:author="Tin Trčak" w:date="2016-01-21T00:51:00Z">
            <w:r w:rsidRPr="00974A3B" w:rsidDel="00974A3B">
              <w:rPr>
                <w:rPrChange w:id="189" w:author="Tin Trčak" w:date="2016-01-21T00:51:00Z">
                  <w:rPr>
                    <w:rStyle w:val="Hyperlink"/>
                    <w:noProof/>
                  </w:rPr>
                </w:rPrChange>
              </w:rPr>
              <w:delText>6.4.2</w:delText>
            </w:r>
            <w:r w:rsidDel="00974A3B">
              <w:rPr>
                <w:rFonts w:eastAsiaTheme="minorEastAsia"/>
                <w:noProof/>
                <w:lang w:eastAsia="hr-HR"/>
              </w:rPr>
              <w:tab/>
            </w:r>
            <w:r w:rsidRPr="00974A3B" w:rsidDel="00974A3B">
              <w:rPr>
                <w:rPrChange w:id="190" w:author="Tin Trčak" w:date="2016-01-21T00:51:00Z">
                  <w:rPr>
                    <w:rStyle w:val="Hyperlink"/>
                    <w:noProof/>
                  </w:rPr>
                </w:rPrChange>
              </w:rPr>
              <w:delText>Dijagram stanja</w:delText>
            </w:r>
            <w:r w:rsidDel="00974A3B">
              <w:rPr>
                <w:noProof/>
                <w:webHidden/>
              </w:rPr>
              <w:tab/>
              <w:delText>59</w:delText>
            </w:r>
          </w:del>
        </w:p>
        <w:p w14:paraId="3C8BB923" w14:textId="77777777" w:rsidR="00CF1A1C" w:rsidDel="00974A3B" w:rsidRDefault="00CF1A1C">
          <w:pPr>
            <w:pStyle w:val="TOC3"/>
            <w:tabs>
              <w:tab w:val="left" w:pos="1200"/>
              <w:tab w:val="right" w:leader="dot" w:pos="9062"/>
            </w:tabs>
            <w:rPr>
              <w:del w:id="191" w:author="Tin Trčak" w:date="2016-01-21T00:51:00Z"/>
              <w:rFonts w:eastAsiaTheme="minorEastAsia"/>
              <w:noProof/>
              <w:lang w:eastAsia="hr-HR"/>
            </w:rPr>
          </w:pPr>
          <w:del w:id="192" w:author="Tin Trčak" w:date="2016-01-21T00:51:00Z">
            <w:r w:rsidRPr="00974A3B" w:rsidDel="00974A3B">
              <w:rPr>
                <w:rPrChange w:id="193" w:author="Tin Trčak" w:date="2016-01-21T00:51:00Z">
                  <w:rPr>
                    <w:rStyle w:val="Hyperlink"/>
                    <w:noProof/>
                  </w:rPr>
                </w:rPrChange>
              </w:rPr>
              <w:delText>6.4.3</w:delText>
            </w:r>
            <w:r w:rsidDel="00974A3B">
              <w:rPr>
                <w:rFonts w:eastAsiaTheme="minorEastAsia"/>
                <w:noProof/>
                <w:lang w:eastAsia="hr-HR"/>
              </w:rPr>
              <w:tab/>
            </w:r>
            <w:r w:rsidRPr="00974A3B" w:rsidDel="00974A3B">
              <w:rPr>
                <w:rPrChange w:id="194" w:author="Tin Trčak" w:date="2016-01-21T00:51:00Z">
                  <w:rPr>
                    <w:rStyle w:val="Hyperlink"/>
                    <w:noProof/>
                  </w:rPr>
                </w:rPrChange>
              </w:rPr>
              <w:delText>Dijagram aktivnosti</w:delText>
            </w:r>
            <w:r w:rsidDel="00974A3B">
              <w:rPr>
                <w:noProof/>
                <w:webHidden/>
              </w:rPr>
              <w:tab/>
              <w:delText>61</w:delText>
            </w:r>
          </w:del>
        </w:p>
        <w:p w14:paraId="574A3786" w14:textId="77777777" w:rsidR="00CF1A1C" w:rsidDel="00974A3B" w:rsidRDefault="00CF1A1C">
          <w:pPr>
            <w:pStyle w:val="TOC3"/>
            <w:tabs>
              <w:tab w:val="left" w:pos="1200"/>
              <w:tab w:val="right" w:leader="dot" w:pos="9062"/>
            </w:tabs>
            <w:rPr>
              <w:del w:id="195" w:author="Tin Trčak" w:date="2016-01-21T00:51:00Z"/>
              <w:rFonts w:eastAsiaTheme="minorEastAsia"/>
              <w:noProof/>
              <w:lang w:eastAsia="hr-HR"/>
            </w:rPr>
          </w:pPr>
          <w:del w:id="196" w:author="Tin Trčak" w:date="2016-01-21T00:51:00Z">
            <w:r w:rsidRPr="00974A3B" w:rsidDel="00974A3B">
              <w:rPr>
                <w:rPrChange w:id="197" w:author="Tin Trčak" w:date="2016-01-21T00:51:00Z">
                  <w:rPr>
                    <w:rStyle w:val="Hyperlink"/>
                    <w:noProof/>
                  </w:rPr>
                </w:rPrChange>
              </w:rPr>
              <w:delText>6.4.4</w:delText>
            </w:r>
            <w:r w:rsidDel="00974A3B">
              <w:rPr>
                <w:rFonts w:eastAsiaTheme="minorEastAsia"/>
                <w:noProof/>
                <w:lang w:eastAsia="hr-HR"/>
              </w:rPr>
              <w:tab/>
            </w:r>
            <w:r w:rsidRPr="00974A3B" w:rsidDel="00974A3B">
              <w:rPr>
                <w:rPrChange w:id="198" w:author="Tin Trčak" w:date="2016-01-21T00:51:00Z">
                  <w:rPr>
                    <w:rStyle w:val="Hyperlink"/>
                    <w:noProof/>
                  </w:rPr>
                </w:rPrChange>
              </w:rPr>
              <w:delText>Dijagrami komponenata</w:delText>
            </w:r>
            <w:r w:rsidDel="00974A3B">
              <w:rPr>
                <w:noProof/>
                <w:webHidden/>
              </w:rPr>
              <w:tab/>
              <w:delText>62</w:delText>
            </w:r>
          </w:del>
        </w:p>
        <w:p w14:paraId="5540F847" w14:textId="77777777" w:rsidR="00CF1A1C" w:rsidDel="00974A3B" w:rsidRDefault="00CF1A1C">
          <w:pPr>
            <w:pStyle w:val="TOC1"/>
            <w:rPr>
              <w:del w:id="199" w:author="Tin Trčak" w:date="2016-01-21T00:51:00Z"/>
              <w:rFonts w:eastAsiaTheme="minorEastAsia"/>
              <w:b w:val="0"/>
              <w:noProof/>
              <w:sz w:val="22"/>
              <w:szCs w:val="22"/>
              <w:lang w:eastAsia="hr-HR"/>
            </w:rPr>
          </w:pPr>
          <w:del w:id="200" w:author="Tin Trčak" w:date="2016-01-21T00:51:00Z">
            <w:r w:rsidRPr="00974A3B" w:rsidDel="00974A3B">
              <w:rPr>
                <w:rPrChange w:id="201" w:author="Tin Trčak" w:date="2016-01-21T00:51:00Z">
                  <w:rPr>
                    <w:rStyle w:val="Hyperlink"/>
                    <w:noProof/>
                  </w:rPr>
                </w:rPrChange>
              </w:rPr>
              <w:delText>7.</w:delText>
            </w:r>
            <w:r w:rsidDel="00974A3B">
              <w:rPr>
                <w:rFonts w:eastAsiaTheme="minorEastAsia"/>
                <w:b w:val="0"/>
                <w:noProof/>
                <w:sz w:val="22"/>
                <w:szCs w:val="22"/>
                <w:lang w:eastAsia="hr-HR"/>
              </w:rPr>
              <w:tab/>
            </w:r>
            <w:r w:rsidRPr="00974A3B" w:rsidDel="00974A3B">
              <w:rPr>
                <w:rPrChange w:id="202" w:author="Tin Trčak" w:date="2016-01-21T00:51:00Z">
                  <w:rPr>
                    <w:rStyle w:val="Hyperlink"/>
                    <w:noProof/>
                  </w:rPr>
                </w:rPrChange>
              </w:rPr>
              <w:delText>Implementacija i korisničko sučelje</w:delText>
            </w:r>
            <w:r w:rsidDel="00974A3B">
              <w:rPr>
                <w:noProof/>
                <w:webHidden/>
              </w:rPr>
              <w:tab/>
              <w:delText>65</w:delText>
            </w:r>
          </w:del>
        </w:p>
        <w:p w14:paraId="3881AB83" w14:textId="77777777" w:rsidR="00CF1A1C" w:rsidDel="00974A3B" w:rsidRDefault="00CF1A1C">
          <w:pPr>
            <w:pStyle w:val="TOC2"/>
            <w:tabs>
              <w:tab w:val="left" w:pos="960"/>
              <w:tab w:val="right" w:leader="dot" w:pos="9062"/>
            </w:tabs>
            <w:rPr>
              <w:del w:id="203" w:author="Tin Trčak" w:date="2016-01-21T00:51:00Z"/>
              <w:rFonts w:eastAsiaTheme="minorEastAsia"/>
              <w:b w:val="0"/>
              <w:noProof/>
              <w:lang w:eastAsia="hr-HR"/>
            </w:rPr>
          </w:pPr>
          <w:del w:id="204" w:author="Tin Trčak" w:date="2016-01-21T00:51:00Z">
            <w:r w:rsidRPr="00974A3B" w:rsidDel="00974A3B">
              <w:rPr>
                <w:rPrChange w:id="205" w:author="Tin Trčak" w:date="2016-01-21T00:51:00Z">
                  <w:rPr>
                    <w:rStyle w:val="Hyperlink"/>
                    <w:noProof/>
                  </w:rPr>
                </w:rPrChange>
              </w:rPr>
              <w:delText>7.1</w:delText>
            </w:r>
            <w:r w:rsidDel="00974A3B">
              <w:rPr>
                <w:rFonts w:eastAsiaTheme="minorEastAsia"/>
                <w:b w:val="0"/>
                <w:noProof/>
                <w:lang w:eastAsia="hr-HR"/>
              </w:rPr>
              <w:tab/>
            </w:r>
            <w:r w:rsidRPr="00974A3B" w:rsidDel="00974A3B">
              <w:rPr>
                <w:rPrChange w:id="206" w:author="Tin Trčak" w:date="2016-01-21T00:51:00Z">
                  <w:rPr>
                    <w:rStyle w:val="Hyperlink"/>
                    <w:noProof/>
                  </w:rPr>
                </w:rPrChange>
              </w:rPr>
              <w:delText>Dijagram razmještaja</w:delText>
            </w:r>
            <w:r w:rsidDel="00974A3B">
              <w:rPr>
                <w:noProof/>
                <w:webHidden/>
              </w:rPr>
              <w:tab/>
              <w:delText>65</w:delText>
            </w:r>
          </w:del>
        </w:p>
        <w:p w14:paraId="619D93C2" w14:textId="77777777" w:rsidR="00CF1A1C" w:rsidDel="00974A3B" w:rsidRDefault="00CF1A1C">
          <w:pPr>
            <w:pStyle w:val="TOC2"/>
            <w:tabs>
              <w:tab w:val="left" w:pos="960"/>
              <w:tab w:val="right" w:leader="dot" w:pos="9062"/>
            </w:tabs>
            <w:rPr>
              <w:del w:id="207" w:author="Tin Trčak" w:date="2016-01-21T00:51:00Z"/>
              <w:rFonts w:eastAsiaTheme="minorEastAsia"/>
              <w:b w:val="0"/>
              <w:noProof/>
              <w:lang w:eastAsia="hr-HR"/>
            </w:rPr>
          </w:pPr>
          <w:del w:id="208" w:author="Tin Trčak" w:date="2016-01-21T00:51:00Z">
            <w:r w:rsidRPr="00974A3B" w:rsidDel="00974A3B">
              <w:rPr>
                <w:rPrChange w:id="209" w:author="Tin Trčak" w:date="2016-01-21T00:51:00Z">
                  <w:rPr>
                    <w:rStyle w:val="Hyperlink"/>
                    <w:noProof/>
                  </w:rPr>
                </w:rPrChange>
              </w:rPr>
              <w:delText>7.2</w:delText>
            </w:r>
            <w:r w:rsidDel="00974A3B">
              <w:rPr>
                <w:rFonts w:eastAsiaTheme="minorEastAsia"/>
                <w:b w:val="0"/>
                <w:noProof/>
                <w:lang w:eastAsia="hr-HR"/>
              </w:rPr>
              <w:tab/>
            </w:r>
            <w:r w:rsidRPr="00974A3B" w:rsidDel="00974A3B">
              <w:rPr>
                <w:rPrChange w:id="210" w:author="Tin Trčak" w:date="2016-01-21T00:51:00Z">
                  <w:rPr>
                    <w:rStyle w:val="Hyperlink"/>
                    <w:noProof/>
                  </w:rPr>
                </w:rPrChange>
              </w:rPr>
              <w:delText>Korištene tehnologije i alati</w:delText>
            </w:r>
            <w:r w:rsidDel="00974A3B">
              <w:rPr>
                <w:noProof/>
                <w:webHidden/>
              </w:rPr>
              <w:tab/>
              <w:delText>66</w:delText>
            </w:r>
          </w:del>
        </w:p>
        <w:p w14:paraId="753A6B24" w14:textId="77777777" w:rsidR="00CF1A1C" w:rsidDel="00974A3B" w:rsidRDefault="00CF1A1C">
          <w:pPr>
            <w:pStyle w:val="TOC2"/>
            <w:tabs>
              <w:tab w:val="left" w:pos="960"/>
              <w:tab w:val="right" w:leader="dot" w:pos="9062"/>
            </w:tabs>
            <w:rPr>
              <w:del w:id="211" w:author="Tin Trčak" w:date="2016-01-21T00:51:00Z"/>
              <w:rFonts w:eastAsiaTheme="minorEastAsia"/>
              <w:b w:val="0"/>
              <w:noProof/>
              <w:lang w:eastAsia="hr-HR"/>
            </w:rPr>
          </w:pPr>
          <w:del w:id="212" w:author="Tin Trčak" w:date="2016-01-21T00:51:00Z">
            <w:r w:rsidRPr="00974A3B" w:rsidDel="00974A3B">
              <w:rPr>
                <w:rPrChange w:id="213" w:author="Tin Trčak" w:date="2016-01-21T00:51:00Z">
                  <w:rPr>
                    <w:rStyle w:val="Hyperlink"/>
                    <w:noProof/>
                  </w:rPr>
                </w:rPrChange>
              </w:rPr>
              <w:delText>7.3</w:delText>
            </w:r>
            <w:r w:rsidDel="00974A3B">
              <w:rPr>
                <w:rFonts w:eastAsiaTheme="minorEastAsia"/>
                <w:b w:val="0"/>
                <w:noProof/>
                <w:lang w:eastAsia="hr-HR"/>
              </w:rPr>
              <w:tab/>
            </w:r>
            <w:r w:rsidRPr="00974A3B" w:rsidDel="00974A3B">
              <w:rPr>
                <w:rPrChange w:id="214" w:author="Tin Trčak" w:date="2016-01-21T00:51:00Z">
                  <w:rPr>
                    <w:rStyle w:val="Hyperlink"/>
                    <w:noProof/>
                  </w:rPr>
                </w:rPrChange>
              </w:rPr>
              <w:delText>Isječak programskog koda vezan za temeljnu funkcionalnost sustava</w:delText>
            </w:r>
            <w:r w:rsidDel="00974A3B">
              <w:rPr>
                <w:noProof/>
                <w:webHidden/>
              </w:rPr>
              <w:tab/>
              <w:delText>67</w:delText>
            </w:r>
          </w:del>
        </w:p>
        <w:p w14:paraId="5D2D32F8" w14:textId="77777777" w:rsidR="00CF1A1C" w:rsidDel="00974A3B" w:rsidRDefault="00CF1A1C">
          <w:pPr>
            <w:pStyle w:val="TOC2"/>
            <w:tabs>
              <w:tab w:val="left" w:pos="960"/>
              <w:tab w:val="right" w:leader="dot" w:pos="9062"/>
            </w:tabs>
            <w:rPr>
              <w:del w:id="215" w:author="Tin Trčak" w:date="2016-01-21T00:51:00Z"/>
              <w:rFonts w:eastAsiaTheme="minorEastAsia"/>
              <w:b w:val="0"/>
              <w:noProof/>
              <w:lang w:eastAsia="hr-HR"/>
            </w:rPr>
          </w:pPr>
          <w:del w:id="216" w:author="Tin Trčak" w:date="2016-01-21T00:51:00Z">
            <w:r w:rsidRPr="00974A3B" w:rsidDel="00974A3B">
              <w:rPr>
                <w:rPrChange w:id="217" w:author="Tin Trčak" w:date="2016-01-21T00:51:00Z">
                  <w:rPr>
                    <w:rStyle w:val="Hyperlink"/>
                    <w:noProof/>
                  </w:rPr>
                </w:rPrChange>
              </w:rPr>
              <w:delText>7.4</w:delText>
            </w:r>
            <w:r w:rsidDel="00974A3B">
              <w:rPr>
                <w:rFonts w:eastAsiaTheme="minorEastAsia"/>
                <w:b w:val="0"/>
                <w:noProof/>
                <w:lang w:eastAsia="hr-HR"/>
              </w:rPr>
              <w:tab/>
            </w:r>
            <w:r w:rsidRPr="00974A3B" w:rsidDel="00974A3B">
              <w:rPr>
                <w:rPrChange w:id="218" w:author="Tin Trčak" w:date="2016-01-21T00:51:00Z">
                  <w:rPr>
                    <w:rStyle w:val="Hyperlink"/>
                    <w:noProof/>
                  </w:rPr>
                </w:rPrChange>
              </w:rPr>
              <w:delText>Ispitivanje programskog rješenja</w:delText>
            </w:r>
            <w:r w:rsidDel="00974A3B">
              <w:rPr>
                <w:noProof/>
                <w:webHidden/>
              </w:rPr>
              <w:tab/>
              <w:delText>68</w:delText>
            </w:r>
          </w:del>
        </w:p>
        <w:p w14:paraId="2A094DB4" w14:textId="77777777" w:rsidR="00CF1A1C" w:rsidDel="00974A3B" w:rsidRDefault="00CF1A1C">
          <w:pPr>
            <w:pStyle w:val="TOC2"/>
            <w:tabs>
              <w:tab w:val="left" w:pos="960"/>
              <w:tab w:val="right" w:leader="dot" w:pos="9062"/>
            </w:tabs>
            <w:rPr>
              <w:del w:id="219" w:author="Tin Trčak" w:date="2016-01-21T00:51:00Z"/>
              <w:rFonts w:eastAsiaTheme="minorEastAsia"/>
              <w:b w:val="0"/>
              <w:noProof/>
              <w:lang w:eastAsia="hr-HR"/>
            </w:rPr>
          </w:pPr>
          <w:del w:id="220" w:author="Tin Trčak" w:date="2016-01-21T00:51:00Z">
            <w:r w:rsidRPr="00974A3B" w:rsidDel="00974A3B">
              <w:rPr>
                <w:rPrChange w:id="221" w:author="Tin Trčak" w:date="2016-01-21T00:51:00Z">
                  <w:rPr>
                    <w:rStyle w:val="Hyperlink"/>
                    <w:noProof/>
                  </w:rPr>
                </w:rPrChange>
              </w:rPr>
              <w:delText>7.5</w:delText>
            </w:r>
            <w:r w:rsidDel="00974A3B">
              <w:rPr>
                <w:rFonts w:eastAsiaTheme="minorEastAsia"/>
                <w:b w:val="0"/>
                <w:noProof/>
                <w:lang w:eastAsia="hr-HR"/>
              </w:rPr>
              <w:tab/>
            </w:r>
            <w:r w:rsidRPr="00974A3B" w:rsidDel="00974A3B">
              <w:rPr>
                <w:rPrChange w:id="222" w:author="Tin Trčak" w:date="2016-01-21T00:51:00Z">
                  <w:rPr>
                    <w:rStyle w:val="Hyperlink"/>
                    <w:noProof/>
                  </w:rPr>
                </w:rPrChange>
              </w:rPr>
              <w:delText>Upute za instalaciju</w:delText>
            </w:r>
            <w:r w:rsidDel="00974A3B">
              <w:rPr>
                <w:noProof/>
                <w:webHidden/>
              </w:rPr>
              <w:tab/>
              <w:delText>76</w:delText>
            </w:r>
          </w:del>
        </w:p>
        <w:p w14:paraId="41F6C4A9" w14:textId="77777777" w:rsidR="00CF1A1C" w:rsidDel="00974A3B" w:rsidRDefault="00CF1A1C">
          <w:pPr>
            <w:pStyle w:val="TOC2"/>
            <w:tabs>
              <w:tab w:val="left" w:pos="960"/>
              <w:tab w:val="right" w:leader="dot" w:pos="9062"/>
            </w:tabs>
            <w:rPr>
              <w:del w:id="223" w:author="Tin Trčak" w:date="2016-01-21T00:51:00Z"/>
              <w:rFonts w:eastAsiaTheme="minorEastAsia"/>
              <w:b w:val="0"/>
              <w:noProof/>
              <w:lang w:eastAsia="hr-HR"/>
            </w:rPr>
          </w:pPr>
          <w:del w:id="224" w:author="Tin Trčak" w:date="2016-01-21T00:51:00Z">
            <w:r w:rsidRPr="00974A3B" w:rsidDel="00974A3B">
              <w:rPr>
                <w:rPrChange w:id="225" w:author="Tin Trčak" w:date="2016-01-21T00:51:00Z">
                  <w:rPr>
                    <w:rStyle w:val="Hyperlink"/>
                    <w:noProof/>
                  </w:rPr>
                </w:rPrChange>
              </w:rPr>
              <w:delText>7.6</w:delText>
            </w:r>
            <w:r w:rsidDel="00974A3B">
              <w:rPr>
                <w:rFonts w:eastAsiaTheme="minorEastAsia"/>
                <w:b w:val="0"/>
                <w:noProof/>
                <w:lang w:eastAsia="hr-HR"/>
              </w:rPr>
              <w:tab/>
            </w:r>
            <w:r w:rsidRPr="00974A3B" w:rsidDel="00974A3B">
              <w:rPr>
                <w:rPrChange w:id="226" w:author="Tin Trčak" w:date="2016-01-21T00:51:00Z">
                  <w:rPr>
                    <w:rStyle w:val="Hyperlink"/>
                    <w:noProof/>
                  </w:rPr>
                </w:rPrChange>
              </w:rPr>
              <w:delText>Korisničke upute</w:delText>
            </w:r>
            <w:r w:rsidDel="00974A3B">
              <w:rPr>
                <w:noProof/>
                <w:webHidden/>
              </w:rPr>
              <w:tab/>
              <w:delText>83</w:delText>
            </w:r>
          </w:del>
        </w:p>
        <w:p w14:paraId="32E3722B" w14:textId="77777777" w:rsidR="00CF1A1C" w:rsidDel="00974A3B" w:rsidRDefault="00CF1A1C">
          <w:pPr>
            <w:pStyle w:val="TOC1"/>
            <w:rPr>
              <w:del w:id="227" w:author="Tin Trčak" w:date="2016-01-21T00:51:00Z"/>
              <w:rFonts w:eastAsiaTheme="minorEastAsia"/>
              <w:b w:val="0"/>
              <w:noProof/>
              <w:sz w:val="22"/>
              <w:szCs w:val="22"/>
              <w:lang w:eastAsia="hr-HR"/>
            </w:rPr>
          </w:pPr>
          <w:del w:id="228" w:author="Tin Trčak" w:date="2016-01-21T00:51:00Z">
            <w:r w:rsidRPr="00974A3B" w:rsidDel="00974A3B">
              <w:rPr>
                <w:rPrChange w:id="229" w:author="Tin Trčak" w:date="2016-01-21T00:51:00Z">
                  <w:rPr>
                    <w:rStyle w:val="Hyperlink"/>
                    <w:noProof/>
                  </w:rPr>
                </w:rPrChange>
              </w:rPr>
              <w:delText>8.</w:delText>
            </w:r>
            <w:r w:rsidDel="00974A3B">
              <w:rPr>
                <w:rFonts w:eastAsiaTheme="minorEastAsia"/>
                <w:b w:val="0"/>
                <w:noProof/>
                <w:sz w:val="22"/>
                <w:szCs w:val="22"/>
                <w:lang w:eastAsia="hr-HR"/>
              </w:rPr>
              <w:tab/>
            </w:r>
            <w:r w:rsidRPr="00974A3B" w:rsidDel="00974A3B">
              <w:rPr>
                <w:rPrChange w:id="230" w:author="Tin Trčak" w:date="2016-01-21T00:51:00Z">
                  <w:rPr>
                    <w:rStyle w:val="Hyperlink"/>
                    <w:noProof/>
                  </w:rPr>
                </w:rPrChange>
              </w:rPr>
              <w:delText>Zaključak i budući rad</w:delText>
            </w:r>
            <w:r w:rsidDel="00974A3B">
              <w:rPr>
                <w:noProof/>
                <w:webHidden/>
              </w:rPr>
              <w:tab/>
              <w:delText>88</w:delText>
            </w:r>
          </w:del>
        </w:p>
        <w:p w14:paraId="5A9FAF3D" w14:textId="77777777" w:rsidR="00CF1A1C" w:rsidDel="00974A3B" w:rsidRDefault="00CF1A1C">
          <w:pPr>
            <w:pStyle w:val="TOC1"/>
            <w:rPr>
              <w:del w:id="231" w:author="Tin Trčak" w:date="2016-01-21T00:51:00Z"/>
              <w:rFonts w:eastAsiaTheme="minorEastAsia"/>
              <w:b w:val="0"/>
              <w:noProof/>
              <w:sz w:val="22"/>
              <w:szCs w:val="22"/>
              <w:lang w:eastAsia="hr-HR"/>
            </w:rPr>
          </w:pPr>
          <w:del w:id="232" w:author="Tin Trčak" w:date="2016-01-21T00:51:00Z">
            <w:r w:rsidRPr="00974A3B" w:rsidDel="00974A3B">
              <w:rPr>
                <w:rPrChange w:id="233" w:author="Tin Trčak" w:date="2016-01-21T00:51:00Z">
                  <w:rPr>
                    <w:rStyle w:val="Hyperlink"/>
                    <w:noProof/>
                  </w:rPr>
                </w:rPrChange>
              </w:rPr>
              <w:delText>9.</w:delText>
            </w:r>
            <w:r w:rsidDel="00974A3B">
              <w:rPr>
                <w:rFonts w:eastAsiaTheme="minorEastAsia"/>
                <w:b w:val="0"/>
                <w:noProof/>
                <w:sz w:val="22"/>
                <w:szCs w:val="22"/>
                <w:lang w:eastAsia="hr-HR"/>
              </w:rPr>
              <w:tab/>
            </w:r>
            <w:r w:rsidRPr="00974A3B" w:rsidDel="00974A3B">
              <w:rPr>
                <w:rPrChange w:id="234" w:author="Tin Trčak" w:date="2016-01-21T00:51:00Z">
                  <w:rPr>
                    <w:rStyle w:val="Hyperlink"/>
                    <w:noProof/>
                  </w:rPr>
                </w:rPrChange>
              </w:rPr>
              <w:delText>Popis literature</w:delText>
            </w:r>
            <w:r w:rsidDel="00974A3B">
              <w:rPr>
                <w:noProof/>
                <w:webHidden/>
              </w:rPr>
              <w:tab/>
              <w:delText>89</w:delText>
            </w:r>
          </w:del>
        </w:p>
        <w:p w14:paraId="3B12AC46" w14:textId="77777777" w:rsidR="00CF1A1C" w:rsidDel="00974A3B" w:rsidRDefault="00CF1A1C">
          <w:pPr>
            <w:pStyle w:val="TOC1"/>
            <w:rPr>
              <w:del w:id="235" w:author="Tin Trčak" w:date="2016-01-21T00:51:00Z"/>
              <w:rFonts w:eastAsiaTheme="minorEastAsia"/>
              <w:b w:val="0"/>
              <w:noProof/>
              <w:sz w:val="22"/>
              <w:szCs w:val="22"/>
              <w:lang w:eastAsia="hr-HR"/>
            </w:rPr>
          </w:pPr>
          <w:del w:id="236" w:author="Tin Trčak" w:date="2016-01-21T00:51:00Z">
            <w:r w:rsidRPr="00974A3B" w:rsidDel="00974A3B">
              <w:rPr>
                <w:rPrChange w:id="237" w:author="Tin Trčak" w:date="2016-01-21T00:51:00Z">
                  <w:rPr>
                    <w:rStyle w:val="Hyperlink"/>
                    <w:noProof/>
                  </w:rPr>
                </w:rPrChange>
              </w:rPr>
              <w:delText>Dodatak A: Indeks (slika, dijagrama, tablica, ispisa kôda)</w:delText>
            </w:r>
            <w:r w:rsidDel="00974A3B">
              <w:rPr>
                <w:noProof/>
                <w:webHidden/>
              </w:rPr>
              <w:tab/>
              <w:delText>90</w:delText>
            </w:r>
          </w:del>
        </w:p>
        <w:p w14:paraId="5667CF99" w14:textId="77777777" w:rsidR="00CF1A1C" w:rsidDel="00974A3B" w:rsidRDefault="00CF1A1C">
          <w:pPr>
            <w:pStyle w:val="TOC1"/>
            <w:rPr>
              <w:del w:id="238" w:author="Tin Trčak" w:date="2016-01-21T00:51:00Z"/>
              <w:rFonts w:eastAsiaTheme="minorEastAsia"/>
              <w:b w:val="0"/>
              <w:noProof/>
              <w:sz w:val="22"/>
              <w:szCs w:val="22"/>
              <w:lang w:eastAsia="hr-HR"/>
            </w:rPr>
          </w:pPr>
          <w:del w:id="239" w:author="Tin Trčak" w:date="2016-01-21T00:51:00Z">
            <w:r w:rsidRPr="00974A3B" w:rsidDel="00974A3B">
              <w:rPr>
                <w:rPrChange w:id="240" w:author="Tin Trčak" w:date="2016-01-21T00:51:00Z">
                  <w:rPr>
                    <w:rStyle w:val="Hyperlink"/>
                    <w:noProof/>
                  </w:rPr>
                </w:rPrChange>
              </w:rPr>
              <w:delText>Dodatak B: Dnevnik sastajanja</w:delText>
            </w:r>
            <w:r w:rsidDel="00974A3B">
              <w:rPr>
                <w:noProof/>
                <w:webHidden/>
              </w:rPr>
              <w:tab/>
              <w:delText>92</w:delText>
            </w:r>
          </w:del>
        </w:p>
        <w:p w14:paraId="6793F613" w14:textId="77777777" w:rsidR="00CF1A1C" w:rsidDel="00974A3B" w:rsidRDefault="00CF1A1C">
          <w:pPr>
            <w:pStyle w:val="TOC1"/>
            <w:rPr>
              <w:del w:id="241" w:author="Tin Trčak" w:date="2016-01-21T00:51:00Z"/>
              <w:rFonts w:eastAsiaTheme="minorEastAsia"/>
              <w:b w:val="0"/>
              <w:noProof/>
              <w:sz w:val="22"/>
              <w:szCs w:val="22"/>
              <w:lang w:eastAsia="hr-HR"/>
            </w:rPr>
          </w:pPr>
          <w:del w:id="242" w:author="Tin Trčak" w:date="2016-01-21T00:51:00Z">
            <w:r w:rsidRPr="00974A3B" w:rsidDel="00974A3B">
              <w:rPr>
                <w:rPrChange w:id="243" w:author="Tin Trčak" w:date="2016-01-21T00:51:00Z">
                  <w:rPr>
                    <w:rStyle w:val="Hyperlink"/>
                    <w:noProof/>
                  </w:rPr>
                </w:rPrChange>
              </w:rPr>
              <w:delText>Dodatak C: Prikaz aktivnosti grupe</w:delText>
            </w:r>
            <w:r w:rsidDel="00974A3B">
              <w:rPr>
                <w:noProof/>
                <w:webHidden/>
              </w:rPr>
              <w:tab/>
              <w:delText>93</w:delText>
            </w:r>
          </w:del>
        </w:p>
        <w:p w14:paraId="32541A69" w14:textId="77777777" w:rsidR="00CF1A1C" w:rsidDel="00974A3B" w:rsidRDefault="00CF1A1C">
          <w:pPr>
            <w:pStyle w:val="TOC1"/>
            <w:rPr>
              <w:del w:id="244" w:author="Tin Trčak" w:date="2016-01-21T00:51:00Z"/>
              <w:rFonts w:eastAsiaTheme="minorEastAsia"/>
              <w:b w:val="0"/>
              <w:noProof/>
              <w:sz w:val="22"/>
              <w:szCs w:val="22"/>
              <w:lang w:eastAsia="hr-HR"/>
            </w:rPr>
          </w:pPr>
          <w:del w:id="245" w:author="Tin Trčak" w:date="2016-01-21T00:51:00Z">
            <w:r w:rsidRPr="00974A3B" w:rsidDel="00974A3B">
              <w:rPr>
                <w:rPrChange w:id="246" w:author="Tin Trčak" w:date="2016-01-21T00:51:00Z">
                  <w:rPr>
                    <w:rStyle w:val="Hyperlink"/>
                    <w:noProof/>
                  </w:rPr>
                </w:rPrChange>
              </w:rPr>
              <w:delText>Dodatak D: Plan rada / Pregled rada i stanje ostvarenja</w:delText>
            </w:r>
            <w:r w:rsidDel="00974A3B">
              <w:rPr>
                <w:noProof/>
                <w:webHidden/>
              </w:rPr>
              <w:tab/>
              <w:delText>96</w:delText>
            </w:r>
          </w:del>
        </w:p>
        <w:p w14:paraId="69FB1C37" w14:textId="718F06AE" w:rsidR="005209EE" w:rsidRPr="0020295F" w:rsidRDefault="005209EE">
          <w:pPr>
            <w:rPr>
              <w:rFonts w:cs="Times New Roman"/>
            </w:rPr>
          </w:pPr>
          <w:r w:rsidRPr="00E86FC2">
            <w:rPr>
              <w:rFonts w:cs="Times New Roman"/>
              <w:bCs/>
              <w:noProof/>
            </w:rPr>
            <w:fldChar w:fldCharType="end"/>
          </w:r>
        </w:p>
      </w:sdtContent>
    </w:sdt>
    <w:p w14:paraId="79612C9C" w14:textId="31811228" w:rsidR="00EF161A" w:rsidRPr="0020295F" w:rsidRDefault="00EF161A">
      <w:pPr>
        <w:rPr>
          <w:rFonts w:cs="Times New Roman"/>
        </w:rPr>
      </w:pPr>
    </w:p>
    <w:p w14:paraId="1FF96532" w14:textId="77777777" w:rsidR="00EF161A" w:rsidRPr="00E86FC2" w:rsidRDefault="00EF161A" w:rsidP="00A360BF">
      <w:pPr>
        <w:pStyle w:val="Heading1"/>
        <w:rPr>
          <w:rFonts w:eastAsia="Arial"/>
        </w:rPr>
      </w:pPr>
      <w:r w:rsidRPr="00E86FC2">
        <w:rPr>
          <w:rFonts w:eastAsia="Arial"/>
        </w:rPr>
        <w:br w:type="page"/>
      </w:r>
      <w:bookmarkStart w:id="247" w:name="_Toc441100851"/>
      <w:r w:rsidR="00824032" w:rsidRPr="00E86FC2">
        <w:rPr>
          <w:rFonts w:eastAsia="Arial"/>
        </w:rPr>
        <w:lastRenderedPageBreak/>
        <w:t>Dnevnik promjena dokumentacije</w:t>
      </w:r>
      <w:bookmarkEnd w:id="247"/>
    </w:p>
    <w:tbl>
      <w:tblPr>
        <w:tblW w:w="9287" w:type="dxa"/>
        <w:tblBorders>
          <w:left w:val="single" w:sz="6" w:space="0" w:color="000000"/>
          <w:right w:val="single" w:sz="6" w:space="0" w:color="000000"/>
        </w:tblBorders>
        <w:tblLayout w:type="fixed"/>
        <w:tblLook w:val="0000" w:firstRow="0" w:lastRow="0" w:firstColumn="0" w:lastColumn="0" w:noHBand="0" w:noVBand="0"/>
      </w:tblPr>
      <w:tblGrid>
        <w:gridCol w:w="723"/>
        <w:gridCol w:w="5487"/>
        <w:gridCol w:w="1593"/>
        <w:gridCol w:w="1484"/>
      </w:tblGrid>
      <w:tr w:rsidR="00824032" w:rsidRPr="0020295F" w14:paraId="094421BC" w14:textId="77777777" w:rsidTr="005E4C33">
        <w:tc>
          <w:tcPr>
            <w:tcW w:w="723" w:type="dxa"/>
            <w:tcBorders>
              <w:left w:val="nil"/>
              <w:bottom w:val="single" w:sz="12" w:space="0" w:color="000000"/>
              <w:right w:val="single" w:sz="6" w:space="0" w:color="000000"/>
            </w:tcBorders>
            <w:vAlign w:val="center"/>
          </w:tcPr>
          <w:p w14:paraId="3DABE0D8" w14:textId="77777777" w:rsidR="00824032" w:rsidRPr="00E86FC2" w:rsidRDefault="00824032" w:rsidP="00824032">
            <w:pPr>
              <w:rPr>
                <w:b/>
              </w:rPr>
            </w:pPr>
            <w:r w:rsidRPr="00E86FC2">
              <w:rPr>
                <w:b/>
              </w:rPr>
              <w:t>Rev.</w:t>
            </w:r>
          </w:p>
        </w:tc>
        <w:tc>
          <w:tcPr>
            <w:tcW w:w="5487" w:type="dxa"/>
            <w:tcBorders>
              <w:left w:val="nil"/>
              <w:bottom w:val="single" w:sz="12" w:space="0" w:color="000000"/>
              <w:right w:val="single" w:sz="6" w:space="0" w:color="000000"/>
            </w:tcBorders>
            <w:vAlign w:val="center"/>
          </w:tcPr>
          <w:p w14:paraId="05DD825C" w14:textId="77777777" w:rsidR="00824032" w:rsidRPr="00E86FC2" w:rsidRDefault="00824032" w:rsidP="00824032">
            <w:pPr>
              <w:rPr>
                <w:b/>
              </w:rPr>
            </w:pPr>
            <w:r w:rsidRPr="00E86FC2">
              <w:rPr>
                <w:b/>
              </w:rPr>
              <w:t>Opis promjene/dodatka</w:t>
            </w:r>
          </w:p>
        </w:tc>
        <w:tc>
          <w:tcPr>
            <w:tcW w:w="1593" w:type="dxa"/>
            <w:tcBorders>
              <w:left w:val="single" w:sz="6" w:space="0" w:color="000000"/>
              <w:bottom w:val="single" w:sz="12" w:space="0" w:color="000000"/>
              <w:right w:val="single" w:sz="6" w:space="0" w:color="000000"/>
            </w:tcBorders>
            <w:vAlign w:val="center"/>
          </w:tcPr>
          <w:p w14:paraId="1DDEA644" w14:textId="77777777" w:rsidR="00824032" w:rsidRPr="00E86FC2" w:rsidRDefault="00824032" w:rsidP="00824032">
            <w:pPr>
              <w:rPr>
                <w:b/>
              </w:rPr>
            </w:pPr>
            <w:r w:rsidRPr="00E86FC2">
              <w:rPr>
                <w:b/>
              </w:rPr>
              <w:t>Autor(i)</w:t>
            </w:r>
          </w:p>
        </w:tc>
        <w:tc>
          <w:tcPr>
            <w:tcW w:w="1484" w:type="dxa"/>
            <w:tcBorders>
              <w:left w:val="single" w:sz="6" w:space="0" w:color="000000"/>
              <w:bottom w:val="single" w:sz="12" w:space="0" w:color="000000"/>
              <w:right w:val="nil"/>
            </w:tcBorders>
            <w:vAlign w:val="center"/>
          </w:tcPr>
          <w:p w14:paraId="019D43F1" w14:textId="77777777" w:rsidR="00824032" w:rsidRPr="00E86FC2" w:rsidRDefault="00824032" w:rsidP="00824032">
            <w:pPr>
              <w:rPr>
                <w:b/>
              </w:rPr>
            </w:pPr>
            <w:r w:rsidRPr="00E86FC2">
              <w:rPr>
                <w:b/>
              </w:rPr>
              <w:t>Datum</w:t>
            </w:r>
          </w:p>
        </w:tc>
      </w:tr>
      <w:tr w:rsidR="00824032" w:rsidRPr="0020295F" w14:paraId="734EDA88" w14:textId="77777777" w:rsidTr="005E4C33">
        <w:tc>
          <w:tcPr>
            <w:tcW w:w="723" w:type="dxa"/>
            <w:tcBorders>
              <w:top w:val="single" w:sz="12" w:space="0" w:color="000000"/>
              <w:left w:val="nil"/>
              <w:bottom w:val="single" w:sz="6" w:space="0" w:color="000000"/>
              <w:right w:val="single" w:sz="6" w:space="0" w:color="000000"/>
            </w:tcBorders>
            <w:vAlign w:val="center"/>
          </w:tcPr>
          <w:p w14:paraId="15CEF115" w14:textId="77777777" w:rsidR="00824032" w:rsidRPr="0020295F" w:rsidRDefault="00824032" w:rsidP="0039462F">
            <w:pPr>
              <w:spacing w:beforeLines="60" w:before="144" w:afterLines="60" w:after="144" w:line="240" w:lineRule="auto"/>
            </w:pPr>
            <w:r w:rsidRPr="0020295F">
              <w:t>0.1</w:t>
            </w:r>
          </w:p>
        </w:tc>
        <w:tc>
          <w:tcPr>
            <w:tcW w:w="5487" w:type="dxa"/>
            <w:tcBorders>
              <w:top w:val="single" w:sz="12" w:space="0" w:color="000000"/>
              <w:left w:val="nil"/>
              <w:bottom w:val="single" w:sz="6" w:space="0" w:color="000000"/>
              <w:right w:val="single" w:sz="6" w:space="0" w:color="000000"/>
            </w:tcBorders>
            <w:vAlign w:val="center"/>
          </w:tcPr>
          <w:p w14:paraId="3F03720E" w14:textId="77777777" w:rsidR="00824032" w:rsidRPr="0020295F" w:rsidRDefault="00824032" w:rsidP="0039462F">
            <w:pPr>
              <w:spacing w:beforeLines="60" w:before="144" w:afterLines="60" w:after="144" w:line="240" w:lineRule="auto"/>
            </w:pPr>
            <w:r w:rsidRPr="0020295F">
              <w:t>Napravljen predložak i početak pisanja opisa projektnog zadatka</w:t>
            </w:r>
          </w:p>
        </w:tc>
        <w:tc>
          <w:tcPr>
            <w:tcW w:w="1593" w:type="dxa"/>
            <w:tcBorders>
              <w:top w:val="single" w:sz="12" w:space="0" w:color="000000"/>
              <w:left w:val="single" w:sz="6" w:space="0" w:color="000000"/>
              <w:bottom w:val="single" w:sz="6" w:space="0" w:color="000000"/>
              <w:right w:val="single" w:sz="6" w:space="0" w:color="000000"/>
            </w:tcBorders>
            <w:vAlign w:val="center"/>
          </w:tcPr>
          <w:p w14:paraId="023B66DB"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12" w:space="0" w:color="000000"/>
              <w:left w:val="single" w:sz="6" w:space="0" w:color="000000"/>
              <w:bottom w:val="single" w:sz="6" w:space="0" w:color="000000"/>
              <w:right w:val="nil"/>
            </w:tcBorders>
            <w:vAlign w:val="center"/>
          </w:tcPr>
          <w:p w14:paraId="3BE5A099" w14:textId="77777777" w:rsidR="00824032" w:rsidRPr="0020295F" w:rsidRDefault="00824032" w:rsidP="0039462F">
            <w:pPr>
              <w:spacing w:beforeLines="60" w:before="144" w:afterLines="60" w:after="144" w:line="240" w:lineRule="auto"/>
            </w:pPr>
            <w:r w:rsidRPr="0020295F">
              <w:t>23.10.2015.</w:t>
            </w:r>
          </w:p>
        </w:tc>
      </w:tr>
      <w:tr w:rsidR="00824032" w:rsidRPr="0020295F" w14:paraId="183D2692" w14:textId="77777777" w:rsidTr="005E4C33">
        <w:tc>
          <w:tcPr>
            <w:tcW w:w="723" w:type="dxa"/>
            <w:tcBorders>
              <w:top w:val="single" w:sz="6" w:space="0" w:color="000000"/>
              <w:left w:val="nil"/>
              <w:bottom w:val="single" w:sz="6" w:space="0" w:color="000000"/>
              <w:right w:val="single" w:sz="6" w:space="0" w:color="000000"/>
            </w:tcBorders>
            <w:vAlign w:val="center"/>
          </w:tcPr>
          <w:p w14:paraId="33229928" w14:textId="77777777" w:rsidR="00824032" w:rsidRPr="0020295F" w:rsidRDefault="00824032" w:rsidP="0039462F">
            <w:pPr>
              <w:spacing w:beforeLines="60" w:before="144" w:afterLines="60" w:after="144" w:line="240" w:lineRule="auto"/>
            </w:pPr>
            <w:r w:rsidRPr="0020295F">
              <w:t>0.2</w:t>
            </w:r>
          </w:p>
        </w:tc>
        <w:tc>
          <w:tcPr>
            <w:tcW w:w="5487" w:type="dxa"/>
            <w:tcBorders>
              <w:top w:val="single" w:sz="6" w:space="0" w:color="000000"/>
              <w:left w:val="nil"/>
              <w:bottom w:val="single" w:sz="6" w:space="0" w:color="000000"/>
              <w:right w:val="single" w:sz="6" w:space="0" w:color="000000"/>
            </w:tcBorders>
            <w:vAlign w:val="center"/>
          </w:tcPr>
          <w:p w14:paraId="515A4FD9" w14:textId="091EFF18" w:rsidR="00824032" w:rsidRPr="0020295F" w:rsidRDefault="00824032" w:rsidP="0039462F">
            <w:pPr>
              <w:spacing w:beforeLines="60" w:before="144" w:afterLines="60" w:after="144" w:line="240" w:lineRule="auto"/>
            </w:pPr>
            <w:r w:rsidRPr="0020295F">
              <w:t>Napisan popis dionika, aktora i početak pisanja funkcionalnih zahtjeva</w:t>
            </w:r>
          </w:p>
        </w:tc>
        <w:tc>
          <w:tcPr>
            <w:tcW w:w="1593" w:type="dxa"/>
            <w:tcBorders>
              <w:top w:val="single" w:sz="6" w:space="0" w:color="000000"/>
              <w:left w:val="single" w:sz="6" w:space="0" w:color="000000"/>
              <w:bottom w:val="single" w:sz="6" w:space="0" w:color="000000"/>
              <w:right w:val="single" w:sz="6" w:space="0" w:color="000000"/>
            </w:tcBorders>
            <w:vAlign w:val="center"/>
          </w:tcPr>
          <w:p w14:paraId="10B61A24" w14:textId="77777777" w:rsidR="00824032" w:rsidRPr="0020295F" w:rsidRDefault="00824032" w:rsidP="0039462F">
            <w:pPr>
              <w:spacing w:beforeLines="60" w:before="144" w:afterLines="60" w:after="144" w:line="240" w:lineRule="auto"/>
            </w:pPr>
            <w:r w:rsidRPr="0020295F">
              <w:t>Šarić, Kostrešević, Trčak</w:t>
            </w:r>
          </w:p>
        </w:tc>
        <w:tc>
          <w:tcPr>
            <w:tcW w:w="1484" w:type="dxa"/>
            <w:tcBorders>
              <w:top w:val="single" w:sz="6" w:space="0" w:color="000000"/>
              <w:left w:val="single" w:sz="6" w:space="0" w:color="000000"/>
              <w:bottom w:val="single" w:sz="6" w:space="0" w:color="000000"/>
              <w:right w:val="nil"/>
            </w:tcBorders>
            <w:vAlign w:val="center"/>
          </w:tcPr>
          <w:p w14:paraId="3515968B" w14:textId="77777777" w:rsidR="00824032" w:rsidRPr="0020295F" w:rsidRDefault="00824032" w:rsidP="0039462F">
            <w:pPr>
              <w:spacing w:beforeLines="60" w:before="144" w:afterLines="60" w:after="144" w:line="240" w:lineRule="auto"/>
            </w:pPr>
            <w:r w:rsidRPr="0020295F">
              <w:t>31.10.2015.</w:t>
            </w:r>
          </w:p>
        </w:tc>
      </w:tr>
      <w:tr w:rsidR="00824032" w:rsidRPr="0020295F" w14:paraId="494270C0" w14:textId="77777777" w:rsidTr="005E4C33">
        <w:tc>
          <w:tcPr>
            <w:tcW w:w="723" w:type="dxa"/>
            <w:tcBorders>
              <w:top w:val="single" w:sz="6" w:space="0" w:color="000000"/>
              <w:left w:val="nil"/>
              <w:bottom w:val="single" w:sz="6" w:space="0" w:color="000000"/>
              <w:right w:val="single" w:sz="6" w:space="0" w:color="000000"/>
            </w:tcBorders>
            <w:vAlign w:val="center"/>
          </w:tcPr>
          <w:p w14:paraId="7CFD5ADE" w14:textId="77777777" w:rsidR="00824032" w:rsidRPr="0020295F" w:rsidRDefault="00824032" w:rsidP="0039462F">
            <w:pPr>
              <w:spacing w:beforeLines="60" w:before="144" w:afterLines="60" w:after="144" w:line="240" w:lineRule="auto"/>
            </w:pPr>
            <w:r w:rsidRPr="0020295F">
              <w:t>0.25</w:t>
            </w:r>
          </w:p>
        </w:tc>
        <w:tc>
          <w:tcPr>
            <w:tcW w:w="5487" w:type="dxa"/>
            <w:tcBorders>
              <w:top w:val="single" w:sz="6" w:space="0" w:color="000000"/>
              <w:left w:val="nil"/>
              <w:bottom w:val="single" w:sz="6" w:space="0" w:color="000000"/>
              <w:right w:val="single" w:sz="6" w:space="0" w:color="000000"/>
            </w:tcBorders>
            <w:vAlign w:val="center"/>
          </w:tcPr>
          <w:p w14:paraId="1E9400D2" w14:textId="07169A02" w:rsidR="00824032" w:rsidRPr="0020295F" w:rsidRDefault="006F02EA" w:rsidP="0039462F">
            <w:pPr>
              <w:spacing w:beforeLines="60" w:before="144" w:afterLines="60" w:after="144" w:line="240" w:lineRule="auto"/>
            </w:pPr>
            <w:r w:rsidRPr="0020295F">
              <w:t>Napisan</w:t>
            </w:r>
            <w:r w:rsidR="00824032" w:rsidRPr="0020295F">
              <w:t xml:space="preserve"> popis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4E7B537F" w14:textId="2422E80B"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Kostrešević,</w:t>
            </w:r>
            <w:r w:rsidR="006F02EA" w:rsidRPr="0020295F">
              <w:t xml:space="preserve"> Janjić,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6C3F08D3" w14:textId="77777777" w:rsidR="00824032" w:rsidRPr="0020295F" w:rsidRDefault="00824032" w:rsidP="0039462F">
            <w:pPr>
              <w:spacing w:beforeLines="60" w:before="144" w:afterLines="60" w:after="144" w:line="240" w:lineRule="auto"/>
            </w:pPr>
            <w:r w:rsidRPr="0020295F">
              <w:t>02.11.2015.</w:t>
            </w:r>
          </w:p>
        </w:tc>
      </w:tr>
      <w:tr w:rsidR="00824032" w:rsidRPr="0020295F" w14:paraId="60FE8859" w14:textId="77777777" w:rsidTr="005E4C33">
        <w:tc>
          <w:tcPr>
            <w:tcW w:w="723" w:type="dxa"/>
            <w:tcBorders>
              <w:top w:val="single" w:sz="6" w:space="0" w:color="000000"/>
              <w:left w:val="nil"/>
              <w:bottom w:val="single" w:sz="6" w:space="0" w:color="000000"/>
              <w:right w:val="single" w:sz="6" w:space="0" w:color="000000"/>
            </w:tcBorders>
            <w:vAlign w:val="center"/>
          </w:tcPr>
          <w:p w14:paraId="14EC5762" w14:textId="0CE7929F" w:rsidR="00824032" w:rsidRPr="0020295F" w:rsidRDefault="00824032" w:rsidP="0039462F">
            <w:pPr>
              <w:spacing w:beforeLines="60" w:before="144" w:afterLines="60" w:after="144" w:line="240" w:lineRule="auto"/>
            </w:pPr>
            <w:r w:rsidRPr="0020295F">
              <w:t>0.27</w:t>
            </w:r>
          </w:p>
        </w:tc>
        <w:tc>
          <w:tcPr>
            <w:tcW w:w="5487" w:type="dxa"/>
            <w:tcBorders>
              <w:top w:val="single" w:sz="6" w:space="0" w:color="000000"/>
              <w:left w:val="nil"/>
              <w:bottom w:val="single" w:sz="6" w:space="0" w:color="000000"/>
              <w:right w:val="single" w:sz="6" w:space="0" w:color="000000"/>
            </w:tcBorders>
            <w:vAlign w:val="center"/>
          </w:tcPr>
          <w:p w14:paraId="49E11814" w14:textId="77777777" w:rsidR="00824032" w:rsidRPr="0020295F" w:rsidRDefault="00824032" w:rsidP="0039462F">
            <w:pPr>
              <w:spacing w:beforeLines="60" w:before="144" w:afterLines="60" w:after="144" w:line="240" w:lineRule="auto"/>
            </w:pPr>
            <w:r w:rsidRPr="0020295F">
              <w:t>Nastavak pisanja i opisa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B658A0F"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616E56A3" w14:textId="77777777" w:rsidR="00824032" w:rsidRPr="0020295F" w:rsidRDefault="00824032" w:rsidP="0039462F">
            <w:pPr>
              <w:spacing w:beforeLines="60" w:before="144" w:afterLines="60" w:after="144" w:line="240" w:lineRule="auto"/>
            </w:pPr>
            <w:r w:rsidRPr="0020295F">
              <w:t>7.11.2015.</w:t>
            </w:r>
          </w:p>
        </w:tc>
      </w:tr>
      <w:tr w:rsidR="00824032" w:rsidRPr="0020295F" w14:paraId="01CAEAEE" w14:textId="77777777" w:rsidTr="005E4C33">
        <w:tc>
          <w:tcPr>
            <w:tcW w:w="723" w:type="dxa"/>
            <w:tcBorders>
              <w:top w:val="single" w:sz="6" w:space="0" w:color="000000"/>
              <w:left w:val="nil"/>
              <w:bottom w:val="single" w:sz="6" w:space="0" w:color="000000"/>
              <w:right w:val="single" w:sz="6" w:space="0" w:color="000000"/>
            </w:tcBorders>
            <w:vAlign w:val="center"/>
          </w:tcPr>
          <w:p w14:paraId="1FC1B612" w14:textId="77777777" w:rsidR="00824032" w:rsidRPr="0020295F" w:rsidRDefault="00824032" w:rsidP="0039462F">
            <w:pPr>
              <w:spacing w:beforeLines="60" w:before="144" w:afterLines="60" w:after="144" w:line="240" w:lineRule="auto"/>
            </w:pPr>
            <w:r w:rsidRPr="0020295F">
              <w:t>0.28</w:t>
            </w:r>
          </w:p>
        </w:tc>
        <w:tc>
          <w:tcPr>
            <w:tcW w:w="5487" w:type="dxa"/>
            <w:tcBorders>
              <w:top w:val="single" w:sz="6" w:space="0" w:color="000000"/>
              <w:left w:val="nil"/>
              <w:bottom w:val="single" w:sz="6" w:space="0" w:color="000000"/>
              <w:right w:val="single" w:sz="6" w:space="0" w:color="000000"/>
            </w:tcBorders>
            <w:vAlign w:val="center"/>
          </w:tcPr>
          <w:p w14:paraId="65728E0E" w14:textId="77777777" w:rsidR="00824032" w:rsidRPr="0020295F" w:rsidRDefault="00824032" w:rsidP="0039462F">
            <w:pPr>
              <w:spacing w:beforeLines="60" w:before="144" w:afterLines="60" w:after="144" w:line="240" w:lineRule="auto"/>
            </w:pPr>
            <w:r w:rsidRPr="0020295F">
              <w:t>Nastavak pisanja i opisa obrazaca uporabe i dijagrami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76C08DCB" w14:textId="77777777" w:rsidR="00824032" w:rsidRPr="0020295F" w:rsidRDefault="00824032" w:rsidP="0039462F">
            <w:pPr>
              <w:spacing w:beforeLines="60" w:before="144" w:afterLines="60" w:after="144" w:line="240" w:lineRule="auto"/>
            </w:pPr>
            <w:r w:rsidRPr="0020295F">
              <w:t>Trčak, Kelemen, Kostrešević</w:t>
            </w:r>
          </w:p>
        </w:tc>
        <w:tc>
          <w:tcPr>
            <w:tcW w:w="1484" w:type="dxa"/>
            <w:tcBorders>
              <w:top w:val="single" w:sz="6" w:space="0" w:color="000000"/>
              <w:left w:val="single" w:sz="6" w:space="0" w:color="000000"/>
              <w:bottom w:val="single" w:sz="6" w:space="0" w:color="000000"/>
              <w:right w:val="nil"/>
            </w:tcBorders>
            <w:vAlign w:val="center"/>
          </w:tcPr>
          <w:p w14:paraId="540C955D" w14:textId="77777777" w:rsidR="00824032" w:rsidRPr="0020295F" w:rsidRDefault="00824032" w:rsidP="0039462F">
            <w:pPr>
              <w:spacing w:beforeLines="60" w:before="144" w:afterLines="60" w:after="144" w:line="240" w:lineRule="auto"/>
            </w:pPr>
            <w:r w:rsidRPr="0020295F">
              <w:t>9.11.2015.</w:t>
            </w:r>
          </w:p>
        </w:tc>
      </w:tr>
      <w:tr w:rsidR="00824032" w:rsidRPr="0020295F" w14:paraId="03519310" w14:textId="77777777" w:rsidTr="005E4C33">
        <w:tc>
          <w:tcPr>
            <w:tcW w:w="723" w:type="dxa"/>
            <w:tcBorders>
              <w:top w:val="single" w:sz="6" w:space="0" w:color="000000"/>
              <w:left w:val="nil"/>
              <w:bottom w:val="single" w:sz="6" w:space="0" w:color="000000"/>
              <w:right w:val="single" w:sz="6" w:space="0" w:color="000000"/>
            </w:tcBorders>
            <w:vAlign w:val="center"/>
          </w:tcPr>
          <w:p w14:paraId="60A34D47" w14:textId="77777777" w:rsidR="00824032" w:rsidRPr="0020295F" w:rsidRDefault="00824032" w:rsidP="0039462F">
            <w:pPr>
              <w:spacing w:beforeLines="60" w:before="144" w:afterLines="60" w:after="144" w:line="240" w:lineRule="auto"/>
            </w:pPr>
            <w:r w:rsidRPr="0020295F">
              <w:t>0.35</w:t>
            </w:r>
          </w:p>
        </w:tc>
        <w:tc>
          <w:tcPr>
            <w:tcW w:w="5487" w:type="dxa"/>
            <w:tcBorders>
              <w:top w:val="single" w:sz="6" w:space="0" w:color="000000"/>
              <w:left w:val="nil"/>
              <w:bottom w:val="single" w:sz="6" w:space="0" w:color="000000"/>
              <w:right w:val="single" w:sz="6" w:space="0" w:color="000000"/>
            </w:tcBorders>
            <w:vAlign w:val="center"/>
          </w:tcPr>
          <w:p w14:paraId="73D88C10" w14:textId="77777777" w:rsidR="00824032" w:rsidRPr="0020295F" w:rsidRDefault="00824032" w:rsidP="0039462F">
            <w:pPr>
              <w:spacing w:beforeLines="60" w:before="144" w:afterLines="60" w:after="144" w:line="240" w:lineRule="auto"/>
            </w:pPr>
            <w:r w:rsidRPr="0020295F">
              <w:t>Nacrtani i objašnjeni neki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5582288A"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7D5A112B" w14:textId="77777777" w:rsidR="00824032" w:rsidRPr="0020295F" w:rsidRDefault="00824032" w:rsidP="0039462F">
            <w:pPr>
              <w:spacing w:beforeLines="60" w:before="144" w:afterLines="60" w:after="144" w:line="240" w:lineRule="auto"/>
            </w:pPr>
            <w:r w:rsidRPr="0020295F">
              <w:t>10.11.2015.</w:t>
            </w:r>
          </w:p>
        </w:tc>
      </w:tr>
      <w:tr w:rsidR="00824032" w:rsidRPr="0020295F" w14:paraId="3A3AFF19" w14:textId="77777777" w:rsidTr="005E4C33">
        <w:tc>
          <w:tcPr>
            <w:tcW w:w="723" w:type="dxa"/>
            <w:tcBorders>
              <w:top w:val="single" w:sz="6" w:space="0" w:color="000000"/>
              <w:left w:val="nil"/>
              <w:bottom w:val="single" w:sz="6" w:space="0" w:color="000000"/>
              <w:right w:val="single" w:sz="6" w:space="0" w:color="000000"/>
            </w:tcBorders>
            <w:vAlign w:val="center"/>
          </w:tcPr>
          <w:p w14:paraId="6B838AC7" w14:textId="77777777" w:rsidR="00824032" w:rsidRPr="0020295F" w:rsidRDefault="00824032" w:rsidP="0039462F">
            <w:pPr>
              <w:spacing w:beforeLines="60" w:before="144" w:afterLines="60" w:after="144" w:line="240" w:lineRule="auto"/>
            </w:pPr>
            <w:r w:rsidRPr="0020295F">
              <w:t>0.4</w:t>
            </w:r>
          </w:p>
        </w:tc>
        <w:tc>
          <w:tcPr>
            <w:tcW w:w="5487" w:type="dxa"/>
            <w:tcBorders>
              <w:top w:val="single" w:sz="6" w:space="0" w:color="000000"/>
              <w:left w:val="nil"/>
              <w:bottom w:val="single" w:sz="6" w:space="0" w:color="000000"/>
              <w:right w:val="single" w:sz="6" w:space="0" w:color="000000"/>
            </w:tcBorders>
            <w:vAlign w:val="center"/>
          </w:tcPr>
          <w:p w14:paraId="306FD674" w14:textId="77777777" w:rsidR="00824032" w:rsidRPr="0020295F" w:rsidRDefault="00824032" w:rsidP="0039462F">
            <w:pPr>
              <w:spacing w:beforeLines="60" w:before="144" w:afterLines="60" w:after="144" w:line="240" w:lineRule="auto"/>
            </w:pPr>
            <w:r w:rsidRPr="0020295F">
              <w:t>Proširenje opisnog zadatka</w:t>
            </w:r>
          </w:p>
        </w:tc>
        <w:tc>
          <w:tcPr>
            <w:tcW w:w="1593" w:type="dxa"/>
            <w:tcBorders>
              <w:top w:val="single" w:sz="6" w:space="0" w:color="000000"/>
              <w:left w:val="single" w:sz="6" w:space="0" w:color="000000"/>
              <w:bottom w:val="single" w:sz="6" w:space="0" w:color="000000"/>
              <w:right w:val="single" w:sz="6" w:space="0" w:color="000000"/>
            </w:tcBorders>
            <w:vAlign w:val="center"/>
          </w:tcPr>
          <w:p w14:paraId="4D82E8BF" w14:textId="77777777" w:rsidR="00824032" w:rsidRPr="0020295F" w:rsidRDefault="00824032" w:rsidP="0039462F">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3227C19A" w14:textId="77777777" w:rsidR="00824032" w:rsidRPr="0020295F" w:rsidRDefault="00824032" w:rsidP="0039462F">
            <w:pPr>
              <w:spacing w:beforeLines="60" w:before="144" w:afterLines="60" w:after="144" w:line="240" w:lineRule="auto"/>
            </w:pPr>
            <w:r w:rsidRPr="0020295F">
              <w:t>11.11.2015.</w:t>
            </w:r>
          </w:p>
        </w:tc>
      </w:tr>
      <w:tr w:rsidR="00824032" w:rsidRPr="0020295F" w14:paraId="613DC7AE" w14:textId="77777777" w:rsidTr="005E4C33">
        <w:tc>
          <w:tcPr>
            <w:tcW w:w="723" w:type="dxa"/>
            <w:tcBorders>
              <w:top w:val="single" w:sz="6" w:space="0" w:color="000000"/>
              <w:left w:val="nil"/>
              <w:bottom w:val="single" w:sz="6" w:space="0" w:color="000000"/>
              <w:right w:val="single" w:sz="6" w:space="0" w:color="000000"/>
            </w:tcBorders>
            <w:vAlign w:val="center"/>
          </w:tcPr>
          <w:p w14:paraId="045926DF" w14:textId="77777777" w:rsidR="00824032" w:rsidRPr="0020295F" w:rsidRDefault="00824032" w:rsidP="0039462F">
            <w:pPr>
              <w:spacing w:beforeLines="60" w:before="144" w:afterLines="60" w:after="144" w:line="240" w:lineRule="auto"/>
            </w:pPr>
            <w:r w:rsidRPr="0020295F">
              <w:t>0.5</w:t>
            </w:r>
          </w:p>
        </w:tc>
        <w:tc>
          <w:tcPr>
            <w:tcW w:w="5487" w:type="dxa"/>
            <w:tcBorders>
              <w:top w:val="single" w:sz="6" w:space="0" w:color="000000"/>
              <w:left w:val="nil"/>
              <w:bottom w:val="single" w:sz="6" w:space="0" w:color="000000"/>
              <w:right w:val="single" w:sz="6" w:space="0" w:color="000000"/>
            </w:tcBorders>
            <w:vAlign w:val="center"/>
          </w:tcPr>
          <w:p w14:paraId="6B34E2BF" w14:textId="77777777" w:rsidR="00824032" w:rsidRPr="0020295F" w:rsidRDefault="00824032" w:rsidP="0039462F">
            <w:pPr>
              <w:spacing w:beforeLines="60" w:before="144" w:afterLines="60" w:after="144" w:line="240" w:lineRule="auto"/>
            </w:pPr>
            <w:r w:rsidRPr="0020295F">
              <w:t>Izbačena registracija korisnika</w:t>
            </w:r>
          </w:p>
        </w:tc>
        <w:tc>
          <w:tcPr>
            <w:tcW w:w="1593" w:type="dxa"/>
            <w:tcBorders>
              <w:top w:val="single" w:sz="6" w:space="0" w:color="000000"/>
              <w:left w:val="single" w:sz="6" w:space="0" w:color="000000"/>
              <w:bottom w:val="single" w:sz="6" w:space="0" w:color="000000"/>
              <w:right w:val="single" w:sz="6" w:space="0" w:color="000000"/>
            </w:tcBorders>
            <w:vAlign w:val="center"/>
          </w:tcPr>
          <w:p w14:paraId="66EB99E4" w14:textId="77777777" w:rsidR="00824032" w:rsidRPr="0020295F" w:rsidRDefault="00824032"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77BBE3B" w14:textId="77777777" w:rsidR="00824032" w:rsidRPr="0020295F" w:rsidRDefault="00824032" w:rsidP="0039462F">
            <w:pPr>
              <w:spacing w:beforeLines="60" w:before="144" w:afterLines="60" w:after="144" w:line="240" w:lineRule="auto"/>
            </w:pPr>
            <w:r w:rsidRPr="0020295F">
              <w:t>11.11.2015.</w:t>
            </w:r>
          </w:p>
        </w:tc>
      </w:tr>
      <w:tr w:rsidR="00824032" w:rsidRPr="0020295F" w14:paraId="0A66F410" w14:textId="77777777" w:rsidTr="005E4C33">
        <w:tc>
          <w:tcPr>
            <w:tcW w:w="723" w:type="dxa"/>
            <w:tcBorders>
              <w:top w:val="single" w:sz="6" w:space="0" w:color="000000"/>
              <w:left w:val="nil"/>
              <w:bottom w:val="single" w:sz="6" w:space="0" w:color="000000"/>
              <w:right w:val="single" w:sz="6" w:space="0" w:color="000000"/>
            </w:tcBorders>
            <w:vAlign w:val="center"/>
          </w:tcPr>
          <w:p w14:paraId="1A224DEF" w14:textId="77777777" w:rsidR="00824032" w:rsidRPr="0020295F" w:rsidRDefault="00824032" w:rsidP="0039462F">
            <w:pPr>
              <w:spacing w:beforeLines="60" w:before="144" w:afterLines="60" w:after="144" w:line="240" w:lineRule="auto"/>
            </w:pPr>
            <w:r w:rsidRPr="0020295F">
              <w:t>0.6</w:t>
            </w:r>
          </w:p>
        </w:tc>
        <w:tc>
          <w:tcPr>
            <w:tcW w:w="5487" w:type="dxa"/>
            <w:tcBorders>
              <w:top w:val="single" w:sz="6" w:space="0" w:color="000000"/>
              <w:left w:val="nil"/>
              <w:bottom w:val="single" w:sz="6" w:space="0" w:color="000000"/>
              <w:right w:val="single" w:sz="6" w:space="0" w:color="000000"/>
            </w:tcBorders>
            <w:vAlign w:val="center"/>
          </w:tcPr>
          <w:p w14:paraId="311476A2" w14:textId="77777777" w:rsidR="00824032" w:rsidRPr="0020295F" w:rsidRDefault="00824032" w:rsidP="0039462F">
            <w:pPr>
              <w:spacing w:beforeLines="60" w:before="144" w:afterLines="60" w:after="144" w:line="240" w:lineRule="auto"/>
            </w:pPr>
            <w:r w:rsidRPr="0020295F">
              <w:t>Dodani ostali zahtjevi, manje izmjene opisa obrazaca uporabe i sekvencijskih dijagrama</w:t>
            </w:r>
            <w:r w:rsidRPr="0020295F" w:rsidDel="00890613">
              <w:t xml:space="preserve"> </w:t>
            </w:r>
          </w:p>
        </w:tc>
        <w:tc>
          <w:tcPr>
            <w:tcW w:w="1593" w:type="dxa"/>
            <w:tcBorders>
              <w:top w:val="single" w:sz="6" w:space="0" w:color="000000"/>
              <w:left w:val="single" w:sz="6" w:space="0" w:color="000000"/>
              <w:bottom w:val="single" w:sz="6" w:space="0" w:color="000000"/>
              <w:right w:val="single" w:sz="6" w:space="0" w:color="000000"/>
            </w:tcBorders>
            <w:vAlign w:val="center"/>
          </w:tcPr>
          <w:p w14:paraId="7917F027"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2664F710" w14:textId="77777777" w:rsidR="00824032" w:rsidRPr="0020295F" w:rsidRDefault="00824032" w:rsidP="0039462F">
            <w:pPr>
              <w:spacing w:beforeLines="60" w:before="144" w:afterLines="60" w:after="144" w:line="240" w:lineRule="auto"/>
            </w:pPr>
            <w:r w:rsidRPr="0020295F">
              <w:t>12.11.2015.</w:t>
            </w:r>
          </w:p>
        </w:tc>
      </w:tr>
      <w:tr w:rsidR="00824032" w:rsidRPr="0020295F" w14:paraId="001FA5D9" w14:textId="77777777" w:rsidTr="005E4C33">
        <w:tc>
          <w:tcPr>
            <w:tcW w:w="723" w:type="dxa"/>
            <w:tcBorders>
              <w:top w:val="single" w:sz="6" w:space="0" w:color="000000"/>
              <w:left w:val="nil"/>
              <w:bottom w:val="single" w:sz="6" w:space="0" w:color="000000"/>
              <w:right w:val="single" w:sz="6" w:space="0" w:color="000000"/>
            </w:tcBorders>
            <w:vAlign w:val="center"/>
          </w:tcPr>
          <w:p w14:paraId="2AADB5B9" w14:textId="77777777" w:rsidR="00824032" w:rsidRPr="0020295F" w:rsidRDefault="00824032" w:rsidP="0039462F">
            <w:pPr>
              <w:spacing w:beforeLines="60" w:before="144" w:afterLines="60" w:after="144" w:line="240" w:lineRule="auto"/>
            </w:pPr>
            <w:r w:rsidRPr="0020295F">
              <w:t>0.65</w:t>
            </w:r>
          </w:p>
        </w:tc>
        <w:tc>
          <w:tcPr>
            <w:tcW w:w="5487" w:type="dxa"/>
            <w:tcBorders>
              <w:top w:val="single" w:sz="6" w:space="0" w:color="000000"/>
              <w:left w:val="nil"/>
              <w:bottom w:val="single" w:sz="6" w:space="0" w:color="000000"/>
              <w:right w:val="single" w:sz="6" w:space="0" w:color="000000"/>
            </w:tcBorders>
            <w:vAlign w:val="center"/>
          </w:tcPr>
          <w:p w14:paraId="65213E9D" w14:textId="77777777" w:rsidR="00824032" w:rsidRPr="0020295F" w:rsidRDefault="00824032" w:rsidP="0039462F">
            <w:pPr>
              <w:spacing w:beforeLines="60" w:before="144" w:afterLines="60" w:after="144" w:line="240" w:lineRule="auto"/>
            </w:pPr>
            <w:r w:rsidRPr="0020295F">
              <w:t>Izmjene opisa obraza uporabe i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476C0705" w14:textId="77777777" w:rsidR="00824032" w:rsidRPr="0020295F" w:rsidRDefault="00824032" w:rsidP="0039462F">
            <w:pPr>
              <w:spacing w:beforeLines="60" w:before="144" w:afterLines="60" w:after="144" w:line="240" w:lineRule="auto"/>
            </w:pPr>
            <w:r w:rsidRPr="0020295F">
              <w:t>Kostrešević, Trčak</w:t>
            </w:r>
          </w:p>
        </w:tc>
        <w:tc>
          <w:tcPr>
            <w:tcW w:w="1484" w:type="dxa"/>
            <w:tcBorders>
              <w:top w:val="single" w:sz="6" w:space="0" w:color="000000"/>
              <w:left w:val="single" w:sz="6" w:space="0" w:color="000000"/>
              <w:bottom w:val="single" w:sz="6" w:space="0" w:color="000000"/>
              <w:right w:val="nil"/>
            </w:tcBorders>
            <w:vAlign w:val="center"/>
          </w:tcPr>
          <w:p w14:paraId="16561992" w14:textId="77777777" w:rsidR="00824032" w:rsidRPr="0020295F" w:rsidRDefault="00824032" w:rsidP="0039462F">
            <w:pPr>
              <w:spacing w:beforeLines="60" w:before="144" w:afterLines="60" w:after="144" w:line="240" w:lineRule="auto"/>
            </w:pPr>
            <w:r w:rsidRPr="0020295F">
              <w:t>12.11.2015.</w:t>
            </w:r>
          </w:p>
        </w:tc>
      </w:tr>
      <w:tr w:rsidR="00824032" w:rsidRPr="0020295F" w14:paraId="147D3580" w14:textId="77777777" w:rsidTr="005E4C33">
        <w:tc>
          <w:tcPr>
            <w:tcW w:w="723" w:type="dxa"/>
            <w:tcBorders>
              <w:top w:val="single" w:sz="6" w:space="0" w:color="000000"/>
              <w:left w:val="nil"/>
              <w:bottom w:val="single" w:sz="6" w:space="0" w:color="000000"/>
              <w:right w:val="single" w:sz="6" w:space="0" w:color="000000"/>
            </w:tcBorders>
            <w:vAlign w:val="center"/>
          </w:tcPr>
          <w:p w14:paraId="592A24F6" w14:textId="77777777" w:rsidR="00824032" w:rsidRPr="0020295F" w:rsidRDefault="00824032" w:rsidP="0039462F">
            <w:pPr>
              <w:spacing w:beforeLines="60" w:before="144" w:afterLines="60" w:after="144" w:line="240" w:lineRule="auto"/>
            </w:pPr>
            <w:r w:rsidRPr="0020295F">
              <w:t>0.66</w:t>
            </w:r>
          </w:p>
        </w:tc>
        <w:tc>
          <w:tcPr>
            <w:tcW w:w="5487" w:type="dxa"/>
            <w:tcBorders>
              <w:top w:val="single" w:sz="6" w:space="0" w:color="000000"/>
              <w:left w:val="nil"/>
              <w:bottom w:val="single" w:sz="6" w:space="0" w:color="000000"/>
              <w:right w:val="single" w:sz="6" w:space="0" w:color="000000"/>
            </w:tcBorders>
            <w:vAlign w:val="center"/>
          </w:tcPr>
          <w:p w14:paraId="40D8D4E0" w14:textId="77777777" w:rsidR="00824032" w:rsidRPr="0020295F" w:rsidRDefault="00824032" w:rsidP="0039462F">
            <w:pPr>
              <w:spacing w:beforeLines="60" w:before="144" w:afterLines="60" w:after="144" w:line="240" w:lineRule="auto"/>
            </w:pPr>
            <w:r w:rsidRPr="0020295F">
              <w:t>Dodani sekvencijski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07407D8E" w14:textId="4FD652A0"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Latečki</w:t>
            </w:r>
          </w:p>
        </w:tc>
        <w:tc>
          <w:tcPr>
            <w:tcW w:w="1484" w:type="dxa"/>
            <w:tcBorders>
              <w:top w:val="single" w:sz="6" w:space="0" w:color="000000"/>
              <w:left w:val="single" w:sz="6" w:space="0" w:color="000000"/>
              <w:bottom w:val="single" w:sz="6" w:space="0" w:color="000000"/>
              <w:right w:val="nil"/>
            </w:tcBorders>
            <w:vAlign w:val="center"/>
          </w:tcPr>
          <w:p w14:paraId="501D70CD" w14:textId="77777777" w:rsidR="00824032" w:rsidRPr="0020295F" w:rsidRDefault="00824032" w:rsidP="0039462F">
            <w:pPr>
              <w:spacing w:beforeLines="60" w:before="144" w:afterLines="60" w:after="144" w:line="240" w:lineRule="auto"/>
            </w:pPr>
            <w:r w:rsidRPr="0020295F">
              <w:t>14.11.2015.</w:t>
            </w:r>
          </w:p>
        </w:tc>
      </w:tr>
      <w:tr w:rsidR="00824032" w:rsidRPr="0020295F" w14:paraId="58166811" w14:textId="77777777" w:rsidTr="005E4C33">
        <w:tc>
          <w:tcPr>
            <w:tcW w:w="723" w:type="dxa"/>
            <w:tcBorders>
              <w:top w:val="single" w:sz="6" w:space="0" w:color="000000"/>
              <w:left w:val="nil"/>
              <w:bottom w:val="single" w:sz="6" w:space="0" w:color="000000"/>
              <w:right w:val="single" w:sz="6" w:space="0" w:color="000000"/>
            </w:tcBorders>
            <w:vAlign w:val="center"/>
          </w:tcPr>
          <w:p w14:paraId="227A3EDA" w14:textId="77777777" w:rsidR="00824032" w:rsidRPr="0020295F" w:rsidRDefault="00824032" w:rsidP="0039462F">
            <w:pPr>
              <w:spacing w:beforeLines="60" w:before="144" w:afterLines="60" w:after="144" w:line="240" w:lineRule="auto"/>
            </w:pPr>
            <w:r w:rsidRPr="0020295F">
              <w:t>0.71</w:t>
            </w:r>
          </w:p>
        </w:tc>
        <w:tc>
          <w:tcPr>
            <w:tcW w:w="5487" w:type="dxa"/>
            <w:tcBorders>
              <w:top w:val="single" w:sz="6" w:space="0" w:color="000000"/>
              <w:left w:val="nil"/>
              <w:bottom w:val="single" w:sz="6" w:space="0" w:color="000000"/>
              <w:right w:val="single" w:sz="6" w:space="0" w:color="000000"/>
            </w:tcBorders>
            <w:vAlign w:val="center"/>
          </w:tcPr>
          <w:p w14:paraId="46C9F262" w14:textId="77777777" w:rsidR="00824032" w:rsidRPr="0020295F" w:rsidRDefault="00824032" w:rsidP="0039462F">
            <w:pPr>
              <w:spacing w:beforeLines="60" w:before="144" w:afterLines="60" w:after="144" w:line="240" w:lineRule="auto"/>
            </w:pPr>
            <w:r w:rsidRPr="0020295F">
              <w:t>Napisana svrha, opći prioriteti i skica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4C64747D" w14:textId="77777777" w:rsidR="00824032" w:rsidRPr="0020295F" w:rsidRDefault="00824032" w:rsidP="0039462F">
            <w:pPr>
              <w:spacing w:beforeLines="60" w:before="144" w:afterLines="60" w:after="144" w:line="240" w:lineRule="auto"/>
            </w:pPr>
            <w:r w:rsidRPr="0020295F">
              <w:t>Gulan</w:t>
            </w:r>
            <w:r w:rsidRPr="0020295F">
              <w:tab/>
            </w:r>
          </w:p>
        </w:tc>
        <w:tc>
          <w:tcPr>
            <w:tcW w:w="1484" w:type="dxa"/>
            <w:tcBorders>
              <w:top w:val="single" w:sz="6" w:space="0" w:color="000000"/>
              <w:left w:val="single" w:sz="6" w:space="0" w:color="000000"/>
              <w:bottom w:val="single" w:sz="6" w:space="0" w:color="000000"/>
              <w:right w:val="nil"/>
            </w:tcBorders>
            <w:vAlign w:val="center"/>
          </w:tcPr>
          <w:p w14:paraId="44D5C5E9" w14:textId="77777777" w:rsidR="00824032" w:rsidRPr="0020295F" w:rsidRDefault="00824032" w:rsidP="0039462F">
            <w:pPr>
              <w:spacing w:beforeLines="60" w:before="144" w:afterLines="60" w:after="144" w:line="240" w:lineRule="auto"/>
            </w:pPr>
            <w:r w:rsidRPr="0020295F">
              <w:t>14.11.2015.</w:t>
            </w:r>
          </w:p>
        </w:tc>
      </w:tr>
      <w:tr w:rsidR="00824032" w:rsidRPr="0020295F" w14:paraId="786F637D" w14:textId="77777777" w:rsidTr="005E4C33">
        <w:tc>
          <w:tcPr>
            <w:tcW w:w="723" w:type="dxa"/>
            <w:tcBorders>
              <w:top w:val="single" w:sz="6" w:space="0" w:color="000000"/>
              <w:left w:val="nil"/>
              <w:bottom w:val="single" w:sz="6" w:space="0" w:color="000000"/>
              <w:right w:val="single" w:sz="6" w:space="0" w:color="000000"/>
            </w:tcBorders>
            <w:vAlign w:val="center"/>
          </w:tcPr>
          <w:p w14:paraId="6EA327A5" w14:textId="77777777" w:rsidR="00824032" w:rsidRPr="0020295F" w:rsidRDefault="00824032" w:rsidP="0039462F">
            <w:pPr>
              <w:spacing w:beforeLines="60" w:before="144" w:afterLines="60" w:after="144" w:line="240" w:lineRule="auto"/>
            </w:pPr>
            <w:r w:rsidRPr="0020295F">
              <w:t>0.77</w:t>
            </w:r>
          </w:p>
        </w:tc>
        <w:tc>
          <w:tcPr>
            <w:tcW w:w="5487" w:type="dxa"/>
            <w:tcBorders>
              <w:top w:val="single" w:sz="6" w:space="0" w:color="000000"/>
              <w:left w:val="nil"/>
              <w:bottom w:val="single" w:sz="6" w:space="0" w:color="000000"/>
              <w:right w:val="single" w:sz="6" w:space="0" w:color="000000"/>
            </w:tcBorders>
            <w:vAlign w:val="center"/>
          </w:tcPr>
          <w:p w14:paraId="0434CC1F" w14:textId="77777777" w:rsidR="00824032" w:rsidRPr="0020295F" w:rsidRDefault="00824032" w:rsidP="0039462F">
            <w:pPr>
              <w:spacing w:beforeLines="60" w:before="144" w:afterLines="60" w:after="144" w:line="240" w:lineRule="auto"/>
            </w:pPr>
            <w:r w:rsidRPr="0020295F">
              <w:t>Napisan pojmovnik</w:t>
            </w:r>
          </w:p>
        </w:tc>
        <w:tc>
          <w:tcPr>
            <w:tcW w:w="1593" w:type="dxa"/>
            <w:tcBorders>
              <w:top w:val="single" w:sz="6" w:space="0" w:color="000000"/>
              <w:left w:val="single" w:sz="6" w:space="0" w:color="000000"/>
              <w:bottom w:val="single" w:sz="6" w:space="0" w:color="000000"/>
              <w:right w:val="single" w:sz="6" w:space="0" w:color="000000"/>
            </w:tcBorders>
            <w:vAlign w:val="center"/>
          </w:tcPr>
          <w:p w14:paraId="78877961" w14:textId="77777777" w:rsidR="00824032" w:rsidRPr="0020295F" w:rsidRDefault="00824032" w:rsidP="0039462F">
            <w:pPr>
              <w:spacing w:beforeLines="60" w:before="144" w:afterLines="60" w:after="144" w:line="240" w:lineRule="auto"/>
            </w:pPr>
            <w:r w:rsidRPr="0020295F">
              <w:t>Trčak</w:t>
            </w:r>
            <w:r w:rsidRPr="0020295F">
              <w:tab/>
            </w:r>
          </w:p>
        </w:tc>
        <w:tc>
          <w:tcPr>
            <w:tcW w:w="1484" w:type="dxa"/>
            <w:tcBorders>
              <w:top w:val="single" w:sz="6" w:space="0" w:color="000000"/>
              <w:left w:val="single" w:sz="6" w:space="0" w:color="000000"/>
              <w:bottom w:val="single" w:sz="6" w:space="0" w:color="000000"/>
              <w:right w:val="nil"/>
            </w:tcBorders>
            <w:vAlign w:val="center"/>
          </w:tcPr>
          <w:p w14:paraId="00488051" w14:textId="77777777" w:rsidR="00824032" w:rsidRPr="0020295F" w:rsidRDefault="00824032" w:rsidP="0039462F">
            <w:pPr>
              <w:spacing w:beforeLines="60" w:before="144" w:afterLines="60" w:after="144" w:line="240" w:lineRule="auto"/>
            </w:pPr>
            <w:r w:rsidRPr="0020295F">
              <w:t>16.11.2015.</w:t>
            </w:r>
          </w:p>
        </w:tc>
      </w:tr>
      <w:tr w:rsidR="00824032" w:rsidRPr="0020295F" w14:paraId="549B1C13" w14:textId="77777777" w:rsidTr="005E4C33">
        <w:tc>
          <w:tcPr>
            <w:tcW w:w="723" w:type="dxa"/>
            <w:tcBorders>
              <w:top w:val="single" w:sz="6" w:space="0" w:color="000000"/>
              <w:left w:val="nil"/>
              <w:bottom w:val="single" w:sz="6" w:space="0" w:color="000000"/>
              <w:right w:val="single" w:sz="6" w:space="0" w:color="000000"/>
            </w:tcBorders>
            <w:vAlign w:val="center"/>
          </w:tcPr>
          <w:p w14:paraId="644897DD" w14:textId="77777777" w:rsidR="00824032" w:rsidRPr="0020295F" w:rsidRDefault="00824032" w:rsidP="0039462F">
            <w:pPr>
              <w:spacing w:beforeLines="60" w:before="144" w:afterLines="60" w:after="144" w:line="240" w:lineRule="auto"/>
            </w:pPr>
            <w:r w:rsidRPr="0020295F">
              <w:t>0.8</w:t>
            </w:r>
          </w:p>
        </w:tc>
        <w:tc>
          <w:tcPr>
            <w:tcW w:w="5487" w:type="dxa"/>
            <w:tcBorders>
              <w:top w:val="single" w:sz="6" w:space="0" w:color="000000"/>
              <w:left w:val="nil"/>
              <w:bottom w:val="single" w:sz="6" w:space="0" w:color="000000"/>
              <w:right w:val="single" w:sz="6" w:space="0" w:color="000000"/>
            </w:tcBorders>
            <w:vAlign w:val="center"/>
          </w:tcPr>
          <w:p w14:paraId="4FF6DF43" w14:textId="77777777" w:rsidR="00824032" w:rsidRPr="0020295F" w:rsidRDefault="00824032" w:rsidP="0039462F">
            <w:pPr>
              <w:spacing w:beforeLines="60" w:before="144" w:afterLines="60" w:after="144" w:line="240" w:lineRule="auto"/>
            </w:pPr>
            <w:r w:rsidRPr="0020295F">
              <w:t>Napisan dijagram razreda s opisom i objektni dijagram</w:t>
            </w:r>
          </w:p>
        </w:tc>
        <w:tc>
          <w:tcPr>
            <w:tcW w:w="1593" w:type="dxa"/>
            <w:tcBorders>
              <w:top w:val="single" w:sz="6" w:space="0" w:color="000000"/>
              <w:left w:val="single" w:sz="6" w:space="0" w:color="000000"/>
              <w:bottom w:val="single" w:sz="6" w:space="0" w:color="000000"/>
              <w:right w:val="single" w:sz="6" w:space="0" w:color="000000"/>
            </w:tcBorders>
            <w:vAlign w:val="center"/>
          </w:tcPr>
          <w:p w14:paraId="4CDFEF58" w14:textId="77777777" w:rsidR="00824032" w:rsidRPr="0020295F" w:rsidRDefault="00824032"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5EDF349" w14:textId="77777777" w:rsidR="00824032" w:rsidRPr="0020295F" w:rsidRDefault="00824032" w:rsidP="0039462F">
            <w:pPr>
              <w:spacing w:beforeLines="60" w:before="144" w:afterLines="60" w:after="144" w:line="240" w:lineRule="auto"/>
            </w:pPr>
            <w:r w:rsidRPr="0020295F">
              <w:t>17.11.2015.</w:t>
            </w:r>
          </w:p>
        </w:tc>
      </w:tr>
      <w:tr w:rsidR="00824032" w:rsidRPr="0020295F" w14:paraId="2B51F6CD" w14:textId="77777777" w:rsidTr="005E4C33">
        <w:tc>
          <w:tcPr>
            <w:tcW w:w="723" w:type="dxa"/>
            <w:tcBorders>
              <w:top w:val="single" w:sz="6" w:space="0" w:color="000000"/>
              <w:left w:val="nil"/>
              <w:bottom w:val="single" w:sz="6" w:space="0" w:color="000000"/>
              <w:right w:val="single" w:sz="6" w:space="0" w:color="000000"/>
            </w:tcBorders>
            <w:vAlign w:val="center"/>
          </w:tcPr>
          <w:p w14:paraId="5D90D599" w14:textId="77777777" w:rsidR="00824032" w:rsidRPr="0020295F" w:rsidRDefault="00824032" w:rsidP="0039462F">
            <w:pPr>
              <w:spacing w:beforeLines="60" w:before="144" w:afterLines="60" w:after="144" w:line="240" w:lineRule="auto"/>
            </w:pPr>
            <w:r w:rsidRPr="0020295F">
              <w:t>0.83</w:t>
            </w:r>
          </w:p>
        </w:tc>
        <w:tc>
          <w:tcPr>
            <w:tcW w:w="5487" w:type="dxa"/>
            <w:tcBorders>
              <w:top w:val="single" w:sz="6" w:space="0" w:color="000000"/>
              <w:left w:val="nil"/>
              <w:bottom w:val="single" w:sz="6" w:space="0" w:color="000000"/>
              <w:right w:val="single" w:sz="6" w:space="0" w:color="000000"/>
            </w:tcBorders>
            <w:vAlign w:val="center"/>
          </w:tcPr>
          <w:p w14:paraId="185F407A" w14:textId="77777777" w:rsidR="00824032" w:rsidRPr="0020295F" w:rsidRDefault="00824032" w:rsidP="0039462F">
            <w:pPr>
              <w:spacing w:beforeLines="60" w:before="144" w:afterLines="60" w:after="144" w:line="240" w:lineRule="auto"/>
            </w:pPr>
            <w:r w:rsidRPr="0020295F">
              <w:t>Uređivanje dokumentacije</w:t>
            </w:r>
          </w:p>
        </w:tc>
        <w:tc>
          <w:tcPr>
            <w:tcW w:w="1593" w:type="dxa"/>
            <w:tcBorders>
              <w:top w:val="single" w:sz="6" w:space="0" w:color="000000"/>
              <w:left w:val="single" w:sz="6" w:space="0" w:color="000000"/>
              <w:bottom w:val="single" w:sz="6" w:space="0" w:color="000000"/>
              <w:right w:val="single" w:sz="6" w:space="0" w:color="000000"/>
            </w:tcBorders>
            <w:vAlign w:val="center"/>
          </w:tcPr>
          <w:p w14:paraId="19393F65" w14:textId="77777777" w:rsidR="00824032" w:rsidRPr="0020295F" w:rsidRDefault="00824032"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441CC93" w14:textId="77777777" w:rsidR="00824032" w:rsidRPr="0020295F" w:rsidRDefault="00824032" w:rsidP="0039462F">
            <w:pPr>
              <w:spacing w:beforeLines="60" w:before="144" w:afterLines="60" w:after="144" w:line="240" w:lineRule="auto"/>
            </w:pPr>
            <w:r w:rsidRPr="0020295F">
              <w:t>18.11.2015.</w:t>
            </w:r>
          </w:p>
        </w:tc>
      </w:tr>
      <w:tr w:rsidR="00824032" w:rsidRPr="0020295F" w14:paraId="518BFC57" w14:textId="77777777" w:rsidTr="005E4C33">
        <w:tc>
          <w:tcPr>
            <w:tcW w:w="723" w:type="dxa"/>
            <w:tcBorders>
              <w:top w:val="single" w:sz="6" w:space="0" w:color="000000"/>
              <w:left w:val="nil"/>
              <w:bottom w:val="single" w:sz="6" w:space="0" w:color="000000"/>
              <w:right w:val="single" w:sz="6" w:space="0" w:color="000000"/>
            </w:tcBorders>
            <w:vAlign w:val="center"/>
          </w:tcPr>
          <w:p w14:paraId="0275D052" w14:textId="77777777" w:rsidR="00824032" w:rsidRPr="0020295F" w:rsidRDefault="00824032" w:rsidP="0039462F">
            <w:pPr>
              <w:spacing w:beforeLines="60" w:before="144" w:afterLines="60" w:after="144" w:line="240" w:lineRule="auto"/>
            </w:pPr>
            <w:r w:rsidRPr="0020295F">
              <w:lastRenderedPageBreak/>
              <w:t>0.87</w:t>
            </w:r>
          </w:p>
        </w:tc>
        <w:tc>
          <w:tcPr>
            <w:tcW w:w="5487" w:type="dxa"/>
            <w:tcBorders>
              <w:top w:val="single" w:sz="6" w:space="0" w:color="000000"/>
              <w:left w:val="nil"/>
              <w:bottom w:val="single" w:sz="6" w:space="0" w:color="000000"/>
              <w:right w:val="single" w:sz="6" w:space="0" w:color="000000"/>
            </w:tcBorders>
            <w:vAlign w:val="center"/>
          </w:tcPr>
          <w:p w14:paraId="7CC595F4" w14:textId="77777777" w:rsidR="00824032" w:rsidRPr="0020295F" w:rsidRDefault="00824032" w:rsidP="0039462F">
            <w:pPr>
              <w:spacing w:beforeLines="60" w:before="144" w:afterLines="60" w:after="144" w:line="240" w:lineRule="auto"/>
            </w:pPr>
            <w:r w:rsidRPr="0020295F">
              <w:t>Izmjena sekvencijskih dijagrama, dijagrama obrazaca, uređivanje</w:t>
            </w:r>
          </w:p>
        </w:tc>
        <w:tc>
          <w:tcPr>
            <w:tcW w:w="1593" w:type="dxa"/>
            <w:tcBorders>
              <w:top w:val="single" w:sz="6" w:space="0" w:color="000000"/>
              <w:left w:val="single" w:sz="6" w:space="0" w:color="000000"/>
              <w:bottom w:val="single" w:sz="6" w:space="0" w:color="000000"/>
              <w:right w:val="single" w:sz="6" w:space="0" w:color="000000"/>
            </w:tcBorders>
            <w:vAlign w:val="center"/>
          </w:tcPr>
          <w:p w14:paraId="57DFBDA8" w14:textId="7922797D" w:rsidR="00824032" w:rsidRPr="0020295F" w:rsidRDefault="00824032" w:rsidP="0039462F">
            <w:pPr>
              <w:spacing w:beforeLines="60" w:before="144" w:afterLines="60" w:after="144" w:line="240" w:lineRule="auto"/>
            </w:pPr>
            <w:r w:rsidRPr="0020295F">
              <w:t>Šarić,</w:t>
            </w:r>
            <w:r w:rsidR="006F02EA" w:rsidRPr="0020295F">
              <w:t xml:space="preserve">      </w:t>
            </w:r>
            <w:r w:rsidRPr="0020295F">
              <w:t>Trčak</w:t>
            </w:r>
          </w:p>
        </w:tc>
        <w:tc>
          <w:tcPr>
            <w:tcW w:w="1484" w:type="dxa"/>
            <w:tcBorders>
              <w:top w:val="single" w:sz="6" w:space="0" w:color="000000"/>
              <w:left w:val="single" w:sz="6" w:space="0" w:color="000000"/>
              <w:bottom w:val="single" w:sz="6" w:space="0" w:color="000000"/>
              <w:right w:val="nil"/>
            </w:tcBorders>
            <w:vAlign w:val="center"/>
          </w:tcPr>
          <w:p w14:paraId="3D7BCD9E" w14:textId="77777777" w:rsidR="00824032" w:rsidRPr="0020295F" w:rsidRDefault="00824032" w:rsidP="0039462F">
            <w:pPr>
              <w:spacing w:beforeLines="60" w:before="144" w:afterLines="60" w:after="144" w:line="240" w:lineRule="auto"/>
            </w:pPr>
            <w:r w:rsidRPr="0020295F">
              <w:t>19.11.2015.</w:t>
            </w:r>
          </w:p>
        </w:tc>
      </w:tr>
      <w:tr w:rsidR="00824032" w:rsidRPr="0020295F" w14:paraId="2147DAA4" w14:textId="77777777" w:rsidTr="005E4C33">
        <w:tc>
          <w:tcPr>
            <w:tcW w:w="723" w:type="dxa"/>
            <w:tcBorders>
              <w:top w:val="single" w:sz="6" w:space="0" w:color="000000"/>
              <w:left w:val="nil"/>
              <w:bottom w:val="single" w:sz="6" w:space="0" w:color="000000"/>
              <w:right w:val="single" w:sz="6" w:space="0" w:color="000000"/>
            </w:tcBorders>
            <w:vAlign w:val="center"/>
          </w:tcPr>
          <w:p w14:paraId="025C7C90" w14:textId="199393B9" w:rsidR="00824032" w:rsidRPr="0020295F" w:rsidRDefault="0049246C" w:rsidP="0039462F">
            <w:pPr>
              <w:spacing w:beforeLines="60" w:before="144" w:afterLines="60" w:after="144" w:line="240" w:lineRule="auto"/>
            </w:pPr>
            <w:r w:rsidRPr="0020295F">
              <w:t>0.88</w:t>
            </w:r>
          </w:p>
        </w:tc>
        <w:tc>
          <w:tcPr>
            <w:tcW w:w="5487" w:type="dxa"/>
            <w:tcBorders>
              <w:top w:val="single" w:sz="6" w:space="0" w:color="000000"/>
              <w:left w:val="nil"/>
              <w:bottom w:val="single" w:sz="6" w:space="0" w:color="000000"/>
              <w:right w:val="single" w:sz="6" w:space="0" w:color="000000"/>
            </w:tcBorders>
            <w:vAlign w:val="center"/>
          </w:tcPr>
          <w:p w14:paraId="31234375" w14:textId="50628CAC" w:rsidR="00824032" w:rsidRPr="0020295F" w:rsidRDefault="0049246C" w:rsidP="0039462F">
            <w:pPr>
              <w:spacing w:beforeLines="60" w:before="144" w:afterLines="60" w:after="144" w:line="240" w:lineRule="auto"/>
            </w:pPr>
            <w:r w:rsidRPr="0020295F">
              <w:t>Uređivanje dokumentacije i arhitekture i dizajna sustava</w:t>
            </w:r>
          </w:p>
        </w:tc>
        <w:tc>
          <w:tcPr>
            <w:tcW w:w="1593" w:type="dxa"/>
            <w:tcBorders>
              <w:top w:val="single" w:sz="6" w:space="0" w:color="000000"/>
              <w:left w:val="single" w:sz="6" w:space="0" w:color="000000"/>
              <w:bottom w:val="single" w:sz="6" w:space="0" w:color="000000"/>
              <w:right w:val="single" w:sz="6" w:space="0" w:color="000000"/>
            </w:tcBorders>
            <w:vAlign w:val="center"/>
          </w:tcPr>
          <w:p w14:paraId="30DF9A40" w14:textId="0829FBFB" w:rsidR="00824032" w:rsidRPr="0020295F" w:rsidRDefault="0049246C" w:rsidP="0039462F">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0D2D6351" w14:textId="7E7431AA" w:rsidR="00824032" w:rsidRPr="0020295F" w:rsidRDefault="00824032" w:rsidP="0039462F">
            <w:pPr>
              <w:spacing w:beforeLines="60" w:before="144" w:afterLines="60" w:after="144" w:line="240" w:lineRule="auto"/>
            </w:pPr>
            <w:r w:rsidRPr="0020295F">
              <w:t>20.</w:t>
            </w:r>
            <w:r w:rsidR="0049246C" w:rsidRPr="0020295F">
              <w:t>11.2015</w:t>
            </w:r>
            <w:r w:rsidRPr="0020295F">
              <w:t>.</w:t>
            </w:r>
          </w:p>
        </w:tc>
      </w:tr>
      <w:tr w:rsidR="00BD4E4F" w:rsidRPr="0020295F" w14:paraId="20EC9D4A" w14:textId="77777777" w:rsidTr="005E4C33">
        <w:tc>
          <w:tcPr>
            <w:tcW w:w="723" w:type="dxa"/>
            <w:tcBorders>
              <w:top w:val="single" w:sz="6" w:space="0" w:color="000000"/>
              <w:left w:val="nil"/>
              <w:bottom w:val="single" w:sz="6" w:space="0" w:color="000000"/>
              <w:right w:val="single" w:sz="6" w:space="0" w:color="000000"/>
            </w:tcBorders>
            <w:vAlign w:val="center"/>
          </w:tcPr>
          <w:p w14:paraId="75F5A919" w14:textId="7D7E5774" w:rsidR="00BD4E4F" w:rsidRPr="0020295F" w:rsidRDefault="00CA4D0E" w:rsidP="0039462F">
            <w:pPr>
              <w:spacing w:beforeLines="60" w:before="144" w:afterLines="60" w:after="144" w:line="240" w:lineRule="auto"/>
            </w:pPr>
            <w:r w:rsidRPr="0020295F">
              <w:t>0.95</w:t>
            </w:r>
          </w:p>
        </w:tc>
        <w:tc>
          <w:tcPr>
            <w:tcW w:w="5487" w:type="dxa"/>
            <w:tcBorders>
              <w:top w:val="single" w:sz="6" w:space="0" w:color="000000"/>
              <w:left w:val="nil"/>
              <w:bottom w:val="single" w:sz="6" w:space="0" w:color="000000"/>
              <w:right w:val="single" w:sz="6" w:space="0" w:color="000000"/>
            </w:tcBorders>
            <w:vAlign w:val="center"/>
          </w:tcPr>
          <w:p w14:paraId="6C650CD4" w14:textId="4BA5DF57" w:rsidR="00BD4E4F" w:rsidRPr="0020295F" w:rsidRDefault="0079511F" w:rsidP="0039462F">
            <w:pPr>
              <w:spacing w:beforeLines="60" w:before="144" w:afterLines="60" w:after="144" w:line="240" w:lineRule="auto"/>
            </w:pPr>
            <w:r w:rsidRPr="0020295F">
              <w:t xml:space="preserve">Napisan </w:t>
            </w:r>
            <w:r w:rsidR="00BD4E4F" w:rsidRPr="0020295F">
              <w:t>zaključ</w:t>
            </w:r>
            <w:r w:rsidRPr="0020295F">
              <w:t>a</w:t>
            </w:r>
            <w:r w:rsidR="00BD4E4F" w:rsidRPr="0020295F">
              <w:t>k</w:t>
            </w:r>
            <w:r w:rsidRPr="0020295F">
              <w:t xml:space="preserve"> i literatura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AA1ED1" w14:textId="48FB427E" w:rsidR="00BD4E4F" w:rsidRPr="0020295F" w:rsidRDefault="00BD4E4F" w:rsidP="0039462F">
            <w:pPr>
              <w:spacing w:beforeLines="60" w:before="144" w:afterLines="60" w:after="144" w:line="240" w:lineRule="auto"/>
            </w:pPr>
            <w:r w:rsidRPr="0020295F">
              <w:t>Trčak</w:t>
            </w:r>
          </w:p>
        </w:tc>
        <w:tc>
          <w:tcPr>
            <w:tcW w:w="1484" w:type="dxa"/>
            <w:tcBorders>
              <w:top w:val="single" w:sz="6" w:space="0" w:color="000000"/>
              <w:left w:val="single" w:sz="6" w:space="0" w:color="000000"/>
              <w:bottom w:val="single" w:sz="6" w:space="0" w:color="000000"/>
              <w:right w:val="nil"/>
            </w:tcBorders>
            <w:vAlign w:val="center"/>
          </w:tcPr>
          <w:p w14:paraId="486D373B" w14:textId="6A32AA5F" w:rsidR="00BD4E4F" w:rsidRPr="0020295F" w:rsidRDefault="00BD4E4F" w:rsidP="0039462F">
            <w:pPr>
              <w:spacing w:beforeLines="60" w:before="144" w:afterLines="60" w:after="144" w:line="240" w:lineRule="auto"/>
            </w:pPr>
            <w:r w:rsidRPr="0020295F">
              <w:t>20.11.2015.</w:t>
            </w:r>
          </w:p>
        </w:tc>
      </w:tr>
      <w:tr w:rsidR="00BD4E4F" w:rsidRPr="0020295F" w14:paraId="27BB5263" w14:textId="77777777" w:rsidTr="005E4C33">
        <w:tc>
          <w:tcPr>
            <w:tcW w:w="723" w:type="dxa"/>
            <w:tcBorders>
              <w:top w:val="single" w:sz="6" w:space="0" w:color="000000"/>
              <w:left w:val="nil"/>
              <w:bottom w:val="single" w:sz="6" w:space="0" w:color="000000"/>
              <w:right w:val="single" w:sz="6" w:space="0" w:color="000000"/>
            </w:tcBorders>
            <w:vAlign w:val="center"/>
          </w:tcPr>
          <w:p w14:paraId="6408ADAA" w14:textId="45BE1967" w:rsidR="00BD4E4F" w:rsidRPr="0020295F" w:rsidRDefault="00BD4E4F" w:rsidP="0039462F">
            <w:pPr>
              <w:spacing w:beforeLines="60" w:before="144" w:afterLines="60" w:after="144" w:line="240" w:lineRule="auto"/>
            </w:pPr>
            <w:r w:rsidRPr="0020295F">
              <w:t>0.9</w:t>
            </w:r>
            <w:r w:rsidR="005A3F8E" w:rsidRPr="0020295F">
              <w:t>6</w:t>
            </w:r>
          </w:p>
        </w:tc>
        <w:tc>
          <w:tcPr>
            <w:tcW w:w="5487" w:type="dxa"/>
            <w:tcBorders>
              <w:top w:val="single" w:sz="6" w:space="0" w:color="000000"/>
              <w:left w:val="nil"/>
              <w:bottom w:val="single" w:sz="6" w:space="0" w:color="000000"/>
              <w:right w:val="single" w:sz="6" w:space="0" w:color="000000"/>
            </w:tcBorders>
            <w:vAlign w:val="center"/>
          </w:tcPr>
          <w:p w14:paraId="3BFB2C86" w14:textId="2F5C27DF" w:rsidR="00BD4E4F" w:rsidRPr="0020295F" w:rsidRDefault="00BD4E4F" w:rsidP="0039462F">
            <w:pPr>
              <w:spacing w:beforeLines="60" w:before="144" w:afterLines="60" w:after="144" w:line="240" w:lineRule="auto"/>
            </w:pPr>
            <w:r w:rsidRPr="0020295F">
              <w:t xml:space="preserve">Posljednje uređivanje i </w:t>
            </w:r>
            <w:r w:rsidR="00CA4D0E" w:rsidRPr="0020295F">
              <w:t xml:space="preserve">neki </w:t>
            </w:r>
            <w:r w:rsidRPr="0020295F">
              <w:t>ispravci</w:t>
            </w:r>
            <w:r w:rsidR="00CA4D0E" w:rsidRPr="0020295F">
              <w:t xml:space="preserve">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2DE7DB62" w14:textId="00ED5322" w:rsidR="00BD4E4F" w:rsidRPr="0020295F" w:rsidRDefault="006F02E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32D81C1D" w14:textId="4D782F63" w:rsidR="00BD4E4F" w:rsidRPr="0020295F" w:rsidRDefault="00BD4E4F" w:rsidP="0039462F">
            <w:pPr>
              <w:spacing w:beforeLines="60" w:before="144" w:afterLines="60" w:after="144" w:line="240" w:lineRule="auto"/>
            </w:pPr>
            <w:r w:rsidRPr="0020295F">
              <w:t>20.11.2015.</w:t>
            </w:r>
          </w:p>
        </w:tc>
      </w:tr>
      <w:tr w:rsidR="00025FCC" w:rsidRPr="0020295F" w14:paraId="3233956D" w14:textId="77777777" w:rsidTr="005E4C33">
        <w:tc>
          <w:tcPr>
            <w:tcW w:w="723" w:type="dxa"/>
            <w:tcBorders>
              <w:top w:val="single" w:sz="6" w:space="0" w:color="000000"/>
              <w:left w:val="nil"/>
              <w:bottom w:val="single" w:sz="6" w:space="0" w:color="000000"/>
              <w:right w:val="single" w:sz="6" w:space="0" w:color="000000"/>
            </w:tcBorders>
            <w:vAlign w:val="center"/>
          </w:tcPr>
          <w:p w14:paraId="3C638F98" w14:textId="7FF8335C" w:rsidR="00025FCC" w:rsidRPr="0020295F" w:rsidRDefault="00025FCC" w:rsidP="0039462F">
            <w:pPr>
              <w:spacing w:beforeLines="60" w:before="144" w:afterLines="60" w:after="144" w:line="240" w:lineRule="auto"/>
            </w:pPr>
            <w:r w:rsidRPr="0020295F">
              <w:t>0.97</w:t>
            </w:r>
          </w:p>
        </w:tc>
        <w:tc>
          <w:tcPr>
            <w:tcW w:w="5487" w:type="dxa"/>
            <w:tcBorders>
              <w:top w:val="single" w:sz="6" w:space="0" w:color="000000"/>
              <w:left w:val="nil"/>
              <w:bottom w:val="single" w:sz="6" w:space="0" w:color="000000"/>
              <w:right w:val="single" w:sz="6" w:space="0" w:color="000000"/>
            </w:tcBorders>
            <w:vAlign w:val="center"/>
          </w:tcPr>
          <w:p w14:paraId="52888752" w14:textId="6FD75C89" w:rsidR="00025FCC" w:rsidRPr="0020295F" w:rsidRDefault="00025FCC" w:rsidP="0039462F">
            <w:pPr>
              <w:spacing w:beforeLines="60" w:before="144" w:afterLines="60" w:after="144" w:line="240" w:lineRule="auto"/>
            </w:pPr>
            <w:r w:rsidRPr="0020295F">
              <w:t>Dodane višestrukosti na dijagrame obrazaca uporabe</w:t>
            </w:r>
          </w:p>
        </w:tc>
        <w:tc>
          <w:tcPr>
            <w:tcW w:w="1593" w:type="dxa"/>
            <w:tcBorders>
              <w:top w:val="single" w:sz="6" w:space="0" w:color="000000"/>
              <w:left w:val="single" w:sz="6" w:space="0" w:color="000000"/>
              <w:bottom w:val="single" w:sz="6" w:space="0" w:color="000000"/>
              <w:right w:val="single" w:sz="6" w:space="0" w:color="000000"/>
            </w:tcBorders>
            <w:vAlign w:val="center"/>
          </w:tcPr>
          <w:p w14:paraId="5ABC2B1B" w14:textId="1934529F" w:rsidR="00025FCC" w:rsidRPr="0020295F" w:rsidRDefault="00025FCC" w:rsidP="0039462F">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FCE8E3C" w14:textId="75CC9D9C" w:rsidR="00025FCC" w:rsidRPr="0020295F" w:rsidRDefault="00025FCC" w:rsidP="0039462F">
            <w:pPr>
              <w:spacing w:beforeLines="60" w:before="144" w:afterLines="60" w:after="144" w:line="240" w:lineRule="auto"/>
            </w:pPr>
            <w:r w:rsidRPr="0020295F">
              <w:t>20.11.2015.</w:t>
            </w:r>
          </w:p>
        </w:tc>
      </w:tr>
      <w:tr w:rsidR="008341DC" w:rsidRPr="0020295F" w14:paraId="15F5A5F5" w14:textId="77777777" w:rsidTr="005E4C33">
        <w:tc>
          <w:tcPr>
            <w:tcW w:w="723" w:type="dxa"/>
            <w:tcBorders>
              <w:top w:val="single" w:sz="6" w:space="0" w:color="000000"/>
              <w:left w:val="nil"/>
              <w:bottom w:val="single" w:sz="6" w:space="0" w:color="000000"/>
              <w:right w:val="single" w:sz="6" w:space="0" w:color="000000"/>
            </w:tcBorders>
            <w:vAlign w:val="center"/>
          </w:tcPr>
          <w:p w14:paraId="5C9B929A" w14:textId="4E118B81" w:rsidR="008341DC" w:rsidRPr="00E86FC2" w:rsidRDefault="008341DC" w:rsidP="0039462F">
            <w:pPr>
              <w:spacing w:beforeLines="60" w:before="144" w:afterLines="60" w:after="144" w:line="240" w:lineRule="auto"/>
              <w:rPr>
                <w:b/>
              </w:rPr>
            </w:pPr>
            <w:r w:rsidRPr="00E86FC2">
              <w:rPr>
                <w:b/>
              </w:rPr>
              <w:t>1.0</w:t>
            </w:r>
          </w:p>
        </w:tc>
        <w:tc>
          <w:tcPr>
            <w:tcW w:w="5487" w:type="dxa"/>
            <w:tcBorders>
              <w:top w:val="single" w:sz="6" w:space="0" w:color="000000"/>
              <w:left w:val="nil"/>
              <w:bottom w:val="single" w:sz="6" w:space="0" w:color="000000"/>
              <w:right w:val="single" w:sz="6" w:space="0" w:color="000000"/>
            </w:tcBorders>
            <w:vAlign w:val="center"/>
          </w:tcPr>
          <w:p w14:paraId="575413A8" w14:textId="31FA7997" w:rsidR="008341DC" w:rsidRPr="0020295F" w:rsidRDefault="008341DC" w:rsidP="0039462F">
            <w:pPr>
              <w:spacing w:beforeLines="60" w:before="144" w:afterLines="60" w:after="144" w:line="240" w:lineRule="auto"/>
            </w:pPr>
            <w:r w:rsidRPr="0020295F">
              <w:t>Verzija samo s bitnim dijelovima za 1.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4F82FB95" w14:textId="7A2EE31F" w:rsidR="008341DC" w:rsidRPr="0020295F" w:rsidRDefault="00A95FAA" w:rsidP="0039462F">
            <w:pPr>
              <w:spacing w:beforeLines="60" w:before="144" w:afterLines="60" w:after="144" w:line="240" w:lineRule="auto"/>
            </w:pPr>
            <w:r w:rsidRPr="0020295F">
              <w:t>Šarić,      Trčak</w:t>
            </w:r>
          </w:p>
        </w:tc>
        <w:tc>
          <w:tcPr>
            <w:tcW w:w="1484" w:type="dxa"/>
            <w:tcBorders>
              <w:top w:val="single" w:sz="6" w:space="0" w:color="000000"/>
              <w:left w:val="single" w:sz="6" w:space="0" w:color="000000"/>
              <w:bottom w:val="single" w:sz="6" w:space="0" w:color="000000"/>
              <w:right w:val="nil"/>
            </w:tcBorders>
            <w:vAlign w:val="center"/>
          </w:tcPr>
          <w:p w14:paraId="6EFA5E04" w14:textId="2C900026" w:rsidR="008341DC" w:rsidRPr="0020295F" w:rsidRDefault="008341DC" w:rsidP="0039462F">
            <w:pPr>
              <w:spacing w:beforeLines="60" w:before="144" w:afterLines="60" w:after="144" w:line="240" w:lineRule="auto"/>
            </w:pPr>
            <w:r w:rsidRPr="0020295F">
              <w:t>20.11.2015.</w:t>
            </w:r>
          </w:p>
        </w:tc>
      </w:tr>
      <w:tr w:rsidR="00B00F49" w:rsidRPr="0020295F" w14:paraId="709C49BC" w14:textId="77777777" w:rsidTr="005E4C33">
        <w:tc>
          <w:tcPr>
            <w:tcW w:w="723" w:type="dxa"/>
            <w:tcBorders>
              <w:top w:val="single" w:sz="6" w:space="0" w:color="000000"/>
              <w:left w:val="nil"/>
              <w:bottom w:val="single" w:sz="6" w:space="0" w:color="000000"/>
              <w:right w:val="single" w:sz="6" w:space="0" w:color="000000"/>
            </w:tcBorders>
            <w:vAlign w:val="center"/>
          </w:tcPr>
          <w:p w14:paraId="6E953CE9" w14:textId="73CC11E5" w:rsidR="00B00F49" w:rsidRPr="0020295F" w:rsidRDefault="00B00F49" w:rsidP="00B00F49">
            <w:pPr>
              <w:spacing w:beforeLines="60" w:before="144" w:afterLines="60" w:after="144" w:line="240" w:lineRule="auto"/>
            </w:pPr>
            <w:r w:rsidRPr="0020295F">
              <w:t>1.01</w:t>
            </w:r>
          </w:p>
        </w:tc>
        <w:tc>
          <w:tcPr>
            <w:tcW w:w="5487" w:type="dxa"/>
            <w:tcBorders>
              <w:top w:val="single" w:sz="6" w:space="0" w:color="000000"/>
              <w:left w:val="nil"/>
              <w:bottom w:val="single" w:sz="6" w:space="0" w:color="000000"/>
              <w:right w:val="single" w:sz="6" w:space="0" w:color="000000"/>
            </w:tcBorders>
            <w:vAlign w:val="center"/>
          </w:tcPr>
          <w:p w14:paraId="6E4EBA97" w14:textId="76D78549" w:rsidR="00B00F49" w:rsidRPr="0020295F" w:rsidRDefault="00B00F49" w:rsidP="00B00F49">
            <w:pPr>
              <w:spacing w:beforeLines="60" w:before="144" w:afterLines="60" w:after="144" w:line="240" w:lineRule="auto"/>
            </w:pPr>
            <w:r w:rsidRPr="0020295F">
              <w:t>Ispravljene greške, priprema za 2. ciklus</w:t>
            </w:r>
          </w:p>
        </w:tc>
        <w:tc>
          <w:tcPr>
            <w:tcW w:w="1593" w:type="dxa"/>
            <w:tcBorders>
              <w:top w:val="single" w:sz="6" w:space="0" w:color="000000"/>
              <w:left w:val="single" w:sz="6" w:space="0" w:color="000000"/>
              <w:bottom w:val="single" w:sz="6" w:space="0" w:color="000000"/>
              <w:right w:val="single" w:sz="6" w:space="0" w:color="000000"/>
            </w:tcBorders>
            <w:vAlign w:val="center"/>
          </w:tcPr>
          <w:p w14:paraId="5D592E1C" w14:textId="45212E8A"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414AE0BB" w14:textId="25034910" w:rsidR="00B00F49" w:rsidRPr="0020295F" w:rsidRDefault="00B00F49" w:rsidP="00B00F49">
            <w:pPr>
              <w:spacing w:beforeLines="60" w:before="144" w:afterLines="60" w:after="144" w:line="240" w:lineRule="auto"/>
            </w:pPr>
            <w:r w:rsidRPr="0020295F">
              <w:t>10.12.2015.</w:t>
            </w:r>
          </w:p>
        </w:tc>
      </w:tr>
      <w:tr w:rsidR="00B00F49" w:rsidRPr="0020295F" w14:paraId="2FAC70C9" w14:textId="77777777" w:rsidTr="005E4C33">
        <w:tc>
          <w:tcPr>
            <w:tcW w:w="723" w:type="dxa"/>
            <w:tcBorders>
              <w:top w:val="single" w:sz="6" w:space="0" w:color="000000"/>
              <w:left w:val="nil"/>
              <w:bottom w:val="single" w:sz="6" w:space="0" w:color="000000"/>
              <w:right w:val="single" w:sz="6" w:space="0" w:color="000000"/>
            </w:tcBorders>
            <w:vAlign w:val="center"/>
          </w:tcPr>
          <w:p w14:paraId="57326B0B" w14:textId="0A16B7FE" w:rsidR="00B00F49" w:rsidRPr="0020295F" w:rsidRDefault="00B00F49" w:rsidP="00B00F49">
            <w:pPr>
              <w:spacing w:beforeLines="60" w:before="144" w:afterLines="60" w:after="144" w:line="240" w:lineRule="auto"/>
            </w:pPr>
            <w:r w:rsidRPr="0020295F">
              <w:t>1.02</w:t>
            </w:r>
          </w:p>
        </w:tc>
        <w:tc>
          <w:tcPr>
            <w:tcW w:w="5487" w:type="dxa"/>
            <w:tcBorders>
              <w:top w:val="single" w:sz="6" w:space="0" w:color="000000"/>
              <w:left w:val="nil"/>
              <w:bottom w:val="single" w:sz="6" w:space="0" w:color="000000"/>
              <w:right w:val="single" w:sz="6" w:space="0" w:color="000000"/>
            </w:tcBorders>
            <w:vAlign w:val="center"/>
          </w:tcPr>
          <w:p w14:paraId="444174A4" w14:textId="249D4233"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1E2483C8" w14:textId="40015779" w:rsidR="00B00F49" w:rsidRPr="0020295F" w:rsidRDefault="00B00F49" w:rsidP="00B00F49">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79E05F14" w14:textId="0E859899" w:rsidR="00B00F49" w:rsidRPr="0020295F" w:rsidRDefault="00B00F49" w:rsidP="00B00F49">
            <w:pPr>
              <w:spacing w:beforeLines="60" w:before="144" w:afterLines="60" w:after="144" w:line="240" w:lineRule="auto"/>
            </w:pPr>
            <w:r w:rsidRPr="0020295F">
              <w:t>17.01.2016.</w:t>
            </w:r>
          </w:p>
        </w:tc>
      </w:tr>
      <w:tr w:rsidR="00B00F49" w:rsidRPr="0020295F" w14:paraId="1DDDEE93" w14:textId="77777777" w:rsidTr="005E4C33">
        <w:tc>
          <w:tcPr>
            <w:tcW w:w="723" w:type="dxa"/>
            <w:tcBorders>
              <w:top w:val="single" w:sz="6" w:space="0" w:color="000000"/>
              <w:left w:val="nil"/>
              <w:bottom w:val="single" w:sz="6" w:space="0" w:color="000000"/>
              <w:right w:val="single" w:sz="6" w:space="0" w:color="000000"/>
            </w:tcBorders>
            <w:vAlign w:val="center"/>
          </w:tcPr>
          <w:p w14:paraId="09D03131" w14:textId="364D91CB" w:rsidR="00B00F49" w:rsidRPr="0020295F" w:rsidRDefault="00B00F49" w:rsidP="00B00F49">
            <w:pPr>
              <w:spacing w:beforeLines="60" w:before="144" w:afterLines="60" w:after="144" w:line="240" w:lineRule="auto"/>
            </w:pPr>
            <w:r w:rsidRPr="0020295F">
              <w:t>1.03</w:t>
            </w:r>
          </w:p>
        </w:tc>
        <w:tc>
          <w:tcPr>
            <w:tcW w:w="5487" w:type="dxa"/>
            <w:tcBorders>
              <w:top w:val="single" w:sz="6" w:space="0" w:color="000000"/>
              <w:left w:val="nil"/>
              <w:bottom w:val="single" w:sz="6" w:space="0" w:color="000000"/>
              <w:right w:val="single" w:sz="6" w:space="0" w:color="000000"/>
            </w:tcBorders>
            <w:vAlign w:val="center"/>
          </w:tcPr>
          <w:p w14:paraId="12FBCD0A" w14:textId="7CE1EC97" w:rsidR="00B00F49" w:rsidRPr="0020295F" w:rsidRDefault="00B00F49" w:rsidP="00B00F49">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0F5C0DD" w14:textId="39B02DD3" w:rsidR="00B00F49" w:rsidRPr="0020295F" w:rsidRDefault="00B00F49" w:rsidP="00B00F49">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4EF4BC05" w14:textId="36DAC2F5" w:rsidR="00B00F49" w:rsidRPr="0020295F" w:rsidRDefault="00B00F49" w:rsidP="00B00F49">
            <w:pPr>
              <w:spacing w:beforeLines="60" w:before="144" w:afterLines="60" w:after="144" w:line="240" w:lineRule="auto"/>
            </w:pPr>
            <w:r w:rsidRPr="0020295F">
              <w:t>18.01.2016.</w:t>
            </w:r>
          </w:p>
        </w:tc>
      </w:tr>
      <w:tr w:rsidR="00B00F49" w:rsidRPr="0020295F" w14:paraId="602CEB59" w14:textId="77777777" w:rsidTr="005E4C33">
        <w:tc>
          <w:tcPr>
            <w:tcW w:w="723" w:type="dxa"/>
            <w:tcBorders>
              <w:top w:val="single" w:sz="6" w:space="0" w:color="000000"/>
              <w:left w:val="nil"/>
              <w:bottom w:val="single" w:sz="6" w:space="0" w:color="000000"/>
              <w:right w:val="single" w:sz="6" w:space="0" w:color="000000"/>
            </w:tcBorders>
            <w:vAlign w:val="center"/>
          </w:tcPr>
          <w:p w14:paraId="66164050" w14:textId="422693FC" w:rsidR="00B00F49" w:rsidRPr="0020295F" w:rsidRDefault="00A95FAA" w:rsidP="00B00F49">
            <w:pPr>
              <w:spacing w:beforeLines="60" w:before="144" w:afterLines="60" w:after="144" w:line="240" w:lineRule="auto"/>
            </w:pPr>
            <w:r w:rsidRPr="0020295F">
              <w:t>1.1</w:t>
            </w:r>
          </w:p>
        </w:tc>
        <w:tc>
          <w:tcPr>
            <w:tcW w:w="5487" w:type="dxa"/>
            <w:tcBorders>
              <w:top w:val="single" w:sz="6" w:space="0" w:color="000000"/>
              <w:left w:val="nil"/>
              <w:bottom w:val="single" w:sz="6" w:space="0" w:color="000000"/>
              <w:right w:val="single" w:sz="6" w:space="0" w:color="000000"/>
            </w:tcBorders>
            <w:vAlign w:val="center"/>
          </w:tcPr>
          <w:p w14:paraId="7EAE1EC4" w14:textId="14C2FC7D" w:rsidR="00B00F49" w:rsidRPr="0020295F" w:rsidRDefault="00A95FAA" w:rsidP="00B00F49">
            <w:pPr>
              <w:spacing w:beforeLines="60" w:before="144" w:afterLines="60" w:after="144" w:line="240" w:lineRule="auto"/>
            </w:pPr>
            <w:r w:rsidRPr="0020295F">
              <w:t>Dodano ispitivanje programskih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8DF4002" w14:textId="7DA8E2C5" w:rsidR="00A95FAA" w:rsidRPr="0020295F" w:rsidRDefault="00A95FAA" w:rsidP="00B00F49">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27A781D7" w14:textId="29D4566C" w:rsidR="00B00F49" w:rsidRPr="0020295F" w:rsidRDefault="00A95FAA" w:rsidP="00B00F49">
            <w:pPr>
              <w:spacing w:beforeLines="60" w:before="144" w:afterLines="60" w:after="144" w:line="240" w:lineRule="auto"/>
            </w:pPr>
            <w:r w:rsidRPr="0020295F">
              <w:t>19.01.2016.</w:t>
            </w:r>
          </w:p>
        </w:tc>
      </w:tr>
      <w:tr w:rsidR="007A2E92" w:rsidRPr="0020295F" w14:paraId="17029AC6" w14:textId="77777777" w:rsidTr="005E4C33">
        <w:tc>
          <w:tcPr>
            <w:tcW w:w="723" w:type="dxa"/>
            <w:tcBorders>
              <w:top w:val="single" w:sz="6" w:space="0" w:color="000000"/>
              <w:left w:val="nil"/>
              <w:bottom w:val="single" w:sz="6" w:space="0" w:color="000000"/>
              <w:right w:val="single" w:sz="6" w:space="0" w:color="000000"/>
            </w:tcBorders>
            <w:vAlign w:val="center"/>
          </w:tcPr>
          <w:p w14:paraId="48EF5A89" w14:textId="6855FE5E" w:rsidR="007A2E92" w:rsidRPr="0020295F" w:rsidRDefault="007A2E92" w:rsidP="007A2E92">
            <w:pPr>
              <w:spacing w:beforeLines="60" w:before="144" w:afterLines="60" w:after="144" w:line="240" w:lineRule="auto"/>
            </w:pPr>
            <w:r w:rsidRPr="0020295F">
              <w:t>1.2</w:t>
            </w:r>
          </w:p>
        </w:tc>
        <w:tc>
          <w:tcPr>
            <w:tcW w:w="5487" w:type="dxa"/>
            <w:tcBorders>
              <w:top w:val="single" w:sz="6" w:space="0" w:color="000000"/>
              <w:left w:val="nil"/>
              <w:bottom w:val="single" w:sz="6" w:space="0" w:color="000000"/>
              <w:right w:val="single" w:sz="6" w:space="0" w:color="000000"/>
            </w:tcBorders>
            <w:vAlign w:val="center"/>
          </w:tcPr>
          <w:p w14:paraId="217106B9" w14:textId="189E4125" w:rsidR="007A2E92" w:rsidRPr="0020295F" w:rsidRDefault="007A2E92" w:rsidP="007A2E92">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081BAF97" w14:textId="0A35DB3F" w:rsidR="007A2E92" w:rsidRPr="0020295F" w:rsidRDefault="007A2E92" w:rsidP="007A2E92">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292BF92A" w14:textId="6100D43B" w:rsidR="007A2E92" w:rsidRPr="0020295F" w:rsidRDefault="007A2E92" w:rsidP="007A2E92">
            <w:pPr>
              <w:spacing w:beforeLines="60" w:before="144" w:afterLines="60" w:after="144" w:line="240" w:lineRule="auto"/>
            </w:pPr>
            <w:r w:rsidRPr="0020295F">
              <w:t>19.01.2016.</w:t>
            </w:r>
          </w:p>
        </w:tc>
      </w:tr>
      <w:tr w:rsidR="007A2E92" w:rsidRPr="0020295F" w14:paraId="3585544F" w14:textId="77777777" w:rsidTr="005E4C33">
        <w:tc>
          <w:tcPr>
            <w:tcW w:w="723" w:type="dxa"/>
            <w:tcBorders>
              <w:top w:val="single" w:sz="6" w:space="0" w:color="000000"/>
              <w:left w:val="nil"/>
              <w:bottom w:val="single" w:sz="6" w:space="0" w:color="000000"/>
              <w:right w:val="single" w:sz="6" w:space="0" w:color="000000"/>
            </w:tcBorders>
            <w:vAlign w:val="center"/>
          </w:tcPr>
          <w:p w14:paraId="59F86197" w14:textId="363BDEAE" w:rsidR="007A2E92" w:rsidRPr="0020295F" w:rsidRDefault="004130A4" w:rsidP="007A2E92">
            <w:pPr>
              <w:spacing w:beforeLines="60" w:before="144" w:afterLines="60" w:after="144" w:line="240" w:lineRule="auto"/>
            </w:pPr>
            <w:r w:rsidRPr="0020295F">
              <w:t>1.21</w:t>
            </w:r>
          </w:p>
        </w:tc>
        <w:tc>
          <w:tcPr>
            <w:tcW w:w="5487" w:type="dxa"/>
            <w:tcBorders>
              <w:top w:val="single" w:sz="6" w:space="0" w:color="000000"/>
              <w:left w:val="nil"/>
              <w:bottom w:val="single" w:sz="6" w:space="0" w:color="000000"/>
              <w:right w:val="single" w:sz="6" w:space="0" w:color="000000"/>
            </w:tcBorders>
            <w:vAlign w:val="center"/>
          </w:tcPr>
          <w:p w14:paraId="28C4B885" w14:textId="31DA7C6C" w:rsidR="007A2E92" w:rsidRPr="0020295F" w:rsidRDefault="004130A4" w:rsidP="007A2E92">
            <w:pPr>
              <w:spacing w:beforeLines="60" w:before="144" w:afterLines="60" w:after="144" w:line="240" w:lineRule="auto"/>
            </w:pPr>
            <w:r w:rsidRPr="0020295F">
              <w:t>Dodani komponentni dijagrami</w:t>
            </w:r>
          </w:p>
        </w:tc>
        <w:tc>
          <w:tcPr>
            <w:tcW w:w="1593" w:type="dxa"/>
            <w:tcBorders>
              <w:top w:val="single" w:sz="6" w:space="0" w:color="000000"/>
              <w:left w:val="single" w:sz="6" w:space="0" w:color="000000"/>
              <w:bottom w:val="single" w:sz="6" w:space="0" w:color="000000"/>
              <w:right w:val="single" w:sz="6" w:space="0" w:color="000000"/>
            </w:tcBorders>
            <w:vAlign w:val="center"/>
          </w:tcPr>
          <w:p w14:paraId="1DE797EA" w14:textId="25E41274" w:rsidR="007A2E92" w:rsidRPr="0020295F" w:rsidRDefault="004130A4" w:rsidP="007A2E92">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8BBBE6E" w14:textId="39A4B01A" w:rsidR="007A2E92" w:rsidRPr="0020295F" w:rsidRDefault="004130A4" w:rsidP="007A2E92">
            <w:pPr>
              <w:spacing w:beforeLines="60" w:before="144" w:afterLines="60" w:after="144" w:line="240" w:lineRule="auto"/>
            </w:pPr>
            <w:r w:rsidRPr="0020295F">
              <w:t>19.01.2016.</w:t>
            </w:r>
          </w:p>
        </w:tc>
      </w:tr>
      <w:tr w:rsidR="006631E0" w:rsidRPr="0020295F" w14:paraId="1BCD7EDA" w14:textId="77777777" w:rsidTr="005E4C33">
        <w:tc>
          <w:tcPr>
            <w:tcW w:w="723" w:type="dxa"/>
            <w:tcBorders>
              <w:top w:val="single" w:sz="6" w:space="0" w:color="000000"/>
              <w:left w:val="nil"/>
              <w:bottom w:val="single" w:sz="6" w:space="0" w:color="000000"/>
              <w:right w:val="single" w:sz="6" w:space="0" w:color="000000"/>
            </w:tcBorders>
            <w:vAlign w:val="center"/>
          </w:tcPr>
          <w:p w14:paraId="6754DE5D" w14:textId="474BDA19" w:rsidR="006631E0" w:rsidRPr="0020295F" w:rsidRDefault="006631E0" w:rsidP="006631E0">
            <w:pPr>
              <w:spacing w:beforeLines="60" w:before="144" w:afterLines="60" w:after="144" w:line="240" w:lineRule="auto"/>
            </w:pPr>
            <w:r w:rsidRPr="0020295F">
              <w:t>1.25</w:t>
            </w:r>
          </w:p>
        </w:tc>
        <w:tc>
          <w:tcPr>
            <w:tcW w:w="5487" w:type="dxa"/>
            <w:tcBorders>
              <w:top w:val="single" w:sz="6" w:space="0" w:color="000000"/>
              <w:left w:val="nil"/>
              <w:bottom w:val="single" w:sz="6" w:space="0" w:color="000000"/>
              <w:right w:val="single" w:sz="6" w:space="0" w:color="000000"/>
            </w:tcBorders>
            <w:vAlign w:val="center"/>
          </w:tcPr>
          <w:p w14:paraId="3DE38341" w14:textId="39BEE46B" w:rsidR="006631E0" w:rsidRPr="0020295F" w:rsidRDefault="006631E0" w:rsidP="006631E0">
            <w:pPr>
              <w:spacing w:beforeLines="60" w:before="144" w:afterLines="60" w:after="144" w:line="240" w:lineRule="auto"/>
            </w:pPr>
            <w:r w:rsidRPr="0020295F">
              <w:t>Dodan zaključak</w:t>
            </w:r>
            <w:r w:rsidR="003B70CB" w:rsidRPr="0020295F">
              <w:t xml:space="preserve"> </w:t>
            </w:r>
            <w:r w:rsidR="00197614" w:rsidRPr="0020295F">
              <w:t>i ostali pojmovi</w:t>
            </w:r>
          </w:p>
        </w:tc>
        <w:tc>
          <w:tcPr>
            <w:tcW w:w="1593" w:type="dxa"/>
            <w:tcBorders>
              <w:top w:val="single" w:sz="6" w:space="0" w:color="000000"/>
              <w:left w:val="single" w:sz="6" w:space="0" w:color="000000"/>
              <w:bottom w:val="single" w:sz="6" w:space="0" w:color="000000"/>
              <w:right w:val="single" w:sz="6" w:space="0" w:color="000000"/>
            </w:tcBorders>
            <w:vAlign w:val="center"/>
          </w:tcPr>
          <w:p w14:paraId="5C2F3CE9" w14:textId="2EC28594" w:rsidR="006631E0" w:rsidRPr="0020295F" w:rsidRDefault="006631E0" w:rsidP="006631E0">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1B40B0DB" w14:textId="778B43B2" w:rsidR="006631E0" w:rsidRPr="0020295F" w:rsidRDefault="006631E0" w:rsidP="006631E0">
            <w:pPr>
              <w:spacing w:beforeLines="60" w:before="144" w:afterLines="60" w:after="144" w:line="240" w:lineRule="auto"/>
            </w:pPr>
            <w:r w:rsidRPr="0020295F">
              <w:t>19.01.2016.</w:t>
            </w:r>
          </w:p>
        </w:tc>
      </w:tr>
      <w:tr w:rsidR="006631E0" w:rsidRPr="0020295F" w14:paraId="5DF6273B" w14:textId="77777777" w:rsidTr="005E4C33">
        <w:tc>
          <w:tcPr>
            <w:tcW w:w="723" w:type="dxa"/>
            <w:tcBorders>
              <w:top w:val="single" w:sz="6" w:space="0" w:color="000000"/>
              <w:left w:val="nil"/>
              <w:bottom w:val="single" w:sz="6" w:space="0" w:color="000000"/>
              <w:right w:val="single" w:sz="6" w:space="0" w:color="000000"/>
            </w:tcBorders>
            <w:vAlign w:val="center"/>
          </w:tcPr>
          <w:p w14:paraId="35883B00" w14:textId="34A1DA3A" w:rsidR="006631E0" w:rsidRPr="0020295F" w:rsidRDefault="003569F5" w:rsidP="006631E0">
            <w:pPr>
              <w:spacing w:beforeLines="60" w:before="144" w:afterLines="60" w:after="144" w:line="240" w:lineRule="auto"/>
            </w:pPr>
            <w:r w:rsidRPr="0020295F">
              <w:t>1.26</w:t>
            </w:r>
          </w:p>
        </w:tc>
        <w:tc>
          <w:tcPr>
            <w:tcW w:w="5487" w:type="dxa"/>
            <w:tcBorders>
              <w:top w:val="single" w:sz="6" w:space="0" w:color="000000"/>
              <w:left w:val="nil"/>
              <w:bottom w:val="single" w:sz="6" w:space="0" w:color="000000"/>
              <w:right w:val="single" w:sz="6" w:space="0" w:color="000000"/>
            </w:tcBorders>
            <w:vAlign w:val="center"/>
          </w:tcPr>
          <w:p w14:paraId="464C459E" w14:textId="403DA708" w:rsidR="006631E0" w:rsidRPr="0020295F" w:rsidRDefault="003569F5" w:rsidP="006631E0">
            <w:pPr>
              <w:spacing w:beforeLines="60" w:before="144" w:afterLines="60" w:after="144" w:line="240" w:lineRule="auto"/>
            </w:pPr>
            <w:r w:rsidRPr="0020295F">
              <w:t>Dodan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77179756" w14:textId="183DAE15" w:rsidR="006631E0" w:rsidRPr="0020295F" w:rsidRDefault="003569F5" w:rsidP="006631E0">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5F15AF62" w14:textId="114C1CBF" w:rsidR="006631E0" w:rsidRPr="0020295F" w:rsidRDefault="003569F5" w:rsidP="006631E0">
            <w:pPr>
              <w:spacing w:beforeLines="60" w:before="144" w:afterLines="60" w:after="144" w:line="240" w:lineRule="auto"/>
            </w:pPr>
            <w:r w:rsidRPr="0020295F">
              <w:t>19.01.2016.</w:t>
            </w:r>
          </w:p>
        </w:tc>
      </w:tr>
      <w:tr w:rsidR="003569F5" w:rsidRPr="0020295F" w14:paraId="44E61B76" w14:textId="77777777" w:rsidTr="005E4C33">
        <w:tc>
          <w:tcPr>
            <w:tcW w:w="723" w:type="dxa"/>
            <w:tcBorders>
              <w:top w:val="single" w:sz="6" w:space="0" w:color="000000"/>
              <w:left w:val="nil"/>
              <w:bottom w:val="single" w:sz="6" w:space="0" w:color="000000"/>
              <w:right w:val="single" w:sz="6" w:space="0" w:color="000000"/>
            </w:tcBorders>
            <w:vAlign w:val="center"/>
          </w:tcPr>
          <w:p w14:paraId="53EB55F9" w14:textId="2DCBA283" w:rsidR="003569F5" w:rsidRPr="0020295F" w:rsidRDefault="00AB6D34" w:rsidP="006631E0">
            <w:pPr>
              <w:spacing w:beforeLines="60" w:before="144" w:afterLines="60" w:after="144" w:line="240" w:lineRule="auto"/>
            </w:pPr>
            <w:r w:rsidRPr="0020295F">
              <w:t>1.27</w:t>
            </w:r>
          </w:p>
        </w:tc>
        <w:tc>
          <w:tcPr>
            <w:tcW w:w="5487" w:type="dxa"/>
            <w:tcBorders>
              <w:top w:val="single" w:sz="6" w:space="0" w:color="000000"/>
              <w:left w:val="nil"/>
              <w:bottom w:val="single" w:sz="6" w:space="0" w:color="000000"/>
              <w:right w:val="single" w:sz="6" w:space="0" w:color="000000"/>
            </w:tcBorders>
            <w:vAlign w:val="center"/>
          </w:tcPr>
          <w:p w14:paraId="064E0DFF" w14:textId="78264132" w:rsidR="003569F5" w:rsidRPr="0020295F" w:rsidRDefault="00AB6D34" w:rsidP="006631E0">
            <w:pPr>
              <w:spacing w:beforeLines="60" w:before="144" w:afterLines="60" w:after="144" w:line="240" w:lineRule="auto"/>
            </w:pPr>
            <w:r w:rsidRPr="0020295F">
              <w:t>Dodan dijagram stanja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7B7BAF9F" w14:textId="0F0D4220" w:rsidR="002B515C" w:rsidRPr="0020295F" w:rsidRDefault="002B515C">
            <w:pPr>
              <w:spacing w:beforeLines="60" w:before="144" w:afterLines="60" w:after="144" w:line="240" w:lineRule="auto"/>
            </w:pPr>
            <w:ins w:id="248" w:author="Tin Trčak" w:date="2016-01-21T00:42:00Z">
              <w:r>
                <w:t>Kelemen</w:t>
              </w:r>
              <w:r w:rsidRPr="0020295F">
                <w:t>,   Latečki</w:t>
              </w:r>
            </w:ins>
            <w:del w:id="249" w:author="Tin Trčak" w:date="2016-01-21T00:42:00Z">
              <w:r w:rsidR="00AB6D34" w:rsidRPr="0020295F" w:rsidDel="002B515C">
                <w:delText>Kelemen</w:delText>
              </w:r>
            </w:del>
          </w:p>
        </w:tc>
        <w:tc>
          <w:tcPr>
            <w:tcW w:w="1484" w:type="dxa"/>
            <w:tcBorders>
              <w:top w:val="single" w:sz="6" w:space="0" w:color="000000"/>
              <w:left w:val="single" w:sz="6" w:space="0" w:color="000000"/>
              <w:bottom w:val="single" w:sz="6" w:space="0" w:color="000000"/>
              <w:right w:val="nil"/>
            </w:tcBorders>
            <w:vAlign w:val="center"/>
          </w:tcPr>
          <w:p w14:paraId="530D6B9C" w14:textId="0DCE27C4" w:rsidR="003569F5" w:rsidRPr="0020295F" w:rsidRDefault="00AB6D34" w:rsidP="006631E0">
            <w:pPr>
              <w:spacing w:beforeLines="60" w:before="144" w:afterLines="60" w:after="144" w:line="240" w:lineRule="auto"/>
            </w:pPr>
            <w:r w:rsidRPr="0020295F">
              <w:t>19.01.2016.</w:t>
            </w:r>
          </w:p>
        </w:tc>
      </w:tr>
      <w:tr w:rsidR="00AB6D34" w:rsidRPr="0020295F" w14:paraId="299E0251" w14:textId="77777777" w:rsidTr="005E4C33">
        <w:tc>
          <w:tcPr>
            <w:tcW w:w="723" w:type="dxa"/>
            <w:tcBorders>
              <w:top w:val="single" w:sz="6" w:space="0" w:color="000000"/>
              <w:left w:val="nil"/>
              <w:bottom w:val="single" w:sz="6" w:space="0" w:color="000000"/>
              <w:right w:val="single" w:sz="6" w:space="0" w:color="000000"/>
            </w:tcBorders>
            <w:vAlign w:val="center"/>
          </w:tcPr>
          <w:p w14:paraId="539BC6A7" w14:textId="3C3D88D5" w:rsidR="00AB6D34" w:rsidRPr="0020295F" w:rsidRDefault="00AB6D34" w:rsidP="006631E0">
            <w:pPr>
              <w:spacing w:beforeLines="60" w:before="144" w:afterLines="60" w:after="144" w:line="240" w:lineRule="auto"/>
            </w:pPr>
            <w:r w:rsidRPr="0020295F">
              <w:t>1.28</w:t>
            </w:r>
          </w:p>
        </w:tc>
        <w:tc>
          <w:tcPr>
            <w:tcW w:w="5487" w:type="dxa"/>
            <w:tcBorders>
              <w:top w:val="single" w:sz="6" w:space="0" w:color="000000"/>
              <w:left w:val="nil"/>
              <w:bottom w:val="single" w:sz="6" w:space="0" w:color="000000"/>
              <w:right w:val="single" w:sz="6" w:space="0" w:color="000000"/>
            </w:tcBorders>
            <w:vAlign w:val="center"/>
          </w:tcPr>
          <w:p w14:paraId="1A20CDD6" w14:textId="5B1F09BE" w:rsidR="00AB6D34" w:rsidRPr="0020295F" w:rsidRDefault="00AB6D34" w:rsidP="006631E0">
            <w:pPr>
              <w:spacing w:beforeLines="60" w:before="144" w:afterLines="60" w:after="144" w:line="240" w:lineRule="auto"/>
            </w:pPr>
            <w:r w:rsidRPr="0020295F">
              <w:t>Dodane upute za instalaciju</w:t>
            </w:r>
          </w:p>
        </w:tc>
        <w:tc>
          <w:tcPr>
            <w:tcW w:w="1593" w:type="dxa"/>
            <w:tcBorders>
              <w:top w:val="single" w:sz="6" w:space="0" w:color="000000"/>
              <w:left w:val="single" w:sz="6" w:space="0" w:color="000000"/>
              <w:bottom w:val="single" w:sz="6" w:space="0" w:color="000000"/>
              <w:right w:val="single" w:sz="6" w:space="0" w:color="000000"/>
            </w:tcBorders>
            <w:vAlign w:val="center"/>
          </w:tcPr>
          <w:p w14:paraId="7785440F" w14:textId="50C5ACFE" w:rsidR="00AB6D34" w:rsidRPr="0020295F" w:rsidRDefault="00AB6D34"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4E90F1ED" w14:textId="55AB8C4B" w:rsidR="00AB6D34" w:rsidRPr="0020295F" w:rsidRDefault="00AB6D34" w:rsidP="006631E0">
            <w:pPr>
              <w:spacing w:beforeLines="60" w:before="144" w:afterLines="60" w:after="144" w:line="240" w:lineRule="auto"/>
            </w:pPr>
            <w:r w:rsidRPr="0020295F">
              <w:t>19.01.2016.</w:t>
            </w:r>
          </w:p>
        </w:tc>
      </w:tr>
      <w:tr w:rsidR="004722EF" w:rsidRPr="0020295F" w14:paraId="246B1611" w14:textId="77777777" w:rsidTr="00D9128D">
        <w:trPr>
          <w:trHeight w:val="1097"/>
        </w:trPr>
        <w:tc>
          <w:tcPr>
            <w:tcW w:w="723" w:type="dxa"/>
            <w:tcBorders>
              <w:top w:val="single" w:sz="6" w:space="0" w:color="000000"/>
              <w:left w:val="nil"/>
              <w:bottom w:val="single" w:sz="6" w:space="0" w:color="000000"/>
              <w:right w:val="single" w:sz="6" w:space="0" w:color="000000"/>
            </w:tcBorders>
            <w:vAlign w:val="center"/>
          </w:tcPr>
          <w:p w14:paraId="72650353" w14:textId="4E5A4F03" w:rsidR="004722EF" w:rsidRPr="0020295F" w:rsidRDefault="004722EF">
            <w:pPr>
              <w:spacing w:beforeLines="60" w:before="144" w:afterLines="60" w:after="144" w:line="240" w:lineRule="auto"/>
            </w:pPr>
            <w:r w:rsidRPr="0020295F">
              <w:t>1.3</w:t>
            </w:r>
          </w:p>
        </w:tc>
        <w:tc>
          <w:tcPr>
            <w:tcW w:w="5487" w:type="dxa"/>
            <w:tcBorders>
              <w:top w:val="single" w:sz="6" w:space="0" w:color="000000"/>
              <w:left w:val="nil"/>
              <w:bottom w:val="single" w:sz="6" w:space="0" w:color="000000"/>
              <w:right w:val="single" w:sz="6" w:space="0" w:color="000000"/>
            </w:tcBorders>
            <w:vAlign w:val="center"/>
          </w:tcPr>
          <w:p w14:paraId="283D7706" w14:textId="19FCFF69" w:rsidR="004722EF" w:rsidRPr="0020295F" w:rsidRDefault="0082366C">
            <w:pPr>
              <w:spacing w:beforeLines="60" w:before="144" w:afterLines="60" w:after="144" w:line="240" w:lineRule="auto"/>
            </w:pPr>
            <w:r w:rsidRPr="0020295F">
              <w:t>Ažurirana zaduženja članova grupe, p</w:t>
            </w:r>
            <w:r w:rsidR="004722EF" w:rsidRPr="0020295F">
              <w:t>opravljeni sekvencijski dijagrami, dodani komunikacijski dijagrami, ažuriran pojmovnik</w:t>
            </w:r>
            <w:r w:rsidRPr="0020295F">
              <w:t>, ažurirani dodaci C i D</w:t>
            </w:r>
          </w:p>
        </w:tc>
        <w:tc>
          <w:tcPr>
            <w:tcW w:w="1593" w:type="dxa"/>
            <w:tcBorders>
              <w:top w:val="single" w:sz="6" w:space="0" w:color="000000"/>
              <w:left w:val="single" w:sz="6" w:space="0" w:color="000000"/>
              <w:bottom w:val="single" w:sz="6" w:space="0" w:color="000000"/>
              <w:right w:val="single" w:sz="6" w:space="0" w:color="000000"/>
            </w:tcBorders>
            <w:vAlign w:val="center"/>
          </w:tcPr>
          <w:p w14:paraId="590BDBFF" w14:textId="19DF2EA5" w:rsidR="004722EF" w:rsidRPr="0020295F" w:rsidRDefault="0082366C" w:rsidP="006631E0">
            <w:pPr>
              <w:spacing w:beforeLines="60" w:before="144" w:afterLines="60" w:after="144" w:line="240" w:lineRule="auto"/>
            </w:pPr>
            <w:r w:rsidRPr="0020295F">
              <w:t>Kelemen, Šarić</w:t>
            </w:r>
          </w:p>
        </w:tc>
        <w:tc>
          <w:tcPr>
            <w:tcW w:w="1484" w:type="dxa"/>
            <w:tcBorders>
              <w:top w:val="single" w:sz="6" w:space="0" w:color="000000"/>
              <w:left w:val="single" w:sz="6" w:space="0" w:color="000000"/>
              <w:bottom w:val="single" w:sz="6" w:space="0" w:color="000000"/>
              <w:right w:val="nil"/>
            </w:tcBorders>
            <w:vAlign w:val="center"/>
          </w:tcPr>
          <w:p w14:paraId="3703B608" w14:textId="713941D2" w:rsidR="004722EF" w:rsidRPr="0020295F" w:rsidRDefault="0082366C" w:rsidP="006631E0">
            <w:pPr>
              <w:spacing w:beforeLines="60" w:before="144" w:afterLines="60" w:after="144" w:line="240" w:lineRule="auto"/>
            </w:pPr>
            <w:r w:rsidRPr="0020295F">
              <w:t>20.01.2016.</w:t>
            </w:r>
          </w:p>
        </w:tc>
      </w:tr>
      <w:tr w:rsidR="00604865" w:rsidRPr="0020295F" w14:paraId="77BB5350" w14:textId="77777777" w:rsidTr="00D9128D">
        <w:trPr>
          <w:trHeight w:val="692"/>
        </w:trPr>
        <w:tc>
          <w:tcPr>
            <w:tcW w:w="723" w:type="dxa"/>
            <w:tcBorders>
              <w:top w:val="single" w:sz="6" w:space="0" w:color="000000"/>
              <w:left w:val="nil"/>
              <w:bottom w:val="single" w:sz="6" w:space="0" w:color="000000"/>
              <w:right w:val="single" w:sz="6" w:space="0" w:color="000000"/>
            </w:tcBorders>
            <w:vAlign w:val="center"/>
          </w:tcPr>
          <w:p w14:paraId="5E3247F1" w14:textId="50DC809F" w:rsidR="00604865" w:rsidRPr="0020295F" w:rsidRDefault="00604865">
            <w:pPr>
              <w:spacing w:beforeLines="60" w:before="144" w:afterLines="60" w:after="144" w:line="240" w:lineRule="auto"/>
            </w:pPr>
            <w:r w:rsidRPr="0020295F">
              <w:t>1.31</w:t>
            </w:r>
          </w:p>
        </w:tc>
        <w:tc>
          <w:tcPr>
            <w:tcW w:w="5487" w:type="dxa"/>
            <w:tcBorders>
              <w:top w:val="single" w:sz="6" w:space="0" w:color="000000"/>
              <w:left w:val="nil"/>
              <w:bottom w:val="single" w:sz="6" w:space="0" w:color="000000"/>
              <w:right w:val="single" w:sz="6" w:space="0" w:color="000000"/>
            </w:tcBorders>
            <w:vAlign w:val="center"/>
          </w:tcPr>
          <w:p w14:paraId="49FEC6BC" w14:textId="4E6EBC49" w:rsidR="00604865" w:rsidRPr="0020295F" w:rsidRDefault="00604865">
            <w:pPr>
              <w:spacing w:beforeLines="60" w:before="144" w:afterLines="60" w:after="144" w:line="240" w:lineRule="auto"/>
            </w:pPr>
            <w:r w:rsidRPr="0020295F">
              <w:t>Dodane korištene tehnologije i alati</w:t>
            </w:r>
            <w:r w:rsidR="00F529A4" w:rsidRPr="0020295F">
              <w:t>, prepravka dijagrama razreda i objekata</w:t>
            </w:r>
          </w:p>
        </w:tc>
        <w:tc>
          <w:tcPr>
            <w:tcW w:w="1593" w:type="dxa"/>
            <w:tcBorders>
              <w:top w:val="single" w:sz="6" w:space="0" w:color="000000"/>
              <w:left w:val="single" w:sz="6" w:space="0" w:color="000000"/>
              <w:bottom w:val="single" w:sz="6" w:space="0" w:color="000000"/>
              <w:right w:val="single" w:sz="6" w:space="0" w:color="000000"/>
            </w:tcBorders>
            <w:vAlign w:val="center"/>
          </w:tcPr>
          <w:p w14:paraId="4E1B0080" w14:textId="31A57488" w:rsidR="00604865" w:rsidRPr="0020295F" w:rsidRDefault="00604865" w:rsidP="006631E0">
            <w:pPr>
              <w:spacing w:beforeLines="60" w:before="144" w:afterLines="60" w:after="144" w:line="240" w:lineRule="auto"/>
            </w:pPr>
            <w:r w:rsidRPr="0020295F">
              <w:t>Gulan</w:t>
            </w:r>
          </w:p>
        </w:tc>
        <w:tc>
          <w:tcPr>
            <w:tcW w:w="1484" w:type="dxa"/>
            <w:tcBorders>
              <w:top w:val="single" w:sz="6" w:space="0" w:color="000000"/>
              <w:left w:val="single" w:sz="6" w:space="0" w:color="000000"/>
              <w:bottom w:val="single" w:sz="6" w:space="0" w:color="000000"/>
              <w:right w:val="nil"/>
            </w:tcBorders>
            <w:vAlign w:val="center"/>
          </w:tcPr>
          <w:p w14:paraId="7CEEFF0B" w14:textId="36602855" w:rsidR="00604865" w:rsidRPr="0020295F" w:rsidRDefault="00604865" w:rsidP="006631E0">
            <w:pPr>
              <w:spacing w:beforeLines="60" w:before="144" w:afterLines="60" w:after="144" w:line="240" w:lineRule="auto"/>
            </w:pPr>
            <w:r w:rsidRPr="0020295F">
              <w:t>20.01.2016.</w:t>
            </w:r>
          </w:p>
        </w:tc>
      </w:tr>
      <w:tr w:rsidR="00197614" w:rsidRPr="0020295F" w14:paraId="5A1FC5A7"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799C4A1" w14:textId="4C2E0844" w:rsidR="00197614" w:rsidRPr="0020295F" w:rsidRDefault="00197614" w:rsidP="00197614">
            <w:pPr>
              <w:spacing w:beforeLines="60" w:before="144" w:afterLines="60" w:after="144" w:line="240" w:lineRule="auto"/>
            </w:pPr>
            <w:r w:rsidRPr="0020295F">
              <w:lastRenderedPageBreak/>
              <w:t>1.4</w:t>
            </w:r>
          </w:p>
        </w:tc>
        <w:tc>
          <w:tcPr>
            <w:tcW w:w="5487" w:type="dxa"/>
            <w:tcBorders>
              <w:top w:val="single" w:sz="6" w:space="0" w:color="000000"/>
              <w:left w:val="nil"/>
              <w:bottom w:val="single" w:sz="6" w:space="0" w:color="000000"/>
              <w:right w:val="single" w:sz="6" w:space="0" w:color="000000"/>
            </w:tcBorders>
            <w:vAlign w:val="center"/>
          </w:tcPr>
          <w:p w14:paraId="5119294E" w14:textId="7E1AFC65" w:rsidR="00197614" w:rsidRPr="0020295F" w:rsidRDefault="00197614" w:rsidP="00197614">
            <w:pPr>
              <w:spacing w:beforeLines="60" w:before="144" w:afterLines="60" w:after="144" w:line="240" w:lineRule="auto"/>
            </w:pPr>
            <w:r w:rsidRPr="0020295F">
              <w:t>Dodane korisničke upute</w:t>
            </w:r>
          </w:p>
        </w:tc>
        <w:tc>
          <w:tcPr>
            <w:tcW w:w="1593" w:type="dxa"/>
            <w:tcBorders>
              <w:top w:val="single" w:sz="6" w:space="0" w:color="000000"/>
              <w:left w:val="single" w:sz="6" w:space="0" w:color="000000"/>
              <w:bottom w:val="single" w:sz="6" w:space="0" w:color="000000"/>
              <w:right w:val="single" w:sz="6" w:space="0" w:color="000000"/>
            </w:tcBorders>
            <w:vAlign w:val="center"/>
          </w:tcPr>
          <w:p w14:paraId="4D5286DA" w14:textId="79B73FBE" w:rsidR="00197614" w:rsidRPr="0020295F" w:rsidRDefault="00197614" w:rsidP="00197614">
            <w:pPr>
              <w:spacing w:beforeLines="60" w:before="144" w:afterLines="60" w:after="144" w:line="240" w:lineRule="auto"/>
            </w:pPr>
            <w:r w:rsidRPr="0020295F">
              <w:t xml:space="preserve">Trčak, Kostrešević </w:t>
            </w:r>
          </w:p>
        </w:tc>
        <w:tc>
          <w:tcPr>
            <w:tcW w:w="1484" w:type="dxa"/>
            <w:tcBorders>
              <w:top w:val="single" w:sz="6" w:space="0" w:color="000000"/>
              <w:left w:val="single" w:sz="6" w:space="0" w:color="000000"/>
              <w:bottom w:val="single" w:sz="6" w:space="0" w:color="000000"/>
              <w:right w:val="nil"/>
            </w:tcBorders>
            <w:vAlign w:val="center"/>
          </w:tcPr>
          <w:p w14:paraId="720C3A26" w14:textId="061566F2" w:rsidR="00197614" w:rsidRPr="0020295F" w:rsidRDefault="00197614" w:rsidP="00197614">
            <w:pPr>
              <w:spacing w:beforeLines="60" w:before="144" w:afterLines="60" w:after="144" w:line="240" w:lineRule="auto"/>
            </w:pPr>
            <w:r w:rsidRPr="0020295F">
              <w:t>20.01.2016.</w:t>
            </w:r>
          </w:p>
        </w:tc>
      </w:tr>
      <w:tr w:rsidR="00445371" w:rsidRPr="0020295F" w14:paraId="1104D05A"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69199E4D" w14:textId="33D460D7" w:rsidR="00445371" w:rsidRPr="0020295F" w:rsidRDefault="00445371" w:rsidP="00445371">
            <w:pPr>
              <w:spacing w:beforeLines="60" w:before="144" w:afterLines="60" w:after="144" w:line="240" w:lineRule="auto"/>
            </w:pPr>
            <w:r w:rsidRPr="0020295F">
              <w:t>1.41</w:t>
            </w:r>
          </w:p>
        </w:tc>
        <w:tc>
          <w:tcPr>
            <w:tcW w:w="5487" w:type="dxa"/>
            <w:tcBorders>
              <w:top w:val="single" w:sz="6" w:space="0" w:color="000000"/>
              <w:left w:val="nil"/>
              <w:bottom w:val="single" w:sz="6" w:space="0" w:color="000000"/>
              <w:right w:val="single" w:sz="6" w:space="0" w:color="000000"/>
            </w:tcBorders>
            <w:vAlign w:val="center"/>
          </w:tcPr>
          <w:p w14:paraId="16DAD700" w14:textId="13ED63DA" w:rsidR="00445371" w:rsidRPr="0020295F" w:rsidRDefault="00445371" w:rsidP="00445371">
            <w:pPr>
              <w:spacing w:beforeLines="60" w:before="144" w:afterLines="60" w:after="144" w:line="240" w:lineRule="auto"/>
            </w:pPr>
            <w:r w:rsidRPr="0020295F">
              <w:t>Usklađena dokumentacija s implementacijom</w:t>
            </w:r>
          </w:p>
        </w:tc>
        <w:tc>
          <w:tcPr>
            <w:tcW w:w="1593" w:type="dxa"/>
            <w:tcBorders>
              <w:top w:val="single" w:sz="6" w:space="0" w:color="000000"/>
              <w:left w:val="single" w:sz="6" w:space="0" w:color="000000"/>
              <w:bottom w:val="single" w:sz="6" w:space="0" w:color="000000"/>
              <w:right w:val="single" w:sz="6" w:space="0" w:color="000000"/>
            </w:tcBorders>
            <w:vAlign w:val="center"/>
          </w:tcPr>
          <w:p w14:paraId="6476EB79" w14:textId="305BC57F" w:rsidR="002B515C" w:rsidRPr="0020295F" w:rsidRDefault="00445371" w:rsidP="00445371">
            <w:pPr>
              <w:spacing w:beforeLines="60" w:before="144" w:afterLines="60" w:after="144" w:line="240" w:lineRule="auto"/>
            </w:pPr>
            <w:r w:rsidRPr="0020295F">
              <w:t>Trčak, Kostrešević</w:t>
            </w:r>
          </w:p>
        </w:tc>
        <w:tc>
          <w:tcPr>
            <w:tcW w:w="1484" w:type="dxa"/>
            <w:tcBorders>
              <w:top w:val="single" w:sz="6" w:space="0" w:color="000000"/>
              <w:left w:val="single" w:sz="6" w:space="0" w:color="000000"/>
              <w:bottom w:val="single" w:sz="6" w:space="0" w:color="000000"/>
              <w:right w:val="nil"/>
            </w:tcBorders>
            <w:vAlign w:val="center"/>
          </w:tcPr>
          <w:p w14:paraId="41345DF1" w14:textId="1F7BC098" w:rsidR="00445371" w:rsidRPr="0020295F" w:rsidRDefault="00445371" w:rsidP="00445371">
            <w:pPr>
              <w:spacing w:beforeLines="60" w:before="144" w:afterLines="60" w:after="144" w:line="240" w:lineRule="auto"/>
            </w:pPr>
            <w:r w:rsidRPr="0020295F">
              <w:t>20.01.2016.</w:t>
            </w:r>
          </w:p>
        </w:tc>
      </w:tr>
      <w:tr w:rsidR="008142BA" w:rsidRPr="0020295F" w14:paraId="552AE8B2"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5234851C" w14:textId="6F62DA57" w:rsidR="008142BA" w:rsidRPr="0020295F" w:rsidRDefault="008142BA" w:rsidP="00445371">
            <w:pPr>
              <w:spacing w:beforeLines="60" w:before="144" w:afterLines="60" w:after="144" w:line="240" w:lineRule="auto"/>
            </w:pPr>
            <w:r w:rsidRPr="0020295F">
              <w:t>1.42</w:t>
            </w:r>
          </w:p>
        </w:tc>
        <w:tc>
          <w:tcPr>
            <w:tcW w:w="5487" w:type="dxa"/>
            <w:tcBorders>
              <w:top w:val="single" w:sz="6" w:space="0" w:color="000000"/>
              <w:left w:val="nil"/>
              <w:bottom w:val="single" w:sz="6" w:space="0" w:color="000000"/>
              <w:right w:val="single" w:sz="6" w:space="0" w:color="000000"/>
            </w:tcBorders>
            <w:vAlign w:val="center"/>
          </w:tcPr>
          <w:p w14:paraId="43E35897" w14:textId="7A9FD94C" w:rsidR="008142BA" w:rsidRPr="0020295F" w:rsidRDefault="008142BA" w:rsidP="00445371">
            <w:pPr>
              <w:spacing w:beforeLines="60" w:before="144" w:afterLines="60" w:after="144" w:line="240" w:lineRule="auto"/>
            </w:pPr>
            <w:r w:rsidRPr="0020295F">
              <w:t>Dodan dijagram razmještaja, ispravak sekvencijskih dijagrama</w:t>
            </w:r>
          </w:p>
        </w:tc>
        <w:tc>
          <w:tcPr>
            <w:tcW w:w="1593" w:type="dxa"/>
            <w:tcBorders>
              <w:top w:val="single" w:sz="6" w:space="0" w:color="000000"/>
              <w:left w:val="single" w:sz="6" w:space="0" w:color="000000"/>
              <w:bottom w:val="single" w:sz="6" w:space="0" w:color="000000"/>
              <w:right w:val="single" w:sz="6" w:space="0" w:color="000000"/>
            </w:tcBorders>
            <w:vAlign w:val="center"/>
          </w:tcPr>
          <w:p w14:paraId="03CA7565" w14:textId="6160446D" w:rsidR="008142BA" w:rsidRPr="0020295F" w:rsidRDefault="008142BA" w:rsidP="00445371">
            <w:pPr>
              <w:spacing w:beforeLines="60" w:before="144" w:afterLines="60" w:after="144" w:line="240" w:lineRule="auto"/>
            </w:pPr>
            <w:r w:rsidRPr="0020295F">
              <w:t>Kelemen</w:t>
            </w:r>
          </w:p>
        </w:tc>
        <w:tc>
          <w:tcPr>
            <w:tcW w:w="1484" w:type="dxa"/>
            <w:tcBorders>
              <w:top w:val="single" w:sz="6" w:space="0" w:color="000000"/>
              <w:left w:val="single" w:sz="6" w:space="0" w:color="000000"/>
              <w:bottom w:val="single" w:sz="6" w:space="0" w:color="000000"/>
              <w:right w:val="nil"/>
            </w:tcBorders>
            <w:vAlign w:val="center"/>
          </w:tcPr>
          <w:p w14:paraId="090663AF" w14:textId="452DE157" w:rsidR="008142BA" w:rsidRPr="0020295F" w:rsidRDefault="008142BA" w:rsidP="00445371">
            <w:pPr>
              <w:spacing w:beforeLines="60" w:before="144" w:afterLines="60" w:after="144" w:line="240" w:lineRule="auto"/>
            </w:pPr>
            <w:r w:rsidRPr="0020295F">
              <w:t>20.01.2016.</w:t>
            </w:r>
          </w:p>
        </w:tc>
      </w:tr>
      <w:tr w:rsidR="008142BA" w:rsidRPr="0020295F" w14:paraId="18EF2576"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36CE7250" w14:textId="09E17DFC" w:rsidR="008142BA" w:rsidRPr="0020295F" w:rsidRDefault="00E86FC2" w:rsidP="00445371">
            <w:pPr>
              <w:spacing w:beforeLines="60" w:before="144" w:afterLines="60" w:after="144" w:line="240" w:lineRule="auto"/>
            </w:pPr>
            <w:r>
              <w:t>1.5</w:t>
            </w:r>
          </w:p>
        </w:tc>
        <w:tc>
          <w:tcPr>
            <w:tcW w:w="5487" w:type="dxa"/>
            <w:tcBorders>
              <w:top w:val="single" w:sz="6" w:space="0" w:color="000000"/>
              <w:left w:val="nil"/>
              <w:bottom w:val="single" w:sz="6" w:space="0" w:color="000000"/>
              <w:right w:val="single" w:sz="6" w:space="0" w:color="000000"/>
            </w:tcBorders>
            <w:vAlign w:val="center"/>
          </w:tcPr>
          <w:p w14:paraId="29043A03" w14:textId="2AAAE75F" w:rsidR="008142BA" w:rsidRPr="0020295F" w:rsidRDefault="00E86FC2" w:rsidP="00445371">
            <w:pPr>
              <w:spacing w:beforeLines="60" w:before="144" w:afterLines="60" w:after="144" w:line="240" w:lineRule="auto"/>
            </w:pPr>
            <w:r>
              <w:t>Ažuriran dijagram aktivnosti</w:t>
            </w:r>
          </w:p>
        </w:tc>
        <w:tc>
          <w:tcPr>
            <w:tcW w:w="1593" w:type="dxa"/>
            <w:tcBorders>
              <w:top w:val="single" w:sz="6" w:space="0" w:color="000000"/>
              <w:left w:val="single" w:sz="6" w:space="0" w:color="000000"/>
              <w:bottom w:val="single" w:sz="6" w:space="0" w:color="000000"/>
              <w:right w:val="single" w:sz="6" w:space="0" w:color="000000"/>
            </w:tcBorders>
            <w:vAlign w:val="center"/>
          </w:tcPr>
          <w:p w14:paraId="22323B7D" w14:textId="797AE22B" w:rsidR="008142BA" w:rsidRPr="0020295F" w:rsidRDefault="00E86FC2"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C20FF4D" w14:textId="7A438530" w:rsidR="008142BA" w:rsidRPr="0020295F" w:rsidRDefault="00E86FC2" w:rsidP="00445371">
            <w:pPr>
              <w:spacing w:beforeLines="60" w:before="144" w:afterLines="60" w:after="144" w:line="240" w:lineRule="auto"/>
            </w:pPr>
            <w:r>
              <w:t>20.01.2016.</w:t>
            </w:r>
          </w:p>
        </w:tc>
      </w:tr>
      <w:tr w:rsidR="00CF1A1C" w:rsidRPr="0020295F" w14:paraId="5D46E9E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1CF638F" w14:textId="04871EC1" w:rsidR="00CF1A1C" w:rsidRDefault="00CF1A1C" w:rsidP="00445371">
            <w:pPr>
              <w:spacing w:beforeLines="60" w:before="144" w:afterLines="60" w:after="144" w:line="240" w:lineRule="auto"/>
            </w:pPr>
            <w:r>
              <w:t>1.51</w:t>
            </w:r>
          </w:p>
        </w:tc>
        <w:tc>
          <w:tcPr>
            <w:tcW w:w="5487" w:type="dxa"/>
            <w:tcBorders>
              <w:top w:val="single" w:sz="6" w:space="0" w:color="000000"/>
              <w:left w:val="nil"/>
              <w:bottom w:val="single" w:sz="6" w:space="0" w:color="000000"/>
              <w:right w:val="single" w:sz="6" w:space="0" w:color="000000"/>
            </w:tcBorders>
            <w:vAlign w:val="center"/>
          </w:tcPr>
          <w:p w14:paraId="2C2B1701" w14:textId="607CEB94" w:rsidR="00CF1A1C" w:rsidRDefault="00CF1A1C" w:rsidP="00445371">
            <w:pPr>
              <w:spacing w:beforeLines="60" w:before="144" w:afterLines="60" w:after="144" w:line="240" w:lineRule="auto"/>
            </w:pPr>
            <w:r>
              <w:t>Dodani nazivi slika u poglavlju „Ispitivanje programskog rješenja“</w:t>
            </w:r>
          </w:p>
        </w:tc>
        <w:tc>
          <w:tcPr>
            <w:tcW w:w="1593" w:type="dxa"/>
            <w:tcBorders>
              <w:top w:val="single" w:sz="6" w:space="0" w:color="000000"/>
              <w:left w:val="single" w:sz="6" w:space="0" w:color="000000"/>
              <w:bottom w:val="single" w:sz="6" w:space="0" w:color="000000"/>
              <w:right w:val="single" w:sz="6" w:space="0" w:color="000000"/>
            </w:tcBorders>
            <w:vAlign w:val="center"/>
          </w:tcPr>
          <w:p w14:paraId="0C1E41BB" w14:textId="33668600" w:rsidR="00CF1A1C" w:rsidRDefault="00CF1A1C" w:rsidP="00445371">
            <w:pPr>
              <w:spacing w:beforeLines="60" w:before="144" w:afterLines="60" w:after="144" w:line="240" w:lineRule="auto"/>
            </w:pPr>
            <w:r>
              <w:t>Kelemen</w:t>
            </w:r>
          </w:p>
        </w:tc>
        <w:tc>
          <w:tcPr>
            <w:tcW w:w="1484" w:type="dxa"/>
            <w:tcBorders>
              <w:top w:val="single" w:sz="6" w:space="0" w:color="000000"/>
              <w:left w:val="single" w:sz="6" w:space="0" w:color="000000"/>
              <w:bottom w:val="single" w:sz="6" w:space="0" w:color="000000"/>
              <w:right w:val="nil"/>
            </w:tcBorders>
            <w:vAlign w:val="center"/>
          </w:tcPr>
          <w:p w14:paraId="7FCC5788" w14:textId="7F2F83CA" w:rsidR="00CF1A1C" w:rsidRDefault="00CF1A1C" w:rsidP="00445371">
            <w:pPr>
              <w:spacing w:beforeLines="60" w:before="144" w:afterLines="60" w:after="144" w:line="240" w:lineRule="auto"/>
            </w:pPr>
            <w:r>
              <w:t>20.01.2016.</w:t>
            </w:r>
          </w:p>
        </w:tc>
      </w:tr>
      <w:tr w:rsidR="00CF1A1C" w:rsidRPr="0020295F" w14:paraId="071B2F10" w14:textId="77777777" w:rsidTr="00604865">
        <w:trPr>
          <w:trHeight w:val="692"/>
        </w:trPr>
        <w:tc>
          <w:tcPr>
            <w:tcW w:w="723" w:type="dxa"/>
            <w:tcBorders>
              <w:top w:val="single" w:sz="6" w:space="0" w:color="000000"/>
              <w:left w:val="nil"/>
              <w:bottom w:val="single" w:sz="6" w:space="0" w:color="000000"/>
              <w:right w:val="single" w:sz="6" w:space="0" w:color="000000"/>
            </w:tcBorders>
            <w:vAlign w:val="center"/>
          </w:tcPr>
          <w:p w14:paraId="29AE7E1A" w14:textId="68756E45" w:rsidR="00CF1A1C" w:rsidRDefault="00C96D94">
            <w:pPr>
              <w:spacing w:beforeLines="60" w:before="144" w:afterLines="60" w:after="144" w:line="240" w:lineRule="auto"/>
            </w:pPr>
            <w:ins w:id="250" w:author="Tin Trčak" w:date="2016-01-21T00:45:00Z">
              <w:r>
                <w:t>1.</w:t>
              </w:r>
            </w:ins>
            <w:ins w:id="251" w:author="Tin Trčak" w:date="2016-01-21T00:52:00Z">
              <w:r w:rsidR="00974A3B">
                <w:t>6</w:t>
              </w:r>
            </w:ins>
          </w:p>
        </w:tc>
        <w:tc>
          <w:tcPr>
            <w:tcW w:w="5487" w:type="dxa"/>
            <w:tcBorders>
              <w:top w:val="single" w:sz="6" w:space="0" w:color="000000"/>
              <w:left w:val="nil"/>
              <w:bottom w:val="single" w:sz="6" w:space="0" w:color="000000"/>
              <w:right w:val="single" w:sz="6" w:space="0" w:color="000000"/>
            </w:tcBorders>
            <w:vAlign w:val="center"/>
          </w:tcPr>
          <w:p w14:paraId="262873E7" w14:textId="0ED9FF14" w:rsidR="00CF1A1C" w:rsidRDefault="00974A3B">
            <w:pPr>
              <w:spacing w:beforeLines="60" w:before="144" w:afterLines="60" w:after="144" w:line="240" w:lineRule="auto"/>
            </w:pPr>
            <w:ins w:id="252" w:author="Tin Trčak" w:date="2016-01-21T00:51:00Z">
              <w:r>
                <w:t xml:space="preserve">Dodani nazivi slika, </w:t>
              </w:r>
            </w:ins>
            <w:ins w:id="253" w:author="Tin Trčak" w:date="2016-01-21T01:13:00Z">
              <w:r w:rsidR="00353E1E">
                <w:t xml:space="preserve">ažurirana </w:t>
              </w:r>
            </w:ins>
            <w:ins w:id="254" w:author="Tin Trčak" w:date="2016-01-21T00:51:00Z">
              <w:r>
                <w:t>tablic</w:t>
              </w:r>
            </w:ins>
            <w:ins w:id="255" w:author="Tin Trčak" w:date="2016-01-21T01:13:00Z">
              <w:r w:rsidR="00353E1E">
                <w:t>a slika</w:t>
              </w:r>
            </w:ins>
            <w:ins w:id="256" w:author="Tin Trčak" w:date="2016-01-21T00:51:00Z">
              <w:r w:rsidR="00353E1E">
                <w:t xml:space="preserve"> i </w:t>
              </w:r>
              <w:r>
                <w:t>sadrža</w:t>
              </w:r>
            </w:ins>
            <w:ins w:id="257" w:author="Tin Trčak" w:date="2016-01-21T01:13:00Z">
              <w:r w:rsidR="00353E1E">
                <w:t>j</w:t>
              </w:r>
            </w:ins>
            <w:ins w:id="258" w:author="Tin Trčak" w:date="2016-01-21T01:00:00Z">
              <w:r w:rsidR="00353E1E">
                <w:t>, ažuriran dnevnik sastajanja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78F33131" w14:textId="7A9235B4" w:rsidR="00974A3B" w:rsidRDefault="00974A3B" w:rsidP="00445371">
            <w:pPr>
              <w:spacing w:beforeLines="60" w:before="144" w:afterLines="60" w:after="144" w:line="240" w:lineRule="auto"/>
            </w:pPr>
            <w:ins w:id="259" w:author="Tin Trčak" w:date="2016-01-21T00:52:00Z">
              <w:r w:rsidRPr="0020295F">
                <w:t>Trčak, Kostrešević</w:t>
              </w:r>
              <w:r>
                <w:t>,    Latečki</w:t>
              </w:r>
            </w:ins>
          </w:p>
        </w:tc>
        <w:tc>
          <w:tcPr>
            <w:tcW w:w="1484" w:type="dxa"/>
            <w:tcBorders>
              <w:top w:val="single" w:sz="6" w:space="0" w:color="000000"/>
              <w:left w:val="single" w:sz="6" w:space="0" w:color="000000"/>
              <w:bottom w:val="single" w:sz="6" w:space="0" w:color="000000"/>
              <w:right w:val="nil"/>
            </w:tcBorders>
            <w:vAlign w:val="center"/>
          </w:tcPr>
          <w:p w14:paraId="24B3218F" w14:textId="56232F81" w:rsidR="00CF1A1C" w:rsidRDefault="00974A3B" w:rsidP="00445371">
            <w:pPr>
              <w:spacing w:beforeLines="60" w:before="144" w:afterLines="60" w:after="144" w:line="240" w:lineRule="auto"/>
            </w:pPr>
            <w:ins w:id="260" w:author="Tin Trčak" w:date="2016-01-21T00:52:00Z">
              <w:r>
                <w:t>21.01.2016.</w:t>
              </w:r>
            </w:ins>
          </w:p>
        </w:tc>
      </w:tr>
      <w:tr w:rsidR="00182222" w:rsidRPr="0020295F" w14:paraId="10E8B676" w14:textId="77777777" w:rsidTr="00604865">
        <w:trPr>
          <w:trHeight w:val="692"/>
          <w:ins w:id="261" w:author="Tin Trčak" w:date="2016-01-21T13:08:00Z"/>
        </w:trPr>
        <w:tc>
          <w:tcPr>
            <w:tcW w:w="723" w:type="dxa"/>
            <w:tcBorders>
              <w:top w:val="single" w:sz="6" w:space="0" w:color="000000"/>
              <w:left w:val="nil"/>
              <w:bottom w:val="single" w:sz="6" w:space="0" w:color="000000"/>
              <w:right w:val="single" w:sz="6" w:space="0" w:color="000000"/>
            </w:tcBorders>
            <w:vAlign w:val="center"/>
          </w:tcPr>
          <w:p w14:paraId="6B3D8E05" w14:textId="4AAC74BB" w:rsidR="00182222" w:rsidRDefault="00182222">
            <w:pPr>
              <w:spacing w:beforeLines="60" w:before="144" w:afterLines="60" w:after="144" w:line="240" w:lineRule="auto"/>
              <w:rPr>
                <w:ins w:id="262" w:author="Tin Trčak" w:date="2016-01-21T13:08:00Z"/>
              </w:rPr>
            </w:pPr>
            <w:ins w:id="263" w:author="Tin Trčak" w:date="2016-01-21T13:08:00Z">
              <w:r>
                <w:t>1.7</w:t>
              </w:r>
            </w:ins>
          </w:p>
        </w:tc>
        <w:tc>
          <w:tcPr>
            <w:tcW w:w="5487" w:type="dxa"/>
            <w:tcBorders>
              <w:top w:val="single" w:sz="6" w:space="0" w:color="000000"/>
              <w:left w:val="nil"/>
              <w:bottom w:val="single" w:sz="6" w:space="0" w:color="000000"/>
              <w:right w:val="single" w:sz="6" w:space="0" w:color="000000"/>
            </w:tcBorders>
            <w:vAlign w:val="center"/>
          </w:tcPr>
          <w:p w14:paraId="337E4A8E" w14:textId="508C6B32" w:rsidR="00182222" w:rsidRDefault="00997128">
            <w:pPr>
              <w:spacing w:beforeLines="60" w:before="144" w:afterLines="60" w:after="144" w:line="240" w:lineRule="auto"/>
              <w:rPr>
                <w:ins w:id="264" w:author="Tin Trčak" w:date="2016-01-21T13:08:00Z"/>
              </w:rPr>
            </w:pPr>
            <w:ins w:id="265" w:author="Tin Trčak" w:date="2016-01-21T13:56:00Z">
              <w:r>
                <w:t>Ažurirano poglavlje</w:t>
              </w:r>
            </w:ins>
            <w:ins w:id="266" w:author="Tin Trčak" w:date="2016-01-21T13:57:00Z">
              <w:r>
                <w:t xml:space="preserve"> „Ostali UML dijagrami“</w:t>
              </w:r>
            </w:ins>
            <w:ins w:id="267" w:author="Tin Trčak" w:date="2016-01-21T14:31:00Z">
              <w:r w:rsidR="004A01A9">
                <w:t>, ažurirani neki opisi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0EFF036E" w14:textId="070C2CEB" w:rsidR="00182222" w:rsidRPr="0020295F" w:rsidRDefault="00182222" w:rsidP="00445371">
            <w:pPr>
              <w:spacing w:beforeLines="60" w:before="144" w:afterLines="60" w:after="144" w:line="240" w:lineRule="auto"/>
              <w:rPr>
                <w:ins w:id="268" w:author="Tin Trčak" w:date="2016-01-21T13:08:00Z"/>
              </w:rPr>
            </w:pPr>
            <w:ins w:id="269" w:author="Tin Trčak" w:date="2016-01-21T13:09:00Z">
              <w:r w:rsidRPr="0020295F">
                <w:t>Trčak, Kostrešević</w:t>
              </w:r>
            </w:ins>
          </w:p>
        </w:tc>
        <w:tc>
          <w:tcPr>
            <w:tcW w:w="1484" w:type="dxa"/>
            <w:tcBorders>
              <w:top w:val="single" w:sz="6" w:space="0" w:color="000000"/>
              <w:left w:val="single" w:sz="6" w:space="0" w:color="000000"/>
              <w:bottom w:val="single" w:sz="6" w:space="0" w:color="000000"/>
              <w:right w:val="nil"/>
            </w:tcBorders>
            <w:vAlign w:val="center"/>
          </w:tcPr>
          <w:p w14:paraId="68333E44" w14:textId="7923EDE3" w:rsidR="00182222" w:rsidRDefault="00182222" w:rsidP="00445371">
            <w:pPr>
              <w:spacing w:beforeLines="60" w:before="144" w:afterLines="60" w:after="144" w:line="240" w:lineRule="auto"/>
              <w:rPr>
                <w:ins w:id="270" w:author="Tin Trčak" w:date="2016-01-21T13:08:00Z"/>
              </w:rPr>
            </w:pPr>
            <w:ins w:id="271" w:author="Tin Trčak" w:date="2016-01-21T13:09:00Z">
              <w:r>
                <w:t>21.01.2016.</w:t>
              </w:r>
            </w:ins>
          </w:p>
        </w:tc>
      </w:tr>
      <w:tr w:rsidR="000B494C" w:rsidRPr="0020295F" w14:paraId="43CA498E" w14:textId="77777777" w:rsidTr="00604865">
        <w:trPr>
          <w:trHeight w:val="692"/>
          <w:ins w:id="272" w:author="Jan Kelemen" w:date="2016-01-21T14:49:00Z"/>
        </w:trPr>
        <w:tc>
          <w:tcPr>
            <w:tcW w:w="723" w:type="dxa"/>
            <w:tcBorders>
              <w:top w:val="single" w:sz="6" w:space="0" w:color="000000"/>
              <w:left w:val="nil"/>
              <w:bottom w:val="single" w:sz="6" w:space="0" w:color="000000"/>
              <w:right w:val="single" w:sz="6" w:space="0" w:color="000000"/>
            </w:tcBorders>
            <w:vAlign w:val="center"/>
          </w:tcPr>
          <w:p w14:paraId="534BB575" w14:textId="4274A2FA" w:rsidR="000B494C" w:rsidRDefault="000B494C">
            <w:pPr>
              <w:spacing w:beforeLines="60" w:before="144" w:afterLines="60" w:after="144" w:line="240" w:lineRule="auto"/>
              <w:rPr>
                <w:ins w:id="273" w:author="Jan Kelemen" w:date="2016-01-21T14:49:00Z"/>
              </w:rPr>
            </w:pPr>
            <w:ins w:id="274" w:author="Jan Kelemen" w:date="2016-01-21T14:49:00Z">
              <w:r>
                <w:t>1.71</w:t>
              </w:r>
            </w:ins>
          </w:p>
        </w:tc>
        <w:tc>
          <w:tcPr>
            <w:tcW w:w="5487" w:type="dxa"/>
            <w:tcBorders>
              <w:top w:val="single" w:sz="6" w:space="0" w:color="000000"/>
              <w:left w:val="nil"/>
              <w:bottom w:val="single" w:sz="6" w:space="0" w:color="000000"/>
              <w:right w:val="single" w:sz="6" w:space="0" w:color="000000"/>
            </w:tcBorders>
            <w:vAlign w:val="center"/>
          </w:tcPr>
          <w:p w14:paraId="1A7D39F9" w14:textId="0F9D3B39" w:rsidR="000B494C" w:rsidRDefault="000B494C">
            <w:pPr>
              <w:spacing w:beforeLines="60" w:before="144" w:afterLines="60" w:after="144" w:line="240" w:lineRule="auto"/>
              <w:rPr>
                <w:ins w:id="275" w:author="Jan Kelemen" w:date="2016-01-21T14:49:00Z"/>
              </w:rPr>
            </w:pPr>
            <w:ins w:id="276" w:author="Jan Kelemen" w:date="2016-01-21T14:49:00Z">
              <w:r>
                <w:t>Kratka revizija sekvencijskih dijagrama</w:t>
              </w:r>
            </w:ins>
          </w:p>
        </w:tc>
        <w:tc>
          <w:tcPr>
            <w:tcW w:w="1593" w:type="dxa"/>
            <w:tcBorders>
              <w:top w:val="single" w:sz="6" w:space="0" w:color="000000"/>
              <w:left w:val="single" w:sz="6" w:space="0" w:color="000000"/>
              <w:bottom w:val="single" w:sz="6" w:space="0" w:color="000000"/>
              <w:right w:val="single" w:sz="6" w:space="0" w:color="000000"/>
            </w:tcBorders>
            <w:vAlign w:val="center"/>
          </w:tcPr>
          <w:p w14:paraId="5125D195" w14:textId="1DF5AA7D" w:rsidR="000B494C" w:rsidRPr="0020295F" w:rsidRDefault="000B494C" w:rsidP="00445371">
            <w:pPr>
              <w:spacing w:beforeLines="60" w:before="144" w:afterLines="60" w:after="144" w:line="240" w:lineRule="auto"/>
              <w:rPr>
                <w:ins w:id="277" w:author="Jan Kelemen" w:date="2016-01-21T14:49:00Z"/>
              </w:rPr>
            </w:pPr>
            <w:ins w:id="278" w:author="Jan Kelemen" w:date="2016-01-21T14:49:00Z">
              <w:r>
                <w:t>Kelemen</w:t>
              </w:r>
            </w:ins>
          </w:p>
        </w:tc>
        <w:tc>
          <w:tcPr>
            <w:tcW w:w="1484" w:type="dxa"/>
            <w:tcBorders>
              <w:top w:val="single" w:sz="6" w:space="0" w:color="000000"/>
              <w:left w:val="single" w:sz="6" w:space="0" w:color="000000"/>
              <w:bottom w:val="single" w:sz="6" w:space="0" w:color="000000"/>
              <w:right w:val="nil"/>
            </w:tcBorders>
            <w:vAlign w:val="center"/>
          </w:tcPr>
          <w:p w14:paraId="32E62FF3" w14:textId="749A3A66" w:rsidR="000B494C" w:rsidRDefault="000B494C" w:rsidP="00445371">
            <w:pPr>
              <w:spacing w:beforeLines="60" w:before="144" w:afterLines="60" w:after="144" w:line="240" w:lineRule="auto"/>
              <w:rPr>
                <w:ins w:id="279" w:author="Jan Kelemen" w:date="2016-01-21T14:49:00Z"/>
              </w:rPr>
            </w:pPr>
            <w:ins w:id="280" w:author="Jan Kelemen" w:date="2016-01-21T14:49:00Z">
              <w:r>
                <w:t>21.01.2016.</w:t>
              </w:r>
              <w:bookmarkStart w:id="281" w:name="_GoBack"/>
              <w:bookmarkEnd w:id="281"/>
            </w:ins>
          </w:p>
        </w:tc>
      </w:tr>
    </w:tbl>
    <w:p w14:paraId="33BA7A22" w14:textId="18A406E9" w:rsidR="00B00F49" w:rsidRPr="0020295F" w:rsidRDefault="00B00F49" w:rsidP="00824032">
      <w:pPr>
        <w:pStyle w:val="Normal1"/>
      </w:pPr>
      <w:bookmarkStart w:id="282" w:name="h.30j0zll" w:colFirst="0" w:colLast="0"/>
      <w:bookmarkEnd w:id="282"/>
    </w:p>
    <w:p w14:paraId="0BEC6E11" w14:textId="77777777" w:rsidR="00824032" w:rsidRPr="0020295F" w:rsidRDefault="00824032" w:rsidP="00824032">
      <w:pPr>
        <w:pStyle w:val="Normal1"/>
      </w:pPr>
      <w:r w:rsidRPr="0020295F">
        <w:br w:type="page"/>
      </w:r>
    </w:p>
    <w:p w14:paraId="08472F49" w14:textId="77777777" w:rsidR="00824032" w:rsidRPr="00E86FC2" w:rsidRDefault="00824032" w:rsidP="00824032">
      <w:pPr>
        <w:pStyle w:val="Heading1"/>
      </w:pPr>
      <w:bookmarkStart w:id="283" w:name="_Toc441100852"/>
      <w:r w:rsidRPr="00E86FC2">
        <w:lastRenderedPageBreak/>
        <w:t>Opis projektnog zadatka</w:t>
      </w:r>
      <w:bookmarkEnd w:id="283"/>
      <w:r w:rsidRPr="00E86FC2">
        <w:t xml:space="preserve"> </w:t>
      </w:r>
    </w:p>
    <w:p w14:paraId="2DEDC455" w14:textId="77777777" w:rsidR="00824032" w:rsidRPr="0020295F" w:rsidRDefault="00824032" w:rsidP="00824032">
      <w:pPr>
        <w:ind w:firstLine="360"/>
      </w:pPr>
      <w:r w:rsidRPr="0020295F">
        <w:t xml:space="preserve">Cilj ovoga projekta je izraditi kvalitetnu internetsku stranicu za online narudžbu jela. Stranica će omogućiti jednostavnu i brzu online narudžbu jela s roštilja za određeni restoran. U Hrvatskoj već postoje restorani koji su specijalizirani za jela s roštilja i koji imaju svoje internetske stranice, ali sama narudžba jela se odvija preko telefonskog razgovora. Naša stranica će omogućavati korisnicima narudžbu jela putem interneta, bez potrebe ikakvog poziva. </w:t>
      </w:r>
    </w:p>
    <w:p w14:paraId="1591CF4B" w14:textId="77777777" w:rsidR="00824032" w:rsidRPr="0020295F" w:rsidRDefault="00824032" w:rsidP="00824032">
      <w:pPr>
        <w:ind w:firstLine="360"/>
      </w:pPr>
      <w:r w:rsidRPr="0020295F">
        <w:t>Stranica programske podrške ima kartice:</w:t>
      </w:r>
    </w:p>
    <w:p w14:paraId="15CA1EA1" w14:textId="135285E1" w:rsidR="00824032" w:rsidRPr="0020295F" w:rsidRDefault="003222E1" w:rsidP="001A0EE3">
      <w:pPr>
        <w:pStyle w:val="ListParagraph"/>
        <w:numPr>
          <w:ilvl w:val="0"/>
          <w:numId w:val="3"/>
        </w:numPr>
      </w:pPr>
      <w:r w:rsidRPr="0020295F">
        <w:t>Početna</w:t>
      </w:r>
    </w:p>
    <w:p w14:paraId="0605CAAD" w14:textId="5FE6B65E" w:rsidR="00824032" w:rsidRPr="0020295F" w:rsidRDefault="003222E1" w:rsidP="001A0EE3">
      <w:pPr>
        <w:pStyle w:val="ListParagraph"/>
        <w:numPr>
          <w:ilvl w:val="0"/>
          <w:numId w:val="3"/>
        </w:numPr>
      </w:pPr>
      <w:r w:rsidRPr="0020295F">
        <w:t>Jelovnik</w:t>
      </w:r>
    </w:p>
    <w:p w14:paraId="273D0D91" w14:textId="30EF25BE" w:rsidR="00824032" w:rsidRPr="0020295F" w:rsidRDefault="00824032" w:rsidP="001A0EE3">
      <w:pPr>
        <w:pStyle w:val="ListParagraph"/>
        <w:numPr>
          <w:ilvl w:val="0"/>
          <w:numId w:val="3"/>
        </w:numPr>
      </w:pPr>
      <w:r w:rsidRPr="0020295F">
        <w:t>Ko</w:t>
      </w:r>
      <w:r w:rsidR="003222E1" w:rsidRPr="0020295F">
        <w:t>mentari</w:t>
      </w:r>
    </w:p>
    <w:p w14:paraId="6C3E286C" w14:textId="2CCE70DC" w:rsidR="00824032" w:rsidRPr="0020295F" w:rsidRDefault="00824032" w:rsidP="001A0EE3">
      <w:pPr>
        <w:pStyle w:val="ListParagraph"/>
        <w:numPr>
          <w:ilvl w:val="0"/>
          <w:numId w:val="3"/>
        </w:numPr>
      </w:pPr>
      <w:r w:rsidRPr="0020295F">
        <w:t>Ko</w:t>
      </w:r>
      <w:r w:rsidR="003222E1" w:rsidRPr="0020295F">
        <w:t>ntakt</w:t>
      </w:r>
    </w:p>
    <w:p w14:paraId="27A1B2A5" w14:textId="6D6A3538" w:rsidR="00824032" w:rsidRPr="0020295F" w:rsidRDefault="00824032" w:rsidP="00824032">
      <w:r w:rsidRPr="0020295F">
        <w:t xml:space="preserve">Također, u desnom gornjem kutu </w:t>
      </w:r>
      <w:r w:rsidR="00072F42" w:rsidRPr="0020295F">
        <w:t>postoji gumb</w:t>
      </w:r>
      <w:r w:rsidRPr="0020295F">
        <w:t>: „Košarica</w:t>
      </w:r>
      <w:r w:rsidR="00072F42" w:rsidRPr="0020295F">
        <w:t>“.</w:t>
      </w:r>
      <w:r w:rsidRPr="0020295F">
        <w:t xml:space="preserve"> </w:t>
      </w:r>
    </w:p>
    <w:p w14:paraId="014F1DB7" w14:textId="0EAD9AFA" w:rsidR="00824032" w:rsidRPr="0020295F" w:rsidRDefault="00824032" w:rsidP="00824032">
      <w:pPr>
        <w:ind w:firstLine="708"/>
      </w:pPr>
      <w:r w:rsidRPr="0020295F">
        <w:t xml:space="preserve">Na </w:t>
      </w:r>
      <w:r w:rsidR="003222E1" w:rsidRPr="0020295F">
        <w:t>početnoj</w:t>
      </w:r>
      <w:r w:rsidRPr="0020295F">
        <w:t xml:space="preserve"> stranici prikazane su slike restorana, prosječna ocjena restorana i </w:t>
      </w:r>
      <w:r w:rsidR="0030703A" w:rsidRPr="0020295F">
        <w:t xml:space="preserve"> tri </w:t>
      </w:r>
      <w:r w:rsidRPr="0020295F">
        <w:t xml:space="preserve">najčešće naručivana jela. Na dnu </w:t>
      </w:r>
      <w:r w:rsidR="00972C9B" w:rsidRPr="0020295F">
        <w:t xml:space="preserve">svake </w:t>
      </w:r>
      <w:r w:rsidRPr="0020295F">
        <w:t>stranice nalaz</w:t>
      </w:r>
      <w:r w:rsidR="008A4DA5" w:rsidRPr="0020295F">
        <w:t>i se link za prijavu osoblja i link za povratak na vrh stranice</w:t>
      </w:r>
      <w:r w:rsidRPr="0020295F">
        <w:t xml:space="preserve">. </w:t>
      </w:r>
    </w:p>
    <w:p w14:paraId="5333AAAE" w14:textId="03123844" w:rsidR="00824032" w:rsidRPr="0020295F" w:rsidRDefault="00824032" w:rsidP="00824032">
      <w:pPr>
        <w:ind w:firstLine="708"/>
      </w:pPr>
      <w:r w:rsidRPr="0020295F">
        <w:t>Klikom na „</w:t>
      </w:r>
      <w:r w:rsidR="003222E1" w:rsidRPr="0020295F">
        <w:t>Jelovnik</w:t>
      </w:r>
      <w:r w:rsidRPr="0020295F">
        <w:t>“ korisnik će otići na stranicu gdje će moći odabrati određenu kategoriju jela. Odabirom jedne kategorije jela korisniku će se otvoriti sva jela unutar odabrane kategorije i mogućnost odabira ponuđenih jela. Svako jelo će imati svoju sliku,</w:t>
      </w:r>
      <w:r w:rsidR="003222E1" w:rsidRPr="0020295F">
        <w:t xml:space="preserve"> naziv,</w:t>
      </w:r>
      <w:r w:rsidRPr="0020295F">
        <w:t xml:space="preserve"> </w:t>
      </w:r>
      <w:r w:rsidR="0030703A" w:rsidRPr="0020295F">
        <w:t xml:space="preserve">opis, </w:t>
      </w:r>
      <w:r w:rsidRPr="0020295F">
        <w:t xml:space="preserve">cijenu i mogućnost narudžbe, te klikom na </w:t>
      </w:r>
      <w:r w:rsidR="0030703A" w:rsidRPr="0020295F">
        <w:t xml:space="preserve">sliku </w:t>
      </w:r>
      <w:r w:rsidRPr="0020295F">
        <w:t>jel</w:t>
      </w:r>
      <w:r w:rsidR="0030703A" w:rsidRPr="0020295F">
        <w:t>a</w:t>
      </w:r>
      <w:r w:rsidRPr="0020295F">
        <w:t xml:space="preserve"> korisnik će biti preusmjeren na stranicu samog jela.</w:t>
      </w:r>
      <w:r w:rsidR="0030703A" w:rsidRPr="0020295F">
        <w:t xml:space="preserve"> Također, korisnik će moći odabrati veličinu/količinu jela i njegove dodatke. Na stranici odabranog jela biti će moguće komentirati i oc</w:t>
      </w:r>
      <w:r w:rsidR="00E86E03" w:rsidRPr="0020295F">
        <w:t>i</w:t>
      </w:r>
      <w:r w:rsidR="0030703A" w:rsidRPr="0020295F">
        <w:t>jeniti jelo, te vidjeti prethodne komentare.</w:t>
      </w:r>
    </w:p>
    <w:p w14:paraId="0027ADB5" w14:textId="38C5074F" w:rsidR="008056C9" w:rsidRPr="0020295F" w:rsidRDefault="0030703A" w:rsidP="00824032">
      <w:pPr>
        <w:ind w:firstLine="708"/>
      </w:pPr>
      <w:r w:rsidRPr="0020295F">
        <w:t xml:space="preserve">Klikom na karticu „Komentari“ korisnik će moći vidjeti sve komentare i ocjene restorana drugih korisnika te će moći i sam upisati vlastiti komentar i odabrati ocjenu koju će dodijeliti restoranu. </w:t>
      </w:r>
      <w:r w:rsidR="00824032" w:rsidRPr="0020295F">
        <w:t>Klikom na karticu „Kontakt“ korisniku se prikazuju na vrhu stranice opći podaci kao što su</w:t>
      </w:r>
      <w:r w:rsidRPr="0020295F">
        <w:t>:</w:t>
      </w:r>
      <w:r w:rsidR="00824032" w:rsidRPr="0020295F">
        <w:t xml:space="preserve"> naziv restorana, adresa restorana, telefonski broj, </w:t>
      </w:r>
      <w:r w:rsidR="003222E1" w:rsidRPr="0020295F">
        <w:t xml:space="preserve">email restorana, </w:t>
      </w:r>
      <w:r w:rsidR="00824032" w:rsidRPr="0020295F">
        <w:t>radno vrijeme</w:t>
      </w:r>
      <w:r w:rsidRPr="0020295F">
        <w:t xml:space="preserve"> i dali je restoran otvoren</w:t>
      </w:r>
      <w:r w:rsidR="00EE35DE" w:rsidRPr="0020295F">
        <w:t xml:space="preserve"> ili zatvoren</w:t>
      </w:r>
      <w:r w:rsidR="00824032" w:rsidRPr="0020295F">
        <w:t>.</w:t>
      </w:r>
      <w:r w:rsidR="00EE35DE" w:rsidRPr="0020295F">
        <w:t xml:space="preserve"> Također, biti će prikazana sama lokacija restorana na karti, te slika i komentar vlasnika.</w:t>
      </w:r>
    </w:p>
    <w:p w14:paraId="6029E155" w14:textId="77777777" w:rsidR="008056C9" w:rsidRPr="0020295F" w:rsidRDefault="008056C9">
      <w:pPr>
        <w:spacing w:after="160" w:line="259" w:lineRule="auto"/>
        <w:jc w:val="left"/>
      </w:pPr>
      <w:r w:rsidRPr="0020295F">
        <w:br w:type="page"/>
      </w:r>
    </w:p>
    <w:p w14:paraId="0D3FA531" w14:textId="1E3C82F7" w:rsidR="00824032" w:rsidRPr="0020295F" w:rsidRDefault="00824032">
      <w:pPr>
        <w:ind w:firstLine="708"/>
      </w:pPr>
      <w:r w:rsidRPr="0020295F">
        <w:lastRenderedPageBreak/>
        <w:t>Glavni aktori uz same korisnike (klijente) su djel</w:t>
      </w:r>
      <w:r w:rsidR="00B646CE" w:rsidRPr="0020295F">
        <w:t>a</w:t>
      </w:r>
      <w:r w:rsidRPr="0020295F">
        <w:t>tnici restorana i vlasnik restorana. Korisnik ima opciju online narudžbe jela i pregleda stranice jela. Na stranici jela moguće je odabrati pojedinosti o samom jelu poput dodataka uz jelo</w:t>
      </w:r>
      <w:r w:rsidR="00EE35DE" w:rsidRPr="0020295F">
        <w:t xml:space="preserve">, </w:t>
      </w:r>
      <w:r w:rsidRPr="0020295F">
        <w:t>broj porcija za određeno jelo koje korisnik želi naručiti</w:t>
      </w:r>
      <w:r w:rsidR="00EE35DE" w:rsidRPr="0020295F">
        <w:t xml:space="preserve"> i veličinu jela</w:t>
      </w:r>
      <w:r w:rsidRPr="0020295F">
        <w:t>. Također, u košarici korisnik će moći povećati broj porcija određenog jela</w:t>
      </w:r>
      <w:r w:rsidR="00EE35DE" w:rsidRPr="0020295F">
        <w:t>.</w:t>
      </w:r>
      <w:r w:rsidRPr="0020295F">
        <w:t xml:space="preserve"> Zatim će upisati osobne podatke prema kojima se provodi narudžba. Osobni podaci koje korisnik treba upisati su</w:t>
      </w:r>
      <w:r w:rsidR="00EE35DE" w:rsidRPr="0020295F">
        <w:t>:</w:t>
      </w:r>
      <w:r w:rsidRPr="0020295F">
        <w:t xml:space="preserve"> ime</w:t>
      </w:r>
      <w:r w:rsidR="00EE35DE" w:rsidRPr="0020295F">
        <w:t xml:space="preserve"> i </w:t>
      </w:r>
      <w:r w:rsidRPr="0020295F">
        <w:t>prezime</w:t>
      </w:r>
      <w:r w:rsidR="00EE35DE" w:rsidRPr="0020295F">
        <w:t xml:space="preserve">, </w:t>
      </w:r>
      <w:r w:rsidRPr="0020295F">
        <w:t>adresa na koju će mu dostavljač dostaviti naručeno jelo, e-mail adresu na koju stiže potvrda narudžbe</w:t>
      </w:r>
      <w:r w:rsidR="00EE35DE" w:rsidRPr="0020295F">
        <w:t xml:space="preserve">, </w:t>
      </w:r>
      <w:r w:rsidRPr="0020295F">
        <w:t>telefonski broj koji se koristi u slučaju da djelatnik restorana treba kontaktirati korisnika u vezi narudžbe</w:t>
      </w:r>
      <w:r w:rsidR="00EE35DE" w:rsidRPr="0020295F">
        <w:t xml:space="preserve"> i napomenu po želji</w:t>
      </w:r>
      <w:r w:rsidRPr="0020295F">
        <w:t xml:space="preserve">. </w:t>
      </w:r>
      <w:r w:rsidR="008A4DA5" w:rsidRPr="0020295F">
        <w:t>Korisnik</w:t>
      </w:r>
      <w:r w:rsidRPr="0020295F">
        <w:t xml:space="preserve"> treba potvrditi svoju narudžbu</w:t>
      </w:r>
      <w:r w:rsidR="008A4DA5" w:rsidRPr="0020295F">
        <w:t xml:space="preserve"> klikom</w:t>
      </w:r>
      <w:r w:rsidRPr="0020295F">
        <w:t xml:space="preserve"> na gumb "Potvrdi narudžbu"</w:t>
      </w:r>
      <w:r w:rsidR="008A4DA5" w:rsidRPr="0020295F">
        <w:t>.</w:t>
      </w:r>
      <w:r w:rsidRPr="0020295F">
        <w:t xml:space="preserve"> </w:t>
      </w:r>
      <w:r w:rsidR="008A4DA5" w:rsidRPr="0020295F">
        <w:t>N</w:t>
      </w:r>
      <w:r w:rsidRPr="0020295F">
        <w:t xml:space="preserve">arudžba se šalje </w:t>
      </w:r>
      <w:r w:rsidR="008A4DA5" w:rsidRPr="0020295F">
        <w:t>na administrativnu stranicu djelatnika</w:t>
      </w:r>
      <w:r w:rsidRPr="0020295F">
        <w:t xml:space="preserve">, a </w:t>
      </w:r>
      <w:r w:rsidR="008A4DA5" w:rsidRPr="0020295F">
        <w:t>korisniku se zahvaljuje na narudžbi</w:t>
      </w:r>
      <w:r w:rsidRPr="0020295F">
        <w:t xml:space="preserve">. </w:t>
      </w:r>
      <w:r w:rsidR="008A4DA5" w:rsidRPr="0020295F">
        <w:t xml:space="preserve">Djelatnik treba potvrditi ili odbiti narudžbu. Što je djelatnik odabrao korisnik saznaje putem maila kojeg je unio za narudžbu. </w:t>
      </w:r>
      <w:r w:rsidRPr="0020295F">
        <w:t>Nakon što primi dostavu klijent će platiti naručeno jelo dostavljaču</w:t>
      </w:r>
      <w:r w:rsidR="008A4DA5" w:rsidRPr="0020295F">
        <w:t>.</w:t>
      </w:r>
    </w:p>
    <w:p w14:paraId="5DB0F143" w14:textId="7D1292DE" w:rsidR="00824032" w:rsidRPr="0020295F" w:rsidRDefault="00824032" w:rsidP="00824032">
      <w:pPr>
        <w:ind w:firstLine="708"/>
      </w:pPr>
      <w:r w:rsidRPr="0020295F">
        <w:t xml:space="preserve">Uz sve navedeno, korisnici će imati opciju ostavljanja komentara za odabrano jelo i restoran. Veličina komentara će biti ograničena na maksimalno 512 znakova. Također, korisnici će moći ocijeniti jelo i restoran s ocjenom u intervalu od jedan do pet. Prilikom komentiranja </w:t>
      </w:r>
      <w:r w:rsidR="0093759E" w:rsidRPr="0020295F">
        <w:t xml:space="preserve">i ocjenjivanja </w:t>
      </w:r>
      <w:r w:rsidRPr="0020295F">
        <w:t>obavezno se unosi i ime koje korisnik želi da se prikazuje uz komentar.</w:t>
      </w:r>
    </w:p>
    <w:p w14:paraId="682482DA" w14:textId="04FB2969" w:rsidR="00824032" w:rsidRPr="0020295F" w:rsidRDefault="00824032" w:rsidP="00824032">
      <w:pPr>
        <w:ind w:firstLine="360"/>
      </w:pPr>
      <w:r w:rsidRPr="0020295F">
        <w:t xml:space="preserve">Djelatnik će imati gotovo isto sučelje kao i korisnik, ali prilikom klika na </w:t>
      </w:r>
      <w:r w:rsidR="008A4DA5" w:rsidRPr="0020295F">
        <w:t>link na dnu stranice „Prijava osoblja“</w:t>
      </w:r>
      <w:r w:rsidRPr="0020295F">
        <w:t xml:space="preserve"> djelatnik će moći </w:t>
      </w:r>
      <w:r w:rsidR="0093759E" w:rsidRPr="0020295F">
        <w:t>prijavit</w:t>
      </w:r>
      <w:r w:rsidR="00E86E03" w:rsidRPr="0020295F">
        <w:t>i</w:t>
      </w:r>
      <w:r w:rsidR="0093759E" w:rsidRPr="0020295F">
        <w:t xml:space="preserve"> se u </w:t>
      </w:r>
      <w:r w:rsidRPr="0020295F">
        <w:t>administrativnu stranicu. Na administrativnoj stranici djelatnik će moći:</w:t>
      </w:r>
    </w:p>
    <w:p w14:paraId="5BBCC8D9" w14:textId="77777777" w:rsidR="00824032" w:rsidRPr="0020295F" w:rsidRDefault="00824032" w:rsidP="001A0EE3">
      <w:pPr>
        <w:pStyle w:val="ListParagraph"/>
        <w:numPr>
          <w:ilvl w:val="0"/>
          <w:numId w:val="4"/>
        </w:numPr>
      </w:pPr>
      <w:r w:rsidRPr="0020295F">
        <w:t xml:space="preserve">potvrđivati ili odbijati narudžbe, </w:t>
      </w:r>
    </w:p>
    <w:p w14:paraId="74721CFF" w14:textId="735B7FCF" w:rsidR="00824032" w:rsidRPr="0020295F" w:rsidRDefault="00824032" w:rsidP="001A0EE3">
      <w:pPr>
        <w:pStyle w:val="ListParagraph"/>
        <w:numPr>
          <w:ilvl w:val="0"/>
          <w:numId w:val="4"/>
        </w:numPr>
      </w:pPr>
      <w:r w:rsidRPr="0020295F">
        <w:t>dodavati</w:t>
      </w:r>
      <w:r w:rsidR="0093759E" w:rsidRPr="0020295F">
        <w:t>, izmjenjivati ili brisati kategorije jela</w:t>
      </w:r>
    </w:p>
    <w:p w14:paraId="58CF5F9E" w14:textId="184319CB" w:rsidR="00824032" w:rsidRPr="0020295F" w:rsidRDefault="00824032" w:rsidP="001A0EE3">
      <w:pPr>
        <w:pStyle w:val="ListParagraph"/>
        <w:numPr>
          <w:ilvl w:val="0"/>
          <w:numId w:val="4"/>
        </w:numPr>
      </w:pPr>
      <w:r w:rsidRPr="0020295F">
        <w:t>dodavati</w:t>
      </w:r>
      <w:r w:rsidR="0093759E" w:rsidRPr="0020295F">
        <w:t>, izmjenjivati ili brisati jela</w:t>
      </w:r>
    </w:p>
    <w:p w14:paraId="26940957" w14:textId="77777777" w:rsidR="00824032" w:rsidRPr="0020295F" w:rsidRDefault="00824032" w:rsidP="001A0EE3">
      <w:pPr>
        <w:pStyle w:val="ListParagraph"/>
        <w:numPr>
          <w:ilvl w:val="0"/>
          <w:numId w:val="4"/>
        </w:numPr>
      </w:pPr>
      <w:r w:rsidRPr="0020295F">
        <w:t>određivati dostupnost jela,</w:t>
      </w:r>
    </w:p>
    <w:p w14:paraId="7DE51D11" w14:textId="64D16612" w:rsidR="00824032" w:rsidRPr="0020295F" w:rsidRDefault="0093759E" w:rsidP="008056C9">
      <w:pPr>
        <w:ind w:firstLine="360"/>
      </w:pPr>
      <w:r w:rsidRPr="0020295F">
        <w:t xml:space="preserve">Vlasnik </w:t>
      </w:r>
      <w:r w:rsidR="00824032" w:rsidRPr="0020295F">
        <w:t>će imati na glavnoj stranici pregled ukupnog broja narudžbi restorana za tekući mjesec. Vlasnik neće moći ni u kojem slučaju promijeniti te podatke, već</w:t>
      </w:r>
      <w:r w:rsidRPr="0020295F">
        <w:t xml:space="preserve"> će</w:t>
      </w:r>
      <w:r w:rsidR="00824032" w:rsidRPr="0020295F">
        <w:t xml:space="preserve"> se ukupan broj narudžbi automatski povećati prilikom svake narudžbe.</w:t>
      </w:r>
    </w:p>
    <w:p w14:paraId="59991899" w14:textId="77777777" w:rsidR="00824032" w:rsidRPr="0020295F" w:rsidRDefault="00824032" w:rsidP="00824032">
      <w:pPr>
        <w:ind w:firstLine="360"/>
      </w:pPr>
      <w:r w:rsidRPr="0020295F">
        <w:t>Vlasnik i djelatnik će moći preko web stranice restorana naručivati jela. Vlasnik restorana će moći odabrati i pregledavati sve funkcionalne opcije sustava kao i djelatnik. Također, vlasnik će imati dodatne mogućnosti kao što su:</w:t>
      </w:r>
    </w:p>
    <w:p w14:paraId="713EEAA0" w14:textId="42889D1A" w:rsidR="0093759E" w:rsidRPr="0020295F" w:rsidRDefault="0093759E" w:rsidP="004130A4">
      <w:pPr>
        <w:pStyle w:val="ListParagraph"/>
        <w:numPr>
          <w:ilvl w:val="0"/>
          <w:numId w:val="4"/>
        </w:numPr>
      </w:pPr>
      <w:r w:rsidRPr="0020295F">
        <w:t xml:space="preserve">vidjeti broj pojedinačnih narudžbi za određeno jelo. </w:t>
      </w:r>
    </w:p>
    <w:p w14:paraId="6151967F" w14:textId="77777777" w:rsidR="00824032" w:rsidRPr="0020295F" w:rsidRDefault="00824032" w:rsidP="001A0EE3">
      <w:pPr>
        <w:pStyle w:val="ListParagraph"/>
        <w:numPr>
          <w:ilvl w:val="0"/>
          <w:numId w:val="5"/>
        </w:numPr>
      </w:pPr>
      <w:r w:rsidRPr="0020295F">
        <w:t>mijenjanje svih podataka o restoranu na glavnoj stranici, osim prosječne ocjene klijenata</w:t>
      </w:r>
    </w:p>
    <w:p w14:paraId="12077C14" w14:textId="77777777" w:rsidR="00824032" w:rsidRPr="0020295F" w:rsidRDefault="00824032" w:rsidP="001A0EE3">
      <w:pPr>
        <w:pStyle w:val="ListParagraph"/>
        <w:numPr>
          <w:ilvl w:val="0"/>
          <w:numId w:val="5"/>
        </w:numPr>
      </w:pPr>
      <w:r w:rsidRPr="0020295F">
        <w:lastRenderedPageBreak/>
        <w:t>pregledavanje svih djelatnika s njihovim imenima i prezimenima, korisničkim imenom i brojem zaprimljenih narudžbi,</w:t>
      </w:r>
    </w:p>
    <w:p w14:paraId="442FBAFF" w14:textId="77777777" w:rsidR="00824032" w:rsidRPr="0020295F" w:rsidRDefault="00824032" w:rsidP="001A0EE3">
      <w:pPr>
        <w:pStyle w:val="ListParagraph"/>
        <w:numPr>
          <w:ilvl w:val="0"/>
          <w:numId w:val="5"/>
        </w:numPr>
      </w:pPr>
      <w:r w:rsidRPr="0020295F">
        <w:t>zapošljavanje novih djelatnika ili otpuštanje starih djelatnika,</w:t>
      </w:r>
    </w:p>
    <w:p w14:paraId="76259729" w14:textId="77777777" w:rsidR="00824032" w:rsidRPr="0020295F" w:rsidRDefault="00824032" w:rsidP="001A0EE3">
      <w:pPr>
        <w:pStyle w:val="ListParagraph"/>
        <w:numPr>
          <w:ilvl w:val="0"/>
          <w:numId w:val="5"/>
        </w:numPr>
      </w:pPr>
      <w:r w:rsidRPr="0020295F">
        <w:t>pregledavanje izvještaja o prometu svojega restorana po mjesecima,</w:t>
      </w:r>
    </w:p>
    <w:p w14:paraId="1B24E786" w14:textId="77777777" w:rsidR="00824032" w:rsidRPr="0020295F" w:rsidRDefault="00824032" w:rsidP="001A0EE3">
      <w:pPr>
        <w:pStyle w:val="ListParagraph"/>
        <w:numPr>
          <w:ilvl w:val="0"/>
          <w:numId w:val="5"/>
        </w:numPr>
      </w:pPr>
      <w:r w:rsidRPr="0020295F">
        <w:t xml:space="preserve">pregledavanje broja narudžbi, </w:t>
      </w:r>
    </w:p>
    <w:p w14:paraId="71D2BB3F" w14:textId="77777777" w:rsidR="00824032" w:rsidRPr="0020295F" w:rsidRDefault="00824032" w:rsidP="001A0EE3">
      <w:pPr>
        <w:pStyle w:val="ListParagraph"/>
        <w:numPr>
          <w:ilvl w:val="0"/>
          <w:numId w:val="5"/>
        </w:numPr>
      </w:pPr>
      <w:r w:rsidRPr="0020295F">
        <w:t>pregledavanje prosječne cijene narudžbe,</w:t>
      </w:r>
    </w:p>
    <w:p w14:paraId="3C66493D" w14:textId="77777777" w:rsidR="00824032" w:rsidRPr="0020295F" w:rsidRDefault="00824032" w:rsidP="001A0EE3">
      <w:pPr>
        <w:pStyle w:val="ListParagraph"/>
        <w:numPr>
          <w:ilvl w:val="0"/>
          <w:numId w:val="5"/>
        </w:numPr>
      </w:pPr>
      <w:r w:rsidRPr="0020295F">
        <w:t>pregledavanje tri najčešća naručivana jela,</w:t>
      </w:r>
    </w:p>
    <w:p w14:paraId="3B146B9F" w14:textId="77777777" w:rsidR="00824032" w:rsidRPr="0020295F" w:rsidRDefault="00824032" w:rsidP="001A0EE3">
      <w:pPr>
        <w:pStyle w:val="ListParagraph"/>
        <w:numPr>
          <w:ilvl w:val="0"/>
          <w:numId w:val="5"/>
        </w:numPr>
      </w:pPr>
      <w:r w:rsidRPr="0020295F">
        <w:t>pregledavanje ukupnog prometa restorana.</w:t>
      </w:r>
    </w:p>
    <w:p w14:paraId="19719106" w14:textId="77777777" w:rsidR="00824032" w:rsidRPr="0020295F" w:rsidRDefault="00824032" w:rsidP="00824032">
      <w:pPr>
        <w:pStyle w:val="Normal1"/>
      </w:pPr>
      <w:bookmarkStart w:id="284" w:name="h.1fob9te" w:colFirst="0" w:colLast="0"/>
      <w:bookmarkEnd w:id="284"/>
      <w:r w:rsidRPr="0020295F">
        <w:br w:type="page"/>
      </w:r>
    </w:p>
    <w:p w14:paraId="34D559FD" w14:textId="77777777" w:rsidR="00824032" w:rsidRPr="00E86FC2" w:rsidRDefault="00824032" w:rsidP="00824032">
      <w:pPr>
        <w:pStyle w:val="Heading1"/>
      </w:pPr>
      <w:bookmarkStart w:id="285" w:name="_Toc441100853"/>
      <w:r w:rsidRPr="00E86FC2">
        <w:lastRenderedPageBreak/>
        <w:t>Pojmovnik</w:t>
      </w:r>
      <w:bookmarkEnd w:id="285"/>
    </w:p>
    <w:p w14:paraId="692CC780" w14:textId="6984E3BA"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Ajax</w:t>
      </w:r>
      <w:r w:rsidR="0083115D" w:rsidRPr="00E86FC2">
        <w:rPr>
          <w:rFonts w:eastAsia="Times New Roman" w:cs="Times New Roman"/>
          <w:b/>
          <w:szCs w:val="24"/>
          <w:lang w:eastAsia="ar-SA"/>
        </w:rPr>
        <w:t xml:space="preserve">: </w:t>
      </w:r>
      <w:r w:rsidR="0083115D" w:rsidRPr="0020295F">
        <w:rPr>
          <w:rFonts w:eastAsia="Times New Roman" w:cs="Times New Roman"/>
          <w:szCs w:val="24"/>
          <w:lang w:eastAsia="ar-SA"/>
        </w:rPr>
        <w:t>(Asynchronous Javascript and XML) je skup tehnologija korištenih prilikom razvoja asinkronih web aplikacija.</w:t>
      </w:r>
    </w:p>
    <w:p w14:paraId="77EA0B55" w14:textId="3B2DEE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ASP. NET:</w:t>
      </w:r>
      <w:r w:rsidRPr="0020295F">
        <w:rPr>
          <w:rFonts w:cs="Times New Roman"/>
          <w:szCs w:val="24"/>
        </w:rPr>
        <w:t xml:space="preserve"> (</w:t>
      </w:r>
      <w:r w:rsidRPr="0020295F">
        <w:rPr>
          <w:rFonts w:eastAsia="Times New Roman" w:cs="Times New Roman"/>
          <w:szCs w:val="24"/>
          <w:lang w:eastAsia="ar-SA"/>
        </w:rPr>
        <w:t>Active Server Pages. Net</w:t>
      </w:r>
      <w:r w:rsidRPr="0020295F">
        <w:rPr>
          <w:rFonts w:cs="Times New Roman"/>
          <w:szCs w:val="24"/>
        </w:rPr>
        <w:t xml:space="preserve">) </w:t>
      </w:r>
      <w:r w:rsidRPr="0020295F">
        <w:rPr>
          <w:rFonts w:eastAsia="Times New Roman" w:cs="Times New Roman"/>
          <w:szCs w:val="24"/>
          <w:lang w:eastAsia="ar-SA"/>
        </w:rPr>
        <w:t xml:space="preserve">je </w:t>
      </w:r>
      <w:r w:rsidR="001C235F" w:rsidRPr="0020295F">
        <w:rPr>
          <w:rFonts w:eastAsia="Times New Roman" w:cs="Times New Roman"/>
          <w:szCs w:val="24"/>
          <w:lang w:eastAsia="ar-SA"/>
        </w:rPr>
        <w:t>Microsoftova</w:t>
      </w:r>
      <w:r w:rsidRPr="0020295F">
        <w:rPr>
          <w:rFonts w:eastAsia="Times New Roman" w:cs="Times New Roman"/>
          <w:szCs w:val="24"/>
          <w:lang w:eastAsia="ar-SA"/>
        </w:rPr>
        <w:t xml:space="preserve"> tehnologija i platforma za izradu kvalitetnih, dizajnerski i funkcionalno naprednih web</w:t>
      </w:r>
      <w:r w:rsidRPr="0020295F">
        <w:rPr>
          <w:rFonts w:cs="Times New Roman"/>
          <w:szCs w:val="24"/>
          <w:lang w:eastAsia="ar-SA"/>
        </w:rPr>
        <w:t xml:space="preserve"> </w:t>
      </w:r>
      <w:r w:rsidRPr="0020295F">
        <w:rPr>
          <w:rFonts w:eastAsia="Times New Roman" w:cs="Times New Roman"/>
          <w:szCs w:val="24"/>
          <w:lang w:eastAsia="ar-SA"/>
        </w:rPr>
        <w:t xml:space="preserve">aplikacija. </w:t>
      </w:r>
    </w:p>
    <w:p w14:paraId="68C1C69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w:t>
      </w:r>
      <w:r w:rsidRPr="00E86FC2">
        <w:rPr>
          <w:rFonts w:cs="Times New Roman"/>
          <w:b/>
          <w:szCs w:val="24"/>
          <w:lang w:eastAsia="ar-SA"/>
        </w:rPr>
        <w:t>:</w:t>
      </w:r>
      <w:r w:rsidRPr="0020295F">
        <w:rPr>
          <w:rFonts w:eastAsia="Times New Roman" w:cs="Times New Roman"/>
          <w:szCs w:val="24"/>
          <w:lang w:eastAsia="ar-SA"/>
        </w:rPr>
        <w:t xml:space="preserve"> je objektno orijentirani programski jezik</w:t>
      </w:r>
      <w:r w:rsidRPr="0020295F">
        <w:rPr>
          <w:rFonts w:cs="Times New Roman"/>
          <w:szCs w:val="24"/>
        </w:rPr>
        <w:t>.</w:t>
      </w:r>
    </w:p>
    <w:p w14:paraId="6046814A" w14:textId="396B70B3" w:rsidR="00405337" w:rsidRPr="0020295F" w:rsidRDefault="00405337"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eastAsia="Times New Roman" w:cs="Times New Roman"/>
          <w:b/>
          <w:szCs w:val="24"/>
          <w:lang w:eastAsia="ar-SA"/>
        </w:rPr>
        <w:t>CSS:</w:t>
      </w:r>
      <w:r w:rsidRPr="0020295F">
        <w:rPr>
          <w:rFonts w:eastAsia="Times New Roman" w:cs="Times New Roman"/>
          <w:szCs w:val="24"/>
          <w:lang w:eastAsia="ar-SA"/>
        </w:rPr>
        <w:t xml:space="preserve"> </w:t>
      </w:r>
      <w:r w:rsidRPr="00E86FC2">
        <w:rPr>
          <w:rFonts w:cs="Times New Roman"/>
          <w:szCs w:val="24"/>
        </w:rPr>
        <w:t>(</w:t>
      </w:r>
      <w:r w:rsidRPr="0020295F">
        <w:rPr>
          <w:rFonts w:cs="Times New Roman"/>
          <w:szCs w:val="24"/>
        </w:rPr>
        <w:t>Cascading Style Sheet) je prezentacijski jezik koji služi za određivanje stila prikaza elemenata u markup jezicima poput HTML-a, XHTML-a, SVG-a ili XML-a</w:t>
      </w:r>
      <w:r w:rsidR="00E70A20" w:rsidRPr="0020295F">
        <w:rPr>
          <w:rFonts w:cs="Times New Roman"/>
          <w:szCs w:val="24"/>
        </w:rPr>
        <w:t>.</w:t>
      </w:r>
    </w:p>
    <w:p w14:paraId="6CEBB145"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ind w:left="714" w:hanging="357"/>
        <w:contextualSpacing w:val="0"/>
        <w:textAlignment w:val="baseline"/>
        <w:rPr>
          <w:rFonts w:cs="Times New Roman"/>
          <w:szCs w:val="24"/>
        </w:rPr>
      </w:pPr>
      <w:r w:rsidRPr="00E86FC2">
        <w:rPr>
          <w:rFonts w:cs="Times New Roman"/>
          <w:b/>
          <w:szCs w:val="24"/>
          <w:lang w:eastAsia="ar-SA"/>
        </w:rPr>
        <w:t>ER:</w:t>
      </w:r>
      <w:r w:rsidRPr="0020295F">
        <w:rPr>
          <w:rFonts w:cs="Times New Roman"/>
          <w:szCs w:val="24"/>
        </w:rPr>
        <w:t xml:space="preserve"> </w:t>
      </w:r>
      <w:r w:rsidRPr="0020295F">
        <w:rPr>
          <w:rFonts w:cs="Times New Roman"/>
          <w:szCs w:val="24"/>
          <w:lang w:eastAsia="ar-SA"/>
        </w:rPr>
        <w:t>entiteti</w:t>
      </w:r>
      <w:r w:rsidRPr="0020295F">
        <w:rPr>
          <w:rFonts w:cs="Times New Roman"/>
          <w:szCs w:val="24"/>
        </w:rPr>
        <w:t>-veze.</w:t>
      </w:r>
    </w:p>
    <w:p w14:paraId="28FC82ED"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HTML:</w:t>
      </w:r>
      <w:r w:rsidRPr="0020295F">
        <w:rPr>
          <w:rFonts w:cs="Times New Roman"/>
          <w:szCs w:val="24"/>
        </w:rPr>
        <w:t xml:space="preserve"> (HyperText Markup Language) je prezentacijski jezik za izradu web stranica.</w:t>
      </w:r>
    </w:p>
    <w:p w14:paraId="7A37966F"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JS:</w:t>
      </w:r>
      <w:r w:rsidRPr="0020295F">
        <w:rPr>
          <w:rFonts w:cs="Times New Roman"/>
          <w:szCs w:val="24"/>
        </w:rPr>
        <w:t xml:space="preserve"> (</w:t>
      </w:r>
      <w:r w:rsidRPr="0020295F">
        <w:rPr>
          <w:rFonts w:eastAsia="Times New Roman" w:cs="Times New Roman"/>
          <w:szCs w:val="24"/>
          <w:lang w:eastAsia="ar-SA"/>
        </w:rPr>
        <w:t>JavaScript</w:t>
      </w:r>
      <w:r w:rsidRPr="0020295F">
        <w:rPr>
          <w:rFonts w:cs="Times New Roman"/>
          <w:szCs w:val="24"/>
        </w:rPr>
        <w:t>)</w:t>
      </w:r>
      <w:r w:rsidRPr="0020295F">
        <w:rPr>
          <w:rFonts w:eastAsia="Times New Roman" w:cs="Times New Roman"/>
          <w:szCs w:val="24"/>
          <w:lang w:eastAsia="ar-SA"/>
        </w:rPr>
        <w:t xml:space="preserve"> je skriptni jezik koji se izvodi na klijentovom računalu. Omogućuje asinkrono učitavanje podataka i manipulaciju elementima učitanih iz HTML datoteke.</w:t>
      </w:r>
    </w:p>
    <w:p w14:paraId="1AFE23E6" w14:textId="4E1E71E9" w:rsidR="00405337"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lang w:eastAsia="ar-SA"/>
        </w:rPr>
        <w:t>jQ</w:t>
      </w:r>
      <w:r w:rsidR="00405337" w:rsidRPr="00E86FC2">
        <w:rPr>
          <w:rFonts w:cs="Times New Roman"/>
          <w:b/>
          <w:szCs w:val="24"/>
          <w:lang w:eastAsia="ar-SA"/>
        </w:rPr>
        <w:t>uery:</w:t>
      </w:r>
      <w:r w:rsidRPr="0020295F">
        <w:rPr>
          <w:rFonts w:cs="Times New Roman"/>
          <w:szCs w:val="24"/>
          <w:lang w:eastAsia="ar-SA"/>
        </w:rPr>
        <w:t xml:space="preserve"> JavaScript</w:t>
      </w:r>
      <w:r w:rsidR="0083115D" w:rsidRPr="0020295F">
        <w:rPr>
          <w:rFonts w:cs="Times New Roman"/>
          <w:szCs w:val="24"/>
          <w:lang w:eastAsia="ar-SA"/>
        </w:rPr>
        <w:t xml:space="preserve"> biblioteka</w:t>
      </w:r>
      <w:r w:rsidRPr="0020295F">
        <w:rPr>
          <w:rFonts w:cs="Times New Roman"/>
          <w:szCs w:val="24"/>
          <w:lang w:eastAsia="ar-SA"/>
        </w:rPr>
        <w:t xml:space="preserve"> za upravljanje DOM (Document Object Model) elementima.</w:t>
      </w:r>
    </w:p>
    <w:p w14:paraId="41932672"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eastAsia="Times New Roman" w:cs="Times New Roman"/>
          <w:b/>
          <w:szCs w:val="24"/>
          <w:lang w:eastAsia="ar-SA"/>
        </w:rPr>
        <w:t>MicrosoftSQL</w:t>
      </w:r>
      <w:r w:rsidRPr="00E86FC2">
        <w:rPr>
          <w:rFonts w:cs="Times New Roman"/>
          <w:b/>
          <w:szCs w:val="24"/>
          <w:lang w:eastAsia="ar-SA"/>
        </w:rPr>
        <w:t>:</w:t>
      </w:r>
      <w:r w:rsidRPr="0020295F">
        <w:rPr>
          <w:rFonts w:eastAsia="Times New Roman" w:cs="Times New Roman"/>
          <w:szCs w:val="24"/>
          <w:lang w:eastAsia="ar-SA"/>
        </w:rPr>
        <w:t xml:space="preserve"> je sustav za upravljanje bazom podataka. </w:t>
      </w:r>
    </w:p>
    <w:p w14:paraId="4536C2A6"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MVC:</w:t>
      </w:r>
      <w:r w:rsidRPr="0020295F">
        <w:rPr>
          <w:rFonts w:cs="Times New Roman"/>
          <w:szCs w:val="24"/>
        </w:rPr>
        <w:t xml:space="preserve"> (Model-View-Controller) je obrazac programske arhitekture koji se koristi u programskom inženjerstvu za odvajanje pojedinih dijelova aplikacije u komponente (model, pogled i upravitelj),  ovisno o njihovoj namjeni.</w:t>
      </w:r>
    </w:p>
    <w:p w14:paraId="60D62EF9" w14:textId="77777777"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Poslužitelj:</w:t>
      </w:r>
      <w:r w:rsidRPr="0020295F">
        <w:rPr>
          <w:rFonts w:cs="Times New Roman"/>
          <w:szCs w:val="24"/>
        </w:rPr>
        <w:t xml:space="preserve"> je računalo preko kojeg ostali klijenti šalju podatke</w:t>
      </w:r>
    </w:p>
    <w:p w14:paraId="04262B08" w14:textId="24C1B49C" w:rsidR="00E70A20" w:rsidRPr="0020295F" w:rsidRDefault="00E70A20" w:rsidP="00E70A20">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SignalR:</w:t>
      </w:r>
      <w:r w:rsidRPr="0020295F">
        <w:rPr>
          <w:rFonts w:cs="Times New Roman"/>
          <w:szCs w:val="24"/>
        </w:rPr>
        <w:t xml:space="preserve"> ASP.NET realtime web biblioteka.</w:t>
      </w:r>
      <w:r w:rsidRPr="00E86FC2">
        <w:rPr>
          <w:rFonts w:cs="Times New Roman"/>
          <w:b/>
          <w:szCs w:val="24"/>
        </w:rPr>
        <w:t xml:space="preserve"> </w:t>
      </w:r>
    </w:p>
    <w:p w14:paraId="13D4EA0A" w14:textId="607A0D91"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eastAsia="Times New Roman" w:cs="Times New Roman"/>
          <w:szCs w:val="24"/>
          <w:lang w:eastAsia="ar-SA"/>
        </w:rPr>
      </w:pPr>
      <w:r w:rsidRPr="00E86FC2">
        <w:rPr>
          <w:rFonts w:cs="Times New Roman"/>
          <w:b/>
          <w:szCs w:val="24"/>
          <w:lang w:eastAsia="ar-SA"/>
        </w:rPr>
        <w:t>SQL:</w:t>
      </w:r>
      <w:r w:rsidRPr="0020295F">
        <w:rPr>
          <w:rFonts w:cs="Times New Roman"/>
          <w:szCs w:val="24"/>
        </w:rPr>
        <w:t xml:space="preserve"> (</w:t>
      </w:r>
      <w:r w:rsidRPr="0020295F">
        <w:rPr>
          <w:rFonts w:eastAsia="Times New Roman" w:cs="Times New Roman"/>
          <w:szCs w:val="24"/>
          <w:lang w:eastAsia="ar-SA"/>
        </w:rPr>
        <w:t>Structured Query Language</w:t>
      </w:r>
      <w:r w:rsidRPr="0020295F">
        <w:rPr>
          <w:rFonts w:cs="Times New Roman"/>
          <w:szCs w:val="24"/>
        </w:rPr>
        <w:t>)</w:t>
      </w:r>
      <w:r w:rsidRPr="0020295F">
        <w:rPr>
          <w:rFonts w:eastAsia="Times New Roman" w:cs="Times New Roman"/>
          <w:szCs w:val="24"/>
          <w:lang w:eastAsia="ar-SA"/>
        </w:rPr>
        <w:t xml:space="preserve"> je računalni jezik za izradu, traženje, ažuriranje i brisanje podataka iz relacijskih baza podataka.</w:t>
      </w:r>
    </w:p>
    <w:p w14:paraId="6A234477" w14:textId="45676CD6" w:rsidR="00824032" w:rsidRPr="0020295F" w:rsidRDefault="00824032" w:rsidP="001A0EE3">
      <w:pPr>
        <w:pStyle w:val="ListParagraph"/>
        <w:numPr>
          <w:ilvl w:val="0"/>
          <w:numId w:val="6"/>
        </w:numPr>
        <w:shd w:val="clear" w:color="auto" w:fill="FFFFFF"/>
        <w:suppressAutoHyphens/>
        <w:spacing w:before="100" w:beforeAutospacing="1" w:after="100" w:afterAutospacing="1"/>
        <w:contextualSpacing w:val="0"/>
        <w:textAlignment w:val="baseline"/>
        <w:rPr>
          <w:rFonts w:cs="Times New Roman"/>
          <w:szCs w:val="24"/>
        </w:rPr>
      </w:pPr>
      <w:r w:rsidRPr="00E86FC2">
        <w:rPr>
          <w:rFonts w:cs="Times New Roman"/>
          <w:b/>
          <w:szCs w:val="24"/>
        </w:rPr>
        <w:t>UML:</w:t>
      </w:r>
      <w:r w:rsidRPr="0020295F">
        <w:rPr>
          <w:rFonts w:cs="Times New Roman"/>
          <w:szCs w:val="24"/>
        </w:rPr>
        <w:t xml:space="preserve"> (Unified/Universal Modeling Language)</w:t>
      </w:r>
      <w:r w:rsidR="0027165B" w:rsidRPr="0020295F">
        <w:rPr>
          <w:rFonts w:cs="Times New Roman"/>
          <w:szCs w:val="24"/>
        </w:rPr>
        <w:t xml:space="preserve"> je</w:t>
      </w:r>
      <w:r w:rsidRPr="0020295F">
        <w:rPr>
          <w:rFonts w:cs="Times New Roman"/>
          <w:szCs w:val="24"/>
        </w:rPr>
        <w:t xml:space="preserve"> standardizirani jezik za slikovno predstavljanje i modeliranje objekata.</w:t>
      </w:r>
    </w:p>
    <w:p w14:paraId="66068A54" w14:textId="77777777" w:rsidR="00C35FE1" w:rsidRPr="0020295F" w:rsidRDefault="00C35FE1" w:rsidP="004130A4">
      <w:pPr>
        <w:pStyle w:val="ListParagraph"/>
        <w:spacing w:after="160" w:line="259" w:lineRule="auto"/>
        <w:jc w:val="left"/>
      </w:pPr>
      <w:r w:rsidRPr="0020295F">
        <w:br w:type="page"/>
      </w:r>
    </w:p>
    <w:p w14:paraId="23F5B772" w14:textId="77777777" w:rsidR="00824032" w:rsidRPr="00E86FC2" w:rsidRDefault="00C35FE1" w:rsidP="00C35FE1">
      <w:pPr>
        <w:pStyle w:val="Heading1"/>
        <w:rPr>
          <w:b w:val="0"/>
        </w:rPr>
      </w:pPr>
      <w:bookmarkStart w:id="286" w:name="_Toc441100854"/>
      <w:r w:rsidRPr="00E86FC2">
        <w:rPr>
          <w:b w:val="0"/>
        </w:rPr>
        <w:lastRenderedPageBreak/>
        <w:t>Funkcionalni zahtjevi</w:t>
      </w:r>
      <w:bookmarkEnd w:id="286"/>
    </w:p>
    <w:p w14:paraId="248B5EB7" w14:textId="77777777" w:rsidR="00C35FE1" w:rsidRPr="0020295F" w:rsidRDefault="00C35FE1" w:rsidP="00C35FE1">
      <w:pPr>
        <w:pStyle w:val="Normal1"/>
        <w:spacing w:line="360" w:lineRule="auto"/>
        <w:rPr>
          <w:szCs w:val="24"/>
        </w:rPr>
      </w:pPr>
      <w:r w:rsidRPr="0020295F">
        <w:rPr>
          <w:szCs w:val="24"/>
        </w:rPr>
        <w:t>Dionici koji imaju interes u sustavu su:</w:t>
      </w:r>
    </w:p>
    <w:p w14:paraId="11BD6534"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w:t>
      </w:r>
    </w:p>
    <w:p w14:paraId="29E043C0"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Programeri</w:t>
      </w:r>
    </w:p>
    <w:p w14:paraId="1B93D7A5"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Djelatnici</w:t>
      </w:r>
    </w:p>
    <w:p w14:paraId="11C4A5F1" w14:textId="77777777" w:rsidR="00C35FE1" w:rsidRPr="0020295F" w:rsidRDefault="00C35FE1" w:rsidP="001A0EE3">
      <w:pPr>
        <w:numPr>
          <w:ilvl w:val="0"/>
          <w:numId w:val="2"/>
        </w:numPr>
        <w:shd w:val="clear" w:color="auto" w:fill="FFFFFF"/>
        <w:spacing w:before="100" w:beforeAutospacing="1" w:after="100" w:afterAutospacing="1"/>
        <w:textAlignment w:val="baseline"/>
        <w:rPr>
          <w:rFonts w:cs="Times New Roman"/>
          <w:szCs w:val="24"/>
        </w:rPr>
      </w:pPr>
      <w:r w:rsidRPr="0020295F">
        <w:rPr>
          <w:rFonts w:cs="Times New Roman"/>
          <w:szCs w:val="24"/>
        </w:rPr>
        <w:t>Korisnici</w:t>
      </w:r>
    </w:p>
    <w:p w14:paraId="401ECF97" w14:textId="77777777" w:rsidR="00C35FE1" w:rsidRPr="0020295F" w:rsidRDefault="00C35FE1" w:rsidP="00C35FE1">
      <w:pPr>
        <w:pStyle w:val="Normal1"/>
        <w:spacing w:line="360" w:lineRule="auto"/>
        <w:rPr>
          <w:szCs w:val="24"/>
        </w:rPr>
      </w:pPr>
      <w:r w:rsidRPr="0020295F">
        <w:rPr>
          <w:szCs w:val="24"/>
        </w:rPr>
        <w:t xml:space="preserve">Aktori su svi posjetitelji stranice: vlasnik restorana, djelatnici i korisnici. </w:t>
      </w:r>
    </w:p>
    <w:p w14:paraId="790EA0CE"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Vlasnik restorana, inicijator:</w:t>
      </w:r>
    </w:p>
    <w:p w14:paraId="413BED95"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djelatnike,</w:t>
      </w:r>
    </w:p>
    <w:p w14:paraId="3316329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podatke o djelatnicima,</w:t>
      </w:r>
    </w:p>
    <w:p w14:paraId="759F8C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jela,</w:t>
      </w:r>
    </w:p>
    <w:p w14:paraId="04EEDB56"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brisati i dodavati kategorije jela,</w:t>
      </w:r>
    </w:p>
    <w:p w14:paraId="5A61275D"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uređivati jela,</w:t>
      </w:r>
    </w:p>
    <w:p w14:paraId="5C3012AB" w14:textId="11E33B12"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komentirati i </w:t>
      </w:r>
      <w:r w:rsidR="001C235F" w:rsidRPr="0020295F">
        <w:rPr>
          <w:rFonts w:cs="Times New Roman"/>
          <w:szCs w:val="24"/>
        </w:rPr>
        <w:t>ocjenjivati</w:t>
      </w:r>
      <w:r w:rsidRPr="0020295F">
        <w:rPr>
          <w:rFonts w:cs="Times New Roman"/>
          <w:szCs w:val="24"/>
        </w:rPr>
        <w:t xml:space="preserve"> jela i restoran,</w:t>
      </w:r>
    </w:p>
    <w:p w14:paraId="3B491BF0"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 xml:space="preserve">može potvrđivati i odbijati narudžbe, </w:t>
      </w:r>
    </w:p>
    <w:p w14:paraId="7EC19CA7" w14:textId="77777777" w:rsidR="00C35FE1" w:rsidRPr="0020295F" w:rsidRDefault="00C35FE1" w:rsidP="001A0EE3">
      <w:pPr>
        <w:numPr>
          <w:ilvl w:val="0"/>
          <w:numId w:val="7"/>
        </w:numPr>
        <w:shd w:val="clear" w:color="auto" w:fill="FFFFFF"/>
        <w:spacing w:before="100" w:beforeAutospacing="1" w:after="100" w:afterAutospacing="1"/>
        <w:textAlignment w:val="baseline"/>
        <w:rPr>
          <w:rFonts w:cs="Times New Roman"/>
          <w:szCs w:val="24"/>
        </w:rPr>
      </w:pPr>
      <w:r w:rsidRPr="0020295F">
        <w:rPr>
          <w:rFonts w:cs="Times New Roman"/>
          <w:szCs w:val="24"/>
        </w:rPr>
        <w:t>može vidjeti prošle narudžbe i izvještaj o prometu restorana.</w:t>
      </w:r>
    </w:p>
    <w:p w14:paraId="64A3A408"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Djelatnici, inicijatori:</w:t>
      </w:r>
    </w:p>
    <w:p w14:paraId="74D8C05D"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jela,</w:t>
      </w:r>
    </w:p>
    <w:p w14:paraId="3A589A7C"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brisati i dodavati kategorije jela,</w:t>
      </w:r>
    </w:p>
    <w:p w14:paraId="742B53B2"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uređivati jela, </w:t>
      </w:r>
    </w:p>
    <w:p w14:paraId="3D36CCE6" w14:textId="0D349B72"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 xml:space="preserve">mogu komentirati i </w:t>
      </w:r>
      <w:r w:rsidR="001C235F" w:rsidRPr="0020295F">
        <w:rPr>
          <w:rFonts w:cs="Times New Roman"/>
          <w:szCs w:val="24"/>
        </w:rPr>
        <w:t>ocjenjivati</w:t>
      </w:r>
      <w:r w:rsidRPr="0020295F">
        <w:rPr>
          <w:rFonts w:cs="Times New Roman"/>
          <w:szCs w:val="24"/>
        </w:rPr>
        <w:t xml:space="preserve"> jela i restoran,</w:t>
      </w:r>
    </w:p>
    <w:p w14:paraId="7A5F697F" w14:textId="77777777" w:rsidR="00C35FE1" w:rsidRPr="0020295F" w:rsidRDefault="00C35FE1" w:rsidP="001A0EE3">
      <w:pPr>
        <w:numPr>
          <w:ilvl w:val="0"/>
          <w:numId w:val="8"/>
        </w:numPr>
        <w:shd w:val="clear" w:color="auto" w:fill="FFFFFF"/>
        <w:tabs>
          <w:tab w:val="left" w:pos="1134"/>
        </w:tabs>
        <w:spacing w:before="100" w:beforeAutospacing="1" w:after="100" w:afterAutospacing="1"/>
        <w:textAlignment w:val="baseline"/>
        <w:rPr>
          <w:rFonts w:cs="Times New Roman"/>
          <w:szCs w:val="24"/>
        </w:rPr>
      </w:pPr>
      <w:r w:rsidRPr="0020295F">
        <w:rPr>
          <w:rFonts w:cs="Times New Roman"/>
          <w:szCs w:val="24"/>
        </w:rPr>
        <w:t>mogu potvrđivati i odbijati narudžbe.</w:t>
      </w:r>
    </w:p>
    <w:p w14:paraId="395F1417"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Korisnici, inicijatori:</w:t>
      </w:r>
    </w:p>
    <w:p w14:paraId="0F928003"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naručivati jela,</w:t>
      </w:r>
    </w:p>
    <w:p w14:paraId="0245BBC6"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jela,</w:t>
      </w:r>
    </w:p>
    <w:p w14:paraId="484155C0" w14:textId="77777777" w:rsidR="00C35FE1" w:rsidRPr="0020295F" w:rsidRDefault="00C35FE1" w:rsidP="001A0EE3">
      <w:pPr>
        <w:numPr>
          <w:ilvl w:val="0"/>
          <w:numId w:val="9"/>
        </w:numPr>
        <w:shd w:val="clear" w:color="auto" w:fill="FFFFFF"/>
        <w:spacing w:before="100" w:beforeAutospacing="1" w:after="100" w:afterAutospacing="1"/>
        <w:textAlignment w:val="baseline"/>
        <w:rPr>
          <w:rFonts w:cs="Times New Roman"/>
          <w:szCs w:val="24"/>
        </w:rPr>
      </w:pPr>
      <w:r w:rsidRPr="0020295F">
        <w:rPr>
          <w:rFonts w:cs="Times New Roman"/>
          <w:szCs w:val="24"/>
        </w:rPr>
        <w:t>mogu komentirati i ocjenjivati restoran.</w:t>
      </w:r>
      <w:r w:rsidRPr="0020295F">
        <w:rPr>
          <w:rFonts w:cs="Times New Roman"/>
          <w:szCs w:val="24"/>
        </w:rPr>
        <w:br w:type="page"/>
      </w:r>
    </w:p>
    <w:p w14:paraId="0D8370C9"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lastRenderedPageBreak/>
        <w:t>Sudionici koji sudjeluju u sustavu su baza podataka i poslužitelj.</w:t>
      </w:r>
    </w:p>
    <w:p w14:paraId="068A84D2"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Baza podataka:</w:t>
      </w:r>
    </w:p>
    <w:p w14:paraId="0B162FCE"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podatke o registriranim djelatnicima i vlasniku,</w:t>
      </w:r>
    </w:p>
    <w:p w14:paraId="6D349832"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pojedino jelo,</w:t>
      </w:r>
    </w:p>
    <w:p w14:paraId="15BFB65F"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komentare i ocjene korisnika za restoran,</w:t>
      </w:r>
    </w:p>
    <w:p w14:paraId="76C405E4" w14:textId="77777777" w:rsidR="00C35FE1" w:rsidRPr="0020295F" w:rsidRDefault="00C35FE1" w:rsidP="001A0EE3">
      <w:pPr>
        <w:numPr>
          <w:ilvl w:val="0"/>
          <w:numId w:val="10"/>
        </w:numPr>
        <w:shd w:val="clear" w:color="auto" w:fill="FFFFFF"/>
        <w:spacing w:before="100" w:beforeAutospacing="1" w:after="100" w:afterAutospacing="1"/>
        <w:textAlignment w:val="baseline"/>
        <w:rPr>
          <w:rFonts w:cs="Times New Roman"/>
          <w:szCs w:val="24"/>
        </w:rPr>
      </w:pPr>
      <w:r w:rsidRPr="0020295F">
        <w:rPr>
          <w:rFonts w:cs="Times New Roman"/>
          <w:szCs w:val="24"/>
        </w:rPr>
        <w:t>sprema potvrđene narudžbe i ukupan promet restorana.</w:t>
      </w:r>
    </w:p>
    <w:p w14:paraId="5923028C" w14:textId="77777777" w:rsidR="00C35FE1" w:rsidRPr="0020295F" w:rsidRDefault="00C35FE1" w:rsidP="00C35FE1">
      <w:pPr>
        <w:shd w:val="clear" w:color="auto" w:fill="FFFFFF"/>
        <w:spacing w:before="100" w:beforeAutospacing="1" w:after="100" w:afterAutospacing="1"/>
        <w:textAlignment w:val="baseline"/>
        <w:rPr>
          <w:rFonts w:cs="Times New Roman"/>
          <w:szCs w:val="24"/>
        </w:rPr>
      </w:pPr>
      <w:r w:rsidRPr="0020295F">
        <w:rPr>
          <w:rFonts w:cs="Times New Roman"/>
          <w:szCs w:val="24"/>
        </w:rPr>
        <w:t>Poslužitelj (server) obrađuje zahtjeve korisnika.</w:t>
      </w:r>
    </w:p>
    <w:p w14:paraId="2F25A57A" w14:textId="77777777" w:rsidR="00C35FE1" w:rsidRPr="0020295F" w:rsidRDefault="00C35FE1" w:rsidP="007C6915">
      <w:pPr>
        <w:pStyle w:val="Heading2"/>
      </w:pPr>
      <w:r w:rsidRPr="0020295F">
        <w:br w:type="page"/>
      </w:r>
      <w:bookmarkStart w:id="287" w:name="_Toc441100855"/>
      <w:r w:rsidRPr="0020295F">
        <w:lastRenderedPageBreak/>
        <w:t>Opis obrazaca uporabe:</w:t>
      </w:r>
      <w:bookmarkEnd w:id="287"/>
    </w:p>
    <w:p w14:paraId="524A1362" w14:textId="77777777" w:rsidR="005E4C33" w:rsidRPr="00E86FC2" w:rsidRDefault="005E4C33" w:rsidP="005E4C33">
      <w:pPr>
        <w:shd w:val="clear" w:color="auto" w:fill="FFFFFF"/>
        <w:spacing w:after="0"/>
        <w:ind w:left="1440"/>
        <w:textAlignment w:val="baseline"/>
        <w:rPr>
          <w:rFonts w:cs="Times New Roman"/>
          <w:b/>
          <w:szCs w:val="24"/>
        </w:rPr>
      </w:pPr>
    </w:p>
    <w:p w14:paraId="7ED67D2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UC01 – RegistracijaDjelatnika</w:t>
      </w:r>
    </w:p>
    <w:p w14:paraId="058D1AB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147940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Registracija novog djelatnika i spremanje njegovih podataka u bazu podataka.</w:t>
      </w:r>
    </w:p>
    <w:p w14:paraId="0205F84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Novi djelatnik, baza podataka, poslužitelj.</w:t>
      </w:r>
    </w:p>
    <w:p w14:paraId="3A1296A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762B77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 xml:space="preserve">Djelatnik je uspješno registriran, njegovi podaci su spremljeni u bazu podataka. </w:t>
      </w:r>
    </w:p>
    <w:p w14:paraId="7C9C84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B95930D"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Vlasnik popunjava formular za djelatnika s korisničkim imenom, lozinkom, e-mail adresom, adresom stanovanja, telefonskim brojem i ostalim podatcima.</w:t>
      </w:r>
    </w:p>
    <w:p w14:paraId="5437295F"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633AFE92"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Poslužitelj provjerava u bazi podataka ispravnost unesenih podataka (npr. postoji li u bazi podataka već djelatnik s istim korisničkim imenom, da li je e-mail ispravan).</w:t>
      </w:r>
    </w:p>
    <w:p w14:paraId="694517CE" w14:textId="77777777" w:rsidR="005E4C33" w:rsidRPr="0020295F" w:rsidRDefault="005E4C33" w:rsidP="001A0EE3">
      <w:pPr>
        <w:numPr>
          <w:ilvl w:val="0"/>
          <w:numId w:val="15"/>
        </w:numPr>
        <w:shd w:val="clear" w:color="auto" w:fill="FFFFFF"/>
        <w:spacing w:after="0"/>
        <w:textAlignment w:val="baseline"/>
        <w:rPr>
          <w:rFonts w:cs="Times New Roman"/>
          <w:szCs w:val="24"/>
        </w:rPr>
      </w:pPr>
      <w:r w:rsidRPr="0020295F">
        <w:rPr>
          <w:rFonts w:cs="Times New Roman"/>
          <w:szCs w:val="24"/>
        </w:rPr>
        <w:t xml:space="preserve">Poslužitelj sprema djelatnikove podatke u bazu podataka te obavještava vlasnika o uspješnoj registraciji te šalje podatke o registraciji djelatniku na e-mail. </w:t>
      </w:r>
    </w:p>
    <w:p w14:paraId="1AAF21D7"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Neuspješna registracija djelatnika u sustav zbog krivo unesenih podataka u formularu ili postojanje djelatnika s istim korisničkim imenom. Poslije toga se traži od vlasnika ponovni unos podatak u formular.</w:t>
      </w:r>
    </w:p>
    <w:p w14:paraId="4BB1ED14" w14:textId="77777777" w:rsidR="005E4C33" w:rsidRPr="00E86FC2" w:rsidRDefault="005E4C33" w:rsidP="005E4C33">
      <w:pPr>
        <w:shd w:val="clear" w:color="auto" w:fill="FFFFFF"/>
        <w:spacing w:after="0"/>
        <w:ind w:left="1843"/>
        <w:textAlignment w:val="baseline"/>
        <w:rPr>
          <w:rFonts w:cs="Times New Roman"/>
          <w:b/>
          <w:szCs w:val="24"/>
        </w:rPr>
      </w:pPr>
    </w:p>
    <w:p w14:paraId="03E0E60C"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UC02 – UklanjanjeDjelatnika</w:t>
      </w:r>
    </w:p>
    <w:p w14:paraId="65E5FC4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430CFAA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Ukloniti djelatnika.</w:t>
      </w:r>
    </w:p>
    <w:p w14:paraId="63F99D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1B61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 odabrani djelatnik se nalazi u bazi podataka.</w:t>
      </w:r>
    </w:p>
    <w:p w14:paraId="0771D81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 Uspješno uklanjanje djelatnika.</w:t>
      </w:r>
    </w:p>
    <w:p w14:paraId="357AC4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Željeni scenarij:</w:t>
      </w:r>
      <w:r w:rsidRPr="0020295F">
        <w:rPr>
          <w:rFonts w:cs="Times New Roman"/>
          <w:szCs w:val="24"/>
        </w:rPr>
        <w:t xml:space="preserve"> </w:t>
      </w:r>
    </w:p>
    <w:p w14:paraId="33DED1A7" w14:textId="18ACE0D0" w:rsidR="00972C9B" w:rsidRPr="0020295F" w:rsidRDefault="00972C9B"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karticu“Djelatnici“.</w:t>
      </w:r>
    </w:p>
    <w:p w14:paraId="41C17DDF" w14:textId="77777777"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Vlasnik odabere djelatnika s popisa kojeg želi ukloniti.</w:t>
      </w:r>
    </w:p>
    <w:p w14:paraId="3706B3D9" w14:textId="5045AED5"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pritišće na gumb </w:t>
      </w:r>
      <w:r w:rsidR="00FD4789" w:rsidRPr="0020295F">
        <w:rPr>
          <w:rFonts w:cs="Times New Roman"/>
          <w:szCs w:val="24"/>
        </w:rPr>
        <w:t>za uređivanje podataka djelatnika</w:t>
      </w:r>
    </w:p>
    <w:p w14:paraId="172E4B86" w14:textId="1C51099B" w:rsidR="005E4C33"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Prikazuju se podaci o djelatniku</w:t>
      </w:r>
      <w:r w:rsidR="005E4C33" w:rsidRPr="0020295F">
        <w:rPr>
          <w:rFonts w:cs="Times New Roman"/>
          <w:szCs w:val="24"/>
        </w:rPr>
        <w:t>.</w:t>
      </w:r>
    </w:p>
    <w:p w14:paraId="6614164A" w14:textId="6BEA4C2F" w:rsidR="005E4C33" w:rsidRPr="0020295F" w:rsidRDefault="005E4C33" w:rsidP="001A0EE3">
      <w:pPr>
        <w:numPr>
          <w:ilvl w:val="0"/>
          <w:numId w:val="38"/>
        </w:numPr>
        <w:shd w:val="clear" w:color="auto" w:fill="FFFFFF"/>
        <w:spacing w:after="0"/>
        <w:textAlignment w:val="baseline"/>
        <w:rPr>
          <w:rFonts w:cs="Times New Roman"/>
          <w:szCs w:val="24"/>
        </w:rPr>
      </w:pPr>
      <w:r w:rsidRPr="0020295F">
        <w:rPr>
          <w:rFonts w:cs="Times New Roman"/>
          <w:szCs w:val="24"/>
        </w:rPr>
        <w:t xml:space="preserve">Vlasnik </w:t>
      </w:r>
      <w:r w:rsidR="00FD4789" w:rsidRPr="0020295F">
        <w:rPr>
          <w:rFonts w:cs="Times New Roman"/>
          <w:szCs w:val="24"/>
        </w:rPr>
        <w:t>miče kvačicu u kvadratiću „Zaposlen“.</w:t>
      </w:r>
    </w:p>
    <w:p w14:paraId="35763E18" w14:textId="670C29FC" w:rsidR="00FD4789" w:rsidRPr="0020295F" w:rsidRDefault="00FD4789" w:rsidP="001A0EE3">
      <w:pPr>
        <w:numPr>
          <w:ilvl w:val="0"/>
          <w:numId w:val="38"/>
        </w:numPr>
        <w:shd w:val="clear" w:color="auto" w:fill="FFFFFF"/>
        <w:spacing w:after="0"/>
        <w:textAlignment w:val="baseline"/>
        <w:rPr>
          <w:rFonts w:cs="Times New Roman"/>
          <w:szCs w:val="24"/>
        </w:rPr>
      </w:pPr>
      <w:r w:rsidRPr="0020295F">
        <w:rPr>
          <w:rFonts w:cs="Times New Roman"/>
          <w:szCs w:val="24"/>
        </w:rPr>
        <w:t>Vlasnik sprema promjene.</w:t>
      </w:r>
    </w:p>
    <w:p w14:paraId="2BA80115" w14:textId="77777777" w:rsidR="005E4C33" w:rsidRPr="0020295F" w:rsidRDefault="005E4C33" w:rsidP="005E4C33">
      <w:pPr>
        <w:shd w:val="clear" w:color="auto" w:fill="FFFFFF"/>
        <w:spacing w:after="0"/>
        <w:ind w:left="2880"/>
        <w:textAlignment w:val="baseline"/>
        <w:rPr>
          <w:rFonts w:cs="Times New Roman"/>
          <w:szCs w:val="24"/>
        </w:rPr>
      </w:pPr>
    </w:p>
    <w:p w14:paraId="673E413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UC03 – PromjenaPodatakaZaDjelatnika</w:t>
      </w:r>
    </w:p>
    <w:p w14:paraId="5A57E857" w14:textId="16798ED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00972C9B" w:rsidRPr="0020295F">
        <w:rPr>
          <w:rFonts w:cs="Times New Roman"/>
          <w:szCs w:val="24"/>
        </w:rPr>
        <w:t>Vlasnik</w:t>
      </w:r>
      <w:r w:rsidRPr="0020295F">
        <w:rPr>
          <w:rFonts w:cs="Times New Roman"/>
          <w:szCs w:val="24"/>
        </w:rPr>
        <w:t xml:space="preserve"> </w:t>
      </w:r>
    </w:p>
    <w:p w14:paraId="79792EE3" w14:textId="506A0AB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Promjena </w:t>
      </w:r>
      <w:r w:rsidR="00972C9B" w:rsidRPr="0020295F">
        <w:rPr>
          <w:rFonts w:cs="Times New Roman"/>
          <w:szCs w:val="24"/>
        </w:rPr>
        <w:t xml:space="preserve">djelatnikovih </w:t>
      </w:r>
      <w:r w:rsidRPr="0020295F">
        <w:rPr>
          <w:rFonts w:cs="Times New Roman"/>
          <w:szCs w:val="24"/>
        </w:rPr>
        <w:t>podataka.</w:t>
      </w:r>
    </w:p>
    <w:p w14:paraId="3908C02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FBFDA5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uspješno registriran u sustavu, djelatnik ili vlasnik je prijavljen u sustav.</w:t>
      </w:r>
    </w:p>
    <w:p w14:paraId="1E288E28" w14:textId="1ECD1A6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972C9B" w:rsidRPr="0020295F">
        <w:rPr>
          <w:rFonts w:cs="Times New Roman"/>
          <w:szCs w:val="24"/>
        </w:rPr>
        <w:t>Vlasnik je uspješno prom</w:t>
      </w:r>
      <w:r w:rsidR="00E86E03" w:rsidRPr="0020295F">
        <w:rPr>
          <w:rFonts w:cs="Times New Roman"/>
          <w:szCs w:val="24"/>
        </w:rPr>
        <w:t>i</w:t>
      </w:r>
      <w:r w:rsidR="00972C9B" w:rsidRPr="0020295F">
        <w:rPr>
          <w:rFonts w:cs="Times New Roman"/>
          <w:szCs w:val="24"/>
        </w:rPr>
        <w:t>jenio djelatnikove podatke</w:t>
      </w:r>
    </w:p>
    <w:p w14:paraId="14E257B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A4CEB3D" w14:textId="3FDA3FC7" w:rsidR="005E4C33" w:rsidRPr="0020295F" w:rsidRDefault="00972C9B" w:rsidP="001A0EE3">
      <w:pPr>
        <w:numPr>
          <w:ilvl w:val="0"/>
          <w:numId w:val="36"/>
        </w:numPr>
        <w:shd w:val="clear" w:color="auto" w:fill="FFFFFF"/>
        <w:spacing w:after="0"/>
        <w:textAlignment w:val="baseline"/>
        <w:rPr>
          <w:rFonts w:cs="Times New Roman"/>
          <w:szCs w:val="24"/>
        </w:rPr>
      </w:pPr>
      <w:r w:rsidRPr="0020295F">
        <w:rPr>
          <w:rFonts w:cs="Times New Roman"/>
          <w:szCs w:val="24"/>
        </w:rPr>
        <w:t>Vlasnik odabere karticu“Djelatnici“.</w:t>
      </w:r>
    </w:p>
    <w:p w14:paraId="180D12C0" w14:textId="3D7B67BE"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odabere djelatnika s popisa kojeg želi izm</w:t>
      </w:r>
      <w:r w:rsidR="00E86E03" w:rsidRPr="0020295F">
        <w:rPr>
          <w:rFonts w:cs="Times New Roman"/>
          <w:szCs w:val="24"/>
        </w:rPr>
        <w:t>i</w:t>
      </w:r>
      <w:r w:rsidRPr="0020295F">
        <w:rPr>
          <w:rFonts w:cs="Times New Roman"/>
          <w:szCs w:val="24"/>
        </w:rPr>
        <w:t>jeniti.</w:t>
      </w:r>
    </w:p>
    <w:p w14:paraId="48951CB3"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pritišće na gumb za uređivanje podataka djelatnika</w:t>
      </w:r>
    </w:p>
    <w:p w14:paraId="1B7AEDC6"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Prikazuju se podaci o djelatniku.</w:t>
      </w:r>
    </w:p>
    <w:p w14:paraId="56008A3D" w14:textId="67BBB8C2"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izmjenjuje željene podatke.</w:t>
      </w:r>
    </w:p>
    <w:p w14:paraId="6DC420AC" w14:textId="77777777" w:rsidR="00972C9B" w:rsidRPr="0020295F" w:rsidRDefault="00972C9B" w:rsidP="00972C9B">
      <w:pPr>
        <w:numPr>
          <w:ilvl w:val="0"/>
          <w:numId w:val="36"/>
        </w:numPr>
        <w:shd w:val="clear" w:color="auto" w:fill="FFFFFF"/>
        <w:spacing w:after="0"/>
        <w:textAlignment w:val="baseline"/>
        <w:rPr>
          <w:rFonts w:cs="Times New Roman"/>
          <w:szCs w:val="24"/>
        </w:rPr>
      </w:pPr>
      <w:r w:rsidRPr="0020295F">
        <w:rPr>
          <w:rFonts w:cs="Times New Roman"/>
          <w:szCs w:val="24"/>
        </w:rPr>
        <w:t>Vlasnik sprema promjene.</w:t>
      </w:r>
    </w:p>
    <w:p w14:paraId="087D50E1" w14:textId="459AAD28" w:rsidR="005E4C33" w:rsidRPr="0020295F" w:rsidRDefault="005E4C33" w:rsidP="001A0EE3">
      <w:pPr>
        <w:numPr>
          <w:ilvl w:val="0"/>
          <w:numId w:val="45"/>
        </w:numPr>
        <w:shd w:val="clear" w:color="auto" w:fill="FFFFFF"/>
        <w:spacing w:after="0"/>
        <w:textAlignment w:val="baseline"/>
        <w:rPr>
          <w:rFonts w:cs="Times New Roman"/>
          <w:szCs w:val="24"/>
        </w:rPr>
      </w:pPr>
      <w:r w:rsidRPr="00E86FC2">
        <w:rPr>
          <w:rFonts w:cs="Times New Roman"/>
          <w:b/>
          <w:szCs w:val="24"/>
        </w:rPr>
        <w:t>Mogući drugi scenarij:</w:t>
      </w:r>
      <w:r w:rsidRPr="0020295F">
        <w:rPr>
          <w:rFonts w:cs="Times New Roman"/>
          <w:szCs w:val="24"/>
        </w:rPr>
        <w:t xml:space="preserve"> -</w:t>
      </w:r>
      <w:r w:rsidR="00972C9B" w:rsidRPr="0020295F">
        <w:rPr>
          <w:rFonts w:cs="Times New Roman"/>
          <w:szCs w:val="24"/>
        </w:rPr>
        <w:t xml:space="preserve">Vlasnik </w:t>
      </w:r>
      <w:r w:rsidRPr="0020295F">
        <w:rPr>
          <w:rFonts w:cs="Times New Roman"/>
          <w:szCs w:val="24"/>
        </w:rPr>
        <w:t>je unio nedopuštene podatke za izmjenu (email koji koristi već drugi djelatnik, nemoguća email adresa) te ga sustav upozorava.</w:t>
      </w:r>
    </w:p>
    <w:p w14:paraId="4A948D6C" w14:textId="77777777" w:rsidR="005E4C33" w:rsidRPr="0020295F" w:rsidRDefault="005E4C33" w:rsidP="005E4C33">
      <w:pPr>
        <w:shd w:val="clear" w:color="auto" w:fill="FFFFFF"/>
        <w:spacing w:after="0"/>
        <w:ind w:left="1800"/>
        <w:textAlignment w:val="baseline"/>
        <w:rPr>
          <w:rFonts w:cs="Times New Roman"/>
          <w:szCs w:val="24"/>
        </w:rPr>
      </w:pPr>
    </w:p>
    <w:p w14:paraId="40023F3A"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UC04 – PrijavaKorisnika</w:t>
      </w:r>
    </w:p>
    <w:p w14:paraId="3140697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Glavni sudionik: </w:t>
      </w:r>
      <w:r w:rsidRPr="0020295F">
        <w:rPr>
          <w:rFonts w:cs="Times New Roman"/>
          <w:szCs w:val="24"/>
        </w:rPr>
        <w:t>Korisnik (djelatnik ili vlasnik).</w:t>
      </w:r>
    </w:p>
    <w:p w14:paraId="0F1BBCF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Prijava korisnika u sustav.</w:t>
      </w:r>
    </w:p>
    <w:p w14:paraId="362C764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2C1ED3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je uspješno registriran u sustavu.</w:t>
      </w:r>
    </w:p>
    <w:p w14:paraId="44B5262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lastRenderedPageBreak/>
        <w:t xml:space="preserve">Rezultat: </w:t>
      </w:r>
      <w:r w:rsidRPr="0020295F">
        <w:rPr>
          <w:rFonts w:cs="Times New Roman"/>
          <w:szCs w:val="24"/>
        </w:rPr>
        <w:t>Korisnik je uspješno prijavljen u sustav te su mu omogućene funkcionalnosti sustava s obzirom na ovlasti.</w:t>
      </w:r>
    </w:p>
    <w:p w14:paraId="748566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26E4193" w14:textId="4E3FE7B3" w:rsidR="00972C9B" w:rsidRPr="0020295F" w:rsidRDefault="00972C9B"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klikne na link „Prijava osoblja“ na dnu stranice.</w:t>
      </w:r>
    </w:p>
    <w:p w14:paraId="3CAFCAE3"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Korisnik unosi svoje korisničko ime i lozinku.</w:t>
      </w:r>
    </w:p>
    <w:p w14:paraId="3F073E35"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Podatci se šalju poslužitelju na provjeru.</w:t>
      </w:r>
    </w:p>
    <w:p w14:paraId="13EA45A2"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Poslužitelj provjerava u bazi podataka da li postoji uređeni par korisničko ime i lozinka.</w:t>
      </w:r>
    </w:p>
    <w:p w14:paraId="1D7E0B2E" w14:textId="77777777" w:rsidR="005E4C33" w:rsidRPr="0020295F" w:rsidRDefault="005E4C33" w:rsidP="001A0EE3">
      <w:pPr>
        <w:numPr>
          <w:ilvl w:val="0"/>
          <w:numId w:val="16"/>
        </w:numPr>
        <w:shd w:val="clear" w:color="auto" w:fill="FFFFFF"/>
        <w:spacing w:after="0"/>
        <w:textAlignment w:val="baseline"/>
        <w:rPr>
          <w:rFonts w:cs="Times New Roman"/>
          <w:szCs w:val="24"/>
        </w:rPr>
      </w:pPr>
      <w:r w:rsidRPr="0020295F">
        <w:rPr>
          <w:rFonts w:cs="Times New Roman"/>
          <w:szCs w:val="24"/>
        </w:rPr>
        <w:t xml:space="preserve">Korisnik je uspješno prijavljen u sustav.  </w:t>
      </w:r>
    </w:p>
    <w:p w14:paraId="077FA77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Mogući drugi scenarij: </w:t>
      </w:r>
      <w:r w:rsidRPr="0020295F">
        <w:rPr>
          <w:rFonts w:cs="Times New Roman"/>
          <w:szCs w:val="24"/>
        </w:rPr>
        <w:t>Spajanje korisnika je bilo neuspješno zato što uneseni podatci nisu pronađeni u bazi podataka ili nisu uređeni par korisničkog imena i lozinke.</w:t>
      </w:r>
    </w:p>
    <w:p w14:paraId="4747A20C" w14:textId="77777777" w:rsidR="000A0B5F" w:rsidRPr="00E86FC2" w:rsidRDefault="000A0B5F" w:rsidP="000A0B5F">
      <w:pPr>
        <w:shd w:val="clear" w:color="auto" w:fill="FFFFFF"/>
        <w:spacing w:after="0"/>
        <w:ind w:left="1843"/>
        <w:textAlignment w:val="baseline"/>
        <w:rPr>
          <w:rFonts w:cs="Times New Roman"/>
          <w:b/>
          <w:szCs w:val="24"/>
        </w:rPr>
      </w:pPr>
    </w:p>
    <w:p w14:paraId="222073D6"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UC05 – OdjavaKorisnika</w:t>
      </w:r>
    </w:p>
    <w:p w14:paraId="5208AB8A" w14:textId="7D1597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5D6128" w:rsidRPr="0020295F">
        <w:rPr>
          <w:rFonts w:cs="Times New Roman"/>
          <w:szCs w:val="24"/>
        </w:rPr>
        <w:t>Korisnik</w:t>
      </w:r>
      <w:r w:rsidRPr="0020295F">
        <w:rPr>
          <w:rFonts w:cs="Times New Roman"/>
          <w:szCs w:val="24"/>
        </w:rPr>
        <w:t xml:space="preserve"> (djelatnik ili vlasnik).</w:t>
      </w:r>
    </w:p>
    <w:p w14:paraId="31A99B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Odjavljivanje korisnika iz sustava.</w:t>
      </w:r>
    </w:p>
    <w:p w14:paraId="52D0E32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Poslužitelj.</w:t>
      </w:r>
    </w:p>
    <w:p w14:paraId="32A6AD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Preduvjeti: </w:t>
      </w:r>
      <w:r w:rsidRPr="0020295F">
        <w:rPr>
          <w:rFonts w:cs="Times New Roman"/>
          <w:szCs w:val="24"/>
        </w:rPr>
        <w:t>Mogućnost prijave na internet, dostupnost poslužitelja, korisnik je prijavljen u sustav.</w:t>
      </w:r>
    </w:p>
    <w:p w14:paraId="3F58F8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odjavljivanje iz sustava.</w:t>
      </w:r>
    </w:p>
    <w:p w14:paraId="534823B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18FFA48" w14:textId="59F1C06E"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 xml:space="preserve">Korisnik klikne na </w:t>
      </w:r>
      <w:r w:rsidR="00972C9B" w:rsidRPr="0020295F">
        <w:rPr>
          <w:rFonts w:cs="Times New Roman"/>
          <w:szCs w:val="24"/>
        </w:rPr>
        <w:t>kartica „Odjava“ u donjem lijevom kutu.</w:t>
      </w:r>
    </w:p>
    <w:p w14:paraId="0AE16B24"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odjavljuje korisnika.</w:t>
      </w:r>
    </w:p>
    <w:p w14:paraId="04D7EABF" w14:textId="77777777" w:rsidR="005E4C33" w:rsidRPr="0020295F" w:rsidRDefault="005E4C33" w:rsidP="001A0EE3">
      <w:pPr>
        <w:numPr>
          <w:ilvl w:val="0"/>
          <w:numId w:val="19"/>
        </w:numPr>
        <w:shd w:val="clear" w:color="auto" w:fill="FFFFFF"/>
        <w:spacing w:after="0"/>
        <w:textAlignment w:val="baseline"/>
        <w:rPr>
          <w:rFonts w:cs="Times New Roman"/>
          <w:szCs w:val="24"/>
        </w:rPr>
      </w:pPr>
      <w:r w:rsidRPr="0020295F">
        <w:rPr>
          <w:rFonts w:cs="Times New Roman"/>
          <w:szCs w:val="24"/>
        </w:rPr>
        <w:t>Poslužitelj usmjerava korisnika na naslovnu stranicu.</w:t>
      </w:r>
    </w:p>
    <w:p w14:paraId="71966587" w14:textId="77777777" w:rsidR="00972C9B" w:rsidRPr="0020295F" w:rsidRDefault="00972C9B" w:rsidP="004130A4">
      <w:pPr>
        <w:shd w:val="clear" w:color="auto" w:fill="FFFFFF"/>
        <w:spacing w:after="0"/>
        <w:ind w:left="1440"/>
        <w:textAlignment w:val="baseline"/>
        <w:rPr>
          <w:rFonts w:cs="Times New Roman"/>
          <w:szCs w:val="24"/>
        </w:rPr>
      </w:pPr>
    </w:p>
    <w:p w14:paraId="6A554A5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UC06 – PregledPonude</w:t>
      </w:r>
    </w:p>
    <w:p w14:paraId="6513061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25DC6E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ponudu jela.</w:t>
      </w:r>
    </w:p>
    <w:p w14:paraId="148FAF8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74DBA7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BF73AB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Uspješan pregled ponude jela i mogućnost narudžbe.</w:t>
      </w:r>
    </w:p>
    <w:p w14:paraId="4693CC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F0DC54D" w14:textId="26AFE33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Korisnik pritišće karticu „</w:t>
      </w:r>
      <w:r w:rsidR="00972C9B" w:rsidRPr="0020295F">
        <w:rPr>
          <w:rFonts w:cs="Times New Roman"/>
          <w:szCs w:val="24"/>
        </w:rPr>
        <w:t>Jelovnik</w:t>
      </w:r>
      <w:r w:rsidRPr="0020295F">
        <w:rPr>
          <w:rFonts w:cs="Times New Roman"/>
          <w:szCs w:val="24"/>
        </w:rPr>
        <w:t>“.</w:t>
      </w:r>
    </w:p>
    <w:p w14:paraId="3E56EFB8" w14:textId="77777777" w:rsidR="005E4C33" w:rsidRPr="0020295F" w:rsidRDefault="005E4C33" w:rsidP="001A0EE3">
      <w:pPr>
        <w:numPr>
          <w:ilvl w:val="0"/>
          <w:numId w:val="17"/>
        </w:numPr>
        <w:shd w:val="clear" w:color="auto" w:fill="FFFFFF"/>
        <w:spacing w:after="0"/>
        <w:textAlignment w:val="baseline"/>
        <w:rPr>
          <w:rFonts w:cs="Times New Roman"/>
          <w:szCs w:val="24"/>
        </w:rPr>
      </w:pPr>
      <w:r w:rsidRPr="0020295F">
        <w:rPr>
          <w:rFonts w:cs="Times New Roman"/>
          <w:szCs w:val="24"/>
        </w:rPr>
        <w:t>Poslužitelj preusmjerava korisnika na ponudu jela.</w:t>
      </w:r>
    </w:p>
    <w:p w14:paraId="28372A08"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UC07 – OdabirKategorijeJela</w:t>
      </w:r>
    </w:p>
    <w:p w14:paraId="6754339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44D35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kategorije jela.</w:t>
      </w:r>
    </w:p>
    <w:p w14:paraId="4118A76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69DB93E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27C6E60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Korisniku se uspješno prikazala tražena kategorija jela.</w:t>
      </w:r>
    </w:p>
    <w:p w14:paraId="147483B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4ED30F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 xml:space="preserve"> Korisnik odabire jedan od dva padajuća izbornika.</w:t>
      </w:r>
    </w:p>
    <w:p w14:paraId="2A7D0DE9" w14:textId="52306991"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prvim izbornikom korisnik odabire kategoriju jel</w:t>
      </w:r>
      <w:r w:rsidR="00972C9B" w:rsidRPr="0020295F">
        <w:rPr>
          <w:rFonts w:cs="Times New Roman"/>
          <w:szCs w:val="24"/>
        </w:rPr>
        <w:t>a.</w:t>
      </w:r>
    </w:p>
    <w:p w14:paraId="1A8B7FBC" w14:textId="77777777" w:rsidR="005E4C33" w:rsidRPr="0020295F" w:rsidRDefault="005E4C33" w:rsidP="001A0EE3">
      <w:pPr>
        <w:numPr>
          <w:ilvl w:val="0"/>
          <w:numId w:val="18"/>
        </w:numPr>
        <w:shd w:val="clear" w:color="auto" w:fill="FFFFFF"/>
        <w:spacing w:after="0"/>
        <w:textAlignment w:val="baseline"/>
        <w:rPr>
          <w:rFonts w:cs="Times New Roman"/>
          <w:szCs w:val="24"/>
        </w:rPr>
      </w:pPr>
      <w:r w:rsidRPr="0020295F">
        <w:rPr>
          <w:rFonts w:cs="Times New Roman"/>
          <w:szCs w:val="24"/>
        </w:rPr>
        <w:t>Pod drugim izbornikom korisnik odabire način sortiranja odabrane kategorije jela.</w:t>
      </w:r>
    </w:p>
    <w:p w14:paraId="74B00BD6" w14:textId="77777777" w:rsidR="000A0B5F" w:rsidRPr="0020295F" w:rsidRDefault="000A0B5F" w:rsidP="000A0B5F">
      <w:pPr>
        <w:shd w:val="clear" w:color="auto" w:fill="FFFFFF"/>
        <w:spacing w:after="0"/>
        <w:ind w:left="2880"/>
        <w:textAlignment w:val="baseline"/>
        <w:rPr>
          <w:rFonts w:cs="Times New Roman"/>
          <w:szCs w:val="24"/>
        </w:rPr>
      </w:pPr>
    </w:p>
    <w:p w14:paraId="20C307F5"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UC08 – OdabirJela</w:t>
      </w:r>
    </w:p>
    <w:p w14:paraId="7514F5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00EC1E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Odabir jela za narudžbu.</w:t>
      </w:r>
    </w:p>
    <w:p w14:paraId="1130720A"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A939DF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C1EAB6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odabrao željeno jelo.</w:t>
      </w:r>
    </w:p>
    <w:p w14:paraId="1FA320A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0289F60" w14:textId="77777777" w:rsidR="005E4C33" w:rsidRPr="0020295F" w:rsidRDefault="005E4C33" w:rsidP="001A0EE3">
      <w:pPr>
        <w:numPr>
          <w:ilvl w:val="0"/>
          <w:numId w:val="21"/>
        </w:numPr>
        <w:shd w:val="clear" w:color="auto" w:fill="FFFFFF"/>
        <w:spacing w:after="0"/>
        <w:textAlignment w:val="baseline"/>
        <w:rPr>
          <w:rFonts w:cs="Times New Roman"/>
          <w:szCs w:val="24"/>
        </w:rPr>
      </w:pPr>
      <w:r w:rsidRPr="0020295F">
        <w:rPr>
          <w:rFonts w:cs="Times New Roman"/>
          <w:szCs w:val="24"/>
        </w:rPr>
        <w:t>Korisnik odabire željeno jelo unutar odabrane grupe jela.</w:t>
      </w:r>
    </w:p>
    <w:p w14:paraId="7A82503F" w14:textId="24A55F2D" w:rsidR="00972C9B" w:rsidRPr="0020295F" w:rsidRDefault="00972C9B" w:rsidP="001A0EE3">
      <w:pPr>
        <w:numPr>
          <w:ilvl w:val="0"/>
          <w:numId w:val="21"/>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 xml:space="preserve">sliku </w:t>
      </w:r>
      <w:r w:rsidRPr="0020295F">
        <w:rPr>
          <w:rFonts w:cs="Times New Roman"/>
          <w:szCs w:val="24"/>
        </w:rPr>
        <w:t>traženog jela.</w:t>
      </w:r>
    </w:p>
    <w:p w14:paraId="0A2D4C15" w14:textId="38AAE689" w:rsidR="007D66C6" w:rsidRPr="0020295F" w:rsidRDefault="005E4C33" w:rsidP="004130A4">
      <w:pPr>
        <w:numPr>
          <w:ilvl w:val="0"/>
          <w:numId w:val="21"/>
        </w:numPr>
        <w:shd w:val="clear" w:color="auto" w:fill="FFFFFF"/>
        <w:spacing w:after="0"/>
        <w:textAlignment w:val="baseline"/>
        <w:rPr>
          <w:rFonts w:cs="Times New Roman"/>
          <w:szCs w:val="24"/>
        </w:rPr>
      </w:pPr>
      <w:r w:rsidRPr="0020295F">
        <w:rPr>
          <w:rFonts w:cs="Times New Roman"/>
          <w:szCs w:val="24"/>
        </w:rPr>
        <w:t xml:space="preserve">Poslužitelj </w:t>
      </w:r>
      <w:r w:rsidR="007D66C6" w:rsidRPr="0020295F">
        <w:rPr>
          <w:rFonts w:cs="Times New Roman"/>
          <w:szCs w:val="24"/>
        </w:rPr>
        <w:t>preusmjerava korisnika na stranicu odabranog jela.</w:t>
      </w:r>
    </w:p>
    <w:p w14:paraId="10D1D7E7" w14:textId="77777777" w:rsidR="000A0B5F" w:rsidRPr="0020295F" w:rsidRDefault="000A0B5F" w:rsidP="004130A4">
      <w:pPr>
        <w:shd w:val="clear" w:color="auto" w:fill="FFFFFF"/>
        <w:spacing w:after="0"/>
        <w:textAlignment w:val="baseline"/>
        <w:rPr>
          <w:rFonts w:cs="Times New Roman"/>
          <w:szCs w:val="24"/>
        </w:rPr>
      </w:pPr>
    </w:p>
    <w:p w14:paraId="5D5461AD"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UC09 – PregledKošarice</w:t>
      </w:r>
    </w:p>
    <w:p w14:paraId="093422D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02A12D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Pregledati odabrana jela u košarici.</w:t>
      </w:r>
    </w:p>
    <w:p w14:paraId="5920749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4D25226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24A51AE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Uspješno pregledavanje košarice.</w:t>
      </w:r>
    </w:p>
    <w:p w14:paraId="6D05580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10EA4B1" w14:textId="2CDB1A0A"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 xml:space="preserve">Korisnik klikne </w:t>
      </w:r>
      <w:r w:rsidR="007D66C6" w:rsidRPr="0020295F">
        <w:rPr>
          <w:rFonts w:cs="Times New Roman"/>
          <w:szCs w:val="24"/>
        </w:rPr>
        <w:t>košaricu u gornjem desnom kutu.</w:t>
      </w:r>
    </w:p>
    <w:p w14:paraId="29D0CAEE" w14:textId="77777777" w:rsidR="005E4C33" w:rsidRPr="0020295F" w:rsidRDefault="005E4C33" w:rsidP="001A0EE3">
      <w:pPr>
        <w:numPr>
          <w:ilvl w:val="0"/>
          <w:numId w:val="20"/>
        </w:numPr>
        <w:shd w:val="clear" w:color="auto" w:fill="FFFFFF"/>
        <w:spacing w:after="0"/>
        <w:textAlignment w:val="baseline"/>
        <w:rPr>
          <w:rFonts w:cs="Times New Roman"/>
          <w:szCs w:val="24"/>
        </w:rPr>
      </w:pPr>
      <w:r w:rsidRPr="0020295F">
        <w:rPr>
          <w:rFonts w:cs="Times New Roman"/>
          <w:szCs w:val="24"/>
        </w:rPr>
        <w:t>Poslužitelj preusmjerava korisnika na njegovu košaricu.</w:t>
      </w:r>
    </w:p>
    <w:p w14:paraId="4A05E1E1"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lastRenderedPageBreak/>
        <w:t>UC10 – DodajUKošaricuSPonude</w:t>
      </w:r>
    </w:p>
    <w:p w14:paraId="5EB75CC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B6F0C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 ponude jela.</w:t>
      </w:r>
    </w:p>
    <w:p w14:paraId="2E51554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0141F7D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ponudi jela.</w:t>
      </w:r>
    </w:p>
    <w:p w14:paraId="5ACE960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425F56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E855EE2" w14:textId="77777777"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Korisnik pronađe željeno jelo.</w:t>
      </w:r>
    </w:p>
    <w:p w14:paraId="3D95F8C4" w14:textId="6C82ABDA" w:rsidR="005E4C33" w:rsidRPr="0020295F" w:rsidRDefault="005E4C33" w:rsidP="001A0EE3">
      <w:pPr>
        <w:numPr>
          <w:ilvl w:val="0"/>
          <w:numId w:val="22"/>
        </w:numPr>
        <w:shd w:val="clear" w:color="auto" w:fill="FFFFFF"/>
        <w:spacing w:after="0"/>
        <w:textAlignment w:val="baseline"/>
        <w:rPr>
          <w:rFonts w:cs="Times New Roman"/>
          <w:szCs w:val="24"/>
        </w:rPr>
      </w:pPr>
      <w:r w:rsidRPr="0020295F">
        <w:rPr>
          <w:rFonts w:cs="Times New Roman"/>
          <w:szCs w:val="24"/>
        </w:rPr>
        <w:t>Pored odabranog jela klikne na gumb „Dodaj“.</w:t>
      </w:r>
    </w:p>
    <w:p w14:paraId="16DF092F" w14:textId="58345B83" w:rsidR="007D66C6" w:rsidRPr="0020295F" w:rsidRDefault="005E4C33">
      <w:pPr>
        <w:numPr>
          <w:ilvl w:val="0"/>
          <w:numId w:val="22"/>
        </w:numPr>
        <w:shd w:val="clear" w:color="auto" w:fill="FFFFFF"/>
        <w:spacing w:after="0"/>
        <w:textAlignment w:val="baseline"/>
        <w:rPr>
          <w:rFonts w:cs="Times New Roman"/>
          <w:szCs w:val="24"/>
        </w:rPr>
      </w:pPr>
      <w:r w:rsidRPr="0020295F">
        <w:rPr>
          <w:rFonts w:cs="Times New Roman"/>
          <w:szCs w:val="24"/>
        </w:rPr>
        <w:t>Odabrano jelo je dodano u košaricu.</w:t>
      </w:r>
    </w:p>
    <w:p w14:paraId="263C64EE" w14:textId="77777777" w:rsidR="00BB2AD7" w:rsidRPr="0020295F" w:rsidRDefault="00BB2AD7" w:rsidP="00D9128D">
      <w:pPr>
        <w:shd w:val="clear" w:color="auto" w:fill="FFFFFF"/>
        <w:spacing w:after="0"/>
        <w:ind w:left="2880"/>
        <w:textAlignment w:val="baseline"/>
        <w:rPr>
          <w:rFonts w:cs="Times New Roman"/>
          <w:szCs w:val="24"/>
        </w:rPr>
      </w:pPr>
    </w:p>
    <w:p w14:paraId="57A1D0F4"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UC11 – DodajUKošaricuSaStraniceJela</w:t>
      </w:r>
    </w:p>
    <w:p w14:paraId="75DA01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787A58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Dodati odabrano jelo u košaricu sa stranice jela.</w:t>
      </w:r>
    </w:p>
    <w:p w14:paraId="39E6F9B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6D061B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1E6AFD8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odabrano jelo u košaricu.</w:t>
      </w:r>
    </w:p>
    <w:p w14:paraId="098D5CE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3174CB" w14:textId="352779C8"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Korisnik pored odabranog jela klikne na gumb „Dodaj“.</w:t>
      </w:r>
    </w:p>
    <w:p w14:paraId="775A3AAD" w14:textId="77777777" w:rsidR="005E4C33" w:rsidRPr="0020295F" w:rsidRDefault="005E4C33" w:rsidP="001A0EE3">
      <w:pPr>
        <w:numPr>
          <w:ilvl w:val="0"/>
          <w:numId w:val="23"/>
        </w:numPr>
        <w:shd w:val="clear" w:color="auto" w:fill="FFFFFF"/>
        <w:spacing w:after="0"/>
        <w:textAlignment w:val="baseline"/>
        <w:rPr>
          <w:rFonts w:cs="Times New Roman"/>
          <w:szCs w:val="24"/>
        </w:rPr>
      </w:pPr>
      <w:r w:rsidRPr="0020295F">
        <w:rPr>
          <w:rFonts w:cs="Times New Roman"/>
          <w:szCs w:val="24"/>
        </w:rPr>
        <w:t>Odabrano jelo je dodano u košaricu.</w:t>
      </w:r>
    </w:p>
    <w:p w14:paraId="5B8A021F" w14:textId="77777777"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UC12 – DodavanjeDodatakaSaStraniceJela</w:t>
      </w:r>
    </w:p>
    <w:p w14:paraId="588042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4B745C9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Odabrati dodatke sa stranice jela.</w:t>
      </w:r>
    </w:p>
    <w:p w14:paraId="4A11372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17E417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w:t>
      </w:r>
    </w:p>
    <w:p w14:paraId="33A1573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dodao dodatke koje želi imati uz naručeno jelo.</w:t>
      </w:r>
    </w:p>
    <w:p w14:paraId="4F9B46D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2F9CE53" w14:textId="6E8FA924"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Korisniku je ispod odabranog jela prikazan popis dodataka i njihovih pripadajućih okvira za izbor (checkbox).</w:t>
      </w:r>
    </w:p>
    <w:p w14:paraId="146CF150" w14:textId="77777777" w:rsidR="005E4C33" w:rsidRPr="0020295F" w:rsidRDefault="005E4C33" w:rsidP="001A0EE3">
      <w:pPr>
        <w:numPr>
          <w:ilvl w:val="0"/>
          <w:numId w:val="24"/>
        </w:numPr>
        <w:shd w:val="clear" w:color="auto" w:fill="FFFFFF"/>
        <w:spacing w:after="0"/>
        <w:textAlignment w:val="baseline"/>
        <w:rPr>
          <w:rFonts w:cs="Times New Roman"/>
          <w:szCs w:val="24"/>
        </w:rPr>
      </w:pPr>
      <w:r w:rsidRPr="0020295F">
        <w:rPr>
          <w:rFonts w:cs="Times New Roman"/>
          <w:szCs w:val="24"/>
        </w:rPr>
        <w:t>Klikom na okvir korisnik dodaje dodatak svojemu jelu.</w:t>
      </w:r>
    </w:p>
    <w:p w14:paraId="043689AD" w14:textId="75F8C185" w:rsidR="000A0B5F" w:rsidRPr="0020295F" w:rsidRDefault="000A0B5F" w:rsidP="000A0B5F">
      <w:pPr>
        <w:shd w:val="clear" w:color="auto" w:fill="FFFFFF"/>
        <w:spacing w:after="0"/>
        <w:ind w:left="2880"/>
        <w:textAlignment w:val="baseline"/>
        <w:rPr>
          <w:rFonts w:cs="Times New Roman"/>
          <w:szCs w:val="24"/>
        </w:rPr>
      </w:pPr>
    </w:p>
    <w:p w14:paraId="3B4C5716" w14:textId="57A114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3</w:t>
      </w:r>
      <w:r w:rsidRPr="00E86FC2">
        <w:rPr>
          <w:rFonts w:cs="Times New Roman"/>
          <w:b/>
          <w:szCs w:val="24"/>
        </w:rPr>
        <w:t xml:space="preserve"> – PromjenaKoličineIzKošarice</w:t>
      </w:r>
    </w:p>
    <w:p w14:paraId="7AB5CB6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2B48CA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229987C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6FA743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 korisnik je odabrao minimalno jedno jelo.</w:t>
      </w:r>
    </w:p>
    <w:p w14:paraId="01497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7AA1104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FFA7A12" w14:textId="04BFE387" w:rsidR="005E4C33" w:rsidRPr="0020295F" w:rsidRDefault="005E4C33" w:rsidP="001A0EE3">
      <w:pPr>
        <w:numPr>
          <w:ilvl w:val="0"/>
          <w:numId w:val="26"/>
        </w:numPr>
        <w:shd w:val="clear" w:color="auto" w:fill="FFFFFF"/>
        <w:spacing w:after="0"/>
        <w:textAlignment w:val="baseline"/>
        <w:rPr>
          <w:rFonts w:cs="Times New Roman"/>
          <w:szCs w:val="24"/>
        </w:rPr>
      </w:pPr>
      <w:r w:rsidRPr="0020295F">
        <w:rPr>
          <w:rFonts w:cs="Times New Roman"/>
          <w:szCs w:val="24"/>
        </w:rPr>
        <w:t xml:space="preserve">Korisnik klikne na </w:t>
      </w:r>
      <w:r w:rsidR="007D66C6" w:rsidRPr="0020295F">
        <w:rPr>
          <w:rFonts w:cs="Times New Roman"/>
          <w:szCs w:val="24"/>
        </w:rPr>
        <w:t>padajući izbornik pojedinog jela.</w:t>
      </w:r>
    </w:p>
    <w:p w14:paraId="3BEA4615" w14:textId="0A8FA475" w:rsidR="007D66C6" w:rsidRPr="0020295F" w:rsidRDefault="007D66C6" w:rsidP="001A0EE3">
      <w:pPr>
        <w:numPr>
          <w:ilvl w:val="0"/>
          <w:numId w:val="26"/>
        </w:numPr>
        <w:shd w:val="clear" w:color="auto" w:fill="FFFFFF"/>
        <w:spacing w:after="0"/>
        <w:textAlignment w:val="baseline"/>
        <w:rPr>
          <w:rFonts w:cs="Times New Roman"/>
          <w:szCs w:val="24"/>
        </w:rPr>
      </w:pPr>
      <w:r w:rsidRPr="0020295F">
        <w:rPr>
          <w:rFonts w:cs="Times New Roman"/>
          <w:szCs w:val="24"/>
        </w:rPr>
        <w:t>Korisnik odabere količinu pojedinog jela.</w:t>
      </w:r>
    </w:p>
    <w:p w14:paraId="1729B060" w14:textId="77777777" w:rsidR="000A0B5F" w:rsidRPr="0020295F" w:rsidRDefault="000A0B5F" w:rsidP="000A0B5F">
      <w:pPr>
        <w:shd w:val="clear" w:color="auto" w:fill="FFFFFF"/>
        <w:spacing w:after="0"/>
        <w:ind w:left="2880"/>
        <w:textAlignment w:val="baseline"/>
        <w:rPr>
          <w:rFonts w:cs="Times New Roman"/>
          <w:szCs w:val="24"/>
        </w:rPr>
      </w:pPr>
    </w:p>
    <w:p w14:paraId="35601051" w14:textId="38ED95E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4</w:t>
      </w:r>
      <w:r w:rsidRPr="00E86FC2">
        <w:rPr>
          <w:rFonts w:cs="Times New Roman"/>
          <w:b/>
          <w:szCs w:val="24"/>
        </w:rPr>
        <w:t>– PromjenaKoličineSaStraniceJela</w:t>
      </w:r>
    </w:p>
    <w:p w14:paraId="415ECB2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CA4FEF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količinu određenog jela u košarici.</w:t>
      </w:r>
    </w:p>
    <w:p w14:paraId="10D7565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017985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određenog jela, korisnik je odabrao minimalno jedno jelo.</w:t>
      </w:r>
    </w:p>
    <w:p w14:paraId="143B90C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promijenio količinu izabranog jela.</w:t>
      </w:r>
    </w:p>
    <w:p w14:paraId="4C2D05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4E3815" w14:textId="50885B8D" w:rsidR="007D66C6"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klikne na padajući izbornik pojedinog jela</w:t>
      </w:r>
    </w:p>
    <w:p w14:paraId="4EF8ED81" w14:textId="6D103AE2" w:rsidR="000A0B5F" w:rsidRPr="0020295F" w:rsidRDefault="007D66C6" w:rsidP="004130A4">
      <w:pPr>
        <w:numPr>
          <w:ilvl w:val="0"/>
          <w:numId w:val="41"/>
        </w:numPr>
        <w:shd w:val="clear" w:color="auto" w:fill="FFFFFF"/>
        <w:spacing w:after="0"/>
        <w:textAlignment w:val="baseline"/>
        <w:rPr>
          <w:rFonts w:cs="Times New Roman"/>
          <w:szCs w:val="24"/>
        </w:rPr>
      </w:pPr>
      <w:r w:rsidRPr="0020295F">
        <w:rPr>
          <w:rFonts w:cs="Times New Roman"/>
          <w:szCs w:val="24"/>
        </w:rPr>
        <w:t>Korisnik odabere količinu pojedinog jela</w:t>
      </w:r>
      <w:r w:rsidR="005E4C33" w:rsidRPr="0020295F">
        <w:rPr>
          <w:rFonts w:cs="Times New Roman"/>
          <w:szCs w:val="24"/>
        </w:rPr>
        <w:t>.</w:t>
      </w:r>
    </w:p>
    <w:p w14:paraId="6324FAF5" w14:textId="77777777" w:rsidR="00BB2AD7" w:rsidRPr="0020295F" w:rsidRDefault="00BB2AD7" w:rsidP="00D9128D">
      <w:pPr>
        <w:shd w:val="clear" w:color="auto" w:fill="FFFFFF"/>
        <w:spacing w:after="0"/>
        <w:ind w:left="2880"/>
        <w:textAlignment w:val="baseline"/>
        <w:rPr>
          <w:rFonts w:cs="Times New Roman"/>
          <w:szCs w:val="24"/>
        </w:rPr>
      </w:pPr>
    </w:p>
    <w:p w14:paraId="3EBC5CD5" w14:textId="22AFEF7B"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5</w:t>
      </w:r>
      <w:r w:rsidRPr="00E86FC2">
        <w:rPr>
          <w:rFonts w:cs="Times New Roman"/>
          <w:b/>
          <w:szCs w:val="24"/>
        </w:rPr>
        <w:t xml:space="preserve"> – BrisanjeJelaIzKošarice</w:t>
      </w:r>
    </w:p>
    <w:p w14:paraId="5B4231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1575625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Izbrisati neželjeno jelo sa stranice košarice korisnika.</w:t>
      </w:r>
    </w:p>
    <w:p w14:paraId="534B9B4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69182B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svojoj stranici košarice.</w:t>
      </w:r>
    </w:p>
    <w:p w14:paraId="67503A4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izbrisao jelo koje ne želi naručiti.</w:t>
      </w:r>
    </w:p>
    <w:p w14:paraId="0BD7F46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6C7177C"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t>Korisnik klikne na gumb „Ukloni“ određenog jela.</w:t>
      </w:r>
    </w:p>
    <w:p w14:paraId="4EDCDF9D" w14:textId="77777777" w:rsidR="005E4C33" w:rsidRPr="0020295F" w:rsidRDefault="005E4C33" w:rsidP="001A0EE3">
      <w:pPr>
        <w:numPr>
          <w:ilvl w:val="0"/>
          <w:numId w:val="47"/>
        </w:numPr>
        <w:shd w:val="clear" w:color="auto" w:fill="FFFFFF"/>
        <w:spacing w:after="0"/>
        <w:textAlignment w:val="baseline"/>
        <w:rPr>
          <w:rFonts w:cs="Times New Roman"/>
          <w:szCs w:val="24"/>
        </w:rPr>
      </w:pPr>
      <w:r w:rsidRPr="0020295F">
        <w:rPr>
          <w:rFonts w:cs="Times New Roman"/>
          <w:szCs w:val="24"/>
        </w:rPr>
        <w:lastRenderedPageBreak/>
        <w:t>Jelo je izbrisano iz košarice.</w:t>
      </w:r>
    </w:p>
    <w:p w14:paraId="3D5F7B45" w14:textId="5283136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6</w:t>
      </w:r>
      <w:r w:rsidRPr="00E86FC2">
        <w:rPr>
          <w:rFonts w:cs="Times New Roman"/>
          <w:b/>
          <w:szCs w:val="24"/>
        </w:rPr>
        <w:t xml:space="preserve"> – PotvrđivanjeNarudžbe</w:t>
      </w:r>
    </w:p>
    <w:p w14:paraId="1308C9B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Svi korisnici web stranice.</w:t>
      </w:r>
    </w:p>
    <w:p w14:paraId="532FBF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Potvrđivanje narudžbe jela.</w:t>
      </w:r>
    </w:p>
    <w:p w14:paraId="69C83264"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 djelatnik ili vlasnik.</w:t>
      </w:r>
    </w:p>
    <w:p w14:paraId="40421F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košarice, korisnik je odabrao minimalno jedno jelo.</w:t>
      </w:r>
    </w:p>
    <w:p w14:paraId="43B06D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Korisnik je uspješno naručio jelo.</w:t>
      </w:r>
    </w:p>
    <w:p w14:paraId="6274427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127382F" w14:textId="737D9F51"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Korisniku se iznad gumba „Potvrdi</w:t>
      </w:r>
      <w:r w:rsidR="007D66C6" w:rsidRPr="0020295F">
        <w:rPr>
          <w:rFonts w:cs="Times New Roman"/>
          <w:szCs w:val="24"/>
        </w:rPr>
        <w:t xml:space="preserve"> narudžbu</w:t>
      </w:r>
      <w:r w:rsidRPr="0020295F">
        <w:rPr>
          <w:rFonts w:cs="Times New Roman"/>
          <w:szCs w:val="24"/>
        </w:rPr>
        <w:t xml:space="preserve">“ nalazi </w:t>
      </w:r>
      <w:r w:rsidR="007D66C6" w:rsidRPr="0020295F">
        <w:rPr>
          <w:rFonts w:cs="Times New Roman"/>
          <w:szCs w:val="24"/>
        </w:rPr>
        <w:t xml:space="preserve">polje </w:t>
      </w:r>
      <w:r w:rsidRPr="0020295F">
        <w:rPr>
          <w:rFonts w:cs="Times New Roman"/>
          <w:szCs w:val="24"/>
        </w:rPr>
        <w:t>s obaveznim upisom</w:t>
      </w:r>
      <w:r w:rsidR="007D66C6" w:rsidRPr="0020295F">
        <w:rPr>
          <w:rFonts w:cs="Times New Roman"/>
          <w:szCs w:val="24"/>
        </w:rPr>
        <w:t xml:space="preserve"> imena i prezimena,</w:t>
      </w:r>
      <w:r w:rsidRPr="0020295F">
        <w:rPr>
          <w:rFonts w:cs="Times New Roman"/>
          <w:szCs w:val="24"/>
        </w:rPr>
        <w:t xml:space="preserve"> adrese, email adrese i telefonskog broja</w:t>
      </w:r>
      <w:r w:rsidR="007D66C6" w:rsidRPr="0020295F">
        <w:rPr>
          <w:rFonts w:cs="Times New Roman"/>
          <w:szCs w:val="24"/>
        </w:rPr>
        <w:t>, te opcionalnim poljem napomena.</w:t>
      </w:r>
    </w:p>
    <w:p w14:paraId="27C9A12D" w14:textId="0DFE735E"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Nakon obaveznog upisa traženih podataka korisnik klikne na gumb „Potvrdi</w:t>
      </w:r>
      <w:r w:rsidR="007D66C6" w:rsidRPr="0020295F">
        <w:rPr>
          <w:rFonts w:cs="Times New Roman"/>
          <w:szCs w:val="24"/>
        </w:rPr>
        <w:t xml:space="preserve"> narudžbu</w:t>
      </w:r>
      <w:r w:rsidRPr="0020295F">
        <w:rPr>
          <w:rFonts w:cs="Times New Roman"/>
          <w:szCs w:val="24"/>
        </w:rPr>
        <w:t>“.</w:t>
      </w:r>
    </w:p>
    <w:p w14:paraId="7D38FC4F" w14:textId="68DD6785"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Korisnik</w:t>
      </w:r>
      <w:r w:rsidR="007D66C6" w:rsidRPr="0020295F">
        <w:rPr>
          <w:rFonts w:cs="Times New Roman"/>
          <w:szCs w:val="24"/>
        </w:rPr>
        <w:t>a poslužitelj preusmjerava na stranicu zahvale za narudžbu.</w:t>
      </w:r>
    </w:p>
    <w:p w14:paraId="0E344F0D"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Djelatnik ili vlasnik prihvaća naručenu narudžbu.</w:t>
      </w:r>
    </w:p>
    <w:p w14:paraId="5075E1F6" w14:textId="77777777" w:rsidR="005E4C33" w:rsidRPr="0020295F" w:rsidRDefault="005E4C33" w:rsidP="001A0EE3">
      <w:pPr>
        <w:numPr>
          <w:ilvl w:val="0"/>
          <w:numId w:val="27"/>
        </w:numPr>
        <w:shd w:val="clear" w:color="auto" w:fill="FFFFFF"/>
        <w:spacing w:after="0"/>
        <w:textAlignment w:val="baseline"/>
        <w:rPr>
          <w:rFonts w:cs="Times New Roman"/>
          <w:szCs w:val="24"/>
        </w:rPr>
      </w:pPr>
      <w:r w:rsidRPr="0020295F">
        <w:rPr>
          <w:rFonts w:cs="Times New Roman"/>
          <w:szCs w:val="24"/>
        </w:rPr>
        <w:t>Sustav šalje korisniku email o detaljima narudžbe.</w:t>
      </w:r>
    </w:p>
    <w:p w14:paraId="556A7029" w14:textId="796981BB"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Mogući drugi scenarij:</w:t>
      </w:r>
      <w:r w:rsidRPr="0020295F">
        <w:rPr>
          <w:rFonts w:cs="Times New Roman"/>
          <w:szCs w:val="24"/>
        </w:rPr>
        <w:t xml:space="preserve"> Korisniku je narudžba odbijena od strane djelatnika ili vlasnika</w:t>
      </w:r>
      <w:r w:rsidR="00A06303" w:rsidRPr="0020295F">
        <w:rPr>
          <w:rFonts w:cs="Times New Roman"/>
          <w:szCs w:val="24"/>
        </w:rPr>
        <w:t>.</w:t>
      </w:r>
    </w:p>
    <w:p w14:paraId="6F5DADE8" w14:textId="77777777" w:rsidR="000A0B5F" w:rsidRPr="00E86FC2" w:rsidRDefault="000A0B5F" w:rsidP="000A0B5F">
      <w:pPr>
        <w:shd w:val="clear" w:color="auto" w:fill="FFFFFF"/>
        <w:spacing w:after="0"/>
        <w:ind w:left="1843"/>
        <w:textAlignment w:val="baseline"/>
        <w:rPr>
          <w:rFonts w:cs="Times New Roman"/>
          <w:b/>
          <w:szCs w:val="24"/>
        </w:rPr>
      </w:pPr>
    </w:p>
    <w:p w14:paraId="77E59563" w14:textId="5FA2E921"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7</w:t>
      </w:r>
      <w:r w:rsidRPr="00E86FC2">
        <w:rPr>
          <w:rFonts w:cs="Times New Roman"/>
          <w:b/>
          <w:szCs w:val="24"/>
        </w:rPr>
        <w:t xml:space="preserve"> – KomentirajIOcjeniJelo</w:t>
      </w:r>
    </w:p>
    <w:p w14:paraId="3DA0FDC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6433F2F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i ocijeniti naručeno jelo.</w:t>
      </w:r>
    </w:p>
    <w:p w14:paraId="37FDA2E3"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185EA32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stranici jela.</w:t>
      </w:r>
    </w:p>
    <w:p w14:paraId="01A6BE7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i ocijenio jelo.</w:t>
      </w:r>
    </w:p>
    <w:p w14:paraId="74E632F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EE68CEB" w14:textId="693871BA" w:rsidR="00A06303" w:rsidRPr="0020295F" w:rsidRDefault="00A0630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3E3D6BF2"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5562F5DC" w14:textId="77777777"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lastRenderedPageBreak/>
        <w:t>Korisnik odabire ocjenu od jedne do pet zvjezdica.</w:t>
      </w:r>
    </w:p>
    <w:p w14:paraId="507ED5AF" w14:textId="07D67D1F"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Korisnik potvrđuje svoj unos klikom na gumb „</w:t>
      </w:r>
      <w:r w:rsidR="00A06303" w:rsidRPr="0020295F">
        <w:rPr>
          <w:rFonts w:cs="Times New Roman"/>
          <w:szCs w:val="24"/>
        </w:rPr>
        <w:t>Pošalji komentar</w:t>
      </w:r>
      <w:r w:rsidRPr="0020295F">
        <w:rPr>
          <w:rFonts w:cs="Times New Roman"/>
          <w:szCs w:val="24"/>
        </w:rPr>
        <w:t>“.</w:t>
      </w:r>
    </w:p>
    <w:p w14:paraId="2CD86F78" w14:textId="596D0D14" w:rsidR="005E4C33" w:rsidRPr="0020295F" w:rsidRDefault="005E4C33" w:rsidP="001A0EE3">
      <w:pPr>
        <w:numPr>
          <w:ilvl w:val="0"/>
          <w:numId w:val="28"/>
        </w:numPr>
        <w:shd w:val="clear" w:color="auto" w:fill="FFFFFF"/>
        <w:spacing w:after="0"/>
        <w:textAlignment w:val="baseline"/>
        <w:rPr>
          <w:rFonts w:cs="Times New Roman"/>
          <w:szCs w:val="24"/>
        </w:rPr>
      </w:pPr>
      <w:r w:rsidRPr="0020295F">
        <w:rPr>
          <w:rFonts w:cs="Times New Roman"/>
          <w:szCs w:val="24"/>
        </w:rPr>
        <w:t>Pojavio se komentar</w:t>
      </w:r>
      <w:r w:rsidR="00B924CC" w:rsidRPr="0020295F">
        <w:rPr>
          <w:rFonts w:cs="Times New Roman"/>
          <w:szCs w:val="24"/>
        </w:rPr>
        <w:t>, datum, vrijeme</w:t>
      </w:r>
      <w:r w:rsidRPr="0020295F">
        <w:rPr>
          <w:rFonts w:cs="Times New Roman"/>
          <w:szCs w:val="24"/>
        </w:rPr>
        <w:t xml:space="preserve"> i ocjena</w:t>
      </w:r>
      <w:r w:rsidR="00B924CC" w:rsidRPr="0020295F">
        <w:rPr>
          <w:rFonts w:cs="Times New Roman"/>
          <w:szCs w:val="24"/>
        </w:rPr>
        <w:t xml:space="preserve"> jela</w:t>
      </w:r>
      <w:r w:rsidRPr="0020295F">
        <w:rPr>
          <w:rFonts w:cs="Times New Roman"/>
          <w:szCs w:val="24"/>
        </w:rPr>
        <w:t xml:space="preserve"> korisnika s odabranim imenom.</w:t>
      </w:r>
    </w:p>
    <w:p w14:paraId="063920B8" w14:textId="77777777" w:rsidR="000A0B5F" w:rsidRPr="0020295F" w:rsidRDefault="000A0B5F" w:rsidP="000A0B5F">
      <w:pPr>
        <w:shd w:val="clear" w:color="auto" w:fill="FFFFFF"/>
        <w:spacing w:after="0"/>
        <w:ind w:left="2880"/>
        <w:textAlignment w:val="baseline"/>
        <w:rPr>
          <w:rFonts w:cs="Times New Roman"/>
          <w:szCs w:val="24"/>
        </w:rPr>
      </w:pPr>
    </w:p>
    <w:p w14:paraId="58A8E951" w14:textId="4A8AB17A"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UC1</w:t>
      </w:r>
      <w:r w:rsidR="00BB12AB" w:rsidRPr="00E86FC2">
        <w:rPr>
          <w:rFonts w:cs="Times New Roman"/>
          <w:b/>
          <w:szCs w:val="24"/>
        </w:rPr>
        <w:t>8</w:t>
      </w:r>
      <w:r w:rsidRPr="00E86FC2">
        <w:rPr>
          <w:rFonts w:cs="Times New Roman"/>
          <w:b/>
          <w:szCs w:val="24"/>
        </w:rPr>
        <w:t xml:space="preserve"> – KomentirajRestoran</w:t>
      </w:r>
    </w:p>
    <w:p w14:paraId="630BA44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50AA78E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Komentirati restoran.</w:t>
      </w:r>
    </w:p>
    <w:p w14:paraId="36EC5350"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2344FC6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korisnik se nalazi na početnoj stranici.</w:t>
      </w:r>
    </w:p>
    <w:p w14:paraId="2893DB2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Pr="0020295F">
        <w:rPr>
          <w:rFonts w:cs="Times New Roman"/>
          <w:szCs w:val="24"/>
        </w:rPr>
        <w:t>Korisnik je uspješno komentirao restoran.</w:t>
      </w:r>
    </w:p>
    <w:p w14:paraId="561B94B5" w14:textId="112270FF" w:rsidR="00B924CC"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52970E4" w14:textId="04C87F21"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karticu „Komentari“.</w:t>
      </w:r>
    </w:p>
    <w:p w14:paraId="4C33DA43" w14:textId="1D237AC4"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klikne na oblačić „Komentiraj...“ u donjem lijevom kutu stranice.</w:t>
      </w:r>
    </w:p>
    <w:p w14:paraId="7C4908D7"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upisuje svoj komentar i ime koje će se prikazivati uz komentar u pripadajuću kućicu.</w:t>
      </w:r>
    </w:p>
    <w:p w14:paraId="18E50B68"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odabire ocjenu od jedne do pet zvjezdica.</w:t>
      </w:r>
    </w:p>
    <w:p w14:paraId="25F34C74" w14:textId="77777777"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Korisnik potvrđuje svoj unos klikom na gumb „Pošalji komentar“.</w:t>
      </w:r>
    </w:p>
    <w:p w14:paraId="01C8D669" w14:textId="421A358F" w:rsidR="00B924CC" w:rsidRPr="0020295F" w:rsidRDefault="00B924CC" w:rsidP="00B924CC">
      <w:pPr>
        <w:numPr>
          <w:ilvl w:val="0"/>
          <w:numId w:val="29"/>
        </w:numPr>
        <w:shd w:val="clear" w:color="auto" w:fill="FFFFFF"/>
        <w:spacing w:after="0"/>
        <w:textAlignment w:val="baseline"/>
        <w:rPr>
          <w:rFonts w:cs="Times New Roman"/>
          <w:szCs w:val="24"/>
        </w:rPr>
      </w:pPr>
      <w:r w:rsidRPr="0020295F">
        <w:rPr>
          <w:rFonts w:cs="Times New Roman"/>
          <w:szCs w:val="24"/>
        </w:rPr>
        <w:t>Pojavio se komentar, datum, vrijeme i ocjena restorana korisnika s odabranim imenom.</w:t>
      </w:r>
    </w:p>
    <w:p w14:paraId="0B3F80B8" w14:textId="77777777" w:rsidR="000A0B5F" w:rsidRPr="0020295F" w:rsidRDefault="000A0B5F" w:rsidP="004130A4">
      <w:pPr>
        <w:shd w:val="clear" w:color="auto" w:fill="FFFFFF"/>
        <w:spacing w:after="0"/>
        <w:textAlignment w:val="baseline"/>
        <w:rPr>
          <w:rFonts w:cs="Times New Roman"/>
          <w:szCs w:val="24"/>
        </w:rPr>
      </w:pPr>
    </w:p>
    <w:p w14:paraId="1E39D35C" w14:textId="28E184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19</w:t>
      </w:r>
      <w:r w:rsidRPr="00E86FC2">
        <w:rPr>
          <w:rFonts w:cs="Times New Roman"/>
          <w:b/>
          <w:szCs w:val="24"/>
        </w:rPr>
        <w:t xml:space="preserve"> – PregledKon</w:t>
      </w:r>
      <w:r w:rsidR="00AE410F" w:rsidRPr="00E86FC2">
        <w:rPr>
          <w:rFonts w:cs="Times New Roman"/>
          <w:b/>
          <w:szCs w:val="24"/>
        </w:rPr>
        <w:t>t</w:t>
      </w:r>
      <w:r w:rsidRPr="00E86FC2">
        <w:rPr>
          <w:rFonts w:cs="Times New Roman"/>
          <w:b/>
          <w:szCs w:val="24"/>
        </w:rPr>
        <w:t>ak</w:t>
      </w:r>
      <w:r w:rsidR="00AE410F" w:rsidRPr="00E86FC2">
        <w:rPr>
          <w:rFonts w:cs="Times New Roman"/>
          <w:b/>
          <w:szCs w:val="24"/>
        </w:rPr>
        <w:t>a</w:t>
      </w:r>
      <w:r w:rsidRPr="00E86FC2">
        <w:rPr>
          <w:rFonts w:cs="Times New Roman"/>
          <w:b/>
          <w:szCs w:val="24"/>
        </w:rPr>
        <w:t>ta</w:t>
      </w:r>
    </w:p>
    <w:p w14:paraId="2B6E32F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Svi korisnici web stranice.</w:t>
      </w:r>
    </w:p>
    <w:p w14:paraId="3DA5C63C" w14:textId="4DB7BBB9"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kontak</w:t>
      </w:r>
      <w:r w:rsidR="00AE410F" w:rsidRPr="0020295F">
        <w:rPr>
          <w:rFonts w:cs="Times New Roman"/>
          <w:szCs w:val="24"/>
        </w:rPr>
        <w:t>a</w:t>
      </w:r>
      <w:r w:rsidRPr="0020295F">
        <w:rPr>
          <w:rFonts w:cs="Times New Roman"/>
          <w:szCs w:val="24"/>
        </w:rPr>
        <w:t>ta restorana.</w:t>
      </w:r>
    </w:p>
    <w:p w14:paraId="1BB2AE7C"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 xml:space="preserve">Sudionici: </w:t>
      </w:r>
      <w:r w:rsidRPr="0020295F">
        <w:rPr>
          <w:rFonts w:cs="Times New Roman"/>
          <w:szCs w:val="24"/>
        </w:rPr>
        <w:t>Baza podataka, poslužitelj.</w:t>
      </w:r>
    </w:p>
    <w:p w14:paraId="30DC97D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p>
    <w:p w14:paraId="19BA40A4" w14:textId="2D567EE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Rezultat: </w:t>
      </w:r>
      <w:r w:rsidR="00AE410F" w:rsidRPr="0020295F">
        <w:rPr>
          <w:rFonts w:cs="Times New Roman"/>
          <w:szCs w:val="24"/>
        </w:rPr>
        <w:t>Uspješno</w:t>
      </w:r>
      <w:r w:rsidRPr="0020295F">
        <w:rPr>
          <w:rFonts w:cs="Times New Roman"/>
          <w:szCs w:val="24"/>
        </w:rPr>
        <w:t xml:space="preserve"> preusmjeravanje na kontakte restorana.</w:t>
      </w:r>
    </w:p>
    <w:p w14:paraId="194EA12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88848C0" w14:textId="6E9B5474"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Korisnik pritišće karticu „Kontakt“.</w:t>
      </w:r>
    </w:p>
    <w:p w14:paraId="1F5BDED2" w14:textId="77777777" w:rsidR="005E4C33" w:rsidRPr="0020295F" w:rsidRDefault="005E4C33" w:rsidP="001A0EE3">
      <w:pPr>
        <w:numPr>
          <w:ilvl w:val="0"/>
          <w:numId w:val="30"/>
        </w:numPr>
        <w:shd w:val="clear" w:color="auto" w:fill="FFFFFF"/>
        <w:spacing w:after="0"/>
        <w:textAlignment w:val="baseline"/>
        <w:rPr>
          <w:rFonts w:cs="Times New Roman"/>
          <w:szCs w:val="24"/>
        </w:rPr>
      </w:pPr>
      <w:r w:rsidRPr="0020295F">
        <w:rPr>
          <w:rFonts w:cs="Times New Roman"/>
          <w:szCs w:val="24"/>
        </w:rPr>
        <w:t>Poslužitelj preusmjerava korisnika na kontakte.</w:t>
      </w:r>
    </w:p>
    <w:p w14:paraId="227FD583" w14:textId="77777777" w:rsidR="000A0B5F" w:rsidRPr="0020295F" w:rsidRDefault="000A0B5F" w:rsidP="000A0B5F">
      <w:pPr>
        <w:shd w:val="clear" w:color="auto" w:fill="FFFFFF"/>
        <w:spacing w:after="0"/>
        <w:ind w:left="2880"/>
        <w:textAlignment w:val="baseline"/>
        <w:rPr>
          <w:rFonts w:cs="Times New Roman"/>
          <w:szCs w:val="24"/>
        </w:rPr>
      </w:pPr>
    </w:p>
    <w:p w14:paraId="1D2ED769" w14:textId="25921335"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924CC" w:rsidRPr="00E86FC2">
        <w:rPr>
          <w:rFonts w:cs="Times New Roman"/>
          <w:b/>
          <w:szCs w:val="24"/>
        </w:rPr>
        <w:t>0</w:t>
      </w:r>
      <w:r w:rsidRPr="00E86FC2">
        <w:rPr>
          <w:rFonts w:cs="Times New Roman"/>
          <w:b/>
          <w:szCs w:val="24"/>
        </w:rPr>
        <w:t>– PregledAdminStranice</w:t>
      </w:r>
    </w:p>
    <w:p w14:paraId="290AA24D" w14:textId="6FF7A008"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 Vlasnik.</w:t>
      </w:r>
    </w:p>
    <w:p w14:paraId="18011E9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administrativnu stranicu restorana.</w:t>
      </w:r>
    </w:p>
    <w:p w14:paraId="7DFE7C29"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26EE28C8" w14:textId="09C35390"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w:t>
      </w:r>
      <w:r w:rsidR="00C02DE5" w:rsidRPr="0020295F">
        <w:rPr>
          <w:rFonts w:cs="Times New Roman"/>
          <w:szCs w:val="24"/>
        </w:rPr>
        <w:t>.</w:t>
      </w:r>
    </w:p>
    <w:p w14:paraId="199F4C1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preusmjeravanje na administrativnu stranicu.</w:t>
      </w:r>
    </w:p>
    <w:p w14:paraId="0F37A4A4" w14:textId="77777777" w:rsidR="005E4C33" w:rsidRPr="0020295F" w:rsidRDefault="005E4C33" w:rsidP="001A0EE3">
      <w:pPr>
        <w:numPr>
          <w:ilvl w:val="0"/>
          <w:numId w:val="14"/>
        </w:numPr>
        <w:shd w:val="clear" w:color="auto" w:fill="FFFFFF"/>
        <w:spacing w:after="0"/>
        <w:ind w:left="1843" w:hanging="357"/>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666E1126" w14:textId="2A46DEE3"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 xml:space="preserve">Vlasnik </w:t>
      </w:r>
      <w:r w:rsidR="00C02DE5" w:rsidRPr="0020295F">
        <w:rPr>
          <w:rFonts w:cs="Times New Roman"/>
          <w:szCs w:val="24"/>
        </w:rPr>
        <w:t>se</w:t>
      </w:r>
      <w:r w:rsidRPr="0020295F">
        <w:rPr>
          <w:rFonts w:cs="Times New Roman"/>
          <w:szCs w:val="24"/>
        </w:rPr>
        <w:t xml:space="preserve"> </w:t>
      </w:r>
      <w:r w:rsidR="00BB12AB" w:rsidRPr="0020295F">
        <w:rPr>
          <w:rFonts w:cs="Times New Roman"/>
          <w:szCs w:val="24"/>
        </w:rPr>
        <w:t>prijavljuje u sustav</w:t>
      </w:r>
      <w:r w:rsidR="00B924CC" w:rsidRPr="0020295F">
        <w:rPr>
          <w:rFonts w:cs="Times New Roman"/>
          <w:szCs w:val="24"/>
        </w:rPr>
        <w:t>.</w:t>
      </w:r>
    </w:p>
    <w:p w14:paraId="2794C289" w14:textId="77777777" w:rsidR="005E4C33" w:rsidRPr="0020295F" w:rsidRDefault="005E4C33" w:rsidP="001A0EE3">
      <w:pPr>
        <w:numPr>
          <w:ilvl w:val="0"/>
          <w:numId w:val="44"/>
        </w:numPr>
        <w:shd w:val="clear" w:color="auto" w:fill="FFFFFF"/>
        <w:spacing w:after="0"/>
        <w:textAlignment w:val="baseline"/>
        <w:rPr>
          <w:rFonts w:cs="Times New Roman"/>
          <w:szCs w:val="24"/>
        </w:rPr>
      </w:pPr>
      <w:r w:rsidRPr="0020295F">
        <w:rPr>
          <w:rFonts w:cs="Times New Roman"/>
          <w:szCs w:val="24"/>
        </w:rPr>
        <w:t>Poslužitelj preusmjerava vlasnika i djelatnika na administrativnu stranicu.</w:t>
      </w:r>
    </w:p>
    <w:p w14:paraId="10F7D28C" w14:textId="77777777" w:rsidR="000A0B5F" w:rsidRPr="0020295F" w:rsidRDefault="000A0B5F" w:rsidP="000A0B5F">
      <w:pPr>
        <w:shd w:val="clear" w:color="auto" w:fill="FFFFFF"/>
        <w:spacing w:after="0"/>
        <w:ind w:left="2880"/>
        <w:textAlignment w:val="baseline"/>
        <w:rPr>
          <w:rFonts w:cs="Times New Roman"/>
          <w:szCs w:val="24"/>
        </w:rPr>
      </w:pPr>
    </w:p>
    <w:p w14:paraId="0E54F0FF" w14:textId="7BE169A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1</w:t>
      </w:r>
      <w:r w:rsidRPr="00E86FC2">
        <w:rPr>
          <w:rFonts w:cs="Times New Roman"/>
          <w:b/>
          <w:szCs w:val="24"/>
        </w:rPr>
        <w:t xml:space="preserve"> – PregledNarudžbi</w:t>
      </w:r>
    </w:p>
    <w:p w14:paraId="6BAE19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1187D1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Doći na stranicu gdje se nalaze narudžbe.</w:t>
      </w:r>
    </w:p>
    <w:p w14:paraId="7384917B"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FCE149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5FF9D1D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preusmjeravanje na stranicu s narudžbama.</w:t>
      </w:r>
    </w:p>
    <w:p w14:paraId="0DF3A97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57B88F25" w14:textId="119E240D"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Vlasnik ili djelatnik pritišće karticu „</w:t>
      </w:r>
      <w:r w:rsidR="00C02DE5" w:rsidRPr="0020295F">
        <w:rPr>
          <w:rFonts w:cs="Times New Roman"/>
          <w:szCs w:val="24"/>
        </w:rPr>
        <w:t>Narudžbe</w:t>
      </w:r>
      <w:r w:rsidRPr="0020295F">
        <w:rPr>
          <w:rFonts w:cs="Times New Roman"/>
          <w:szCs w:val="24"/>
        </w:rPr>
        <w:t>“.</w:t>
      </w:r>
    </w:p>
    <w:p w14:paraId="5E586DA2" w14:textId="77777777" w:rsidR="005E4C33" w:rsidRPr="0020295F" w:rsidRDefault="005E4C33" w:rsidP="001A0EE3">
      <w:pPr>
        <w:numPr>
          <w:ilvl w:val="0"/>
          <w:numId w:val="31"/>
        </w:numPr>
        <w:shd w:val="clear" w:color="auto" w:fill="FFFFFF"/>
        <w:spacing w:after="0"/>
        <w:textAlignment w:val="baseline"/>
        <w:rPr>
          <w:rFonts w:cs="Times New Roman"/>
          <w:szCs w:val="24"/>
        </w:rPr>
      </w:pPr>
      <w:r w:rsidRPr="0020295F">
        <w:rPr>
          <w:rFonts w:cs="Times New Roman"/>
          <w:szCs w:val="24"/>
        </w:rPr>
        <w:t>Poslužitelj preusmjerava korisnika na narudžbe.</w:t>
      </w:r>
    </w:p>
    <w:p w14:paraId="05E31F35" w14:textId="77777777" w:rsidR="00BB2AD7" w:rsidRPr="0020295F" w:rsidRDefault="00BB2AD7" w:rsidP="00D9128D">
      <w:pPr>
        <w:shd w:val="clear" w:color="auto" w:fill="FFFFFF"/>
        <w:spacing w:after="0"/>
        <w:ind w:left="2880"/>
        <w:textAlignment w:val="baseline"/>
        <w:rPr>
          <w:rFonts w:cs="Times New Roman"/>
          <w:szCs w:val="24"/>
        </w:rPr>
      </w:pPr>
    </w:p>
    <w:p w14:paraId="0172CEF9" w14:textId="7AD9C33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2</w:t>
      </w:r>
      <w:r w:rsidRPr="00E86FC2">
        <w:rPr>
          <w:rFonts w:cs="Times New Roman"/>
          <w:b/>
          <w:szCs w:val="24"/>
        </w:rPr>
        <w:t xml:space="preserve"> – PotvrdaZaprimljeneNarudžbe</w:t>
      </w:r>
    </w:p>
    <w:p w14:paraId="2C7AE83F"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22C7ECD"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potvrdi narudžbu poslanu od strane korisnika.</w:t>
      </w:r>
    </w:p>
    <w:p w14:paraId="00092926"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7A7C482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0CE8A884"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potvrdio narudžbu.</w:t>
      </w:r>
    </w:p>
    <w:p w14:paraId="54957EA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0627ECEA"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odabire narudžbu koju će potvrditi</w:t>
      </w:r>
    </w:p>
    <w:p w14:paraId="44B87B3D" w14:textId="77777777"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lastRenderedPageBreak/>
        <w:t>Potvrđuje narudžbu pritiskom na gumb „Potvrdi“.</w:t>
      </w:r>
    </w:p>
    <w:p w14:paraId="7F1EC6B9" w14:textId="101B040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Pojavljuje se oblačić „Prosječno vrijeme dostave“ u kojem se upisuje vrijeme dostave i poruka.</w:t>
      </w:r>
    </w:p>
    <w:p w14:paraId="0AC70517" w14:textId="273CC196" w:rsidR="00C02DE5" w:rsidRPr="0020295F" w:rsidRDefault="00C02DE5" w:rsidP="001A0EE3">
      <w:pPr>
        <w:numPr>
          <w:ilvl w:val="0"/>
          <w:numId w:val="32"/>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745CAFC5" w14:textId="06BAD065" w:rsidR="005E4C33" w:rsidRPr="0020295F" w:rsidRDefault="005E4C33" w:rsidP="001A0EE3">
      <w:pPr>
        <w:numPr>
          <w:ilvl w:val="0"/>
          <w:numId w:val="32"/>
        </w:numPr>
        <w:shd w:val="clear" w:color="auto" w:fill="FFFFFF"/>
        <w:spacing w:after="0"/>
        <w:textAlignment w:val="baseline"/>
        <w:rPr>
          <w:rFonts w:cs="Times New Roman"/>
          <w:szCs w:val="24"/>
        </w:rPr>
      </w:pPr>
      <w:r w:rsidRPr="0020295F">
        <w:rPr>
          <w:rFonts w:cs="Times New Roman"/>
          <w:szCs w:val="24"/>
        </w:rPr>
        <w:t>Narudžba nestaje s liste narudžbi.</w:t>
      </w:r>
    </w:p>
    <w:p w14:paraId="22D005E4" w14:textId="77777777" w:rsidR="000A0B5F" w:rsidRPr="0020295F" w:rsidRDefault="000A0B5F" w:rsidP="000A0B5F">
      <w:pPr>
        <w:shd w:val="clear" w:color="auto" w:fill="FFFFFF"/>
        <w:spacing w:after="0"/>
        <w:ind w:left="2880"/>
        <w:textAlignment w:val="baseline"/>
        <w:rPr>
          <w:rFonts w:cs="Times New Roman"/>
          <w:szCs w:val="24"/>
        </w:rPr>
      </w:pPr>
    </w:p>
    <w:p w14:paraId="217EAFE8" w14:textId="0F21F8A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3</w:t>
      </w:r>
      <w:r w:rsidRPr="00E86FC2">
        <w:rPr>
          <w:rFonts w:cs="Times New Roman"/>
          <w:b/>
          <w:szCs w:val="24"/>
        </w:rPr>
        <w:t xml:space="preserve"> – OdbijanjeNarudžbe</w:t>
      </w:r>
    </w:p>
    <w:p w14:paraId="142F13F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6D1E163D" w14:textId="254E08F3"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Vlasnik ili djelatnik odbije </w:t>
      </w:r>
      <w:r w:rsidR="00F106C9" w:rsidRPr="0020295F">
        <w:rPr>
          <w:rFonts w:cs="Times New Roman"/>
          <w:szCs w:val="24"/>
        </w:rPr>
        <w:t xml:space="preserve">narudžbu </w:t>
      </w:r>
      <w:r w:rsidRPr="0020295F">
        <w:rPr>
          <w:rFonts w:cs="Times New Roman"/>
          <w:szCs w:val="24"/>
        </w:rPr>
        <w:t>poslanu od strane korisnika.</w:t>
      </w:r>
    </w:p>
    <w:p w14:paraId="364819B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07108A5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 postoji minimalno jedna narudžba od korisnika.</w:t>
      </w:r>
    </w:p>
    <w:p w14:paraId="20979F7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Vlasnik ili djelatnik je uspješno odbio narudžbu.</w:t>
      </w:r>
    </w:p>
    <w:p w14:paraId="73CD88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2EEB083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Vlasnik ili djelatnik odabire narudžbu koju će odbiti.</w:t>
      </w:r>
    </w:p>
    <w:p w14:paraId="09A602DE"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Odbija narudžbu pritiskom na gumb „Odbij“.</w:t>
      </w:r>
    </w:p>
    <w:p w14:paraId="7A5908E2" w14:textId="0050E882" w:rsidR="00C02DE5" w:rsidRPr="0020295F" w:rsidRDefault="00C02DE5" w:rsidP="001A0EE3">
      <w:pPr>
        <w:numPr>
          <w:ilvl w:val="0"/>
          <w:numId w:val="34"/>
        </w:numPr>
        <w:shd w:val="clear" w:color="auto" w:fill="FFFFFF"/>
        <w:spacing w:after="0"/>
        <w:textAlignment w:val="baseline"/>
        <w:rPr>
          <w:rFonts w:cs="Times New Roman"/>
          <w:szCs w:val="24"/>
        </w:rPr>
      </w:pPr>
      <w:r w:rsidRPr="0020295F">
        <w:rPr>
          <w:rFonts w:cs="Times New Roman"/>
          <w:szCs w:val="24"/>
        </w:rPr>
        <w:t xml:space="preserve">Pojavljuje </w:t>
      </w:r>
      <w:r w:rsidRPr="0020295F">
        <w:t>se oblačić „Prosječno vrijeme dostave“ u kojem se upisuje vrijeme dostave i poruka.</w:t>
      </w:r>
    </w:p>
    <w:p w14:paraId="719A7764" w14:textId="00EAF7DB" w:rsidR="00C02DE5" w:rsidRPr="0020295F" w:rsidRDefault="00C02DE5" w:rsidP="004130A4">
      <w:pPr>
        <w:pStyle w:val="ListParagraph"/>
        <w:numPr>
          <w:ilvl w:val="0"/>
          <w:numId w:val="34"/>
        </w:numPr>
        <w:shd w:val="clear" w:color="auto" w:fill="FFFFFF"/>
        <w:spacing w:after="0"/>
        <w:textAlignment w:val="baseline"/>
      </w:pPr>
      <w:r w:rsidRPr="0020295F">
        <w:t>Pojavljuje se oblačić „Razlog odbijanja narudžbe“ koji se ispunjava.</w:t>
      </w:r>
    </w:p>
    <w:p w14:paraId="51F236E5" w14:textId="76E47C61" w:rsidR="00C02DE5" w:rsidRPr="0020295F" w:rsidRDefault="00C02DE5">
      <w:pPr>
        <w:numPr>
          <w:ilvl w:val="0"/>
          <w:numId w:val="34"/>
        </w:numPr>
        <w:shd w:val="clear" w:color="auto" w:fill="FFFFFF"/>
        <w:spacing w:after="0"/>
        <w:textAlignment w:val="baseline"/>
        <w:rPr>
          <w:rFonts w:cs="Times New Roman"/>
          <w:szCs w:val="24"/>
        </w:rPr>
      </w:pPr>
      <w:r w:rsidRPr="0020295F">
        <w:rPr>
          <w:rFonts w:cs="Times New Roman"/>
          <w:szCs w:val="24"/>
        </w:rPr>
        <w:t>Vlasnik ili djelatnik klikne na gumb „Pošalji“.</w:t>
      </w:r>
    </w:p>
    <w:p w14:paraId="40C8A191" w14:textId="77777777" w:rsidR="005E4C33" w:rsidRPr="0020295F" w:rsidRDefault="005E4C33" w:rsidP="001A0EE3">
      <w:pPr>
        <w:numPr>
          <w:ilvl w:val="0"/>
          <w:numId w:val="34"/>
        </w:numPr>
        <w:shd w:val="clear" w:color="auto" w:fill="FFFFFF"/>
        <w:spacing w:after="0"/>
        <w:textAlignment w:val="baseline"/>
        <w:rPr>
          <w:rFonts w:cs="Times New Roman"/>
          <w:szCs w:val="24"/>
        </w:rPr>
      </w:pPr>
      <w:r w:rsidRPr="0020295F">
        <w:rPr>
          <w:rFonts w:cs="Times New Roman"/>
          <w:szCs w:val="24"/>
        </w:rPr>
        <w:t>Narudžba nestaje s liste narudžbi.</w:t>
      </w:r>
    </w:p>
    <w:p w14:paraId="6BEB03E0" w14:textId="77777777" w:rsidR="000A0B5F" w:rsidRPr="0020295F" w:rsidRDefault="000A0B5F" w:rsidP="000A0B5F">
      <w:pPr>
        <w:shd w:val="clear" w:color="auto" w:fill="FFFFFF"/>
        <w:spacing w:after="0"/>
        <w:ind w:left="2880"/>
        <w:textAlignment w:val="baseline"/>
        <w:rPr>
          <w:rFonts w:cs="Times New Roman"/>
          <w:szCs w:val="24"/>
        </w:rPr>
      </w:pPr>
    </w:p>
    <w:p w14:paraId="32009E2A" w14:textId="3DBA0EAC"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4</w:t>
      </w:r>
      <w:r w:rsidRPr="00E86FC2">
        <w:rPr>
          <w:rFonts w:cs="Times New Roman"/>
          <w:b/>
          <w:szCs w:val="24"/>
        </w:rPr>
        <w:t xml:space="preserve"> – DodajJelo</w:t>
      </w:r>
    </w:p>
    <w:p w14:paraId="5CC0796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5EFEAE4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novog jela u listu jela u ponudi.</w:t>
      </w:r>
    </w:p>
    <w:p w14:paraId="6B709A4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9DC8B3C"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7CD6620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jela.</w:t>
      </w:r>
    </w:p>
    <w:p w14:paraId="477B693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0E15E13" w14:textId="6CEBB3B9" w:rsidR="00FA17D0" w:rsidRPr="0020295F" w:rsidRDefault="00FA17D0"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pritišće karticu „Jela“.</w:t>
      </w:r>
    </w:p>
    <w:p w14:paraId="3BBAA359"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lastRenderedPageBreak/>
        <w:t>Prikazuje se formular za unos informacija o jelu.</w:t>
      </w:r>
    </w:p>
    <w:p w14:paraId="021952A5" w14:textId="77777777"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Upisuje se naziv jela, opis, cijena, dostupnost i dodaje se slika jela.</w:t>
      </w:r>
    </w:p>
    <w:p w14:paraId="20843818" w14:textId="68A09232" w:rsidR="005E4C33" w:rsidRPr="0020295F" w:rsidRDefault="005E4C33" w:rsidP="001A0EE3">
      <w:pPr>
        <w:numPr>
          <w:ilvl w:val="0"/>
          <w:numId w:val="33"/>
        </w:numPr>
        <w:shd w:val="clear" w:color="auto" w:fill="FFFFFF"/>
        <w:spacing w:after="0"/>
        <w:textAlignment w:val="baseline"/>
        <w:rPr>
          <w:rFonts w:cs="Times New Roman"/>
          <w:szCs w:val="24"/>
        </w:rPr>
      </w:pPr>
      <w:r w:rsidRPr="0020295F">
        <w:rPr>
          <w:rFonts w:cs="Times New Roman"/>
          <w:szCs w:val="24"/>
        </w:rPr>
        <w:t>Vlasnik ili djelatnik potvrđuje dodavanje jela</w:t>
      </w:r>
      <w:r w:rsidR="00FA17D0" w:rsidRPr="0020295F">
        <w:rPr>
          <w:rFonts w:cs="Times New Roman"/>
          <w:szCs w:val="24"/>
        </w:rPr>
        <w:t xml:space="preserve"> pritiskom na gumb „Spremi jelo“</w:t>
      </w:r>
      <w:r w:rsidRPr="0020295F">
        <w:rPr>
          <w:rFonts w:cs="Times New Roman"/>
          <w:szCs w:val="24"/>
        </w:rPr>
        <w:t>.</w:t>
      </w:r>
    </w:p>
    <w:p w14:paraId="0B68B463" w14:textId="77777777" w:rsidR="000A0B5F" w:rsidRPr="0020295F" w:rsidRDefault="000A0B5F" w:rsidP="000A0B5F">
      <w:pPr>
        <w:shd w:val="clear" w:color="auto" w:fill="FFFFFF"/>
        <w:spacing w:after="0"/>
        <w:ind w:left="2880"/>
        <w:textAlignment w:val="baseline"/>
        <w:rPr>
          <w:rFonts w:cs="Times New Roman"/>
          <w:szCs w:val="24"/>
        </w:rPr>
      </w:pPr>
    </w:p>
    <w:p w14:paraId="4ADCDEE7" w14:textId="22E7C540"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5</w:t>
      </w:r>
      <w:r w:rsidRPr="00E86FC2">
        <w:rPr>
          <w:rFonts w:cs="Times New Roman"/>
          <w:b/>
          <w:szCs w:val="24"/>
        </w:rPr>
        <w:t xml:space="preserve"> – UrediJelo</w:t>
      </w:r>
    </w:p>
    <w:p w14:paraId="166032D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038A28D0" w14:textId="1F2D004A"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Urediti jelo iz ponude.</w:t>
      </w:r>
    </w:p>
    <w:p w14:paraId="664C5F7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1AF7695F" w14:textId="3086FE6B"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 stranici</w:t>
      </w:r>
      <w:r w:rsidR="00FA17D0" w:rsidRPr="0020295F">
        <w:rPr>
          <w:rFonts w:cs="Times New Roman"/>
          <w:szCs w:val="24"/>
        </w:rPr>
        <w:t xml:space="preserve"> jela</w:t>
      </w:r>
      <w:r w:rsidRPr="0020295F">
        <w:rPr>
          <w:rFonts w:cs="Times New Roman"/>
          <w:szCs w:val="24"/>
        </w:rPr>
        <w:t>.</w:t>
      </w:r>
    </w:p>
    <w:p w14:paraId="20920EC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promjene jela.</w:t>
      </w:r>
    </w:p>
    <w:p w14:paraId="1E4D6A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1AF47B99" w14:textId="4B903318"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pritišće na gumb „Uredi jelo“</w:t>
      </w:r>
      <w:r w:rsidR="00FA17D0" w:rsidRPr="0020295F">
        <w:rPr>
          <w:rFonts w:cs="Times New Roman"/>
          <w:szCs w:val="24"/>
        </w:rPr>
        <w:t xml:space="preserve"> pod padajućim izbornikom „Jela“</w:t>
      </w:r>
      <w:r w:rsidRPr="0020295F">
        <w:rPr>
          <w:rFonts w:cs="Times New Roman"/>
          <w:szCs w:val="24"/>
        </w:rPr>
        <w:t>.</w:t>
      </w:r>
    </w:p>
    <w:p w14:paraId="7604F49C" w14:textId="3A84C45E" w:rsidR="00FA17D0" w:rsidRPr="0020295F" w:rsidRDefault="00FA17D0" w:rsidP="001A0EE3">
      <w:pPr>
        <w:numPr>
          <w:ilvl w:val="0"/>
          <w:numId w:val="35"/>
        </w:numPr>
        <w:shd w:val="clear" w:color="auto" w:fill="FFFFFF"/>
        <w:spacing w:after="0"/>
        <w:textAlignment w:val="baseline"/>
        <w:rPr>
          <w:rFonts w:cs="Times New Roman"/>
          <w:szCs w:val="24"/>
        </w:rPr>
      </w:pPr>
      <w:r w:rsidRPr="0020295F">
        <w:rPr>
          <w:rFonts w:cs="Times New Roman"/>
          <w:szCs w:val="24"/>
        </w:rPr>
        <w:t>Odabire se željeno jelo s liste jela pritiskom na gumb za uređivanje.</w:t>
      </w:r>
    </w:p>
    <w:p w14:paraId="30364BB7"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Prikazuje se formular za unos novih promjena o jelu.</w:t>
      </w:r>
    </w:p>
    <w:p w14:paraId="2E0368A0" w14:textId="77777777"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Upisuju se nove promijene kao što su: naziv jela, opis, cijena, dostupnost i dodaje se slika jela.</w:t>
      </w:r>
    </w:p>
    <w:p w14:paraId="53D17DFE" w14:textId="258020B4" w:rsidR="005E4C33" w:rsidRPr="0020295F" w:rsidRDefault="005E4C33" w:rsidP="001A0EE3">
      <w:pPr>
        <w:numPr>
          <w:ilvl w:val="0"/>
          <w:numId w:val="35"/>
        </w:numPr>
        <w:shd w:val="clear" w:color="auto" w:fill="FFFFFF"/>
        <w:spacing w:after="0"/>
        <w:textAlignment w:val="baseline"/>
        <w:rPr>
          <w:rFonts w:cs="Times New Roman"/>
          <w:szCs w:val="24"/>
        </w:rPr>
      </w:pPr>
      <w:r w:rsidRPr="0020295F">
        <w:rPr>
          <w:rFonts w:cs="Times New Roman"/>
          <w:szCs w:val="24"/>
        </w:rPr>
        <w:t>Vlasnik ili djelatnik potvrđuje promjenu jela</w:t>
      </w:r>
      <w:r w:rsidR="00FA17D0" w:rsidRPr="0020295F">
        <w:rPr>
          <w:rFonts w:cs="Times New Roman"/>
          <w:szCs w:val="24"/>
        </w:rPr>
        <w:t xml:space="preserve"> klikom na gumb „Spremi jelo“</w:t>
      </w:r>
      <w:r w:rsidRPr="0020295F">
        <w:rPr>
          <w:rFonts w:cs="Times New Roman"/>
          <w:szCs w:val="24"/>
        </w:rPr>
        <w:t>.</w:t>
      </w:r>
    </w:p>
    <w:p w14:paraId="23AC427E" w14:textId="77777777" w:rsidR="00BB2AD7" w:rsidRPr="0020295F" w:rsidRDefault="00BB2AD7" w:rsidP="000A0B5F">
      <w:pPr>
        <w:shd w:val="clear" w:color="auto" w:fill="FFFFFF"/>
        <w:spacing w:after="0"/>
        <w:ind w:left="2880"/>
        <w:textAlignment w:val="baseline"/>
        <w:rPr>
          <w:rFonts w:cs="Times New Roman"/>
          <w:szCs w:val="24"/>
        </w:rPr>
      </w:pPr>
    </w:p>
    <w:p w14:paraId="47D0E88B" w14:textId="45DB245D"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6</w:t>
      </w:r>
      <w:r w:rsidRPr="00E86FC2">
        <w:rPr>
          <w:rFonts w:cs="Times New Roman"/>
          <w:b/>
          <w:szCs w:val="24"/>
        </w:rPr>
        <w:t xml:space="preserve"> – ObrišiJelo</w:t>
      </w:r>
    </w:p>
    <w:p w14:paraId="3475EE5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2B4480C1" w14:textId="59D21F4C"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w:t>
      </w:r>
      <w:r w:rsidR="00516425" w:rsidRPr="0020295F">
        <w:rPr>
          <w:rFonts w:cs="Times New Roman"/>
          <w:szCs w:val="24"/>
        </w:rPr>
        <w:t>Obrisati jelo iz ponude.</w:t>
      </w:r>
    </w:p>
    <w:p w14:paraId="7E0C321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34EAB59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p>
    <w:p w14:paraId="2B45008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jela.</w:t>
      </w:r>
    </w:p>
    <w:p w14:paraId="227FA8F4" w14:textId="77777777" w:rsidR="00BB2AD7" w:rsidRPr="0020295F" w:rsidRDefault="00BB2AD7" w:rsidP="00D9128D">
      <w:pPr>
        <w:shd w:val="clear" w:color="auto" w:fill="FFFFFF"/>
        <w:spacing w:after="0"/>
        <w:textAlignment w:val="baseline"/>
        <w:rPr>
          <w:rFonts w:cs="Times New Roman"/>
          <w:szCs w:val="24"/>
        </w:rPr>
      </w:pPr>
    </w:p>
    <w:p w14:paraId="16814F91" w14:textId="77777777" w:rsidR="00BB2AD7" w:rsidRPr="0020295F" w:rsidRDefault="00BB2AD7" w:rsidP="00D9128D">
      <w:pPr>
        <w:shd w:val="clear" w:color="auto" w:fill="FFFFFF"/>
        <w:spacing w:after="0"/>
        <w:textAlignment w:val="baseline"/>
        <w:rPr>
          <w:rFonts w:cs="Times New Roman"/>
          <w:szCs w:val="24"/>
        </w:rPr>
      </w:pPr>
    </w:p>
    <w:p w14:paraId="3267E531" w14:textId="07DFBF63" w:rsidR="00FA17D0" w:rsidRPr="0020295F" w:rsidRDefault="005E4C33" w:rsidP="004130A4">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p>
    <w:p w14:paraId="6B3166C7" w14:textId="1BCD08CE" w:rsidR="00FA17D0" w:rsidRPr="0020295F" w:rsidRDefault="00FA17D0"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w:t>
      </w:r>
      <w:r w:rsidR="0088028F" w:rsidRPr="0020295F">
        <w:rPr>
          <w:rFonts w:cs="Times New Roman"/>
          <w:szCs w:val="24"/>
        </w:rPr>
        <w:t>jelatnik pritišće na gumb „Obriši</w:t>
      </w:r>
      <w:r w:rsidRPr="0020295F">
        <w:rPr>
          <w:rFonts w:cs="Times New Roman"/>
          <w:szCs w:val="24"/>
        </w:rPr>
        <w:t xml:space="preserve"> jelo“ pod padajućim izbornikom „Jela“.</w:t>
      </w:r>
    </w:p>
    <w:p w14:paraId="12B461E6" w14:textId="2C60FE26"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Odabire se željeno jelo s liste jela i briše klikom na gumb „X“.</w:t>
      </w:r>
    </w:p>
    <w:p w14:paraId="41E4C8BF" w14:textId="15A4E0A2"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Iskače oblačić „Upozorenje“ s porukom „Jeste li sigurni da želite obrisati: naziv jela“.</w:t>
      </w:r>
    </w:p>
    <w:p w14:paraId="6BAE37F0" w14:textId="432FE3C0"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Vlasnik ili djelatnik potvrđuje klikom na gumb „Izbriši jelo“.</w:t>
      </w:r>
    </w:p>
    <w:p w14:paraId="2002C7D5" w14:textId="1F4120C8" w:rsidR="0088028F" w:rsidRPr="0020295F" w:rsidRDefault="0088028F" w:rsidP="004130A4">
      <w:pPr>
        <w:numPr>
          <w:ilvl w:val="0"/>
          <w:numId w:val="66"/>
        </w:numPr>
        <w:shd w:val="clear" w:color="auto" w:fill="FFFFFF"/>
        <w:spacing w:after="0"/>
        <w:textAlignment w:val="baseline"/>
        <w:rPr>
          <w:rFonts w:cs="Times New Roman"/>
          <w:szCs w:val="24"/>
        </w:rPr>
      </w:pPr>
      <w:r w:rsidRPr="0020295F">
        <w:rPr>
          <w:rFonts w:cs="Times New Roman"/>
          <w:szCs w:val="24"/>
        </w:rPr>
        <w:t>Jelo nestaje s liste jela.</w:t>
      </w:r>
    </w:p>
    <w:p w14:paraId="2F87829C" w14:textId="77777777" w:rsidR="000A0B5F" w:rsidRPr="0020295F" w:rsidRDefault="000A0B5F" w:rsidP="004130A4">
      <w:pPr>
        <w:shd w:val="clear" w:color="auto" w:fill="FFFFFF"/>
        <w:spacing w:after="0"/>
        <w:textAlignment w:val="baseline"/>
        <w:rPr>
          <w:rFonts w:cs="Times New Roman"/>
          <w:szCs w:val="24"/>
        </w:rPr>
      </w:pPr>
    </w:p>
    <w:p w14:paraId="7CAA5FC1" w14:textId="477AAECF"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7</w:t>
      </w:r>
      <w:r w:rsidRPr="00E86FC2">
        <w:rPr>
          <w:rFonts w:cs="Times New Roman"/>
          <w:b/>
          <w:szCs w:val="24"/>
        </w:rPr>
        <w:t xml:space="preserve"> – DodajKategoriju</w:t>
      </w:r>
    </w:p>
    <w:p w14:paraId="2F285B16"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3A3B2B1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Dodavanje nove kategorije jela.</w:t>
      </w:r>
    </w:p>
    <w:p w14:paraId="0AF0F1D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87B8353" w14:textId="20935EF1"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1569F16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dodavanje nove kategorije jela</w:t>
      </w:r>
    </w:p>
    <w:p w14:paraId="1C5EC5A0"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7AD0505B" w14:textId="5B137E55"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pritišće na gumb „Dodaj kategoriju“</w:t>
      </w:r>
      <w:r w:rsidR="0088028F" w:rsidRPr="0020295F">
        <w:rPr>
          <w:rFonts w:cs="Times New Roman"/>
          <w:szCs w:val="24"/>
        </w:rPr>
        <w:t xml:space="preserve"> pod padajućim izbornikom „Kategorije“</w:t>
      </w:r>
      <w:r w:rsidRPr="0020295F">
        <w:rPr>
          <w:rFonts w:cs="Times New Roman"/>
          <w:szCs w:val="24"/>
        </w:rPr>
        <w:t>.</w:t>
      </w:r>
    </w:p>
    <w:p w14:paraId="24A7ACF8" w14:textId="77777777"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Prikazuje se formular za unos imena kategorije.</w:t>
      </w:r>
    </w:p>
    <w:p w14:paraId="4FA36DF3" w14:textId="1F4ABBFD" w:rsidR="005E4C33" w:rsidRPr="0020295F" w:rsidRDefault="005E4C33" w:rsidP="001A0EE3">
      <w:pPr>
        <w:numPr>
          <w:ilvl w:val="0"/>
          <w:numId w:val="39"/>
        </w:numPr>
        <w:shd w:val="clear" w:color="auto" w:fill="FFFFFF"/>
        <w:spacing w:after="0"/>
        <w:textAlignment w:val="baseline"/>
        <w:rPr>
          <w:rFonts w:cs="Times New Roman"/>
          <w:szCs w:val="24"/>
        </w:rPr>
      </w:pPr>
      <w:r w:rsidRPr="0020295F">
        <w:rPr>
          <w:rFonts w:cs="Times New Roman"/>
          <w:szCs w:val="24"/>
        </w:rPr>
        <w:t>Vlasnik ili djelatnik potvrđuje dodavanje kategorije</w:t>
      </w:r>
      <w:r w:rsidR="0088028F" w:rsidRPr="0020295F">
        <w:rPr>
          <w:rFonts w:cs="Times New Roman"/>
          <w:szCs w:val="24"/>
        </w:rPr>
        <w:t xml:space="preserve"> pritiskom na gumb „Spremi“</w:t>
      </w:r>
      <w:r w:rsidRPr="0020295F">
        <w:rPr>
          <w:rFonts w:cs="Times New Roman"/>
          <w:szCs w:val="24"/>
        </w:rPr>
        <w:t>.</w:t>
      </w:r>
    </w:p>
    <w:p w14:paraId="111AAA10" w14:textId="0E43140C" w:rsidR="0088028F" w:rsidRPr="0020295F" w:rsidRDefault="0088028F" w:rsidP="001A0EE3">
      <w:pPr>
        <w:numPr>
          <w:ilvl w:val="0"/>
          <w:numId w:val="39"/>
        </w:numPr>
        <w:shd w:val="clear" w:color="auto" w:fill="FFFFFF"/>
        <w:spacing w:after="0"/>
        <w:textAlignment w:val="baseline"/>
        <w:rPr>
          <w:rFonts w:cs="Times New Roman"/>
          <w:szCs w:val="24"/>
        </w:rPr>
      </w:pPr>
      <w:r w:rsidRPr="0020295F">
        <w:rPr>
          <w:rFonts w:cs="Times New Roman"/>
          <w:szCs w:val="24"/>
        </w:rPr>
        <w:t>Iskače oblačić „Kategorija spremljena“.</w:t>
      </w:r>
    </w:p>
    <w:p w14:paraId="4BBDE489" w14:textId="77777777" w:rsidR="000A0B5F" w:rsidRPr="0020295F" w:rsidRDefault="000A0B5F" w:rsidP="000A0B5F">
      <w:pPr>
        <w:shd w:val="clear" w:color="auto" w:fill="FFFFFF"/>
        <w:spacing w:after="0"/>
        <w:ind w:left="2880"/>
        <w:textAlignment w:val="baseline"/>
        <w:rPr>
          <w:rFonts w:cs="Times New Roman"/>
          <w:szCs w:val="24"/>
        </w:rPr>
      </w:pPr>
    </w:p>
    <w:p w14:paraId="4EF52CC4" w14:textId="3A01EFFE"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UC2</w:t>
      </w:r>
      <w:r w:rsidR="00BB12AB" w:rsidRPr="00E86FC2">
        <w:rPr>
          <w:rFonts w:cs="Times New Roman"/>
          <w:b/>
          <w:szCs w:val="24"/>
        </w:rPr>
        <w:t>8</w:t>
      </w:r>
      <w:r w:rsidRPr="00E86FC2">
        <w:rPr>
          <w:rFonts w:cs="Times New Roman"/>
          <w:b/>
          <w:szCs w:val="24"/>
        </w:rPr>
        <w:t xml:space="preserve"> – ObrišiKategoriju</w:t>
      </w:r>
    </w:p>
    <w:p w14:paraId="2EC3429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 ili djelatnik.</w:t>
      </w:r>
    </w:p>
    <w:p w14:paraId="13DF0143"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Brisanje kategorije jela.</w:t>
      </w:r>
    </w:p>
    <w:p w14:paraId="6D402FB8"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739184" w14:textId="3E64BB25"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ili vlasnik je prijavljen u sustav, djelatnik ili vlasnik se nalazi na administrativnoj stranici</w:t>
      </w:r>
      <w:r w:rsidR="0088028F" w:rsidRPr="0020295F">
        <w:rPr>
          <w:rFonts w:cs="Times New Roman"/>
          <w:szCs w:val="24"/>
        </w:rPr>
        <w:t xml:space="preserve"> jela</w:t>
      </w:r>
      <w:r w:rsidRPr="0020295F">
        <w:rPr>
          <w:rFonts w:cs="Times New Roman"/>
          <w:szCs w:val="24"/>
        </w:rPr>
        <w:t>.</w:t>
      </w:r>
    </w:p>
    <w:p w14:paraId="36A24F8B"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brisanje nove kategorije jela</w:t>
      </w:r>
    </w:p>
    <w:p w14:paraId="79D6269E" w14:textId="77777777" w:rsidR="00BB2AD7" w:rsidRPr="0020295F" w:rsidRDefault="00BB2AD7" w:rsidP="00D9128D">
      <w:pPr>
        <w:shd w:val="clear" w:color="auto" w:fill="FFFFFF"/>
        <w:spacing w:after="0"/>
        <w:ind w:left="1843"/>
        <w:textAlignment w:val="baseline"/>
        <w:rPr>
          <w:rFonts w:cs="Times New Roman"/>
          <w:szCs w:val="24"/>
        </w:rPr>
      </w:pPr>
    </w:p>
    <w:p w14:paraId="0BD25221"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96C496B" w14:textId="25F45D77" w:rsidR="0088028F" w:rsidRPr="0020295F" w:rsidRDefault="0088028F"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„Izbriši kategoriju“ pod padajućim izbornikom „Kategorije“.</w:t>
      </w:r>
    </w:p>
    <w:p w14:paraId="1EA56C2B" w14:textId="77777777"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odabere kategoriju s popisa koju želi obrisati.</w:t>
      </w:r>
    </w:p>
    <w:p w14:paraId="4B337F98" w14:textId="48911BEE"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Vlasnik ili djelatnik pritišće na gumb „</w:t>
      </w:r>
      <w:r w:rsidR="0088028F" w:rsidRPr="0020295F">
        <w:rPr>
          <w:rFonts w:cs="Times New Roman"/>
          <w:szCs w:val="24"/>
        </w:rPr>
        <w:t>X“</w:t>
      </w:r>
      <w:r w:rsidRPr="0020295F">
        <w:rPr>
          <w:rFonts w:cs="Times New Roman"/>
          <w:szCs w:val="24"/>
        </w:rPr>
        <w:t xml:space="preserve"> za odabranu kategoriju.</w:t>
      </w:r>
    </w:p>
    <w:p w14:paraId="11B2B91F" w14:textId="01E96669" w:rsidR="005E4C33" w:rsidRPr="0020295F" w:rsidRDefault="005E4C33" w:rsidP="001A0EE3">
      <w:pPr>
        <w:numPr>
          <w:ilvl w:val="0"/>
          <w:numId w:val="40"/>
        </w:numPr>
        <w:shd w:val="clear" w:color="auto" w:fill="FFFFFF"/>
        <w:spacing w:after="0"/>
        <w:textAlignment w:val="baseline"/>
        <w:rPr>
          <w:rFonts w:cs="Times New Roman"/>
          <w:szCs w:val="24"/>
        </w:rPr>
      </w:pPr>
      <w:r w:rsidRPr="0020295F">
        <w:rPr>
          <w:rFonts w:cs="Times New Roman"/>
          <w:szCs w:val="24"/>
        </w:rPr>
        <w:t xml:space="preserve">Prikazuje se </w:t>
      </w:r>
      <w:r w:rsidR="0088028F" w:rsidRPr="0020295F">
        <w:rPr>
          <w:rFonts w:cs="Times New Roman"/>
          <w:szCs w:val="24"/>
        </w:rPr>
        <w:t>oblačić „Upozorenje“ s porukom „Jeste li sigurni da želite obrisati: ime kategorije“.</w:t>
      </w:r>
    </w:p>
    <w:p w14:paraId="5E3249F3" w14:textId="77777777" w:rsidR="0088028F" w:rsidRPr="0020295F" w:rsidRDefault="005E4C33" w:rsidP="004130A4">
      <w:pPr>
        <w:numPr>
          <w:ilvl w:val="0"/>
          <w:numId w:val="40"/>
        </w:numPr>
        <w:shd w:val="clear" w:color="auto" w:fill="FFFFFF"/>
        <w:spacing w:after="0"/>
        <w:textAlignment w:val="baseline"/>
        <w:rPr>
          <w:rFonts w:cs="Times New Roman"/>
          <w:szCs w:val="24"/>
        </w:rPr>
      </w:pPr>
      <w:r w:rsidRPr="0020295F">
        <w:rPr>
          <w:rFonts w:cs="Times New Roman"/>
          <w:szCs w:val="24"/>
        </w:rPr>
        <w:t>Vlasnik ili djelatnik potvrđuje brisanje kategorije</w:t>
      </w:r>
      <w:r w:rsidR="0088028F" w:rsidRPr="0020295F">
        <w:rPr>
          <w:rFonts w:cs="Times New Roman"/>
          <w:szCs w:val="24"/>
        </w:rPr>
        <w:t xml:space="preserve"> pritiskom na gumb „Izbriši kategoriju.</w:t>
      </w:r>
    </w:p>
    <w:p w14:paraId="29CD9412" w14:textId="364AFEE3" w:rsidR="000A0B5F" w:rsidRPr="0020295F" w:rsidRDefault="0088028F" w:rsidP="004130A4">
      <w:pPr>
        <w:numPr>
          <w:ilvl w:val="0"/>
          <w:numId w:val="40"/>
        </w:numPr>
        <w:shd w:val="clear" w:color="auto" w:fill="FFFFFF"/>
        <w:spacing w:after="0"/>
        <w:textAlignment w:val="baseline"/>
        <w:rPr>
          <w:rFonts w:cs="Times New Roman"/>
          <w:szCs w:val="24"/>
        </w:rPr>
      </w:pPr>
      <w:r w:rsidRPr="0020295F">
        <w:rPr>
          <w:rFonts w:cs="Times New Roman"/>
          <w:szCs w:val="24"/>
        </w:rPr>
        <w:t>Kategorija nestaje s liste kategorija.</w:t>
      </w:r>
      <w:r w:rsidR="005E4C33" w:rsidRPr="0020295F">
        <w:rPr>
          <w:rFonts w:cs="Times New Roman"/>
          <w:szCs w:val="24"/>
        </w:rPr>
        <w:t>.</w:t>
      </w:r>
    </w:p>
    <w:p w14:paraId="27947D67" w14:textId="77777777" w:rsidR="00BB2AD7" w:rsidRPr="0020295F" w:rsidRDefault="00BB2AD7" w:rsidP="00D9128D">
      <w:pPr>
        <w:shd w:val="clear" w:color="auto" w:fill="FFFFFF"/>
        <w:spacing w:after="0"/>
        <w:ind w:left="2880"/>
        <w:textAlignment w:val="baseline"/>
        <w:rPr>
          <w:rFonts w:cs="Times New Roman"/>
          <w:szCs w:val="24"/>
        </w:rPr>
      </w:pPr>
    </w:p>
    <w:p w14:paraId="4EB6528D" w14:textId="76212AD2"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29</w:t>
      </w:r>
      <w:r w:rsidRPr="00E86FC2">
        <w:rPr>
          <w:rFonts w:cs="Times New Roman"/>
          <w:b/>
          <w:szCs w:val="24"/>
        </w:rPr>
        <w:t xml:space="preserve"> – AnalizaNarudžbi</w:t>
      </w:r>
    </w:p>
    <w:p w14:paraId="4389C729"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17AA44DE"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Pogledati izvještaj o prometu restorana po mjesecima.</w:t>
      </w:r>
    </w:p>
    <w:p w14:paraId="7A20AB5F"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Baza podataka, poslužitelj.</w:t>
      </w:r>
    </w:p>
    <w:p w14:paraId="525B5A9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15AF2F1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Uspješan pregled izvještaja o prometu restorana. </w:t>
      </w:r>
    </w:p>
    <w:p w14:paraId="7CAE7632"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4BF94B22" w14:textId="23C7A0AE"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Vlasnik pritišće na</w:t>
      </w:r>
      <w:r w:rsidR="0088028F" w:rsidRPr="0020295F">
        <w:rPr>
          <w:rFonts w:cs="Times New Roman"/>
          <w:szCs w:val="24"/>
        </w:rPr>
        <w:t xml:space="preserve"> karticu</w:t>
      </w:r>
      <w:r w:rsidRPr="0020295F">
        <w:rPr>
          <w:rFonts w:cs="Times New Roman"/>
          <w:szCs w:val="24"/>
        </w:rPr>
        <w:t xml:space="preserve"> „</w:t>
      </w:r>
      <w:r w:rsidR="0088028F" w:rsidRPr="0020295F">
        <w:rPr>
          <w:rFonts w:cs="Times New Roman"/>
          <w:szCs w:val="24"/>
        </w:rPr>
        <w:t>Statistika</w:t>
      </w:r>
      <w:r w:rsidRPr="0020295F">
        <w:rPr>
          <w:rFonts w:cs="Times New Roman"/>
          <w:szCs w:val="24"/>
        </w:rPr>
        <w:t>“.</w:t>
      </w:r>
    </w:p>
    <w:p w14:paraId="35C431A4" w14:textId="08CA2183" w:rsidR="005E4C33" w:rsidRPr="0020295F" w:rsidRDefault="005E4C33" w:rsidP="001A0EE3">
      <w:pPr>
        <w:numPr>
          <w:ilvl w:val="0"/>
          <w:numId w:val="42"/>
        </w:numPr>
        <w:shd w:val="clear" w:color="auto" w:fill="FFFFFF"/>
        <w:spacing w:after="0"/>
        <w:textAlignment w:val="baseline"/>
        <w:rPr>
          <w:rFonts w:cs="Times New Roman"/>
          <w:szCs w:val="24"/>
        </w:rPr>
      </w:pPr>
      <w:r w:rsidRPr="0020295F">
        <w:rPr>
          <w:rFonts w:cs="Times New Roman"/>
          <w:szCs w:val="24"/>
        </w:rPr>
        <w:t>Prikazuje se izvještaj o prometu restorana po svakom mjesecu</w:t>
      </w:r>
      <w:r w:rsidR="0088028F" w:rsidRPr="0020295F">
        <w:rPr>
          <w:rFonts w:cs="Times New Roman"/>
          <w:szCs w:val="24"/>
        </w:rPr>
        <w:t>,</w:t>
      </w:r>
      <w:r w:rsidRPr="0020295F">
        <w:rPr>
          <w:rFonts w:cs="Times New Roman"/>
          <w:szCs w:val="24"/>
        </w:rPr>
        <w:t xml:space="preserve"> broj narudžbi, prosječna cijena narudžbe, tri najčešće naručivana jela i ukupni promet restorana.</w:t>
      </w:r>
    </w:p>
    <w:p w14:paraId="42B135B2" w14:textId="77777777" w:rsidR="000A0B5F" w:rsidRPr="0020295F" w:rsidRDefault="000A0B5F" w:rsidP="000A0B5F">
      <w:pPr>
        <w:shd w:val="clear" w:color="auto" w:fill="FFFFFF"/>
        <w:spacing w:after="0"/>
        <w:ind w:left="2880"/>
        <w:textAlignment w:val="baseline"/>
        <w:rPr>
          <w:rFonts w:cs="Times New Roman"/>
          <w:szCs w:val="24"/>
        </w:rPr>
      </w:pPr>
    </w:p>
    <w:p w14:paraId="2365D4B1" w14:textId="3C6C02B6" w:rsidR="005E4C33" w:rsidRPr="00E86FC2" w:rsidRDefault="005E4C33" w:rsidP="001A0EE3">
      <w:pPr>
        <w:numPr>
          <w:ilvl w:val="0"/>
          <w:numId w:val="13"/>
        </w:numPr>
        <w:shd w:val="clear" w:color="auto" w:fill="FFFFFF"/>
        <w:spacing w:after="0"/>
        <w:textAlignment w:val="baseline"/>
        <w:rPr>
          <w:rFonts w:cs="Times New Roman"/>
          <w:b/>
          <w:szCs w:val="24"/>
        </w:rPr>
      </w:pPr>
      <w:r w:rsidRPr="00E86FC2">
        <w:rPr>
          <w:rFonts w:cs="Times New Roman"/>
          <w:b/>
          <w:szCs w:val="24"/>
        </w:rPr>
        <w:t>UC</w:t>
      </w:r>
      <w:r w:rsidR="00BB12AB" w:rsidRPr="00E86FC2">
        <w:rPr>
          <w:rFonts w:cs="Times New Roman"/>
          <w:b/>
          <w:szCs w:val="24"/>
        </w:rPr>
        <w:t>30</w:t>
      </w:r>
      <w:r w:rsidRPr="00E86FC2">
        <w:rPr>
          <w:rFonts w:cs="Times New Roman"/>
          <w:b/>
          <w:szCs w:val="24"/>
        </w:rPr>
        <w:t xml:space="preserve"> – PromjenaPodatakaZaRestoran</w:t>
      </w:r>
    </w:p>
    <w:p w14:paraId="149D5AC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Vlasnik.</w:t>
      </w:r>
    </w:p>
    <w:p w14:paraId="73B03AEA"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Promijeniti informacije i podatke za restoran na glavnoj stranici.</w:t>
      </w:r>
    </w:p>
    <w:p w14:paraId="4AD10CCE" w14:textId="77777777" w:rsidR="005E4C33" w:rsidRPr="00E86FC2" w:rsidRDefault="005E4C33" w:rsidP="001A0EE3">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50E526F5"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vlasnik je prijavljen u sustav, vlasnik se nalazi na administrativnoj stranici.</w:t>
      </w:r>
    </w:p>
    <w:p w14:paraId="021462F8"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Uspješna promjena podataka o restoranu.</w:t>
      </w:r>
    </w:p>
    <w:p w14:paraId="069B9198" w14:textId="77777777" w:rsidR="00BB2AD7" w:rsidRPr="0020295F" w:rsidRDefault="00BB2AD7" w:rsidP="00D9128D">
      <w:pPr>
        <w:shd w:val="clear" w:color="auto" w:fill="FFFFFF"/>
        <w:spacing w:after="0"/>
        <w:ind w:left="1843"/>
        <w:textAlignment w:val="baseline"/>
        <w:rPr>
          <w:rFonts w:cs="Times New Roman"/>
          <w:szCs w:val="24"/>
        </w:rPr>
      </w:pPr>
    </w:p>
    <w:p w14:paraId="63256F07" w14:textId="77777777" w:rsidR="005E4C33" w:rsidRPr="0020295F" w:rsidRDefault="005E4C33" w:rsidP="001A0EE3">
      <w:pPr>
        <w:numPr>
          <w:ilvl w:val="0"/>
          <w:numId w:val="14"/>
        </w:numPr>
        <w:shd w:val="clear" w:color="auto" w:fill="FFFFFF"/>
        <w:spacing w:after="0"/>
        <w:ind w:left="1843"/>
        <w:textAlignment w:val="baseline"/>
        <w:rPr>
          <w:rFonts w:cs="Times New Roman"/>
          <w:szCs w:val="24"/>
        </w:rPr>
      </w:pPr>
      <w:r w:rsidRPr="00E86FC2">
        <w:rPr>
          <w:rFonts w:cs="Times New Roman"/>
          <w:b/>
          <w:szCs w:val="24"/>
        </w:rPr>
        <w:t xml:space="preserve">Željeni scenarij: </w:t>
      </w:r>
    </w:p>
    <w:p w14:paraId="2E213C75" w14:textId="180B502C"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 xml:space="preserve">Vlasnik pritišće na </w:t>
      </w:r>
      <w:r w:rsidR="0088028F" w:rsidRPr="0020295F">
        <w:rPr>
          <w:rFonts w:cs="Times New Roman"/>
          <w:szCs w:val="24"/>
        </w:rPr>
        <w:t>karticu</w:t>
      </w:r>
      <w:r w:rsidRPr="0020295F">
        <w:rPr>
          <w:rFonts w:cs="Times New Roman"/>
          <w:szCs w:val="24"/>
        </w:rPr>
        <w:t xml:space="preserve"> „</w:t>
      </w:r>
      <w:r w:rsidR="0088028F" w:rsidRPr="0020295F">
        <w:rPr>
          <w:rFonts w:cs="Times New Roman"/>
          <w:szCs w:val="24"/>
        </w:rPr>
        <w:t>Wild8 info</w:t>
      </w:r>
      <w:r w:rsidRPr="0020295F">
        <w:rPr>
          <w:rFonts w:cs="Times New Roman"/>
          <w:szCs w:val="24"/>
        </w:rPr>
        <w:t>“.</w:t>
      </w:r>
    </w:p>
    <w:p w14:paraId="38E77B4F" w14:textId="393A9CB4" w:rsidR="0088028F" w:rsidRPr="0020295F" w:rsidRDefault="0088028F" w:rsidP="001A0EE3">
      <w:pPr>
        <w:numPr>
          <w:ilvl w:val="0"/>
          <w:numId w:val="43"/>
        </w:numPr>
        <w:shd w:val="clear" w:color="auto" w:fill="FFFFFF"/>
        <w:spacing w:after="0"/>
        <w:textAlignment w:val="baseline"/>
        <w:rPr>
          <w:rFonts w:cs="Times New Roman"/>
          <w:szCs w:val="24"/>
        </w:rPr>
      </w:pPr>
      <w:r w:rsidRPr="0020295F">
        <w:rPr>
          <w:rFonts w:cs="Times New Roman"/>
          <w:szCs w:val="24"/>
        </w:rPr>
        <w:t>Vlasnik odabire gumb „Osnovne informacije“ pod padajućim izbornikom „Restoran info“.</w:t>
      </w:r>
    </w:p>
    <w:p w14:paraId="4C1927F9"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Prikazuje se formular za unos novih promjena podataka o restoranu na naslovnoj stranici.</w:t>
      </w:r>
    </w:p>
    <w:p w14:paraId="7C1F62A1" w14:textId="77777777"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Upisuju se nove promijene kao što su: radno vrijeme, iznos minimalne narudžbe, prosječno vrijeme dostave, itd.</w:t>
      </w:r>
    </w:p>
    <w:p w14:paraId="5B17BF43" w14:textId="766FC50D" w:rsidR="005E4C33" w:rsidRPr="0020295F" w:rsidRDefault="005E4C33" w:rsidP="001A0EE3">
      <w:pPr>
        <w:numPr>
          <w:ilvl w:val="0"/>
          <w:numId w:val="43"/>
        </w:numPr>
        <w:shd w:val="clear" w:color="auto" w:fill="FFFFFF"/>
        <w:spacing w:after="0"/>
        <w:textAlignment w:val="baseline"/>
        <w:rPr>
          <w:rFonts w:cs="Times New Roman"/>
          <w:szCs w:val="24"/>
        </w:rPr>
      </w:pPr>
      <w:r w:rsidRPr="0020295F">
        <w:rPr>
          <w:rFonts w:cs="Times New Roman"/>
          <w:szCs w:val="24"/>
        </w:rPr>
        <w:t>Vlasnik potvrđuje promjenu podataka o restoranu</w:t>
      </w:r>
      <w:r w:rsidR="0088028F" w:rsidRPr="0020295F">
        <w:rPr>
          <w:rFonts w:cs="Times New Roman"/>
          <w:szCs w:val="24"/>
        </w:rPr>
        <w:t xml:space="preserve"> pritiskom na gumb „Spremi“</w:t>
      </w:r>
      <w:r w:rsidRPr="0020295F">
        <w:rPr>
          <w:rFonts w:cs="Times New Roman"/>
          <w:szCs w:val="24"/>
        </w:rPr>
        <w:t>.</w:t>
      </w:r>
    </w:p>
    <w:p w14:paraId="39114216" w14:textId="77777777" w:rsidR="000A0B5F" w:rsidRPr="0020295F" w:rsidRDefault="000A0B5F" w:rsidP="000A0B5F">
      <w:pPr>
        <w:shd w:val="clear" w:color="auto" w:fill="FFFFFF"/>
        <w:spacing w:after="0"/>
        <w:ind w:left="2880"/>
        <w:textAlignment w:val="baseline"/>
        <w:rPr>
          <w:rFonts w:cs="Times New Roman"/>
          <w:szCs w:val="24"/>
        </w:rPr>
      </w:pPr>
    </w:p>
    <w:p w14:paraId="28EA4690" w14:textId="206E7C02" w:rsidR="00CA5BE5" w:rsidRPr="00E86FC2" w:rsidRDefault="00CA5BE5" w:rsidP="00CA5BE5">
      <w:pPr>
        <w:numPr>
          <w:ilvl w:val="0"/>
          <w:numId w:val="13"/>
        </w:numPr>
        <w:shd w:val="clear" w:color="auto" w:fill="FFFFFF"/>
        <w:spacing w:after="0"/>
        <w:textAlignment w:val="baseline"/>
        <w:rPr>
          <w:rFonts w:cs="Times New Roman"/>
          <w:b/>
          <w:szCs w:val="24"/>
        </w:rPr>
      </w:pPr>
      <w:r w:rsidRPr="00E86FC2">
        <w:rPr>
          <w:rFonts w:cs="Times New Roman"/>
          <w:b/>
          <w:szCs w:val="24"/>
        </w:rPr>
        <w:t xml:space="preserve">UC31 – </w:t>
      </w:r>
      <w:del w:id="288" w:author="Tin Trčak" w:date="2016-01-21T14:27:00Z">
        <w:r w:rsidRPr="00E86FC2" w:rsidDel="00EC1247">
          <w:rPr>
            <w:rFonts w:cs="Times New Roman"/>
            <w:b/>
            <w:szCs w:val="24"/>
          </w:rPr>
          <w:delText>SnimanjeNarudžbe</w:delText>
        </w:r>
      </w:del>
      <w:ins w:id="289" w:author="Tin Trčak" w:date="2016-01-21T14:27:00Z">
        <w:r w:rsidR="00EC1247" w:rsidRPr="00E86FC2">
          <w:rPr>
            <w:rFonts w:cs="Times New Roman"/>
            <w:b/>
            <w:szCs w:val="24"/>
          </w:rPr>
          <w:t>Snimanje</w:t>
        </w:r>
        <w:r w:rsidR="00EC1247">
          <w:rPr>
            <w:rFonts w:cs="Times New Roman"/>
            <w:b/>
            <w:szCs w:val="24"/>
          </w:rPr>
          <w:t>Statistike</w:t>
        </w:r>
      </w:ins>
    </w:p>
    <w:p w14:paraId="3EA1DBB4" w14:textId="050F68E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Glavni sudionik:</w:t>
      </w:r>
      <w:r w:rsidRPr="0020295F">
        <w:rPr>
          <w:rFonts w:cs="Times New Roman"/>
          <w:szCs w:val="24"/>
        </w:rPr>
        <w:t xml:space="preserve"> </w:t>
      </w:r>
      <w:r w:rsidR="00933B07" w:rsidRPr="0020295F">
        <w:rPr>
          <w:rFonts w:cs="Times New Roman"/>
          <w:szCs w:val="24"/>
        </w:rPr>
        <w:t>Vlasnik</w:t>
      </w:r>
      <w:r w:rsidRPr="0020295F">
        <w:rPr>
          <w:rFonts w:cs="Times New Roman"/>
          <w:szCs w:val="24"/>
        </w:rPr>
        <w:t>.</w:t>
      </w:r>
    </w:p>
    <w:p w14:paraId="6276569D" w14:textId="30F74933"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Cilj:</w:t>
      </w:r>
      <w:r w:rsidRPr="0020295F">
        <w:rPr>
          <w:rFonts w:cs="Times New Roman"/>
          <w:szCs w:val="24"/>
        </w:rPr>
        <w:t xml:space="preserve"> Snimanje </w:t>
      </w:r>
      <w:del w:id="290" w:author="Tin Trčak" w:date="2016-01-21T14:27:00Z">
        <w:r w:rsidRPr="0020295F" w:rsidDel="00EC1247">
          <w:rPr>
            <w:rFonts w:cs="Times New Roman"/>
            <w:szCs w:val="24"/>
          </w:rPr>
          <w:delText>neke narudžbe</w:delText>
        </w:r>
      </w:del>
      <w:ins w:id="291" w:author="Tin Trčak" w:date="2016-01-21T14:27:00Z">
        <w:r w:rsidR="00EC1247">
          <w:rPr>
            <w:rFonts w:cs="Times New Roman"/>
            <w:szCs w:val="24"/>
          </w:rPr>
          <w:t>statistike</w:t>
        </w:r>
      </w:ins>
      <w:r w:rsidRPr="0020295F">
        <w:rPr>
          <w:rFonts w:cs="Times New Roman"/>
          <w:szCs w:val="24"/>
        </w:rPr>
        <w:t xml:space="preserve"> u izlaznu tekstualnu datoteku.</w:t>
      </w:r>
    </w:p>
    <w:p w14:paraId="70E5B726" w14:textId="77777777" w:rsidR="00CA5BE5" w:rsidRPr="00E86FC2" w:rsidRDefault="00CA5BE5" w:rsidP="00CA5BE5">
      <w:pPr>
        <w:numPr>
          <w:ilvl w:val="0"/>
          <w:numId w:val="14"/>
        </w:numPr>
        <w:shd w:val="clear" w:color="auto" w:fill="FFFFFF"/>
        <w:spacing w:after="0"/>
        <w:ind w:left="1843"/>
        <w:textAlignment w:val="baseline"/>
        <w:rPr>
          <w:rFonts w:cs="Times New Roman"/>
          <w:b/>
          <w:szCs w:val="24"/>
        </w:rPr>
      </w:pPr>
      <w:r w:rsidRPr="00E86FC2">
        <w:rPr>
          <w:rFonts w:cs="Times New Roman"/>
          <w:b/>
          <w:szCs w:val="24"/>
        </w:rPr>
        <w:t>Sudionici:</w:t>
      </w:r>
      <w:r w:rsidRPr="0020295F">
        <w:rPr>
          <w:rFonts w:cs="Times New Roman"/>
          <w:szCs w:val="24"/>
        </w:rPr>
        <w:t xml:space="preserve"> Poslužitelj, datotečni sustav.</w:t>
      </w:r>
    </w:p>
    <w:p w14:paraId="37B01F25" w14:textId="3B371864"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Preduvjeti:</w:t>
      </w:r>
      <w:r w:rsidRPr="0020295F">
        <w:rPr>
          <w:rFonts w:cs="Times New Roman"/>
          <w:szCs w:val="24"/>
        </w:rPr>
        <w:t xml:space="preserve"> Mogućnost prijave na internet, dostupnost poslužitelja, djelatnik je prijavljen u sustav, </w:t>
      </w:r>
      <w:r w:rsidR="00933B07" w:rsidRPr="0020295F">
        <w:rPr>
          <w:rFonts w:cs="Times New Roman"/>
          <w:szCs w:val="24"/>
        </w:rPr>
        <w:t>vlasnik</w:t>
      </w:r>
      <w:r w:rsidRPr="0020295F">
        <w:rPr>
          <w:rFonts w:cs="Times New Roman"/>
          <w:szCs w:val="24"/>
        </w:rPr>
        <w:t xml:space="preserve"> se nalazi na administrativnoj stranici</w:t>
      </w:r>
      <w:r w:rsidR="00933B07" w:rsidRPr="0020295F">
        <w:rPr>
          <w:rFonts w:cs="Times New Roman"/>
          <w:szCs w:val="24"/>
        </w:rPr>
        <w:t xml:space="preserve"> statistike</w:t>
      </w:r>
      <w:r w:rsidRPr="0020295F">
        <w:rPr>
          <w:rFonts w:cs="Times New Roman"/>
          <w:szCs w:val="24"/>
        </w:rPr>
        <w:t>.</w:t>
      </w:r>
    </w:p>
    <w:p w14:paraId="7AA7AF78" w14:textId="0F831200"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Rezultat:</w:t>
      </w:r>
      <w:r w:rsidRPr="0020295F">
        <w:rPr>
          <w:rFonts w:cs="Times New Roman"/>
          <w:szCs w:val="24"/>
        </w:rPr>
        <w:t xml:space="preserve"> Uspješno spremanje </w:t>
      </w:r>
      <w:del w:id="292" w:author="Tin Trčak" w:date="2016-01-21T14:27:00Z">
        <w:r w:rsidRPr="0020295F" w:rsidDel="00EC1247">
          <w:rPr>
            <w:rFonts w:cs="Times New Roman"/>
            <w:szCs w:val="24"/>
          </w:rPr>
          <w:delText xml:space="preserve">narudžbe </w:delText>
        </w:r>
      </w:del>
      <w:ins w:id="293" w:author="Tin Trčak" w:date="2016-01-21T14:27:00Z">
        <w:r w:rsidR="00EC1247">
          <w:rPr>
            <w:rFonts w:cs="Times New Roman"/>
            <w:szCs w:val="24"/>
          </w:rPr>
          <w:t>statistike</w:t>
        </w:r>
        <w:r w:rsidR="00EC1247" w:rsidRPr="0020295F">
          <w:rPr>
            <w:rFonts w:cs="Times New Roman"/>
            <w:szCs w:val="24"/>
          </w:rPr>
          <w:t xml:space="preserve"> </w:t>
        </w:r>
      </w:ins>
      <w:r w:rsidRPr="0020295F">
        <w:rPr>
          <w:rFonts w:cs="Times New Roman"/>
          <w:szCs w:val="24"/>
        </w:rPr>
        <w:t>u izlaznu datoteku.</w:t>
      </w:r>
    </w:p>
    <w:p w14:paraId="0E03976B" w14:textId="77777777" w:rsidR="00CA5BE5" w:rsidRPr="0020295F" w:rsidRDefault="00CA5BE5" w:rsidP="00CA5BE5">
      <w:pPr>
        <w:numPr>
          <w:ilvl w:val="0"/>
          <w:numId w:val="14"/>
        </w:numPr>
        <w:shd w:val="clear" w:color="auto" w:fill="FFFFFF"/>
        <w:spacing w:after="0"/>
        <w:ind w:left="1843"/>
        <w:textAlignment w:val="baseline"/>
        <w:rPr>
          <w:rFonts w:cs="Times New Roman"/>
          <w:szCs w:val="24"/>
        </w:rPr>
      </w:pPr>
      <w:r w:rsidRPr="00E86FC2">
        <w:rPr>
          <w:rFonts w:cs="Times New Roman"/>
          <w:b/>
          <w:szCs w:val="24"/>
        </w:rPr>
        <w:t>Željeni scenarij:</w:t>
      </w:r>
      <w:r w:rsidRPr="0020295F">
        <w:rPr>
          <w:rFonts w:cs="Times New Roman"/>
          <w:szCs w:val="24"/>
        </w:rPr>
        <w:t xml:space="preserve"> </w:t>
      </w:r>
    </w:p>
    <w:p w14:paraId="3AD48B0F" w14:textId="4BE10B15" w:rsidR="00CA5BE5" w:rsidRPr="0020295F" w:rsidRDefault="00933B07" w:rsidP="00CA5BE5">
      <w:pPr>
        <w:numPr>
          <w:ilvl w:val="0"/>
          <w:numId w:val="46"/>
        </w:numPr>
        <w:shd w:val="clear" w:color="auto" w:fill="FFFFFF"/>
        <w:spacing w:after="0"/>
        <w:textAlignment w:val="baseline"/>
        <w:rPr>
          <w:rFonts w:cs="Times New Roman"/>
          <w:szCs w:val="24"/>
        </w:rPr>
      </w:pPr>
      <w:r w:rsidRPr="0020295F">
        <w:rPr>
          <w:rFonts w:cs="Times New Roman"/>
          <w:szCs w:val="24"/>
        </w:rPr>
        <w:t>Vlasnik</w:t>
      </w:r>
      <w:r w:rsidR="00CA5BE5" w:rsidRPr="0020295F">
        <w:rPr>
          <w:rFonts w:cs="Times New Roman"/>
          <w:szCs w:val="24"/>
        </w:rPr>
        <w:t xml:space="preserve"> </w:t>
      </w:r>
      <w:r w:rsidRPr="0020295F">
        <w:rPr>
          <w:rFonts w:cs="Times New Roman"/>
          <w:szCs w:val="24"/>
        </w:rPr>
        <w:t>klikne na gumb „Spremi statistiku“.</w:t>
      </w:r>
    </w:p>
    <w:p w14:paraId="7DC740AE" w14:textId="7C17EB83" w:rsidR="00CA5BE5" w:rsidRPr="0020295F" w:rsidRDefault="00CA5BE5" w:rsidP="00CA5BE5">
      <w:pPr>
        <w:numPr>
          <w:ilvl w:val="0"/>
          <w:numId w:val="46"/>
        </w:numPr>
        <w:shd w:val="clear" w:color="auto" w:fill="FFFFFF"/>
        <w:spacing w:after="0"/>
        <w:textAlignment w:val="baseline"/>
        <w:rPr>
          <w:rFonts w:cs="Times New Roman"/>
          <w:szCs w:val="24"/>
        </w:rPr>
      </w:pPr>
      <w:del w:id="294" w:author="Tin Trčak" w:date="2016-01-21T14:28:00Z">
        <w:r w:rsidRPr="0020295F" w:rsidDel="00EC1247">
          <w:rPr>
            <w:rFonts w:cs="Times New Roman"/>
            <w:szCs w:val="24"/>
          </w:rPr>
          <w:delText>Podaci odabrane narudžbe spremaju</w:delText>
        </w:r>
      </w:del>
      <w:ins w:id="295" w:author="Tin Trčak" w:date="2016-01-21T14:28:00Z">
        <w:r w:rsidR="00EC1247">
          <w:rPr>
            <w:rFonts w:cs="Times New Roman"/>
            <w:szCs w:val="24"/>
          </w:rPr>
          <w:t>Statistika</w:t>
        </w:r>
      </w:ins>
      <w:r w:rsidRPr="0020295F">
        <w:rPr>
          <w:rFonts w:cs="Times New Roman"/>
          <w:szCs w:val="24"/>
        </w:rPr>
        <w:t xml:space="preserve"> se</w:t>
      </w:r>
      <w:ins w:id="296" w:author="Tin Trčak" w:date="2016-01-21T14:28:00Z">
        <w:r w:rsidR="00EC1247">
          <w:rPr>
            <w:rFonts w:cs="Times New Roman"/>
            <w:szCs w:val="24"/>
          </w:rPr>
          <w:t xml:space="preserve"> sprema</w:t>
        </w:r>
      </w:ins>
      <w:r w:rsidRPr="0020295F">
        <w:rPr>
          <w:rFonts w:cs="Times New Roman"/>
          <w:szCs w:val="24"/>
        </w:rPr>
        <w:t xml:space="preserve"> u izlaznu datoteku na </w:t>
      </w:r>
      <w:r w:rsidR="00933B07" w:rsidRPr="0020295F">
        <w:rPr>
          <w:rFonts w:cs="Times New Roman"/>
          <w:szCs w:val="24"/>
        </w:rPr>
        <w:t>vlasnikovo</w:t>
      </w:r>
      <w:r w:rsidRPr="0020295F">
        <w:rPr>
          <w:rFonts w:cs="Times New Roman"/>
          <w:szCs w:val="24"/>
        </w:rPr>
        <w:t xml:space="preserve"> računalo.</w:t>
      </w:r>
    </w:p>
    <w:p w14:paraId="7813C144" w14:textId="77777777" w:rsidR="00CA5BE5" w:rsidRPr="0020295F" w:rsidRDefault="00CA5BE5" w:rsidP="000A0B5F">
      <w:pPr>
        <w:shd w:val="clear" w:color="auto" w:fill="FFFFFF"/>
        <w:spacing w:after="0"/>
        <w:ind w:left="2880"/>
        <w:textAlignment w:val="baseline"/>
        <w:rPr>
          <w:rFonts w:cs="Times New Roman"/>
          <w:szCs w:val="24"/>
        </w:rPr>
      </w:pPr>
    </w:p>
    <w:p w14:paraId="19F10D81" w14:textId="77777777" w:rsidR="00F576AA" w:rsidRPr="0020295F" w:rsidRDefault="00F576AA">
      <w:pPr>
        <w:spacing w:after="160" w:line="259" w:lineRule="auto"/>
        <w:jc w:val="left"/>
        <w:rPr>
          <w:rFonts w:cs="Times New Roman"/>
          <w:szCs w:val="24"/>
        </w:rPr>
      </w:pPr>
      <w:r w:rsidRPr="0020295F">
        <w:rPr>
          <w:rFonts w:cs="Times New Roman"/>
          <w:szCs w:val="24"/>
        </w:rPr>
        <w:br w:type="page"/>
      </w:r>
    </w:p>
    <w:p w14:paraId="4F9FBF51" w14:textId="77777777" w:rsidR="005E4C33" w:rsidRPr="0020295F" w:rsidRDefault="00F576AA" w:rsidP="00A360BF">
      <w:pPr>
        <w:pStyle w:val="Heading2"/>
      </w:pPr>
      <w:bookmarkStart w:id="297" w:name="_Toc441100856"/>
      <w:r w:rsidRPr="0020295F">
        <w:lastRenderedPageBreak/>
        <w:t>Dijagrami obrazaca</w:t>
      </w:r>
      <w:bookmarkEnd w:id="297"/>
    </w:p>
    <w:p w14:paraId="403855FB" w14:textId="77777777" w:rsidR="00A368CA" w:rsidRPr="0020295F" w:rsidRDefault="00F576AA" w:rsidP="00A368CA">
      <w:pPr>
        <w:keepNext/>
        <w:jc w:val="center"/>
      </w:pPr>
      <w:r w:rsidRPr="00E86FC2">
        <w:rPr>
          <w:noProof/>
          <w:lang w:eastAsia="hr-HR"/>
        </w:rPr>
        <w:drawing>
          <wp:inline distT="0" distB="0" distL="0" distR="0" wp14:anchorId="1B19DF7F" wp14:editId="41F50BD4">
            <wp:extent cx="4623597" cy="3977288"/>
            <wp:effectExtent l="0" t="0" r="5715" b="4445"/>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opcenita_uporaba_sustava.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623597" cy="3977288"/>
                    </a:xfrm>
                    <a:prstGeom prst="rect">
                      <a:avLst/>
                    </a:prstGeom>
                  </pic:spPr>
                </pic:pic>
              </a:graphicData>
            </a:graphic>
          </wp:inline>
        </w:drawing>
      </w:r>
    </w:p>
    <w:p w14:paraId="34B144A3" w14:textId="21A48DD6" w:rsidR="007C6915" w:rsidRPr="00E86FC2" w:rsidRDefault="00A368CA" w:rsidP="00A368CA">
      <w:pPr>
        <w:pStyle w:val="Caption"/>
        <w:jc w:val="center"/>
      </w:pPr>
      <w:bookmarkStart w:id="298" w:name="_Toc441150007"/>
      <w:r w:rsidRPr="00E86FC2">
        <w:t xml:space="preserve">Slika </w:t>
      </w:r>
      <w:ins w:id="299" w:author="Tin Trčak" w:date="2016-01-21T13:41:00Z">
        <w:r w:rsidR="00476BBA">
          <w:fldChar w:fldCharType="begin"/>
        </w:r>
        <w:r w:rsidR="00476BBA">
          <w:instrText xml:space="preserve"> STYLEREF 2 \s </w:instrText>
        </w:r>
      </w:ins>
      <w:r w:rsidR="00476BBA">
        <w:fldChar w:fldCharType="separate"/>
      </w:r>
      <w:r w:rsidR="00476BBA">
        <w:rPr>
          <w:noProof/>
        </w:rPr>
        <w:t>4.2</w:t>
      </w:r>
      <w:ins w:id="3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01" w:author="Tin Trčak" w:date="2016-01-21T13:41:00Z">
        <w:r w:rsidR="00476BBA">
          <w:rPr>
            <w:noProof/>
          </w:rPr>
          <w:t>1</w:t>
        </w:r>
        <w:r w:rsidR="00476BBA">
          <w:fldChar w:fldCharType="end"/>
        </w:r>
      </w:ins>
      <w:ins w:id="302" w:author="Fredi" w:date="2016-01-21T00:26:00Z">
        <w:del w:id="303" w:author="Tin Trčak" w:date="2016-01-21T00:45:00Z">
          <w:r w:rsidR="00B93800" w:rsidDel="00C255BA">
            <w:fldChar w:fldCharType="begin"/>
          </w:r>
          <w:r w:rsidR="00B93800" w:rsidDel="00C255BA">
            <w:delInstrText xml:space="preserve"> STYLEREF 2 \s </w:delInstrText>
          </w:r>
        </w:del>
      </w:ins>
      <w:del w:id="304" w:author="Tin Trčak" w:date="2016-01-21T00:45:00Z">
        <w:r w:rsidR="00B93800" w:rsidDel="00C255BA">
          <w:fldChar w:fldCharType="separate"/>
        </w:r>
        <w:r w:rsidR="00B93800" w:rsidDel="00C255BA">
          <w:rPr>
            <w:noProof/>
          </w:rPr>
          <w:delText>4.2</w:delText>
        </w:r>
      </w:del>
      <w:ins w:id="305" w:author="Fredi" w:date="2016-01-21T00:26:00Z">
        <w:del w:id="3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07" w:author="Tin Trčak" w:date="2016-01-21T00:45:00Z">
        <w:r w:rsidR="00B93800" w:rsidDel="00C255BA">
          <w:fldChar w:fldCharType="separate"/>
        </w:r>
      </w:del>
      <w:ins w:id="308" w:author="Fredi" w:date="2016-01-21T00:26:00Z">
        <w:del w:id="309" w:author="Tin Trčak" w:date="2016-01-21T00:45:00Z">
          <w:r w:rsidR="00B93800" w:rsidDel="00C255BA">
            <w:rPr>
              <w:noProof/>
            </w:rPr>
            <w:delText>1</w:delText>
          </w:r>
          <w:r w:rsidR="00B93800" w:rsidDel="00C255BA">
            <w:fldChar w:fldCharType="end"/>
          </w:r>
        </w:del>
      </w:ins>
      <w:del w:id="3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obrazaca uporabe sustava</w:t>
      </w:r>
      <w:bookmarkEnd w:id="298"/>
    </w:p>
    <w:p w14:paraId="1D7C6A23" w14:textId="7D257FE3" w:rsidR="00F576AA" w:rsidRPr="00E86FC2" w:rsidRDefault="00F576AA" w:rsidP="00F576AA">
      <w:pPr>
        <w:pStyle w:val="Caption"/>
        <w:jc w:val="center"/>
      </w:pPr>
    </w:p>
    <w:p w14:paraId="490084D3" w14:textId="77777777" w:rsidR="00135DB7" w:rsidRPr="0020295F" w:rsidRDefault="00F576AA" w:rsidP="00135DB7">
      <w:pPr>
        <w:keepNext/>
        <w:jc w:val="center"/>
      </w:pPr>
      <w:r w:rsidRPr="00E86FC2">
        <w:rPr>
          <w:noProof/>
          <w:lang w:eastAsia="hr-HR"/>
        </w:rPr>
        <w:drawing>
          <wp:inline distT="0" distB="0" distL="0" distR="0" wp14:anchorId="6FE7219B" wp14:editId="083EE829">
            <wp:extent cx="4430077" cy="3800721"/>
            <wp:effectExtent l="0" t="0" r="889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narucivanje.png"/>
                    <pic:cNvPicPr/>
                  </pic:nvPicPr>
                  <pic:blipFill>
                    <a:blip r:embed="rId9">
                      <a:extLst>
                        <a:ext uri="{28A0092B-C50C-407E-A947-70E740481C1C}">
                          <a14:useLocalDpi xmlns:a14="http://schemas.microsoft.com/office/drawing/2010/main" val="0"/>
                        </a:ext>
                      </a:extLst>
                    </a:blip>
                    <a:stretch>
                      <a:fillRect/>
                    </a:stretch>
                  </pic:blipFill>
                  <pic:spPr>
                    <a:xfrm>
                      <a:off x="0" y="0"/>
                      <a:ext cx="4430077" cy="3800721"/>
                    </a:xfrm>
                    <a:prstGeom prst="rect">
                      <a:avLst/>
                    </a:prstGeom>
                  </pic:spPr>
                </pic:pic>
              </a:graphicData>
            </a:graphic>
          </wp:inline>
        </w:drawing>
      </w:r>
    </w:p>
    <w:p w14:paraId="4396C813" w14:textId="18087F58" w:rsidR="00135DB7" w:rsidRPr="00E86FC2" w:rsidRDefault="00135DB7" w:rsidP="00F06DFC">
      <w:pPr>
        <w:pStyle w:val="Caption"/>
        <w:jc w:val="center"/>
      </w:pPr>
      <w:bookmarkStart w:id="311" w:name="_Toc441150008"/>
      <w:r w:rsidRPr="00E86FC2">
        <w:t xml:space="preserve">Slika </w:t>
      </w:r>
      <w:ins w:id="312" w:author="Tin Trčak" w:date="2016-01-21T13:41:00Z">
        <w:r w:rsidR="00476BBA">
          <w:fldChar w:fldCharType="begin"/>
        </w:r>
        <w:r w:rsidR="00476BBA">
          <w:instrText xml:space="preserve"> STYLEREF 2 \s </w:instrText>
        </w:r>
      </w:ins>
      <w:r w:rsidR="00476BBA">
        <w:fldChar w:fldCharType="separate"/>
      </w:r>
      <w:r w:rsidR="00476BBA">
        <w:rPr>
          <w:noProof/>
        </w:rPr>
        <w:t>4.2</w:t>
      </w:r>
      <w:ins w:id="31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14" w:author="Tin Trčak" w:date="2016-01-21T13:41:00Z">
        <w:r w:rsidR="00476BBA">
          <w:rPr>
            <w:noProof/>
          </w:rPr>
          <w:t>2</w:t>
        </w:r>
        <w:r w:rsidR="00476BBA">
          <w:fldChar w:fldCharType="end"/>
        </w:r>
      </w:ins>
      <w:ins w:id="315" w:author="Fredi" w:date="2016-01-21T00:26:00Z">
        <w:del w:id="316" w:author="Tin Trčak" w:date="2016-01-21T00:45:00Z">
          <w:r w:rsidR="00B93800" w:rsidDel="00C255BA">
            <w:fldChar w:fldCharType="begin"/>
          </w:r>
          <w:r w:rsidR="00B93800" w:rsidDel="00C255BA">
            <w:delInstrText xml:space="preserve"> STYLEREF 2 \s </w:delInstrText>
          </w:r>
        </w:del>
      </w:ins>
      <w:del w:id="317" w:author="Tin Trčak" w:date="2016-01-21T00:45:00Z">
        <w:r w:rsidR="00B93800" w:rsidDel="00C255BA">
          <w:fldChar w:fldCharType="separate"/>
        </w:r>
        <w:r w:rsidR="00B93800" w:rsidDel="00C255BA">
          <w:rPr>
            <w:noProof/>
          </w:rPr>
          <w:delText>4.2</w:delText>
        </w:r>
      </w:del>
      <w:ins w:id="318" w:author="Fredi" w:date="2016-01-21T00:26:00Z">
        <w:del w:id="31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20" w:author="Tin Trčak" w:date="2016-01-21T00:45:00Z">
        <w:r w:rsidR="00B93800" w:rsidDel="00C255BA">
          <w:fldChar w:fldCharType="separate"/>
        </w:r>
      </w:del>
      <w:ins w:id="321" w:author="Fredi" w:date="2016-01-21T00:26:00Z">
        <w:del w:id="322" w:author="Tin Trčak" w:date="2016-01-21T00:45:00Z">
          <w:r w:rsidR="00B93800" w:rsidDel="00C255BA">
            <w:rPr>
              <w:noProof/>
            </w:rPr>
            <w:delText>2</w:delText>
          </w:r>
          <w:r w:rsidR="00B93800" w:rsidDel="00C255BA">
            <w:fldChar w:fldCharType="end"/>
          </w:r>
        </w:del>
      </w:ins>
      <w:del w:id="32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Dijagram obrazaca uporabe za narudžbu jela</w:t>
      </w:r>
      <w:bookmarkEnd w:id="311"/>
      <w:r w:rsidRPr="00E86FC2">
        <w:br w:type="page"/>
      </w:r>
    </w:p>
    <w:p w14:paraId="0A865593" w14:textId="77777777" w:rsidR="00135DB7" w:rsidRPr="0020295F" w:rsidRDefault="00F576AA" w:rsidP="00135DB7">
      <w:pPr>
        <w:keepNext/>
        <w:jc w:val="center"/>
      </w:pPr>
      <w:r w:rsidRPr="00E86FC2">
        <w:rPr>
          <w:noProof/>
          <w:lang w:eastAsia="hr-HR"/>
        </w:rPr>
        <w:lastRenderedPageBreak/>
        <w:drawing>
          <wp:inline distT="0" distB="0" distL="0" distR="0" wp14:anchorId="4CFD7E3D" wp14:editId="7323BAFA">
            <wp:extent cx="4692491" cy="3503727"/>
            <wp:effectExtent l="0" t="0" r="0" b="190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aktivnosti_u_kosarici.png"/>
                    <pic:cNvPicPr/>
                  </pic:nvPicPr>
                  <pic:blipFill>
                    <a:blip r:embed="rId10">
                      <a:extLst>
                        <a:ext uri="{28A0092B-C50C-407E-A947-70E740481C1C}">
                          <a14:useLocalDpi xmlns:a14="http://schemas.microsoft.com/office/drawing/2010/main" val="0"/>
                        </a:ext>
                      </a:extLst>
                    </a:blip>
                    <a:stretch>
                      <a:fillRect/>
                    </a:stretch>
                  </pic:blipFill>
                  <pic:spPr>
                    <a:xfrm>
                      <a:off x="0" y="0"/>
                      <a:ext cx="4692491" cy="3503727"/>
                    </a:xfrm>
                    <a:prstGeom prst="rect">
                      <a:avLst/>
                    </a:prstGeom>
                  </pic:spPr>
                </pic:pic>
              </a:graphicData>
            </a:graphic>
          </wp:inline>
        </w:drawing>
      </w:r>
    </w:p>
    <w:p w14:paraId="5E8DA59E" w14:textId="541DF098" w:rsidR="00F576AA" w:rsidRPr="00E86FC2" w:rsidRDefault="00135DB7" w:rsidP="00135DB7">
      <w:pPr>
        <w:pStyle w:val="Caption"/>
        <w:jc w:val="center"/>
      </w:pPr>
      <w:bookmarkStart w:id="324" w:name="_Toc441150009"/>
      <w:r w:rsidRPr="00E86FC2">
        <w:t xml:space="preserve">Slika </w:t>
      </w:r>
      <w:ins w:id="325" w:author="Tin Trčak" w:date="2016-01-21T13:41:00Z">
        <w:r w:rsidR="00476BBA">
          <w:fldChar w:fldCharType="begin"/>
        </w:r>
        <w:r w:rsidR="00476BBA">
          <w:instrText xml:space="preserve"> STYLEREF 2 \s </w:instrText>
        </w:r>
      </w:ins>
      <w:r w:rsidR="00476BBA">
        <w:fldChar w:fldCharType="separate"/>
      </w:r>
      <w:r w:rsidR="00476BBA">
        <w:rPr>
          <w:noProof/>
        </w:rPr>
        <w:t>4.2</w:t>
      </w:r>
      <w:ins w:id="32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27" w:author="Tin Trčak" w:date="2016-01-21T13:41:00Z">
        <w:r w:rsidR="00476BBA">
          <w:rPr>
            <w:noProof/>
          </w:rPr>
          <w:t>3</w:t>
        </w:r>
        <w:r w:rsidR="00476BBA">
          <w:fldChar w:fldCharType="end"/>
        </w:r>
      </w:ins>
      <w:ins w:id="328" w:author="Fredi" w:date="2016-01-21T00:26:00Z">
        <w:del w:id="329" w:author="Tin Trčak" w:date="2016-01-21T00:45:00Z">
          <w:r w:rsidR="00B93800" w:rsidDel="00C255BA">
            <w:fldChar w:fldCharType="begin"/>
          </w:r>
          <w:r w:rsidR="00B93800" w:rsidDel="00C255BA">
            <w:delInstrText xml:space="preserve"> STYLEREF 2 \s </w:delInstrText>
          </w:r>
        </w:del>
      </w:ins>
      <w:del w:id="330" w:author="Tin Trčak" w:date="2016-01-21T00:45:00Z">
        <w:r w:rsidR="00B93800" w:rsidDel="00C255BA">
          <w:fldChar w:fldCharType="separate"/>
        </w:r>
        <w:r w:rsidR="00B93800" w:rsidDel="00C255BA">
          <w:rPr>
            <w:noProof/>
          </w:rPr>
          <w:delText>4.2</w:delText>
        </w:r>
      </w:del>
      <w:ins w:id="331" w:author="Fredi" w:date="2016-01-21T00:26:00Z">
        <w:del w:id="33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33" w:author="Tin Trčak" w:date="2016-01-21T00:45:00Z">
        <w:r w:rsidR="00B93800" w:rsidDel="00C255BA">
          <w:fldChar w:fldCharType="separate"/>
        </w:r>
      </w:del>
      <w:ins w:id="334" w:author="Fredi" w:date="2016-01-21T00:26:00Z">
        <w:del w:id="335" w:author="Tin Trčak" w:date="2016-01-21T00:45:00Z">
          <w:r w:rsidR="00B93800" w:rsidDel="00C255BA">
            <w:rPr>
              <w:noProof/>
            </w:rPr>
            <w:delText>3</w:delText>
          </w:r>
          <w:r w:rsidR="00B93800" w:rsidDel="00C255BA">
            <w:fldChar w:fldCharType="end"/>
          </w:r>
        </w:del>
      </w:ins>
      <w:del w:id="33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obrazaca uporabe aktivnosti u košarici</w:t>
      </w:r>
      <w:bookmarkEnd w:id="324"/>
    </w:p>
    <w:p w14:paraId="5BDDC622" w14:textId="77777777" w:rsidR="0035493B" w:rsidRPr="0020295F" w:rsidRDefault="00F576AA" w:rsidP="0035493B">
      <w:pPr>
        <w:keepNext/>
        <w:jc w:val="center"/>
      </w:pPr>
      <w:r w:rsidRPr="00E86FC2">
        <w:rPr>
          <w:noProof/>
          <w:lang w:eastAsia="hr-HR"/>
        </w:rPr>
        <w:drawing>
          <wp:inline distT="0" distB="0" distL="0" distR="0" wp14:anchorId="068F519F" wp14:editId="14BF17AB">
            <wp:extent cx="4352381" cy="3752381"/>
            <wp:effectExtent l="0" t="0" r="0" b="635"/>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komentiranje.png"/>
                    <pic:cNvPicPr/>
                  </pic:nvPicPr>
                  <pic:blipFill>
                    <a:blip r:embed="rId11">
                      <a:extLst>
                        <a:ext uri="{28A0092B-C50C-407E-A947-70E740481C1C}">
                          <a14:useLocalDpi xmlns:a14="http://schemas.microsoft.com/office/drawing/2010/main" val="0"/>
                        </a:ext>
                      </a:extLst>
                    </a:blip>
                    <a:stretch>
                      <a:fillRect/>
                    </a:stretch>
                  </pic:blipFill>
                  <pic:spPr>
                    <a:xfrm>
                      <a:off x="0" y="0"/>
                      <a:ext cx="4352381" cy="3752381"/>
                    </a:xfrm>
                    <a:prstGeom prst="rect">
                      <a:avLst/>
                    </a:prstGeom>
                  </pic:spPr>
                </pic:pic>
              </a:graphicData>
            </a:graphic>
          </wp:inline>
        </w:drawing>
      </w:r>
    </w:p>
    <w:p w14:paraId="50B9D352" w14:textId="0E83353D" w:rsidR="00F576AA" w:rsidRPr="00E86FC2" w:rsidRDefault="0035493B" w:rsidP="0035493B">
      <w:pPr>
        <w:pStyle w:val="Caption"/>
        <w:jc w:val="center"/>
      </w:pPr>
      <w:bookmarkStart w:id="337" w:name="_Toc441150010"/>
      <w:r w:rsidRPr="00E86FC2">
        <w:t xml:space="preserve">Slika </w:t>
      </w:r>
      <w:ins w:id="338" w:author="Tin Trčak" w:date="2016-01-21T13:41:00Z">
        <w:r w:rsidR="00476BBA">
          <w:fldChar w:fldCharType="begin"/>
        </w:r>
        <w:r w:rsidR="00476BBA">
          <w:instrText xml:space="preserve"> STYLEREF 2 \s </w:instrText>
        </w:r>
      </w:ins>
      <w:r w:rsidR="00476BBA">
        <w:fldChar w:fldCharType="separate"/>
      </w:r>
      <w:r w:rsidR="00476BBA">
        <w:rPr>
          <w:noProof/>
        </w:rPr>
        <w:t>4.2</w:t>
      </w:r>
      <w:ins w:id="33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40" w:author="Tin Trčak" w:date="2016-01-21T13:41:00Z">
        <w:r w:rsidR="00476BBA">
          <w:rPr>
            <w:noProof/>
          </w:rPr>
          <w:t>4</w:t>
        </w:r>
        <w:r w:rsidR="00476BBA">
          <w:fldChar w:fldCharType="end"/>
        </w:r>
      </w:ins>
      <w:ins w:id="341" w:author="Fredi" w:date="2016-01-21T00:26:00Z">
        <w:del w:id="342" w:author="Tin Trčak" w:date="2016-01-21T00:45:00Z">
          <w:r w:rsidR="00B93800" w:rsidDel="00C255BA">
            <w:fldChar w:fldCharType="begin"/>
          </w:r>
          <w:r w:rsidR="00B93800" w:rsidDel="00C255BA">
            <w:delInstrText xml:space="preserve"> STYLEREF 2 \s </w:delInstrText>
          </w:r>
        </w:del>
      </w:ins>
      <w:del w:id="343" w:author="Tin Trčak" w:date="2016-01-21T00:45:00Z">
        <w:r w:rsidR="00B93800" w:rsidDel="00C255BA">
          <w:fldChar w:fldCharType="separate"/>
        </w:r>
        <w:r w:rsidR="00B93800" w:rsidDel="00C255BA">
          <w:rPr>
            <w:noProof/>
          </w:rPr>
          <w:delText>4.2</w:delText>
        </w:r>
      </w:del>
      <w:ins w:id="344" w:author="Fredi" w:date="2016-01-21T00:26:00Z">
        <w:del w:id="34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46" w:author="Tin Trčak" w:date="2016-01-21T00:45:00Z">
        <w:r w:rsidR="00B93800" w:rsidDel="00C255BA">
          <w:fldChar w:fldCharType="separate"/>
        </w:r>
      </w:del>
      <w:ins w:id="347" w:author="Fredi" w:date="2016-01-21T00:26:00Z">
        <w:del w:id="348" w:author="Tin Trčak" w:date="2016-01-21T00:45:00Z">
          <w:r w:rsidR="00B93800" w:rsidDel="00C255BA">
            <w:rPr>
              <w:noProof/>
            </w:rPr>
            <w:delText>4</w:delText>
          </w:r>
          <w:r w:rsidR="00B93800" w:rsidDel="00C255BA">
            <w:fldChar w:fldCharType="end"/>
          </w:r>
        </w:del>
      </w:ins>
      <w:del w:id="34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Dijagram obrazaca uporabe za komentiranje</w:t>
      </w:r>
      <w:bookmarkEnd w:id="337"/>
    </w:p>
    <w:p w14:paraId="28B74AE8" w14:textId="77777777" w:rsidR="00FF202D" w:rsidRPr="0020295F" w:rsidRDefault="00FF202D" w:rsidP="00FF202D">
      <w:pPr>
        <w:rPr>
          <w:lang w:eastAsia="hr-HR"/>
        </w:rPr>
      </w:pPr>
    </w:p>
    <w:p w14:paraId="759AF25A" w14:textId="77777777" w:rsidR="0035493B" w:rsidRPr="0020295F" w:rsidRDefault="00F576AA" w:rsidP="0035493B">
      <w:pPr>
        <w:keepNext/>
        <w:jc w:val="center"/>
      </w:pPr>
      <w:r w:rsidRPr="00E86FC2">
        <w:rPr>
          <w:noProof/>
          <w:lang w:eastAsia="hr-HR"/>
        </w:rPr>
        <w:lastRenderedPageBreak/>
        <w:drawing>
          <wp:inline distT="0" distB="0" distL="0" distR="0" wp14:anchorId="4AAC97D2" wp14:editId="68CA9688">
            <wp:extent cx="5760085" cy="2901271"/>
            <wp:effectExtent l="0" t="0" r="0"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rijava_djelatnika.png"/>
                    <pic:cNvPicPr/>
                  </pic:nvPicPr>
                  <pic:blipFill>
                    <a:blip r:embed="rId12">
                      <a:extLst>
                        <a:ext uri="{28A0092B-C50C-407E-A947-70E740481C1C}">
                          <a14:useLocalDpi xmlns:a14="http://schemas.microsoft.com/office/drawing/2010/main" val="0"/>
                        </a:ext>
                      </a:extLst>
                    </a:blip>
                    <a:stretch>
                      <a:fillRect/>
                    </a:stretch>
                  </pic:blipFill>
                  <pic:spPr>
                    <a:xfrm>
                      <a:off x="0" y="0"/>
                      <a:ext cx="5760085" cy="2901271"/>
                    </a:xfrm>
                    <a:prstGeom prst="rect">
                      <a:avLst/>
                    </a:prstGeom>
                  </pic:spPr>
                </pic:pic>
              </a:graphicData>
            </a:graphic>
          </wp:inline>
        </w:drawing>
      </w:r>
    </w:p>
    <w:p w14:paraId="2B10E409" w14:textId="75A5425D" w:rsidR="00F576AA" w:rsidRPr="00E86FC2" w:rsidRDefault="0035493B" w:rsidP="0035493B">
      <w:pPr>
        <w:pStyle w:val="Caption"/>
        <w:jc w:val="center"/>
      </w:pPr>
      <w:bookmarkStart w:id="350" w:name="_Toc441150011"/>
      <w:r w:rsidRPr="00E86FC2">
        <w:t xml:space="preserve">Slika </w:t>
      </w:r>
      <w:ins w:id="351" w:author="Tin Trčak" w:date="2016-01-21T13:41:00Z">
        <w:r w:rsidR="00476BBA">
          <w:fldChar w:fldCharType="begin"/>
        </w:r>
        <w:r w:rsidR="00476BBA">
          <w:instrText xml:space="preserve"> STYLEREF 2 \s </w:instrText>
        </w:r>
      </w:ins>
      <w:r w:rsidR="00476BBA">
        <w:fldChar w:fldCharType="separate"/>
      </w:r>
      <w:r w:rsidR="00476BBA">
        <w:rPr>
          <w:noProof/>
        </w:rPr>
        <w:t>4.2</w:t>
      </w:r>
      <w:ins w:id="3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53" w:author="Tin Trčak" w:date="2016-01-21T13:41:00Z">
        <w:r w:rsidR="00476BBA">
          <w:rPr>
            <w:noProof/>
          </w:rPr>
          <w:t>5</w:t>
        </w:r>
        <w:r w:rsidR="00476BBA">
          <w:fldChar w:fldCharType="end"/>
        </w:r>
      </w:ins>
      <w:ins w:id="354" w:author="Fredi" w:date="2016-01-21T00:26:00Z">
        <w:del w:id="355" w:author="Tin Trčak" w:date="2016-01-21T00:45:00Z">
          <w:r w:rsidR="00B93800" w:rsidDel="00C255BA">
            <w:fldChar w:fldCharType="begin"/>
          </w:r>
          <w:r w:rsidR="00B93800" w:rsidDel="00C255BA">
            <w:delInstrText xml:space="preserve"> STYLEREF 2 \s </w:delInstrText>
          </w:r>
        </w:del>
      </w:ins>
      <w:del w:id="356" w:author="Tin Trčak" w:date="2016-01-21T00:45:00Z">
        <w:r w:rsidR="00B93800" w:rsidDel="00C255BA">
          <w:fldChar w:fldCharType="separate"/>
        </w:r>
        <w:r w:rsidR="00B93800" w:rsidDel="00C255BA">
          <w:rPr>
            <w:noProof/>
          </w:rPr>
          <w:delText>4.2</w:delText>
        </w:r>
      </w:del>
      <w:ins w:id="357" w:author="Fredi" w:date="2016-01-21T00:26:00Z">
        <w:del w:id="3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59" w:author="Tin Trčak" w:date="2016-01-21T00:45:00Z">
        <w:r w:rsidR="00B93800" w:rsidDel="00C255BA">
          <w:fldChar w:fldCharType="separate"/>
        </w:r>
      </w:del>
      <w:ins w:id="360" w:author="Fredi" w:date="2016-01-21T00:26:00Z">
        <w:del w:id="361" w:author="Tin Trčak" w:date="2016-01-21T00:45:00Z">
          <w:r w:rsidR="00B93800" w:rsidDel="00C255BA">
            <w:rPr>
              <w:noProof/>
            </w:rPr>
            <w:delText>5</w:delText>
          </w:r>
          <w:r w:rsidR="00B93800" w:rsidDel="00C255BA">
            <w:fldChar w:fldCharType="end"/>
          </w:r>
        </w:del>
      </w:ins>
      <w:del w:id="3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Dijagram obrazaca uporabe za </w:t>
      </w:r>
      <w:r w:rsidR="001C235F" w:rsidRPr="00E86FC2">
        <w:t>prijavu</w:t>
      </w:r>
      <w:r w:rsidRPr="00E86FC2">
        <w:t xml:space="preserve"> na sustav</w:t>
      </w:r>
      <w:bookmarkEnd w:id="350"/>
    </w:p>
    <w:p w14:paraId="6CBF0D3C" w14:textId="77777777" w:rsidR="00F576AA" w:rsidRPr="0020295F" w:rsidRDefault="00F576AA" w:rsidP="00F576AA"/>
    <w:p w14:paraId="027869A1" w14:textId="77777777" w:rsidR="0035493B" w:rsidRPr="0020295F" w:rsidRDefault="00F576AA" w:rsidP="0035493B">
      <w:pPr>
        <w:keepNext/>
        <w:jc w:val="center"/>
      </w:pPr>
      <w:r w:rsidRPr="00E86FC2">
        <w:rPr>
          <w:noProof/>
          <w:lang w:eastAsia="hr-HR"/>
        </w:rPr>
        <w:drawing>
          <wp:inline distT="0" distB="0" distL="0" distR="0" wp14:anchorId="42D10E1F" wp14:editId="2B55E268">
            <wp:extent cx="5759527" cy="4055745"/>
            <wp:effectExtent l="0" t="0" r="0" b="1905"/>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aktivnosti_za_djelatnika.png"/>
                    <pic:cNvPicPr/>
                  </pic:nvPicPr>
                  <pic:blipFill>
                    <a:blip r:embed="rId13">
                      <a:extLst>
                        <a:ext uri="{28A0092B-C50C-407E-A947-70E740481C1C}">
                          <a14:useLocalDpi xmlns:a14="http://schemas.microsoft.com/office/drawing/2010/main" val="0"/>
                        </a:ext>
                      </a:extLst>
                    </a:blip>
                    <a:stretch>
                      <a:fillRect/>
                    </a:stretch>
                  </pic:blipFill>
                  <pic:spPr>
                    <a:xfrm>
                      <a:off x="0" y="0"/>
                      <a:ext cx="5759527" cy="4055745"/>
                    </a:xfrm>
                    <a:prstGeom prst="rect">
                      <a:avLst/>
                    </a:prstGeom>
                  </pic:spPr>
                </pic:pic>
              </a:graphicData>
            </a:graphic>
          </wp:inline>
        </w:drawing>
      </w:r>
    </w:p>
    <w:p w14:paraId="786B998D" w14:textId="6B6D5184" w:rsidR="00F576AA" w:rsidRPr="00E86FC2" w:rsidRDefault="0035493B" w:rsidP="0035493B">
      <w:pPr>
        <w:pStyle w:val="Caption"/>
        <w:jc w:val="center"/>
      </w:pPr>
      <w:bookmarkStart w:id="363" w:name="_Toc441150012"/>
      <w:r w:rsidRPr="00E86FC2">
        <w:t xml:space="preserve">Slika </w:t>
      </w:r>
      <w:ins w:id="364" w:author="Tin Trčak" w:date="2016-01-21T13:41:00Z">
        <w:r w:rsidR="00476BBA">
          <w:fldChar w:fldCharType="begin"/>
        </w:r>
        <w:r w:rsidR="00476BBA">
          <w:instrText xml:space="preserve"> STYLEREF 2 \s </w:instrText>
        </w:r>
      </w:ins>
      <w:r w:rsidR="00476BBA">
        <w:fldChar w:fldCharType="separate"/>
      </w:r>
      <w:r w:rsidR="00476BBA">
        <w:rPr>
          <w:noProof/>
        </w:rPr>
        <w:t>4.2</w:t>
      </w:r>
      <w:ins w:id="3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66" w:author="Tin Trčak" w:date="2016-01-21T13:41:00Z">
        <w:r w:rsidR="00476BBA">
          <w:rPr>
            <w:noProof/>
          </w:rPr>
          <w:t>6</w:t>
        </w:r>
        <w:r w:rsidR="00476BBA">
          <w:fldChar w:fldCharType="end"/>
        </w:r>
      </w:ins>
      <w:ins w:id="367" w:author="Fredi" w:date="2016-01-21T00:26:00Z">
        <w:del w:id="368" w:author="Tin Trčak" w:date="2016-01-21T00:45:00Z">
          <w:r w:rsidR="00B93800" w:rsidDel="00C255BA">
            <w:fldChar w:fldCharType="begin"/>
          </w:r>
          <w:r w:rsidR="00B93800" w:rsidDel="00C255BA">
            <w:delInstrText xml:space="preserve"> STYLEREF 2 \s </w:delInstrText>
          </w:r>
        </w:del>
      </w:ins>
      <w:del w:id="369" w:author="Tin Trčak" w:date="2016-01-21T00:45:00Z">
        <w:r w:rsidR="00B93800" w:rsidDel="00C255BA">
          <w:fldChar w:fldCharType="separate"/>
        </w:r>
        <w:r w:rsidR="00B93800" w:rsidDel="00C255BA">
          <w:rPr>
            <w:noProof/>
          </w:rPr>
          <w:delText>4.2</w:delText>
        </w:r>
      </w:del>
      <w:ins w:id="370" w:author="Fredi" w:date="2016-01-21T00:26:00Z">
        <w:del w:id="3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72" w:author="Tin Trčak" w:date="2016-01-21T00:45:00Z">
        <w:r w:rsidR="00B93800" w:rsidDel="00C255BA">
          <w:fldChar w:fldCharType="separate"/>
        </w:r>
      </w:del>
      <w:ins w:id="373" w:author="Fredi" w:date="2016-01-21T00:26:00Z">
        <w:del w:id="374" w:author="Tin Trčak" w:date="2016-01-21T00:45:00Z">
          <w:r w:rsidR="00B93800" w:rsidDel="00C255BA">
            <w:rPr>
              <w:noProof/>
            </w:rPr>
            <w:delText>6</w:delText>
          </w:r>
          <w:r w:rsidR="00B93800" w:rsidDel="00C255BA">
            <w:fldChar w:fldCharType="end"/>
          </w:r>
        </w:del>
      </w:ins>
      <w:del w:id="3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Dijagram obrazaca uporabe za </w:t>
      </w:r>
      <w:r w:rsidR="00D51902" w:rsidRPr="00E86FC2">
        <w:t>djelatnika</w:t>
      </w:r>
      <w:bookmarkEnd w:id="363"/>
    </w:p>
    <w:p w14:paraId="5D3759DB" w14:textId="0E84BC59" w:rsidR="0035493B" w:rsidRPr="0020295F" w:rsidRDefault="00F576AA" w:rsidP="0035493B">
      <w:pPr>
        <w:keepNext/>
        <w:jc w:val="center"/>
      </w:pPr>
      <w:r w:rsidRPr="00E86FC2">
        <w:rPr>
          <w:noProof/>
          <w:lang w:eastAsia="hr-HR"/>
        </w:rPr>
        <w:lastRenderedPageBreak/>
        <w:drawing>
          <wp:inline distT="0" distB="0" distL="0" distR="0" wp14:anchorId="45D199DF" wp14:editId="0528CEF5">
            <wp:extent cx="5760085" cy="3632241"/>
            <wp:effectExtent l="0" t="0" r="0" b="635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aktivnosti_za_vlasnika.png"/>
                    <pic:cNvPicPr/>
                  </pic:nvPicPr>
                  <pic:blipFill>
                    <a:blip r:embed="rId14">
                      <a:extLst>
                        <a:ext uri="{28A0092B-C50C-407E-A947-70E740481C1C}">
                          <a14:useLocalDpi xmlns:a14="http://schemas.microsoft.com/office/drawing/2010/main" val="0"/>
                        </a:ext>
                      </a:extLst>
                    </a:blip>
                    <a:stretch>
                      <a:fillRect/>
                    </a:stretch>
                  </pic:blipFill>
                  <pic:spPr>
                    <a:xfrm>
                      <a:off x="0" y="0"/>
                      <a:ext cx="5760085" cy="3632241"/>
                    </a:xfrm>
                    <a:prstGeom prst="rect">
                      <a:avLst/>
                    </a:prstGeom>
                  </pic:spPr>
                </pic:pic>
              </a:graphicData>
            </a:graphic>
          </wp:inline>
        </w:drawing>
      </w:r>
    </w:p>
    <w:p w14:paraId="78A86290" w14:textId="52C045DF" w:rsidR="00F576AA" w:rsidRPr="00E86FC2" w:rsidRDefault="0035493B" w:rsidP="0035493B">
      <w:pPr>
        <w:pStyle w:val="Caption"/>
        <w:jc w:val="center"/>
      </w:pPr>
      <w:bookmarkStart w:id="376" w:name="_Toc441150013"/>
      <w:r w:rsidRPr="00E86FC2">
        <w:t xml:space="preserve">Slika </w:t>
      </w:r>
      <w:ins w:id="377" w:author="Tin Trčak" w:date="2016-01-21T13:41:00Z">
        <w:r w:rsidR="00476BBA">
          <w:fldChar w:fldCharType="begin"/>
        </w:r>
        <w:r w:rsidR="00476BBA">
          <w:instrText xml:space="preserve"> STYLEREF 2 \s </w:instrText>
        </w:r>
      </w:ins>
      <w:r w:rsidR="00476BBA">
        <w:fldChar w:fldCharType="separate"/>
      </w:r>
      <w:r w:rsidR="00476BBA">
        <w:rPr>
          <w:noProof/>
        </w:rPr>
        <w:t>4.2</w:t>
      </w:r>
      <w:ins w:id="37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79" w:author="Tin Trčak" w:date="2016-01-21T13:41:00Z">
        <w:r w:rsidR="00476BBA">
          <w:rPr>
            <w:noProof/>
          </w:rPr>
          <w:t>7</w:t>
        </w:r>
        <w:r w:rsidR="00476BBA">
          <w:fldChar w:fldCharType="end"/>
        </w:r>
      </w:ins>
      <w:ins w:id="380" w:author="Fredi" w:date="2016-01-21T00:26:00Z">
        <w:del w:id="381" w:author="Tin Trčak" w:date="2016-01-21T00:45:00Z">
          <w:r w:rsidR="00B93800" w:rsidDel="00C255BA">
            <w:fldChar w:fldCharType="begin"/>
          </w:r>
          <w:r w:rsidR="00B93800" w:rsidDel="00C255BA">
            <w:delInstrText xml:space="preserve"> STYLEREF 2 \s </w:delInstrText>
          </w:r>
        </w:del>
      </w:ins>
      <w:del w:id="382" w:author="Tin Trčak" w:date="2016-01-21T00:45:00Z">
        <w:r w:rsidR="00B93800" w:rsidDel="00C255BA">
          <w:fldChar w:fldCharType="separate"/>
        </w:r>
        <w:r w:rsidR="00B93800" w:rsidDel="00C255BA">
          <w:rPr>
            <w:noProof/>
          </w:rPr>
          <w:delText>4.2</w:delText>
        </w:r>
      </w:del>
      <w:ins w:id="383" w:author="Fredi" w:date="2016-01-21T00:26:00Z">
        <w:del w:id="38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85" w:author="Tin Trčak" w:date="2016-01-21T00:45:00Z">
        <w:r w:rsidR="00B93800" w:rsidDel="00C255BA">
          <w:fldChar w:fldCharType="separate"/>
        </w:r>
      </w:del>
      <w:ins w:id="386" w:author="Fredi" w:date="2016-01-21T00:26:00Z">
        <w:del w:id="387" w:author="Tin Trčak" w:date="2016-01-21T00:45:00Z">
          <w:r w:rsidR="00B93800" w:rsidDel="00C255BA">
            <w:rPr>
              <w:noProof/>
            </w:rPr>
            <w:delText>7</w:delText>
          </w:r>
          <w:r w:rsidR="00B93800" w:rsidDel="00C255BA">
            <w:fldChar w:fldCharType="end"/>
          </w:r>
        </w:del>
      </w:ins>
      <w:del w:id="38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Dijagram obrazaca uporabe za vlasnika restorana</w:t>
      </w:r>
      <w:bookmarkEnd w:id="376"/>
    </w:p>
    <w:p w14:paraId="4109A8CA" w14:textId="153A5C2E" w:rsidR="0035493B" w:rsidRPr="0020295F" w:rsidRDefault="0035493B">
      <w:pPr>
        <w:spacing w:after="160" w:line="259" w:lineRule="auto"/>
        <w:jc w:val="left"/>
      </w:pPr>
      <w:r w:rsidRPr="0020295F">
        <w:br w:type="page"/>
      </w:r>
    </w:p>
    <w:p w14:paraId="05A868EF" w14:textId="77777777" w:rsidR="00F576AA" w:rsidRPr="0020295F" w:rsidRDefault="00F576AA" w:rsidP="00F576AA">
      <w:pPr>
        <w:pStyle w:val="Heading2"/>
      </w:pPr>
      <w:bookmarkStart w:id="389" w:name="_Toc441100857"/>
      <w:r w:rsidRPr="0020295F">
        <w:lastRenderedPageBreak/>
        <w:t>Sekvencijski dijagrami</w:t>
      </w:r>
      <w:bookmarkEnd w:id="389"/>
    </w:p>
    <w:p w14:paraId="0DCAB237" w14:textId="77777777" w:rsidR="00F576AA" w:rsidRPr="00E86FC2" w:rsidRDefault="00F576AA" w:rsidP="001C782B">
      <w:pPr>
        <w:spacing w:before="240"/>
        <w:rPr>
          <w:b/>
        </w:rPr>
      </w:pPr>
      <w:r w:rsidRPr="00E86FC2">
        <w:rPr>
          <w:b/>
        </w:rPr>
        <w:t>Obrazac uporabe UC01 – RegistracijaDjelatnika</w:t>
      </w:r>
    </w:p>
    <w:p w14:paraId="3423ADBD" w14:textId="243A7507" w:rsidR="00F576AA" w:rsidRPr="0020295F" w:rsidRDefault="00F576AA" w:rsidP="007364D4">
      <w:pPr>
        <w:ind w:firstLine="708"/>
        <w:rPr>
          <w:rFonts w:eastAsia="Arial"/>
        </w:rPr>
      </w:pPr>
      <w:r w:rsidRPr="0020295F">
        <w:rPr>
          <w:rFonts w:eastAsia="Arial"/>
        </w:rPr>
        <w:t xml:space="preserve">Vlasnik ispunjava web formular za djelatnika u koji unosi korisničko ime, lozinku, email adresu, adresu, telefonski broj i ostale podatke o zaposlenju. Zatim poslužitelj provjerava ispravnost unesenih podatka. Ako se utvrdi da su svi podaci ispravni, tada se podaci još jednom provjeravaju u bazi podataka. Ako u bazi podataka ne postoji isto korisničko ime ili email registracija je </w:t>
      </w:r>
      <w:r w:rsidR="001C235F" w:rsidRPr="0020295F">
        <w:rPr>
          <w:rFonts w:eastAsia="Arial"/>
        </w:rPr>
        <w:t>uspješno</w:t>
      </w:r>
      <w:r w:rsidRPr="0020295F">
        <w:rPr>
          <w:rFonts w:eastAsia="Arial"/>
        </w:rPr>
        <w:t xml:space="preserve"> obavljena. Vlasniku se javlja poruka o </w:t>
      </w:r>
      <w:r w:rsidR="001C235F" w:rsidRPr="0020295F">
        <w:rPr>
          <w:rFonts w:eastAsia="Arial"/>
        </w:rPr>
        <w:t>uspješnosti</w:t>
      </w:r>
      <w:r w:rsidRPr="0020295F">
        <w:rPr>
          <w:rFonts w:eastAsia="Arial"/>
        </w:rPr>
        <w:t xml:space="preserve"> ili </w:t>
      </w:r>
      <w:r w:rsidR="001C235F" w:rsidRPr="0020295F">
        <w:rPr>
          <w:rFonts w:eastAsia="Arial"/>
        </w:rPr>
        <w:t>neuspješnosti</w:t>
      </w:r>
      <w:r w:rsidRPr="0020295F">
        <w:rPr>
          <w:rFonts w:eastAsia="Arial"/>
        </w:rPr>
        <w:t xml:space="preserve"> registracije novoga djelatnika.</w:t>
      </w:r>
    </w:p>
    <w:p w14:paraId="30BF9F68" w14:textId="77777777" w:rsidR="00FE3968" w:rsidRPr="0020295F" w:rsidRDefault="00F576AA" w:rsidP="00FE3968">
      <w:pPr>
        <w:keepNext/>
        <w:jc w:val="center"/>
      </w:pPr>
      <w:r w:rsidRPr="00E86FC2">
        <w:rPr>
          <w:noProof/>
          <w:lang w:eastAsia="hr-HR"/>
        </w:rPr>
        <w:drawing>
          <wp:inline distT="0" distB="0" distL="0" distR="0" wp14:anchorId="5B6E4AF7" wp14:editId="01DA8CA4">
            <wp:extent cx="5760083" cy="3035903"/>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RegistracijaDjelatnika.png"/>
                    <pic:cNvPicPr/>
                  </pic:nvPicPr>
                  <pic:blipFill>
                    <a:blip r:embed="rId15">
                      <a:extLst>
                        <a:ext uri="{28A0092B-C50C-407E-A947-70E740481C1C}">
                          <a14:useLocalDpi xmlns:a14="http://schemas.microsoft.com/office/drawing/2010/main" val="0"/>
                        </a:ext>
                      </a:extLst>
                    </a:blip>
                    <a:stretch>
                      <a:fillRect/>
                    </a:stretch>
                  </pic:blipFill>
                  <pic:spPr>
                    <a:xfrm>
                      <a:off x="0" y="0"/>
                      <a:ext cx="5760083" cy="3035903"/>
                    </a:xfrm>
                    <a:prstGeom prst="rect">
                      <a:avLst/>
                    </a:prstGeom>
                  </pic:spPr>
                </pic:pic>
              </a:graphicData>
            </a:graphic>
          </wp:inline>
        </w:drawing>
      </w:r>
    </w:p>
    <w:p w14:paraId="03323098" w14:textId="1BFB7B13" w:rsidR="00984B87" w:rsidRPr="00E86FC2" w:rsidRDefault="00FE3968" w:rsidP="00FE3968">
      <w:pPr>
        <w:pStyle w:val="Caption"/>
        <w:jc w:val="center"/>
      </w:pPr>
      <w:bookmarkStart w:id="390" w:name="_Toc441150014"/>
      <w:r w:rsidRPr="00E86FC2">
        <w:t xml:space="preserve">Slika </w:t>
      </w:r>
      <w:ins w:id="391" w:author="Tin Trčak" w:date="2016-01-21T13:41:00Z">
        <w:r w:rsidR="00476BBA">
          <w:fldChar w:fldCharType="begin"/>
        </w:r>
        <w:r w:rsidR="00476BBA">
          <w:instrText xml:space="preserve"> STYLEREF 2 \s </w:instrText>
        </w:r>
      </w:ins>
      <w:r w:rsidR="00476BBA">
        <w:fldChar w:fldCharType="separate"/>
      </w:r>
      <w:r w:rsidR="00476BBA">
        <w:rPr>
          <w:noProof/>
        </w:rPr>
        <w:t>4.3</w:t>
      </w:r>
      <w:ins w:id="39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393" w:author="Tin Trčak" w:date="2016-01-21T13:41:00Z">
        <w:r w:rsidR="00476BBA">
          <w:rPr>
            <w:noProof/>
          </w:rPr>
          <w:t>1</w:t>
        </w:r>
        <w:r w:rsidR="00476BBA">
          <w:fldChar w:fldCharType="end"/>
        </w:r>
      </w:ins>
      <w:ins w:id="394" w:author="Fredi" w:date="2016-01-21T00:26:00Z">
        <w:del w:id="395" w:author="Tin Trčak" w:date="2016-01-21T00:45:00Z">
          <w:r w:rsidR="00B93800" w:rsidDel="00C255BA">
            <w:fldChar w:fldCharType="begin"/>
          </w:r>
          <w:r w:rsidR="00B93800" w:rsidDel="00C255BA">
            <w:delInstrText xml:space="preserve"> STYLEREF 2 \s </w:delInstrText>
          </w:r>
        </w:del>
      </w:ins>
      <w:del w:id="396" w:author="Tin Trčak" w:date="2016-01-21T00:45:00Z">
        <w:r w:rsidR="00B93800" w:rsidDel="00C255BA">
          <w:fldChar w:fldCharType="separate"/>
        </w:r>
        <w:r w:rsidR="00B93800" w:rsidDel="00C255BA">
          <w:rPr>
            <w:noProof/>
          </w:rPr>
          <w:delText>4.3</w:delText>
        </w:r>
      </w:del>
      <w:ins w:id="397" w:author="Fredi" w:date="2016-01-21T00:26:00Z">
        <w:del w:id="39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399" w:author="Tin Trčak" w:date="2016-01-21T00:45:00Z">
        <w:r w:rsidR="00B93800" w:rsidDel="00C255BA">
          <w:fldChar w:fldCharType="separate"/>
        </w:r>
      </w:del>
      <w:ins w:id="400" w:author="Fredi" w:date="2016-01-21T00:26:00Z">
        <w:del w:id="401" w:author="Tin Trčak" w:date="2016-01-21T00:45:00Z">
          <w:r w:rsidR="00B93800" w:rsidDel="00C255BA">
            <w:rPr>
              <w:noProof/>
            </w:rPr>
            <w:delText>1</w:delText>
          </w:r>
          <w:r w:rsidR="00B93800" w:rsidDel="00C255BA">
            <w:fldChar w:fldCharType="end"/>
          </w:r>
        </w:del>
      </w:ins>
      <w:del w:id="40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Sekvencijski dijagram za UC01 – RegistracijaDjelatnika</w:t>
      </w:r>
      <w:bookmarkEnd w:id="390"/>
    </w:p>
    <w:p w14:paraId="2A72413E" w14:textId="1F626C49" w:rsidR="007364D4" w:rsidRPr="00E86FC2" w:rsidRDefault="007364D4" w:rsidP="00984B87">
      <w:pPr>
        <w:pStyle w:val="Caption"/>
        <w:jc w:val="center"/>
      </w:pPr>
    </w:p>
    <w:p w14:paraId="7131756D" w14:textId="77777777" w:rsidR="007364D4" w:rsidRPr="0020295F" w:rsidRDefault="007364D4" w:rsidP="007364D4"/>
    <w:p w14:paraId="012F4C4F" w14:textId="77777777" w:rsidR="00F576AA" w:rsidRPr="00E86FC2" w:rsidRDefault="00F576AA" w:rsidP="00F576AA">
      <w:pPr>
        <w:rPr>
          <w:b/>
        </w:rPr>
      </w:pPr>
      <w:r w:rsidRPr="00E86FC2">
        <w:rPr>
          <w:b/>
        </w:rPr>
        <w:t>Obrazac uporabe UC02 – UklanjanjeDjelatnika</w:t>
      </w:r>
    </w:p>
    <w:p w14:paraId="0E8F2401" w14:textId="287CC72A" w:rsidR="003B2C71" w:rsidRPr="0020295F" w:rsidRDefault="00F576AA" w:rsidP="007364D4">
      <w:pPr>
        <w:ind w:firstLine="708"/>
      </w:pPr>
      <w:r w:rsidRPr="0020295F">
        <w:t xml:space="preserve">Vlasnik odabire djelatnika s popisa na administrativnoj stranici kojeg želi ukloniti. Potvrđuje svoj odabir. Poslužitelj šalje zahtjev za uklanjanje odabranog djelatnika. Podaci djelatnika se </w:t>
      </w:r>
      <w:ins w:id="403" w:author="Tin Trčak" w:date="2016-01-21T14:05:00Z">
        <w:r w:rsidR="00EF3E02">
          <w:t xml:space="preserve">premještaju </w:t>
        </w:r>
      </w:ins>
      <w:del w:id="404" w:author="Tin Trčak" w:date="2016-01-21T14:04:00Z">
        <w:r w:rsidRPr="0020295F" w:rsidDel="00C750F2">
          <w:delText xml:space="preserve">brišu </w:delText>
        </w:r>
      </w:del>
      <w:r w:rsidRPr="0020295F">
        <w:t xml:space="preserve">iz </w:t>
      </w:r>
      <w:ins w:id="405" w:author="Tin Trčak" w:date="2016-01-21T14:06:00Z">
        <w:r w:rsidR="00EF3E02">
          <w:t>„</w:t>
        </w:r>
      </w:ins>
      <w:ins w:id="406" w:author="Tin Trčak" w:date="2016-01-21T14:05:00Z">
        <w:r w:rsidR="00EF3E02">
          <w:t>Popisa djelatnika</w:t>
        </w:r>
      </w:ins>
      <w:ins w:id="407" w:author="Tin Trčak" w:date="2016-01-21T14:06:00Z">
        <w:r w:rsidR="00EF3E02">
          <w:t>“</w:t>
        </w:r>
      </w:ins>
      <w:ins w:id="408" w:author="Tin Trčak" w:date="2016-01-21T14:05:00Z">
        <w:r w:rsidR="00EF3E02">
          <w:t xml:space="preserve"> u </w:t>
        </w:r>
      </w:ins>
      <w:ins w:id="409" w:author="Tin Trčak" w:date="2016-01-21T14:06:00Z">
        <w:r w:rsidR="00EF3E02">
          <w:t>„</w:t>
        </w:r>
      </w:ins>
      <w:ins w:id="410" w:author="Tin Trčak" w:date="2016-01-21T14:05:00Z">
        <w:r w:rsidR="00EF3E02">
          <w:t>Bivši djelatnici</w:t>
        </w:r>
      </w:ins>
      <w:ins w:id="411" w:author="Tin Trčak" w:date="2016-01-21T14:06:00Z">
        <w:r w:rsidR="00EF3E02">
          <w:t>“</w:t>
        </w:r>
      </w:ins>
      <w:ins w:id="412" w:author="Tin Trčak" w:date="2016-01-21T14:05:00Z">
        <w:r w:rsidR="00EF3E02">
          <w:t xml:space="preserve"> unutar </w:t>
        </w:r>
      </w:ins>
      <w:r w:rsidRPr="0020295F">
        <w:t>baze podataka</w:t>
      </w:r>
      <w:del w:id="413" w:author="Tin Trčak" w:date="2016-01-21T14:06:00Z">
        <w:r w:rsidRPr="0020295F" w:rsidDel="00EF3E02">
          <w:delText xml:space="preserve"> i djelatnik nestaje s popisa djelatnika.</w:delText>
        </w:r>
      </w:del>
      <w:ins w:id="414" w:author="Tin Trčak" w:date="2016-01-21T14:06:00Z">
        <w:r w:rsidR="00EF3E02">
          <w:t>.</w:t>
        </w:r>
      </w:ins>
    </w:p>
    <w:p w14:paraId="7A82995D" w14:textId="77777777" w:rsidR="003B2C71" w:rsidRPr="0020295F" w:rsidRDefault="003B2C71">
      <w:pPr>
        <w:spacing w:after="160" w:line="259" w:lineRule="auto"/>
        <w:jc w:val="left"/>
      </w:pPr>
      <w:r w:rsidRPr="0020295F">
        <w:br w:type="page"/>
      </w:r>
    </w:p>
    <w:p w14:paraId="1CE8426F" w14:textId="77777777" w:rsidR="00FE3968" w:rsidRPr="0020295F" w:rsidRDefault="00F576AA" w:rsidP="00FE3968">
      <w:pPr>
        <w:keepNext/>
        <w:jc w:val="center"/>
      </w:pPr>
      <w:r w:rsidRPr="00E86FC2">
        <w:rPr>
          <w:noProof/>
          <w:lang w:eastAsia="hr-HR"/>
        </w:rPr>
        <w:lastRenderedPageBreak/>
        <w:drawing>
          <wp:inline distT="0" distB="0" distL="0" distR="0" wp14:anchorId="509B4673" wp14:editId="39858DF8">
            <wp:extent cx="5759716" cy="2958464"/>
            <wp:effectExtent l="0" t="0" r="0" b="0"/>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UklanjanjeDjelatnika.png"/>
                    <pic:cNvPicPr/>
                  </pic:nvPicPr>
                  <pic:blipFill>
                    <a:blip r:embed="rId16">
                      <a:extLst>
                        <a:ext uri="{28A0092B-C50C-407E-A947-70E740481C1C}">
                          <a14:useLocalDpi xmlns:a14="http://schemas.microsoft.com/office/drawing/2010/main" val="0"/>
                        </a:ext>
                      </a:extLst>
                    </a:blip>
                    <a:stretch>
                      <a:fillRect/>
                    </a:stretch>
                  </pic:blipFill>
                  <pic:spPr>
                    <a:xfrm>
                      <a:off x="0" y="0"/>
                      <a:ext cx="5759716" cy="2958464"/>
                    </a:xfrm>
                    <a:prstGeom prst="rect">
                      <a:avLst/>
                    </a:prstGeom>
                  </pic:spPr>
                </pic:pic>
              </a:graphicData>
            </a:graphic>
          </wp:inline>
        </w:drawing>
      </w:r>
    </w:p>
    <w:p w14:paraId="492E282E" w14:textId="25959787" w:rsidR="00B03425" w:rsidRPr="00E86FC2" w:rsidRDefault="00FE3968" w:rsidP="00FE3968">
      <w:pPr>
        <w:pStyle w:val="Caption"/>
        <w:jc w:val="center"/>
      </w:pPr>
      <w:bookmarkStart w:id="415" w:name="_Toc441150015"/>
      <w:r w:rsidRPr="00E86FC2">
        <w:t xml:space="preserve">Slika </w:t>
      </w:r>
      <w:ins w:id="416" w:author="Tin Trčak" w:date="2016-01-21T13:41:00Z">
        <w:r w:rsidR="00476BBA">
          <w:fldChar w:fldCharType="begin"/>
        </w:r>
        <w:r w:rsidR="00476BBA">
          <w:instrText xml:space="preserve"> STYLEREF 2 \s </w:instrText>
        </w:r>
      </w:ins>
      <w:r w:rsidR="00476BBA">
        <w:fldChar w:fldCharType="separate"/>
      </w:r>
      <w:r w:rsidR="00476BBA">
        <w:rPr>
          <w:noProof/>
        </w:rPr>
        <w:t>4.3</w:t>
      </w:r>
      <w:ins w:id="4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18" w:author="Tin Trčak" w:date="2016-01-21T13:41:00Z">
        <w:r w:rsidR="00476BBA">
          <w:rPr>
            <w:noProof/>
          </w:rPr>
          <w:t>2</w:t>
        </w:r>
        <w:r w:rsidR="00476BBA">
          <w:fldChar w:fldCharType="end"/>
        </w:r>
      </w:ins>
      <w:ins w:id="419" w:author="Fredi" w:date="2016-01-21T00:26:00Z">
        <w:del w:id="420" w:author="Tin Trčak" w:date="2016-01-21T00:45:00Z">
          <w:r w:rsidR="00B93800" w:rsidDel="00C255BA">
            <w:fldChar w:fldCharType="begin"/>
          </w:r>
          <w:r w:rsidR="00B93800" w:rsidDel="00C255BA">
            <w:delInstrText xml:space="preserve"> STYLEREF 2 \s </w:delInstrText>
          </w:r>
        </w:del>
      </w:ins>
      <w:del w:id="421" w:author="Tin Trčak" w:date="2016-01-21T00:45:00Z">
        <w:r w:rsidR="00B93800" w:rsidDel="00C255BA">
          <w:fldChar w:fldCharType="separate"/>
        </w:r>
        <w:r w:rsidR="00B93800" w:rsidDel="00C255BA">
          <w:rPr>
            <w:noProof/>
          </w:rPr>
          <w:delText>4.3</w:delText>
        </w:r>
      </w:del>
      <w:ins w:id="422" w:author="Fredi" w:date="2016-01-21T00:26:00Z">
        <w:del w:id="4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24" w:author="Tin Trčak" w:date="2016-01-21T00:45:00Z">
        <w:r w:rsidR="00B93800" w:rsidDel="00C255BA">
          <w:fldChar w:fldCharType="separate"/>
        </w:r>
      </w:del>
      <w:ins w:id="425" w:author="Fredi" w:date="2016-01-21T00:26:00Z">
        <w:del w:id="426" w:author="Tin Trčak" w:date="2016-01-21T00:45:00Z">
          <w:r w:rsidR="00B93800" w:rsidDel="00C255BA">
            <w:rPr>
              <w:noProof/>
            </w:rPr>
            <w:delText>2</w:delText>
          </w:r>
          <w:r w:rsidR="00B93800" w:rsidDel="00C255BA">
            <w:fldChar w:fldCharType="end"/>
          </w:r>
        </w:del>
      </w:ins>
      <w:del w:id="4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Sekvencijski dijagram za UC02 – UklanjanjeDjelatnika</w:t>
      </w:r>
      <w:bookmarkEnd w:id="415"/>
    </w:p>
    <w:p w14:paraId="02B5EF35" w14:textId="77777777" w:rsidR="00FE3968" w:rsidRPr="00E86FC2" w:rsidRDefault="00FE3968" w:rsidP="00F576AA">
      <w:pPr>
        <w:rPr>
          <w:b/>
        </w:rPr>
      </w:pPr>
    </w:p>
    <w:p w14:paraId="5E2F4B70" w14:textId="77777777" w:rsidR="00F576AA" w:rsidRPr="00E86FC2" w:rsidRDefault="00F576AA" w:rsidP="00F576AA">
      <w:pPr>
        <w:rPr>
          <w:b/>
        </w:rPr>
      </w:pPr>
      <w:r w:rsidRPr="00E86FC2">
        <w:rPr>
          <w:b/>
        </w:rPr>
        <w:t>Obrazac uporabe UC03 – PromjenaPodatakaZaDjelatnika</w:t>
      </w:r>
    </w:p>
    <w:p w14:paraId="576DE63F" w14:textId="3E74DA94" w:rsidR="00F576AA" w:rsidRPr="0020295F" w:rsidRDefault="004722EF" w:rsidP="007364D4">
      <w:pPr>
        <w:ind w:firstLine="708"/>
      </w:pPr>
      <w:r w:rsidRPr="0020295F">
        <w:t>Vlasnik</w:t>
      </w:r>
      <w:r w:rsidR="00F576AA" w:rsidRPr="0020295F">
        <w:t xml:space="preserve"> odabire link za promjenu podataka o </w:t>
      </w:r>
      <w:r w:rsidRPr="0020295F">
        <w:t>djelatniku</w:t>
      </w:r>
      <w:r w:rsidR="00F576AA" w:rsidRPr="0020295F">
        <w:t xml:space="preserve">. Poslužitelj preusmjerava </w:t>
      </w:r>
      <w:r w:rsidRPr="0020295F">
        <w:t xml:space="preserve">vlasnika </w:t>
      </w:r>
      <w:r w:rsidR="00F576AA" w:rsidRPr="0020295F">
        <w:t>na stranicu za izmjenu podataka. Nakon promjene podataka provjerava se njihova ispravnost na poslužitelju i dali postoje već ti podaci u bazi podataka. Ako je provjera bila uspješna izm</w:t>
      </w:r>
      <w:r w:rsidR="00106BB1" w:rsidRPr="0020295F">
        <w:t>i</w:t>
      </w:r>
      <w:r w:rsidR="00F576AA" w:rsidRPr="0020295F">
        <w:t xml:space="preserve">jenjeni korisnički podaci se spremaju u bazu podataka i odmah su vidljivi na profilu korisnika. U suprotnom, </w:t>
      </w:r>
      <w:r w:rsidRPr="0020295F">
        <w:t xml:space="preserve">vlasniku </w:t>
      </w:r>
      <w:r w:rsidR="00F576AA" w:rsidRPr="0020295F">
        <w:t>se dojavljuje da je došlo do pogreške tijekom unosa izm</w:t>
      </w:r>
      <w:r w:rsidR="00106BB1" w:rsidRPr="0020295F">
        <w:t>i</w:t>
      </w:r>
      <w:r w:rsidR="00F576AA" w:rsidRPr="0020295F">
        <w:t>jenjenih podataka.</w:t>
      </w:r>
    </w:p>
    <w:p w14:paraId="3CEC7247" w14:textId="77777777" w:rsidR="00FE3968" w:rsidRPr="0020295F" w:rsidRDefault="00F576AA" w:rsidP="00FE3968">
      <w:pPr>
        <w:keepNext/>
        <w:jc w:val="center"/>
      </w:pPr>
      <w:r w:rsidRPr="00E86FC2">
        <w:rPr>
          <w:noProof/>
          <w:lang w:eastAsia="hr-HR"/>
        </w:rPr>
        <w:drawing>
          <wp:inline distT="0" distB="0" distL="0" distR="0" wp14:anchorId="14940162" wp14:editId="2C96FD45">
            <wp:extent cx="5426515" cy="2976244"/>
            <wp:effectExtent l="0" t="0" r="3175" b="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romjenaPodatakaZaDjelatnika.png"/>
                    <pic:cNvPicPr/>
                  </pic:nvPicPr>
                  <pic:blipFill>
                    <a:blip r:embed="rId17">
                      <a:extLst>
                        <a:ext uri="{28A0092B-C50C-407E-A947-70E740481C1C}">
                          <a14:useLocalDpi xmlns:a14="http://schemas.microsoft.com/office/drawing/2010/main" val="0"/>
                        </a:ext>
                      </a:extLst>
                    </a:blip>
                    <a:stretch>
                      <a:fillRect/>
                    </a:stretch>
                  </pic:blipFill>
                  <pic:spPr>
                    <a:xfrm>
                      <a:off x="0" y="0"/>
                      <a:ext cx="5426515" cy="2976244"/>
                    </a:xfrm>
                    <a:prstGeom prst="rect">
                      <a:avLst/>
                    </a:prstGeom>
                  </pic:spPr>
                </pic:pic>
              </a:graphicData>
            </a:graphic>
          </wp:inline>
        </w:drawing>
      </w:r>
    </w:p>
    <w:p w14:paraId="1D65E517" w14:textId="0426C5C8" w:rsidR="003B2C71" w:rsidRPr="00E86FC2" w:rsidRDefault="00FE3968" w:rsidP="003B2C71">
      <w:pPr>
        <w:pStyle w:val="Caption"/>
        <w:jc w:val="center"/>
      </w:pPr>
      <w:bookmarkStart w:id="428" w:name="_Toc441150016"/>
      <w:r w:rsidRPr="00E86FC2">
        <w:t xml:space="preserve">Slika </w:t>
      </w:r>
      <w:ins w:id="429" w:author="Tin Trčak" w:date="2016-01-21T13:41:00Z">
        <w:r w:rsidR="00476BBA">
          <w:fldChar w:fldCharType="begin"/>
        </w:r>
        <w:r w:rsidR="00476BBA">
          <w:instrText xml:space="preserve"> STYLEREF 2 \s </w:instrText>
        </w:r>
      </w:ins>
      <w:r w:rsidR="00476BBA">
        <w:fldChar w:fldCharType="separate"/>
      </w:r>
      <w:r w:rsidR="00476BBA">
        <w:rPr>
          <w:noProof/>
        </w:rPr>
        <w:t>4.3</w:t>
      </w:r>
      <w:ins w:id="43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31" w:author="Tin Trčak" w:date="2016-01-21T13:41:00Z">
        <w:r w:rsidR="00476BBA">
          <w:rPr>
            <w:noProof/>
          </w:rPr>
          <w:t>3</w:t>
        </w:r>
        <w:r w:rsidR="00476BBA">
          <w:fldChar w:fldCharType="end"/>
        </w:r>
      </w:ins>
      <w:ins w:id="432" w:author="Fredi" w:date="2016-01-21T00:26:00Z">
        <w:del w:id="433" w:author="Tin Trčak" w:date="2016-01-21T00:45:00Z">
          <w:r w:rsidR="00B93800" w:rsidDel="00C255BA">
            <w:fldChar w:fldCharType="begin"/>
          </w:r>
          <w:r w:rsidR="00B93800" w:rsidDel="00C255BA">
            <w:delInstrText xml:space="preserve"> STYLEREF 2 \s </w:delInstrText>
          </w:r>
        </w:del>
      </w:ins>
      <w:del w:id="434" w:author="Tin Trčak" w:date="2016-01-21T00:45:00Z">
        <w:r w:rsidR="00B93800" w:rsidDel="00C255BA">
          <w:fldChar w:fldCharType="separate"/>
        </w:r>
        <w:r w:rsidR="00B93800" w:rsidDel="00C255BA">
          <w:rPr>
            <w:noProof/>
          </w:rPr>
          <w:delText>4.3</w:delText>
        </w:r>
      </w:del>
      <w:ins w:id="435" w:author="Fredi" w:date="2016-01-21T00:26:00Z">
        <w:del w:id="4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37" w:author="Tin Trčak" w:date="2016-01-21T00:45:00Z">
        <w:r w:rsidR="00B93800" w:rsidDel="00C255BA">
          <w:fldChar w:fldCharType="separate"/>
        </w:r>
      </w:del>
      <w:ins w:id="438" w:author="Fredi" w:date="2016-01-21T00:26:00Z">
        <w:del w:id="439" w:author="Tin Trčak" w:date="2016-01-21T00:45:00Z">
          <w:r w:rsidR="00B93800" w:rsidDel="00C255BA">
            <w:rPr>
              <w:noProof/>
            </w:rPr>
            <w:delText>3</w:delText>
          </w:r>
          <w:r w:rsidR="00B93800" w:rsidDel="00C255BA">
            <w:fldChar w:fldCharType="end"/>
          </w:r>
        </w:del>
      </w:ins>
      <w:del w:id="44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Sekvencijski dijagram za UC03 – PromjenaPodatakaZaDjelatnika</w:t>
      </w:r>
      <w:bookmarkEnd w:id="428"/>
      <w:r w:rsidR="003B2C71" w:rsidRPr="00E86FC2">
        <w:br w:type="page"/>
      </w:r>
    </w:p>
    <w:p w14:paraId="060A083D" w14:textId="77777777" w:rsidR="00F576AA" w:rsidRPr="00E86FC2" w:rsidRDefault="00F576AA" w:rsidP="00F576AA">
      <w:pPr>
        <w:rPr>
          <w:b/>
        </w:rPr>
      </w:pPr>
      <w:r w:rsidRPr="00E86FC2">
        <w:rPr>
          <w:b/>
        </w:rPr>
        <w:lastRenderedPageBreak/>
        <w:t>Obrazac uporabe UC04 – PrijavaKorisnika</w:t>
      </w:r>
    </w:p>
    <w:p w14:paraId="49EAC482" w14:textId="0916A885" w:rsidR="00F576AA" w:rsidRPr="0020295F" w:rsidRDefault="00465A1C" w:rsidP="007364D4">
      <w:pPr>
        <w:ind w:firstLine="708"/>
        <w:rPr>
          <w:rFonts w:eastAsia="Arial"/>
        </w:rPr>
      </w:pPr>
      <w:r w:rsidRPr="0020295F">
        <w:rPr>
          <w:rFonts w:eastAsia="Arial"/>
        </w:rPr>
        <w:t>K</w:t>
      </w:r>
      <w:r w:rsidR="00F576AA" w:rsidRPr="0020295F">
        <w:rPr>
          <w:rFonts w:eastAsia="Arial"/>
        </w:rPr>
        <w:t>orisnik (djelatnik ili vlasnik) unosi korisničko ime i lozinku. Poslužitelj provjerava nalazi li se uneseni uređeni par (korisničko ime i lozinka) u bazi podataka. Ako se uneseni uređeni par (korisničko ime) nalazi u bazi podataka, tada je korisnik uspješno prijavljen u sustav, inače mu se javlja poruka o krivom unosu podataka.</w:t>
      </w:r>
    </w:p>
    <w:p w14:paraId="164996E7" w14:textId="77777777" w:rsidR="00FE3968" w:rsidRPr="0020295F" w:rsidRDefault="00F576AA" w:rsidP="00FE3968">
      <w:pPr>
        <w:keepNext/>
        <w:jc w:val="center"/>
      </w:pPr>
      <w:r w:rsidRPr="00E86FC2">
        <w:rPr>
          <w:noProof/>
          <w:lang w:eastAsia="hr-HR"/>
        </w:rPr>
        <w:drawing>
          <wp:inline distT="0" distB="0" distL="0" distR="0" wp14:anchorId="2F871DDF" wp14:editId="46B30BB8">
            <wp:extent cx="5759554" cy="2949169"/>
            <wp:effectExtent l="0" t="0" r="0" b="381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PrijavaKorisnika.png"/>
                    <pic:cNvPicPr/>
                  </pic:nvPicPr>
                  <pic:blipFill>
                    <a:blip r:embed="rId18">
                      <a:extLst>
                        <a:ext uri="{28A0092B-C50C-407E-A947-70E740481C1C}">
                          <a14:useLocalDpi xmlns:a14="http://schemas.microsoft.com/office/drawing/2010/main" val="0"/>
                        </a:ext>
                      </a:extLst>
                    </a:blip>
                    <a:stretch>
                      <a:fillRect/>
                    </a:stretch>
                  </pic:blipFill>
                  <pic:spPr>
                    <a:xfrm>
                      <a:off x="0" y="0"/>
                      <a:ext cx="5759554" cy="2949169"/>
                    </a:xfrm>
                    <a:prstGeom prst="rect">
                      <a:avLst/>
                    </a:prstGeom>
                  </pic:spPr>
                </pic:pic>
              </a:graphicData>
            </a:graphic>
          </wp:inline>
        </w:drawing>
      </w:r>
    </w:p>
    <w:p w14:paraId="672D01ED" w14:textId="0124299B" w:rsidR="00B03425" w:rsidRPr="00E86FC2" w:rsidRDefault="00FE3968" w:rsidP="00FE3968">
      <w:pPr>
        <w:pStyle w:val="Caption"/>
        <w:jc w:val="center"/>
      </w:pPr>
      <w:bookmarkStart w:id="441" w:name="_Toc441150017"/>
      <w:r w:rsidRPr="00E86FC2">
        <w:t xml:space="preserve">Slika </w:t>
      </w:r>
      <w:ins w:id="442" w:author="Tin Trčak" w:date="2016-01-21T13:41:00Z">
        <w:r w:rsidR="00476BBA">
          <w:fldChar w:fldCharType="begin"/>
        </w:r>
        <w:r w:rsidR="00476BBA">
          <w:instrText xml:space="preserve"> STYLEREF 2 \s </w:instrText>
        </w:r>
      </w:ins>
      <w:r w:rsidR="00476BBA">
        <w:fldChar w:fldCharType="separate"/>
      </w:r>
      <w:r w:rsidR="00476BBA">
        <w:rPr>
          <w:noProof/>
        </w:rPr>
        <w:t>4.3</w:t>
      </w:r>
      <w:ins w:id="44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44" w:author="Tin Trčak" w:date="2016-01-21T13:41:00Z">
        <w:r w:rsidR="00476BBA">
          <w:rPr>
            <w:noProof/>
          </w:rPr>
          <w:t>4</w:t>
        </w:r>
        <w:r w:rsidR="00476BBA">
          <w:fldChar w:fldCharType="end"/>
        </w:r>
      </w:ins>
      <w:ins w:id="445" w:author="Fredi" w:date="2016-01-21T00:26:00Z">
        <w:del w:id="446" w:author="Tin Trčak" w:date="2016-01-21T00:45:00Z">
          <w:r w:rsidR="00B93800" w:rsidDel="00C255BA">
            <w:fldChar w:fldCharType="begin"/>
          </w:r>
          <w:r w:rsidR="00B93800" w:rsidDel="00C255BA">
            <w:delInstrText xml:space="preserve"> STYLEREF 2 \s </w:delInstrText>
          </w:r>
        </w:del>
      </w:ins>
      <w:del w:id="447" w:author="Tin Trčak" w:date="2016-01-21T00:45:00Z">
        <w:r w:rsidR="00B93800" w:rsidDel="00C255BA">
          <w:fldChar w:fldCharType="separate"/>
        </w:r>
        <w:r w:rsidR="00B93800" w:rsidDel="00C255BA">
          <w:rPr>
            <w:noProof/>
          </w:rPr>
          <w:delText>4.3</w:delText>
        </w:r>
      </w:del>
      <w:ins w:id="448" w:author="Fredi" w:date="2016-01-21T00:26:00Z">
        <w:del w:id="44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50" w:author="Tin Trčak" w:date="2016-01-21T00:45:00Z">
        <w:r w:rsidR="00B93800" w:rsidDel="00C255BA">
          <w:fldChar w:fldCharType="separate"/>
        </w:r>
      </w:del>
      <w:ins w:id="451" w:author="Fredi" w:date="2016-01-21T00:26:00Z">
        <w:del w:id="452" w:author="Tin Trčak" w:date="2016-01-21T00:45:00Z">
          <w:r w:rsidR="00B93800" w:rsidDel="00C255BA">
            <w:rPr>
              <w:noProof/>
            </w:rPr>
            <w:delText>4</w:delText>
          </w:r>
          <w:r w:rsidR="00B93800" w:rsidDel="00C255BA">
            <w:fldChar w:fldCharType="end"/>
          </w:r>
        </w:del>
      </w:ins>
      <w:del w:id="45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E86FC2">
        <w:t xml:space="preserve"> Sekvencijski dijagram za UC04 – PrijavaKorisnika</w:t>
      </w:r>
      <w:bookmarkEnd w:id="441"/>
    </w:p>
    <w:p w14:paraId="362C0FD4" w14:textId="77777777" w:rsidR="00F576AA" w:rsidRPr="00E86FC2" w:rsidRDefault="00F576AA" w:rsidP="00F06DFC">
      <w:pPr>
        <w:spacing w:before="240"/>
        <w:rPr>
          <w:b/>
        </w:rPr>
      </w:pPr>
      <w:r w:rsidRPr="00E86FC2">
        <w:rPr>
          <w:b/>
        </w:rPr>
        <w:t>Obrazac uporabe UC05 – OdjavaKorisnika</w:t>
      </w:r>
    </w:p>
    <w:p w14:paraId="5367F934" w14:textId="4072E4AC" w:rsidR="00F576AA" w:rsidRPr="0020295F" w:rsidRDefault="00F576AA" w:rsidP="007364D4">
      <w:pPr>
        <w:ind w:firstLine="708"/>
      </w:pPr>
      <w:r w:rsidRPr="0020295F">
        <w:rPr>
          <w:rFonts w:eastAsia="Arial"/>
        </w:rPr>
        <w:t>Korisnik</w:t>
      </w:r>
      <w:r w:rsidR="005D6128" w:rsidRPr="0020295F">
        <w:rPr>
          <w:rFonts w:eastAsia="Arial"/>
        </w:rPr>
        <w:t xml:space="preserve"> (djelatnik ili vlasnik)</w:t>
      </w:r>
      <w:r w:rsidRPr="0020295F">
        <w:rPr>
          <w:rFonts w:eastAsia="Arial"/>
        </w:rPr>
        <w:t xml:space="preserve"> </w:t>
      </w:r>
      <w:r w:rsidRPr="0020295F">
        <w:t>pritiskom na link „Odjava“ odjavljuje se iz sustava. Poslužitelj odjavljuje korisnika i preusmjerava na naslovnu stranicu.</w:t>
      </w:r>
    </w:p>
    <w:p w14:paraId="13824979" w14:textId="77777777" w:rsidR="00FE3968" w:rsidRPr="0020295F" w:rsidRDefault="00F576AA" w:rsidP="00FE3968">
      <w:pPr>
        <w:keepNext/>
        <w:jc w:val="center"/>
      </w:pPr>
      <w:r w:rsidRPr="00E86FC2">
        <w:rPr>
          <w:noProof/>
          <w:lang w:eastAsia="hr-HR"/>
        </w:rPr>
        <w:drawing>
          <wp:inline distT="0" distB="0" distL="0" distR="0" wp14:anchorId="0C0647B8" wp14:editId="5F733911">
            <wp:extent cx="3742746" cy="2180118"/>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OdjavaKorisnika.png"/>
                    <pic:cNvPicPr/>
                  </pic:nvPicPr>
                  <pic:blipFill>
                    <a:blip r:embed="rId19">
                      <a:extLst>
                        <a:ext uri="{28A0092B-C50C-407E-A947-70E740481C1C}">
                          <a14:useLocalDpi xmlns:a14="http://schemas.microsoft.com/office/drawing/2010/main" val="0"/>
                        </a:ext>
                      </a:extLst>
                    </a:blip>
                    <a:stretch>
                      <a:fillRect/>
                    </a:stretch>
                  </pic:blipFill>
                  <pic:spPr>
                    <a:xfrm>
                      <a:off x="0" y="0"/>
                      <a:ext cx="3742746" cy="2180118"/>
                    </a:xfrm>
                    <a:prstGeom prst="rect">
                      <a:avLst/>
                    </a:prstGeom>
                  </pic:spPr>
                </pic:pic>
              </a:graphicData>
            </a:graphic>
          </wp:inline>
        </w:drawing>
      </w:r>
    </w:p>
    <w:p w14:paraId="03969A2C" w14:textId="3806DBC2" w:rsidR="001C26C4" w:rsidRPr="00E86FC2" w:rsidRDefault="00FE3968" w:rsidP="00FE3968">
      <w:pPr>
        <w:pStyle w:val="Caption"/>
        <w:jc w:val="center"/>
      </w:pPr>
      <w:bookmarkStart w:id="454" w:name="_Toc441150018"/>
      <w:r w:rsidRPr="00E86FC2">
        <w:t xml:space="preserve">Slika </w:t>
      </w:r>
      <w:ins w:id="455" w:author="Tin Trčak" w:date="2016-01-21T13:41:00Z">
        <w:r w:rsidR="00476BBA">
          <w:fldChar w:fldCharType="begin"/>
        </w:r>
        <w:r w:rsidR="00476BBA">
          <w:instrText xml:space="preserve"> STYLEREF 2 \s </w:instrText>
        </w:r>
      </w:ins>
      <w:r w:rsidR="00476BBA">
        <w:fldChar w:fldCharType="separate"/>
      </w:r>
      <w:r w:rsidR="00476BBA">
        <w:rPr>
          <w:noProof/>
        </w:rPr>
        <w:t>4.3</w:t>
      </w:r>
      <w:ins w:id="45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57" w:author="Tin Trčak" w:date="2016-01-21T13:41:00Z">
        <w:r w:rsidR="00476BBA">
          <w:rPr>
            <w:noProof/>
          </w:rPr>
          <w:t>5</w:t>
        </w:r>
        <w:r w:rsidR="00476BBA">
          <w:fldChar w:fldCharType="end"/>
        </w:r>
      </w:ins>
      <w:ins w:id="458" w:author="Fredi" w:date="2016-01-21T00:26:00Z">
        <w:del w:id="459" w:author="Tin Trčak" w:date="2016-01-21T00:45:00Z">
          <w:r w:rsidR="00B93800" w:rsidDel="00C255BA">
            <w:fldChar w:fldCharType="begin"/>
          </w:r>
          <w:r w:rsidR="00B93800" w:rsidDel="00C255BA">
            <w:delInstrText xml:space="preserve"> STYLEREF 2 \s </w:delInstrText>
          </w:r>
        </w:del>
      </w:ins>
      <w:del w:id="460" w:author="Tin Trčak" w:date="2016-01-21T00:45:00Z">
        <w:r w:rsidR="00B93800" w:rsidDel="00C255BA">
          <w:fldChar w:fldCharType="separate"/>
        </w:r>
        <w:r w:rsidR="00B93800" w:rsidDel="00C255BA">
          <w:rPr>
            <w:noProof/>
          </w:rPr>
          <w:delText>4.3</w:delText>
        </w:r>
      </w:del>
      <w:ins w:id="461" w:author="Fredi" w:date="2016-01-21T00:26:00Z">
        <w:del w:id="46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63" w:author="Tin Trčak" w:date="2016-01-21T00:45:00Z">
        <w:r w:rsidR="00B93800" w:rsidDel="00C255BA">
          <w:fldChar w:fldCharType="separate"/>
        </w:r>
      </w:del>
      <w:ins w:id="464" w:author="Fredi" w:date="2016-01-21T00:26:00Z">
        <w:del w:id="465" w:author="Tin Trčak" w:date="2016-01-21T00:45:00Z">
          <w:r w:rsidR="00B93800" w:rsidDel="00C255BA">
            <w:rPr>
              <w:noProof/>
            </w:rPr>
            <w:delText>5</w:delText>
          </w:r>
          <w:r w:rsidR="00B93800" w:rsidDel="00C255BA">
            <w:fldChar w:fldCharType="end"/>
          </w:r>
        </w:del>
      </w:ins>
      <w:del w:id="46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E86FC2">
        <w:t xml:space="preserve"> Sekvencijski dijagram za UC05 – OdjavaKorisnika</w:t>
      </w:r>
      <w:bookmarkEnd w:id="454"/>
      <w:r w:rsidR="001C26C4" w:rsidRPr="00E86FC2">
        <w:rPr>
          <w:noProof/>
        </w:rPr>
        <w:br w:type="page"/>
      </w:r>
    </w:p>
    <w:p w14:paraId="7C9AC3D0" w14:textId="39306EFD" w:rsidR="00F576AA" w:rsidRPr="00E86FC2" w:rsidRDefault="003B2C71" w:rsidP="00F576AA">
      <w:pPr>
        <w:rPr>
          <w:b/>
        </w:rPr>
      </w:pPr>
      <w:r w:rsidRPr="00E86FC2">
        <w:rPr>
          <w:b/>
        </w:rPr>
        <w:lastRenderedPageBreak/>
        <w:t>Obrazac upora</w:t>
      </w:r>
      <w:r w:rsidR="00F576AA" w:rsidRPr="00E86FC2">
        <w:rPr>
          <w:b/>
        </w:rPr>
        <w:t>be UC06 – PregledPonude</w:t>
      </w:r>
    </w:p>
    <w:p w14:paraId="5856FDAB" w14:textId="41EECEFA" w:rsidR="00F576AA" w:rsidRPr="0020295F" w:rsidRDefault="00F576AA" w:rsidP="007364D4">
      <w:pPr>
        <w:ind w:firstLine="708"/>
        <w:rPr>
          <w:rFonts w:eastAsia="Times New Roman"/>
        </w:rPr>
      </w:pPr>
      <w:r w:rsidRPr="0020295F">
        <w:t>Pritiskom na kart</w:t>
      </w:r>
      <w:r w:rsidR="00106BB1" w:rsidRPr="0020295F">
        <w:t>icu „</w:t>
      </w:r>
      <w:r w:rsidR="00CC30B3" w:rsidRPr="0020295F">
        <w:t>Jelovnik“</w:t>
      </w:r>
      <w:r w:rsidR="00106BB1" w:rsidRPr="0020295F">
        <w:t xml:space="preserve"> korisnik se preusm</w:t>
      </w:r>
      <w:r w:rsidRPr="0020295F">
        <w:t xml:space="preserve">jerava na stranicu ponude. Poslužitelj učitava popis jela iz </w:t>
      </w:r>
      <w:r w:rsidR="00D9128D" w:rsidRPr="0020295F">
        <w:t>kategorije „Jela s</w:t>
      </w:r>
      <w:r w:rsidR="004722EF" w:rsidRPr="0020295F">
        <w:t xml:space="preserve"> roštlja“</w:t>
      </w:r>
      <w:r w:rsidRPr="0020295F">
        <w:t xml:space="preserve"> i kreira stranicu ponude na koju preusmjerava korisnika.</w:t>
      </w:r>
    </w:p>
    <w:p w14:paraId="70BE57FB" w14:textId="77777777" w:rsidR="00FE3968" w:rsidRPr="0020295F" w:rsidRDefault="00F576AA" w:rsidP="00FE3968">
      <w:pPr>
        <w:keepNext/>
        <w:jc w:val="center"/>
      </w:pPr>
      <w:r w:rsidRPr="00E86FC2">
        <w:rPr>
          <w:noProof/>
          <w:lang w:eastAsia="hr-HR"/>
        </w:rPr>
        <w:drawing>
          <wp:inline distT="0" distB="0" distL="0" distR="0" wp14:anchorId="7E6354DF" wp14:editId="61599090">
            <wp:extent cx="4524496" cy="2522673"/>
            <wp:effectExtent l="0" t="0" r="0" b="0"/>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PregledPonude.png"/>
                    <pic:cNvPicPr/>
                  </pic:nvPicPr>
                  <pic:blipFill>
                    <a:blip r:embed="rId20">
                      <a:extLst>
                        <a:ext uri="{28A0092B-C50C-407E-A947-70E740481C1C}">
                          <a14:useLocalDpi xmlns:a14="http://schemas.microsoft.com/office/drawing/2010/main" val="0"/>
                        </a:ext>
                      </a:extLst>
                    </a:blip>
                    <a:stretch>
                      <a:fillRect/>
                    </a:stretch>
                  </pic:blipFill>
                  <pic:spPr>
                    <a:xfrm>
                      <a:off x="0" y="0"/>
                      <a:ext cx="4524496" cy="2522673"/>
                    </a:xfrm>
                    <a:prstGeom prst="rect">
                      <a:avLst/>
                    </a:prstGeom>
                  </pic:spPr>
                </pic:pic>
              </a:graphicData>
            </a:graphic>
          </wp:inline>
        </w:drawing>
      </w:r>
    </w:p>
    <w:p w14:paraId="0E55B3F3" w14:textId="4C64FF51" w:rsidR="001C26C4" w:rsidRPr="00E86FC2" w:rsidRDefault="00FE3968" w:rsidP="00FE3968">
      <w:pPr>
        <w:pStyle w:val="Caption"/>
        <w:jc w:val="center"/>
      </w:pPr>
      <w:bookmarkStart w:id="467" w:name="_Toc441150019"/>
      <w:r w:rsidRPr="00E86FC2">
        <w:t xml:space="preserve">Slika </w:t>
      </w:r>
      <w:ins w:id="468" w:author="Tin Trčak" w:date="2016-01-21T13:41:00Z">
        <w:r w:rsidR="00476BBA">
          <w:fldChar w:fldCharType="begin"/>
        </w:r>
        <w:r w:rsidR="00476BBA">
          <w:instrText xml:space="preserve"> STYLEREF 2 \s </w:instrText>
        </w:r>
      </w:ins>
      <w:r w:rsidR="00476BBA">
        <w:fldChar w:fldCharType="separate"/>
      </w:r>
      <w:r w:rsidR="00476BBA">
        <w:rPr>
          <w:noProof/>
        </w:rPr>
        <w:t>4.3</w:t>
      </w:r>
      <w:ins w:id="46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70" w:author="Tin Trčak" w:date="2016-01-21T13:41:00Z">
        <w:r w:rsidR="00476BBA">
          <w:rPr>
            <w:noProof/>
          </w:rPr>
          <w:t>6</w:t>
        </w:r>
        <w:r w:rsidR="00476BBA">
          <w:fldChar w:fldCharType="end"/>
        </w:r>
      </w:ins>
      <w:ins w:id="471" w:author="Fredi" w:date="2016-01-21T00:26:00Z">
        <w:del w:id="472" w:author="Tin Trčak" w:date="2016-01-21T00:45:00Z">
          <w:r w:rsidR="00B93800" w:rsidDel="00C255BA">
            <w:fldChar w:fldCharType="begin"/>
          </w:r>
          <w:r w:rsidR="00B93800" w:rsidDel="00C255BA">
            <w:delInstrText xml:space="preserve"> STYLEREF 2 \s </w:delInstrText>
          </w:r>
        </w:del>
      </w:ins>
      <w:del w:id="473" w:author="Tin Trčak" w:date="2016-01-21T00:45:00Z">
        <w:r w:rsidR="00B93800" w:rsidDel="00C255BA">
          <w:fldChar w:fldCharType="separate"/>
        </w:r>
        <w:r w:rsidR="00B93800" w:rsidDel="00C255BA">
          <w:rPr>
            <w:noProof/>
          </w:rPr>
          <w:delText>4.3</w:delText>
        </w:r>
      </w:del>
      <w:ins w:id="474" w:author="Fredi" w:date="2016-01-21T00:26:00Z">
        <w:del w:id="47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76" w:author="Tin Trčak" w:date="2016-01-21T00:45:00Z">
        <w:r w:rsidR="00B93800" w:rsidDel="00C255BA">
          <w:fldChar w:fldCharType="separate"/>
        </w:r>
      </w:del>
      <w:ins w:id="477" w:author="Fredi" w:date="2016-01-21T00:26:00Z">
        <w:del w:id="478" w:author="Tin Trčak" w:date="2016-01-21T00:45:00Z">
          <w:r w:rsidR="00B93800" w:rsidDel="00C255BA">
            <w:rPr>
              <w:noProof/>
            </w:rPr>
            <w:delText>6</w:delText>
          </w:r>
          <w:r w:rsidR="00B93800" w:rsidDel="00C255BA">
            <w:fldChar w:fldCharType="end"/>
          </w:r>
        </w:del>
      </w:ins>
      <w:del w:id="47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E86FC2">
        <w:t xml:space="preserve"> Sekvencijski dijagram za UC06 – PregledPonude</w:t>
      </w:r>
      <w:bookmarkEnd w:id="467"/>
    </w:p>
    <w:p w14:paraId="3548C5CA" w14:textId="266AB119" w:rsidR="00F576AA" w:rsidRPr="00E86FC2" w:rsidRDefault="003B2C71" w:rsidP="00F06DFC">
      <w:pPr>
        <w:spacing w:before="240"/>
        <w:rPr>
          <w:b/>
        </w:rPr>
      </w:pPr>
      <w:r w:rsidRPr="00E86FC2">
        <w:rPr>
          <w:b/>
        </w:rPr>
        <w:t>Obrazac uporab</w:t>
      </w:r>
      <w:r w:rsidR="00F576AA" w:rsidRPr="00E86FC2">
        <w:rPr>
          <w:b/>
        </w:rPr>
        <w:t>e UC07 – OdabirKategorijeJela</w:t>
      </w:r>
    </w:p>
    <w:p w14:paraId="43D8B504" w14:textId="77777777" w:rsidR="00F576AA" w:rsidRPr="0020295F" w:rsidRDefault="00F576AA" w:rsidP="007364D4">
      <w:pPr>
        <w:ind w:firstLine="708"/>
      </w:pPr>
      <w:r w:rsidRPr="0020295F">
        <w:t xml:space="preserve">Korisniku se na stranici ponude, odabirom na kategoriju jela, osvježava stranica ponude s jelima iz izabrane kategorije. Poslužitelj prima zahtjev za kategorijom jela i iz baze podataka vadi popis jela iz izabrane kategorije, te šalje taj popis korisniku. </w:t>
      </w:r>
    </w:p>
    <w:p w14:paraId="5D8238EA" w14:textId="77777777" w:rsidR="00FE3968" w:rsidRPr="0020295F" w:rsidRDefault="00F576AA" w:rsidP="00FE3968">
      <w:pPr>
        <w:keepNext/>
        <w:jc w:val="center"/>
      </w:pPr>
      <w:r w:rsidRPr="00E86FC2">
        <w:rPr>
          <w:noProof/>
          <w:lang w:eastAsia="hr-HR"/>
        </w:rPr>
        <w:drawing>
          <wp:inline distT="0" distB="0" distL="0" distR="0" wp14:anchorId="1D8F8ED0" wp14:editId="4854D906">
            <wp:extent cx="5538923" cy="2528638"/>
            <wp:effectExtent l="0" t="0" r="5080" b="5080"/>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OdabirKategorijeJela.png"/>
                    <pic:cNvPicPr/>
                  </pic:nvPicPr>
                  <pic:blipFill>
                    <a:blip r:embed="rId21">
                      <a:extLst>
                        <a:ext uri="{28A0092B-C50C-407E-A947-70E740481C1C}">
                          <a14:useLocalDpi xmlns:a14="http://schemas.microsoft.com/office/drawing/2010/main" val="0"/>
                        </a:ext>
                      </a:extLst>
                    </a:blip>
                    <a:stretch>
                      <a:fillRect/>
                    </a:stretch>
                  </pic:blipFill>
                  <pic:spPr>
                    <a:xfrm>
                      <a:off x="0" y="0"/>
                      <a:ext cx="5538923" cy="2528638"/>
                    </a:xfrm>
                    <a:prstGeom prst="rect">
                      <a:avLst/>
                    </a:prstGeom>
                  </pic:spPr>
                </pic:pic>
              </a:graphicData>
            </a:graphic>
          </wp:inline>
        </w:drawing>
      </w:r>
    </w:p>
    <w:p w14:paraId="570C995C" w14:textId="0BB5231E" w:rsidR="001C26C4" w:rsidRPr="00E86FC2" w:rsidRDefault="00FE3968" w:rsidP="00FE3968">
      <w:pPr>
        <w:pStyle w:val="Caption"/>
        <w:jc w:val="center"/>
      </w:pPr>
      <w:bookmarkStart w:id="480" w:name="_Toc441150020"/>
      <w:r w:rsidRPr="00E86FC2">
        <w:t xml:space="preserve">Slika </w:t>
      </w:r>
      <w:ins w:id="481" w:author="Tin Trčak" w:date="2016-01-21T13:41:00Z">
        <w:r w:rsidR="00476BBA">
          <w:fldChar w:fldCharType="begin"/>
        </w:r>
        <w:r w:rsidR="00476BBA">
          <w:instrText xml:space="preserve"> STYLEREF 2 \s </w:instrText>
        </w:r>
      </w:ins>
      <w:r w:rsidR="00476BBA">
        <w:fldChar w:fldCharType="separate"/>
      </w:r>
      <w:r w:rsidR="00476BBA">
        <w:rPr>
          <w:noProof/>
        </w:rPr>
        <w:t>4.3</w:t>
      </w:r>
      <w:ins w:id="48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83" w:author="Tin Trčak" w:date="2016-01-21T13:41:00Z">
        <w:r w:rsidR="00476BBA">
          <w:rPr>
            <w:noProof/>
          </w:rPr>
          <w:t>7</w:t>
        </w:r>
        <w:r w:rsidR="00476BBA">
          <w:fldChar w:fldCharType="end"/>
        </w:r>
      </w:ins>
      <w:ins w:id="484" w:author="Fredi" w:date="2016-01-21T00:26:00Z">
        <w:del w:id="485" w:author="Tin Trčak" w:date="2016-01-21T00:45:00Z">
          <w:r w:rsidR="00B93800" w:rsidDel="00C255BA">
            <w:fldChar w:fldCharType="begin"/>
          </w:r>
          <w:r w:rsidR="00B93800" w:rsidDel="00C255BA">
            <w:delInstrText xml:space="preserve"> STYLEREF 2 \s </w:delInstrText>
          </w:r>
        </w:del>
      </w:ins>
      <w:del w:id="486" w:author="Tin Trčak" w:date="2016-01-21T00:45:00Z">
        <w:r w:rsidR="00B93800" w:rsidDel="00C255BA">
          <w:fldChar w:fldCharType="separate"/>
        </w:r>
        <w:r w:rsidR="00B93800" w:rsidDel="00C255BA">
          <w:rPr>
            <w:noProof/>
          </w:rPr>
          <w:delText>4.3</w:delText>
        </w:r>
      </w:del>
      <w:ins w:id="487" w:author="Fredi" w:date="2016-01-21T00:26:00Z">
        <w:del w:id="48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489" w:author="Tin Trčak" w:date="2016-01-21T00:45:00Z">
        <w:r w:rsidR="00B93800" w:rsidDel="00C255BA">
          <w:fldChar w:fldCharType="separate"/>
        </w:r>
      </w:del>
      <w:ins w:id="490" w:author="Fredi" w:date="2016-01-21T00:26:00Z">
        <w:del w:id="491" w:author="Tin Trčak" w:date="2016-01-21T00:45:00Z">
          <w:r w:rsidR="00B93800" w:rsidDel="00C255BA">
            <w:rPr>
              <w:noProof/>
            </w:rPr>
            <w:delText>7</w:delText>
          </w:r>
          <w:r w:rsidR="00B93800" w:rsidDel="00C255BA">
            <w:fldChar w:fldCharType="end"/>
          </w:r>
        </w:del>
      </w:ins>
      <w:del w:id="49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E86FC2">
        <w:t xml:space="preserve"> Sekvencijski dijagram za UC07 – OdabirKategorijeJela</w:t>
      </w:r>
      <w:bookmarkEnd w:id="480"/>
    </w:p>
    <w:p w14:paraId="50E52AA5" w14:textId="77777777" w:rsidR="00F06DFC" w:rsidRPr="00E86FC2" w:rsidRDefault="00F06DFC">
      <w:pPr>
        <w:spacing w:after="160" w:line="259" w:lineRule="auto"/>
        <w:jc w:val="left"/>
        <w:rPr>
          <w:rFonts w:eastAsia="Times New Roman" w:cs="Times New Roman"/>
          <w:b/>
          <w:bCs/>
          <w:color w:val="000000"/>
          <w:sz w:val="20"/>
          <w:szCs w:val="20"/>
          <w:lang w:eastAsia="hr-HR"/>
        </w:rPr>
      </w:pPr>
      <w:r w:rsidRPr="0020295F">
        <w:br w:type="page"/>
      </w:r>
    </w:p>
    <w:p w14:paraId="51244B87" w14:textId="24EE43EA" w:rsidR="00F576AA" w:rsidRPr="00E86FC2" w:rsidRDefault="002C06DD" w:rsidP="00F576AA">
      <w:pPr>
        <w:rPr>
          <w:b/>
        </w:rPr>
      </w:pPr>
      <w:r w:rsidRPr="00E86FC2">
        <w:rPr>
          <w:b/>
        </w:rPr>
        <w:lastRenderedPageBreak/>
        <w:t xml:space="preserve">Obrazac uporabe </w:t>
      </w:r>
      <w:r w:rsidR="00F576AA" w:rsidRPr="00E86FC2">
        <w:rPr>
          <w:b/>
        </w:rPr>
        <w:t xml:space="preserve">UC08 – OdabirJela </w:t>
      </w:r>
    </w:p>
    <w:p w14:paraId="7872663C" w14:textId="4D2A998B" w:rsidR="00F576AA" w:rsidRPr="0020295F" w:rsidRDefault="00F576AA" w:rsidP="007364D4">
      <w:pPr>
        <w:ind w:firstLine="708"/>
      </w:pPr>
      <w:r w:rsidRPr="0020295F">
        <w:t xml:space="preserve">Korisnik se pritiskom na </w:t>
      </w:r>
      <w:r w:rsidR="00CC30B3" w:rsidRPr="0020295F">
        <w:t xml:space="preserve">sliku </w:t>
      </w:r>
      <w:r w:rsidRPr="0020295F">
        <w:t>jel</w:t>
      </w:r>
      <w:r w:rsidR="00CC30B3" w:rsidRPr="0020295F">
        <w:t>a</w:t>
      </w:r>
      <w:r w:rsidRPr="0020295F">
        <w:t xml:space="preserve"> preusmjerava na stranicu jela. Poslužitelj dohvaća podatke o jelu i preusmjerava korisnika na stranicu jela. </w:t>
      </w:r>
    </w:p>
    <w:p w14:paraId="3EAE7D0D" w14:textId="77777777" w:rsidR="00DD773E" w:rsidRPr="0020295F" w:rsidRDefault="00F576AA" w:rsidP="00DD773E">
      <w:pPr>
        <w:keepNext/>
        <w:jc w:val="center"/>
      </w:pPr>
      <w:r w:rsidRPr="00E86FC2">
        <w:rPr>
          <w:noProof/>
          <w:lang w:eastAsia="hr-HR"/>
        </w:rPr>
        <w:drawing>
          <wp:inline distT="0" distB="0" distL="0" distR="0" wp14:anchorId="243F88CB" wp14:editId="3242394E">
            <wp:extent cx="4157705" cy="2873817"/>
            <wp:effectExtent l="0" t="0" r="0" b="3175"/>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OdabirJela.png"/>
                    <pic:cNvPicPr/>
                  </pic:nvPicPr>
                  <pic:blipFill>
                    <a:blip r:embed="rId22">
                      <a:extLst>
                        <a:ext uri="{28A0092B-C50C-407E-A947-70E740481C1C}">
                          <a14:useLocalDpi xmlns:a14="http://schemas.microsoft.com/office/drawing/2010/main" val="0"/>
                        </a:ext>
                      </a:extLst>
                    </a:blip>
                    <a:stretch>
                      <a:fillRect/>
                    </a:stretch>
                  </pic:blipFill>
                  <pic:spPr>
                    <a:xfrm>
                      <a:off x="0" y="0"/>
                      <a:ext cx="4157705" cy="2873817"/>
                    </a:xfrm>
                    <a:prstGeom prst="rect">
                      <a:avLst/>
                    </a:prstGeom>
                  </pic:spPr>
                </pic:pic>
              </a:graphicData>
            </a:graphic>
          </wp:inline>
        </w:drawing>
      </w:r>
    </w:p>
    <w:p w14:paraId="146A8AFD" w14:textId="0CCAD812" w:rsidR="001C26C4" w:rsidRPr="00E86FC2" w:rsidRDefault="00DD773E" w:rsidP="00DD773E">
      <w:pPr>
        <w:pStyle w:val="Caption"/>
        <w:jc w:val="center"/>
      </w:pPr>
      <w:bookmarkStart w:id="493" w:name="_Toc441150021"/>
      <w:r w:rsidRPr="00E86FC2">
        <w:t xml:space="preserve">Slika </w:t>
      </w:r>
      <w:ins w:id="494" w:author="Tin Trčak" w:date="2016-01-21T13:41:00Z">
        <w:r w:rsidR="00476BBA">
          <w:fldChar w:fldCharType="begin"/>
        </w:r>
        <w:r w:rsidR="00476BBA">
          <w:instrText xml:space="preserve"> STYLEREF 2 \s </w:instrText>
        </w:r>
      </w:ins>
      <w:r w:rsidR="00476BBA">
        <w:fldChar w:fldCharType="separate"/>
      </w:r>
      <w:r w:rsidR="00476BBA">
        <w:rPr>
          <w:noProof/>
        </w:rPr>
        <w:t>4.3</w:t>
      </w:r>
      <w:ins w:id="49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496" w:author="Tin Trčak" w:date="2016-01-21T13:41:00Z">
        <w:r w:rsidR="00476BBA">
          <w:rPr>
            <w:noProof/>
          </w:rPr>
          <w:t>8</w:t>
        </w:r>
        <w:r w:rsidR="00476BBA">
          <w:fldChar w:fldCharType="end"/>
        </w:r>
      </w:ins>
      <w:ins w:id="497" w:author="Fredi" w:date="2016-01-21T00:26:00Z">
        <w:del w:id="498" w:author="Tin Trčak" w:date="2016-01-21T00:45:00Z">
          <w:r w:rsidR="00B93800" w:rsidDel="00C255BA">
            <w:fldChar w:fldCharType="begin"/>
          </w:r>
          <w:r w:rsidR="00B93800" w:rsidDel="00C255BA">
            <w:delInstrText xml:space="preserve"> STYLEREF 2 \s </w:delInstrText>
          </w:r>
        </w:del>
      </w:ins>
      <w:del w:id="499" w:author="Tin Trčak" w:date="2016-01-21T00:45:00Z">
        <w:r w:rsidR="00B93800" w:rsidDel="00C255BA">
          <w:fldChar w:fldCharType="separate"/>
        </w:r>
        <w:r w:rsidR="00B93800" w:rsidDel="00C255BA">
          <w:rPr>
            <w:noProof/>
          </w:rPr>
          <w:delText>4.3</w:delText>
        </w:r>
      </w:del>
      <w:ins w:id="500" w:author="Fredi" w:date="2016-01-21T00:26:00Z">
        <w:del w:id="50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02" w:author="Tin Trčak" w:date="2016-01-21T00:45:00Z">
        <w:r w:rsidR="00B93800" w:rsidDel="00C255BA">
          <w:fldChar w:fldCharType="separate"/>
        </w:r>
      </w:del>
      <w:ins w:id="503" w:author="Fredi" w:date="2016-01-21T00:26:00Z">
        <w:del w:id="504" w:author="Tin Trčak" w:date="2016-01-21T00:45:00Z">
          <w:r w:rsidR="00B93800" w:rsidDel="00C255BA">
            <w:rPr>
              <w:noProof/>
            </w:rPr>
            <w:delText>8</w:delText>
          </w:r>
          <w:r w:rsidR="00B93800" w:rsidDel="00C255BA">
            <w:fldChar w:fldCharType="end"/>
          </w:r>
        </w:del>
      </w:ins>
      <w:del w:id="50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8</w:delText>
        </w:r>
        <w:r w:rsidR="009622DC" w:rsidDel="009143E6">
          <w:rPr>
            <w:noProof/>
          </w:rPr>
          <w:fldChar w:fldCharType="end"/>
        </w:r>
      </w:del>
      <w:r w:rsidRPr="00E86FC2">
        <w:t xml:space="preserve"> Sekvencijski dijagram za UC08 – Odabir jela</w:t>
      </w:r>
      <w:bookmarkEnd w:id="493"/>
    </w:p>
    <w:p w14:paraId="510B9687" w14:textId="7B56B973" w:rsidR="00F576AA" w:rsidRPr="00E86FC2" w:rsidRDefault="002C06DD" w:rsidP="00323742">
      <w:pPr>
        <w:spacing w:before="240"/>
        <w:rPr>
          <w:b/>
        </w:rPr>
      </w:pPr>
      <w:r w:rsidRPr="00E86FC2">
        <w:rPr>
          <w:b/>
        </w:rPr>
        <w:t xml:space="preserve">Obrazac uporabe </w:t>
      </w:r>
      <w:r w:rsidR="00F576AA" w:rsidRPr="00E86FC2">
        <w:rPr>
          <w:b/>
        </w:rPr>
        <w:t>UC09 – PregledKošarice</w:t>
      </w:r>
    </w:p>
    <w:p w14:paraId="449A8E03" w14:textId="5E9C9782" w:rsidR="00F576AA" w:rsidRPr="0020295F" w:rsidRDefault="00F576AA" w:rsidP="007364D4">
      <w:pPr>
        <w:ind w:firstLine="708"/>
      </w:pPr>
      <w:r w:rsidRPr="0020295F">
        <w:t>Koris</w:t>
      </w:r>
      <w:r w:rsidR="003B2C71" w:rsidRPr="0020295F">
        <w:t xml:space="preserve">nik se pritiskom na </w:t>
      </w:r>
      <w:del w:id="506" w:author="Tin Trčak" w:date="2016-01-21T14:08:00Z">
        <w:r w:rsidR="003B2C71" w:rsidRPr="0020295F" w:rsidDel="00806FAF">
          <w:delText xml:space="preserve">tipku </w:delText>
        </w:r>
      </w:del>
      <w:ins w:id="507" w:author="Tin Trčak" w:date="2016-01-21T14:08:00Z">
        <w:r w:rsidR="00806FAF">
          <w:t>oznaku</w:t>
        </w:r>
        <w:r w:rsidR="00806FAF" w:rsidRPr="0020295F">
          <w:t xml:space="preserve"> </w:t>
        </w:r>
      </w:ins>
      <w:r w:rsidR="003B2C71" w:rsidRPr="0020295F">
        <w:t>košari</w:t>
      </w:r>
      <w:r w:rsidRPr="0020295F">
        <w:t>c</w:t>
      </w:r>
      <w:ins w:id="508" w:author="Tin Trčak" w:date="2016-01-21T14:08:00Z">
        <w:r w:rsidR="00806FAF">
          <w:t>e</w:t>
        </w:r>
      </w:ins>
      <w:del w:id="509" w:author="Tin Trčak" w:date="2016-01-21T14:08:00Z">
        <w:r w:rsidRPr="0020295F" w:rsidDel="00806FAF">
          <w:delText>e</w:delText>
        </w:r>
      </w:del>
      <w:r w:rsidRPr="0020295F">
        <w:t xml:space="preserve"> preusmjerava na </w:t>
      </w:r>
      <w:del w:id="510" w:author="Tin Trčak" w:date="2016-01-21T14:08:00Z">
        <w:r w:rsidRPr="0020295F" w:rsidDel="00806FAF">
          <w:delText xml:space="preserve">njegovu </w:delText>
        </w:r>
      </w:del>
      <w:ins w:id="511" w:author="Tin Trčak" w:date="2016-01-21T14:08:00Z">
        <w:r w:rsidR="00806FAF">
          <w:t>svoju</w:t>
        </w:r>
        <w:r w:rsidR="00806FAF" w:rsidRPr="0020295F">
          <w:t xml:space="preserve"> </w:t>
        </w:r>
      </w:ins>
      <w:r w:rsidRPr="0020295F">
        <w:t>košaricu. Poslužitelj prima zahtjev za košaricu korisnika, prikuplja podatke o košarici korisnika te ga preusmjerava na stranicu košarice.</w:t>
      </w:r>
    </w:p>
    <w:p w14:paraId="6D4BD110" w14:textId="77777777" w:rsidR="00DD773E" w:rsidRPr="0020295F" w:rsidRDefault="00F576AA" w:rsidP="00DD773E">
      <w:pPr>
        <w:keepNext/>
        <w:jc w:val="center"/>
      </w:pPr>
      <w:r w:rsidRPr="00E86FC2">
        <w:rPr>
          <w:noProof/>
          <w:lang w:eastAsia="hr-HR"/>
        </w:rPr>
        <w:drawing>
          <wp:inline distT="0" distB="0" distL="0" distR="0" wp14:anchorId="388BE5E2" wp14:editId="2B1D661E">
            <wp:extent cx="4184806" cy="3003213"/>
            <wp:effectExtent l="0" t="0" r="6350" b="6985"/>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PregledKošarice.png"/>
                    <pic:cNvPicPr/>
                  </pic:nvPicPr>
                  <pic:blipFill>
                    <a:blip r:embed="rId23">
                      <a:extLst>
                        <a:ext uri="{28A0092B-C50C-407E-A947-70E740481C1C}">
                          <a14:useLocalDpi xmlns:a14="http://schemas.microsoft.com/office/drawing/2010/main" val="0"/>
                        </a:ext>
                      </a:extLst>
                    </a:blip>
                    <a:stretch>
                      <a:fillRect/>
                    </a:stretch>
                  </pic:blipFill>
                  <pic:spPr>
                    <a:xfrm>
                      <a:off x="0" y="0"/>
                      <a:ext cx="4184806" cy="3003213"/>
                    </a:xfrm>
                    <a:prstGeom prst="rect">
                      <a:avLst/>
                    </a:prstGeom>
                  </pic:spPr>
                </pic:pic>
              </a:graphicData>
            </a:graphic>
          </wp:inline>
        </w:drawing>
      </w:r>
    </w:p>
    <w:p w14:paraId="39F8EB50" w14:textId="3D0ED672" w:rsidR="00F576AA" w:rsidRPr="0020295F" w:rsidRDefault="00DD773E" w:rsidP="00F06DFC">
      <w:pPr>
        <w:pStyle w:val="Caption"/>
        <w:jc w:val="center"/>
        <w:rPr>
          <w:b w:val="0"/>
        </w:rPr>
      </w:pPr>
      <w:bookmarkStart w:id="512" w:name="_Toc441150022"/>
      <w:r w:rsidRPr="00E86FC2">
        <w:t xml:space="preserve">Slika </w:t>
      </w:r>
      <w:ins w:id="513" w:author="Tin Trčak" w:date="2016-01-21T13:41:00Z">
        <w:r w:rsidR="00476BBA">
          <w:fldChar w:fldCharType="begin"/>
        </w:r>
        <w:r w:rsidR="00476BBA">
          <w:instrText xml:space="preserve"> STYLEREF 2 \s </w:instrText>
        </w:r>
      </w:ins>
      <w:r w:rsidR="00476BBA">
        <w:fldChar w:fldCharType="separate"/>
      </w:r>
      <w:r w:rsidR="00476BBA">
        <w:rPr>
          <w:noProof/>
        </w:rPr>
        <w:t>4.3</w:t>
      </w:r>
      <w:ins w:id="5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15" w:author="Tin Trčak" w:date="2016-01-21T13:41:00Z">
        <w:r w:rsidR="00476BBA">
          <w:rPr>
            <w:noProof/>
          </w:rPr>
          <w:t>9</w:t>
        </w:r>
        <w:r w:rsidR="00476BBA">
          <w:fldChar w:fldCharType="end"/>
        </w:r>
      </w:ins>
      <w:ins w:id="516" w:author="Fredi" w:date="2016-01-21T00:26:00Z">
        <w:del w:id="517" w:author="Tin Trčak" w:date="2016-01-21T00:45:00Z">
          <w:r w:rsidR="00B93800" w:rsidDel="00C255BA">
            <w:fldChar w:fldCharType="begin"/>
          </w:r>
          <w:r w:rsidR="00B93800" w:rsidDel="00C255BA">
            <w:delInstrText xml:space="preserve"> STYLEREF 2 \s </w:delInstrText>
          </w:r>
        </w:del>
      </w:ins>
      <w:del w:id="518" w:author="Tin Trčak" w:date="2016-01-21T00:45:00Z">
        <w:r w:rsidR="00B93800" w:rsidDel="00C255BA">
          <w:fldChar w:fldCharType="separate"/>
        </w:r>
        <w:r w:rsidR="00B93800" w:rsidDel="00C255BA">
          <w:rPr>
            <w:noProof/>
          </w:rPr>
          <w:delText>4.3</w:delText>
        </w:r>
      </w:del>
      <w:ins w:id="519" w:author="Fredi" w:date="2016-01-21T00:26:00Z">
        <w:del w:id="5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21" w:author="Tin Trčak" w:date="2016-01-21T00:45:00Z">
        <w:r w:rsidR="00B93800" w:rsidDel="00C255BA">
          <w:fldChar w:fldCharType="separate"/>
        </w:r>
      </w:del>
      <w:ins w:id="522" w:author="Fredi" w:date="2016-01-21T00:26:00Z">
        <w:del w:id="523" w:author="Tin Trčak" w:date="2016-01-21T00:45:00Z">
          <w:r w:rsidR="00B93800" w:rsidDel="00C255BA">
            <w:rPr>
              <w:noProof/>
            </w:rPr>
            <w:delText>9</w:delText>
          </w:r>
          <w:r w:rsidR="00B93800" w:rsidDel="00C255BA">
            <w:fldChar w:fldCharType="end"/>
          </w:r>
        </w:del>
      </w:ins>
      <w:del w:id="52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9</w:delText>
        </w:r>
        <w:r w:rsidR="009622DC" w:rsidDel="009143E6">
          <w:rPr>
            <w:noProof/>
          </w:rPr>
          <w:fldChar w:fldCharType="end"/>
        </w:r>
      </w:del>
      <w:r w:rsidRPr="00E86FC2">
        <w:t xml:space="preserve"> Sekvencijski dijagram za UC09 – PregledKošarice</w:t>
      </w:r>
      <w:bookmarkEnd w:id="512"/>
      <w:r w:rsidR="00F576AA" w:rsidRPr="00E86FC2">
        <w:br w:type="page"/>
      </w:r>
    </w:p>
    <w:p w14:paraId="1D683647" w14:textId="5634A396" w:rsidR="00F576AA" w:rsidRPr="00E86FC2" w:rsidRDefault="002C06DD" w:rsidP="00F576AA">
      <w:pPr>
        <w:rPr>
          <w:b/>
        </w:rPr>
      </w:pPr>
      <w:r w:rsidRPr="00E86FC2">
        <w:rPr>
          <w:b/>
        </w:rPr>
        <w:lastRenderedPageBreak/>
        <w:t xml:space="preserve">Obrazac uporabe </w:t>
      </w:r>
      <w:r w:rsidR="00F576AA" w:rsidRPr="00E86FC2">
        <w:rPr>
          <w:b/>
        </w:rPr>
        <w:t>UC10 i UC11 – DodajUKošaricu</w:t>
      </w:r>
    </w:p>
    <w:p w14:paraId="41F70FF2" w14:textId="0DEA66A7" w:rsidR="00F576AA" w:rsidRPr="0020295F" w:rsidRDefault="00F576AA" w:rsidP="007364D4">
      <w:pPr>
        <w:ind w:firstLine="708"/>
      </w:pPr>
      <w:r w:rsidRPr="0020295F">
        <w:t>Korisnik pritiskom na tipku „</w:t>
      </w:r>
      <w:r w:rsidR="00CC30B3" w:rsidRPr="0020295F">
        <w:t>D</w:t>
      </w:r>
      <w:r w:rsidRPr="0020295F">
        <w:t>odaj“ dodaje trenutno jelo u košaricu. Poslužitelj prima zahtjev od korisnika za dodavanje jela, te stavlja odabrano jelo u košaricu korisnika.</w:t>
      </w:r>
    </w:p>
    <w:p w14:paraId="4AEDD5EB" w14:textId="77777777" w:rsidR="00DD773E" w:rsidRPr="0020295F" w:rsidRDefault="00271CE2" w:rsidP="00DD773E">
      <w:pPr>
        <w:keepNext/>
        <w:jc w:val="center"/>
      </w:pPr>
      <w:r w:rsidRPr="00E86FC2">
        <w:rPr>
          <w:noProof/>
          <w:lang w:eastAsia="hr-HR"/>
        </w:rPr>
        <w:drawing>
          <wp:inline distT="0" distB="0" distL="0" distR="0" wp14:anchorId="20A7F470" wp14:editId="26ECEBC1">
            <wp:extent cx="4363513" cy="2892289"/>
            <wp:effectExtent l="0" t="0" r="0" b="381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DodajUKošaricu.png"/>
                    <pic:cNvPicPr/>
                  </pic:nvPicPr>
                  <pic:blipFill>
                    <a:blip r:embed="rId24">
                      <a:extLst>
                        <a:ext uri="{28A0092B-C50C-407E-A947-70E740481C1C}">
                          <a14:useLocalDpi xmlns:a14="http://schemas.microsoft.com/office/drawing/2010/main" val="0"/>
                        </a:ext>
                      </a:extLst>
                    </a:blip>
                    <a:stretch>
                      <a:fillRect/>
                    </a:stretch>
                  </pic:blipFill>
                  <pic:spPr>
                    <a:xfrm>
                      <a:off x="0" y="0"/>
                      <a:ext cx="4363513" cy="2892289"/>
                    </a:xfrm>
                    <a:prstGeom prst="rect">
                      <a:avLst/>
                    </a:prstGeom>
                  </pic:spPr>
                </pic:pic>
              </a:graphicData>
            </a:graphic>
          </wp:inline>
        </w:drawing>
      </w:r>
    </w:p>
    <w:p w14:paraId="31C0CB93" w14:textId="6CEB2D5A" w:rsidR="007E0D3E" w:rsidRPr="00E86FC2" w:rsidRDefault="00DD773E" w:rsidP="00DD773E">
      <w:pPr>
        <w:pStyle w:val="Caption"/>
        <w:jc w:val="center"/>
      </w:pPr>
      <w:bookmarkStart w:id="525" w:name="_Toc441150023"/>
      <w:r w:rsidRPr="00E86FC2">
        <w:t xml:space="preserve">Slika </w:t>
      </w:r>
      <w:ins w:id="526" w:author="Tin Trčak" w:date="2016-01-21T13:41:00Z">
        <w:r w:rsidR="00476BBA">
          <w:fldChar w:fldCharType="begin"/>
        </w:r>
        <w:r w:rsidR="00476BBA">
          <w:instrText xml:space="preserve"> STYLEREF 2 \s </w:instrText>
        </w:r>
      </w:ins>
      <w:r w:rsidR="00476BBA">
        <w:fldChar w:fldCharType="separate"/>
      </w:r>
      <w:r w:rsidR="00476BBA">
        <w:rPr>
          <w:noProof/>
        </w:rPr>
        <w:t>4.3</w:t>
      </w:r>
      <w:ins w:id="52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28" w:author="Tin Trčak" w:date="2016-01-21T13:41:00Z">
        <w:r w:rsidR="00476BBA">
          <w:rPr>
            <w:noProof/>
          </w:rPr>
          <w:t>10</w:t>
        </w:r>
        <w:r w:rsidR="00476BBA">
          <w:fldChar w:fldCharType="end"/>
        </w:r>
      </w:ins>
      <w:ins w:id="529" w:author="Fredi" w:date="2016-01-21T00:26:00Z">
        <w:del w:id="530" w:author="Tin Trčak" w:date="2016-01-21T00:45:00Z">
          <w:r w:rsidR="00B93800" w:rsidDel="00C255BA">
            <w:fldChar w:fldCharType="begin"/>
          </w:r>
          <w:r w:rsidR="00B93800" w:rsidDel="00C255BA">
            <w:delInstrText xml:space="preserve"> STYLEREF 2 \s </w:delInstrText>
          </w:r>
        </w:del>
      </w:ins>
      <w:del w:id="531" w:author="Tin Trčak" w:date="2016-01-21T00:45:00Z">
        <w:r w:rsidR="00B93800" w:rsidDel="00C255BA">
          <w:fldChar w:fldCharType="separate"/>
        </w:r>
        <w:r w:rsidR="00B93800" w:rsidDel="00C255BA">
          <w:rPr>
            <w:noProof/>
          </w:rPr>
          <w:delText>4.3</w:delText>
        </w:r>
      </w:del>
      <w:ins w:id="532" w:author="Fredi" w:date="2016-01-21T00:26:00Z">
        <w:del w:id="53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34" w:author="Tin Trčak" w:date="2016-01-21T00:45:00Z">
        <w:r w:rsidR="00B93800" w:rsidDel="00C255BA">
          <w:fldChar w:fldCharType="separate"/>
        </w:r>
      </w:del>
      <w:ins w:id="535" w:author="Fredi" w:date="2016-01-21T00:26:00Z">
        <w:del w:id="536" w:author="Tin Trčak" w:date="2016-01-21T00:45:00Z">
          <w:r w:rsidR="00B93800" w:rsidDel="00C255BA">
            <w:rPr>
              <w:noProof/>
            </w:rPr>
            <w:delText>10</w:delText>
          </w:r>
          <w:r w:rsidR="00B93800" w:rsidDel="00C255BA">
            <w:fldChar w:fldCharType="end"/>
          </w:r>
        </w:del>
      </w:ins>
      <w:del w:id="53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10</w:delText>
        </w:r>
        <w:r w:rsidR="009622DC" w:rsidDel="009143E6">
          <w:rPr>
            <w:noProof/>
          </w:rPr>
          <w:fldChar w:fldCharType="end"/>
        </w:r>
      </w:del>
      <w:r w:rsidRPr="00E86FC2">
        <w:t xml:space="preserve"> Sekvencijski dijagram za UC10 i UC11 – DodajUKošaricu</w:t>
      </w:r>
      <w:bookmarkEnd w:id="525"/>
    </w:p>
    <w:p w14:paraId="3819F101" w14:textId="77777777" w:rsidR="00DD773E" w:rsidRPr="00E86FC2" w:rsidRDefault="00DD773E" w:rsidP="00F576AA">
      <w:pPr>
        <w:rPr>
          <w:b/>
        </w:rPr>
      </w:pPr>
    </w:p>
    <w:p w14:paraId="4D1E2953" w14:textId="5E48AB18" w:rsidR="00F576AA" w:rsidRPr="00E86FC2" w:rsidRDefault="002C06DD" w:rsidP="00F576AA">
      <w:pPr>
        <w:rPr>
          <w:b/>
        </w:rPr>
      </w:pPr>
      <w:r w:rsidRPr="00E86FC2">
        <w:rPr>
          <w:b/>
        </w:rPr>
        <w:t xml:space="preserve">Obrazac uporabe </w:t>
      </w:r>
      <w:r w:rsidR="00984B87" w:rsidRPr="00E86FC2">
        <w:rPr>
          <w:b/>
        </w:rPr>
        <w:t>UC12</w:t>
      </w:r>
      <w:r w:rsidR="00F576AA" w:rsidRPr="00E86FC2">
        <w:rPr>
          <w:b/>
        </w:rPr>
        <w:t xml:space="preserve"> – DodavanjeDodatakaSaStraniceJela</w:t>
      </w:r>
    </w:p>
    <w:p w14:paraId="19242A46" w14:textId="77777777" w:rsidR="00F576AA" w:rsidRPr="0020295F" w:rsidRDefault="00F576AA" w:rsidP="007364D4">
      <w:pPr>
        <w:ind w:firstLine="708"/>
      </w:pPr>
      <w:r w:rsidRPr="0020295F">
        <w:t>Korisnik odabirom dodataka označava da se odabrani dodatak treba pridružiti jelu ako će odabrano jelo biti stavljeno u košaricu.</w:t>
      </w:r>
    </w:p>
    <w:p w14:paraId="00AE1375" w14:textId="77777777" w:rsidR="00DD773E" w:rsidRPr="0020295F" w:rsidRDefault="00F576AA" w:rsidP="00DD773E">
      <w:pPr>
        <w:keepNext/>
        <w:jc w:val="center"/>
      </w:pPr>
      <w:r w:rsidRPr="00E86FC2">
        <w:rPr>
          <w:noProof/>
          <w:lang w:eastAsia="hr-HR"/>
        </w:rPr>
        <w:drawing>
          <wp:inline distT="0" distB="0" distL="0" distR="0" wp14:anchorId="1CB9A319" wp14:editId="794DCB43">
            <wp:extent cx="3966141" cy="3046837"/>
            <wp:effectExtent l="0" t="0" r="0" b="1270"/>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DodavanjeDodatakaSaStraniceJela.png"/>
                    <pic:cNvPicPr/>
                  </pic:nvPicPr>
                  <pic:blipFill>
                    <a:blip r:embed="rId25">
                      <a:extLst>
                        <a:ext uri="{28A0092B-C50C-407E-A947-70E740481C1C}">
                          <a14:useLocalDpi xmlns:a14="http://schemas.microsoft.com/office/drawing/2010/main" val="0"/>
                        </a:ext>
                      </a:extLst>
                    </a:blip>
                    <a:stretch>
                      <a:fillRect/>
                    </a:stretch>
                  </pic:blipFill>
                  <pic:spPr>
                    <a:xfrm>
                      <a:off x="0" y="0"/>
                      <a:ext cx="3966141" cy="3046837"/>
                    </a:xfrm>
                    <a:prstGeom prst="rect">
                      <a:avLst/>
                    </a:prstGeom>
                  </pic:spPr>
                </pic:pic>
              </a:graphicData>
            </a:graphic>
          </wp:inline>
        </w:drawing>
      </w:r>
    </w:p>
    <w:p w14:paraId="036640F6" w14:textId="4F56701F" w:rsidR="00984B87" w:rsidRPr="00E86FC2" w:rsidRDefault="00DD773E" w:rsidP="00984B87">
      <w:pPr>
        <w:pStyle w:val="Caption"/>
        <w:jc w:val="center"/>
      </w:pPr>
      <w:bookmarkStart w:id="538" w:name="_Toc441150024"/>
      <w:r w:rsidRPr="00E86FC2">
        <w:t xml:space="preserve">Slika </w:t>
      </w:r>
      <w:ins w:id="539" w:author="Tin Trčak" w:date="2016-01-21T13:41:00Z">
        <w:r w:rsidR="00476BBA">
          <w:fldChar w:fldCharType="begin"/>
        </w:r>
        <w:r w:rsidR="00476BBA">
          <w:instrText xml:space="preserve"> STYLEREF 2 \s </w:instrText>
        </w:r>
      </w:ins>
      <w:r w:rsidR="00476BBA">
        <w:fldChar w:fldCharType="separate"/>
      </w:r>
      <w:r w:rsidR="00476BBA">
        <w:rPr>
          <w:noProof/>
        </w:rPr>
        <w:t>4.3</w:t>
      </w:r>
      <w:ins w:id="5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41" w:author="Tin Trčak" w:date="2016-01-21T13:41:00Z">
        <w:r w:rsidR="00476BBA">
          <w:rPr>
            <w:noProof/>
          </w:rPr>
          <w:t>11</w:t>
        </w:r>
        <w:r w:rsidR="00476BBA">
          <w:fldChar w:fldCharType="end"/>
        </w:r>
      </w:ins>
      <w:ins w:id="542" w:author="Fredi" w:date="2016-01-21T00:26:00Z">
        <w:del w:id="543" w:author="Tin Trčak" w:date="2016-01-21T00:45:00Z">
          <w:r w:rsidR="00B93800" w:rsidDel="00C255BA">
            <w:fldChar w:fldCharType="begin"/>
          </w:r>
          <w:r w:rsidR="00B93800" w:rsidDel="00C255BA">
            <w:delInstrText xml:space="preserve"> STYLEREF 2 \s </w:delInstrText>
          </w:r>
        </w:del>
      </w:ins>
      <w:del w:id="544" w:author="Tin Trčak" w:date="2016-01-21T00:45:00Z">
        <w:r w:rsidR="00B93800" w:rsidDel="00C255BA">
          <w:fldChar w:fldCharType="separate"/>
        </w:r>
        <w:r w:rsidR="00B93800" w:rsidDel="00C255BA">
          <w:rPr>
            <w:noProof/>
          </w:rPr>
          <w:delText>4.3</w:delText>
        </w:r>
      </w:del>
      <w:ins w:id="545" w:author="Fredi" w:date="2016-01-21T00:26:00Z">
        <w:del w:id="5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47" w:author="Tin Trčak" w:date="2016-01-21T00:45:00Z">
        <w:r w:rsidR="00B93800" w:rsidDel="00C255BA">
          <w:fldChar w:fldCharType="separate"/>
        </w:r>
      </w:del>
      <w:ins w:id="548" w:author="Fredi" w:date="2016-01-21T00:26:00Z">
        <w:del w:id="549" w:author="Tin Trčak" w:date="2016-01-21T00:45:00Z">
          <w:r w:rsidR="00B93800" w:rsidDel="00C255BA">
            <w:rPr>
              <w:noProof/>
            </w:rPr>
            <w:delText>11</w:delText>
          </w:r>
          <w:r w:rsidR="00B93800" w:rsidDel="00C255BA">
            <w:fldChar w:fldCharType="end"/>
          </w:r>
        </w:del>
      </w:ins>
      <w:del w:id="5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11</w:delText>
        </w:r>
        <w:r w:rsidR="009622DC" w:rsidDel="009143E6">
          <w:rPr>
            <w:noProof/>
          </w:rPr>
          <w:fldChar w:fldCharType="end"/>
        </w:r>
      </w:del>
      <w:r w:rsidRPr="00E86FC2">
        <w:t xml:space="preserve"> Sekvencijski dijagram za </w:t>
      </w:r>
      <w:r w:rsidR="004756A2" w:rsidRPr="00E86FC2">
        <w:t>UC12</w:t>
      </w:r>
      <w:r w:rsidRPr="00E86FC2">
        <w:t xml:space="preserve"> – </w:t>
      </w:r>
      <w:r w:rsidR="004756A2" w:rsidRPr="00E86FC2">
        <w:t>DodavanjeDodatkaSaStraniceJela</w:t>
      </w:r>
      <w:bookmarkEnd w:id="538"/>
      <w:r w:rsidR="00984B87" w:rsidRPr="00E86FC2">
        <w:br w:type="page"/>
      </w:r>
    </w:p>
    <w:p w14:paraId="113E6CB3" w14:textId="77777777" w:rsidR="007E0D3E" w:rsidRPr="00E86FC2" w:rsidRDefault="007E0D3E" w:rsidP="00F576AA">
      <w:pPr>
        <w:rPr>
          <w:b/>
        </w:rPr>
      </w:pPr>
    </w:p>
    <w:p w14:paraId="488CDC16" w14:textId="5C4D0DAA" w:rsidR="00F576AA" w:rsidRPr="00E86FC2" w:rsidRDefault="002C06DD" w:rsidP="00F576AA">
      <w:pPr>
        <w:rPr>
          <w:b/>
        </w:rPr>
      </w:pPr>
      <w:r w:rsidRPr="00E86FC2">
        <w:rPr>
          <w:b/>
        </w:rPr>
        <w:t xml:space="preserve">Obrazac uporabe </w:t>
      </w:r>
      <w:r w:rsidR="00F576AA" w:rsidRPr="00E86FC2">
        <w:rPr>
          <w:b/>
        </w:rPr>
        <w:t>UC1</w:t>
      </w:r>
      <w:r w:rsidR="00BE0434" w:rsidRPr="00E86FC2">
        <w:rPr>
          <w:b/>
        </w:rPr>
        <w:t>3</w:t>
      </w:r>
      <w:r w:rsidR="00F576AA" w:rsidRPr="00E86FC2">
        <w:rPr>
          <w:b/>
        </w:rPr>
        <w:t xml:space="preserve"> – PromjenaKoli</w:t>
      </w:r>
      <w:r w:rsidR="00271CE2" w:rsidRPr="00E86FC2">
        <w:rPr>
          <w:b/>
        </w:rPr>
        <w:t>č</w:t>
      </w:r>
      <w:r w:rsidR="00F576AA" w:rsidRPr="00E86FC2">
        <w:rPr>
          <w:b/>
        </w:rPr>
        <w:t>ineIzKošarice</w:t>
      </w:r>
    </w:p>
    <w:p w14:paraId="5EE414E7" w14:textId="77777777" w:rsidR="00F576AA" w:rsidRPr="0020295F" w:rsidRDefault="00F576AA" w:rsidP="007364D4">
      <w:pPr>
        <w:ind w:firstLine="708"/>
      </w:pPr>
      <w:r w:rsidRPr="0020295F">
        <w:t>Korisnik promjenom količine jela šalje poslužitelju zahtjev za promjenom količine jela. Poslužitelj na zahtjev korisnika, mijenja količinu odabranog jela te ga obavještava o promjeni.</w:t>
      </w:r>
    </w:p>
    <w:p w14:paraId="5EB539C4" w14:textId="77777777" w:rsidR="00DD773E" w:rsidRPr="0020295F" w:rsidRDefault="00271CE2" w:rsidP="00DD773E">
      <w:pPr>
        <w:keepNext/>
        <w:jc w:val="center"/>
      </w:pPr>
      <w:r w:rsidRPr="00E86FC2">
        <w:rPr>
          <w:noProof/>
          <w:lang w:eastAsia="hr-HR"/>
        </w:rPr>
        <w:drawing>
          <wp:inline distT="0" distB="0" distL="0" distR="0" wp14:anchorId="0AD5ED10" wp14:editId="7DFDBF07">
            <wp:extent cx="4639678" cy="2999858"/>
            <wp:effectExtent l="0" t="0" r="889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romjenaKolicineJelaIzKošarice.png"/>
                    <pic:cNvPicPr/>
                  </pic:nvPicPr>
                  <pic:blipFill>
                    <a:blip r:embed="rId26">
                      <a:extLst>
                        <a:ext uri="{28A0092B-C50C-407E-A947-70E740481C1C}">
                          <a14:useLocalDpi xmlns:a14="http://schemas.microsoft.com/office/drawing/2010/main" val="0"/>
                        </a:ext>
                      </a:extLst>
                    </a:blip>
                    <a:stretch>
                      <a:fillRect/>
                    </a:stretch>
                  </pic:blipFill>
                  <pic:spPr>
                    <a:xfrm>
                      <a:off x="0" y="0"/>
                      <a:ext cx="4639678" cy="2999858"/>
                    </a:xfrm>
                    <a:prstGeom prst="rect">
                      <a:avLst/>
                    </a:prstGeom>
                  </pic:spPr>
                </pic:pic>
              </a:graphicData>
            </a:graphic>
          </wp:inline>
        </w:drawing>
      </w:r>
    </w:p>
    <w:p w14:paraId="2A01F777" w14:textId="4358D23A" w:rsidR="003B2C71" w:rsidRPr="00E86FC2" w:rsidRDefault="00DD773E" w:rsidP="003B2C71">
      <w:pPr>
        <w:pStyle w:val="Caption"/>
        <w:jc w:val="center"/>
      </w:pPr>
      <w:bookmarkStart w:id="551" w:name="_Toc441150025"/>
      <w:r w:rsidRPr="00E86FC2">
        <w:t xml:space="preserve">Slika </w:t>
      </w:r>
      <w:ins w:id="552" w:author="Tin Trčak" w:date="2016-01-21T13:41:00Z">
        <w:r w:rsidR="00476BBA">
          <w:fldChar w:fldCharType="begin"/>
        </w:r>
        <w:r w:rsidR="00476BBA">
          <w:instrText xml:space="preserve"> STYLEREF 2 \s </w:instrText>
        </w:r>
      </w:ins>
      <w:r w:rsidR="00476BBA">
        <w:fldChar w:fldCharType="separate"/>
      </w:r>
      <w:r w:rsidR="00476BBA">
        <w:rPr>
          <w:noProof/>
        </w:rPr>
        <w:t>4.3</w:t>
      </w:r>
      <w:ins w:id="55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54" w:author="Tin Trčak" w:date="2016-01-21T13:41:00Z">
        <w:r w:rsidR="00476BBA">
          <w:rPr>
            <w:noProof/>
          </w:rPr>
          <w:t>12</w:t>
        </w:r>
        <w:r w:rsidR="00476BBA">
          <w:fldChar w:fldCharType="end"/>
        </w:r>
      </w:ins>
      <w:ins w:id="555" w:author="Fredi" w:date="2016-01-21T00:26:00Z">
        <w:del w:id="556" w:author="Tin Trčak" w:date="2016-01-21T00:45:00Z">
          <w:r w:rsidR="00B93800" w:rsidDel="00C255BA">
            <w:fldChar w:fldCharType="begin"/>
          </w:r>
          <w:r w:rsidR="00B93800" w:rsidDel="00C255BA">
            <w:delInstrText xml:space="preserve"> STYLEREF 2 \s </w:delInstrText>
          </w:r>
        </w:del>
      </w:ins>
      <w:del w:id="557" w:author="Tin Trčak" w:date="2016-01-21T00:45:00Z">
        <w:r w:rsidR="00B93800" w:rsidDel="00C255BA">
          <w:fldChar w:fldCharType="separate"/>
        </w:r>
        <w:r w:rsidR="00B93800" w:rsidDel="00C255BA">
          <w:rPr>
            <w:noProof/>
          </w:rPr>
          <w:delText>4.3</w:delText>
        </w:r>
      </w:del>
      <w:ins w:id="558" w:author="Fredi" w:date="2016-01-21T00:26:00Z">
        <w:del w:id="55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60" w:author="Tin Trčak" w:date="2016-01-21T00:45:00Z">
        <w:r w:rsidR="00B93800" w:rsidDel="00C255BA">
          <w:fldChar w:fldCharType="separate"/>
        </w:r>
      </w:del>
      <w:ins w:id="561" w:author="Fredi" w:date="2016-01-21T00:26:00Z">
        <w:del w:id="562" w:author="Tin Trčak" w:date="2016-01-21T00:45:00Z">
          <w:r w:rsidR="00B93800" w:rsidDel="00C255BA">
            <w:rPr>
              <w:noProof/>
            </w:rPr>
            <w:delText>12</w:delText>
          </w:r>
          <w:r w:rsidR="00B93800" w:rsidDel="00C255BA">
            <w:fldChar w:fldCharType="end"/>
          </w:r>
        </w:del>
      </w:ins>
      <w:del w:id="56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12</w:delText>
        </w:r>
        <w:r w:rsidR="009622DC" w:rsidDel="009143E6">
          <w:rPr>
            <w:noProof/>
          </w:rPr>
          <w:fldChar w:fldCharType="end"/>
        </w:r>
      </w:del>
      <w:r w:rsidRPr="00E86FC2">
        <w:t xml:space="preserve"> Sekvencijski dijagram za UC1</w:t>
      </w:r>
      <w:r w:rsidR="00BE0434" w:rsidRPr="00E86FC2">
        <w:t>3</w:t>
      </w:r>
      <w:r w:rsidRPr="00E86FC2">
        <w:t xml:space="preserve"> – PromjenaKoličineIzKošarice</w:t>
      </w:r>
      <w:bookmarkEnd w:id="551"/>
      <w:r w:rsidR="003B2C71" w:rsidRPr="00E86FC2">
        <w:br w:type="page"/>
      </w:r>
    </w:p>
    <w:p w14:paraId="1E6ABF77" w14:textId="3A2610F7" w:rsidR="00F576AA" w:rsidRPr="00E86FC2" w:rsidRDefault="002C06DD" w:rsidP="00F576AA">
      <w:pPr>
        <w:rPr>
          <w:b/>
        </w:rPr>
      </w:pPr>
      <w:r w:rsidRPr="00E86FC2">
        <w:rPr>
          <w:b/>
        </w:rPr>
        <w:lastRenderedPageBreak/>
        <w:t xml:space="preserve">Obrazac uporabe </w:t>
      </w:r>
      <w:r w:rsidR="00F576AA" w:rsidRPr="00E86FC2">
        <w:rPr>
          <w:b/>
        </w:rPr>
        <w:t>UC1</w:t>
      </w:r>
      <w:r w:rsidR="00BE0434" w:rsidRPr="00E86FC2">
        <w:rPr>
          <w:b/>
        </w:rPr>
        <w:t>4</w:t>
      </w:r>
      <w:r w:rsidR="00F576AA" w:rsidRPr="00E86FC2">
        <w:rPr>
          <w:b/>
        </w:rPr>
        <w:t xml:space="preserve"> – PromjenaKoličineSaStraniceJela</w:t>
      </w:r>
    </w:p>
    <w:p w14:paraId="004006FC" w14:textId="3EB26865" w:rsidR="00F576AA" w:rsidRPr="0020295F" w:rsidRDefault="00F576AA" w:rsidP="007364D4">
      <w:pPr>
        <w:ind w:firstLine="708"/>
      </w:pPr>
      <w:r w:rsidRPr="0020295F">
        <w:t xml:space="preserve">Korisnik promjenom količine jela označava koliko treba jela staviti u košaricu ako će to jelo biti naručeno </w:t>
      </w:r>
      <w:r w:rsidR="00CC30B3" w:rsidRPr="0020295F">
        <w:t>(pritiskom na tipku „Dodaj“).</w:t>
      </w:r>
      <w:r w:rsidRPr="0020295F">
        <w:t xml:space="preserve"> </w:t>
      </w:r>
    </w:p>
    <w:p w14:paraId="51F0B411" w14:textId="20C17DA3" w:rsidR="00DD773E" w:rsidRPr="0020295F" w:rsidRDefault="00271CE2" w:rsidP="00DD773E">
      <w:pPr>
        <w:keepNext/>
        <w:jc w:val="center"/>
      </w:pPr>
      <w:r w:rsidRPr="00E86FC2">
        <w:rPr>
          <w:noProof/>
          <w:lang w:eastAsia="hr-HR"/>
        </w:rPr>
        <w:drawing>
          <wp:inline distT="0" distB="0" distL="0" distR="0" wp14:anchorId="051A8700" wp14:editId="450829A3">
            <wp:extent cx="3395383" cy="28632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romjenaKolićineSaStraniceJela.png"/>
                    <pic:cNvPicPr/>
                  </pic:nvPicPr>
                  <pic:blipFill>
                    <a:blip r:embed="rId27">
                      <a:extLst>
                        <a:ext uri="{28A0092B-C50C-407E-A947-70E740481C1C}">
                          <a14:useLocalDpi xmlns:a14="http://schemas.microsoft.com/office/drawing/2010/main" val="0"/>
                        </a:ext>
                      </a:extLst>
                    </a:blip>
                    <a:stretch>
                      <a:fillRect/>
                    </a:stretch>
                  </pic:blipFill>
                  <pic:spPr>
                    <a:xfrm>
                      <a:off x="0" y="0"/>
                      <a:ext cx="3395383" cy="2863214"/>
                    </a:xfrm>
                    <a:prstGeom prst="rect">
                      <a:avLst/>
                    </a:prstGeom>
                  </pic:spPr>
                </pic:pic>
              </a:graphicData>
            </a:graphic>
          </wp:inline>
        </w:drawing>
      </w:r>
    </w:p>
    <w:p w14:paraId="4C086C61" w14:textId="6AF5CB37" w:rsidR="007E0D3E" w:rsidRPr="00E86FC2" w:rsidRDefault="00DD773E" w:rsidP="00DD773E">
      <w:pPr>
        <w:pStyle w:val="Caption"/>
        <w:jc w:val="center"/>
      </w:pPr>
      <w:bookmarkStart w:id="564" w:name="_Toc441150026"/>
      <w:r w:rsidRPr="00E86FC2">
        <w:t xml:space="preserve">Slika </w:t>
      </w:r>
      <w:ins w:id="565" w:author="Tin Trčak" w:date="2016-01-21T13:41:00Z">
        <w:r w:rsidR="00476BBA">
          <w:fldChar w:fldCharType="begin"/>
        </w:r>
        <w:r w:rsidR="00476BBA">
          <w:instrText xml:space="preserve"> STYLEREF 2 \s </w:instrText>
        </w:r>
      </w:ins>
      <w:r w:rsidR="00476BBA">
        <w:fldChar w:fldCharType="separate"/>
      </w:r>
      <w:r w:rsidR="00476BBA">
        <w:rPr>
          <w:noProof/>
        </w:rPr>
        <w:t>4.3</w:t>
      </w:r>
      <w:ins w:id="56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67" w:author="Tin Trčak" w:date="2016-01-21T13:41:00Z">
        <w:r w:rsidR="00476BBA">
          <w:rPr>
            <w:noProof/>
          </w:rPr>
          <w:t>13</w:t>
        </w:r>
        <w:r w:rsidR="00476BBA">
          <w:fldChar w:fldCharType="end"/>
        </w:r>
      </w:ins>
      <w:ins w:id="568" w:author="Fredi" w:date="2016-01-21T00:26:00Z">
        <w:del w:id="569" w:author="Tin Trčak" w:date="2016-01-21T00:45:00Z">
          <w:r w:rsidR="00B93800" w:rsidDel="00C255BA">
            <w:fldChar w:fldCharType="begin"/>
          </w:r>
          <w:r w:rsidR="00B93800" w:rsidDel="00C255BA">
            <w:delInstrText xml:space="preserve"> STYLEREF 2 \s </w:delInstrText>
          </w:r>
        </w:del>
      </w:ins>
      <w:del w:id="570" w:author="Tin Trčak" w:date="2016-01-21T00:45:00Z">
        <w:r w:rsidR="00B93800" w:rsidDel="00C255BA">
          <w:fldChar w:fldCharType="separate"/>
        </w:r>
        <w:r w:rsidR="00B93800" w:rsidDel="00C255BA">
          <w:rPr>
            <w:noProof/>
          </w:rPr>
          <w:delText>4.3</w:delText>
        </w:r>
      </w:del>
      <w:ins w:id="571" w:author="Fredi" w:date="2016-01-21T00:26:00Z">
        <w:del w:id="57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73" w:author="Tin Trčak" w:date="2016-01-21T00:45:00Z">
        <w:r w:rsidR="00B93800" w:rsidDel="00C255BA">
          <w:fldChar w:fldCharType="separate"/>
        </w:r>
      </w:del>
      <w:ins w:id="574" w:author="Fredi" w:date="2016-01-21T00:26:00Z">
        <w:del w:id="575" w:author="Tin Trčak" w:date="2016-01-21T00:45:00Z">
          <w:r w:rsidR="00B93800" w:rsidDel="00C255BA">
            <w:rPr>
              <w:noProof/>
            </w:rPr>
            <w:delText>13</w:delText>
          </w:r>
          <w:r w:rsidR="00B93800" w:rsidDel="00C255BA">
            <w:fldChar w:fldCharType="end"/>
          </w:r>
        </w:del>
      </w:ins>
      <w:del w:id="57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13</w:delText>
        </w:r>
        <w:r w:rsidR="009622DC" w:rsidDel="009143E6">
          <w:rPr>
            <w:noProof/>
          </w:rPr>
          <w:fldChar w:fldCharType="end"/>
        </w:r>
      </w:del>
      <w:r w:rsidRPr="00E86FC2">
        <w:t xml:space="preserve"> Sekvencijski dijagram za UC1</w:t>
      </w:r>
      <w:r w:rsidR="00BE0434" w:rsidRPr="00E86FC2">
        <w:t>4</w:t>
      </w:r>
      <w:r w:rsidRPr="00E86FC2">
        <w:t xml:space="preserve"> – PromijenaKoličineSaStraniceJela</w:t>
      </w:r>
      <w:bookmarkEnd w:id="564"/>
    </w:p>
    <w:p w14:paraId="34558EE6" w14:textId="77777777" w:rsidR="00DD773E" w:rsidRPr="00E86FC2" w:rsidRDefault="00DD773E" w:rsidP="00F576AA">
      <w:pPr>
        <w:rPr>
          <w:b/>
        </w:rPr>
      </w:pPr>
    </w:p>
    <w:p w14:paraId="4D5A7C13" w14:textId="13F474E5" w:rsidR="00F576AA" w:rsidRPr="00E86FC2" w:rsidRDefault="002C06DD" w:rsidP="00F576AA">
      <w:pPr>
        <w:rPr>
          <w:b/>
        </w:rPr>
      </w:pPr>
      <w:r w:rsidRPr="00E86FC2">
        <w:rPr>
          <w:b/>
        </w:rPr>
        <w:t xml:space="preserve">Obrazac uporabe </w:t>
      </w:r>
      <w:r w:rsidR="00F576AA" w:rsidRPr="00E86FC2">
        <w:rPr>
          <w:b/>
        </w:rPr>
        <w:t>UC1</w:t>
      </w:r>
      <w:r w:rsidR="00BE0434" w:rsidRPr="00E86FC2">
        <w:rPr>
          <w:b/>
        </w:rPr>
        <w:t>5</w:t>
      </w:r>
      <w:r w:rsidR="00F576AA" w:rsidRPr="00E86FC2">
        <w:rPr>
          <w:b/>
        </w:rPr>
        <w:t xml:space="preserve"> – BrisanjeJelaIzKošarice</w:t>
      </w:r>
    </w:p>
    <w:p w14:paraId="2356C51D" w14:textId="77777777" w:rsidR="00F576AA" w:rsidRPr="0020295F" w:rsidRDefault="00F576AA" w:rsidP="007364D4">
      <w:pPr>
        <w:ind w:firstLine="708"/>
      </w:pPr>
      <w:r w:rsidRPr="0020295F">
        <w:t xml:space="preserve">Korisnik pritiskom tipke „Ukloni“ uklanja odabrano jelo iz košarice. Poslužitelj prima zahtjev, te uklanja jelo iz korisnikove košarice. </w:t>
      </w:r>
    </w:p>
    <w:p w14:paraId="03EB24E6" w14:textId="77777777" w:rsidR="00DD773E" w:rsidRPr="0020295F" w:rsidRDefault="00271CE2" w:rsidP="00DD773E">
      <w:pPr>
        <w:keepNext/>
        <w:jc w:val="center"/>
      </w:pPr>
      <w:r w:rsidRPr="00E86FC2">
        <w:rPr>
          <w:noProof/>
          <w:lang w:eastAsia="hr-HR"/>
        </w:rPr>
        <w:drawing>
          <wp:inline distT="0" distB="0" distL="0" distR="0" wp14:anchorId="6A081E74" wp14:editId="0C93B9D4">
            <wp:extent cx="4321646" cy="3141566"/>
            <wp:effectExtent l="0" t="0" r="3175"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risanjeJelaIzKosarice.png"/>
                    <pic:cNvPicPr/>
                  </pic:nvPicPr>
                  <pic:blipFill>
                    <a:blip r:embed="rId28">
                      <a:extLst>
                        <a:ext uri="{28A0092B-C50C-407E-A947-70E740481C1C}">
                          <a14:useLocalDpi xmlns:a14="http://schemas.microsoft.com/office/drawing/2010/main" val="0"/>
                        </a:ext>
                      </a:extLst>
                    </a:blip>
                    <a:stretch>
                      <a:fillRect/>
                    </a:stretch>
                  </pic:blipFill>
                  <pic:spPr>
                    <a:xfrm>
                      <a:off x="0" y="0"/>
                      <a:ext cx="4321646" cy="3141566"/>
                    </a:xfrm>
                    <a:prstGeom prst="rect">
                      <a:avLst/>
                    </a:prstGeom>
                  </pic:spPr>
                </pic:pic>
              </a:graphicData>
            </a:graphic>
          </wp:inline>
        </w:drawing>
      </w:r>
    </w:p>
    <w:p w14:paraId="4AA2F463" w14:textId="72E05C5E" w:rsidR="007E0D3E" w:rsidRPr="00E86FC2" w:rsidRDefault="00DD773E" w:rsidP="00DD773E">
      <w:pPr>
        <w:pStyle w:val="Caption"/>
        <w:jc w:val="center"/>
      </w:pPr>
      <w:bookmarkStart w:id="577" w:name="_Toc441150027"/>
      <w:r w:rsidRPr="00E86FC2">
        <w:t xml:space="preserve">Slika </w:t>
      </w:r>
      <w:ins w:id="578" w:author="Tin Trčak" w:date="2016-01-21T13:41:00Z">
        <w:r w:rsidR="00476BBA">
          <w:fldChar w:fldCharType="begin"/>
        </w:r>
        <w:r w:rsidR="00476BBA">
          <w:instrText xml:space="preserve"> STYLEREF 2 \s </w:instrText>
        </w:r>
      </w:ins>
      <w:r w:rsidR="00476BBA">
        <w:fldChar w:fldCharType="separate"/>
      </w:r>
      <w:r w:rsidR="00476BBA">
        <w:rPr>
          <w:noProof/>
        </w:rPr>
        <w:t>4.3</w:t>
      </w:r>
      <w:ins w:id="57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580" w:author="Tin Trčak" w:date="2016-01-21T13:41:00Z">
        <w:r w:rsidR="00476BBA">
          <w:rPr>
            <w:noProof/>
          </w:rPr>
          <w:t>14</w:t>
        </w:r>
        <w:r w:rsidR="00476BBA">
          <w:fldChar w:fldCharType="end"/>
        </w:r>
      </w:ins>
      <w:ins w:id="581" w:author="Fredi" w:date="2016-01-21T00:26:00Z">
        <w:del w:id="582" w:author="Tin Trčak" w:date="2016-01-21T00:45:00Z">
          <w:r w:rsidR="00B93800" w:rsidDel="00C255BA">
            <w:fldChar w:fldCharType="begin"/>
          </w:r>
          <w:r w:rsidR="00B93800" w:rsidDel="00C255BA">
            <w:delInstrText xml:space="preserve"> STYLEREF 2 \s </w:delInstrText>
          </w:r>
        </w:del>
      </w:ins>
      <w:del w:id="583" w:author="Tin Trčak" w:date="2016-01-21T00:45:00Z">
        <w:r w:rsidR="00B93800" w:rsidDel="00C255BA">
          <w:fldChar w:fldCharType="separate"/>
        </w:r>
        <w:r w:rsidR="00B93800" w:rsidDel="00C255BA">
          <w:rPr>
            <w:noProof/>
          </w:rPr>
          <w:delText>4.3</w:delText>
        </w:r>
      </w:del>
      <w:ins w:id="584" w:author="Fredi" w:date="2016-01-21T00:26:00Z">
        <w:del w:id="58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586" w:author="Tin Trčak" w:date="2016-01-21T00:45:00Z">
        <w:r w:rsidR="00B93800" w:rsidDel="00C255BA">
          <w:fldChar w:fldCharType="separate"/>
        </w:r>
      </w:del>
      <w:ins w:id="587" w:author="Fredi" w:date="2016-01-21T00:26:00Z">
        <w:del w:id="588" w:author="Tin Trčak" w:date="2016-01-21T00:45:00Z">
          <w:r w:rsidR="00B93800" w:rsidDel="00C255BA">
            <w:rPr>
              <w:noProof/>
            </w:rPr>
            <w:delText>14</w:delText>
          </w:r>
          <w:r w:rsidR="00B93800" w:rsidDel="00C255BA">
            <w:fldChar w:fldCharType="end"/>
          </w:r>
        </w:del>
      </w:ins>
      <w:del w:id="58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14</w:delText>
        </w:r>
        <w:r w:rsidR="009622DC" w:rsidDel="009143E6">
          <w:rPr>
            <w:noProof/>
          </w:rPr>
          <w:fldChar w:fldCharType="end"/>
        </w:r>
      </w:del>
      <w:r w:rsidRPr="00E86FC2">
        <w:t xml:space="preserve"> Sekvencijski dijagram za UC1</w:t>
      </w:r>
      <w:r w:rsidR="00BE0434" w:rsidRPr="00E86FC2">
        <w:t>5</w:t>
      </w:r>
      <w:r w:rsidRPr="00E86FC2">
        <w:t xml:space="preserve"> – BrisanjeJelaIzKošarice</w:t>
      </w:r>
      <w:bookmarkEnd w:id="577"/>
    </w:p>
    <w:p w14:paraId="7FE05329" w14:textId="29EF710F" w:rsidR="00F576AA" w:rsidRPr="00E86FC2" w:rsidRDefault="003B2C71" w:rsidP="00271CE2">
      <w:pPr>
        <w:spacing w:after="160" w:line="259" w:lineRule="auto"/>
        <w:jc w:val="left"/>
        <w:rPr>
          <w:b/>
        </w:rPr>
      </w:pPr>
      <w:r w:rsidRPr="0020295F">
        <w:br w:type="page"/>
      </w:r>
      <w:r w:rsidR="002C06DD" w:rsidRPr="00E86FC2">
        <w:rPr>
          <w:b/>
        </w:rPr>
        <w:lastRenderedPageBreak/>
        <w:t xml:space="preserve">Obrazac uporabe </w:t>
      </w:r>
      <w:r w:rsidR="00F576AA" w:rsidRPr="00E86FC2">
        <w:rPr>
          <w:b/>
        </w:rPr>
        <w:t>UC1</w:t>
      </w:r>
      <w:r w:rsidR="00BE0434" w:rsidRPr="00E86FC2">
        <w:rPr>
          <w:b/>
        </w:rPr>
        <w:t>6</w:t>
      </w:r>
      <w:r w:rsidR="00F576AA" w:rsidRPr="00E86FC2">
        <w:rPr>
          <w:b/>
        </w:rPr>
        <w:t xml:space="preserve"> –</w:t>
      </w:r>
      <w:r w:rsidR="00AE410F" w:rsidRPr="00E86FC2">
        <w:rPr>
          <w:b/>
        </w:rPr>
        <w:t xml:space="preserve"> Potvrđ</w:t>
      </w:r>
      <w:r w:rsidR="00F576AA" w:rsidRPr="00E86FC2">
        <w:rPr>
          <w:b/>
        </w:rPr>
        <w:t>ivanjeNarudžbe</w:t>
      </w:r>
    </w:p>
    <w:p w14:paraId="5BE35A1B" w14:textId="7D718DA5" w:rsidR="00F576AA" w:rsidRPr="0020295F" w:rsidRDefault="00F576AA" w:rsidP="007364D4">
      <w:pPr>
        <w:ind w:firstLine="708"/>
      </w:pPr>
      <w:r w:rsidRPr="0020295F">
        <w:t xml:space="preserve">Korisnik pritiskom na </w:t>
      </w:r>
      <w:del w:id="590" w:author="Tin Trčak" w:date="2016-01-21T14:11:00Z">
        <w:r w:rsidRPr="0020295F" w:rsidDel="00806FAF">
          <w:delText>tipk</w:delText>
        </w:r>
      </w:del>
      <w:ins w:id="591" w:author="Tin Trčak" w:date="2016-01-21T14:11:00Z">
        <w:r w:rsidR="00806FAF">
          <w:t>gumb</w:t>
        </w:r>
      </w:ins>
      <w:del w:id="592" w:author="Tin Trčak" w:date="2016-01-21T14:11:00Z">
        <w:r w:rsidRPr="0020295F" w:rsidDel="00806FAF">
          <w:delText>u</w:delText>
        </w:r>
      </w:del>
      <w:r w:rsidRPr="0020295F">
        <w:t xml:space="preserve"> „Potvrd</w:t>
      </w:r>
      <w:ins w:id="593" w:author="Tin Trčak" w:date="2016-01-21T14:11:00Z">
        <w:r w:rsidR="00806FAF">
          <w:t>i</w:t>
        </w:r>
      </w:ins>
      <w:del w:id="594" w:author="Tin Trčak" w:date="2016-01-21T14:11:00Z">
        <w:r w:rsidRPr="0020295F" w:rsidDel="00806FAF">
          <w:delText>a</w:delText>
        </w:r>
      </w:del>
      <w:r w:rsidRPr="0020295F">
        <w:t xml:space="preserve"> narudžb</w:t>
      </w:r>
      <w:del w:id="595" w:author="Tin Trčak" w:date="2016-01-21T14:11:00Z">
        <w:r w:rsidRPr="0020295F" w:rsidDel="00806FAF">
          <w:delText>e</w:delText>
        </w:r>
      </w:del>
      <w:ins w:id="596" w:author="Tin Trčak" w:date="2016-01-21T14:11:00Z">
        <w:r w:rsidR="00806FAF">
          <w:t>u</w:t>
        </w:r>
      </w:ins>
      <w:r w:rsidRPr="0020295F">
        <w:t xml:space="preserve">“ šalje zahtjev poslužitelju o narudžbi. Poslužitelj šalje narudžbu </w:t>
      </w:r>
      <w:r w:rsidR="004A724C" w:rsidRPr="0020295F">
        <w:t>djelatniku</w:t>
      </w:r>
      <w:r w:rsidRPr="0020295F">
        <w:t xml:space="preserve"> na stranicu narudžbi. </w:t>
      </w:r>
      <w:r w:rsidR="004A724C" w:rsidRPr="0020295F">
        <w:t>Djelatnik</w:t>
      </w:r>
      <w:r w:rsidRPr="0020295F">
        <w:t xml:space="preserve"> potvrđuje ili odbija narudžbu. </w:t>
      </w:r>
      <w:r w:rsidR="003B2C71" w:rsidRPr="0020295F">
        <w:t>Ako</w:t>
      </w:r>
      <w:r w:rsidRPr="0020295F">
        <w:t xml:space="preserve"> </w:t>
      </w:r>
      <w:r w:rsidR="004A724C" w:rsidRPr="0020295F">
        <w:t>djelatnik</w:t>
      </w:r>
      <w:r w:rsidRPr="0020295F">
        <w:t xml:space="preserve"> potvrdi </w:t>
      </w:r>
      <w:r w:rsidR="004A724C" w:rsidRPr="0020295F">
        <w:t>narudž</w:t>
      </w:r>
      <w:r w:rsidRPr="0020295F">
        <w:t xml:space="preserve">bu ona se sprema u bazu i šalje se potvrda korisniku. U slučaju odbijanja narudžbe korisnik se obavještava o odbijanju narudžbe. </w:t>
      </w:r>
    </w:p>
    <w:p w14:paraId="3C85B5B5" w14:textId="77777777" w:rsidR="00DD773E" w:rsidRPr="0020295F" w:rsidRDefault="00F576AA" w:rsidP="00DD773E">
      <w:pPr>
        <w:keepNext/>
        <w:jc w:val="center"/>
      </w:pPr>
      <w:r w:rsidRPr="00E86FC2">
        <w:rPr>
          <w:noProof/>
          <w:lang w:eastAsia="hr-HR"/>
        </w:rPr>
        <w:drawing>
          <wp:inline distT="0" distB="0" distL="0" distR="0" wp14:anchorId="4CE41DEA" wp14:editId="0C6EB804">
            <wp:extent cx="4962858" cy="2820726"/>
            <wp:effectExtent l="0" t="0" r="9525" b="0"/>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PotvrđivanjeNarudžbe.png"/>
                    <pic:cNvPicPr/>
                  </pic:nvPicPr>
                  <pic:blipFill>
                    <a:blip r:embed="rId29">
                      <a:extLst>
                        <a:ext uri="{28A0092B-C50C-407E-A947-70E740481C1C}">
                          <a14:useLocalDpi xmlns:a14="http://schemas.microsoft.com/office/drawing/2010/main" val="0"/>
                        </a:ext>
                      </a:extLst>
                    </a:blip>
                    <a:stretch>
                      <a:fillRect/>
                    </a:stretch>
                  </pic:blipFill>
                  <pic:spPr>
                    <a:xfrm>
                      <a:off x="0" y="0"/>
                      <a:ext cx="4962858" cy="2820726"/>
                    </a:xfrm>
                    <a:prstGeom prst="rect">
                      <a:avLst/>
                    </a:prstGeom>
                  </pic:spPr>
                </pic:pic>
              </a:graphicData>
            </a:graphic>
          </wp:inline>
        </w:drawing>
      </w:r>
    </w:p>
    <w:p w14:paraId="5485A899" w14:textId="563C28F8" w:rsidR="00B301DF" w:rsidRPr="00E86FC2" w:rsidRDefault="00DD773E" w:rsidP="00DD773E">
      <w:pPr>
        <w:pStyle w:val="Caption"/>
        <w:jc w:val="center"/>
      </w:pPr>
      <w:bookmarkStart w:id="597" w:name="_Toc441150028"/>
      <w:r w:rsidRPr="00E86FC2">
        <w:t xml:space="preserve">Slika </w:t>
      </w:r>
      <w:ins w:id="598" w:author="Tin Trčak" w:date="2016-01-21T13:41:00Z">
        <w:r w:rsidR="00476BBA">
          <w:fldChar w:fldCharType="begin"/>
        </w:r>
        <w:r w:rsidR="00476BBA">
          <w:instrText xml:space="preserve"> STYLEREF 2 \s </w:instrText>
        </w:r>
      </w:ins>
      <w:r w:rsidR="00476BBA">
        <w:fldChar w:fldCharType="separate"/>
      </w:r>
      <w:r w:rsidR="00476BBA">
        <w:rPr>
          <w:noProof/>
        </w:rPr>
        <w:t>4.3</w:t>
      </w:r>
      <w:ins w:id="5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00" w:author="Tin Trčak" w:date="2016-01-21T13:41:00Z">
        <w:r w:rsidR="00476BBA">
          <w:rPr>
            <w:noProof/>
          </w:rPr>
          <w:t>15</w:t>
        </w:r>
        <w:r w:rsidR="00476BBA">
          <w:fldChar w:fldCharType="end"/>
        </w:r>
      </w:ins>
      <w:ins w:id="601" w:author="Fredi" w:date="2016-01-21T00:26:00Z">
        <w:del w:id="602" w:author="Tin Trčak" w:date="2016-01-21T00:45:00Z">
          <w:r w:rsidR="00B93800" w:rsidDel="00C255BA">
            <w:fldChar w:fldCharType="begin"/>
          </w:r>
          <w:r w:rsidR="00B93800" w:rsidDel="00C255BA">
            <w:delInstrText xml:space="preserve"> STYLEREF 2 \s </w:delInstrText>
          </w:r>
        </w:del>
      </w:ins>
      <w:del w:id="603" w:author="Tin Trčak" w:date="2016-01-21T00:45:00Z">
        <w:r w:rsidR="00B93800" w:rsidDel="00C255BA">
          <w:fldChar w:fldCharType="separate"/>
        </w:r>
        <w:r w:rsidR="00B93800" w:rsidDel="00C255BA">
          <w:rPr>
            <w:noProof/>
          </w:rPr>
          <w:delText>4.3</w:delText>
        </w:r>
      </w:del>
      <w:ins w:id="604" w:author="Fredi" w:date="2016-01-21T00:26:00Z">
        <w:del w:id="6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06" w:author="Tin Trčak" w:date="2016-01-21T00:45:00Z">
        <w:r w:rsidR="00B93800" w:rsidDel="00C255BA">
          <w:fldChar w:fldCharType="separate"/>
        </w:r>
      </w:del>
      <w:ins w:id="607" w:author="Fredi" w:date="2016-01-21T00:26:00Z">
        <w:del w:id="608" w:author="Tin Trčak" w:date="2016-01-21T00:45:00Z">
          <w:r w:rsidR="00B93800" w:rsidDel="00C255BA">
            <w:rPr>
              <w:noProof/>
            </w:rPr>
            <w:delText>15</w:delText>
          </w:r>
          <w:r w:rsidR="00B93800" w:rsidDel="00C255BA">
            <w:fldChar w:fldCharType="end"/>
          </w:r>
        </w:del>
      </w:ins>
      <w:del w:id="60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15</w:delText>
        </w:r>
        <w:r w:rsidR="009622DC" w:rsidDel="009143E6">
          <w:rPr>
            <w:noProof/>
          </w:rPr>
          <w:fldChar w:fldCharType="end"/>
        </w:r>
      </w:del>
      <w:r w:rsidRPr="00E86FC2">
        <w:t xml:space="preserve"> Sekvencijski dijagram za UC1</w:t>
      </w:r>
      <w:r w:rsidR="00BE0434" w:rsidRPr="00E86FC2">
        <w:t>6</w:t>
      </w:r>
      <w:r w:rsidRPr="00E86FC2">
        <w:t xml:space="preserve"> – PotvrđivanjeNarudžbe</w:t>
      </w:r>
      <w:bookmarkEnd w:id="597"/>
    </w:p>
    <w:p w14:paraId="3AEDE907" w14:textId="77777777" w:rsidR="00922458" w:rsidRPr="00E86FC2" w:rsidRDefault="00922458" w:rsidP="00B301DF">
      <w:pPr>
        <w:spacing w:before="200"/>
        <w:rPr>
          <w:b/>
        </w:rPr>
      </w:pPr>
    </w:p>
    <w:p w14:paraId="40CBA962" w14:textId="2DE0508A" w:rsidR="00F576AA" w:rsidRPr="00E86FC2" w:rsidRDefault="002C06DD" w:rsidP="00B301DF">
      <w:pPr>
        <w:spacing w:before="200"/>
        <w:rPr>
          <w:b/>
        </w:rPr>
      </w:pPr>
      <w:r w:rsidRPr="00E86FC2">
        <w:rPr>
          <w:b/>
        </w:rPr>
        <w:t xml:space="preserve">Obrazac uporabe </w:t>
      </w:r>
      <w:r w:rsidR="00F576AA" w:rsidRPr="00E86FC2">
        <w:rPr>
          <w:b/>
        </w:rPr>
        <w:t>UC1</w:t>
      </w:r>
      <w:r w:rsidR="00BE0434" w:rsidRPr="00E86FC2">
        <w:rPr>
          <w:b/>
        </w:rPr>
        <w:t>7</w:t>
      </w:r>
      <w:r w:rsidR="00F576AA" w:rsidRPr="00E86FC2">
        <w:rPr>
          <w:b/>
        </w:rPr>
        <w:t xml:space="preserve"> i UC1</w:t>
      </w:r>
      <w:r w:rsidR="00BE0434" w:rsidRPr="00E86FC2">
        <w:rPr>
          <w:b/>
        </w:rPr>
        <w:t>8</w:t>
      </w:r>
      <w:r w:rsidR="00F576AA" w:rsidRPr="00E86FC2">
        <w:rPr>
          <w:b/>
        </w:rPr>
        <w:t xml:space="preserve"> – UnosKomentara</w:t>
      </w:r>
    </w:p>
    <w:p w14:paraId="602DF362" w14:textId="050AA2C2" w:rsidR="00F576AA" w:rsidRPr="0020295F" w:rsidRDefault="00F576AA" w:rsidP="007364D4">
      <w:pPr>
        <w:ind w:firstLine="708"/>
      </w:pPr>
      <w:r w:rsidRPr="0020295F">
        <w:t>Korisnik ispunjava formular komentara. Pritiskom na tipku „Komentiraj</w:t>
      </w:r>
      <w:ins w:id="610" w:author="Tin Trčak" w:date="2016-01-21T14:11:00Z">
        <w:r w:rsidR="00806FAF">
          <w:t>...</w:t>
        </w:r>
      </w:ins>
      <w:r w:rsidRPr="0020295F">
        <w:t xml:space="preserve">“ </w:t>
      </w:r>
      <w:del w:id="611" w:author="Tin Trčak" w:date="2016-01-21T14:11:00Z">
        <w:r w:rsidRPr="0020295F" w:rsidDel="00806FAF">
          <w:delText xml:space="preserve"> se </w:delText>
        </w:r>
      </w:del>
      <w:r w:rsidRPr="0020295F">
        <w:t>prvo</w:t>
      </w:r>
      <w:ins w:id="612" w:author="Tin Trčak" w:date="2016-01-21T14:11:00Z">
        <w:r w:rsidR="00806FAF">
          <w:t xml:space="preserve"> se</w:t>
        </w:r>
      </w:ins>
      <w:r w:rsidRPr="0020295F">
        <w:t xml:space="preserve"> pokreće provjera ispravnosti komentara. </w:t>
      </w:r>
      <w:r w:rsidR="003B2C71" w:rsidRPr="0020295F">
        <w:t>Ako</w:t>
      </w:r>
      <w:r w:rsidRPr="0020295F">
        <w:t xml:space="preserve"> komentar nije ispravan traži se ispravak unosa. Kada se unese ispravan komentar šalje se zahtjev poslužitelj</w:t>
      </w:r>
      <w:r w:rsidR="003B2C71" w:rsidRPr="0020295F">
        <w:t>u za spremanje komentara. Posluž</w:t>
      </w:r>
      <w:r w:rsidRPr="0020295F">
        <w:t xml:space="preserve">itelj sprema komentar u bazu </w:t>
      </w:r>
      <w:del w:id="613" w:author="Tin Trčak" w:date="2016-01-21T14:13:00Z">
        <w:r w:rsidRPr="0020295F" w:rsidDel="00806FAF">
          <w:delText>i obavještava korisnika o spremljenom komentaru</w:delText>
        </w:r>
      </w:del>
      <w:ins w:id="614" w:author="Tin Trčak" w:date="2016-01-21T14:13:00Z">
        <w:r w:rsidR="00806FAF">
          <w:t>i prikazuje ga na stranici</w:t>
        </w:r>
      </w:ins>
      <w:r w:rsidRPr="0020295F">
        <w:t>.</w:t>
      </w:r>
    </w:p>
    <w:p w14:paraId="795393A2" w14:textId="77777777" w:rsidR="00DD773E" w:rsidRPr="0020295F" w:rsidRDefault="00F576AA" w:rsidP="00DD773E">
      <w:pPr>
        <w:keepNext/>
        <w:jc w:val="center"/>
      </w:pPr>
      <w:r w:rsidRPr="00E86FC2">
        <w:rPr>
          <w:noProof/>
          <w:lang w:eastAsia="hr-HR"/>
        </w:rPr>
        <w:drawing>
          <wp:inline distT="0" distB="0" distL="0" distR="0" wp14:anchorId="058729FB" wp14:editId="48C090DE">
            <wp:extent cx="4069422" cy="2044153"/>
            <wp:effectExtent l="0" t="0" r="7620" b="0"/>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UnosKomentara.png"/>
                    <pic:cNvPicPr/>
                  </pic:nvPicPr>
                  <pic:blipFill>
                    <a:blip r:embed="rId30">
                      <a:extLst>
                        <a:ext uri="{28A0092B-C50C-407E-A947-70E740481C1C}">
                          <a14:useLocalDpi xmlns:a14="http://schemas.microsoft.com/office/drawing/2010/main" val="0"/>
                        </a:ext>
                      </a:extLst>
                    </a:blip>
                    <a:stretch>
                      <a:fillRect/>
                    </a:stretch>
                  </pic:blipFill>
                  <pic:spPr>
                    <a:xfrm>
                      <a:off x="0" y="0"/>
                      <a:ext cx="4069422" cy="2044153"/>
                    </a:xfrm>
                    <a:prstGeom prst="rect">
                      <a:avLst/>
                    </a:prstGeom>
                  </pic:spPr>
                </pic:pic>
              </a:graphicData>
            </a:graphic>
          </wp:inline>
        </w:drawing>
      </w:r>
    </w:p>
    <w:p w14:paraId="357ADECE" w14:textId="38F9E1AB" w:rsidR="003B2C71" w:rsidRPr="00E86FC2" w:rsidRDefault="00DD773E" w:rsidP="003B2C71">
      <w:pPr>
        <w:pStyle w:val="Caption"/>
        <w:jc w:val="center"/>
      </w:pPr>
      <w:bookmarkStart w:id="615" w:name="_Toc441150029"/>
      <w:r w:rsidRPr="00E86FC2">
        <w:t xml:space="preserve">Slika </w:t>
      </w:r>
      <w:ins w:id="616" w:author="Tin Trčak" w:date="2016-01-21T13:41:00Z">
        <w:r w:rsidR="00476BBA">
          <w:fldChar w:fldCharType="begin"/>
        </w:r>
        <w:r w:rsidR="00476BBA">
          <w:instrText xml:space="preserve"> STYLEREF 2 \s </w:instrText>
        </w:r>
      </w:ins>
      <w:r w:rsidR="00476BBA">
        <w:fldChar w:fldCharType="separate"/>
      </w:r>
      <w:r w:rsidR="00476BBA">
        <w:rPr>
          <w:noProof/>
        </w:rPr>
        <w:t>4.3</w:t>
      </w:r>
      <w:ins w:id="6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18" w:author="Tin Trčak" w:date="2016-01-21T13:41:00Z">
        <w:r w:rsidR="00476BBA">
          <w:rPr>
            <w:noProof/>
          </w:rPr>
          <w:t>16</w:t>
        </w:r>
        <w:r w:rsidR="00476BBA">
          <w:fldChar w:fldCharType="end"/>
        </w:r>
      </w:ins>
      <w:ins w:id="619" w:author="Fredi" w:date="2016-01-21T00:26:00Z">
        <w:del w:id="620" w:author="Tin Trčak" w:date="2016-01-21T00:45:00Z">
          <w:r w:rsidR="00B93800" w:rsidDel="00C255BA">
            <w:fldChar w:fldCharType="begin"/>
          </w:r>
          <w:r w:rsidR="00B93800" w:rsidDel="00C255BA">
            <w:delInstrText xml:space="preserve"> STYLEREF 2 \s </w:delInstrText>
          </w:r>
        </w:del>
      </w:ins>
      <w:del w:id="621" w:author="Tin Trčak" w:date="2016-01-21T00:45:00Z">
        <w:r w:rsidR="00B93800" w:rsidDel="00C255BA">
          <w:fldChar w:fldCharType="separate"/>
        </w:r>
        <w:r w:rsidR="00B93800" w:rsidDel="00C255BA">
          <w:rPr>
            <w:noProof/>
          </w:rPr>
          <w:delText>4.3</w:delText>
        </w:r>
      </w:del>
      <w:ins w:id="622" w:author="Fredi" w:date="2016-01-21T00:26:00Z">
        <w:del w:id="6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24" w:author="Tin Trčak" w:date="2016-01-21T00:45:00Z">
        <w:r w:rsidR="00B93800" w:rsidDel="00C255BA">
          <w:fldChar w:fldCharType="separate"/>
        </w:r>
      </w:del>
      <w:ins w:id="625" w:author="Fredi" w:date="2016-01-21T00:26:00Z">
        <w:del w:id="626" w:author="Tin Trčak" w:date="2016-01-21T00:45:00Z">
          <w:r w:rsidR="00B93800" w:rsidDel="00C255BA">
            <w:rPr>
              <w:noProof/>
            </w:rPr>
            <w:delText>16</w:delText>
          </w:r>
          <w:r w:rsidR="00B93800" w:rsidDel="00C255BA">
            <w:fldChar w:fldCharType="end"/>
          </w:r>
        </w:del>
      </w:ins>
      <w:del w:id="6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16</w:delText>
        </w:r>
        <w:r w:rsidR="009622DC" w:rsidDel="009143E6">
          <w:rPr>
            <w:noProof/>
          </w:rPr>
          <w:fldChar w:fldCharType="end"/>
        </w:r>
      </w:del>
      <w:r w:rsidRPr="00E86FC2">
        <w:t xml:space="preserve"> Sekvencijski dijagram za UC1</w:t>
      </w:r>
      <w:r w:rsidR="00BE0434" w:rsidRPr="00E86FC2">
        <w:t>7</w:t>
      </w:r>
      <w:r w:rsidRPr="00E86FC2">
        <w:t xml:space="preserve"> i UC1</w:t>
      </w:r>
      <w:r w:rsidR="00BE0434" w:rsidRPr="00E86FC2">
        <w:t>8</w:t>
      </w:r>
      <w:r w:rsidRPr="00E86FC2">
        <w:t xml:space="preserve"> – UnosKomentara</w:t>
      </w:r>
      <w:bookmarkEnd w:id="615"/>
      <w:r w:rsidR="003B2C71" w:rsidRPr="00E86FC2">
        <w:br w:type="page"/>
      </w:r>
    </w:p>
    <w:p w14:paraId="462AD931" w14:textId="4EA30F36" w:rsidR="00F576AA" w:rsidRPr="00E86FC2" w:rsidRDefault="002C06DD" w:rsidP="00F576AA">
      <w:pPr>
        <w:rPr>
          <w:b/>
        </w:rPr>
      </w:pPr>
      <w:r w:rsidRPr="00E86FC2">
        <w:rPr>
          <w:b/>
        </w:rPr>
        <w:lastRenderedPageBreak/>
        <w:t xml:space="preserve">Obrazac uporabe </w:t>
      </w:r>
      <w:r w:rsidR="00F576AA" w:rsidRPr="00E86FC2">
        <w:rPr>
          <w:b/>
        </w:rPr>
        <w:t>UC</w:t>
      </w:r>
      <w:r w:rsidR="00BE0434" w:rsidRPr="00E86FC2">
        <w:rPr>
          <w:b/>
        </w:rPr>
        <w:t>19</w:t>
      </w:r>
      <w:r w:rsidR="00F576AA" w:rsidRPr="00E86FC2">
        <w:rPr>
          <w:b/>
        </w:rPr>
        <w:t xml:space="preserve"> – PregledKontakata</w:t>
      </w:r>
    </w:p>
    <w:p w14:paraId="74DAF64D" w14:textId="05B19702" w:rsidR="00F576AA" w:rsidRPr="0020295F" w:rsidRDefault="00F576AA" w:rsidP="007364D4">
      <w:pPr>
        <w:ind w:firstLine="708"/>
      </w:pPr>
      <w:r w:rsidRPr="0020295F">
        <w:t>Korisnik pritišće karticu „Kontakt“, te ga zatim poslužitelj preusmjeruje na stranicu s kontaktima.</w:t>
      </w:r>
    </w:p>
    <w:p w14:paraId="2C3557B5" w14:textId="77777777" w:rsidR="00DD773E" w:rsidRPr="0020295F" w:rsidRDefault="00F576AA" w:rsidP="00DD773E">
      <w:pPr>
        <w:keepNext/>
        <w:jc w:val="center"/>
      </w:pPr>
      <w:r w:rsidRPr="00E86FC2">
        <w:rPr>
          <w:noProof/>
          <w:lang w:eastAsia="hr-HR"/>
        </w:rPr>
        <w:drawing>
          <wp:inline distT="0" distB="0" distL="0" distR="0" wp14:anchorId="2A5B5575" wp14:editId="0B8AF1F5">
            <wp:extent cx="4363936" cy="2966448"/>
            <wp:effectExtent l="0" t="0" r="0" b="5715"/>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PregledKontakata.png"/>
                    <pic:cNvPicPr/>
                  </pic:nvPicPr>
                  <pic:blipFill>
                    <a:blip r:embed="rId31">
                      <a:extLst>
                        <a:ext uri="{28A0092B-C50C-407E-A947-70E740481C1C}">
                          <a14:useLocalDpi xmlns:a14="http://schemas.microsoft.com/office/drawing/2010/main" val="0"/>
                        </a:ext>
                      </a:extLst>
                    </a:blip>
                    <a:stretch>
                      <a:fillRect/>
                    </a:stretch>
                  </pic:blipFill>
                  <pic:spPr>
                    <a:xfrm>
                      <a:off x="0" y="0"/>
                      <a:ext cx="4363936" cy="2966448"/>
                    </a:xfrm>
                    <a:prstGeom prst="rect">
                      <a:avLst/>
                    </a:prstGeom>
                  </pic:spPr>
                </pic:pic>
              </a:graphicData>
            </a:graphic>
          </wp:inline>
        </w:drawing>
      </w:r>
    </w:p>
    <w:p w14:paraId="35909DF4" w14:textId="5A99AE3A" w:rsidR="007E0D3E" w:rsidRPr="00E86FC2" w:rsidRDefault="00DD773E" w:rsidP="00DD773E">
      <w:pPr>
        <w:pStyle w:val="Caption"/>
        <w:jc w:val="center"/>
      </w:pPr>
      <w:bookmarkStart w:id="628" w:name="_Toc441150030"/>
      <w:r w:rsidRPr="00E86FC2">
        <w:t xml:space="preserve">Slika </w:t>
      </w:r>
      <w:ins w:id="629" w:author="Tin Trčak" w:date="2016-01-21T13:41:00Z">
        <w:r w:rsidR="00476BBA">
          <w:fldChar w:fldCharType="begin"/>
        </w:r>
        <w:r w:rsidR="00476BBA">
          <w:instrText xml:space="preserve"> STYLEREF 2 \s </w:instrText>
        </w:r>
      </w:ins>
      <w:r w:rsidR="00476BBA">
        <w:fldChar w:fldCharType="separate"/>
      </w:r>
      <w:r w:rsidR="00476BBA">
        <w:rPr>
          <w:noProof/>
        </w:rPr>
        <w:t>4.3</w:t>
      </w:r>
      <w:ins w:id="63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31" w:author="Tin Trčak" w:date="2016-01-21T13:41:00Z">
        <w:r w:rsidR="00476BBA">
          <w:rPr>
            <w:noProof/>
          </w:rPr>
          <w:t>17</w:t>
        </w:r>
        <w:r w:rsidR="00476BBA">
          <w:fldChar w:fldCharType="end"/>
        </w:r>
      </w:ins>
      <w:ins w:id="632" w:author="Fredi" w:date="2016-01-21T00:26:00Z">
        <w:del w:id="633" w:author="Tin Trčak" w:date="2016-01-21T00:45:00Z">
          <w:r w:rsidR="00B93800" w:rsidDel="00C255BA">
            <w:fldChar w:fldCharType="begin"/>
          </w:r>
          <w:r w:rsidR="00B93800" w:rsidDel="00C255BA">
            <w:delInstrText xml:space="preserve"> STYLEREF 2 \s </w:delInstrText>
          </w:r>
        </w:del>
      </w:ins>
      <w:del w:id="634" w:author="Tin Trčak" w:date="2016-01-21T00:45:00Z">
        <w:r w:rsidR="00B93800" w:rsidDel="00C255BA">
          <w:fldChar w:fldCharType="separate"/>
        </w:r>
        <w:r w:rsidR="00B93800" w:rsidDel="00C255BA">
          <w:rPr>
            <w:noProof/>
          </w:rPr>
          <w:delText>4.3</w:delText>
        </w:r>
      </w:del>
      <w:ins w:id="635" w:author="Fredi" w:date="2016-01-21T00:26:00Z">
        <w:del w:id="63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37" w:author="Tin Trčak" w:date="2016-01-21T00:45:00Z">
        <w:r w:rsidR="00B93800" w:rsidDel="00C255BA">
          <w:fldChar w:fldCharType="separate"/>
        </w:r>
      </w:del>
      <w:ins w:id="638" w:author="Fredi" w:date="2016-01-21T00:26:00Z">
        <w:del w:id="639" w:author="Tin Trčak" w:date="2016-01-21T00:45:00Z">
          <w:r w:rsidR="00B93800" w:rsidDel="00C255BA">
            <w:rPr>
              <w:noProof/>
            </w:rPr>
            <w:delText>17</w:delText>
          </w:r>
          <w:r w:rsidR="00B93800" w:rsidDel="00C255BA">
            <w:fldChar w:fldCharType="end"/>
          </w:r>
        </w:del>
      </w:ins>
      <w:del w:id="64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17</w:delText>
        </w:r>
        <w:r w:rsidR="009622DC" w:rsidDel="009143E6">
          <w:rPr>
            <w:noProof/>
          </w:rPr>
          <w:fldChar w:fldCharType="end"/>
        </w:r>
      </w:del>
      <w:r w:rsidRPr="00E86FC2">
        <w:t xml:space="preserve"> Sekvencijski dijagram za UC</w:t>
      </w:r>
      <w:r w:rsidR="00BE0434" w:rsidRPr="00E86FC2">
        <w:t>19</w:t>
      </w:r>
      <w:r w:rsidRPr="00E86FC2">
        <w:t xml:space="preserve"> – PregledKontakata</w:t>
      </w:r>
      <w:bookmarkEnd w:id="628"/>
    </w:p>
    <w:p w14:paraId="3D5D249A" w14:textId="77777777" w:rsidR="00B301DF" w:rsidRPr="0020295F" w:rsidRDefault="00B301DF" w:rsidP="00F576AA"/>
    <w:p w14:paraId="08595027" w14:textId="5E4651ED" w:rsidR="00F576AA" w:rsidRPr="00E86FC2" w:rsidRDefault="002C06DD" w:rsidP="00F576AA">
      <w:pPr>
        <w:rPr>
          <w:b/>
        </w:rPr>
      </w:pPr>
      <w:r w:rsidRPr="00E86FC2">
        <w:rPr>
          <w:b/>
        </w:rPr>
        <w:t xml:space="preserve">Obrazac uporabe </w:t>
      </w:r>
      <w:r w:rsidR="00F576AA" w:rsidRPr="00E86FC2">
        <w:rPr>
          <w:b/>
        </w:rPr>
        <w:t>UC</w:t>
      </w:r>
      <w:r w:rsidR="00BE0434" w:rsidRPr="00E86FC2">
        <w:rPr>
          <w:b/>
        </w:rPr>
        <w:t>20</w:t>
      </w:r>
      <w:r w:rsidR="00F576AA" w:rsidRPr="00E86FC2">
        <w:rPr>
          <w:b/>
        </w:rPr>
        <w:t xml:space="preserve"> – PregledAdminStranice</w:t>
      </w:r>
    </w:p>
    <w:p w14:paraId="6564913A" w14:textId="56CC0520" w:rsidR="00F576AA" w:rsidRPr="0020295F" w:rsidRDefault="003B2C71" w:rsidP="007364D4">
      <w:pPr>
        <w:ind w:firstLine="708"/>
      </w:pPr>
      <w:r w:rsidRPr="0020295F">
        <w:t>Ako su vlasnik ili d</w:t>
      </w:r>
      <w:r w:rsidR="00F576AA" w:rsidRPr="0020295F">
        <w:t>jelatnik re</w:t>
      </w:r>
      <w:r w:rsidRPr="0020295F">
        <w:t xml:space="preserve">gistrirani oni </w:t>
      </w:r>
      <w:del w:id="641" w:author="Tin Trčak" w:date="2016-01-21T14:15:00Z">
        <w:r w:rsidRPr="0020295F" w:rsidDel="00806FAF">
          <w:delText>mogu doći</w:delText>
        </w:r>
      </w:del>
      <w:ins w:id="642" w:author="Tin Trčak" w:date="2016-01-21T14:15:00Z">
        <w:r w:rsidR="00806FAF">
          <w:t>dolaze</w:t>
        </w:r>
      </w:ins>
      <w:r w:rsidRPr="0020295F">
        <w:t xml:space="preserve"> na admin</w:t>
      </w:r>
      <w:r w:rsidR="00F576AA" w:rsidRPr="0020295F">
        <w:t xml:space="preserve">istracijsku stranicu odlaskom na index stranicu sustava, ili </w:t>
      </w:r>
      <w:r w:rsidR="00CC30B3" w:rsidRPr="0020295F">
        <w:t>se automatski preusmjeravaju prilikom prijave na sustav.</w:t>
      </w:r>
    </w:p>
    <w:p w14:paraId="6399E312" w14:textId="77777777" w:rsidR="00DD773E" w:rsidRPr="0020295F" w:rsidRDefault="00F576AA" w:rsidP="00DD773E">
      <w:pPr>
        <w:keepNext/>
        <w:jc w:val="center"/>
      </w:pPr>
      <w:r w:rsidRPr="00E86FC2">
        <w:rPr>
          <w:noProof/>
          <w:lang w:eastAsia="hr-HR"/>
        </w:rPr>
        <w:drawing>
          <wp:inline distT="0" distB="0" distL="0" distR="0" wp14:anchorId="10D607C6" wp14:editId="46CA04B9">
            <wp:extent cx="4486151" cy="2766860"/>
            <wp:effectExtent l="0" t="0" r="0" b="0"/>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PregledAdminStranice.png"/>
                    <pic:cNvPicPr/>
                  </pic:nvPicPr>
                  <pic:blipFill>
                    <a:blip r:embed="rId32">
                      <a:extLst>
                        <a:ext uri="{28A0092B-C50C-407E-A947-70E740481C1C}">
                          <a14:useLocalDpi xmlns:a14="http://schemas.microsoft.com/office/drawing/2010/main" val="0"/>
                        </a:ext>
                      </a:extLst>
                    </a:blip>
                    <a:stretch>
                      <a:fillRect/>
                    </a:stretch>
                  </pic:blipFill>
                  <pic:spPr>
                    <a:xfrm>
                      <a:off x="0" y="0"/>
                      <a:ext cx="4486151" cy="2766860"/>
                    </a:xfrm>
                    <a:prstGeom prst="rect">
                      <a:avLst/>
                    </a:prstGeom>
                  </pic:spPr>
                </pic:pic>
              </a:graphicData>
            </a:graphic>
          </wp:inline>
        </w:drawing>
      </w:r>
    </w:p>
    <w:p w14:paraId="295AD35F" w14:textId="637AAE33" w:rsidR="003B2C71" w:rsidRPr="00E86FC2" w:rsidRDefault="00DD773E" w:rsidP="003B2C71">
      <w:pPr>
        <w:pStyle w:val="Caption"/>
        <w:jc w:val="center"/>
      </w:pPr>
      <w:bookmarkStart w:id="643" w:name="_Toc441150031"/>
      <w:r w:rsidRPr="00E86FC2">
        <w:t xml:space="preserve">Slika </w:t>
      </w:r>
      <w:ins w:id="644" w:author="Tin Trčak" w:date="2016-01-21T13:41:00Z">
        <w:r w:rsidR="00476BBA">
          <w:fldChar w:fldCharType="begin"/>
        </w:r>
        <w:r w:rsidR="00476BBA">
          <w:instrText xml:space="preserve"> STYLEREF 2 \s </w:instrText>
        </w:r>
      </w:ins>
      <w:r w:rsidR="00476BBA">
        <w:fldChar w:fldCharType="separate"/>
      </w:r>
      <w:r w:rsidR="00476BBA">
        <w:rPr>
          <w:noProof/>
        </w:rPr>
        <w:t>4.3</w:t>
      </w:r>
      <w:ins w:id="64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46" w:author="Tin Trčak" w:date="2016-01-21T13:41:00Z">
        <w:r w:rsidR="00476BBA">
          <w:rPr>
            <w:noProof/>
          </w:rPr>
          <w:t>18</w:t>
        </w:r>
        <w:r w:rsidR="00476BBA">
          <w:fldChar w:fldCharType="end"/>
        </w:r>
      </w:ins>
      <w:ins w:id="647" w:author="Fredi" w:date="2016-01-21T00:26:00Z">
        <w:del w:id="648" w:author="Tin Trčak" w:date="2016-01-21T00:45:00Z">
          <w:r w:rsidR="00B93800" w:rsidDel="00C255BA">
            <w:fldChar w:fldCharType="begin"/>
          </w:r>
          <w:r w:rsidR="00B93800" w:rsidDel="00C255BA">
            <w:delInstrText xml:space="preserve"> STYLEREF 2 \s </w:delInstrText>
          </w:r>
        </w:del>
      </w:ins>
      <w:del w:id="649" w:author="Tin Trčak" w:date="2016-01-21T00:45:00Z">
        <w:r w:rsidR="00B93800" w:rsidDel="00C255BA">
          <w:fldChar w:fldCharType="separate"/>
        </w:r>
        <w:r w:rsidR="00B93800" w:rsidDel="00C255BA">
          <w:rPr>
            <w:noProof/>
          </w:rPr>
          <w:delText>4.3</w:delText>
        </w:r>
      </w:del>
      <w:ins w:id="650" w:author="Fredi" w:date="2016-01-21T00:26:00Z">
        <w:del w:id="65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52" w:author="Tin Trčak" w:date="2016-01-21T00:45:00Z">
        <w:r w:rsidR="00B93800" w:rsidDel="00C255BA">
          <w:fldChar w:fldCharType="separate"/>
        </w:r>
      </w:del>
      <w:ins w:id="653" w:author="Fredi" w:date="2016-01-21T00:26:00Z">
        <w:del w:id="654" w:author="Tin Trčak" w:date="2016-01-21T00:45:00Z">
          <w:r w:rsidR="00B93800" w:rsidDel="00C255BA">
            <w:rPr>
              <w:noProof/>
            </w:rPr>
            <w:delText>18</w:delText>
          </w:r>
          <w:r w:rsidR="00B93800" w:rsidDel="00C255BA">
            <w:fldChar w:fldCharType="end"/>
          </w:r>
        </w:del>
      </w:ins>
      <w:del w:id="65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18</w:delText>
        </w:r>
        <w:r w:rsidR="009622DC" w:rsidDel="009143E6">
          <w:rPr>
            <w:noProof/>
          </w:rPr>
          <w:fldChar w:fldCharType="end"/>
        </w:r>
      </w:del>
      <w:r w:rsidRPr="00E86FC2">
        <w:t xml:space="preserve"> Sekvencijski dijagram za UC2</w:t>
      </w:r>
      <w:r w:rsidR="00BE0434" w:rsidRPr="00E86FC2">
        <w:t>0</w:t>
      </w:r>
      <w:r w:rsidRPr="00E86FC2">
        <w:t xml:space="preserve"> – PregledAdminStranice</w:t>
      </w:r>
      <w:bookmarkEnd w:id="643"/>
      <w:r w:rsidR="003B2C71" w:rsidRPr="00E86FC2">
        <w:br w:type="page"/>
      </w:r>
    </w:p>
    <w:p w14:paraId="07E1D31E" w14:textId="082B8402" w:rsidR="00F576AA" w:rsidRPr="00E86FC2" w:rsidRDefault="002C06DD" w:rsidP="00F576AA">
      <w:pPr>
        <w:rPr>
          <w:b/>
        </w:rPr>
      </w:pPr>
      <w:r w:rsidRPr="00E86FC2">
        <w:rPr>
          <w:b/>
        </w:rPr>
        <w:lastRenderedPageBreak/>
        <w:t xml:space="preserve">Obrazac uporabe </w:t>
      </w:r>
      <w:r w:rsidR="00F576AA" w:rsidRPr="00E86FC2">
        <w:rPr>
          <w:b/>
        </w:rPr>
        <w:t>UC2</w:t>
      </w:r>
      <w:r w:rsidR="00BE0434" w:rsidRPr="00E86FC2">
        <w:rPr>
          <w:b/>
        </w:rPr>
        <w:t>1</w:t>
      </w:r>
      <w:r w:rsidR="00F576AA" w:rsidRPr="00E86FC2">
        <w:rPr>
          <w:b/>
        </w:rPr>
        <w:t xml:space="preserve"> – PregledNarudžbi</w:t>
      </w:r>
    </w:p>
    <w:p w14:paraId="7D6CE4C3" w14:textId="02F583B8" w:rsidR="00F576AA" w:rsidRPr="0020295F" w:rsidRDefault="00F576AA" w:rsidP="007364D4">
      <w:pPr>
        <w:ind w:firstLine="708"/>
      </w:pPr>
      <w:r w:rsidRPr="0020295F">
        <w:t>Vlasnik ili djelatnik pritišće karticu „</w:t>
      </w:r>
      <w:r w:rsidR="00CC30B3" w:rsidRPr="0020295F">
        <w:t>Narudžbe</w:t>
      </w:r>
      <w:r w:rsidRPr="0020295F">
        <w:t>“, te ga zatim poslužitelj preusmjeruje na stranicu s narudžbama.</w:t>
      </w:r>
    </w:p>
    <w:p w14:paraId="1F656C34" w14:textId="77777777" w:rsidR="00DD773E" w:rsidRPr="0020295F" w:rsidRDefault="00F576AA" w:rsidP="00DD773E">
      <w:pPr>
        <w:keepNext/>
        <w:jc w:val="center"/>
      </w:pPr>
      <w:r w:rsidRPr="00E86FC2">
        <w:rPr>
          <w:noProof/>
          <w:lang w:eastAsia="hr-HR"/>
        </w:rPr>
        <w:drawing>
          <wp:inline distT="0" distB="0" distL="0" distR="0" wp14:anchorId="3B04A499" wp14:editId="3548DC5C">
            <wp:extent cx="4365219" cy="2751122"/>
            <wp:effectExtent l="0" t="0" r="0" b="0"/>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PregledNarudžbi.png"/>
                    <pic:cNvPicPr/>
                  </pic:nvPicPr>
                  <pic:blipFill>
                    <a:blip r:embed="rId33">
                      <a:extLst>
                        <a:ext uri="{28A0092B-C50C-407E-A947-70E740481C1C}">
                          <a14:useLocalDpi xmlns:a14="http://schemas.microsoft.com/office/drawing/2010/main" val="0"/>
                        </a:ext>
                      </a:extLst>
                    </a:blip>
                    <a:stretch>
                      <a:fillRect/>
                    </a:stretch>
                  </pic:blipFill>
                  <pic:spPr>
                    <a:xfrm>
                      <a:off x="0" y="0"/>
                      <a:ext cx="4365219" cy="2751122"/>
                    </a:xfrm>
                    <a:prstGeom prst="rect">
                      <a:avLst/>
                    </a:prstGeom>
                  </pic:spPr>
                </pic:pic>
              </a:graphicData>
            </a:graphic>
          </wp:inline>
        </w:drawing>
      </w:r>
    </w:p>
    <w:p w14:paraId="6077C55E" w14:textId="37FB8B0D" w:rsidR="007E0D3E" w:rsidRPr="00E86FC2" w:rsidRDefault="00DD773E" w:rsidP="00DD773E">
      <w:pPr>
        <w:pStyle w:val="Caption"/>
        <w:jc w:val="center"/>
      </w:pPr>
      <w:bookmarkStart w:id="656" w:name="_Toc441150032"/>
      <w:r w:rsidRPr="00E86FC2">
        <w:t xml:space="preserve">Slika </w:t>
      </w:r>
      <w:ins w:id="657" w:author="Tin Trčak" w:date="2016-01-21T13:41:00Z">
        <w:r w:rsidR="00476BBA">
          <w:fldChar w:fldCharType="begin"/>
        </w:r>
        <w:r w:rsidR="00476BBA">
          <w:instrText xml:space="preserve"> STYLEREF 2 \s </w:instrText>
        </w:r>
      </w:ins>
      <w:r w:rsidR="00476BBA">
        <w:fldChar w:fldCharType="separate"/>
      </w:r>
      <w:r w:rsidR="00476BBA">
        <w:rPr>
          <w:noProof/>
        </w:rPr>
        <w:t>4.3</w:t>
      </w:r>
      <w:ins w:id="65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59" w:author="Tin Trčak" w:date="2016-01-21T13:41:00Z">
        <w:r w:rsidR="00476BBA">
          <w:rPr>
            <w:noProof/>
          </w:rPr>
          <w:t>19</w:t>
        </w:r>
        <w:r w:rsidR="00476BBA">
          <w:fldChar w:fldCharType="end"/>
        </w:r>
      </w:ins>
      <w:ins w:id="660" w:author="Fredi" w:date="2016-01-21T00:26:00Z">
        <w:del w:id="661" w:author="Tin Trčak" w:date="2016-01-21T00:45:00Z">
          <w:r w:rsidR="00B93800" w:rsidDel="00C255BA">
            <w:fldChar w:fldCharType="begin"/>
          </w:r>
          <w:r w:rsidR="00B93800" w:rsidDel="00C255BA">
            <w:delInstrText xml:space="preserve"> STYLEREF 2 \s </w:delInstrText>
          </w:r>
        </w:del>
      </w:ins>
      <w:del w:id="662" w:author="Tin Trčak" w:date="2016-01-21T00:45:00Z">
        <w:r w:rsidR="00B93800" w:rsidDel="00C255BA">
          <w:fldChar w:fldCharType="separate"/>
        </w:r>
        <w:r w:rsidR="00B93800" w:rsidDel="00C255BA">
          <w:rPr>
            <w:noProof/>
          </w:rPr>
          <w:delText>4.3</w:delText>
        </w:r>
      </w:del>
      <w:ins w:id="663" w:author="Fredi" w:date="2016-01-21T00:26:00Z">
        <w:del w:id="66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65" w:author="Tin Trčak" w:date="2016-01-21T00:45:00Z">
        <w:r w:rsidR="00B93800" w:rsidDel="00C255BA">
          <w:fldChar w:fldCharType="separate"/>
        </w:r>
      </w:del>
      <w:ins w:id="666" w:author="Fredi" w:date="2016-01-21T00:26:00Z">
        <w:del w:id="667" w:author="Tin Trčak" w:date="2016-01-21T00:45:00Z">
          <w:r w:rsidR="00B93800" w:rsidDel="00C255BA">
            <w:rPr>
              <w:noProof/>
            </w:rPr>
            <w:delText>19</w:delText>
          </w:r>
          <w:r w:rsidR="00B93800" w:rsidDel="00C255BA">
            <w:fldChar w:fldCharType="end"/>
          </w:r>
        </w:del>
      </w:ins>
      <w:del w:id="66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19</w:delText>
        </w:r>
        <w:r w:rsidR="009622DC" w:rsidDel="009143E6">
          <w:rPr>
            <w:noProof/>
          </w:rPr>
          <w:fldChar w:fldCharType="end"/>
        </w:r>
      </w:del>
      <w:r w:rsidRPr="00E86FC2">
        <w:t xml:space="preserve"> Sekvencijski dijagram za UC2</w:t>
      </w:r>
      <w:r w:rsidR="00BE0434" w:rsidRPr="00E86FC2">
        <w:t>1</w:t>
      </w:r>
      <w:r w:rsidRPr="00E86FC2">
        <w:t xml:space="preserve"> – PregledNarudžbi</w:t>
      </w:r>
      <w:bookmarkEnd w:id="656"/>
    </w:p>
    <w:p w14:paraId="1A6BCA13" w14:textId="77777777" w:rsidR="00B301DF" w:rsidRPr="0020295F" w:rsidRDefault="00B301DF" w:rsidP="00F576AA"/>
    <w:p w14:paraId="0D540D24" w14:textId="651E4D08" w:rsidR="00F576AA" w:rsidRPr="00E86FC2" w:rsidRDefault="002C06DD" w:rsidP="00F576AA">
      <w:pPr>
        <w:rPr>
          <w:b/>
        </w:rPr>
      </w:pPr>
      <w:r w:rsidRPr="00E86FC2">
        <w:rPr>
          <w:b/>
        </w:rPr>
        <w:t xml:space="preserve">Obrazac uporabe </w:t>
      </w:r>
      <w:r w:rsidR="00F576AA" w:rsidRPr="00E86FC2">
        <w:rPr>
          <w:b/>
        </w:rPr>
        <w:t>UC2</w:t>
      </w:r>
      <w:r w:rsidR="00BE0434" w:rsidRPr="00E86FC2">
        <w:rPr>
          <w:b/>
        </w:rPr>
        <w:t>2</w:t>
      </w:r>
      <w:r w:rsidR="00F576AA" w:rsidRPr="00E86FC2">
        <w:rPr>
          <w:b/>
        </w:rPr>
        <w:t xml:space="preserve"> – PotvrdaZaprimljeneNarudžbe</w:t>
      </w:r>
    </w:p>
    <w:p w14:paraId="5B571E2A" w14:textId="11D9ED48" w:rsidR="00F576AA" w:rsidRPr="0020295F" w:rsidRDefault="00F576AA" w:rsidP="007364D4">
      <w:pPr>
        <w:ind w:firstLine="708"/>
      </w:pPr>
      <w:r w:rsidRPr="0020295F">
        <w:t>Vlasnik ili djelatnik odabere narudžbu koji želi potvrditi. Pritiskom na gumb „Potvrdi“ šalje se poslužitelju poruka koja sadrži narudžbu koju treba potvrditi. Kada poslužitelj primi poruku o narudžbi, on evidentira u bazi da je narudžba potvrđena i šalje poruku vlasniku/djelat</w:t>
      </w:r>
      <w:r w:rsidR="003B2C71" w:rsidRPr="0020295F">
        <w:t>niku koja uklanja narudžbu s</w:t>
      </w:r>
      <w:r w:rsidRPr="0020295F">
        <w:t xml:space="preserve"> liste narudžbi.</w:t>
      </w:r>
    </w:p>
    <w:p w14:paraId="34D6770B" w14:textId="77777777" w:rsidR="00DD773E" w:rsidRPr="0020295F" w:rsidRDefault="00F576AA" w:rsidP="00DD773E">
      <w:pPr>
        <w:keepNext/>
        <w:jc w:val="center"/>
      </w:pPr>
      <w:r w:rsidRPr="00E86FC2">
        <w:rPr>
          <w:noProof/>
          <w:lang w:eastAsia="hr-HR"/>
        </w:rPr>
        <w:drawing>
          <wp:inline distT="0" distB="0" distL="0" distR="0" wp14:anchorId="62C7394A" wp14:editId="297D72B5">
            <wp:extent cx="5759388" cy="2746374"/>
            <wp:effectExtent l="0" t="0" r="0" b="0"/>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PotvrdaZaprimljeneNarudžbe.png"/>
                    <pic:cNvPicPr/>
                  </pic:nvPicPr>
                  <pic:blipFill>
                    <a:blip r:embed="rId34">
                      <a:extLst>
                        <a:ext uri="{28A0092B-C50C-407E-A947-70E740481C1C}">
                          <a14:useLocalDpi xmlns:a14="http://schemas.microsoft.com/office/drawing/2010/main" val="0"/>
                        </a:ext>
                      </a:extLst>
                    </a:blip>
                    <a:stretch>
                      <a:fillRect/>
                    </a:stretch>
                  </pic:blipFill>
                  <pic:spPr>
                    <a:xfrm>
                      <a:off x="0" y="0"/>
                      <a:ext cx="5759388" cy="2746374"/>
                    </a:xfrm>
                    <a:prstGeom prst="rect">
                      <a:avLst/>
                    </a:prstGeom>
                  </pic:spPr>
                </pic:pic>
              </a:graphicData>
            </a:graphic>
          </wp:inline>
        </w:drawing>
      </w:r>
    </w:p>
    <w:p w14:paraId="55F0FF79" w14:textId="3CC846B0" w:rsidR="003B2C71" w:rsidRPr="00E86FC2" w:rsidRDefault="00DD773E" w:rsidP="003B2C71">
      <w:pPr>
        <w:pStyle w:val="Caption"/>
        <w:jc w:val="center"/>
      </w:pPr>
      <w:bookmarkStart w:id="669" w:name="_Toc441150033"/>
      <w:r w:rsidRPr="00E86FC2">
        <w:t xml:space="preserve">Slika </w:t>
      </w:r>
      <w:ins w:id="670" w:author="Tin Trčak" w:date="2016-01-21T13:41:00Z">
        <w:r w:rsidR="00476BBA">
          <w:fldChar w:fldCharType="begin"/>
        </w:r>
        <w:r w:rsidR="00476BBA">
          <w:instrText xml:space="preserve"> STYLEREF 2 \s </w:instrText>
        </w:r>
      </w:ins>
      <w:r w:rsidR="00476BBA">
        <w:fldChar w:fldCharType="separate"/>
      </w:r>
      <w:r w:rsidR="00476BBA">
        <w:rPr>
          <w:noProof/>
        </w:rPr>
        <w:t>4.3</w:t>
      </w:r>
      <w:ins w:id="67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72" w:author="Tin Trčak" w:date="2016-01-21T13:41:00Z">
        <w:r w:rsidR="00476BBA">
          <w:rPr>
            <w:noProof/>
          </w:rPr>
          <w:t>20</w:t>
        </w:r>
        <w:r w:rsidR="00476BBA">
          <w:fldChar w:fldCharType="end"/>
        </w:r>
      </w:ins>
      <w:ins w:id="673" w:author="Fredi" w:date="2016-01-21T00:26:00Z">
        <w:del w:id="674" w:author="Tin Trčak" w:date="2016-01-21T00:45:00Z">
          <w:r w:rsidR="00B93800" w:rsidDel="00C255BA">
            <w:fldChar w:fldCharType="begin"/>
          </w:r>
          <w:r w:rsidR="00B93800" w:rsidDel="00C255BA">
            <w:delInstrText xml:space="preserve"> STYLEREF 2 \s </w:delInstrText>
          </w:r>
        </w:del>
      </w:ins>
      <w:del w:id="675" w:author="Tin Trčak" w:date="2016-01-21T00:45:00Z">
        <w:r w:rsidR="00B93800" w:rsidDel="00C255BA">
          <w:fldChar w:fldCharType="separate"/>
        </w:r>
        <w:r w:rsidR="00B93800" w:rsidDel="00C255BA">
          <w:rPr>
            <w:noProof/>
          </w:rPr>
          <w:delText>4.3</w:delText>
        </w:r>
      </w:del>
      <w:ins w:id="676" w:author="Fredi" w:date="2016-01-21T00:26:00Z">
        <w:del w:id="67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78" w:author="Tin Trčak" w:date="2016-01-21T00:45:00Z">
        <w:r w:rsidR="00B93800" w:rsidDel="00C255BA">
          <w:fldChar w:fldCharType="separate"/>
        </w:r>
      </w:del>
      <w:ins w:id="679" w:author="Fredi" w:date="2016-01-21T00:26:00Z">
        <w:del w:id="680" w:author="Tin Trčak" w:date="2016-01-21T00:45:00Z">
          <w:r w:rsidR="00B93800" w:rsidDel="00C255BA">
            <w:rPr>
              <w:noProof/>
            </w:rPr>
            <w:delText>20</w:delText>
          </w:r>
          <w:r w:rsidR="00B93800" w:rsidDel="00C255BA">
            <w:fldChar w:fldCharType="end"/>
          </w:r>
        </w:del>
      </w:ins>
      <w:del w:id="68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20</w:delText>
        </w:r>
        <w:r w:rsidR="009622DC" w:rsidDel="009143E6">
          <w:rPr>
            <w:noProof/>
          </w:rPr>
          <w:fldChar w:fldCharType="end"/>
        </w:r>
      </w:del>
      <w:r w:rsidRPr="00E86FC2">
        <w:t xml:space="preserve"> Sekvencijski dijagram za UC2</w:t>
      </w:r>
      <w:r w:rsidR="00BE0434" w:rsidRPr="00E86FC2">
        <w:t>2</w:t>
      </w:r>
      <w:r w:rsidRPr="00E86FC2">
        <w:t xml:space="preserve"> – PotvrdaZaprimljeneNarudžbe</w:t>
      </w:r>
      <w:bookmarkEnd w:id="669"/>
      <w:r w:rsidR="003B2C71" w:rsidRPr="00E86FC2">
        <w:br w:type="page"/>
      </w:r>
    </w:p>
    <w:p w14:paraId="01598F00" w14:textId="4018EF3C" w:rsidR="00F576AA" w:rsidRPr="00E86FC2" w:rsidRDefault="00F576AA" w:rsidP="00F576AA">
      <w:pPr>
        <w:rPr>
          <w:b/>
        </w:rPr>
      </w:pPr>
      <w:r w:rsidRPr="00E86FC2">
        <w:rPr>
          <w:b/>
        </w:rPr>
        <w:lastRenderedPageBreak/>
        <w:t>Obrazac uporabe UC2</w:t>
      </w:r>
      <w:r w:rsidR="00BE0434" w:rsidRPr="00E86FC2">
        <w:rPr>
          <w:b/>
        </w:rPr>
        <w:t>3</w:t>
      </w:r>
      <w:r w:rsidRPr="00E86FC2">
        <w:rPr>
          <w:b/>
        </w:rPr>
        <w:t xml:space="preserve"> – OdbijanjeNarudžbe</w:t>
      </w:r>
    </w:p>
    <w:p w14:paraId="63CF964A" w14:textId="7070A23E" w:rsidR="00F576AA" w:rsidRPr="0020295F" w:rsidRDefault="00F576AA" w:rsidP="007364D4">
      <w:pPr>
        <w:ind w:firstLine="708"/>
      </w:pPr>
      <w:r w:rsidRPr="0020295F">
        <w:t>Vlasnik ili djelatnik odabere narudžbu koji želi odbiti. Pritiskom na gumb „Odbij“ šalje se poslužitelju poruka koja sadrži narudžbu koju treba odbiti. Kada poslužitelj primi poruku, on šalje vlasniku/djelatniku poruku kojoj se narudžba uklanja s liste narudžbi.</w:t>
      </w:r>
    </w:p>
    <w:p w14:paraId="5DF64BD4" w14:textId="77777777" w:rsidR="00DD773E" w:rsidRPr="0020295F" w:rsidRDefault="00F576AA" w:rsidP="00DD773E">
      <w:pPr>
        <w:keepNext/>
        <w:jc w:val="center"/>
      </w:pPr>
      <w:r w:rsidRPr="00E86FC2">
        <w:rPr>
          <w:noProof/>
          <w:lang w:eastAsia="hr-HR"/>
        </w:rPr>
        <w:drawing>
          <wp:inline distT="0" distB="0" distL="0" distR="0" wp14:anchorId="2D1223D3" wp14:editId="2430E7F2">
            <wp:extent cx="3460263" cy="2343860"/>
            <wp:effectExtent l="0" t="0" r="6985" b="0"/>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OdbijanjeNarudžbe.png"/>
                    <pic:cNvPicPr/>
                  </pic:nvPicPr>
                  <pic:blipFill>
                    <a:blip r:embed="rId35">
                      <a:extLst>
                        <a:ext uri="{28A0092B-C50C-407E-A947-70E740481C1C}">
                          <a14:useLocalDpi xmlns:a14="http://schemas.microsoft.com/office/drawing/2010/main" val="0"/>
                        </a:ext>
                      </a:extLst>
                    </a:blip>
                    <a:stretch>
                      <a:fillRect/>
                    </a:stretch>
                  </pic:blipFill>
                  <pic:spPr>
                    <a:xfrm>
                      <a:off x="0" y="0"/>
                      <a:ext cx="3460263" cy="2343860"/>
                    </a:xfrm>
                    <a:prstGeom prst="rect">
                      <a:avLst/>
                    </a:prstGeom>
                  </pic:spPr>
                </pic:pic>
              </a:graphicData>
            </a:graphic>
          </wp:inline>
        </w:drawing>
      </w:r>
    </w:p>
    <w:p w14:paraId="286AF31C" w14:textId="4221833A" w:rsidR="007E0D3E" w:rsidRPr="00E86FC2" w:rsidRDefault="00DD773E" w:rsidP="00DD773E">
      <w:pPr>
        <w:pStyle w:val="Caption"/>
        <w:jc w:val="center"/>
      </w:pPr>
      <w:bookmarkStart w:id="682" w:name="_Toc441150034"/>
      <w:r w:rsidRPr="00E86FC2">
        <w:t xml:space="preserve">Slika </w:t>
      </w:r>
      <w:ins w:id="683" w:author="Tin Trčak" w:date="2016-01-21T13:41:00Z">
        <w:r w:rsidR="00476BBA">
          <w:fldChar w:fldCharType="begin"/>
        </w:r>
        <w:r w:rsidR="00476BBA">
          <w:instrText xml:space="preserve"> STYLEREF 2 \s </w:instrText>
        </w:r>
      </w:ins>
      <w:r w:rsidR="00476BBA">
        <w:fldChar w:fldCharType="separate"/>
      </w:r>
      <w:r w:rsidR="00476BBA">
        <w:rPr>
          <w:noProof/>
        </w:rPr>
        <w:t>4.3</w:t>
      </w:r>
      <w:ins w:id="6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85" w:author="Tin Trčak" w:date="2016-01-21T13:41:00Z">
        <w:r w:rsidR="00476BBA">
          <w:rPr>
            <w:noProof/>
          </w:rPr>
          <w:t>21</w:t>
        </w:r>
        <w:r w:rsidR="00476BBA">
          <w:fldChar w:fldCharType="end"/>
        </w:r>
      </w:ins>
      <w:ins w:id="686" w:author="Fredi" w:date="2016-01-21T00:26:00Z">
        <w:del w:id="687" w:author="Tin Trčak" w:date="2016-01-21T00:45:00Z">
          <w:r w:rsidR="00B93800" w:rsidDel="00C255BA">
            <w:fldChar w:fldCharType="begin"/>
          </w:r>
          <w:r w:rsidR="00B93800" w:rsidDel="00C255BA">
            <w:delInstrText xml:space="preserve"> STYLEREF 2 \s </w:delInstrText>
          </w:r>
        </w:del>
      </w:ins>
      <w:del w:id="688" w:author="Tin Trčak" w:date="2016-01-21T00:45:00Z">
        <w:r w:rsidR="00B93800" w:rsidDel="00C255BA">
          <w:fldChar w:fldCharType="separate"/>
        </w:r>
        <w:r w:rsidR="00B93800" w:rsidDel="00C255BA">
          <w:rPr>
            <w:noProof/>
          </w:rPr>
          <w:delText>4.3</w:delText>
        </w:r>
      </w:del>
      <w:ins w:id="689" w:author="Fredi" w:date="2016-01-21T00:26:00Z">
        <w:del w:id="69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691" w:author="Tin Trčak" w:date="2016-01-21T00:45:00Z">
        <w:r w:rsidR="00B93800" w:rsidDel="00C255BA">
          <w:fldChar w:fldCharType="separate"/>
        </w:r>
      </w:del>
      <w:ins w:id="692" w:author="Fredi" w:date="2016-01-21T00:26:00Z">
        <w:del w:id="693" w:author="Tin Trčak" w:date="2016-01-21T00:45:00Z">
          <w:r w:rsidR="00B93800" w:rsidDel="00C255BA">
            <w:rPr>
              <w:noProof/>
            </w:rPr>
            <w:delText>21</w:delText>
          </w:r>
          <w:r w:rsidR="00B93800" w:rsidDel="00C255BA">
            <w:fldChar w:fldCharType="end"/>
          </w:r>
        </w:del>
      </w:ins>
      <w:del w:id="69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21</w:delText>
        </w:r>
        <w:r w:rsidR="009622DC" w:rsidDel="009143E6">
          <w:rPr>
            <w:noProof/>
          </w:rPr>
          <w:fldChar w:fldCharType="end"/>
        </w:r>
      </w:del>
      <w:r w:rsidRPr="00E86FC2">
        <w:t xml:space="preserve"> Sekvencijski dijagram za UC2</w:t>
      </w:r>
      <w:r w:rsidR="00BE0434" w:rsidRPr="00E86FC2">
        <w:t>3</w:t>
      </w:r>
      <w:r w:rsidRPr="00E86FC2">
        <w:t xml:space="preserve"> – OdbijanjeNarudžbe</w:t>
      </w:r>
      <w:bookmarkEnd w:id="682"/>
    </w:p>
    <w:p w14:paraId="48FB1273" w14:textId="77777777" w:rsidR="00922458" w:rsidRPr="00E86FC2" w:rsidRDefault="00922458" w:rsidP="00DD773E">
      <w:pPr>
        <w:spacing w:before="120"/>
        <w:rPr>
          <w:b/>
        </w:rPr>
      </w:pPr>
    </w:p>
    <w:p w14:paraId="7575DFDD" w14:textId="3BB4B005" w:rsidR="00F576AA" w:rsidRPr="00E86FC2" w:rsidRDefault="00F576AA" w:rsidP="00DD773E">
      <w:pPr>
        <w:spacing w:before="120"/>
        <w:rPr>
          <w:b/>
        </w:rPr>
      </w:pPr>
      <w:r w:rsidRPr="00E86FC2">
        <w:rPr>
          <w:b/>
        </w:rPr>
        <w:t>Obrazac uporabe UC2</w:t>
      </w:r>
      <w:r w:rsidR="00BE0434" w:rsidRPr="00E86FC2">
        <w:rPr>
          <w:b/>
        </w:rPr>
        <w:t>4</w:t>
      </w:r>
      <w:r w:rsidRPr="00E86FC2">
        <w:rPr>
          <w:b/>
        </w:rPr>
        <w:t xml:space="preserve"> – DodajJelo</w:t>
      </w:r>
    </w:p>
    <w:p w14:paraId="461A272F" w14:textId="77777777" w:rsidR="00F576AA" w:rsidRPr="0020295F" w:rsidRDefault="00F576AA" w:rsidP="007364D4">
      <w:pPr>
        <w:ind w:firstLine="708"/>
      </w:pPr>
      <w:r w:rsidRPr="0020295F">
        <w:t>Vlasnik ili djelatnik pritisne gumb „Dodaj jelo“, te se zatim pokazuje formular za unos informacija o jelu. Vlasnik/djelatnik upisuje informacije o jelu: naziv, opis, cijenu, dostupnost, te dodaje sliku jela. Nakon unosa svih potrebnih podataka vlasnik/djelatnik potvrđuje unos jela, te se informacije o jelu šalju poslužitelju. Poslužitelj jelo dodaje u bazu podataka te vlasniku/djelatniku šalje potvrdu o unosu jela.</w:t>
      </w:r>
    </w:p>
    <w:p w14:paraId="1F633A48" w14:textId="77777777" w:rsidR="00DD773E" w:rsidRPr="0020295F" w:rsidRDefault="00F576AA" w:rsidP="00DD773E">
      <w:pPr>
        <w:keepNext/>
        <w:jc w:val="center"/>
      </w:pPr>
      <w:r w:rsidRPr="00E86FC2">
        <w:rPr>
          <w:noProof/>
          <w:lang w:eastAsia="hr-HR"/>
        </w:rPr>
        <w:drawing>
          <wp:inline distT="0" distB="0" distL="0" distR="0" wp14:anchorId="783745ED" wp14:editId="2411A7DB">
            <wp:extent cx="4279302" cy="2555465"/>
            <wp:effectExtent l="0" t="0" r="6985" b="0"/>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DodajJelo.png"/>
                    <pic:cNvPicPr/>
                  </pic:nvPicPr>
                  <pic:blipFill>
                    <a:blip r:embed="rId36">
                      <a:extLst>
                        <a:ext uri="{28A0092B-C50C-407E-A947-70E740481C1C}">
                          <a14:useLocalDpi xmlns:a14="http://schemas.microsoft.com/office/drawing/2010/main" val="0"/>
                        </a:ext>
                      </a:extLst>
                    </a:blip>
                    <a:stretch>
                      <a:fillRect/>
                    </a:stretch>
                  </pic:blipFill>
                  <pic:spPr>
                    <a:xfrm>
                      <a:off x="0" y="0"/>
                      <a:ext cx="4279302" cy="2555465"/>
                    </a:xfrm>
                    <a:prstGeom prst="rect">
                      <a:avLst/>
                    </a:prstGeom>
                  </pic:spPr>
                </pic:pic>
              </a:graphicData>
            </a:graphic>
          </wp:inline>
        </w:drawing>
      </w:r>
    </w:p>
    <w:p w14:paraId="284EA11C" w14:textId="39F0E775" w:rsidR="00DD773E" w:rsidRPr="0020295F" w:rsidRDefault="00DD773E" w:rsidP="00DD773E">
      <w:pPr>
        <w:pStyle w:val="Caption"/>
        <w:jc w:val="center"/>
        <w:rPr>
          <w:b w:val="0"/>
          <w:bCs w:val="0"/>
        </w:rPr>
      </w:pPr>
      <w:bookmarkStart w:id="695" w:name="_Toc441150035"/>
      <w:r w:rsidRPr="00E86FC2">
        <w:t xml:space="preserve">Slika </w:t>
      </w:r>
      <w:ins w:id="696" w:author="Tin Trčak" w:date="2016-01-21T13:41:00Z">
        <w:r w:rsidR="00476BBA">
          <w:fldChar w:fldCharType="begin"/>
        </w:r>
        <w:r w:rsidR="00476BBA">
          <w:instrText xml:space="preserve"> STYLEREF 2 \s </w:instrText>
        </w:r>
      </w:ins>
      <w:r w:rsidR="00476BBA">
        <w:fldChar w:fldCharType="separate"/>
      </w:r>
      <w:r w:rsidR="00476BBA">
        <w:rPr>
          <w:noProof/>
        </w:rPr>
        <w:t>4.3</w:t>
      </w:r>
      <w:ins w:id="69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698" w:author="Tin Trčak" w:date="2016-01-21T13:41:00Z">
        <w:r w:rsidR="00476BBA">
          <w:rPr>
            <w:noProof/>
          </w:rPr>
          <w:t>22</w:t>
        </w:r>
        <w:r w:rsidR="00476BBA">
          <w:fldChar w:fldCharType="end"/>
        </w:r>
      </w:ins>
      <w:ins w:id="699" w:author="Fredi" w:date="2016-01-21T00:26:00Z">
        <w:del w:id="700" w:author="Tin Trčak" w:date="2016-01-21T00:45:00Z">
          <w:r w:rsidR="00B93800" w:rsidDel="00C255BA">
            <w:fldChar w:fldCharType="begin"/>
          </w:r>
          <w:r w:rsidR="00B93800" w:rsidDel="00C255BA">
            <w:delInstrText xml:space="preserve"> STYLEREF 2 \s </w:delInstrText>
          </w:r>
        </w:del>
      </w:ins>
      <w:del w:id="701" w:author="Tin Trčak" w:date="2016-01-21T00:45:00Z">
        <w:r w:rsidR="00B93800" w:rsidDel="00C255BA">
          <w:fldChar w:fldCharType="separate"/>
        </w:r>
        <w:r w:rsidR="00B93800" w:rsidDel="00C255BA">
          <w:rPr>
            <w:noProof/>
          </w:rPr>
          <w:delText>4.3</w:delText>
        </w:r>
      </w:del>
      <w:ins w:id="702" w:author="Fredi" w:date="2016-01-21T00:26:00Z">
        <w:del w:id="70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04" w:author="Tin Trčak" w:date="2016-01-21T00:45:00Z">
        <w:r w:rsidR="00B93800" w:rsidDel="00C255BA">
          <w:fldChar w:fldCharType="separate"/>
        </w:r>
      </w:del>
      <w:ins w:id="705" w:author="Fredi" w:date="2016-01-21T00:26:00Z">
        <w:del w:id="706" w:author="Tin Trčak" w:date="2016-01-21T00:45:00Z">
          <w:r w:rsidR="00B93800" w:rsidDel="00C255BA">
            <w:rPr>
              <w:noProof/>
            </w:rPr>
            <w:delText>22</w:delText>
          </w:r>
          <w:r w:rsidR="00B93800" w:rsidDel="00C255BA">
            <w:fldChar w:fldCharType="end"/>
          </w:r>
        </w:del>
      </w:ins>
      <w:del w:id="70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22</w:delText>
        </w:r>
        <w:r w:rsidR="009622DC" w:rsidDel="009143E6">
          <w:rPr>
            <w:noProof/>
          </w:rPr>
          <w:fldChar w:fldCharType="end"/>
        </w:r>
      </w:del>
      <w:r w:rsidRPr="00E86FC2">
        <w:t xml:space="preserve"> Sekvencijski dijagram za UC2</w:t>
      </w:r>
      <w:r w:rsidR="00BE0434" w:rsidRPr="00E86FC2">
        <w:t>4</w:t>
      </w:r>
      <w:r w:rsidRPr="00E86FC2">
        <w:t xml:space="preserve"> – DodajJelo</w:t>
      </w:r>
      <w:bookmarkEnd w:id="695"/>
      <w:r w:rsidRPr="00E86FC2">
        <w:br w:type="page"/>
      </w:r>
    </w:p>
    <w:p w14:paraId="55A449EA" w14:textId="080E4110" w:rsidR="00F576AA" w:rsidRPr="00E86FC2" w:rsidRDefault="00F576AA" w:rsidP="00F576AA">
      <w:pPr>
        <w:rPr>
          <w:b/>
        </w:rPr>
      </w:pPr>
      <w:r w:rsidRPr="00E86FC2">
        <w:rPr>
          <w:b/>
        </w:rPr>
        <w:lastRenderedPageBreak/>
        <w:t>Obrazac uporabe UC2</w:t>
      </w:r>
      <w:r w:rsidR="00BE0434" w:rsidRPr="00E86FC2">
        <w:rPr>
          <w:b/>
        </w:rPr>
        <w:t>5</w:t>
      </w:r>
      <w:r w:rsidRPr="00E86FC2">
        <w:rPr>
          <w:b/>
        </w:rPr>
        <w:t xml:space="preserve"> – UrediJelo</w:t>
      </w:r>
    </w:p>
    <w:p w14:paraId="1AB48C40" w14:textId="77777777" w:rsidR="00F576AA" w:rsidRPr="0020295F" w:rsidRDefault="00F576AA" w:rsidP="007364D4">
      <w:pPr>
        <w:ind w:firstLine="708"/>
      </w:pPr>
      <w:r w:rsidRPr="0020295F">
        <w:t>Vlasnik ili djelatnik pritisne gumb „Uredi jelo“, te se zatim pokazuje formular za izmjenu informacija o jelu. Vlasnik/djelatnik uređuje informacije o jelu: naziv, opis, cijenu, dostupnost, te sliku jela. Nakon unosa svih promjena vlasnik/djelatnik potvrđuje izmjene jela, te se informacije o izmjenama šalju poslužitelju. Poslužitelj ažurira izmjene u bazi podataka te vlasniku/djelatniku šalje potvrdu o izmjenama.</w:t>
      </w:r>
    </w:p>
    <w:p w14:paraId="3B9BB92C" w14:textId="77777777" w:rsidR="00DD773E" w:rsidRPr="0020295F" w:rsidRDefault="00F576AA" w:rsidP="00DD773E">
      <w:pPr>
        <w:keepNext/>
        <w:jc w:val="center"/>
      </w:pPr>
      <w:r w:rsidRPr="00E86FC2">
        <w:rPr>
          <w:noProof/>
          <w:lang w:eastAsia="hr-HR"/>
        </w:rPr>
        <w:drawing>
          <wp:inline distT="0" distB="0" distL="0" distR="0" wp14:anchorId="591CD9F2" wp14:editId="4D551DA8">
            <wp:extent cx="3851190" cy="2453945"/>
            <wp:effectExtent l="0" t="0" r="0" b="3810"/>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UrediJelo.png"/>
                    <pic:cNvPicPr/>
                  </pic:nvPicPr>
                  <pic:blipFill>
                    <a:blip r:embed="rId37">
                      <a:extLst>
                        <a:ext uri="{28A0092B-C50C-407E-A947-70E740481C1C}">
                          <a14:useLocalDpi xmlns:a14="http://schemas.microsoft.com/office/drawing/2010/main" val="0"/>
                        </a:ext>
                      </a:extLst>
                    </a:blip>
                    <a:stretch>
                      <a:fillRect/>
                    </a:stretch>
                  </pic:blipFill>
                  <pic:spPr>
                    <a:xfrm>
                      <a:off x="0" y="0"/>
                      <a:ext cx="3851190" cy="2453945"/>
                    </a:xfrm>
                    <a:prstGeom prst="rect">
                      <a:avLst/>
                    </a:prstGeom>
                  </pic:spPr>
                </pic:pic>
              </a:graphicData>
            </a:graphic>
          </wp:inline>
        </w:drawing>
      </w:r>
    </w:p>
    <w:p w14:paraId="478A81DF" w14:textId="0137AD4E" w:rsidR="007E0D3E" w:rsidRPr="00E86FC2" w:rsidRDefault="00DD773E" w:rsidP="00DD773E">
      <w:pPr>
        <w:pStyle w:val="Caption"/>
        <w:jc w:val="center"/>
      </w:pPr>
      <w:bookmarkStart w:id="708" w:name="_Toc441150036"/>
      <w:r w:rsidRPr="00E86FC2">
        <w:t xml:space="preserve">Slika </w:t>
      </w:r>
      <w:ins w:id="709" w:author="Tin Trčak" w:date="2016-01-21T13:41:00Z">
        <w:r w:rsidR="00476BBA">
          <w:fldChar w:fldCharType="begin"/>
        </w:r>
        <w:r w:rsidR="00476BBA">
          <w:instrText xml:space="preserve"> STYLEREF 2 \s </w:instrText>
        </w:r>
      </w:ins>
      <w:r w:rsidR="00476BBA">
        <w:fldChar w:fldCharType="separate"/>
      </w:r>
      <w:r w:rsidR="00476BBA">
        <w:rPr>
          <w:noProof/>
        </w:rPr>
        <w:t>4.3</w:t>
      </w:r>
      <w:ins w:id="71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11" w:author="Tin Trčak" w:date="2016-01-21T13:41:00Z">
        <w:r w:rsidR="00476BBA">
          <w:rPr>
            <w:noProof/>
          </w:rPr>
          <w:t>23</w:t>
        </w:r>
        <w:r w:rsidR="00476BBA">
          <w:fldChar w:fldCharType="end"/>
        </w:r>
      </w:ins>
      <w:ins w:id="712" w:author="Fredi" w:date="2016-01-21T00:26:00Z">
        <w:del w:id="713" w:author="Tin Trčak" w:date="2016-01-21T00:45:00Z">
          <w:r w:rsidR="00B93800" w:rsidDel="00C255BA">
            <w:fldChar w:fldCharType="begin"/>
          </w:r>
          <w:r w:rsidR="00B93800" w:rsidDel="00C255BA">
            <w:delInstrText xml:space="preserve"> STYLEREF 2 \s </w:delInstrText>
          </w:r>
        </w:del>
      </w:ins>
      <w:del w:id="714" w:author="Tin Trčak" w:date="2016-01-21T00:45:00Z">
        <w:r w:rsidR="00B93800" w:rsidDel="00C255BA">
          <w:fldChar w:fldCharType="separate"/>
        </w:r>
        <w:r w:rsidR="00B93800" w:rsidDel="00C255BA">
          <w:rPr>
            <w:noProof/>
          </w:rPr>
          <w:delText>4.3</w:delText>
        </w:r>
      </w:del>
      <w:ins w:id="715" w:author="Fredi" w:date="2016-01-21T00:26:00Z">
        <w:del w:id="71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17" w:author="Tin Trčak" w:date="2016-01-21T00:45:00Z">
        <w:r w:rsidR="00B93800" w:rsidDel="00C255BA">
          <w:fldChar w:fldCharType="separate"/>
        </w:r>
      </w:del>
      <w:ins w:id="718" w:author="Fredi" w:date="2016-01-21T00:26:00Z">
        <w:del w:id="719" w:author="Tin Trčak" w:date="2016-01-21T00:45:00Z">
          <w:r w:rsidR="00B93800" w:rsidDel="00C255BA">
            <w:rPr>
              <w:noProof/>
            </w:rPr>
            <w:delText>23</w:delText>
          </w:r>
          <w:r w:rsidR="00B93800" w:rsidDel="00C255BA">
            <w:fldChar w:fldCharType="end"/>
          </w:r>
        </w:del>
      </w:ins>
      <w:del w:id="72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23</w:delText>
        </w:r>
        <w:r w:rsidR="009622DC" w:rsidDel="009143E6">
          <w:rPr>
            <w:noProof/>
          </w:rPr>
          <w:fldChar w:fldCharType="end"/>
        </w:r>
      </w:del>
      <w:r w:rsidRPr="00E86FC2">
        <w:t xml:space="preserve"> Sekvencijski dijagram za UC2</w:t>
      </w:r>
      <w:r w:rsidR="00BE0434" w:rsidRPr="00E86FC2">
        <w:t>5</w:t>
      </w:r>
      <w:r w:rsidRPr="00E86FC2">
        <w:t xml:space="preserve"> – UrediJelo</w:t>
      </w:r>
      <w:bookmarkEnd w:id="708"/>
    </w:p>
    <w:p w14:paraId="5F125128" w14:textId="079D0DDB" w:rsidR="00F576AA" w:rsidRPr="00E86FC2" w:rsidRDefault="00F576AA" w:rsidP="00B301DF">
      <w:pPr>
        <w:spacing w:before="240"/>
        <w:rPr>
          <w:b/>
        </w:rPr>
      </w:pPr>
      <w:r w:rsidRPr="00E86FC2">
        <w:rPr>
          <w:b/>
        </w:rPr>
        <w:t>Obrazac uporabe UC2</w:t>
      </w:r>
      <w:r w:rsidR="00BE0434" w:rsidRPr="00E86FC2">
        <w:rPr>
          <w:b/>
        </w:rPr>
        <w:t>6</w:t>
      </w:r>
      <w:r w:rsidRPr="00E86FC2">
        <w:rPr>
          <w:b/>
        </w:rPr>
        <w:t xml:space="preserve"> – ObrišiJelo</w:t>
      </w:r>
    </w:p>
    <w:p w14:paraId="5CC056E7" w14:textId="75269503" w:rsidR="00F576AA" w:rsidRPr="0020295F" w:rsidRDefault="00F576AA" w:rsidP="007364D4">
      <w:pPr>
        <w:ind w:firstLine="708"/>
      </w:pPr>
      <w:r w:rsidRPr="0020295F">
        <w:t xml:space="preserve">Vlasnik ili djelatnik odabere jelo koje želi obrisati, te klikne na gumb </w:t>
      </w:r>
      <w:r w:rsidR="00CC30B3" w:rsidRPr="0020295F">
        <w:t>za brisanje jela.</w:t>
      </w:r>
      <w:r w:rsidRPr="0020295F">
        <w:t xml:space="preserve"> Otvara se novi prozor koji traži vlasnika/korisnika da potvrdi brisanje jela. Kada vlasnik/djelatnik potvrdi brisanje jela, poslužitelju se šalje poruka o brisanju odabranog jela. Poslužitelj zatim briše jelo iz baze, te vlasniku/djelatniku šalje potvrdu o brisanju.</w:t>
      </w:r>
    </w:p>
    <w:p w14:paraId="2D366407" w14:textId="77777777" w:rsidR="00DD773E" w:rsidRPr="0020295F" w:rsidRDefault="00F576AA" w:rsidP="00DD773E">
      <w:pPr>
        <w:keepNext/>
        <w:jc w:val="center"/>
      </w:pPr>
      <w:r w:rsidRPr="00E86FC2">
        <w:rPr>
          <w:noProof/>
          <w:lang w:eastAsia="hr-HR"/>
        </w:rPr>
        <w:drawing>
          <wp:inline distT="0" distB="0" distL="0" distR="0" wp14:anchorId="73BFCA0A" wp14:editId="1D36EBC1">
            <wp:extent cx="3668843" cy="2452088"/>
            <wp:effectExtent l="0" t="0" r="8255" b="5715"/>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ObrišiJelo.png"/>
                    <pic:cNvPicPr/>
                  </pic:nvPicPr>
                  <pic:blipFill>
                    <a:blip r:embed="rId38">
                      <a:extLst>
                        <a:ext uri="{28A0092B-C50C-407E-A947-70E740481C1C}">
                          <a14:useLocalDpi xmlns:a14="http://schemas.microsoft.com/office/drawing/2010/main" val="0"/>
                        </a:ext>
                      </a:extLst>
                    </a:blip>
                    <a:stretch>
                      <a:fillRect/>
                    </a:stretch>
                  </pic:blipFill>
                  <pic:spPr>
                    <a:xfrm>
                      <a:off x="0" y="0"/>
                      <a:ext cx="3668843" cy="2452088"/>
                    </a:xfrm>
                    <a:prstGeom prst="rect">
                      <a:avLst/>
                    </a:prstGeom>
                  </pic:spPr>
                </pic:pic>
              </a:graphicData>
            </a:graphic>
          </wp:inline>
        </w:drawing>
      </w:r>
    </w:p>
    <w:p w14:paraId="16C88F46" w14:textId="26B3067F" w:rsidR="003B2C71" w:rsidRPr="00E86FC2" w:rsidRDefault="00DD773E" w:rsidP="003B2C71">
      <w:pPr>
        <w:pStyle w:val="Caption"/>
        <w:jc w:val="center"/>
      </w:pPr>
      <w:bookmarkStart w:id="721" w:name="_Toc441150037"/>
      <w:r w:rsidRPr="00E86FC2">
        <w:t xml:space="preserve">Slika </w:t>
      </w:r>
      <w:ins w:id="722" w:author="Tin Trčak" w:date="2016-01-21T13:41:00Z">
        <w:r w:rsidR="00476BBA">
          <w:fldChar w:fldCharType="begin"/>
        </w:r>
        <w:r w:rsidR="00476BBA">
          <w:instrText xml:space="preserve"> STYLEREF 2 \s </w:instrText>
        </w:r>
      </w:ins>
      <w:r w:rsidR="00476BBA">
        <w:fldChar w:fldCharType="separate"/>
      </w:r>
      <w:r w:rsidR="00476BBA">
        <w:rPr>
          <w:noProof/>
        </w:rPr>
        <w:t>4.3</w:t>
      </w:r>
      <w:ins w:id="7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24" w:author="Tin Trčak" w:date="2016-01-21T13:41:00Z">
        <w:r w:rsidR="00476BBA">
          <w:rPr>
            <w:noProof/>
          </w:rPr>
          <w:t>24</w:t>
        </w:r>
        <w:r w:rsidR="00476BBA">
          <w:fldChar w:fldCharType="end"/>
        </w:r>
      </w:ins>
      <w:ins w:id="725" w:author="Fredi" w:date="2016-01-21T00:26:00Z">
        <w:del w:id="726" w:author="Tin Trčak" w:date="2016-01-21T00:45:00Z">
          <w:r w:rsidR="00B93800" w:rsidDel="00C255BA">
            <w:fldChar w:fldCharType="begin"/>
          </w:r>
          <w:r w:rsidR="00B93800" w:rsidDel="00C255BA">
            <w:delInstrText xml:space="preserve"> STYLEREF 2 \s </w:delInstrText>
          </w:r>
        </w:del>
      </w:ins>
      <w:del w:id="727" w:author="Tin Trčak" w:date="2016-01-21T00:45:00Z">
        <w:r w:rsidR="00B93800" w:rsidDel="00C255BA">
          <w:fldChar w:fldCharType="separate"/>
        </w:r>
        <w:r w:rsidR="00B93800" w:rsidDel="00C255BA">
          <w:rPr>
            <w:noProof/>
          </w:rPr>
          <w:delText>4.3</w:delText>
        </w:r>
      </w:del>
      <w:ins w:id="728" w:author="Fredi" w:date="2016-01-21T00:26:00Z">
        <w:del w:id="72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30" w:author="Tin Trčak" w:date="2016-01-21T00:45:00Z">
        <w:r w:rsidR="00B93800" w:rsidDel="00C255BA">
          <w:fldChar w:fldCharType="separate"/>
        </w:r>
      </w:del>
      <w:ins w:id="731" w:author="Fredi" w:date="2016-01-21T00:26:00Z">
        <w:del w:id="732" w:author="Tin Trčak" w:date="2016-01-21T00:45:00Z">
          <w:r w:rsidR="00B93800" w:rsidDel="00C255BA">
            <w:rPr>
              <w:noProof/>
            </w:rPr>
            <w:delText>24</w:delText>
          </w:r>
          <w:r w:rsidR="00B93800" w:rsidDel="00C255BA">
            <w:fldChar w:fldCharType="end"/>
          </w:r>
        </w:del>
      </w:ins>
      <w:del w:id="7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24</w:delText>
        </w:r>
        <w:r w:rsidR="009622DC" w:rsidDel="009143E6">
          <w:rPr>
            <w:noProof/>
          </w:rPr>
          <w:fldChar w:fldCharType="end"/>
        </w:r>
      </w:del>
      <w:r w:rsidRPr="00E86FC2">
        <w:t xml:space="preserve"> Sekvencijski dijagram za UC2</w:t>
      </w:r>
      <w:r w:rsidR="00BE0434" w:rsidRPr="00E86FC2">
        <w:t>6</w:t>
      </w:r>
      <w:r w:rsidRPr="00E86FC2">
        <w:t xml:space="preserve"> – ObrišiJelo</w:t>
      </w:r>
      <w:bookmarkEnd w:id="721"/>
      <w:r w:rsidR="003B2C71" w:rsidRPr="00E86FC2">
        <w:br w:type="page"/>
      </w:r>
    </w:p>
    <w:p w14:paraId="079B069B" w14:textId="5EF271C6" w:rsidR="00F576AA" w:rsidRPr="00E86FC2" w:rsidRDefault="00F576AA" w:rsidP="00F576AA">
      <w:pPr>
        <w:rPr>
          <w:b/>
        </w:rPr>
      </w:pPr>
      <w:r w:rsidRPr="00E86FC2">
        <w:rPr>
          <w:b/>
        </w:rPr>
        <w:lastRenderedPageBreak/>
        <w:t>Obrazac uporabe UC2</w:t>
      </w:r>
      <w:r w:rsidR="00BE0434" w:rsidRPr="00E86FC2">
        <w:rPr>
          <w:b/>
        </w:rPr>
        <w:t>7</w:t>
      </w:r>
      <w:r w:rsidRPr="00E86FC2">
        <w:rPr>
          <w:b/>
        </w:rPr>
        <w:t xml:space="preserve"> – DodajKategoriju</w:t>
      </w:r>
    </w:p>
    <w:p w14:paraId="61591A0F" w14:textId="77777777" w:rsidR="00F576AA" w:rsidRPr="0020295F" w:rsidRDefault="00F576AA" w:rsidP="007364D4">
      <w:pPr>
        <w:ind w:firstLine="708"/>
      </w:pPr>
      <w:r w:rsidRPr="0020295F">
        <w:t>Vlasnik ili djelatnik pritisne gumb „Dodaj kategoriju“, te se zatim prikazuje formular za unos kategorije. Vlasnik/djelatnik unese ime kategorije, te potvrdi unos kategorije. Poslužitelju se zatim šalje poruka o novoj kategoriji koju treba dodati u bazu. Nakon što je kategorija dodana u bazu, poslužitelj šalje vlasniku/djelatniku potvrdu o unosu kategorije.</w:t>
      </w:r>
    </w:p>
    <w:p w14:paraId="75B58C1B" w14:textId="77777777" w:rsidR="00DD773E" w:rsidRPr="0020295F" w:rsidRDefault="00F576AA" w:rsidP="00DD773E">
      <w:pPr>
        <w:keepNext/>
        <w:jc w:val="center"/>
      </w:pPr>
      <w:r w:rsidRPr="00E86FC2">
        <w:rPr>
          <w:noProof/>
          <w:lang w:eastAsia="hr-HR"/>
        </w:rPr>
        <w:drawing>
          <wp:inline distT="0" distB="0" distL="0" distR="0" wp14:anchorId="41E0D015" wp14:editId="7748DAB9">
            <wp:extent cx="4947152" cy="2509204"/>
            <wp:effectExtent l="0" t="0" r="6350" b="5715"/>
            <wp:docPr id="93" name="Picture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DodajKategoriju.png"/>
                    <pic:cNvPicPr/>
                  </pic:nvPicPr>
                  <pic:blipFill>
                    <a:blip r:embed="rId39">
                      <a:extLst>
                        <a:ext uri="{28A0092B-C50C-407E-A947-70E740481C1C}">
                          <a14:useLocalDpi xmlns:a14="http://schemas.microsoft.com/office/drawing/2010/main" val="0"/>
                        </a:ext>
                      </a:extLst>
                    </a:blip>
                    <a:stretch>
                      <a:fillRect/>
                    </a:stretch>
                  </pic:blipFill>
                  <pic:spPr>
                    <a:xfrm>
                      <a:off x="0" y="0"/>
                      <a:ext cx="4947152" cy="2509204"/>
                    </a:xfrm>
                    <a:prstGeom prst="rect">
                      <a:avLst/>
                    </a:prstGeom>
                  </pic:spPr>
                </pic:pic>
              </a:graphicData>
            </a:graphic>
          </wp:inline>
        </w:drawing>
      </w:r>
    </w:p>
    <w:p w14:paraId="01EF7D34" w14:textId="7CCA56DF" w:rsidR="007E0D3E" w:rsidRPr="00E86FC2" w:rsidRDefault="00DD773E" w:rsidP="00DD773E">
      <w:pPr>
        <w:pStyle w:val="Caption"/>
        <w:jc w:val="center"/>
      </w:pPr>
      <w:bookmarkStart w:id="734" w:name="_Toc441150038"/>
      <w:r w:rsidRPr="00E86FC2">
        <w:t xml:space="preserve">Slika </w:t>
      </w:r>
      <w:ins w:id="735" w:author="Tin Trčak" w:date="2016-01-21T13:41:00Z">
        <w:r w:rsidR="00476BBA">
          <w:fldChar w:fldCharType="begin"/>
        </w:r>
        <w:r w:rsidR="00476BBA">
          <w:instrText xml:space="preserve"> STYLEREF 2 \s </w:instrText>
        </w:r>
      </w:ins>
      <w:r w:rsidR="00476BBA">
        <w:fldChar w:fldCharType="separate"/>
      </w:r>
      <w:r w:rsidR="00476BBA">
        <w:rPr>
          <w:noProof/>
        </w:rPr>
        <w:t>4.3</w:t>
      </w:r>
      <w:ins w:id="73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37" w:author="Tin Trčak" w:date="2016-01-21T13:41:00Z">
        <w:r w:rsidR="00476BBA">
          <w:rPr>
            <w:noProof/>
          </w:rPr>
          <w:t>25</w:t>
        </w:r>
        <w:r w:rsidR="00476BBA">
          <w:fldChar w:fldCharType="end"/>
        </w:r>
      </w:ins>
      <w:ins w:id="738" w:author="Fredi" w:date="2016-01-21T00:26:00Z">
        <w:del w:id="739" w:author="Tin Trčak" w:date="2016-01-21T00:45:00Z">
          <w:r w:rsidR="00B93800" w:rsidDel="00C255BA">
            <w:fldChar w:fldCharType="begin"/>
          </w:r>
          <w:r w:rsidR="00B93800" w:rsidDel="00C255BA">
            <w:delInstrText xml:space="preserve"> STYLEREF 2 \s </w:delInstrText>
          </w:r>
        </w:del>
      </w:ins>
      <w:del w:id="740" w:author="Tin Trčak" w:date="2016-01-21T00:45:00Z">
        <w:r w:rsidR="00B93800" w:rsidDel="00C255BA">
          <w:fldChar w:fldCharType="separate"/>
        </w:r>
        <w:r w:rsidR="00B93800" w:rsidDel="00C255BA">
          <w:rPr>
            <w:noProof/>
          </w:rPr>
          <w:delText>4.3</w:delText>
        </w:r>
      </w:del>
      <w:ins w:id="741" w:author="Fredi" w:date="2016-01-21T00:26:00Z">
        <w:del w:id="74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43" w:author="Tin Trčak" w:date="2016-01-21T00:45:00Z">
        <w:r w:rsidR="00B93800" w:rsidDel="00C255BA">
          <w:fldChar w:fldCharType="separate"/>
        </w:r>
      </w:del>
      <w:ins w:id="744" w:author="Fredi" w:date="2016-01-21T00:26:00Z">
        <w:del w:id="745" w:author="Tin Trčak" w:date="2016-01-21T00:45:00Z">
          <w:r w:rsidR="00B93800" w:rsidDel="00C255BA">
            <w:rPr>
              <w:noProof/>
            </w:rPr>
            <w:delText>25</w:delText>
          </w:r>
          <w:r w:rsidR="00B93800" w:rsidDel="00C255BA">
            <w:fldChar w:fldCharType="end"/>
          </w:r>
        </w:del>
      </w:ins>
      <w:del w:id="74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25</w:delText>
        </w:r>
        <w:r w:rsidR="009622DC" w:rsidDel="009143E6">
          <w:rPr>
            <w:noProof/>
          </w:rPr>
          <w:fldChar w:fldCharType="end"/>
        </w:r>
      </w:del>
      <w:r w:rsidRPr="00E86FC2">
        <w:t xml:space="preserve"> Sekvencijski dijagram za UC2</w:t>
      </w:r>
      <w:r w:rsidR="00BE0434" w:rsidRPr="00E86FC2">
        <w:t>7</w:t>
      </w:r>
      <w:r w:rsidRPr="00E86FC2">
        <w:t xml:space="preserve"> – DodajKategoriju</w:t>
      </w:r>
      <w:bookmarkEnd w:id="734"/>
    </w:p>
    <w:p w14:paraId="12C7927C" w14:textId="22B4FAA5" w:rsidR="00F576AA" w:rsidRPr="00E86FC2" w:rsidRDefault="00F576AA" w:rsidP="00B301DF">
      <w:pPr>
        <w:spacing w:before="240"/>
        <w:rPr>
          <w:b/>
        </w:rPr>
      </w:pPr>
      <w:r w:rsidRPr="00E86FC2">
        <w:rPr>
          <w:b/>
        </w:rPr>
        <w:t>Obrazac uporabe UC2</w:t>
      </w:r>
      <w:r w:rsidR="00BE0434" w:rsidRPr="00E86FC2">
        <w:rPr>
          <w:b/>
        </w:rPr>
        <w:t>8</w:t>
      </w:r>
      <w:r w:rsidRPr="00E86FC2">
        <w:rPr>
          <w:b/>
        </w:rPr>
        <w:t xml:space="preserve"> – ObrišiKategoriju</w:t>
      </w:r>
    </w:p>
    <w:p w14:paraId="0D4B60A6" w14:textId="6BD51C47" w:rsidR="00F576AA" w:rsidRPr="0020295F" w:rsidRDefault="00F576AA" w:rsidP="007364D4">
      <w:pPr>
        <w:ind w:firstLine="708"/>
      </w:pPr>
      <w:r w:rsidRPr="0020295F">
        <w:t>Vlasnik ili djelatnik odabere kategoriju koju želi obrisati, te pritisne gumb</w:t>
      </w:r>
      <w:ins w:id="747" w:author="Tin Trčak" w:date="2016-01-21T14:21:00Z">
        <w:r w:rsidR="00EC1247">
          <w:t>.</w:t>
        </w:r>
      </w:ins>
      <w:del w:id="748" w:author="Tin Trčak" w:date="2016-01-21T14:21:00Z">
        <w:r w:rsidRPr="0020295F" w:rsidDel="00EC1247">
          <w:delText xml:space="preserve"> </w:delText>
        </w:r>
      </w:del>
      <w:r w:rsidRPr="0020295F">
        <w:t xml:space="preserve"> Prikazuje se novi prozor koju traži potvrdu za brisanje kategorije. Kada vlasnik/djelatnik potvrdi brisanje kategorije, poslužitelju se šalje poruka o brisanju kategorije. Kategorija se briše iz baze i poslužitelj šalje poruku vlasniku/djelatniku o brisanju kategorije.</w:t>
      </w:r>
    </w:p>
    <w:p w14:paraId="2FCF06FB" w14:textId="77777777" w:rsidR="00DD773E" w:rsidRPr="0020295F" w:rsidRDefault="00F576AA" w:rsidP="00DD773E">
      <w:pPr>
        <w:keepNext/>
        <w:jc w:val="center"/>
      </w:pPr>
      <w:r w:rsidRPr="00E86FC2">
        <w:rPr>
          <w:noProof/>
          <w:lang w:eastAsia="hr-HR"/>
        </w:rPr>
        <w:drawing>
          <wp:inline distT="0" distB="0" distL="0" distR="0" wp14:anchorId="3123F40E" wp14:editId="1A71D91B">
            <wp:extent cx="5249034" cy="2660611"/>
            <wp:effectExtent l="0" t="0" r="0" b="6985"/>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ObrišiKategoriju.png"/>
                    <pic:cNvPicPr/>
                  </pic:nvPicPr>
                  <pic:blipFill>
                    <a:blip r:embed="rId40">
                      <a:extLst>
                        <a:ext uri="{28A0092B-C50C-407E-A947-70E740481C1C}">
                          <a14:useLocalDpi xmlns:a14="http://schemas.microsoft.com/office/drawing/2010/main" val="0"/>
                        </a:ext>
                      </a:extLst>
                    </a:blip>
                    <a:stretch>
                      <a:fillRect/>
                    </a:stretch>
                  </pic:blipFill>
                  <pic:spPr>
                    <a:xfrm>
                      <a:off x="0" y="0"/>
                      <a:ext cx="5249034" cy="2660611"/>
                    </a:xfrm>
                    <a:prstGeom prst="rect">
                      <a:avLst/>
                    </a:prstGeom>
                  </pic:spPr>
                </pic:pic>
              </a:graphicData>
            </a:graphic>
          </wp:inline>
        </w:drawing>
      </w:r>
    </w:p>
    <w:p w14:paraId="5944EDD5" w14:textId="3BE5FBC3" w:rsidR="006F6C23" w:rsidRPr="0020295F" w:rsidRDefault="00DD773E" w:rsidP="006F6C23">
      <w:pPr>
        <w:pStyle w:val="Caption"/>
        <w:jc w:val="center"/>
        <w:rPr>
          <w:b w:val="0"/>
          <w:bCs w:val="0"/>
        </w:rPr>
      </w:pPr>
      <w:bookmarkStart w:id="749" w:name="_Toc441150039"/>
      <w:r w:rsidRPr="00E86FC2">
        <w:t xml:space="preserve">Slika </w:t>
      </w:r>
      <w:ins w:id="750" w:author="Tin Trčak" w:date="2016-01-21T13:41:00Z">
        <w:r w:rsidR="00476BBA">
          <w:fldChar w:fldCharType="begin"/>
        </w:r>
        <w:r w:rsidR="00476BBA">
          <w:instrText xml:space="preserve"> STYLEREF 2 \s </w:instrText>
        </w:r>
      </w:ins>
      <w:r w:rsidR="00476BBA">
        <w:fldChar w:fldCharType="separate"/>
      </w:r>
      <w:r w:rsidR="00476BBA">
        <w:rPr>
          <w:noProof/>
        </w:rPr>
        <w:t>4.3</w:t>
      </w:r>
      <w:ins w:id="7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52" w:author="Tin Trčak" w:date="2016-01-21T13:41:00Z">
        <w:r w:rsidR="00476BBA">
          <w:rPr>
            <w:noProof/>
          </w:rPr>
          <w:t>26</w:t>
        </w:r>
        <w:r w:rsidR="00476BBA">
          <w:fldChar w:fldCharType="end"/>
        </w:r>
      </w:ins>
      <w:ins w:id="753" w:author="Fredi" w:date="2016-01-21T00:26:00Z">
        <w:del w:id="754" w:author="Tin Trčak" w:date="2016-01-21T00:45:00Z">
          <w:r w:rsidR="00B93800" w:rsidDel="00C255BA">
            <w:fldChar w:fldCharType="begin"/>
          </w:r>
          <w:r w:rsidR="00B93800" w:rsidDel="00C255BA">
            <w:delInstrText xml:space="preserve"> STYLEREF 2 \s </w:delInstrText>
          </w:r>
        </w:del>
      </w:ins>
      <w:del w:id="755" w:author="Tin Trčak" w:date="2016-01-21T00:45:00Z">
        <w:r w:rsidR="00B93800" w:rsidDel="00C255BA">
          <w:fldChar w:fldCharType="separate"/>
        </w:r>
        <w:r w:rsidR="00B93800" w:rsidDel="00C255BA">
          <w:rPr>
            <w:noProof/>
          </w:rPr>
          <w:delText>4.3</w:delText>
        </w:r>
      </w:del>
      <w:ins w:id="756" w:author="Fredi" w:date="2016-01-21T00:26:00Z">
        <w:del w:id="7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58" w:author="Tin Trčak" w:date="2016-01-21T00:45:00Z">
        <w:r w:rsidR="00B93800" w:rsidDel="00C255BA">
          <w:fldChar w:fldCharType="separate"/>
        </w:r>
      </w:del>
      <w:ins w:id="759" w:author="Fredi" w:date="2016-01-21T00:26:00Z">
        <w:del w:id="760" w:author="Tin Trčak" w:date="2016-01-21T00:45:00Z">
          <w:r w:rsidR="00B93800" w:rsidDel="00C255BA">
            <w:rPr>
              <w:noProof/>
            </w:rPr>
            <w:delText>26</w:delText>
          </w:r>
          <w:r w:rsidR="00B93800" w:rsidDel="00C255BA">
            <w:fldChar w:fldCharType="end"/>
          </w:r>
        </w:del>
      </w:ins>
      <w:del w:id="7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26</w:delText>
        </w:r>
        <w:r w:rsidR="009622DC" w:rsidDel="009143E6">
          <w:rPr>
            <w:noProof/>
          </w:rPr>
          <w:fldChar w:fldCharType="end"/>
        </w:r>
      </w:del>
      <w:r w:rsidRPr="00E86FC2">
        <w:t xml:space="preserve"> Sekvencijski dijagram za UC2</w:t>
      </w:r>
      <w:r w:rsidR="00BE0434" w:rsidRPr="00E86FC2">
        <w:t>8</w:t>
      </w:r>
      <w:r w:rsidRPr="00E86FC2">
        <w:t xml:space="preserve"> – ObrišiKategoriju</w:t>
      </w:r>
      <w:bookmarkEnd w:id="749"/>
      <w:r w:rsidR="006F6C23" w:rsidRPr="00E86FC2">
        <w:br w:type="page"/>
      </w:r>
    </w:p>
    <w:p w14:paraId="762E50B4" w14:textId="6B7BFBC9" w:rsidR="00F576AA" w:rsidRPr="00E86FC2" w:rsidRDefault="00F576AA" w:rsidP="00F576AA">
      <w:pPr>
        <w:rPr>
          <w:b/>
        </w:rPr>
      </w:pPr>
      <w:r w:rsidRPr="00E86FC2">
        <w:rPr>
          <w:b/>
        </w:rPr>
        <w:lastRenderedPageBreak/>
        <w:t>Obrazac uporabe UC</w:t>
      </w:r>
      <w:r w:rsidR="00BE0434" w:rsidRPr="00E86FC2">
        <w:rPr>
          <w:b/>
        </w:rPr>
        <w:t>29</w:t>
      </w:r>
      <w:r w:rsidRPr="00E86FC2">
        <w:rPr>
          <w:b/>
        </w:rPr>
        <w:t xml:space="preserve"> – AnalizaNarudžbi</w:t>
      </w:r>
    </w:p>
    <w:p w14:paraId="69DB0339" w14:textId="2E2F00F5" w:rsidR="00F576AA" w:rsidRPr="0020295F" w:rsidRDefault="00F576AA" w:rsidP="007364D4">
      <w:pPr>
        <w:ind w:firstLine="708"/>
      </w:pPr>
      <w:r w:rsidRPr="0020295F">
        <w:t>Vlasnik pritisne gumb „</w:t>
      </w:r>
      <w:r w:rsidR="008142BA" w:rsidRPr="0020295F">
        <w:t>Statistika</w:t>
      </w:r>
      <w:r w:rsidRPr="0020295F">
        <w:t>“, te se zatim poslužitelju šalje zahtjev za izvještajem. Poslužitelj dohvaća podatke o prometu u restoranu po svakom mjesecu. Dohvaća se broj narudžbi, prosječna cijena narudžbe, tri najčešće naručivana jela i ukupni promet restorana. Poslužitelj na temelju tih informacija generira prikaz izvještaja koji se šalje natrag vlasniku.</w:t>
      </w:r>
    </w:p>
    <w:p w14:paraId="5789D280" w14:textId="77777777" w:rsidR="00DD773E" w:rsidRPr="0020295F" w:rsidRDefault="00F576AA" w:rsidP="00DD773E">
      <w:pPr>
        <w:keepNext/>
        <w:jc w:val="center"/>
      </w:pPr>
      <w:r w:rsidRPr="00E86FC2">
        <w:rPr>
          <w:noProof/>
          <w:lang w:eastAsia="hr-HR"/>
        </w:rPr>
        <w:drawing>
          <wp:inline distT="0" distB="0" distL="0" distR="0" wp14:anchorId="5098D9EC" wp14:editId="253C1964">
            <wp:extent cx="4660132" cy="2478007"/>
            <wp:effectExtent l="0" t="0" r="7620" b="0"/>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AnalizaNarudžbi.png"/>
                    <pic:cNvPicPr/>
                  </pic:nvPicPr>
                  <pic:blipFill>
                    <a:blip r:embed="rId41">
                      <a:extLst>
                        <a:ext uri="{28A0092B-C50C-407E-A947-70E740481C1C}">
                          <a14:useLocalDpi xmlns:a14="http://schemas.microsoft.com/office/drawing/2010/main" val="0"/>
                        </a:ext>
                      </a:extLst>
                    </a:blip>
                    <a:stretch>
                      <a:fillRect/>
                    </a:stretch>
                  </pic:blipFill>
                  <pic:spPr>
                    <a:xfrm>
                      <a:off x="0" y="0"/>
                      <a:ext cx="4660132" cy="2478007"/>
                    </a:xfrm>
                    <a:prstGeom prst="rect">
                      <a:avLst/>
                    </a:prstGeom>
                  </pic:spPr>
                </pic:pic>
              </a:graphicData>
            </a:graphic>
          </wp:inline>
        </w:drawing>
      </w:r>
    </w:p>
    <w:p w14:paraId="5EBA1825" w14:textId="2E542078" w:rsidR="007E0D3E" w:rsidRPr="00E86FC2" w:rsidRDefault="00DD773E" w:rsidP="00DD773E">
      <w:pPr>
        <w:pStyle w:val="Caption"/>
        <w:jc w:val="center"/>
      </w:pPr>
      <w:bookmarkStart w:id="762" w:name="_Toc441150040"/>
      <w:r w:rsidRPr="00E86FC2">
        <w:t xml:space="preserve">Slika </w:t>
      </w:r>
      <w:ins w:id="763" w:author="Tin Trčak" w:date="2016-01-21T13:41:00Z">
        <w:r w:rsidR="00476BBA">
          <w:fldChar w:fldCharType="begin"/>
        </w:r>
        <w:r w:rsidR="00476BBA">
          <w:instrText xml:space="preserve"> STYLEREF 2 \s </w:instrText>
        </w:r>
      </w:ins>
      <w:r w:rsidR="00476BBA">
        <w:fldChar w:fldCharType="separate"/>
      </w:r>
      <w:r w:rsidR="00476BBA">
        <w:rPr>
          <w:noProof/>
        </w:rPr>
        <w:t>4.3</w:t>
      </w:r>
      <w:ins w:id="7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65" w:author="Tin Trčak" w:date="2016-01-21T13:41:00Z">
        <w:r w:rsidR="00476BBA">
          <w:rPr>
            <w:noProof/>
          </w:rPr>
          <w:t>27</w:t>
        </w:r>
        <w:r w:rsidR="00476BBA">
          <w:fldChar w:fldCharType="end"/>
        </w:r>
      </w:ins>
      <w:ins w:id="766" w:author="Fredi" w:date="2016-01-21T00:26:00Z">
        <w:del w:id="767" w:author="Tin Trčak" w:date="2016-01-21T00:45:00Z">
          <w:r w:rsidR="00B93800" w:rsidDel="00C255BA">
            <w:fldChar w:fldCharType="begin"/>
          </w:r>
          <w:r w:rsidR="00B93800" w:rsidDel="00C255BA">
            <w:delInstrText xml:space="preserve"> STYLEREF 2 \s </w:delInstrText>
          </w:r>
        </w:del>
      </w:ins>
      <w:del w:id="768" w:author="Tin Trčak" w:date="2016-01-21T00:45:00Z">
        <w:r w:rsidR="00B93800" w:rsidDel="00C255BA">
          <w:fldChar w:fldCharType="separate"/>
        </w:r>
        <w:r w:rsidR="00B93800" w:rsidDel="00C255BA">
          <w:rPr>
            <w:noProof/>
          </w:rPr>
          <w:delText>4.3</w:delText>
        </w:r>
      </w:del>
      <w:ins w:id="769" w:author="Fredi" w:date="2016-01-21T00:26:00Z">
        <w:del w:id="7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71" w:author="Tin Trčak" w:date="2016-01-21T00:45:00Z">
        <w:r w:rsidR="00B93800" w:rsidDel="00C255BA">
          <w:fldChar w:fldCharType="separate"/>
        </w:r>
      </w:del>
      <w:ins w:id="772" w:author="Fredi" w:date="2016-01-21T00:26:00Z">
        <w:del w:id="773" w:author="Tin Trčak" w:date="2016-01-21T00:45:00Z">
          <w:r w:rsidR="00B93800" w:rsidDel="00C255BA">
            <w:rPr>
              <w:noProof/>
            </w:rPr>
            <w:delText>27</w:delText>
          </w:r>
          <w:r w:rsidR="00B93800" w:rsidDel="00C255BA">
            <w:fldChar w:fldCharType="end"/>
          </w:r>
        </w:del>
      </w:ins>
      <w:del w:id="7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27</w:delText>
        </w:r>
        <w:r w:rsidR="009622DC" w:rsidDel="009143E6">
          <w:rPr>
            <w:noProof/>
          </w:rPr>
          <w:fldChar w:fldCharType="end"/>
        </w:r>
      </w:del>
      <w:r w:rsidRPr="00E86FC2">
        <w:t xml:space="preserve"> Sekvencijski dijagram za UC</w:t>
      </w:r>
      <w:r w:rsidR="00BE0434" w:rsidRPr="00E86FC2">
        <w:t>29</w:t>
      </w:r>
      <w:r w:rsidRPr="00E86FC2">
        <w:t xml:space="preserve"> – AnalizaNarudžbi</w:t>
      </w:r>
      <w:bookmarkEnd w:id="762"/>
    </w:p>
    <w:p w14:paraId="58CCEE6A" w14:textId="11B8D5C4" w:rsidR="00F576AA" w:rsidRPr="00E86FC2" w:rsidRDefault="00F576AA" w:rsidP="00B301DF">
      <w:pPr>
        <w:spacing w:before="240"/>
        <w:rPr>
          <w:b/>
        </w:rPr>
      </w:pPr>
      <w:r w:rsidRPr="00E86FC2">
        <w:rPr>
          <w:b/>
        </w:rPr>
        <w:t>Obrazac uporabe UC3</w:t>
      </w:r>
      <w:r w:rsidR="00182782" w:rsidRPr="00E86FC2">
        <w:rPr>
          <w:b/>
        </w:rPr>
        <w:t>0</w:t>
      </w:r>
      <w:r w:rsidRPr="00E86FC2">
        <w:rPr>
          <w:b/>
        </w:rPr>
        <w:t xml:space="preserve"> – PromjenaPodatakaZaRestoran</w:t>
      </w:r>
    </w:p>
    <w:p w14:paraId="48E330C6" w14:textId="45DA3253" w:rsidR="00F576AA" w:rsidRPr="0020295F" w:rsidRDefault="00F576AA" w:rsidP="007364D4">
      <w:pPr>
        <w:ind w:firstLine="708"/>
      </w:pPr>
      <w:r w:rsidRPr="0020295F">
        <w:t xml:space="preserve">Vlasnik pritisne gumb </w:t>
      </w:r>
      <w:r w:rsidR="008142BA" w:rsidRPr="0020295F">
        <w:t xml:space="preserve">„Osnovne informacije“ </w:t>
      </w:r>
      <w:r w:rsidRPr="0020295F">
        <w:t>te se zatim prikazuje formular za izmjenu podataka o restoranu. Vlasnik unosi željene promjene podataka o restoranu. Kada vlasnik potvrdi promjene, poslužitelju se šalje poruka o promjenama, te se one pohranjuju u datoteku na poslužitelju. Poslužitelj šalje potvrdu o izmjeni podataka o restoranu.</w:t>
      </w:r>
    </w:p>
    <w:p w14:paraId="6B037736" w14:textId="77777777" w:rsidR="00DD773E" w:rsidRPr="0020295F" w:rsidRDefault="00F576AA" w:rsidP="00DD773E">
      <w:pPr>
        <w:keepNext/>
        <w:jc w:val="center"/>
      </w:pPr>
      <w:r w:rsidRPr="00E86FC2">
        <w:rPr>
          <w:noProof/>
          <w:lang w:eastAsia="hr-HR"/>
        </w:rPr>
        <w:drawing>
          <wp:inline distT="0" distB="0" distL="0" distR="0" wp14:anchorId="292DEA6A" wp14:editId="008C06D5">
            <wp:extent cx="4224939" cy="2634103"/>
            <wp:effectExtent l="0" t="0" r="4445"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romjenaPodatakaZaRestoran.png"/>
                    <pic:cNvPicPr/>
                  </pic:nvPicPr>
                  <pic:blipFill>
                    <a:blip r:embed="rId42">
                      <a:extLst>
                        <a:ext uri="{28A0092B-C50C-407E-A947-70E740481C1C}">
                          <a14:useLocalDpi xmlns:a14="http://schemas.microsoft.com/office/drawing/2010/main" val="0"/>
                        </a:ext>
                      </a:extLst>
                    </a:blip>
                    <a:stretch>
                      <a:fillRect/>
                    </a:stretch>
                  </pic:blipFill>
                  <pic:spPr>
                    <a:xfrm>
                      <a:off x="0" y="0"/>
                      <a:ext cx="4224939" cy="2634103"/>
                    </a:xfrm>
                    <a:prstGeom prst="rect">
                      <a:avLst/>
                    </a:prstGeom>
                  </pic:spPr>
                </pic:pic>
              </a:graphicData>
            </a:graphic>
          </wp:inline>
        </w:drawing>
      </w:r>
    </w:p>
    <w:p w14:paraId="5B05607B" w14:textId="6AA10FF1" w:rsidR="00CA5BE5" w:rsidRPr="00E86FC2" w:rsidRDefault="00DD773E">
      <w:pPr>
        <w:pStyle w:val="Caption"/>
        <w:jc w:val="center"/>
      </w:pPr>
      <w:bookmarkStart w:id="775" w:name="_Toc441150041"/>
      <w:r w:rsidRPr="00E86FC2">
        <w:t xml:space="preserve">Slika </w:t>
      </w:r>
      <w:ins w:id="776" w:author="Tin Trčak" w:date="2016-01-21T13:41:00Z">
        <w:r w:rsidR="00476BBA">
          <w:fldChar w:fldCharType="begin"/>
        </w:r>
        <w:r w:rsidR="00476BBA">
          <w:instrText xml:space="preserve"> STYLEREF 2 \s </w:instrText>
        </w:r>
      </w:ins>
      <w:r w:rsidR="00476BBA">
        <w:fldChar w:fldCharType="separate"/>
      </w:r>
      <w:r w:rsidR="00476BBA">
        <w:rPr>
          <w:noProof/>
        </w:rPr>
        <w:t>4.3</w:t>
      </w:r>
      <w:ins w:id="77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78" w:author="Tin Trčak" w:date="2016-01-21T13:41:00Z">
        <w:r w:rsidR="00476BBA">
          <w:rPr>
            <w:noProof/>
          </w:rPr>
          <w:t>28</w:t>
        </w:r>
        <w:r w:rsidR="00476BBA">
          <w:fldChar w:fldCharType="end"/>
        </w:r>
      </w:ins>
      <w:ins w:id="779" w:author="Fredi" w:date="2016-01-21T00:26:00Z">
        <w:del w:id="780" w:author="Tin Trčak" w:date="2016-01-21T00:45:00Z">
          <w:r w:rsidR="00B93800" w:rsidDel="00C255BA">
            <w:fldChar w:fldCharType="begin"/>
          </w:r>
          <w:r w:rsidR="00B93800" w:rsidDel="00C255BA">
            <w:delInstrText xml:space="preserve"> STYLEREF 2 \s </w:delInstrText>
          </w:r>
        </w:del>
      </w:ins>
      <w:del w:id="781" w:author="Tin Trčak" w:date="2016-01-21T00:45:00Z">
        <w:r w:rsidR="00B93800" w:rsidDel="00C255BA">
          <w:fldChar w:fldCharType="separate"/>
        </w:r>
        <w:r w:rsidR="00B93800" w:rsidDel="00C255BA">
          <w:rPr>
            <w:noProof/>
          </w:rPr>
          <w:delText>4.3</w:delText>
        </w:r>
      </w:del>
      <w:ins w:id="782" w:author="Fredi" w:date="2016-01-21T00:26:00Z">
        <w:del w:id="78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784" w:author="Tin Trčak" w:date="2016-01-21T00:45:00Z">
        <w:r w:rsidR="00B93800" w:rsidDel="00C255BA">
          <w:fldChar w:fldCharType="separate"/>
        </w:r>
      </w:del>
      <w:ins w:id="785" w:author="Fredi" w:date="2016-01-21T00:26:00Z">
        <w:del w:id="786" w:author="Tin Trčak" w:date="2016-01-21T00:45:00Z">
          <w:r w:rsidR="00B93800" w:rsidDel="00C255BA">
            <w:rPr>
              <w:noProof/>
            </w:rPr>
            <w:delText>28</w:delText>
          </w:r>
          <w:r w:rsidR="00B93800" w:rsidDel="00C255BA">
            <w:fldChar w:fldCharType="end"/>
          </w:r>
        </w:del>
      </w:ins>
      <w:del w:id="78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28</w:delText>
        </w:r>
        <w:r w:rsidR="009622DC" w:rsidDel="009143E6">
          <w:rPr>
            <w:noProof/>
          </w:rPr>
          <w:fldChar w:fldCharType="end"/>
        </w:r>
      </w:del>
      <w:r w:rsidRPr="00E86FC2">
        <w:t xml:space="preserve"> Sekvencijski dijagram za UC</w:t>
      </w:r>
      <w:r w:rsidR="00352BCF" w:rsidRPr="00E86FC2">
        <w:t>30</w:t>
      </w:r>
      <w:r w:rsidRPr="00E86FC2">
        <w:t xml:space="preserve"> – PromjenaPodatakaZaRestoran</w:t>
      </w:r>
      <w:bookmarkEnd w:id="775"/>
    </w:p>
    <w:p w14:paraId="7413942F" w14:textId="08DCDA04" w:rsidR="00CA5BE5" w:rsidRPr="00E86FC2" w:rsidRDefault="00CA5BE5" w:rsidP="00CA5BE5">
      <w:pPr>
        <w:rPr>
          <w:b/>
        </w:rPr>
      </w:pPr>
      <w:r w:rsidRPr="00E86FC2">
        <w:rPr>
          <w:b/>
        </w:rPr>
        <w:lastRenderedPageBreak/>
        <w:t>Obrazac uporabe UC31 – SnimanjeNarudžbe</w:t>
      </w:r>
    </w:p>
    <w:p w14:paraId="2E28BB1F" w14:textId="69AAAEA6" w:rsidR="00CA5BE5" w:rsidRPr="0020295F" w:rsidRDefault="00CA5BE5" w:rsidP="00CA5BE5">
      <w:pPr>
        <w:ind w:firstLine="708"/>
      </w:pPr>
      <w:r w:rsidRPr="0020295F">
        <w:t>Djelatnik odabere narudžbu koju želi snimiti, te pritisne gumb „S</w:t>
      </w:r>
      <w:ins w:id="788" w:author="Tin Trčak" w:date="2016-01-21T14:24:00Z">
        <w:r w:rsidR="00EC1247">
          <w:t>premi</w:t>
        </w:r>
      </w:ins>
      <w:del w:id="789" w:author="Tin Trčak" w:date="2016-01-21T14:24:00Z">
        <w:r w:rsidRPr="0020295F" w:rsidDel="00EC1247">
          <w:delText>nimanje narudžbe</w:delText>
        </w:r>
      </w:del>
      <w:r w:rsidRPr="0020295F">
        <w:t>“. Podaci odabrane narudžbe se spremanju u izlaznu datoteku na djelatnikovo računalo.</w:t>
      </w:r>
    </w:p>
    <w:p w14:paraId="6B9F6B67" w14:textId="77777777" w:rsidR="00CA5BE5" w:rsidRPr="0020295F" w:rsidRDefault="00CA5BE5" w:rsidP="00CA5BE5">
      <w:pPr>
        <w:keepNext/>
        <w:jc w:val="center"/>
      </w:pPr>
      <w:r w:rsidRPr="00E86FC2">
        <w:rPr>
          <w:noProof/>
          <w:lang w:eastAsia="hr-HR"/>
        </w:rPr>
        <w:drawing>
          <wp:inline distT="0" distB="0" distL="0" distR="0" wp14:anchorId="2FCA4D60" wp14:editId="663DB020">
            <wp:extent cx="3843939" cy="2516033"/>
            <wp:effectExtent l="0" t="0" r="4445"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SnimanjeNarudžbe.png"/>
                    <pic:cNvPicPr/>
                  </pic:nvPicPr>
                  <pic:blipFill>
                    <a:blip r:embed="rId43">
                      <a:extLst>
                        <a:ext uri="{28A0092B-C50C-407E-A947-70E740481C1C}">
                          <a14:useLocalDpi xmlns:a14="http://schemas.microsoft.com/office/drawing/2010/main" val="0"/>
                        </a:ext>
                      </a:extLst>
                    </a:blip>
                    <a:stretch>
                      <a:fillRect/>
                    </a:stretch>
                  </pic:blipFill>
                  <pic:spPr>
                    <a:xfrm>
                      <a:off x="0" y="0"/>
                      <a:ext cx="3843939" cy="2516033"/>
                    </a:xfrm>
                    <a:prstGeom prst="rect">
                      <a:avLst/>
                    </a:prstGeom>
                  </pic:spPr>
                </pic:pic>
              </a:graphicData>
            </a:graphic>
          </wp:inline>
        </w:drawing>
      </w:r>
    </w:p>
    <w:p w14:paraId="5DE831C5" w14:textId="6F6B24F2" w:rsidR="00CA5BE5" w:rsidRPr="00E86FC2" w:rsidRDefault="00CA5BE5" w:rsidP="00CA5BE5">
      <w:pPr>
        <w:pStyle w:val="Caption"/>
        <w:jc w:val="center"/>
      </w:pPr>
      <w:bookmarkStart w:id="790" w:name="_Toc435804006"/>
      <w:bookmarkStart w:id="791" w:name="_Toc441150042"/>
      <w:r w:rsidRPr="00E86FC2">
        <w:t xml:space="preserve">Slika </w:t>
      </w:r>
      <w:ins w:id="792" w:author="Tin Trčak" w:date="2016-01-21T13:41:00Z">
        <w:r w:rsidR="00476BBA">
          <w:fldChar w:fldCharType="begin"/>
        </w:r>
        <w:r w:rsidR="00476BBA">
          <w:instrText xml:space="preserve"> STYLEREF 2 \s </w:instrText>
        </w:r>
      </w:ins>
      <w:r w:rsidR="00476BBA">
        <w:fldChar w:fldCharType="separate"/>
      </w:r>
      <w:r w:rsidR="00476BBA">
        <w:rPr>
          <w:noProof/>
        </w:rPr>
        <w:t>4.3</w:t>
      </w:r>
      <w:ins w:id="79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794" w:author="Tin Trčak" w:date="2016-01-21T13:41:00Z">
        <w:r w:rsidR="00476BBA">
          <w:rPr>
            <w:noProof/>
          </w:rPr>
          <w:t>29</w:t>
        </w:r>
        <w:r w:rsidR="00476BBA">
          <w:fldChar w:fldCharType="end"/>
        </w:r>
      </w:ins>
      <w:ins w:id="795" w:author="Fredi" w:date="2016-01-21T00:26:00Z">
        <w:del w:id="796" w:author="Tin Trčak" w:date="2016-01-21T00:45:00Z">
          <w:r w:rsidR="00B93800" w:rsidDel="00C255BA">
            <w:fldChar w:fldCharType="begin"/>
          </w:r>
          <w:r w:rsidR="00B93800" w:rsidDel="00C255BA">
            <w:delInstrText xml:space="preserve"> STYLEREF 2 \s </w:delInstrText>
          </w:r>
        </w:del>
      </w:ins>
      <w:del w:id="797" w:author="Tin Trčak" w:date="2016-01-21T00:45:00Z">
        <w:r w:rsidR="00B93800" w:rsidDel="00C255BA">
          <w:fldChar w:fldCharType="separate"/>
        </w:r>
        <w:r w:rsidR="00B93800" w:rsidDel="00C255BA">
          <w:rPr>
            <w:noProof/>
          </w:rPr>
          <w:delText>4.3</w:delText>
        </w:r>
      </w:del>
      <w:ins w:id="798" w:author="Fredi" w:date="2016-01-21T00:26:00Z">
        <w:del w:id="79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00" w:author="Tin Trčak" w:date="2016-01-21T00:45:00Z">
        <w:r w:rsidR="00B93800" w:rsidDel="00C255BA">
          <w:fldChar w:fldCharType="separate"/>
        </w:r>
      </w:del>
      <w:ins w:id="801" w:author="Fredi" w:date="2016-01-21T00:26:00Z">
        <w:del w:id="802" w:author="Tin Trčak" w:date="2016-01-21T00:45:00Z">
          <w:r w:rsidR="00B93800" w:rsidDel="00C255BA">
            <w:rPr>
              <w:noProof/>
            </w:rPr>
            <w:delText>29</w:delText>
          </w:r>
          <w:r w:rsidR="00B93800" w:rsidDel="00C255BA">
            <w:fldChar w:fldCharType="end"/>
          </w:r>
        </w:del>
      </w:ins>
      <w:del w:id="80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4.3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29</w:delText>
        </w:r>
        <w:r w:rsidR="009622DC" w:rsidDel="009143E6">
          <w:rPr>
            <w:noProof/>
          </w:rPr>
          <w:fldChar w:fldCharType="end"/>
        </w:r>
      </w:del>
      <w:r w:rsidRPr="00E86FC2">
        <w:t xml:space="preserve"> Sekvencijski dijagram za UC31 – </w:t>
      </w:r>
      <w:del w:id="804" w:author="Tin Trčak" w:date="2016-01-21T14:30:00Z">
        <w:r w:rsidRPr="00E86FC2" w:rsidDel="00E96B40">
          <w:delText>SnimanjeNarudžbe</w:delText>
        </w:r>
      </w:del>
      <w:bookmarkEnd w:id="790"/>
      <w:ins w:id="805" w:author="Tin Trčak" w:date="2016-01-21T14:30:00Z">
        <w:r w:rsidR="00E96B40" w:rsidRPr="00E86FC2">
          <w:t>Snimanje</w:t>
        </w:r>
        <w:r w:rsidR="00E96B40">
          <w:t>Statistike</w:t>
        </w:r>
      </w:ins>
      <w:bookmarkEnd w:id="791"/>
    </w:p>
    <w:p w14:paraId="5E747FB1" w14:textId="6DC7432B" w:rsidR="00F576AA" w:rsidRPr="00E86FC2" w:rsidRDefault="00F576AA">
      <w:pPr>
        <w:pStyle w:val="Caption"/>
        <w:jc w:val="center"/>
      </w:pPr>
    </w:p>
    <w:p w14:paraId="373F1F36" w14:textId="3E88506C" w:rsidR="00A711AB" w:rsidRPr="0020295F" w:rsidRDefault="00A711AB">
      <w:pPr>
        <w:spacing w:after="160" w:line="259" w:lineRule="auto"/>
        <w:jc w:val="left"/>
        <w:rPr>
          <w:lang w:eastAsia="hr-HR"/>
        </w:rPr>
      </w:pPr>
      <w:r w:rsidRPr="0020295F">
        <w:rPr>
          <w:lang w:eastAsia="hr-HR"/>
        </w:rPr>
        <w:br w:type="page"/>
      </w:r>
    </w:p>
    <w:p w14:paraId="643A5666" w14:textId="2BEE941D" w:rsidR="00F576AA" w:rsidRPr="00E86FC2" w:rsidRDefault="00E05AB8" w:rsidP="00E05AB8">
      <w:pPr>
        <w:pStyle w:val="Heading1"/>
        <w:rPr>
          <w:lang w:eastAsia="hr-HR"/>
        </w:rPr>
      </w:pPr>
      <w:bookmarkStart w:id="806" w:name="_Toc441100858"/>
      <w:r w:rsidRPr="00E86FC2">
        <w:rPr>
          <w:lang w:eastAsia="hr-HR"/>
        </w:rPr>
        <w:lastRenderedPageBreak/>
        <w:t>Ostali zahtjevi</w:t>
      </w:r>
      <w:bookmarkEnd w:id="806"/>
    </w:p>
    <w:p w14:paraId="695B1C88" w14:textId="103036FA"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za svako jelo koje je naručivano više</w:t>
      </w:r>
      <w:r w:rsidR="00220F8B" w:rsidRPr="0020295F">
        <w:rPr>
          <w:rFonts w:cs="Times New Roman"/>
          <w:szCs w:val="24"/>
          <w:lang w:eastAsia="ar-SA"/>
        </w:rPr>
        <w:t xml:space="preserve"> ili jednako</w:t>
      </w:r>
      <w:r w:rsidRPr="0020295F">
        <w:rPr>
          <w:rFonts w:cs="Times New Roman"/>
          <w:szCs w:val="24"/>
          <w:lang w:eastAsia="ar-SA"/>
        </w:rPr>
        <w:t xml:space="preserve"> od prosjeka naručivanja ostalih jela označiti posebnom oznakom – često naručivano jelo.</w:t>
      </w:r>
    </w:p>
    <w:p w14:paraId="67628537"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upozoriti korisnika ako odabrana narudžba nije zadovoljila uvjet minimalne definirane cijene svake narudžbe.</w:t>
      </w:r>
    </w:p>
    <w:p w14:paraId="499D79D4"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je potrebno ispitati tako da se u njemu nalaze najmanje četiri kategorije jela i najmanje 20 pojedinačnih jela. </w:t>
      </w:r>
    </w:p>
    <w:p w14:paraId="3957949B" w14:textId="49E13D9E"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U sustavu treba barem za 10 jela postojati</w:t>
      </w:r>
      <w:r w:rsidR="009E2F05" w:rsidRPr="0020295F">
        <w:rPr>
          <w:rFonts w:cs="Times New Roman"/>
          <w:szCs w:val="24"/>
          <w:lang w:eastAsia="ar-SA"/>
        </w:rPr>
        <w:t xml:space="preserve"> pripadajuće slike tih jela.</w:t>
      </w:r>
    </w:p>
    <w:p w14:paraId="6FECC8EF"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moći podržati istovremeni rad najmanje tri djelatnika, pet klijenata i jednog vlasnika.</w:t>
      </w:r>
    </w:p>
    <w:p w14:paraId="69E575BA"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Sučelje web stranice mora podržavati unos i prikaz hrvatskih dijakritičkih znakova.</w:t>
      </w:r>
    </w:p>
    <w:p w14:paraId="22E258F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Tekstualni oblik izlazne datoteke, tj. izvještaj o prometu restorana mora podržavati unos i prikaz hrvatskih dijakritičkih znakova.</w:t>
      </w:r>
    </w:p>
    <w:p w14:paraId="607C6B0D"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Sustav treba biti jednostavan za korištenje, korisnici moraju znati koristi se sučeljem web stranice i sustavom bez opširnih i dodatnih uputa.</w:t>
      </w:r>
    </w:p>
    <w:p w14:paraId="2023B1B5"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Web stranica mora biti pisana u objektno-orijentiranom programskom jeziku, te će izrada sustava biti implementirana pomoću C# i ASP.NET.</w:t>
      </w:r>
    </w:p>
    <w:p w14:paraId="14653A62"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Ako dođe do nepredviđenih ili krivih akcija nekog od korisnika, one moraju na odgovarajući način omogućiti normalno funkcioniranje i rad sustava.</w:t>
      </w:r>
    </w:p>
    <w:p w14:paraId="0A7D7BF9"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Informacije o restoranu i jelima, te cijene jela koje sustav daje moraju biti točne i pravodobno ažurirane.</w:t>
      </w:r>
    </w:p>
    <w:p w14:paraId="0B09C60B" w14:textId="77777777" w:rsidR="00E05AB8" w:rsidRPr="0020295F" w:rsidRDefault="00E05AB8" w:rsidP="001A0EE3">
      <w:pPr>
        <w:pStyle w:val="ListParagraph"/>
        <w:numPr>
          <w:ilvl w:val="0"/>
          <w:numId w:val="48"/>
        </w:numPr>
        <w:shd w:val="clear" w:color="auto" w:fill="FFFFFF"/>
        <w:suppressAutoHyphens/>
        <w:spacing w:before="100" w:beforeAutospacing="1" w:after="100" w:afterAutospacing="1"/>
        <w:ind w:left="357"/>
        <w:contextualSpacing w:val="0"/>
        <w:textAlignment w:val="baseline"/>
        <w:rPr>
          <w:rFonts w:cs="Times New Roman"/>
          <w:szCs w:val="24"/>
          <w:lang w:eastAsia="ar-SA"/>
        </w:rPr>
      </w:pPr>
      <w:r w:rsidRPr="0020295F">
        <w:rPr>
          <w:rFonts w:cs="Times New Roman"/>
          <w:szCs w:val="24"/>
          <w:lang w:eastAsia="ar-SA"/>
        </w:rPr>
        <w:t xml:space="preserve">Sustav koristi kao valutu HRK. </w:t>
      </w:r>
    </w:p>
    <w:p w14:paraId="6B6DAB8C" w14:textId="10FF4B85" w:rsidR="00E05AB8" w:rsidRPr="0020295F" w:rsidRDefault="00E05AB8">
      <w:pPr>
        <w:spacing w:after="160" w:line="259" w:lineRule="auto"/>
        <w:jc w:val="left"/>
        <w:rPr>
          <w:lang w:eastAsia="hr-HR"/>
        </w:rPr>
      </w:pPr>
      <w:r w:rsidRPr="0020295F">
        <w:rPr>
          <w:lang w:eastAsia="hr-HR"/>
        </w:rPr>
        <w:br w:type="page"/>
      </w:r>
    </w:p>
    <w:p w14:paraId="2D00F7A6" w14:textId="0BA5E341" w:rsidR="00E05AB8" w:rsidRPr="00E86FC2" w:rsidRDefault="00E05AB8" w:rsidP="00E05AB8">
      <w:pPr>
        <w:pStyle w:val="Heading1"/>
        <w:rPr>
          <w:lang w:eastAsia="hr-HR"/>
        </w:rPr>
      </w:pPr>
      <w:bookmarkStart w:id="807" w:name="_Toc441100859"/>
      <w:r w:rsidRPr="00E86FC2">
        <w:rPr>
          <w:lang w:eastAsia="hr-HR"/>
        </w:rPr>
        <w:lastRenderedPageBreak/>
        <w:t xml:space="preserve">Arhitektura i </w:t>
      </w:r>
      <w:r w:rsidR="00C84CCF" w:rsidRPr="00E86FC2">
        <w:rPr>
          <w:lang w:eastAsia="hr-HR"/>
        </w:rPr>
        <w:t>dizajn</w:t>
      </w:r>
      <w:r w:rsidRPr="00E86FC2">
        <w:rPr>
          <w:lang w:eastAsia="hr-HR"/>
        </w:rPr>
        <w:t xml:space="preserve"> sustava</w:t>
      </w:r>
      <w:bookmarkEnd w:id="807"/>
    </w:p>
    <w:p w14:paraId="200CC569" w14:textId="57ABF386" w:rsidR="00E05AB8" w:rsidRPr="0020295F" w:rsidRDefault="00F40D12" w:rsidP="009E444A">
      <w:pPr>
        <w:pStyle w:val="Heading2"/>
      </w:pPr>
      <w:bookmarkStart w:id="808" w:name="_Toc441100860"/>
      <w:r w:rsidRPr="0020295F">
        <w:t>Svrha, opći prioriteti i skica sustava</w:t>
      </w:r>
      <w:bookmarkEnd w:id="808"/>
    </w:p>
    <w:p w14:paraId="655F1AE4" w14:textId="77777777" w:rsidR="004F0B5B" w:rsidRPr="0020295F" w:rsidRDefault="004F0B5B" w:rsidP="00F40D12">
      <w:pPr>
        <w:ind w:firstLine="360"/>
      </w:pPr>
    </w:p>
    <w:p w14:paraId="356B7147" w14:textId="77777777" w:rsidR="00F40D12" w:rsidRPr="0020295F" w:rsidRDefault="00F40D12" w:rsidP="00F40D12">
      <w:pPr>
        <w:ind w:firstLine="360"/>
      </w:pPr>
      <w:r w:rsidRPr="0020295F">
        <w:t xml:space="preserve">Prilikom projektiranja samog sustava za online narudžbu jela, jedna od važnijih odluka bila je odabir programskog jezika i razvojnog okruženja u kojem ćemo razviti našu aplikaciju. Kako je glavna namjera sustava da funkcionira putem interneta i ima što jednostavniju uporabu od strane korisnika odlučili smo se za web aplikaciju. </w:t>
      </w:r>
    </w:p>
    <w:p w14:paraId="75E58E9A" w14:textId="77777777" w:rsidR="00F40D12" w:rsidRPr="0020295F" w:rsidRDefault="00F40D12" w:rsidP="00F40D12">
      <w:pPr>
        <w:ind w:firstLine="360"/>
      </w:pPr>
      <w:r w:rsidRPr="0020295F">
        <w:t xml:space="preserve">Također, razmišljali smo i o klijent-poslužitelj aplikaciji, ali to bi od korisnika zahtijevalo korištenje dodatne podrške poput pomoćnih programa koji bi narušili uvjet jednostavnosti za krajnjeg korisnika, dok arhitektura web aplikacije od korisnika zahtjeva samo pristup internetu te web preglednik. </w:t>
      </w:r>
    </w:p>
    <w:p w14:paraId="029C93AC" w14:textId="77777777" w:rsidR="00F40D12" w:rsidRPr="0020295F" w:rsidRDefault="00F40D12" w:rsidP="00F40D12">
      <w:pPr>
        <w:ind w:firstLine="360"/>
      </w:pPr>
      <w:r w:rsidRPr="0020295F">
        <w:t>Dakle, krajnji sustav će se sastojati od web aplikacije koja će biti povezana s bazom podataka u kojoj će se pohranjivati podaci o restoranu, jelima, vlasniku restorana, djelatnicima i narudžbama.</w:t>
      </w:r>
    </w:p>
    <w:p w14:paraId="4BD9EC59"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15C8C3BE" w14:textId="77777777" w:rsidR="009E444A" w:rsidRPr="0020295F" w:rsidRDefault="00F40D12" w:rsidP="009E444A">
      <w:pPr>
        <w:keepNext/>
        <w:shd w:val="clear" w:color="auto" w:fill="FFFFFF"/>
        <w:spacing w:before="100" w:beforeAutospacing="1" w:after="100" w:afterAutospacing="1"/>
        <w:jc w:val="center"/>
        <w:textAlignment w:val="baseline"/>
      </w:pPr>
      <w:r w:rsidRPr="00E86FC2">
        <w:rPr>
          <w:rFonts w:ascii="Arial" w:hAnsi="Arial" w:cs="Arial"/>
          <w:noProof/>
          <w:szCs w:val="24"/>
          <w:lang w:eastAsia="hr-HR"/>
        </w:rPr>
        <w:drawing>
          <wp:inline distT="0" distB="0" distL="0" distR="0" wp14:anchorId="74B2E786" wp14:editId="7FA65330">
            <wp:extent cx="5500222" cy="2048256"/>
            <wp:effectExtent l="0" t="0" r="5715" b="952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Web_Application_Development.jpg"/>
                    <pic:cNvPicPr/>
                  </pic:nvPicPr>
                  <pic:blipFill>
                    <a:blip r:embed="rId44">
                      <a:extLst>
                        <a:ext uri="{28A0092B-C50C-407E-A947-70E740481C1C}">
                          <a14:useLocalDpi xmlns:a14="http://schemas.microsoft.com/office/drawing/2010/main" val="0"/>
                        </a:ext>
                      </a:extLst>
                    </a:blip>
                    <a:stretch>
                      <a:fillRect/>
                    </a:stretch>
                  </pic:blipFill>
                  <pic:spPr>
                    <a:xfrm>
                      <a:off x="0" y="0"/>
                      <a:ext cx="5548137" cy="2066099"/>
                    </a:xfrm>
                    <a:prstGeom prst="rect">
                      <a:avLst/>
                    </a:prstGeom>
                  </pic:spPr>
                </pic:pic>
              </a:graphicData>
            </a:graphic>
          </wp:inline>
        </w:drawing>
      </w:r>
    </w:p>
    <w:p w14:paraId="335C7F4C" w14:textId="5296A2BF" w:rsidR="00F40D12" w:rsidRPr="00E86FC2" w:rsidRDefault="009E444A" w:rsidP="009E444A">
      <w:pPr>
        <w:pStyle w:val="Caption"/>
        <w:jc w:val="center"/>
      </w:pPr>
      <w:bookmarkStart w:id="809" w:name="_Toc441150043"/>
      <w:r w:rsidRPr="00E86FC2">
        <w:t xml:space="preserve">Slika </w:t>
      </w:r>
      <w:ins w:id="810" w:author="Tin Trčak" w:date="2016-01-21T13:41:00Z">
        <w:r w:rsidR="00476BBA">
          <w:fldChar w:fldCharType="begin"/>
        </w:r>
        <w:r w:rsidR="00476BBA">
          <w:instrText xml:space="preserve"> STYLEREF 2 \s </w:instrText>
        </w:r>
      </w:ins>
      <w:r w:rsidR="00476BBA">
        <w:fldChar w:fldCharType="separate"/>
      </w:r>
      <w:r w:rsidR="00476BBA">
        <w:rPr>
          <w:noProof/>
        </w:rPr>
        <w:t>6.1</w:t>
      </w:r>
      <w:ins w:id="81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12" w:author="Tin Trčak" w:date="2016-01-21T13:41:00Z">
        <w:r w:rsidR="00476BBA">
          <w:rPr>
            <w:noProof/>
          </w:rPr>
          <w:t>1</w:t>
        </w:r>
        <w:r w:rsidR="00476BBA">
          <w:fldChar w:fldCharType="end"/>
        </w:r>
      </w:ins>
      <w:ins w:id="813" w:author="Fredi" w:date="2016-01-21T00:26:00Z">
        <w:del w:id="814" w:author="Tin Trčak" w:date="2016-01-21T00:45:00Z">
          <w:r w:rsidR="00B93800" w:rsidDel="00C255BA">
            <w:fldChar w:fldCharType="begin"/>
          </w:r>
          <w:r w:rsidR="00B93800" w:rsidDel="00C255BA">
            <w:delInstrText xml:space="preserve"> STYLEREF 2 \s </w:delInstrText>
          </w:r>
        </w:del>
      </w:ins>
      <w:del w:id="815" w:author="Tin Trčak" w:date="2016-01-21T00:45:00Z">
        <w:r w:rsidR="00B93800" w:rsidDel="00C255BA">
          <w:fldChar w:fldCharType="separate"/>
        </w:r>
        <w:r w:rsidR="00B93800" w:rsidDel="00C255BA">
          <w:rPr>
            <w:noProof/>
          </w:rPr>
          <w:delText>6.1</w:delText>
        </w:r>
      </w:del>
      <w:ins w:id="816" w:author="Fredi" w:date="2016-01-21T00:26:00Z">
        <w:del w:id="81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18" w:author="Tin Trčak" w:date="2016-01-21T00:45:00Z">
        <w:r w:rsidR="00B93800" w:rsidDel="00C255BA">
          <w:fldChar w:fldCharType="separate"/>
        </w:r>
      </w:del>
      <w:ins w:id="819" w:author="Fredi" w:date="2016-01-21T00:26:00Z">
        <w:del w:id="820" w:author="Tin Trčak" w:date="2016-01-21T00:45:00Z">
          <w:r w:rsidR="00B93800" w:rsidDel="00C255BA">
            <w:rPr>
              <w:noProof/>
            </w:rPr>
            <w:delText>1</w:delText>
          </w:r>
          <w:r w:rsidR="00B93800" w:rsidDel="00C255BA">
            <w:fldChar w:fldCharType="end"/>
          </w:r>
        </w:del>
      </w:ins>
      <w:del w:id="82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Arhitektura sustava</w:t>
      </w:r>
      <w:bookmarkEnd w:id="809"/>
    </w:p>
    <w:p w14:paraId="5E54C268" w14:textId="109B5E9E" w:rsidR="00F40D12" w:rsidRPr="00E86FC2" w:rsidRDefault="00F40D12">
      <w:pPr>
        <w:spacing w:after="160" w:line="259" w:lineRule="auto"/>
        <w:jc w:val="left"/>
        <w:rPr>
          <w:rFonts w:eastAsia="Times New Roman" w:cs="Times New Roman"/>
          <w:b/>
          <w:bCs/>
          <w:color w:val="000000"/>
          <w:sz w:val="20"/>
          <w:szCs w:val="20"/>
          <w:lang w:eastAsia="hr-HR"/>
        </w:rPr>
      </w:pPr>
      <w:r w:rsidRPr="0020295F">
        <w:br w:type="page"/>
      </w:r>
    </w:p>
    <w:p w14:paraId="33897D0F" w14:textId="77777777" w:rsidR="00F40D12" w:rsidRPr="00E86FC2" w:rsidRDefault="00F40D12" w:rsidP="00F40D12">
      <w:pPr>
        <w:pStyle w:val="Caption"/>
        <w:jc w:val="center"/>
      </w:pPr>
    </w:p>
    <w:p w14:paraId="3FF73D25" w14:textId="77777777" w:rsidR="00F40D12" w:rsidRPr="00E86FC2" w:rsidRDefault="00F40D12" w:rsidP="00F40D12">
      <w:pPr>
        <w:ind w:firstLine="708"/>
        <w:rPr>
          <w:b/>
        </w:rPr>
      </w:pPr>
      <w:r w:rsidRPr="00E86FC2">
        <w:rPr>
          <w:b/>
        </w:rPr>
        <w:t>Web aplikacija</w:t>
      </w:r>
    </w:p>
    <w:p w14:paraId="0AF17C87" w14:textId="77777777" w:rsidR="00F40D12" w:rsidRPr="0020295F" w:rsidRDefault="00F40D12" w:rsidP="00F40D12">
      <w:pPr>
        <w:ind w:firstLine="708"/>
      </w:pPr>
      <w:r w:rsidRPr="0020295F">
        <w:t>Kao programski jezik smo odabrali objektno orijentirani jezik C# te njegov server-side web aplikacijski framework ASP.NET v4.6 te razvojno okruženje Visual Studio 2015. Za arhitekturu samog sustava smo se odlučili slijediti MVC (Model-View-Controller) koncept koji je nativno podržan od strane ASP.NET frameworka te uključuje već gotove predloške koji uvelike olakšavaju i ubrzavaju razvoj web aplikacije.</w:t>
      </w:r>
    </w:p>
    <w:p w14:paraId="3A13D5F8" w14:textId="77777777" w:rsidR="00F40D12" w:rsidRPr="0020295F" w:rsidRDefault="00F40D12" w:rsidP="00F40D12">
      <w:pPr>
        <w:keepNext/>
        <w:jc w:val="center"/>
      </w:pPr>
      <w:r w:rsidRPr="00E86FC2">
        <w:rPr>
          <w:noProof/>
          <w:lang w:eastAsia="hr-HR"/>
        </w:rPr>
        <w:drawing>
          <wp:inline distT="0" distB="0" distL="0" distR="0" wp14:anchorId="767C6F59" wp14:editId="145194A0">
            <wp:extent cx="5169408" cy="2430570"/>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16.JPG"/>
                    <pic:cNvPicPr/>
                  </pic:nvPicPr>
                  <pic:blipFill>
                    <a:blip r:embed="rId45">
                      <a:extLst>
                        <a:ext uri="{28A0092B-C50C-407E-A947-70E740481C1C}">
                          <a14:useLocalDpi xmlns:a14="http://schemas.microsoft.com/office/drawing/2010/main" val="0"/>
                        </a:ext>
                      </a:extLst>
                    </a:blip>
                    <a:stretch>
                      <a:fillRect/>
                    </a:stretch>
                  </pic:blipFill>
                  <pic:spPr>
                    <a:xfrm>
                      <a:off x="0" y="0"/>
                      <a:ext cx="5186885" cy="2438787"/>
                    </a:xfrm>
                    <a:prstGeom prst="rect">
                      <a:avLst/>
                    </a:prstGeom>
                    <a:noFill/>
                    <a:ln>
                      <a:noFill/>
                    </a:ln>
                  </pic:spPr>
                </pic:pic>
              </a:graphicData>
            </a:graphic>
          </wp:inline>
        </w:drawing>
      </w:r>
    </w:p>
    <w:p w14:paraId="6D42F07A" w14:textId="7D22DE9B" w:rsidR="00F40D12" w:rsidRPr="00E86FC2" w:rsidRDefault="00F40D12" w:rsidP="00F40D12">
      <w:pPr>
        <w:pStyle w:val="Caption"/>
        <w:jc w:val="center"/>
      </w:pPr>
      <w:bookmarkStart w:id="822" w:name="_Toc441150044"/>
      <w:r w:rsidRPr="00E86FC2">
        <w:t xml:space="preserve">Slika </w:t>
      </w:r>
      <w:ins w:id="823" w:author="Tin Trčak" w:date="2016-01-21T13:41:00Z">
        <w:r w:rsidR="00476BBA">
          <w:fldChar w:fldCharType="begin"/>
        </w:r>
        <w:r w:rsidR="00476BBA">
          <w:instrText xml:space="preserve"> STYLEREF 2 \s </w:instrText>
        </w:r>
      </w:ins>
      <w:r w:rsidR="00476BBA">
        <w:fldChar w:fldCharType="separate"/>
      </w:r>
      <w:r w:rsidR="00476BBA">
        <w:rPr>
          <w:noProof/>
        </w:rPr>
        <w:t>6.1</w:t>
      </w:r>
      <w:ins w:id="8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25" w:author="Tin Trčak" w:date="2016-01-21T13:41:00Z">
        <w:r w:rsidR="00476BBA">
          <w:rPr>
            <w:noProof/>
          </w:rPr>
          <w:t>2</w:t>
        </w:r>
        <w:r w:rsidR="00476BBA">
          <w:fldChar w:fldCharType="end"/>
        </w:r>
      </w:ins>
      <w:ins w:id="826" w:author="Fredi" w:date="2016-01-21T00:26:00Z">
        <w:del w:id="827" w:author="Tin Trčak" w:date="2016-01-21T00:45:00Z">
          <w:r w:rsidR="00B93800" w:rsidDel="00C255BA">
            <w:fldChar w:fldCharType="begin"/>
          </w:r>
          <w:r w:rsidR="00B93800" w:rsidDel="00C255BA">
            <w:delInstrText xml:space="preserve"> STYLEREF 2 \s </w:delInstrText>
          </w:r>
        </w:del>
      </w:ins>
      <w:del w:id="828" w:author="Tin Trčak" w:date="2016-01-21T00:45:00Z">
        <w:r w:rsidR="00B93800" w:rsidDel="00C255BA">
          <w:fldChar w:fldCharType="separate"/>
        </w:r>
        <w:r w:rsidR="00B93800" w:rsidDel="00C255BA">
          <w:rPr>
            <w:noProof/>
          </w:rPr>
          <w:delText>6.1</w:delText>
        </w:r>
      </w:del>
      <w:ins w:id="829" w:author="Fredi" w:date="2016-01-21T00:26:00Z">
        <w:del w:id="8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31" w:author="Tin Trčak" w:date="2016-01-21T00:45:00Z">
        <w:r w:rsidR="00B93800" w:rsidDel="00C255BA">
          <w:fldChar w:fldCharType="separate"/>
        </w:r>
      </w:del>
      <w:ins w:id="832" w:author="Fredi" w:date="2016-01-21T00:26:00Z">
        <w:del w:id="833" w:author="Tin Trčak" w:date="2016-01-21T00:45:00Z">
          <w:r w:rsidR="00B93800" w:rsidDel="00C255BA">
            <w:rPr>
              <w:noProof/>
            </w:rPr>
            <w:delText>2</w:delText>
          </w:r>
          <w:r w:rsidR="00B93800" w:rsidDel="00C255BA">
            <w:fldChar w:fldCharType="end"/>
          </w:r>
        </w:del>
      </w:ins>
      <w:del w:id="8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MVC obrazac</w:t>
      </w:r>
      <w:bookmarkEnd w:id="822"/>
    </w:p>
    <w:p w14:paraId="514B7B98" w14:textId="77777777" w:rsidR="009E2F05" w:rsidRPr="0020295F" w:rsidRDefault="009E2F05" w:rsidP="00F40D12">
      <w:pPr>
        <w:ind w:firstLine="708"/>
      </w:pPr>
    </w:p>
    <w:p w14:paraId="49E10D07" w14:textId="77777777" w:rsidR="00F40D12" w:rsidRPr="0020295F" w:rsidRDefault="00F40D12" w:rsidP="00F40D12">
      <w:pPr>
        <w:ind w:firstLine="708"/>
      </w:pPr>
      <w:r w:rsidRPr="0020295F">
        <w:t>Ono što odlikuje MVC arhitekturu je: nezavisan razvoj pojedinog dijela aplikacije, lakše ispitivanje i održavanje aplikacije te vrlo jednostavno dodavanje novih odlika (featurea) u sustav.</w:t>
      </w:r>
    </w:p>
    <w:p w14:paraId="59BD9CD5" w14:textId="77777777" w:rsidR="00F40D12" w:rsidRPr="0020295F" w:rsidRDefault="00F40D12" w:rsidP="00F40D12">
      <w:pPr>
        <w:ind w:firstLine="708"/>
      </w:pPr>
      <w:r w:rsidRPr="0020295F">
        <w:t>Aplikacija temeljena na MVC obrascu se sastoji od:</w:t>
      </w:r>
    </w:p>
    <w:p w14:paraId="5A3688AB" w14:textId="0EC89B54" w:rsidR="00F40D12" w:rsidRPr="0020295F" w:rsidRDefault="00F40D12" w:rsidP="001A0EE3">
      <w:pPr>
        <w:pStyle w:val="ListParagraph"/>
        <w:numPr>
          <w:ilvl w:val="0"/>
          <w:numId w:val="50"/>
        </w:numPr>
        <w:rPr>
          <w:lang w:eastAsia="ar-SA"/>
        </w:rPr>
      </w:pPr>
      <w:r w:rsidRPr="0020295F">
        <w:rPr>
          <w:lang w:eastAsia="ar-SA"/>
        </w:rPr>
        <w:t>Model – predstavlja podatkovni dio web aplikacije te sadrži poslovnu logiku aplikacije. Razlikujemo dvije vrste modela: jednu koja se koristi u komunikaciji između baze i controllera, tzv. «obični» model te drugu koja se koristi za komunikaciju izm</w:t>
      </w:r>
      <w:r w:rsidR="00533A94" w:rsidRPr="0020295F">
        <w:rPr>
          <w:lang w:eastAsia="ar-SA"/>
        </w:rPr>
        <w:t>eđu viewa  i controllera, tzv. „ModelView“</w:t>
      </w:r>
      <w:r w:rsidRPr="0020295F">
        <w:rPr>
          <w:lang w:eastAsia="ar-SA"/>
        </w:rPr>
        <w:t>.</w:t>
      </w:r>
    </w:p>
    <w:p w14:paraId="7925FA89" w14:textId="77777777" w:rsidR="00F40D12" w:rsidRPr="0020295F" w:rsidRDefault="00F40D12" w:rsidP="001A0EE3">
      <w:pPr>
        <w:pStyle w:val="ListParagraph"/>
        <w:numPr>
          <w:ilvl w:val="0"/>
          <w:numId w:val="50"/>
        </w:numPr>
        <w:rPr>
          <w:lang w:eastAsia="ar-SA"/>
        </w:rPr>
      </w:pPr>
      <w:r w:rsidRPr="0020295F">
        <w:rPr>
          <w:lang w:eastAsia="ar-SA"/>
        </w:rPr>
        <w:t>Controller – predstavlja sloj aplikacije koji obrađuje korisničke zahtjeve, priprema podatke za prikaz i poziva odgovarajući pogled (view).</w:t>
      </w:r>
    </w:p>
    <w:p w14:paraId="4109419F" w14:textId="1A944A43" w:rsidR="00F40D12" w:rsidRPr="0020295F" w:rsidRDefault="00F40D12" w:rsidP="001A0EE3">
      <w:pPr>
        <w:pStyle w:val="ListParagraph"/>
        <w:numPr>
          <w:ilvl w:val="0"/>
          <w:numId w:val="50"/>
        </w:numPr>
        <w:rPr>
          <w:lang w:eastAsia="ar-SA"/>
        </w:rPr>
      </w:pPr>
      <w:r w:rsidRPr="0020295F">
        <w:rPr>
          <w:lang w:eastAsia="ar-SA"/>
        </w:rPr>
        <w:t>View – prikazuje pripremljene podatke koje je dobio od Controllera. U konkretnoj implementaciji ASP.NET MVC web aplikacije view je z</w:t>
      </w:r>
      <w:r w:rsidR="00440E76" w:rsidRPr="0020295F">
        <w:rPr>
          <w:lang w:eastAsia="ar-SA"/>
        </w:rPr>
        <w:t>a</w:t>
      </w:r>
      <w:r w:rsidRPr="0020295F">
        <w:rPr>
          <w:lang w:eastAsia="ar-SA"/>
        </w:rPr>
        <w:t>pravo HTML dokument koji koristi Razor engine.</w:t>
      </w:r>
    </w:p>
    <w:p w14:paraId="757886C6" w14:textId="77777777" w:rsidR="00F40D12" w:rsidRPr="0020295F" w:rsidRDefault="00F40D12">
      <w:pPr>
        <w:spacing w:after="160" w:line="259" w:lineRule="auto"/>
        <w:jc w:val="left"/>
        <w:rPr>
          <w:lang w:eastAsia="ar-SA"/>
        </w:rPr>
      </w:pPr>
      <w:r w:rsidRPr="0020295F">
        <w:rPr>
          <w:lang w:eastAsia="ar-SA"/>
        </w:rPr>
        <w:br w:type="page"/>
      </w:r>
    </w:p>
    <w:p w14:paraId="1B274150" w14:textId="2BD761ED" w:rsidR="00F40D12" w:rsidRPr="00E86FC2" w:rsidRDefault="00F40D12" w:rsidP="00F40D12">
      <w:pPr>
        <w:ind w:firstLine="709"/>
        <w:rPr>
          <w:b/>
        </w:rPr>
      </w:pPr>
      <w:r w:rsidRPr="00E86FC2">
        <w:rPr>
          <w:b/>
          <w:szCs w:val="20"/>
        </w:rPr>
        <w:lastRenderedPageBreak/>
        <w:t>Baza podataka</w:t>
      </w:r>
    </w:p>
    <w:p w14:paraId="4C0157A7" w14:textId="77777777" w:rsidR="00F40D12" w:rsidRPr="0020295F" w:rsidRDefault="00F40D12" w:rsidP="00F40D12">
      <w:pPr>
        <w:ind w:firstLine="708"/>
      </w:pPr>
      <w:r w:rsidRPr="0020295F">
        <w:t xml:space="preserve">Za potrebe našeg sustave i web aplikacije koristi ćemo relacijsku bazu podataka čija struktura uvelike olakšava modeliranje događaja i entiteta iz stvarnog svijeta i njihovih podataka. Kvant relacijske baze podataka je relacija, odnosno tablica koja je opisana svojim imenom i skupom pripadajućih atributa. Sve relacije u bazi su svedene na 3. normalnu formu stoga u bazi nemamo redundantnih podataka. Kod izrade baze podataka koristili smo Microsoft SQL Server te njegovu pripadajuću sintaksu i primitive. </w:t>
      </w:r>
    </w:p>
    <w:p w14:paraId="2C312777" w14:textId="593CEF92" w:rsidR="00F40D12" w:rsidRPr="0020295F" w:rsidRDefault="00F40D12" w:rsidP="00E86FC2">
      <w:pPr>
        <w:tabs>
          <w:tab w:val="left" w:pos="1134"/>
        </w:tabs>
        <w:ind w:firstLine="708"/>
      </w:pPr>
      <w:r w:rsidRPr="0020295F">
        <w:t>Slijedi prikazi i opis svih relacija i njihovih atributa te pripadajućih primarnih i stranih ključeva:</w:t>
      </w:r>
      <w:r w:rsidR="00E644C7" w:rsidRPr="00E86FC2">
        <w:rPr>
          <w:b/>
        </w:rPr>
        <w:tab/>
        <w:t>E</w:t>
      </w:r>
      <w:r w:rsidRPr="00E86FC2">
        <w:rPr>
          <w:b/>
        </w:rPr>
        <w:t>mployee</w:t>
      </w:r>
    </w:p>
    <w:p w14:paraId="74C3DAAB" w14:textId="24B9D569" w:rsidR="00F40D12" w:rsidRPr="0020295F" w:rsidRDefault="00182782" w:rsidP="002F4B4C">
      <w:pPr>
        <w:pStyle w:val="ListParagraph"/>
        <w:numPr>
          <w:ilvl w:val="0"/>
          <w:numId w:val="51"/>
        </w:numPr>
        <w:ind w:left="1788"/>
      </w:pPr>
      <w:r w:rsidRPr="0020295F">
        <w:t xml:space="preserve">employeeID </w:t>
      </w:r>
      <w:r w:rsidR="00F40D12" w:rsidRPr="0020295F">
        <w:t>VARCHAR(50) – korisničko ime djelatnika restorana u sustavu</w:t>
      </w:r>
    </w:p>
    <w:p w14:paraId="18A8B52E" w14:textId="77777777" w:rsidR="00F40D12" w:rsidRPr="0020295F" w:rsidRDefault="00F40D12" w:rsidP="002F4B4C">
      <w:pPr>
        <w:pStyle w:val="ListParagraph"/>
        <w:numPr>
          <w:ilvl w:val="0"/>
          <w:numId w:val="51"/>
        </w:numPr>
        <w:ind w:left="1788"/>
      </w:pPr>
      <w:r w:rsidRPr="0020295F">
        <w:t>password VARCHAR(64)  – lozinka korisnika sustava</w:t>
      </w:r>
    </w:p>
    <w:p w14:paraId="1B3B5E49" w14:textId="77777777" w:rsidR="00F40D12" w:rsidRPr="0020295F" w:rsidRDefault="00F40D12" w:rsidP="002F4B4C">
      <w:pPr>
        <w:pStyle w:val="ListParagraph"/>
        <w:numPr>
          <w:ilvl w:val="0"/>
          <w:numId w:val="51"/>
        </w:numPr>
        <w:ind w:left="1788"/>
      </w:pPr>
      <w:r w:rsidRPr="0020295F">
        <w:t>firstName NVARCHAR(50)  – ime korisnika</w:t>
      </w:r>
    </w:p>
    <w:p w14:paraId="4F9CCF51" w14:textId="77777777" w:rsidR="00F40D12" w:rsidRPr="0020295F" w:rsidRDefault="00F40D12" w:rsidP="002F4B4C">
      <w:pPr>
        <w:pStyle w:val="ListParagraph"/>
        <w:numPr>
          <w:ilvl w:val="0"/>
          <w:numId w:val="51"/>
        </w:numPr>
        <w:ind w:left="1788"/>
      </w:pPr>
      <w:r w:rsidRPr="0020295F">
        <w:t>lastName NVARCHAR(50)  – prezime korisnika</w:t>
      </w:r>
    </w:p>
    <w:p w14:paraId="4DCA2420" w14:textId="77777777" w:rsidR="00F40D12" w:rsidRPr="0020295F" w:rsidRDefault="00F40D12" w:rsidP="002F4B4C">
      <w:pPr>
        <w:pStyle w:val="ListParagraph"/>
        <w:numPr>
          <w:ilvl w:val="0"/>
          <w:numId w:val="51"/>
        </w:numPr>
        <w:ind w:left="1788"/>
      </w:pPr>
      <w:r w:rsidRPr="0020295F">
        <w:t>email VARCHAR(254)  – email korisnika</w:t>
      </w:r>
    </w:p>
    <w:p w14:paraId="5ED8C753" w14:textId="77777777" w:rsidR="00F40D12" w:rsidRPr="0020295F" w:rsidRDefault="00F40D12" w:rsidP="002F4B4C">
      <w:pPr>
        <w:pStyle w:val="ListParagraph"/>
        <w:numPr>
          <w:ilvl w:val="0"/>
          <w:numId w:val="51"/>
        </w:numPr>
        <w:ind w:left="1788"/>
      </w:pPr>
      <w:r w:rsidRPr="0020295F">
        <w:t>phoneNumber VARCHAR(15)  – telefonski broj</w:t>
      </w:r>
    </w:p>
    <w:p w14:paraId="3D63A3FA" w14:textId="77777777" w:rsidR="00F40D12" w:rsidRPr="0020295F" w:rsidRDefault="00F40D12" w:rsidP="002F4B4C">
      <w:pPr>
        <w:pStyle w:val="ListParagraph"/>
        <w:numPr>
          <w:ilvl w:val="0"/>
          <w:numId w:val="51"/>
        </w:numPr>
        <w:ind w:left="1788"/>
      </w:pPr>
      <w:r w:rsidRPr="0020295F">
        <w:t>address VARCHAR(254)   – adresa stanovanja</w:t>
      </w:r>
    </w:p>
    <w:p w14:paraId="32968C15" w14:textId="77777777" w:rsidR="00F40D12" w:rsidRPr="0020295F" w:rsidRDefault="00F40D12" w:rsidP="002F4B4C">
      <w:pPr>
        <w:pStyle w:val="ListParagraph"/>
        <w:numPr>
          <w:ilvl w:val="0"/>
          <w:numId w:val="51"/>
        </w:numPr>
        <w:ind w:left="1788"/>
      </w:pPr>
      <w:r w:rsidRPr="0020295F">
        <w:t>city NVARCHAR(60)  – grad stanovanja</w:t>
      </w:r>
    </w:p>
    <w:p w14:paraId="5488C86F" w14:textId="77777777" w:rsidR="00F40D12" w:rsidRPr="0020295F" w:rsidRDefault="00F40D12" w:rsidP="002F4B4C">
      <w:pPr>
        <w:pStyle w:val="ListParagraph"/>
        <w:numPr>
          <w:ilvl w:val="0"/>
          <w:numId w:val="51"/>
        </w:numPr>
        <w:ind w:left="1788"/>
      </w:pPr>
      <w:r w:rsidRPr="0020295F">
        <w:t>postCode VARCHAR(16)  – poštanski broj</w:t>
      </w:r>
    </w:p>
    <w:p w14:paraId="1E7E3D1E" w14:textId="77777777" w:rsidR="00F40D12" w:rsidRPr="0020295F" w:rsidRDefault="00F40D12" w:rsidP="002F4B4C">
      <w:pPr>
        <w:pStyle w:val="ListParagraph"/>
        <w:numPr>
          <w:ilvl w:val="0"/>
          <w:numId w:val="51"/>
        </w:numPr>
        <w:ind w:left="1788"/>
      </w:pPr>
      <w:r w:rsidRPr="0020295F">
        <w:t>title NVARCHAR(50) – opis posla koji obavlja</w:t>
      </w:r>
    </w:p>
    <w:p w14:paraId="6BFB65DD" w14:textId="77777777" w:rsidR="00F40D12" w:rsidRPr="0020295F" w:rsidRDefault="00F40D12" w:rsidP="002F4B4C">
      <w:pPr>
        <w:pStyle w:val="ListParagraph"/>
        <w:numPr>
          <w:ilvl w:val="0"/>
          <w:numId w:val="51"/>
        </w:numPr>
        <w:ind w:left="1788"/>
      </w:pPr>
      <w:r w:rsidRPr="0020295F">
        <w:t>adminRights BIT – oznaka je li korisnik administrator sustava</w:t>
      </w:r>
    </w:p>
    <w:p w14:paraId="267FB171" w14:textId="77777777" w:rsidR="00F40D12" w:rsidRPr="00E86FC2" w:rsidRDefault="00F40D12" w:rsidP="002F4B4C">
      <w:pPr>
        <w:pStyle w:val="ListParagraph"/>
        <w:numPr>
          <w:ilvl w:val="0"/>
          <w:numId w:val="51"/>
        </w:numPr>
        <w:ind w:left="1788"/>
        <w:rPr>
          <w:b/>
        </w:rPr>
      </w:pPr>
      <w:r w:rsidRPr="00E86FC2">
        <w:rPr>
          <w:b/>
          <w:lang w:eastAsia="ar-SA"/>
        </w:rPr>
        <w:t xml:space="preserve">PK </w:t>
      </w:r>
      <w:r w:rsidRPr="00E86FC2">
        <w:rPr>
          <w:b/>
        </w:rPr>
        <w:t xml:space="preserve">= </w:t>
      </w:r>
      <w:r w:rsidRPr="00E86FC2">
        <w:rPr>
          <w:b/>
          <w:lang w:eastAsia="ar-SA"/>
        </w:rPr>
        <w:t>{username}</w:t>
      </w:r>
    </w:p>
    <w:p w14:paraId="0BC71418" w14:textId="77777777" w:rsidR="00F40D12" w:rsidRPr="0020295F" w:rsidRDefault="00F40D12" w:rsidP="00C84CCF">
      <w:pPr>
        <w:ind w:left="1068"/>
      </w:pPr>
      <w:r w:rsidRPr="00E86FC2">
        <w:rPr>
          <w:b/>
        </w:rPr>
        <w:t>Category</w:t>
      </w:r>
    </w:p>
    <w:p w14:paraId="6F5AA09A" w14:textId="77777777" w:rsidR="00F40D12" w:rsidRPr="0020295F" w:rsidRDefault="00F40D12" w:rsidP="00C84CCF">
      <w:pPr>
        <w:pStyle w:val="ListParagraph"/>
        <w:numPr>
          <w:ilvl w:val="0"/>
          <w:numId w:val="52"/>
        </w:numPr>
        <w:ind w:left="1788"/>
      </w:pPr>
      <w:r w:rsidRPr="0020295F">
        <w:t>categoryID INT(10) – šifra kategorije jela</w:t>
      </w:r>
    </w:p>
    <w:p w14:paraId="02D02385" w14:textId="77777777" w:rsidR="00F40D12" w:rsidRPr="0020295F" w:rsidRDefault="00F40D12" w:rsidP="00C84CCF">
      <w:pPr>
        <w:pStyle w:val="ListParagraph"/>
        <w:numPr>
          <w:ilvl w:val="0"/>
          <w:numId w:val="52"/>
        </w:numPr>
        <w:ind w:left="1788"/>
      </w:pPr>
      <w:r w:rsidRPr="0020295F">
        <w:t>name NVARCHAR(50) – ime kategorije</w:t>
      </w:r>
    </w:p>
    <w:p w14:paraId="05EF4444" w14:textId="77777777" w:rsidR="00F40D12" w:rsidRPr="00E86FC2" w:rsidRDefault="00F40D12" w:rsidP="00C84CCF">
      <w:pPr>
        <w:pStyle w:val="ListParagraph"/>
        <w:numPr>
          <w:ilvl w:val="0"/>
          <w:numId w:val="52"/>
        </w:numPr>
        <w:ind w:left="1788"/>
        <w:rPr>
          <w:b/>
          <w:lang w:eastAsia="ar-SA"/>
        </w:rPr>
      </w:pPr>
      <w:r w:rsidRPr="00E86FC2">
        <w:rPr>
          <w:b/>
          <w:lang w:eastAsia="ar-SA"/>
        </w:rPr>
        <w:t>PK = {categoryID}</w:t>
      </w:r>
    </w:p>
    <w:p w14:paraId="471A98DB" w14:textId="77777777" w:rsidR="00F40D12" w:rsidRPr="0020295F" w:rsidRDefault="00F40D12" w:rsidP="00C84CCF">
      <w:pPr>
        <w:ind w:left="1068"/>
      </w:pPr>
      <w:r w:rsidRPr="00E86FC2">
        <w:rPr>
          <w:b/>
        </w:rPr>
        <w:t>Meal</w:t>
      </w:r>
    </w:p>
    <w:p w14:paraId="6266E436" w14:textId="77777777" w:rsidR="00F40D12" w:rsidRPr="0020295F" w:rsidRDefault="00F40D12" w:rsidP="00C84CCF">
      <w:pPr>
        <w:pStyle w:val="ListParagraph"/>
        <w:numPr>
          <w:ilvl w:val="0"/>
          <w:numId w:val="53"/>
        </w:numPr>
        <w:ind w:left="1788"/>
      </w:pPr>
      <w:r w:rsidRPr="0020295F">
        <w:t>mealID INT(10) – šifra jela</w:t>
      </w:r>
    </w:p>
    <w:p w14:paraId="204DD44B" w14:textId="77777777" w:rsidR="00F40D12" w:rsidRPr="0020295F" w:rsidRDefault="00F40D12" w:rsidP="00C84CCF">
      <w:pPr>
        <w:pStyle w:val="ListParagraph"/>
        <w:numPr>
          <w:ilvl w:val="0"/>
          <w:numId w:val="53"/>
        </w:numPr>
        <w:ind w:left="1788"/>
      </w:pPr>
      <w:r w:rsidRPr="0020295F">
        <w:t>name NVARCHAR(50) – ime jela</w:t>
      </w:r>
    </w:p>
    <w:p w14:paraId="64D61191" w14:textId="77777777" w:rsidR="00F40D12" w:rsidRPr="0020295F" w:rsidRDefault="00F40D12" w:rsidP="00C84CCF">
      <w:pPr>
        <w:pStyle w:val="ListParagraph"/>
        <w:numPr>
          <w:ilvl w:val="0"/>
          <w:numId w:val="53"/>
        </w:numPr>
        <w:ind w:left="1788"/>
      </w:pPr>
      <w:r w:rsidRPr="0020295F">
        <w:t>description TEXT – opis jela</w:t>
      </w:r>
    </w:p>
    <w:p w14:paraId="036CDD18" w14:textId="77777777" w:rsidR="00F40D12" w:rsidRPr="0020295F" w:rsidRDefault="00F40D12" w:rsidP="00C84CCF">
      <w:pPr>
        <w:pStyle w:val="ListParagraph"/>
        <w:numPr>
          <w:ilvl w:val="0"/>
          <w:numId w:val="53"/>
        </w:numPr>
        <w:ind w:left="1788"/>
      </w:pPr>
      <w:r w:rsidRPr="0020295F">
        <w:t>image VARCHAR(255) – path do slike jela</w:t>
      </w:r>
    </w:p>
    <w:p w14:paraId="026A870A" w14:textId="77777777" w:rsidR="00F40D12" w:rsidRPr="0020295F" w:rsidRDefault="00F40D12" w:rsidP="00C84CCF">
      <w:pPr>
        <w:pStyle w:val="ListParagraph"/>
        <w:numPr>
          <w:ilvl w:val="0"/>
          <w:numId w:val="53"/>
        </w:numPr>
        <w:ind w:left="1800"/>
      </w:pPr>
      <w:r w:rsidRPr="0020295F">
        <w:t>categoryID INT(10)  – šifra kategorije kojoj jelo pripada</w:t>
      </w:r>
    </w:p>
    <w:p w14:paraId="61E91426" w14:textId="674CA5AF" w:rsidR="00182782" w:rsidRPr="0020295F" w:rsidRDefault="00182782" w:rsidP="00C84CCF">
      <w:pPr>
        <w:pStyle w:val="ListParagraph"/>
        <w:numPr>
          <w:ilvl w:val="0"/>
          <w:numId w:val="53"/>
        </w:numPr>
        <w:ind w:left="1800"/>
      </w:pPr>
      <w:r w:rsidRPr="0020295F">
        <w:lastRenderedPageBreak/>
        <w:t>isAvailable BIT – oznaka je li jelo dostupno za narudžbu</w:t>
      </w:r>
    </w:p>
    <w:p w14:paraId="027D12A7" w14:textId="2C77EAEF" w:rsidR="00182782" w:rsidRPr="0020295F" w:rsidRDefault="00182782" w:rsidP="00C84CCF">
      <w:pPr>
        <w:pStyle w:val="ListParagraph"/>
        <w:numPr>
          <w:ilvl w:val="0"/>
          <w:numId w:val="53"/>
        </w:numPr>
        <w:ind w:left="1800"/>
      </w:pPr>
      <w:r w:rsidRPr="0020295F">
        <w:t>grade INT(10) – ocjena jela</w:t>
      </w:r>
    </w:p>
    <w:p w14:paraId="44272309" w14:textId="67D4F49D" w:rsidR="00182782" w:rsidRPr="0020295F" w:rsidRDefault="00182782" w:rsidP="00C84CCF">
      <w:pPr>
        <w:pStyle w:val="ListParagraph"/>
        <w:numPr>
          <w:ilvl w:val="0"/>
          <w:numId w:val="53"/>
        </w:numPr>
        <w:ind w:left="1800"/>
      </w:pPr>
      <w:r w:rsidRPr="0020295F">
        <w:t>numberOfOrders INT(10) – broj narudžbi jela</w:t>
      </w:r>
    </w:p>
    <w:p w14:paraId="4BCB2947" w14:textId="1C12BF34" w:rsidR="00F40D12" w:rsidRPr="00E86FC2" w:rsidRDefault="00F40D12" w:rsidP="00C84CCF">
      <w:pPr>
        <w:pStyle w:val="ListParagraph"/>
        <w:numPr>
          <w:ilvl w:val="0"/>
          <w:numId w:val="53"/>
        </w:numPr>
        <w:ind w:left="1800"/>
        <w:rPr>
          <w:b/>
          <w:lang w:eastAsia="ar-SA"/>
        </w:rPr>
      </w:pPr>
      <w:r w:rsidRPr="00E86FC2">
        <w:rPr>
          <w:b/>
          <w:lang w:eastAsia="ar-SA"/>
        </w:rPr>
        <w:t>PK = {mealID}</w:t>
      </w:r>
    </w:p>
    <w:p w14:paraId="4BFB6DCC" w14:textId="77777777" w:rsidR="00F40D12" w:rsidRPr="00E86FC2" w:rsidRDefault="00F40D12" w:rsidP="00C84CCF">
      <w:pPr>
        <w:pStyle w:val="ListParagraph"/>
        <w:numPr>
          <w:ilvl w:val="0"/>
          <w:numId w:val="53"/>
        </w:numPr>
        <w:ind w:left="1800"/>
        <w:rPr>
          <w:b/>
          <w:lang w:eastAsia="ar-SA"/>
        </w:rPr>
      </w:pPr>
      <w:r w:rsidRPr="00E86FC2">
        <w:rPr>
          <w:b/>
          <w:lang w:eastAsia="ar-SA"/>
        </w:rPr>
        <w:t>FK = {categoryID} =&gt; Category</w:t>
      </w:r>
    </w:p>
    <w:p w14:paraId="07B01643" w14:textId="77777777" w:rsidR="00F40D12" w:rsidRPr="00E86FC2" w:rsidRDefault="00F40D12" w:rsidP="00C84CCF">
      <w:pPr>
        <w:ind w:left="1080"/>
        <w:rPr>
          <w:b/>
        </w:rPr>
      </w:pPr>
      <w:r w:rsidRPr="00E86FC2">
        <w:rPr>
          <w:b/>
        </w:rPr>
        <w:t>MealType</w:t>
      </w:r>
    </w:p>
    <w:p w14:paraId="0952B214" w14:textId="77777777" w:rsidR="00F40D12" w:rsidRPr="0020295F" w:rsidRDefault="00F40D12" w:rsidP="00C84CCF">
      <w:pPr>
        <w:pStyle w:val="ListParagraph"/>
        <w:numPr>
          <w:ilvl w:val="0"/>
          <w:numId w:val="54"/>
        </w:numPr>
        <w:ind w:left="1800"/>
      </w:pPr>
      <w:r w:rsidRPr="0020295F">
        <w:t>mealID INT(10)  – šifra jela</w:t>
      </w:r>
    </w:p>
    <w:p w14:paraId="44866369" w14:textId="77777777" w:rsidR="00F40D12" w:rsidRPr="0020295F" w:rsidRDefault="00F40D12" w:rsidP="00C84CCF">
      <w:pPr>
        <w:pStyle w:val="ListParagraph"/>
        <w:numPr>
          <w:ilvl w:val="0"/>
          <w:numId w:val="54"/>
        </w:numPr>
        <w:ind w:left="1800"/>
      </w:pPr>
      <w:r w:rsidRPr="0020295F">
        <w:t>name NVARCHAR(50) – ime vrste jela (VELIKI ćevapi, JUMBO Pizza miješana…)</w:t>
      </w:r>
    </w:p>
    <w:p w14:paraId="72A08B2F" w14:textId="77777777" w:rsidR="00F40D12" w:rsidRPr="0020295F" w:rsidRDefault="00F40D12" w:rsidP="00C84CCF">
      <w:pPr>
        <w:pStyle w:val="ListParagraph"/>
        <w:numPr>
          <w:ilvl w:val="0"/>
          <w:numId w:val="54"/>
        </w:numPr>
        <w:ind w:left="1800"/>
      </w:pPr>
      <w:r w:rsidRPr="0020295F">
        <w:t>price SMALLMONEY – cijena jela trenutne vrste</w:t>
      </w:r>
    </w:p>
    <w:p w14:paraId="14087453" w14:textId="77777777" w:rsidR="00F40D12" w:rsidRPr="00E86FC2" w:rsidRDefault="00F40D12" w:rsidP="00C84CCF">
      <w:pPr>
        <w:pStyle w:val="ListParagraph"/>
        <w:numPr>
          <w:ilvl w:val="0"/>
          <w:numId w:val="54"/>
        </w:numPr>
        <w:ind w:left="1800"/>
        <w:rPr>
          <w:b/>
        </w:rPr>
      </w:pPr>
      <w:r w:rsidRPr="00E86FC2">
        <w:rPr>
          <w:b/>
          <w:lang w:eastAsia="ar-SA"/>
        </w:rPr>
        <w:t>PK = {mealID, name}</w:t>
      </w:r>
    </w:p>
    <w:p w14:paraId="23635D82" w14:textId="77777777" w:rsidR="00F40D12" w:rsidRPr="00E86FC2" w:rsidRDefault="00F40D12" w:rsidP="00C84CCF">
      <w:pPr>
        <w:pStyle w:val="ListParagraph"/>
        <w:numPr>
          <w:ilvl w:val="0"/>
          <w:numId w:val="54"/>
        </w:numPr>
        <w:ind w:left="1800"/>
        <w:rPr>
          <w:b/>
          <w:lang w:eastAsia="ar-SA"/>
        </w:rPr>
      </w:pPr>
      <w:r w:rsidRPr="00E86FC2">
        <w:rPr>
          <w:b/>
          <w:lang w:eastAsia="ar-SA"/>
        </w:rPr>
        <w:t>FK = {mealID} =&gt; Meal</w:t>
      </w:r>
    </w:p>
    <w:p w14:paraId="36071766" w14:textId="77777777" w:rsidR="00F40D12" w:rsidRPr="00E86FC2" w:rsidRDefault="00F40D12" w:rsidP="00C84CCF">
      <w:pPr>
        <w:ind w:left="1080"/>
        <w:rPr>
          <w:b/>
        </w:rPr>
      </w:pPr>
      <w:r w:rsidRPr="00E86FC2">
        <w:rPr>
          <w:b/>
        </w:rPr>
        <w:t>AddOn</w:t>
      </w:r>
    </w:p>
    <w:p w14:paraId="49196F5B" w14:textId="77777777" w:rsidR="00F40D12" w:rsidRPr="0020295F" w:rsidRDefault="00F40D12" w:rsidP="00C84CCF">
      <w:pPr>
        <w:pStyle w:val="ListParagraph"/>
        <w:numPr>
          <w:ilvl w:val="0"/>
          <w:numId w:val="55"/>
        </w:numPr>
        <w:ind w:left="1800"/>
      </w:pPr>
      <w:r w:rsidRPr="0020295F">
        <w:t>name NVARCHAR(50) – ime dodatka</w:t>
      </w:r>
    </w:p>
    <w:p w14:paraId="6FD1E4F3" w14:textId="77777777" w:rsidR="00F40D12" w:rsidRPr="0020295F" w:rsidRDefault="00F40D12" w:rsidP="00C84CCF">
      <w:pPr>
        <w:pStyle w:val="ListParagraph"/>
        <w:numPr>
          <w:ilvl w:val="0"/>
          <w:numId w:val="55"/>
        </w:numPr>
        <w:ind w:left="1800"/>
      </w:pPr>
      <w:r w:rsidRPr="0020295F">
        <w:t>price SMALLMONEY – cijena dodatka</w:t>
      </w:r>
    </w:p>
    <w:p w14:paraId="624937E2" w14:textId="2F4FFD92" w:rsidR="00F40D12" w:rsidRPr="00E86FC2" w:rsidRDefault="004F0B5B" w:rsidP="00C84CCF">
      <w:pPr>
        <w:pStyle w:val="ListParagraph"/>
        <w:numPr>
          <w:ilvl w:val="0"/>
          <w:numId w:val="55"/>
        </w:numPr>
        <w:ind w:left="1800"/>
        <w:rPr>
          <w:b/>
        </w:rPr>
      </w:pPr>
      <w:r w:rsidRPr="00E86FC2">
        <w:rPr>
          <w:b/>
          <w:lang w:eastAsia="ar-SA"/>
        </w:rPr>
        <w:t>PK = {name}</w:t>
      </w:r>
    </w:p>
    <w:p w14:paraId="2DF1D1D0" w14:textId="77777777" w:rsidR="00F40D12" w:rsidRPr="00E86FC2" w:rsidRDefault="00F40D12" w:rsidP="00C84CCF">
      <w:pPr>
        <w:ind w:left="1080"/>
        <w:rPr>
          <w:b/>
        </w:rPr>
      </w:pPr>
      <w:r w:rsidRPr="00E86FC2">
        <w:rPr>
          <w:b/>
        </w:rPr>
        <w:t>MealAddOn</w:t>
      </w:r>
    </w:p>
    <w:p w14:paraId="310AE3F1" w14:textId="77777777" w:rsidR="00F40D12" w:rsidRPr="0020295F" w:rsidRDefault="00F40D12" w:rsidP="00C84CCF">
      <w:pPr>
        <w:pStyle w:val="ListParagraph"/>
        <w:numPr>
          <w:ilvl w:val="0"/>
          <w:numId w:val="56"/>
        </w:numPr>
        <w:ind w:left="1800"/>
      </w:pPr>
      <w:r w:rsidRPr="0020295F">
        <w:t>mealID INT(10) – šifra jela</w:t>
      </w:r>
    </w:p>
    <w:p w14:paraId="09D7640E" w14:textId="77777777" w:rsidR="00F40D12" w:rsidRPr="0020295F" w:rsidRDefault="00F40D12" w:rsidP="00C84CCF">
      <w:pPr>
        <w:pStyle w:val="ListParagraph"/>
        <w:numPr>
          <w:ilvl w:val="0"/>
          <w:numId w:val="56"/>
        </w:numPr>
        <w:ind w:left="1800"/>
      </w:pPr>
      <w:r w:rsidRPr="0020295F">
        <w:t>addOnName NVARCHAR(50) – ime dodatka</w:t>
      </w:r>
    </w:p>
    <w:p w14:paraId="272615D9" w14:textId="77777777" w:rsidR="00F40D12" w:rsidRPr="00E86FC2" w:rsidRDefault="00F40D12" w:rsidP="00C84CCF">
      <w:pPr>
        <w:pStyle w:val="ListParagraph"/>
        <w:numPr>
          <w:ilvl w:val="0"/>
          <w:numId w:val="56"/>
        </w:numPr>
        <w:ind w:left="1800"/>
        <w:rPr>
          <w:b/>
        </w:rPr>
      </w:pPr>
      <w:r w:rsidRPr="00E86FC2">
        <w:rPr>
          <w:b/>
        </w:rPr>
        <w:t>PK = {mealID, addOnName}</w:t>
      </w:r>
    </w:p>
    <w:p w14:paraId="7B20F87A" w14:textId="77777777" w:rsidR="00F40D12" w:rsidRPr="00E86FC2" w:rsidRDefault="00F40D12" w:rsidP="00C84CCF">
      <w:pPr>
        <w:pStyle w:val="ListParagraph"/>
        <w:numPr>
          <w:ilvl w:val="0"/>
          <w:numId w:val="56"/>
        </w:numPr>
        <w:ind w:left="1800"/>
        <w:rPr>
          <w:b/>
        </w:rPr>
      </w:pPr>
      <w:r w:rsidRPr="00E86FC2">
        <w:rPr>
          <w:b/>
        </w:rPr>
        <w:t>FK = {mealID} =&gt; Meal</w:t>
      </w:r>
    </w:p>
    <w:p w14:paraId="3AE94792" w14:textId="77777777" w:rsidR="00F40D12" w:rsidRPr="00E86FC2" w:rsidRDefault="00F40D12" w:rsidP="00C84CCF">
      <w:pPr>
        <w:pStyle w:val="ListParagraph"/>
        <w:numPr>
          <w:ilvl w:val="0"/>
          <w:numId w:val="56"/>
        </w:numPr>
        <w:ind w:left="1800"/>
        <w:rPr>
          <w:b/>
          <w:lang w:eastAsia="ar-SA"/>
        </w:rPr>
      </w:pPr>
      <w:r w:rsidRPr="00E86FC2">
        <w:rPr>
          <w:b/>
          <w:lang w:eastAsia="ar-SA"/>
        </w:rPr>
        <w:t>FK = {addOnName} =&gt; AddOn</w:t>
      </w:r>
    </w:p>
    <w:p w14:paraId="226B9192" w14:textId="77777777" w:rsidR="00F40D12" w:rsidRPr="00E86FC2" w:rsidRDefault="00F40D12" w:rsidP="00C84CCF">
      <w:pPr>
        <w:ind w:left="1080"/>
        <w:rPr>
          <w:b/>
        </w:rPr>
      </w:pPr>
      <w:r w:rsidRPr="00E86FC2">
        <w:rPr>
          <w:b/>
        </w:rPr>
        <w:t>Comment</w:t>
      </w:r>
    </w:p>
    <w:p w14:paraId="13BC463D" w14:textId="77777777" w:rsidR="00F40D12" w:rsidRPr="0020295F" w:rsidRDefault="00F40D12" w:rsidP="00C84CCF">
      <w:pPr>
        <w:pStyle w:val="ListParagraph"/>
        <w:numPr>
          <w:ilvl w:val="0"/>
          <w:numId w:val="57"/>
        </w:numPr>
        <w:ind w:left="1800"/>
      </w:pPr>
      <w:r w:rsidRPr="0020295F">
        <w:t>commentID INT(10) – šifra komentara</w:t>
      </w:r>
    </w:p>
    <w:p w14:paraId="38DF4E7A" w14:textId="77777777" w:rsidR="00F40D12" w:rsidRPr="0020295F" w:rsidRDefault="00F40D12" w:rsidP="00C84CCF">
      <w:pPr>
        <w:pStyle w:val="ListParagraph"/>
        <w:numPr>
          <w:ilvl w:val="0"/>
          <w:numId w:val="57"/>
        </w:numPr>
        <w:ind w:left="1800"/>
      </w:pPr>
      <w:r w:rsidRPr="0020295F">
        <w:t>username NVARCHAR(50) – ime klijenta koji je ostavio komentar</w:t>
      </w:r>
    </w:p>
    <w:p w14:paraId="69D280A0" w14:textId="77777777" w:rsidR="00F40D12" w:rsidRPr="0020295F" w:rsidRDefault="00F40D12" w:rsidP="00C84CCF">
      <w:pPr>
        <w:pStyle w:val="ListParagraph"/>
        <w:numPr>
          <w:ilvl w:val="0"/>
          <w:numId w:val="57"/>
        </w:numPr>
        <w:ind w:left="1800"/>
      </w:pPr>
      <w:r w:rsidRPr="0020295F">
        <w:t>message TEXT – komentar</w:t>
      </w:r>
    </w:p>
    <w:p w14:paraId="4B9D5FF4" w14:textId="77777777" w:rsidR="00F40D12" w:rsidRPr="0020295F" w:rsidRDefault="00F40D12" w:rsidP="00C84CCF">
      <w:pPr>
        <w:pStyle w:val="ListParagraph"/>
        <w:numPr>
          <w:ilvl w:val="0"/>
          <w:numId w:val="57"/>
        </w:numPr>
        <w:ind w:left="1800"/>
      </w:pPr>
      <w:r w:rsidRPr="0020295F">
        <w:t>grade INT(10) – ocjena</w:t>
      </w:r>
    </w:p>
    <w:p w14:paraId="6F76E7B5" w14:textId="77777777" w:rsidR="00F40D12" w:rsidRPr="0020295F" w:rsidRDefault="00F40D12" w:rsidP="00C84CCF">
      <w:pPr>
        <w:pStyle w:val="ListParagraph"/>
        <w:numPr>
          <w:ilvl w:val="0"/>
          <w:numId w:val="57"/>
        </w:numPr>
        <w:ind w:left="1800"/>
      </w:pPr>
      <w:r w:rsidRPr="0020295F">
        <w:t>mealID INT(10) – ako se komentar odnosi na jelo sadrži i šifru jela</w:t>
      </w:r>
    </w:p>
    <w:p w14:paraId="3FA40350" w14:textId="77777777" w:rsidR="00F40D12" w:rsidRPr="00E86FC2" w:rsidRDefault="00F40D12" w:rsidP="00C84CCF">
      <w:pPr>
        <w:pStyle w:val="ListParagraph"/>
        <w:numPr>
          <w:ilvl w:val="0"/>
          <w:numId w:val="57"/>
        </w:numPr>
        <w:ind w:left="1800"/>
        <w:rPr>
          <w:b/>
        </w:rPr>
      </w:pPr>
      <w:r w:rsidRPr="00E86FC2">
        <w:rPr>
          <w:b/>
        </w:rPr>
        <w:t>PK = {commentID}</w:t>
      </w:r>
    </w:p>
    <w:p w14:paraId="636F00A8" w14:textId="0CDBDF1C" w:rsidR="00E644C7" w:rsidRPr="00E86FC2" w:rsidRDefault="00F40D12" w:rsidP="00D9128D">
      <w:pPr>
        <w:pStyle w:val="ListParagraph"/>
        <w:numPr>
          <w:ilvl w:val="0"/>
          <w:numId w:val="57"/>
        </w:numPr>
        <w:spacing w:after="160" w:line="259" w:lineRule="auto"/>
        <w:ind w:left="1800"/>
        <w:jc w:val="left"/>
        <w:rPr>
          <w:b/>
          <w:lang w:eastAsia="ar-SA"/>
        </w:rPr>
      </w:pPr>
      <w:r w:rsidRPr="00E86FC2">
        <w:rPr>
          <w:b/>
          <w:lang w:eastAsia="ar-SA"/>
        </w:rPr>
        <w:t>FK = {mealID} =&gt; Meal</w:t>
      </w:r>
      <w:r w:rsidR="00E644C7" w:rsidRPr="00E86FC2">
        <w:rPr>
          <w:b/>
          <w:lang w:eastAsia="ar-SA"/>
        </w:rPr>
        <w:br w:type="page"/>
      </w:r>
    </w:p>
    <w:p w14:paraId="6F77B742" w14:textId="77777777" w:rsidR="00F40D12" w:rsidRPr="0020295F" w:rsidRDefault="00F40D12" w:rsidP="00C84CCF">
      <w:pPr>
        <w:ind w:left="1080"/>
      </w:pPr>
      <w:r w:rsidRPr="00E86FC2">
        <w:rPr>
          <w:b/>
        </w:rPr>
        <w:lastRenderedPageBreak/>
        <w:t>Order</w:t>
      </w:r>
    </w:p>
    <w:p w14:paraId="5EBE4F98" w14:textId="77777777" w:rsidR="00F40D12" w:rsidRPr="0020295F" w:rsidRDefault="00F40D12" w:rsidP="00C84CCF">
      <w:pPr>
        <w:pStyle w:val="ListParagraph"/>
        <w:numPr>
          <w:ilvl w:val="0"/>
          <w:numId w:val="58"/>
        </w:numPr>
        <w:ind w:left="1800"/>
      </w:pPr>
      <w:r w:rsidRPr="0020295F">
        <w:t>orderID INT(10) – šifra narudžbe</w:t>
      </w:r>
    </w:p>
    <w:p w14:paraId="4600545C" w14:textId="77777777" w:rsidR="00F40D12" w:rsidRPr="0020295F" w:rsidRDefault="00F40D12" w:rsidP="00C84CCF">
      <w:pPr>
        <w:pStyle w:val="ListParagraph"/>
        <w:numPr>
          <w:ilvl w:val="0"/>
          <w:numId w:val="58"/>
        </w:numPr>
        <w:ind w:left="1800"/>
      </w:pPr>
      <w:r w:rsidRPr="0020295F">
        <w:t>customerName NVARCHAR(50)– ime klijenta</w:t>
      </w:r>
    </w:p>
    <w:p w14:paraId="15B1149B" w14:textId="77777777" w:rsidR="00F40D12" w:rsidRPr="0020295F" w:rsidRDefault="00F40D12" w:rsidP="00C84CCF">
      <w:pPr>
        <w:pStyle w:val="ListParagraph"/>
        <w:numPr>
          <w:ilvl w:val="0"/>
          <w:numId w:val="58"/>
        </w:numPr>
        <w:ind w:left="1800"/>
      </w:pPr>
      <w:r w:rsidRPr="0020295F">
        <w:t>customerEmail VARCHAR(254) – email klijenta</w:t>
      </w:r>
    </w:p>
    <w:p w14:paraId="45704737" w14:textId="77777777" w:rsidR="00F40D12" w:rsidRPr="0020295F" w:rsidRDefault="00F40D12" w:rsidP="00C84CCF">
      <w:pPr>
        <w:pStyle w:val="ListParagraph"/>
        <w:numPr>
          <w:ilvl w:val="0"/>
          <w:numId w:val="58"/>
        </w:numPr>
        <w:ind w:left="1800"/>
      </w:pPr>
      <w:r w:rsidRPr="0020295F">
        <w:t>customerPhoneNumber VARCHAR(15) – telefonski broj klijenta</w:t>
      </w:r>
    </w:p>
    <w:p w14:paraId="7F68D8B3" w14:textId="77777777" w:rsidR="00F40D12" w:rsidRPr="0020295F" w:rsidRDefault="00F40D12" w:rsidP="00C84CCF">
      <w:pPr>
        <w:pStyle w:val="ListParagraph"/>
        <w:numPr>
          <w:ilvl w:val="0"/>
          <w:numId w:val="58"/>
        </w:numPr>
        <w:ind w:left="1800"/>
      </w:pPr>
      <w:r w:rsidRPr="0020295F">
        <w:t>address NVARCHAR(255) – adresa za dostavu narudžbe</w:t>
      </w:r>
    </w:p>
    <w:p w14:paraId="52484E46" w14:textId="77777777" w:rsidR="00F40D12" w:rsidRPr="0020295F" w:rsidRDefault="00F40D12" w:rsidP="00C84CCF">
      <w:pPr>
        <w:pStyle w:val="ListParagraph"/>
        <w:numPr>
          <w:ilvl w:val="0"/>
          <w:numId w:val="58"/>
        </w:numPr>
        <w:ind w:left="1800"/>
      </w:pPr>
      <w:r w:rsidRPr="0020295F">
        <w:t>orderDate DATETIME – vrijeme narudžbe</w:t>
      </w:r>
    </w:p>
    <w:p w14:paraId="3AEFB12A" w14:textId="77777777" w:rsidR="00F40D12" w:rsidRPr="0020295F" w:rsidRDefault="00F40D12" w:rsidP="00C84CCF">
      <w:pPr>
        <w:pStyle w:val="ListParagraph"/>
        <w:numPr>
          <w:ilvl w:val="0"/>
          <w:numId w:val="58"/>
        </w:numPr>
        <w:ind w:left="1800"/>
      </w:pPr>
      <w:r w:rsidRPr="0020295F">
        <w:t>acceptanceDate DATETIME – vrijeme zaprimanja narudžbe</w:t>
      </w:r>
    </w:p>
    <w:p w14:paraId="186C7B04" w14:textId="77777777" w:rsidR="00F40D12" w:rsidRPr="0020295F" w:rsidRDefault="00F40D12" w:rsidP="00C84CCF">
      <w:pPr>
        <w:pStyle w:val="ListParagraph"/>
        <w:numPr>
          <w:ilvl w:val="0"/>
          <w:numId w:val="58"/>
        </w:numPr>
        <w:ind w:left="1800"/>
      </w:pPr>
      <w:r w:rsidRPr="0020295F">
        <w:t>employeeID INT(10) – šifra djelatnika koji je zaprimio narudžbu</w:t>
      </w:r>
    </w:p>
    <w:p w14:paraId="14B80B5E" w14:textId="77777777" w:rsidR="00F40D12" w:rsidRPr="0020295F" w:rsidRDefault="00F40D12" w:rsidP="00C84CCF">
      <w:pPr>
        <w:pStyle w:val="ListParagraph"/>
        <w:numPr>
          <w:ilvl w:val="0"/>
          <w:numId w:val="58"/>
        </w:numPr>
        <w:ind w:left="1800"/>
      </w:pPr>
      <w:r w:rsidRPr="0020295F">
        <w:t>totalPrice SMALLMONEY – ukupna cijena</w:t>
      </w:r>
    </w:p>
    <w:p w14:paraId="7398D07D" w14:textId="77777777" w:rsidR="00F40D12" w:rsidRPr="00E86FC2" w:rsidRDefault="00F40D12" w:rsidP="00C84CCF">
      <w:pPr>
        <w:pStyle w:val="ListParagraph"/>
        <w:numPr>
          <w:ilvl w:val="0"/>
          <w:numId w:val="58"/>
        </w:numPr>
        <w:ind w:left="1800"/>
        <w:rPr>
          <w:b/>
          <w:lang w:eastAsia="ar-SA"/>
        </w:rPr>
      </w:pPr>
      <w:r w:rsidRPr="00E86FC2">
        <w:rPr>
          <w:b/>
          <w:lang w:eastAsia="ar-SA"/>
        </w:rPr>
        <w:t>PK = {orderID}</w:t>
      </w:r>
    </w:p>
    <w:p w14:paraId="48834638" w14:textId="77777777" w:rsidR="00F40D12" w:rsidRPr="00E86FC2" w:rsidRDefault="00F40D12" w:rsidP="00C84CCF">
      <w:pPr>
        <w:pStyle w:val="ListParagraph"/>
        <w:numPr>
          <w:ilvl w:val="0"/>
          <w:numId w:val="58"/>
        </w:numPr>
        <w:ind w:left="1800"/>
        <w:rPr>
          <w:b/>
          <w:lang w:eastAsia="ar-SA"/>
        </w:rPr>
      </w:pPr>
      <w:r w:rsidRPr="00E86FC2">
        <w:rPr>
          <w:b/>
          <w:lang w:eastAsia="ar-SA"/>
        </w:rPr>
        <w:t>FK = {employeeID} =&gt; Employee</w:t>
      </w:r>
    </w:p>
    <w:p w14:paraId="6F29A117" w14:textId="11BF8F61" w:rsidR="00F40D12" w:rsidRPr="00E86FC2" w:rsidRDefault="00F40D12" w:rsidP="00C84CCF">
      <w:pPr>
        <w:ind w:left="1080"/>
        <w:rPr>
          <w:b/>
        </w:rPr>
      </w:pPr>
      <w:r w:rsidRPr="00E86FC2">
        <w:rPr>
          <w:b/>
        </w:rPr>
        <w:t>OrderDetail</w:t>
      </w:r>
    </w:p>
    <w:p w14:paraId="2B15EBE3" w14:textId="77777777" w:rsidR="00F40D12" w:rsidRPr="0020295F" w:rsidRDefault="00F40D12" w:rsidP="00C84CCF">
      <w:pPr>
        <w:pStyle w:val="ListParagraph"/>
        <w:numPr>
          <w:ilvl w:val="0"/>
          <w:numId w:val="59"/>
        </w:numPr>
        <w:ind w:left="1800"/>
      </w:pPr>
      <w:r w:rsidRPr="0020295F">
        <w:t>orderID INT(10) – šifra narudžbe</w:t>
      </w:r>
    </w:p>
    <w:p w14:paraId="0307391D" w14:textId="77777777" w:rsidR="00F40D12" w:rsidRPr="0020295F" w:rsidRDefault="00F40D12" w:rsidP="00C84CCF">
      <w:pPr>
        <w:pStyle w:val="ListParagraph"/>
        <w:numPr>
          <w:ilvl w:val="0"/>
          <w:numId w:val="59"/>
        </w:numPr>
        <w:ind w:left="1800"/>
      </w:pPr>
      <w:r w:rsidRPr="0020295F">
        <w:t>mealID INT(10) – šifra jela</w:t>
      </w:r>
    </w:p>
    <w:p w14:paraId="4726B240" w14:textId="77777777" w:rsidR="00F40D12" w:rsidRPr="0020295F" w:rsidRDefault="00F40D12" w:rsidP="00C84CCF">
      <w:pPr>
        <w:pStyle w:val="ListParagraph"/>
        <w:numPr>
          <w:ilvl w:val="0"/>
          <w:numId w:val="59"/>
        </w:numPr>
        <w:ind w:left="1800"/>
      </w:pPr>
      <w:r w:rsidRPr="0020295F">
        <w:t>mealTypeName NVARCHAR(50) – ime vrste jela</w:t>
      </w:r>
    </w:p>
    <w:p w14:paraId="32911B3E" w14:textId="77777777" w:rsidR="00F40D12" w:rsidRPr="0020295F" w:rsidRDefault="00F40D12" w:rsidP="00C84CCF">
      <w:pPr>
        <w:pStyle w:val="ListParagraph"/>
        <w:numPr>
          <w:ilvl w:val="0"/>
          <w:numId w:val="59"/>
        </w:numPr>
        <w:ind w:left="1800"/>
      </w:pPr>
      <w:r w:rsidRPr="0020295F">
        <w:t>count INT(10) – količina jela</w:t>
      </w:r>
    </w:p>
    <w:p w14:paraId="03CEE9C7" w14:textId="77777777" w:rsidR="00F40D12" w:rsidRPr="00E86FC2" w:rsidRDefault="00F40D12" w:rsidP="00C84CCF">
      <w:pPr>
        <w:pStyle w:val="ListParagraph"/>
        <w:numPr>
          <w:ilvl w:val="0"/>
          <w:numId w:val="59"/>
        </w:numPr>
        <w:ind w:left="1800"/>
        <w:rPr>
          <w:b/>
          <w:lang w:eastAsia="ar-SA"/>
        </w:rPr>
      </w:pPr>
      <w:r w:rsidRPr="00E86FC2">
        <w:rPr>
          <w:b/>
          <w:lang w:eastAsia="ar-SA"/>
        </w:rPr>
        <w:t>PK = {orderID, mealID, mealTypeName}</w:t>
      </w:r>
    </w:p>
    <w:p w14:paraId="33EB1903" w14:textId="77777777" w:rsidR="00F40D12" w:rsidRPr="00E86FC2" w:rsidRDefault="00F40D12" w:rsidP="00C84CCF">
      <w:pPr>
        <w:pStyle w:val="ListParagraph"/>
        <w:numPr>
          <w:ilvl w:val="0"/>
          <w:numId w:val="59"/>
        </w:numPr>
        <w:ind w:left="1800"/>
        <w:rPr>
          <w:b/>
          <w:lang w:eastAsia="ar-SA"/>
        </w:rPr>
      </w:pPr>
      <w:r w:rsidRPr="00E86FC2">
        <w:rPr>
          <w:b/>
          <w:lang w:eastAsia="ar-SA"/>
        </w:rPr>
        <w:t>FK = {orderID} =&gt; Order</w:t>
      </w:r>
    </w:p>
    <w:p w14:paraId="5D2B57E3" w14:textId="77777777" w:rsidR="00F40D12" w:rsidRPr="00E86FC2" w:rsidRDefault="00F40D12" w:rsidP="00C84CCF">
      <w:pPr>
        <w:pStyle w:val="ListParagraph"/>
        <w:numPr>
          <w:ilvl w:val="0"/>
          <w:numId w:val="59"/>
        </w:numPr>
        <w:ind w:left="1800"/>
        <w:rPr>
          <w:b/>
          <w:lang w:eastAsia="ar-SA"/>
        </w:rPr>
      </w:pPr>
      <w:r w:rsidRPr="00E86FC2">
        <w:rPr>
          <w:b/>
          <w:lang w:eastAsia="ar-SA"/>
        </w:rPr>
        <w:t>FK = {mealID, mealTypeName} =&gt; MealType</w:t>
      </w:r>
    </w:p>
    <w:p w14:paraId="62D78A76" w14:textId="3FD443A8" w:rsidR="00F40D12" w:rsidRPr="00E86FC2" w:rsidRDefault="00F40D12" w:rsidP="00C84CCF">
      <w:pPr>
        <w:ind w:left="1080"/>
        <w:rPr>
          <w:b/>
        </w:rPr>
      </w:pPr>
      <w:r w:rsidRPr="00E86FC2">
        <w:rPr>
          <w:b/>
        </w:rPr>
        <w:t>OrderMealAddOn</w:t>
      </w:r>
    </w:p>
    <w:p w14:paraId="01E7B965" w14:textId="2D5EFC27" w:rsidR="00F40D12" w:rsidRPr="0020295F" w:rsidRDefault="00F40D12" w:rsidP="00C84CCF">
      <w:pPr>
        <w:pStyle w:val="ListParagraph"/>
        <w:numPr>
          <w:ilvl w:val="0"/>
          <w:numId w:val="60"/>
        </w:numPr>
        <w:ind w:left="1800"/>
        <w:rPr>
          <w:lang w:eastAsia="ar-SA"/>
        </w:rPr>
      </w:pPr>
      <w:r w:rsidRPr="0020295F">
        <w:t>order</w:t>
      </w:r>
      <w:r w:rsidR="008C4056" w:rsidRPr="0020295F">
        <w:t>Detail</w:t>
      </w:r>
      <w:r w:rsidRPr="0020295F">
        <w:t xml:space="preserve">ID INT(10)  – šifra </w:t>
      </w:r>
      <w:r w:rsidR="00AA5CC8" w:rsidRPr="0020295F">
        <w:t xml:space="preserve">detalja </w:t>
      </w:r>
      <w:r w:rsidRPr="0020295F">
        <w:t>narudžbe</w:t>
      </w:r>
    </w:p>
    <w:p w14:paraId="31B54890" w14:textId="77777777" w:rsidR="00F40D12" w:rsidRPr="0020295F" w:rsidRDefault="00F40D12" w:rsidP="00C84CCF">
      <w:pPr>
        <w:pStyle w:val="ListParagraph"/>
        <w:numPr>
          <w:ilvl w:val="0"/>
          <w:numId w:val="60"/>
        </w:numPr>
        <w:ind w:left="1800"/>
      </w:pPr>
      <w:r w:rsidRPr="0020295F">
        <w:t>addOnName NVARCHAR(50) – ime dodatka jelu</w:t>
      </w:r>
    </w:p>
    <w:p w14:paraId="12AD77E2" w14:textId="0E59555A" w:rsidR="00F40D12" w:rsidRPr="00E86FC2" w:rsidRDefault="00F40D12" w:rsidP="00C84CCF">
      <w:pPr>
        <w:pStyle w:val="ListParagraph"/>
        <w:numPr>
          <w:ilvl w:val="0"/>
          <w:numId w:val="60"/>
        </w:numPr>
        <w:ind w:left="1800"/>
        <w:rPr>
          <w:b/>
        </w:rPr>
      </w:pPr>
      <w:r w:rsidRPr="00E86FC2">
        <w:rPr>
          <w:b/>
        </w:rPr>
        <w:t>PK = {order</w:t>
      </w:r>
      <w:r w:rsidR="00AA5CC8" w:rsidRPr="00E86FC2">
        <w:rPr>
          <w:b/>
        </w:rPr>
        <w:t>Detail</w:t>
      </w:r>
      <w:r w:rsidRPr="00E86FC2">
        <w:rPr>
          <w:b/>
        </w:rPr>
        <w:t>ID, addOnName}</w:t>
      </w:r>
    </w:p>
    <w:p w14:paraId="23DCDC17" w14:textId="3DF68BB9" w:rsidR="00F40D12" w:rsidRPr="00E86FC2" w:rsidRDefault="00F40D12" w:rsidP="00C84CCF">
      <w:pPr>
        <w:pStyle w:val="ListParagraph"/>
        <w:numPr>
          <w:ilvl w:val="0"/>
          <w:numId w:val="60"/>
        </w:numPr>
        <w:ind w:left="1800"/>
        <w:rPr>
          <w:b/>
        </w:rPr>
      </w:pPr>
      <w:r w:rsidRPr="00E86FC2">
        <w:rPr>
          <w:b/>
        </w:rPr>
        <w:t>FK = {order</w:t>
      </w:r>
      <w:r w:rsidR="00AA5CC8" w:rsidRPr="00E86FC2">
        <w:rPr>
          <w:b/>
        </w:rPr>
        <w:t>Detail</w:t>
      </w:r>
      <w:r w:rsidRPr="00E86FC2">
        <w:rPr>
          <w:b/>
        </w:rPr>
        <w:t>ID} =&gt; Order</w:t>
      </w:r>
      <w:r w:rsidR="00AA5CC8" w:rsidRPr="00E86FC2">
        <w:rPr>
          <w:b/>
        </w:rPr>
        <w:t>Detail</w:t>
      </w:r>
    </w:p>
    <w:p w14:paraId="32961072" w14:textId="57D15DB2" w:rsidR="009E2F05" w:rsidRPr="0020295F" w:rsidRDefault="009E2F05" w:rsidP="00D9128D">
      <w:pPr>
        <w:ind w:left="1440"/>
      </w:pPr>
      <w:r w:rsidRPr="0020295F">
        <w:br w:type="page"/>
      </w:r>
    </w:p>
    <w:p w14:paraId="35FD2728" w14:textId="77777777" w:rsidR="00151805" w:rsidRPr="0020295F" w:rsidRDefault="00F40D12" w:rsidP="00CF1609">
      <w:pPr>
        <w:keepNext/>
        <w:jc w:val="center"/>
      </w:pPr>
      <w:r w:rsidRPr="00E86FC2">
        <w:rPr>
          <w:noProof/>
          <w:lang w:eastAsia="hr-HR"/>
        </w:rPr>
        <w:lastRenderedPageBreak/>
        <w:drawing>
          <wp:inline distT="0" distB="0" distL="0" distR="0" wp14:anchorId="12DAA16B" wp14:editId="686F4AF4">
            <wp:extent cx="5760085" cy="5450205"/>
            <wp:effectExtent l="0" t="0" r="5715" b="1079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Untitled Diagram.png"/>
                    <pic:cNvPicPr/>
                  </pic:nvPicPr>
                  <pic:blipFill>
                    <a:blip r:embed="rId46">
                      <a:extLst>
                        <a:ext uri="{28A0092B-C50C-407E-A947-70E740481C1C}">
                          <a14:useLocalDpi xmlns:a14="http://schemas.microsoft.com/office/drawing/2010/main" val="0"/>
                        </a:ext>
                      </a:extLst>
                    </a:blip>
                    <a:stretch>
                      <a:fillRect/>
                    </a:stretch>
                  </pic:blipFill>
                  <pic:spPr>
                    <a:xfrm>
                      <a:off x="0" y="0"/>
                      <a:ext cx="5760085" cy="5450205"/>
                    </a:xfrm>
                    <a:prstGeom prst="rect">
                      <a:avLst/>
                    </a:prstGeom>
                  </pic:spPr>
                </pic:pic>
              </a:graphicData>
            </a:graphic>
          </wp:inline>
        </w:drawing>
      </w:r>
    </w:p>
    <w:p w14:paraId="567504E8" w14:textId="51EF4795" w:rsidR="00F40D12" w:rsidRPr="00E86FC2" w:rsidRDefault="00151805" w:rsidP="00CF1609">
      <w:pPr>
        <w:pStyle w:val="Caption"/>
        <w:jc w:val="center"/>
      </w:pPr>
      <w:bookmarkStart w:id="835" w:name="_Toc441150045"/>
      <w:r w:rsidRPr="00E86FC2">
        <w:t xml:space="preserve">Slika </w:t>
      </w:r>
      <w:ins w:id="836" w:author="Tin Trčak" w:date="2016-01-21T13:41:00Z">
        <w:r w:rsidR="00476BBA">
          <w:fldChar w:fldCharType="begin"/>
        </w:r>
        <w:r w:rsidR="00476BBA">
          <w:instrText xml:space="preserve"> STYLEREF 2 \s </w:instrText>
        </w:r>
      </w:ins>
      <w:r w:rsidR="00476BBA">
        <w:fldChar w:fldCharType="separate"/>
      </w:r>
      <w:r w:rsidR="00476BBA">
        <w:rPr>
          <w:noProof/>
        </w:rPr>
        <w:t>6.1</w:t>
      </w:r>
      <w:ins w:id="83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38" w:author="Tin Trčak" w:date="2016-01-21T13:41:00Z">
        <w:r w:rsidR="00476BBA">
          <w:rPr>
            <w:noProof/>
          </w:rPr>
          <w:t>3</w:t>
        </w:r>
        <w:r w:rsidR="00476BBA">
          <w:fldChar w:fldCharType="end"/>
        </w:r>
      </w:ins>
      <w:ins w:id="839" w:author="Fredi" w:date="2016-01-21T00:26:00Z">
        <w:del w:id="840" w:author="Tin Trčak" w:date="2016-01-21T00:45:00Z">
          <w:r w:rsidR="00B93800" w:rsidDel="00C255BA">
            <w:fldChar w:fldCharType="begin"/>
          </w:r>
          <w:r w:rsidR="00B93800" w:rsidDel="00C255BA">
            <w:delInstrText xml:space="preserve"> STYLEREF 2 \s </w:delInstrText>
          </w:r>
        </w:del>
      </w:ins>
      <w:del w:id="841" w:author="Tin Trčak" w:date="2016-01-21T00:45:00Z">
        <w:r w:rsidR="00B93800" w:rsidDel="00C255BA">
          <w:fldChar w:fldCharType="separate"/>
        </w:r>
        <w:r w:rsidR="00B93800" w:rsidDel="00C255BA">
          <w:rPr>
            <w:noProof/>
          </w:rPr>
          <w:delText>6.1</w:delText>
        </w:r>
      </w:del>
      <w:ins w:id="842" w:author="Fredi" w:date="2016-01-21T00:26:00Z">
        <w:del w:id="84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44" w:author="Tin Trčak" w:date="2016-01-21T00:45:00Z">
        <w:r w:rsidR="00B93800" w:rsidDel="00C255BA">
          <w:fldChar w:fldCharType="separate"/>
        </w:r>
      </w:del>
      <w:ins w:id="845" w:author="Fredi" w:date="2016-01-21T00:26:00Z">
        <w:del w:id="846" w:author="Tin Trčak" w:date="2016-01-21T00:45:00Z">
          <w:r w:rsidR="00B93800" w:rsidDel="00C255BA">
            <w:rPr>
              <w:noProof/>
            </w:rPr>
            <w:delText>3</w:delText>
          </w:r>
          <w:r w:rsidR="00B93800" w:rsidDel="00C255BA">
            <w:fldChar w:fldCharType="end"/>
          </w:r>
        </w:del>
      </w:ins>
      <w:del w:id="84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ER model baze podataka</w:t>
      </w:r>
      <w:bookmarkEnd w:id="835"/>
    </w:p>
    <w:p w14:paraId="624A23A7" w14:textId="77777777" w:rsidR="00F40D12" w:rsidRPr="0020295F" w:rsidRDefault="00F40D12" w:rsidP="00F40D12">
      <w:pPr>
        <w:rPr>
          <w:bCs/>
          <w:sz w:val="20"/>
        </w:rPr>
      </w:pPr>
    </w:p>
    <w:p w14:paraId="0B6B9EF0" w14:textId="6A9E0048" w:rsidR="00F40D12" w:rsidRPr="0020295F" w:rsidRDefault="00F40D12">
      <w:pPr>
        <w:spacing w:after="160" w:line="259" w:lineRule="auto"/>
        <w:jc w:val="left"/>
        <w:rPr>
          <w:rFonts w:ascii="Arial" w:hAnsi="Arial" w:cs="Arial"/>
          <w:szCs w:val="24"/>
        </w:rPr>
      </w:pPr>
      <w:r w:rsidRPr="0020295F">
        <w:rPr>
          <w:rFonts w:ascii="Arial" w:hAnsi="Arial" w:cs="Arial"/>
          <w:szCs w:val="24"/>
        </w:rPr>
        <w:br w:type="page"/>
      </w:r>
    </w:p>
    <w:p w14:paraId="42330290" w14:textId="77777777" w:rsidR="00F40D12" w:rsidRPr="0020295F" w:rsidRDefault="00F40D12" w:rsidP="009E444A">
      <w:pPr>
        <w:pStyle w:val="Heading2"/>
      </w:pPr>
      <w:bookmarkStart w:id="848" w:name="_Toc431806052"/>
      <w:bookmarkStart w:id="849" w:name="_Toc441100861"/>
      <w:r w:rsidRPr="0020295F">
        <w:lastRenderedPageBreak/>
        <w:t>Dijagram razreda s opisom</w:t>
      </w:r>
      <w:bookmarkEnd w:id="848"/>
      <w:bookmarkEnd w:id="849"/>
    </w:p>
    <w:p w14:paraId="39F6139F" w14:textId="20E7A8DF" w:rsidR="00F40D12" w:rsidRPr="0020295F" w:rsidRDefault="00F40D12" w:rsidP="00647055">
      <w:pPr>
        <w:shd w:val="clear" w:color="auto" w:fill="FFFFFF"/>
        <w:spacing w:before="100" w:beforeAutospacing="1"/>
        <w:ind w:firstLine="709"/>
        <w:textAlignment w:val="baseline"/>
        <w:rPr>
          <w:rFonts w:eastAsia="Arial" w:cs="Times New Roman"/>
          <w:szCs w:val="24"/>
        </w:rPr>
      </w:pPr>
      <w:r w:rsidRPr="0020295F">
        <w:rPr>
          <w:rFonts w:eastAsia="Arial" w:cs="Times New Roman"/>
          <w:szCs w:val="24"/>
        </w:rPr>
        <w:t>Trenutni dijagram razreda sadrži prikaz</w:t>
      </w:r>
      <w:r w:rsidR="00FC50EE" w:rsidRPr="0020295F">
        <w:rPr>
          <w:rFonts w:eastAsia="Arial" w:cs="Times New Roman"/>
          <w:szCs w:val="24"/>
        </w:rPr>
        <w:t>e</w:t>
      </w:r>
      <w:r w:rsidRPr="0020295F">
        <w:rPr>
          <w:rFonts w:eastAsia="Arial" w:cs="Times New Roman"/>
          <w:szCs w:val="24"/>
        </w:rPr>
        <w:t xml:space="preserve"> svih modela korištenih u komunikaciji između baze podat</w:t>
      </w:r>
      <w:r w:rsidR="00CF1609" w:rsidRPr="0020295F">
        <w:rPr>
          <w:rFonts w:eastAsia="Arial" w:cs="Times New Roman"/>
          <w:szCs w:val="24"/>
        </w:rPr>
        <w:t>aka i kontrolera (Slika 6.</w:t>
      </w:r>
      <w:r w:rsidR="00FC50EE" w:rsidRPr="0020295F">
        <w:rPr>
          <w:rFonts w:eastAsia="Arial" w:cs="Times New Roman"/>
          <w:szCs w:val="24"/>
        </w:rPr>
        <w:t>1.2</w:t>
      </w:r>
      <w:r w:rsidR="004A0E36" w:rsidRPr="0020295F">
        <w:rPr>
          <w:rFonts w:eastAsia="Arial" w:cs="Times New Roman"/>
          <w:szCs w:val="24"/>
        </w:rPr>
        <w:t xml:space="preserve"> MVC obrazac</w:t>
      </w:r>
      <w:r w:rsidRPr="0020295F">
        <w:rPr>
          <w:rFonts w:eastAsia="Arial" w:cs="Times New Roman"/>
          <w:szCs w:val="24"/>
        </w:rPr>
        <w:t>) i one zadužene za komunikaciju između kontrolera i pogleda.</w:t>
      </w:r>
    </w:p>
    <w:p w14:paraId="305B9547" w14:textId="77777777" w:rsidR="00F40D12" w:rsidRPr="00E86FC2" w:rsidRDefault="00F40D12" w:rsidP="00647055">
      <w:pPr>
        <w:shd w:val="clear" w:color="auto" w:fill="FFFFFF"/>
        <w:spacing w:before="120"/>
        <w:ind w:firstLine="709"/>
        <w:textAlignment w:val="baseline"/>
        <w:rPr>
          <w:rFonts w:eastAsia="Arial" w:cs="Times New Roman"/>
          <w:b/>
          <w:szCs w:val="24"/>
        </w:rPr>
      </w:pPr>
      <w:r w:rsidRPr="00E86FC2">
        <w:rPr>
          <w:rFonts w:eastAsia="Arial" w:cs="Times New Roman"/>
          <w:b/>
          <w:szCs w:val="24"/>
        </w:rPr>
        <w:t>Employee</w:t>
      </w:r>
      <w:r w:rsidRPr="0020295F">
        <w:rPr>
          <w:rFonts w:eastAsia="Arial" w:cs="Times New Roman"/>
          <w:szCs w:val="24"/>
        </w:rPr>
        <w:t xml:space="preserve"> razred predstavlja zaposlenika restorana. Za njega spremamo korisničko ime i lozinku koju koristi pri prijavi sustava, te osnovne informacije poput imena, prezimena i adrese stanovanja. Svaki zaposlenik ima opis posla koji obavlja. Također, za korisnika čuvamo posebnu oznaku je li taj korisnik administrator sustava, tj. da li ima pravo uređivati listu jela, zaposlenike restorana te osnovne informacije o restoranu.</w:t>
      </w:r>
    </w:p>
    <w:p w14:paraId="447A8874"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Comment</w:t>
      </w:r>
      <w:r w:rsidRPr="0020295F">
        <w:rPr>
          <w:rFonts w:eastAsia="Arial" w:cs="Times New Roman"/>
          <w:szCs w:val="24"/>
        </w:rPr>
        <w:t xml:space="preserve"> razred predstavlja komentar na jelo ili restoran. Uz komentar potrebno je ostaviti i ocjenu. U komentaru čuvamo korisničko ime korisnika koji je ostavio komentar.</w:t>
      </w:r>
    </w:p>
    <w:p w14:paraId="2BD1A4C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Category</w:t>
      </w:r>
      <w:r w:rsidRPr="0020295F">
        <w:rPr>
          <w:rFonts w:eastAsia="Arial" w:cs="Times New Roman"/>
          <w:szCs w:val="24"/>
        </w:rPr>
        <w:t xml:space="preserve"> razred predstavlja kategoriju jela. Za kategoriju čuvamo samo ime kategorije.</w:t>
      </w:r>
    </w:p>
    <w:p w14:paraId="24AC446F"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w:t>
      </w:r>
      <w:r w:rsidRPr="0020295F">
        <w:rPr>
          <w:rFonts w:eastAsia="Arial" w:cs="Times New Roman"/>
          <w:szCs w:val="24"/>
        </w:rPr>
        <w:t xml:space="preserve"> predstavlja jelo. Za njega čuvamo ime, opis jela te putanju do slike na poslužitelju. Svako jelo pripada točno jednoj kategoriji.</w:t>
      </w:r>
    </w:p>
    <w:p w14:paraId="7FCA28BE"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MealType</w:t>
      </w:r>
      <w:r w:rsidRPr="0020295F">
        <w:rPr>
          <w:rFonts w:eastAsia="Arial" w:cs="Times New Roman"/>
          <w:szCs w:val="24"/>
        </w:rPr>
        <w:t xml:space="preserve"> predstavlja vrstu jela. Dakle, svako jelo ima više vrsta. Referencira se na Meal pomoću mealID parametra. Također, za svaku vrstu jela spremamo i cijenu.</w:t>
      </w:r>
    </w:p>
    <w:p w14:paraId="5CC53D6D" w14:textId="77777777" w:rsidR="00647055"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AddOn</w:t>
      </w:r>
      <w:r w:rsidRPr="0020295F">
        <w:rPr>
          <w:rFonts w:eastAsia="Arial" w:cs="Times New Roman"/>
          <w:szCs w:val="24"/>
        </w:rPr>
        <w:t xml:space="preserve"> razred predstavlja dodatak jelu. Za svaki dodatak čuvamo ime i cijenu.</w:t>
      </w:r>
    </w:p>
    <w:p w14:paraId="0D3E6CC1" w14:textId="15D274D6"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MealAddOn</w:t>
      </w:r>
      <w:r w:rsidRPr="0020295F">
        <w:rPr>
          <w:rFonts w:eastAsia="Arial" w:cs="Times New Roman"/>
          <w:szCs w:val="24"/>
        </w:rPr>
        <w:t xml:space="preserve"> razred spaja određene dodatke s određenim jelom, jer nema smisla da sva jela imaju sve dodatke, npr. ćevapi s artičokama.</w:t>
      </w:r>
    </w:p>
    <w:p w14:paraId="2EDED838" w14:textId="77777777" w:rsidR="00F40D12" w:rsidRPr="0020295F" w:rsidRDefault="00F40D12"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Pr="0020295F">
        <w:rPr>
          <w:rFonts w:eastAsia="Arial" w:cs="Times New Roman"/>
          <w:szCs w:val="24"/>
        </w:rPr>
        <w:t xml:space="preserve"> razred predstavlja pojedinu narudžbu. Svaka narudžba ima svoj jedinstveni identifikator u sustavu. U narudžbi čuvamo osnovne podatke o klijentu poput imena, emaila, telefonskog broja i adrese. Također, za narudžbu pamtimo datum narudžbe te djelatnika koji ju je prihvatio i vrijeme kad ju je prihvatio.</w:t>
      </w:r>
    </w:p>
    <w:p w14:paraId="3619A759" w14:textId="79005DA3" w:rsidR="00F40D12"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Order</w:t>
      </w:r>
      <w:r w:rsidR="00F40D12" w:rsidRPr="00E86FC2">
        <w:rPr>
          <w:rFonts w:eastAsia="Arial" w:cs="Times New Roman"/>
          <w:b/>
          <w:szCs w:val="24"/>
        </w:rPr>
        <w:t>Detail</w:t>
      </w:r>
      <w:r w:rsidR="00F40D12" w:rsidRPr="0020295F">
        <w:rPr>
          <w:rFonts w:eastAsia="Arial" w:cs="Times New Roman"/>
          <w:szCs w:val="24"/>
        </w:rPr>
        <w:t xml:space="preserve"> razred spaja određenu narudžbu s jelima koji su naručeni pri toj narudžbi te njihovu količinu.</w:t>
      </w:r>
    </w:p>
    <w:p w14:paraId="1135D45B" w14:textId="43129B76" w:rsidR="00E644C7" w:rsidRPr="0020295F" w:rsidRDefault="00516425" w:rsidP="00647055">
      <w:pPr>
        <w:shd w:val="clear" w:color="auto" w:fill="FFFFFF"/>
        <w:spacing w:before="120"/>
        <w:ind w:firstLine="709"/>
        <w:textAlignment w:val="baseline"/>
        <w:rPr>
          <w:rFonts w:eastAsia="Arial" w:cs="Times New Roman"/>
          <w:szCs w:val="24"/>
        </w:rPr>
      </w:pPr>
      <w:r w:rsidRPr="00E86FC2">
        <w:rPr>
          <w:rFonts w:eastAsia="Arial" w:cs="Times New Roman"/>
          <w:b/>
          <w:szCs w:val="24"/>
        </w:rPr>
        <w:t>Orde</w:t>
      </w:r>
      <w:r w:rsidR="00F40D12" w:rsidRPr="00E86FC2">
        <w:rPr>
          <w:rFonts w:eastAsia="Arial" w:cs="Times New Roman"/>
          <w:b/>
          <w:szCs w:val="24"/>
        </w:rPr>
        <w:t>rMealAddOn</w:t>
      </w:r>
      <w:r w:rsidR="00F40D12" w:rsidRPr="0020295F">
        <w:rPr>
          <w:rFonts w:eastAsia="Arial" w:cs="Times New Roman"/>
          <w:szCs w:val="24"/>
        </w:rPr>
        <w:t xml:space="preserve"> razred spaja dodatke koji su naručeni s jelom iz određene narudžbe.</w:t>
      </w:r>
    </w:p>
    <w:p w14:paraId="3BE2C9FF" w14:textId="77777777" w:rsidR="00E644C7" w:rsidRPr="0020295F" w:rsidRDefault="00E644C7">
      <w:pPr>
        <w:spacing w:after="160" w:line="259" w:lineRule="auto"/>
        <w:jc w:val="left"/>
        <w:rPr>
          <w:rFonts w:eastAsia="Arial" w:cs="Times New Roman"/>
          <w:szCs w:val="24"/>
        </w:rPr>
      </w:pPr>
      <w:r w:rsidRPr="0020295F">
        <w:rPr>
          <w:rFonts w:eastAsia="Arial" w:cs="Times New Roman"/>
          <w:szCs w:val="24"/>
        </w:rPr>
        <w:br w:type="page"/>
      </w:r>
    </w:p>
    <w:p w14:paraId="25946481" w14:textId="5508FAA3" w:rsidR="002E0231" w:rsidRPr="0020295F" w:rsidRDefault="00C84CCF" w:rsidP="00C84CCF">
      <w:pPr>
        <w:keepNext/>
        <w:shd w:val="clear" w:color="auto" w:fill="FFFFFF"/>
        <w:spacing w:before="100" w:beforeAutospacing="1" w:after="100" w:afterAutospacing="1"/>
        <w:jc w:val="center"/>
        <w:textAlignment w:val="baseline"/>
      </w:pPr>
      <w:r w:rsidRPr="00E86FC2">
        <w:rPr>
          <w:noProof/>
          <w:lang w:eastAsia="hr-HR"/>
        </w:rPr>
        <w:lastRenderedPageBreak/>
        <w:drawing>
          <wp:inline distT="0" distB="0" distL="0" distR="0" wp14:anchorId="5484238B" wp14:editId="4265976B">
            <wp:extent cx="5179827" cy="4171950"/>
            <wp:effectExtent l="0" t="0" r="190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 Shot 2015-11-20 at 00.12.20.png"/>
                    <pic:cNvPicPr/>
                  </pic:nvPicPr>
                  <pic:blipFill>
                    <a:blip r:embed="rId47">
                      <a:extLst>
                        <a:ext uri="{28A0092B-C50C-407E-A947-70E740481C1C}">
                          <a14:useLocalDpi xmlns:a14="http://schemas.microsoft.com/office/drawing/2010/main" val="0"/>
                        </a:ext>
                      </a:extLst>
                    </a:blip>
                    <a:stretch>
                      <a:fillRect/>
                    </a:stretch>
                  </pic:blipFill>
                  <pic:spPr>
                    <a:xfrm>
                      <a:off x="0" y="0"/>
                      <a:ext cx="5179827" cy="4171950"/>
                    </a:xfrm>
                    <a:prstGeom prst="rect">
                      <a:avLst/>
                    </a:prstGeom>
                  </pic:spPr>
                </pic:pic>
              </a:graphicData>
            </a:graphic>
          </wp:inline>
        </w:drawing>
      </w:r>
    </w:p>
    <w:p w14:paraId="4AB97A5F" w14:textId="65576DE6" w:rsidR="00F40D12" w:rsidRPr="00E86FC2" w:rsidRDefault="002E0231" w:rsidP="002E0231">
      <w:pPr>
        <w:pStyle w:val="Caption"/>
        <w:jc w:val="center"/>
      </w:pPr>
      <w:bookmarkStart w:id="850" w:name="_Toc441150046"/>
      <w:r w:rsidRPr="00E86FC2">
        <w:t xml:space="preserve">Slika </w:t>
      </w:r>
      <w:ins w:id="851" w:author="Tin Trčak" w:date="2016-01-21T13:41:00Z">
        <w:r w:rsidR="00476BBA">
          <w:fldChar w:fldCharType="begin"/>
        </w:r>
        <w:r w:rsidR="00476BBA">
          <w:instrText xml:space="preserve"> STYLEREF 2 \s </w:instrText>
        </w:r>
      </w:ins>
      <w:r w:rsidR="00476BBA">
        <w:fldChar w:fldCharType="separate"/>
      </w:r>
      <w:r w:rsidR="00476BBA">
        <w:rPr>
          <w:noProof/>
        </w:rPr>
        <w:t>6.2</w:t>
      </w:r>
      <w:ins w:id="85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53" w:author="Tin Trčak" w:date="2016-01-21T13:41:00Z">
        <w:r w:rsidR="00476BBA">
          <w:rPr>
            <w:noProof/>
          </w:rPr>
          <w:t>1</w:t>
        </w:r>
        <w:r w:rsidR="00476BBA">
          <w:fldChar w:fldCharType="end"/>
        </w:r>
      </w:ins>
      <w:ins w:id="854" w:author="Fredi" w:date="2016-01-21T00:26:00Z">
        <w:del w:id="855" w:author="Tin Trčak" w:date="2016-01-21T00:45:00Z">
          <w:r w:rsidR="00B93800" w:rsidDel="00C255BA">
            <w:fldChar w:fldCharType="begin"/>
          </w:r>
          <w:r w:rsidR="00B93800" w:rsidDel="00C255BA">
            <w:delInstrText xml:space="preserve"> STYLEREF 2 \s </w:delInstrText>
          </w:r>
        </w:del>
      </w:ins>
      <w:del w:id="856" w:author="Tin Trčak" w:date="2016-01-21T00:45:00Z">
        <w:r w:rsidR="00B93800" w:rsidDel="00C255BA">
          <w:fldChar w:fldCharType="separate"/>
        </w:r>
        <w:r w:rsidR="00B93800" w:rsidDel="00C255BA">
          <w:rPr>
            <w:noProof/>
          </w:rPr>
          <w:delText>6.2</w:delText>
        </w:r>
      </w:del>
      <w:ins w:id="857" w:author="Fredi" w:date="2016-01-21T00:26:00Z">
        <w:del w:id="85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59" w:author="Tin Trčak" w:date="2016-01-21T00:45:00Z">
        <w:r w:rsidR="00B93800" w:rsidDel="00C255BA">
          <w:fldChar w:fldCharType="separate"/>
        </w:r>
      </w:del>
      <w:ins w:id="860" w:author="Fredi" w:date="2016-01-21T00:26:00Z">
        <w:del w:id="861" w:author="Tin Trčak" w:date="2016-01-21T00:45:00Z">
          <w:r w:rsidR="00B93800" w:rsidDel="00C255BA">
            <w:rPr>
              <w:noProof/>
            </w:rPr>
            <w:delText>1</w:delText>
          </w:r>
          <w:r w:rsidR="00B93800" w:rsidDel="00C255BA">
            <w:fldChar w:fldCharType="end"/>
          </w:r>
        </w:del>
      </w:ins>
      <w:del w:id="862"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6.2</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razreda</w:t>
      </w:r>
      <w:bookmarkEnd w:id="850"/>
    </w:p>
    <w:p w14:paraId="18CE630B" w14:textId="77777777" w:rsidR="00F40D12" w:rsidRPr="0020295F" w:rsidRDefault="00F40D12" w:rsidP="00F40D12">
      <w:pPr>
        <w:pStyle w:val="Normal1"/>
        <w:jc w:val="center"/>
      </w:pPr>
    </w:p>
    <w:p w14:paraId="40BA6441" w14:textId="5985301D" w:rsidR="00F40D12" w:rsidRPr="0020295F" w:rsidRDefault="00F40D12" w:rsidP="002E0231">
      <w:pPr>
        <w:pStyle w:val="Normal1"/>
        <w:tabs>
          <w:tab w:val="left" w:pos="1190"/>
        </w:tabs>
      </w:pPr>
      <w:bookmarkStart w:id="863" w:name="h.4d34og8" w:colFirst="0" w:colLast="0"/>
      <w:bookmarkEnd w:id="863"/>
    </w:p>
    <w:p w14:paraId="49A4E17D" w14:textId="77777777" w:rsidR="00F40D12" w:rsidRPr="0020295F" w:rsidRDefault="00F40D12" w:rsidP="00F40D12">
      <w:pPr>
        <w:pStyle w:val="Normal1"/>
      </w:pPr>
      <w:r w:rsidRPr="0020295F">
        <w:br w:type="page"/>
      </w:r>
    </w:p>
    <w:p w14:paraId="556B4403" w14:textId="77777777" w:rsidR="00F40D12" w:rsidRPr="0020295F" w:rsidRDefault="00F40D12" w:rsidP="009E444A">
      <w:pPr>
        <w:pStyle w:val="Heading2"/>
      </w:pPr>
      <w:bookmarkStart w:id="864" w:name="_Toc431806053"/>
      <w:bookmarkStart w:id="865" w:name="_Toc441100862"/>
      <w:r w:rsidRPr="0020295F">
        <w:lastRenderedPageBreak/>
        <w:t>Dijagram objekata</w:t>
      </w:r>
      <w:bookmarkEnd w:id="864"/>
      <w:bookmarkEnd w:id="865"/>
    </w:p>
    <w:p w14:paraId="0F1D0B7F" w14:textId="4256495B" w:rsidR="00F40D12" w:rsidRPr="0020295F" w:rsidRDefault="00F40D12" w:rsidP="00F40D12">
      <w:pPr>
        <w:shd w:val="clear" w:color="auto" w:fill="FFFFFF"/>
        <w:spacing w:before="100" w:beforeAutospacing="1" w:after="100" w:afterAutospacing="1"/>
        <w:ind w:firstLine="709"/>
        <w:textAlignment w:val="baseline"/>
        <w:rPr>
          <w:rFonts w:eastAsia="Arial" w:cs="Times New Roman"/>
          <w:szCs w:val="24"/>
        </w:rPr>
      </w:pPr>
      <w:r w:rsidRPr="0020295F">
        <w:rPr>
          <w:rFonts w:eastAsia="Arial" w:cs="Times New Roman"/>
          <w:szCs w:val="24"/>
        </w:rPr>
        <w:t>Pomoću dijagrama objekata prikazat ćemo stanje sustava u nekom trenu. Odabrali smo trenutak kad je klijent obavio narudžbu</w:t>
      </w:r>
      <w:r w:rsidR="00BA61C9" w:rsidRPr="0020295F">
        <w:rPr>
          <w:rFonts w:eastAsia="Arial" w:cs="Times New Roman"/>
          <w:szCs w:val="24"/>
        </w:rPr>
        <w:t>,</w:t>
      </w:r>
      <w:r w:rsidRPr="0020295F">
        <w:rPr>
          <w:rFonts w:eastAsia="Arial" w:cs="Times New Roman"/>
          <w:szCs w:val="24"/>
        </w:rPr>
        <w:t xml:space="preserve"> te ju je djelatnik restorana prihvatio. Narudžba sadrži sve informacije o klijentu koje su bitne djelatnicima restorana kako bi se narudžba uspješno provela i dostavila. Narudžba sadrži popis jela i njihovu količinu</w:t>
      </w:r>
      <w:r w:rsidR="00BA61C9" w:rsidRPr="0020295F">
        <w:rPr>
          <w:rFonts w:eastAsia="Arial" w:cs="Times New Roman"/>
          <w:szCs w:val="24"/>
        </w:rPr>
        <w:t>,</w:t>
      </w:r>
      <w:r w:rsidRPr="0020295F">
        <w:rPr>
          <w:rFonts w:eastAsia="Arial" w:cs="Times New Roman"/>
          <w:szCs w:val="24"/>
        </w:rPr>
        <w:t xml:space="preserve"> te za svako jelo je definirana vrsta jela i dodatci koji su odabrani za to jelo. Svako naručeno jelo ima svoju kategoriju kojoj pripada.</w:t>
      </w:r>
    </w:p>
    <w:p w14:paraId="684EC9E5" w14:textId="77777777" w:rsidR="00F40D12" w:rsidRPr="0020295F" w:rsidRDefault="00F40D12" w:rsidP="00F40D12">
      <w:pPr>
        <w:shd w:val="clear" w:color="auto" w:fill="FFFFFF"/>
        <w:spacing w:before="100" w:beforeAutospacing="1" w:after="100" w:afterAutospacing="1"/>
        <w:ind w:firstLine="709"/>
        <w:textAlignment w:val="baseline"/>
        <w:rPr>
          <w:rFonts w:ascii="Arial" w:eastAsia="Arial" w:hAnsi="Arial" w:cs="Arial"/>
          <w:szCs w:val="24"/>
        </w:rPr>
      </w:pPr>
    </w:p>
    <w:p w14:paraId="051BDCF9" w14:textId="77777777" w:rsidR="009E444A" w:rsidRPr="0020295F" w:rsidRDefault="00F40D12" w:rsidP="009E444A">
      <w:pPr>
        <w:pStyle w:val="Normal1"/>
        <w:keepNext/>
        <w:jc w:val="center"/>
      </w:pPr>
      <w:r w:rsidRPr="00E86FC2">
        <w:rPr>
          <w:noProof/>
        </w:rPr>
        <w:drawing>
          <wp:inline distT="0" distB="0" distL="0" distR="0" wp14:anchorId="77F9BB98" wp14:editId="5DB23FD2">
            <wp:extent cx="5751830" cy="3874496"/>
            <wp:effectExtent l="0" t="0" r="0" b="1206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Desktop/Screen%20Shot%202015-11-17%20at%2009.46.30.png"/>
                    <pic:cNvPicPr>
                      <a:picLocks noChangeAspect="1" noChangeArrowheads="1"/>
                    </pic:cNvPicPr>
                  </pic:nvPicPr>
                  <pic:blipFill>
                    <a:blip r:embed="rId48">
                      <a:extLst>
                        <a:ext uri="{28A0092B-C50C-407E-A947-70E740481C1C}">
                          <a14:useLocalDpi xmlns:a14="http://schemas.microsoft.com/office/drawing/2010/main" val="0"/>
                        </a:ext>
                      </a:extLst>
                    </a:blip>
                    <a:stretch>
                      <a:fillRect/>
                    </a:stretch>
                  </pic:blipFill>
                  <pic:spPr bwMode="auto">
                    <a:xfrm>
                      <a:off x="0" y="0"/>
                      <a:ext cx="5751830" cy="3874496"/>
                    </a:xfrm>
                    <a:prstGeom prst="rect">
                      <a:avLst/>
                    </a:prstGeom>
                    <a:noFill/>
                    <a:ln>
                      <a:noFill/>
                    </a:ln>
                  </pic:spPr>
                </pic:pic>
              </a:graphicData>
            </a:graphic>
          </wp:inline>
        </w:drawing>
      </w:r>
    </w:p>
    <w:p w14:paraId="31A45053" w14:textId="53B131D6" w:rsidR="00F40D12" w:rsidRPr="00E86FC2" w:rsidRDefault="009E444A" w:rsidP="009E444A">
      <w:pPr>
        <w:pStyle w:val="Caption"/>
        <w:jc w:val="center"/>
      </w:pPr>
      <w:bookmarkStart w:id="866" w:name="_Toc441150047"/>
      <w:r w:rsidRPr="00E86FC2">
        <w:t xml:space="preserve">Slika </w:t>
      </w:r>
      <w:ins w:id="867" w:author="Tin Trčak" w:date="2016-01-21T13:41:00Z">
        <w:r w:rsidR="00476BBA">
          <w:fldChar w:fldCharType="begin"/>
        </w:r>
        <w:r w:rsidR="00476BBA">
          <w:instrText xml:space="preserve"> STYLEREF 2 \s </w:instrText>
        </w:r>
      </w:ins>
      <w:r w:rsidR="00476BBA">
        <w:fldChar w:fldCharType="separate"/>
      </w:r>
      <w:r w:rsidR="00476BBA">
        <w:rPr>
          <w:noProof/>
        </w:rPr>
        <w:t>6.3</w:t>
      </w:r>
      <w:ins w:id="868"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869" w:author="Tin Trčak" w:date="2016-01-21T13:41:00Z">
        <w:r w:rsidR="00476BBA">
          <w:rPr>
            <w:noProof/>
          </w:rPr>
          <w:t>1</w:t>
        </w:r>
        <w:r w:rsidR="00476BBA">
          <w:fldChar w:fldCharType="end"/>
        </w:r>
      </w:ins>
      <w:ins w:id="870" w:author="Fredi" w:date="2016-01-21T00:26:00Z">
        <w:del w:id="871" w:author="Tin Trčak" w:date="2016-01-21T00:45:00Z">
          <w:r w:rsidR="00B93800" w:rsidDel="00C255BA">
            <w:fldChar w:fldCharType="begin"/>
          </w:r>
          <w:r w:rsidR="00B93800" w:rsidDel="00C255BA">
            <w:delInstrText xml:space="preserve"> STYLEREF 2 \s </w:delInstrText>
          </w:r>
        </w:del>
      </w:ins>
      <w:del w:id="872" w:author="Tin Trčak" w:date="2016-01-21T00:45:00Z">
        <w:r w:rsidR="00B93800" w:rsidDel="00C255BA">
          <w:fldChar w:fldCharType="separate"/>
        </w:r>
        <w:r w:rsidR="00B93800" w:rsidDel="00C255BA">
          <w:rPr>
            <w:noProof/>
          </w:rPr>
          <w:delText>6.3</w:delText>
        </w:r>
      </w:del>
      <w:ins w:id="873" w:author="Fredi" w:date="2016-01-21T00:26:00Z">
        <w:del w:id="874"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875" w:author="Tin Trčak" w:date="2016-01-21T00:45:00Z">
        <w:r w:rsidR="00B93800" w:rsidDel="00C255BA">
          <w:fldChar w:fldCharType="separate"/>
        </w:r>
      </w:del>
      <w:ins w:id="876" w:author="Fredi" w:date="2016-01-21T00:26:00Z">
        <w:del w:id="877" w:author="Tin Trčak" w:date="2016-01-21T00:45:00Z">
          <w:r w:rsidR="00B93800" w:rsidDel="00C255BA">
            <w:rPr>
              <w:noProof/>
            </w:rPr>
            <w:delText>1</w:delText>
          </w:r>
          <w:r w:rsidR="00B93800" w:rsidDel="00C255BA">
            <w:fldChar w:fldCharType="end"/>
          </w:r>
        </w:del>
      </w:ins>
      <w:del w:id="878"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6.3</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rsidRPr="00E86FC2">
        <w:t xml:space="preserve"> Dijagram objekata</w:t>
      </w:r>
      <w:bookmarkEnd w:id="866"/>
    </w:p>
    <w:p w14:paraId="2DB87208" w14:textId="77777777" w:rsidR="00F40D12" w:rsidRPr="00E86FC2" w:rsidRDefault="00F40D12" w:rsidP="00F40D12">
      <w:pPr>
        <w:pStyle w:val="Caption"/>
        <w:jc w:val="center"/>
        <w:rPr>
          <w:sz w:val="24"/>
        </w:rPr>
      </w:pPr>
    </w:p>
    <w:p w14:paraId="17FB7327" w14:textId="77777777" w:rsidR="00F40D12" w:rsidRPr="0020295F" w:rsidRDefault="00F40D12" w:rsidP="00F40D12">
      <w:pPr>
        <w:rPr>
          <w:rFonts w:eastAsia="Times New Roman" w:cs="Times New Roman"/>
        </w:rPr>
      </w:pPr>
    </w:p>
    <w:p w14:paraId="2BA4FEF2" w14:textId="77777777" w:rsidR="0004754E" w:rsidRPr="0020295F" w:rsidRDefault="00937DF5">
      <w:pPr>
        <w:pStyle w:val="Heading2"/>
      </w:pPr>
      <w:r w:rsidRPr="0020295F">
        <w:rPr>
          <w:rFonts w:ascii="Arial" w:hAnsi="Arial"/>
          <w:szCs w:val="24"/>
        </w:rPr>
        <w:br w:type="page"/>
      </w:r>
      <w:bookmarkStart w:id="879" w:name="_Toc431806054"/>
      <w:bookmarkStart w:id="880" w:name="_Toc441100863"/>
      <w:r w:rsidR="0004754E" w:rsidRPr="0020295F">
        <w:lastRenderedPageBreak/>
        <w:t>Ostali UML dijagrami</w:t>
      </w:r>
      <w:bookmarkEnd w:id="879"/>
      <w:bookmarkEnd w:id="880"/>
    </w:p>
    <w:p w14:paraId="73D54913" w14:textId="77777777" w:rsidR="0004754E" w:rsidRPr="0020295F" w:rsidRDefault="0004754E" w:rsidP="0004754E">
      <w:pPr>
        <w:pStyle w:val="Normal5"/>
      </w:pPr>
    </w:p>
    <w:p w14:paraId="7D402DEC" w14:textId="53B4452F" w:rsidR="0004754E" w:rsidRPr="0020295F" w:rsidRDefault="004130A4" w:rsidP="00632682">
      <w:pPr>
        <w:pStyle w:val="Heading3"/>
      </w:pPr>
      <w:bookmarkStart w:id="881" w:name="_Toc441055706"/>
      <w:bookmarkStart w:id="882" w:name="_Toc441055707"/>
      <w:bookmarkStart w:id="883" w:name="_Toc441100864"/>
      <w:bookmarkEnd w:id="881"/>
      <w:bookmarkEnd w:id="882"/>
      <w:r w:rsidRPr="0020295F">
        <w:t>Komunikacijski dijagram</w:t>
      </w:r>
      <w:bookmarkEnd w:id="883"/>
    </w:p>
    <w:p w14:paraId="2C78B6F4" w14:textId="36C51FD8" w:rsidR="00265CEE" w:rsidRPr="0020295F" w:rsidDel="00182222" w:rsidRDefault="00265CEE">
      <w:pPr>
        <w:tabs>
          <w:tab w:val="right" w:pos="9072"/>
        </w:tabs>
        <w:rPr>
          <w:del w:id="884" w:author="Tin Trčak" w:date="2016-01-21T13:13:00Z"/>
        </w:rPr>
        <w:pPrChange w:id="885" w:author="Tin Trčak" w:date="2016-01-21T13:12:00Z">
          <w:pPr/>
        </w:pPrChange>
      </w:pPr>
      <w:del w:id="886" w:author="Tin Trčak" w:date="2016-01-21T13:13:00Z">
        <w:r w:rsidRPr="0020295F" w:rsidDel="00182222">
          <w:delText>K</w:delText>
        </w:r>
        <w:r w:rsidR="00DB560D" w:rsidRPr="0020295F" w:rsidDel="00182222">
          <w:delText>omunikacijski dijagrami specificiraju tijek komunikacije između instanci tijekom suradnje.</w:delText>
        </w:r>
      </w:del>
    </w:p>
    <w:p w14:paraId="4B931FDD" w14:textId="51A39956" w:rsidR="00182222" w:rsidRDefault="00182222" w:rsidP="00D9128D">
      <w:pPr>
        <w:ind w:firstLine="708"/>
        <w:rPr>
          <w:ins w:id="887" w:author="Tin Trčak" w:date="2016-01-21T13:13:00Z"/>
        </w:rPr>
      </w:pPr>
      <w:ins w:id="888" w:author="Tin Trčak" w:date="2016-01-21T13:13:00Z">
        <w:r w:rsidRPr="00182222">
          <w:t>Komunikacijski dijagram</w:t>
        </w:r>
        <w:r w:rsidR="006256AC">
          <w:t>i spada</w:t>
        </w:r>
      </w:ins>
      <w:ins w:id="889" w:author="Tin Trčak" w:date="2016-01-21T13:15:00Z">
        <w:r w:rsidR="006256AC">
          <w:t>ju</w:t>
        </w:r>
      </w:ins>
      <w:ins w:id="890" w:author="Tin Trčak" w:date="2016-01-21T13:13:00Z">
        <w:r w:rsidRPr="00182222">
          <w:t xml:space="preserve"> u širu skupinu UML dijagrama međudjelovanja. Komunikacijski dijagrami specificiraju tijek komunikacije između instanci tijekom suradnje. Redoslijed slanja poruka između sudionika označava se brojkama. </w:t>
        </w:r>
      </w:ins>
    </w:p>
    <w:p w14:paraId="377652FD" w14:textId="65A1E09C" w:rsidR="00DB560D" w:rsidRPr="0020295F" w:rsidRDefault="006256AC" w:rsidP="00D9128D">
      <w:pPr>
        <w:ind w:firstLine="708"/>
      </w:pPr>
      <w:ins w:id="891" w:author="Tin Trčak" w:date="2016-01-21T13:13:00Z">
        <w:r>
          <w:t>Na</w:t>
        </w:r>
      </w:ins>
      <w:ins w:id="892" w:author="Tin Trčak" w:date="2016-01-21T13:14:00Z">
        <w:r>
          <w:t xml:space="preserve"> prvome</w:t>
        </w:r>
      </w:ins>
      <w:ins w:id="893" w:author="Tin Trčak" w:date="2016-01-21T13:13:00Z">
        <w:r>
          <w:t xml:space="preserve"> komunikacijskom </w:t>
        </w:r>
      </w:ins>
      <w:ins w:id="894" w:author="Tin Trčak" w:date="2016-01-21T13:14:00Z">
        <w:r>
          <w:t>dijagramu (</w:t>
        </w:r>
      </w:ins>
      <w:r w:rsidR="00DB560D" w:rsidRPr="0020295F">
        <w:t xml:space="preserve">Slika </w:t>
      </w:r>
      <w:r w:rsidR="008142BA" w:rsidRPr="0020295F">
        <w:t>6.4</w:t>
      </w:r>
      <w:ins w:id="895" w:author="Tin Trčak" w:date="2016-01-21T13:14:00Z">
        <w:r>
          <w:t>.</w:t>
        </w:r>
      </w:ins>
      <w:del w:id="896" w:author="Tin Trčak" w:date="2016-01-21T13:14:00Z">
        <w:r w:rsidR="008142BA" w:rsidRPr="0020295F" w:rsidDel="006256AC">
          <w:delText>-</w:delText>
        </w:r>
      </w:del>
      <w:r w:rsidR="008142BA" w:rsidRPr="0020295F">
        <w:t>1</w:t>
      </w:r>
      <w:ins w:id="897" w:author="Tin Trčak" w:date="2016-01-21T13:14:00Z">
        <w:r>
          <w:t>)</w:t>
        </w:r>
      </w:ins>
      <w:r w:rsidR="00DB560D" w:rsidRPr="0020295F">
        <w:t xml:space="preserve"> prikazuje tijek komunikacije tijekom dodavanja jela u košaricu. Klijent ima dvije mogućnosti kako će dodati jelo u košaricu, jedna je da se jelo dodaje preko jelovnika, tada komunicira s MenuControllerom, a druga je da dodaje jelo preko stranice s detaljima jela, tada komunicira s MealControllerom. Ova oba načina spremaju podatke u sesiju koristeći razred Session Extension.</w:t>
      </w:r>
    </w:p>
    <w:p w14:paraId="76CA3E82" w14:textId="77777777" w:rsidR="009A7A9B" w:rsidRDefault="00265CEE" w:rsidP="009A7A9B">
      <w:pPr>
        <w:keepNext/>
        <w:ind w:firstLine="708"/>
      </w:pPr>
      <w:r w:rsidRPr="00E86FC2">
        <w:rPr>
          <w:noProof/>
          <w:lang w:eastAsia="hr-HR"/>
        </w:rPr>
        <w:drawing>
          <wp:inline distT="0" distB="0" distL="0" distR="0" wp14:anchorId="00DE479E" wp14:editId="4740B5F4">
            <wp:extent cx="4925683" cy="4019492"/>
            <wp:effectExtent l="0" t="0" r="889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DodavanjeJelaUKošaricu.png"/>
                    <pic:cNvPicPr/>
                  </pic:nvPicPr>
                  <pic:blipFill>
                    <a:blip r:embed="rId49">
                      <a:extLst>
                        <a:ext uri="{28A0092B-C50C-407E-A947-70E740481C1C}">
                          <a14:useLocalDpi xmlns:a14="http://schemas.microsoft.com/office/drawing/2010/main" val="0"/>
                        </a:ext>
                      </a:extLst>
                    </a:blip>
                    <a:stretch>
                      <a:fillRect/>
                    </a:stretch>
                  </pic:blipFill>
                  <pic:spPr>
                    <a:xfrm>
                      <a:off x="0" y="0"/>
                      <a:ext cx="4925683" cy="4019492"/>
                    </a:xfrm>
                    <a:prstGeom prst="rect">
                      <a:avLst/>
                    </a:prstGeom>
                  </pic:spPr>
                </pic:pic>
              </a:graphicData>
            </a:graphic>
          </wp:inline>
        </w:drawing>
      </w:r>
    </w:p>
    <w:p w14:paraId="4F62E186" w14:textId="548AAF68" w:rsidR="008142BA" w:rsidRDefault="009A7A9B" w:rsidP="00CF1A1C">
      <w:pPr>
        <w:pStyle w:val="Caption"/>
        <w:jc w:val="center"/>
      </w:pPr>
      <w:bookmarkStart w:id="898" w:name="_Toc441150048"/>
      <w:r>
        <w:t xml:space="preserve">Slika </w:t>
      </w:r>
      <w:ins w:id="899" w:author="Tin Trčak" w:date="2016-01-21T13:41:00Z">
        <w:r w:rsidR="00476BBA">
          <w:fldChar w:fldCharType="begin"/>
        </w:r>
        <w:r w:rsidR="00476BBA">
          <w:instrText xml:space="preserve"> STYLEREF 2 \s </w:instrText>
        </w:r>
      </w:ins>
      <w:r w:rsidR="00476BBA">
        <w:fldChar w:fldCharType="separate"/>
      </w:r>
      <w:r w:rsidR="00476BBA">
        <w:rPr>
          <w:noProof/>
        </w:rPr>
        <w:t>6.4</w:t>
      </w:r>
      <w:ins w:id="90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01" w:author="Tin Trčak" w:date="2016-01-21T13:41:00Z">
        <w:r w:rsidR="00476BBA">
          <w:rPr>
            <w:noProof/>
          </w:rPr>
          <w:t>1</w:t>
        </w:r>
        <w:r w:rsidR="00476BBA">
          <w:fldChar w:fldCharType="end"/>
        </w:r>
      </w:ins>
      <w:ins w:id="902" w:author="Fredi" w:date="2016-01-21T00:26:00Z">
        <w:del w:id="903" w:author="Tin Trčak" w:date="2016-01-21T00:45:00Z">
          <w:r w:rsidR="00B93800" w:rsidDel="00C255BA">
            <w:fldChar w:fldCharType="begin"/>
          </w:r>
          <w:r w:rsidR="00B93800" w:rsidDel="00C255BA">
            <w:delInstrText xml:space="preserve"> STYLEREF 2 \s </w:delInstrText>
          </w:r>
        </w:del>
      </w:ins>
      <w:del w:id="904" w:author="Tin Trčak" w:date="2016-01-21T00:45:00Z">
        <w:r w:rsidR="00B93800" w:rsidDel="00C255BA">
          <w:fldChar w:fldCharType="separate"/>
        </w:r>
        <w:r w:rsidR="00B93800" w:rsidDel="00C255BA">
          <w:rPr>
            <w:noProof/>
          </w:rPr>
          <w:delText>6.4</w:delText>
        </w:r>
      </w:del>
      <w:ins w:id="905" w:author="Fredi" w:date="2016-01-21T00:26:00Z">
        <w:del w:id="90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07" w:author="Tin Trčak" w:date="2016-01-21T00:45:00Z">
        <w:r w:rsidR="00B93800" w:rsidDel="00C255BA">
          <w:fldChar w:fldCharType="separate"/>
        </w:r>
      </w:del>
      <w:ins w:id="908" w:author="Fredi" w:date="2016-01-21T00:26:00Z">
        <w:del w:id="909" w:author="Tin Trčak" w:date="2016-01-21T00:45:00Z">
          <w:r w:rsidR="00B93800" w:rsidDel="00C255BA">
            <w:rPr>
              <w:noProof/>
            </w:rPr>
            <w:delText>1</w:delText>
          </w:r>
          <w:r w:rsidR="00B93800" w:rsidDel="00C255BA">
            <w:fldChar w:fldCharType="end"/>
          </w:r>
        </w:del>
      </w:ins>
      <w:del w:id="91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Komunikacijski dijagram dodavanja jela u košaricu</w:t>
      </w:r>
      <w:bookmarkEnd w:id="898"/>
    </w:p>
    <w:p w14:paraId="66085D5E" w14:textId="77777777" w:rsidR="009A7A9B" w:rsidRPr="00CF1A1C" w:rsidRDefault="009A7A9B" w:rsidP="00CF1A1C">
      <w:pPr>
        <w:rPr>
          <w:lang w:eastAsia="hr-HR"/>
        </w:rPr>
      </w:pPr>
    </w:p>
    <w:p w14:paraId="515A9577" w14:textId="1BE304D8" w:rsidR="00DB560D" w:rsidRPr="0020295F" w:rsidRDefault="006256AC" w:rsidP="00E86FC2">
      <w:pPr>
        <w:ind w:firstLine="708"/>
      </w:pPr>
      <w:ins w:id="911" w:author="Tin Trčak" w:date="2016-01-21T13:14:00Z">
        <w:r>
          <w:t>Na drugome komunikacijskom dijagramu (</w:t>
        </w:r>
      </w:ins>
      <w:r w:rsidR="00DB560D" w:rsidRPr="0020295F">
        <w:t xml:space="preserve">Slika </w:t>
      </w:r>
      <w:r w:rsidR="009A7A9B">
        <w:t>6.4</w:t>
      </w:r>
      <w:ins w:id="912" w:author="Tin Trčak" w:date="2016-01-21T13:14:00Z">
        <w:r>
          <w:t>.</w:t>
        </w:r>
      </w:ins>
      <w:del w:id="913" w:author="Tin Trčak" w:date="2016-01-21T13:14:00Z">
        <w:r w:rsidR="009A7A9B" w:rsidDel="006256AC">
          <w:delText>-</w:delText>
        </w:r>
      </w:del>
      <w:r w:rsidR="009A7A9B">
        <w:t>2</w:t>
      </w:r>
      <w:ins w:id="914" w:author="Tin Trčak" w:date="2016-01-21T13:14:00Z">
        <w:r>
          <w:t>)</w:t>
        </w:r>
      </w:ins>
      <w:r w:rsidR="00DB560D" w:rsidRPr="0020295F">
        <w:t xml:space="preserve"> prikazuje tijek komunikacije od potvrde narudžbe od strane klijenta do potvrde klijentu da je njegova narudžba provedena i u pripremi. </w:t>
      </w:r>
      <w:r w:rsidR="00A711AB" w:rsidRPr="0020295F">
        <w:t>Ako</w:t>
      </w:r>
      <w:r w:rsidR="00DB560D" w:rsidRPr="0020295F">
        <w:t xml:space="preserve"> je klijent ispravno popunio svoju narudžbu, prikazuje mu se poruka zahvale za narudžbu. Ta narudžba prosljeđuje se u OrderHub gdje čeka na potvrdu ili odbijanje od strane </w:t>
      </w:r>
      <w:r w:rsidR="00DB560D" w:rsidRPr="0020295F">
        <w:lastRenderedPageBreak/>
        <w:t>djelatnika. Kada djelatnik odlu</w:t>
      </w:r>
      <w:r w:rsidR="00595ECF" w:rsidRPr="0020295F">
        <w:t>č</w:t>
      </w:r>
      <w:r w:rsidR="00DB560D" w:rsidRPr="0020295F">
        <w:t xml:space="preserve">i prihvatiti ili odbiti narudžbu, obavijest o tome se šalje klijentu na email koji je naveo uz narudžbu, a </w:t>
      </w:r>
      <w:r w:rsidR="0016535B" w:rsidRPr="0020295F">
        <w:t>ako</w:t>
      </w:r>
      <w:r w:rsidR="00DB560D" w:rsidRPr="0020295F">
        <w:t xml:space="preserve"> je narudžba bila prihvaćena ona se sprema u bazu podataka.</w:t>
      </w:r>
    </w:p>
    <w:p w14:paraId="5AB96A44" w14:textId="77777777" w:rsidR="008142BA" w:rsidRPr="0020295F" w:rsidRDefault="00DB560D" w:rsidP="00E86FC2">
      <w:pPr>
        <w:keepNext/>
      </w:pPr>
      <w:r w:rsidRPr="00E86FC2">
        <w:rPr>
          <w:noProof/>
          <w:lang w:eastAsia="hr-HR"/>
        </w:rPr>
        <w:drawing>
          <wp:inline distT="0" distB="0" distL="0" distR="0" wp14:anchorId="5B5936B8" wp14:editId="08EFB4B5">
            <wp:extent cx="5760720" cy="4137025"/>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NaručivanjeIPotvrdaJela.png"/>
                    <pic:cNvPicPr/>
                  </pic:nvPicPr>
                  <pic:blipFill>
                    <a:blip r:embed="rId50">
                      <a:extLst>
                        <a:ext uri="{28A0092B-C50C-407E-A947-70E740481C1C}">
                          <a14:useLocalDpi xmlns:a14="http://schemas.microsoft.com/office/drawing/2010/main" val="0"/>
                        </a:ext>
                      </a:extLst>
                    </a:blip>
                    <a:stretch>
                      <a:fillRect/>
                    </a:stretch>
                  </pic:blipFill>
                  <pic:spPr>
                    <a:xfrm>
                      <a:off x="0" y="0"/>
                      <a:ext cx="5760720" cy="4137025"/>
                    </a:xfrm>
                    <a:prstGeom prst="rect">
                      <a:avLst/>
                    </a:prstGeom>
                  </pic:spPr>
                </pic:pic>
              </a:graphicData>
            </a:graphic>
          </wp:inline>
        </w:drawing>
      </w:r>
    </w:p>
    <w:p w14:paraId="3D00EF88" w14:textId="7FC72499" w:rsidR="00F50187" w:rsidRPr="00E86FC2" w:rsidRDefault="008142BA" w:rsidP="00E86FC2">
      <w:pPr>
        <w:pStyle w:val="Caption"/>
        <w:jc w:val="center"/>
      </w:pPr>
      <w:bookmarkStart w:id="915" w:name="_Toc441150049"/>
      <w:r w:rsidRPr="00E86FC2">
        <w:t xml:space="preserve">Slika </w:t>
      </w:r>
      <w:ins w:id="916" w:author="Tin Trčak" w:date="2016-01-21T13:41:00Z">
        <w:r w:rsidR="00476BBA">
          <w:fldChar w:fldCharType="begin"/>
        </w:r>
        <w:r w:rsidR="00476BBA">
          <w:instrText xml:space="preserve"> STYLEREF 2 \s </w:instrText>
        </w:r>
      </w:ins>
      <w:r w:rsidR="00476BBA">
        <w:fldChar w:fldCharType="separate"/>
      </w:r>
      <w:r w:rsidR="00476BBA">
        <w:rPr>
          <w:noProof/>
        </w:rPr>
        <w:t>6.4</w:t>
      </w:r>
      <w:ins w:id="91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18" w:author="Tin Trčak" w:date="2016-01-21T13:41:00Z">
        <w:r w:rsidR="00476BBA">
          <w:rPr>
            <w:noProof/>
          </w:rPr>
          <w:t>2</w:t>
        </w:r>
        <w:r w:rsidR="00476BBA">
          <w:fldChar w:fldCharType="end"/>
        </w:r>
      </w:ins>
      <w:ins w:id="919" w:author="Fredi" w:date="2016-01-21T00:26:00Z">
        <w:del w:id="920" w:author="Tin Trčak" w:date="2016-01-21T00:45:00Z">
          <w:r w:rsidR="00B93800" w:rsidDel="00C255BA">
            <w:fldChar w:fldCharType="begin"/>
          </w:r>
          <w:r w:rsidR="00B93800" w:rsidDel="00C255BA">
            <w:delInstrText xml:space="preserve"> STYLEREF 2 \s </w:delInstrText>
          </w:r>
        </w:del>
      </w:ins>
      <w:del w:id="921" w:author="Tin Trčak" w:date="2016-01-21T00:45:00Z">
        <w:r w:rsidR="00B93800" w:rsidDel="00C255BA">
          <w:fldChar w:fldCharType="separate"/>
        </w:r>
        <w:r w:rsidR="00B93800" w:rsidDel="00C255BA">
          <w:rPr>
            <w:noProof/>
          </w:rPr>
          <w:delText>6.4</w:delText>
        </w:r>
      </w:del>
      <w:ins w:id="922" w:author="Fredi" w:date="2016-01-21T00:26:00Z">
        <w:del w:id="92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24" w:author="Tin Trčak" w:date="2016-01-21T00:45:00Z">
        <w:r w:rsidR="00B93800" w:rsidDel="00C255BA">
          <w:fldChar w:fldCharType="separate"/>
        </w:r>
      </w:del>
      <w:ins w:id="925" w:author="Fredi" w:date="2016-01-21T00:26:00Z">
        <w:del w:id="926" w:author="Tin Trčak" w:date="2016-01-21T00:45:00Z">
          <w:r w:rsidR="00B93800" w:rsidDel="00C255BA">
            <w:rPr>
              <w:noProof/>
            </w:rPr>
            <w:delText>2</w:delText>
          </w:r>
          <w:r w:rsidR="00B93800" w:rsidDel="00C255BA">
            <w:fldChar w:fldCharType="end"/>
          </w:r>
        </w:del>
      </w:ins>
      <w:del w:id="92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rsidRPr="00E86FC2">
        <w:t xml:space="preserve"> Komunikacijski dijagram naručivanja i potvrde jela</w:t>
      </w:r>
      <w:bookmarkEnd w:id="915"/>
    </w:p>
    <w:p w14:paraId="2511D1FE" w14:textId="77777777" w:rsidR="00F50187" w:rsidRPr="0020295F" w:rsidRDefault="00F50187">
      <w:pPr>
        <w:spacing w:after="160" w:line="259" w:lineRule="auto"/>
        <w:jc w:val="left"/>
      </w:pPr>
      <w:r w:rsidRPr="0020295F">
        <w:br w:type="page"/>
      </w:r>
    </w:p>
    <w:p w14:paraId="45CEF2EB" w14:textId="3BA3D1E9" w:rsidR="004130A4" w:rsidRPr="0020295F" w:rsidRDefault="004130A4" w:rsidP="00632682">
      <w:pPr>
        <w:pStyle w:val="Heading3"/>
      </w:pPr>
      <w:bookmarkStart w:id="928" w:name="_Toc441055709"/>
      <w:bookmarkStart w:id="929" w:name="_Toc441100865"/>
      <w:bookmarkEnd w:id="928"/>
      <w:r w:rsidRPr="0020295F">
        <w:lastRenderedPageBreak/>
        <w:t>Dijagram stanja</w:t>
      </w:r>
      <w:bookmarkEnd w:id="929"/>
    </w:p>
    <w:p w14:paraId="0749C27D" w14:textId="6060AFF8" w:rsidR="009413E5" w:rsidRPr="0020295F" w:rsidRDefault="009413E5" w:rsidP="00D9128D">
      <w:pPr>
        <w:ind w:firstLine="708"/>
      </w:pPr>
      <w:r w:rsidRPr="0020295F">
        <w:t xml:space="preserve">Dijagram stanja služi za opis diskretnih stanja sustava i prijelaza između tih stanja. Težište mu je na unutarnjem djelovanju dijelova sustava i često prikazuje prijelaze između stanja u sustavu koji su poticani događajima. </w:t>
      </w:r>
    </w:p>
    <w:p w14:paraId="7BBA238C" w14:textId="6FEA36B3" w:rsidR="009413E5" w:rsidRPr="0020295F" w:rsidRDefault="006256AC" w:rsidP="00D9128D">
      <w:pPr>
        <w:ind w:firstLine="708"/>
      </w:pPr>
      <w:ins w:id="930" w:author="Tin Trčak" w:date="2016-01-21T13:16:00Z">
        <w:r>
          <w:t>Dijagram stanja (</w:t>
        </w:r>
      </w:ins>
      <w:r w:rsidR="009413E5" w:rsidRPr="0020295F">
        <w:t xml:space="preserve">Slika </w:t>
      </w:r>
      <w:r w:rsidR="008142BA" w:rsidRPr="0020295F">
        <w:t>6.4</w:t>
      </w:r>
      <w:ins w:id="931" w:author="Tin Trčak" w:date="2016-01-21T13:17:00Z">
        <w:r>
          <w:t xml:space="preserve">.3) </w:t>
        </w:r>
      </w:ins>
      <w:del w:id="932" w:author="Tin Trčak" w:date="2016-01-21T13:16:00Z">
        <w:r w:rsidR="009A7A9B" w:rsidDel="006256AC">
          <w:delText>-3</w:delText>
        </w:r>
        <w:r w:rsidR="009413E5" w:rsidRPr="0020295F" w:rsidDel="006256AC">
          <w:delText xml:space="preserve"> </w:delText>
        </w:r>
      </w:del>
      <w:del w:id="933" w:author="Tin Trčak" w:date="2016-01-21T13:17:00Z">
        <w:r w:rsidR="009413E5" w:rsidRPr="0020295F" w:rsidDel="006256AC">
          <w:delText xml:space="preserve">je dijagram stanja koji </w:delText>
        </w:r>
      </w:del>
      <w:r w:rsidR="009413E5" w:rsidRPr="0020295F">
        <w:t>prikazuje sva stanja sustava. Zbog preglednosti neki od mogućih prijelaza između stanja su izostavljeni, na primjer djelatnik restorana u svakom trenu može iz obrasca za promjenu jela pr</w:t>
      </w:r>
      <w:r w:rsidR="00D54181" w:rsidRPr="0020295F">
        <w:t>ij</w:t>
      </w:r>
      <w:r w:rsidR="009413E5" w:rsidRPr="0020295F">
        <w:t>eći u obrazac za promjenu kategorije i slično.</w:t>
      </w:r>
    </w:p>
    <w:p w14:paraId="4D4C48EC" w14:textId="6ACD88B5" w:rsidR="009413E5" w:rsidRPr="0020295F" w:rsidRDefault="009413E5" w:rsidP="009413E5">
      <w:pPr>
        <w:sectPr w:rsidR="009413E5" w:rsidRPr="0020295F">
          <w:headerReference w:type="default" r:id="rId51"/>
          <w:footerReference w:type="default" r:id="rId52"/>
          <w:pgSz w:w="11906" w:h="16838"/>
          <w:pgMar w:top="1417" w:right="1417" w:bottom="1417" w:left="1417" w:header="708" w:footer="708" w:gutter="0"/>
          <w:cols w:space="708"/>
          <w:docGrid w:linePitch="360"/>
        </w:sectPr>
      </w:pPr>
    </w:p>
    <w:p w14:paraId="53742B8C" w14:textId="77777777" w:rsidR="008142BA" w:rsidRPr="00332449" w:rsidRDefault="009413E5" w:rsidP="00E86FC2">
      <w:pPr>
        <w:keepNext/>
        <w:rPr>
          <w:b/>
        </w:rPr>
      </w:pPr>
      <w:r w:rsidRPr="00E86FC2">
        <w:rPr>
          <w:noProof/>
          <w:lang w:eastAsia="hr-HR"/>
        </w:rPr>
        <w:lastRenderedPageBreak/>
        <w:drawing>
          <wp:inline distT="0" distB="0" distL="0" distR="0" wp14:anchorId="65C0C16D" wp14:editId="24DB2B23">
            <wp:extent cx="8912184" cy="3743864"/>
            <wp:effectExtent l="0" t="0" r="3810" b="952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stateDiagram.png"/>
                    <pic:cNvPicPr/>
                  </pic:nvPicPr>
                  <pic:blipFill>
                    <a:blip r:embed="rId53" cstate="print">
                      <a:extLst>
                        <a:ext uri="{28A0092B-C50C-407E-A947-70E740481C1C}">
                          <a14:useLocalDpi xmlns:a14="http://schemas.microsoft.com/office/drawing/2010/main" val="0"/>
                        </a:ext>
                      </a:extLst>
                    </a:blip>
                    <a:stretch>
                      <a:fillRect/>
                    </a:stretch>
                  </pic:blipFill>
                  <pic:spPr>
                    <a:xfrm>
                      <a:off x="0" y="0"/>
                      <a:ext cx="8912184" cy="3743864"/>
                    </a:xfrm>
                    <a:prstGeom prst="rect">
                      <a:avLst/>
                    </a:prstGeom>
                  </pic:spPr>
                </pic:pic>
              </a:graphicData>
            </a:graphic>
          </wp:inline>
        </w:drawing>
      </w:r>
    </w:p>
    <w:p w14:paraId="5F27ED33" w14:textId="3847910A" w:rsidR="00E86FC2" w:rsidRPr="00E86FC2" w:rsidRDefault="008142BA" w:rsidP="00E86FC2">
      <w:pPr>
        <w:pStyle w:val="Caption"/>
        <w:jc w:val="center"/>
        <w:sectPr w:rsidR="00E86FC2" w:rsidRPr="00E86FC2" w:rsidSect="00D9128D">
          <w:pgSz w:w="16838" w:h="11906" w:orient="landscape"/>
          <w:pgMar w:top="1411" w:right="1411" w:bottom="1411" w:left="1411" w:header="706" w:footer="706" w:gutter="0"/>
          <w:cols w:space="708"/>
          <w:docGrid w:linePitch="360"/>
        </w:sectPr>
      </w:pPr>
      <w:bookmarkStart w:id="938" w:name="_Toc441150050"/>
      <w:r w:rsidRPr="00E86FC2">
        <w:t xml:space="preserve">Slika </w:t>
      </w:r>
      <w:ins w:id="939" w:author="Tin Trčak" w:date="2016-01-21T13:41:00Z">
        <w:r w:rsidR="00476BBA">
          <w:fldChar w:fldCharType="begin"/>
        </w:r>
        <w:r w:rsidR="00476BBA">
          <w:instrText xml:space="preserve"> STYLEREF 2 \s </w:instrText>
        </w:r>
      </w:ins>
      <w:r w:rsidR="00476BBA">
        <w:fldChar w:fldCharType="separate"/>
      </w:r>
      <w:r w:rsidR="00476BBA">
        <w:rPr>
          <w:noProof/>
        </w:rPr>
        <w:t>6.4</w:t>
      </w:r>
      <w:ins w:id="94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41" w:author="Tin Trčak" w:date="2016-01-21T13:41:00Z">
        <w:r w:rsidR="00476BBA">
          <w:rPr>
            <w:noProof/>
          </w:rPr>
          <w:t>3</w:t>
        </w:r>
        <w:r w:rsidR="00476BBA">
          <w:fldChar w:fldCharType="end"/>
        </w:r>
      </w:ins>
      <w:ins w:id="942" w:author="Fredi" w:date="2016-01-21T00:26:00Z">
        <w:del w:id="943" w:author="Tin Trčak" w:date="2016-01-21T00:45:00Z">
          <w:r w:rsidR="00B93800" w:rsidDel="00C255BA">
            <w:fldChar w:fldCharType="begin"/>
          </w:r>
          <w:r w:rsidR="00B93800" w:rsidDel="00C255BA">
            <w:delInstrText xml:space="preserve"> STYLEREF 2 \s </w:delInstrText>
          </w:r>
        </w:del>
      </w:ins>
      <w:del w:id="944" w:author="Tin Trčak" w:date="2016-01-21T00:45:00Z">
        <w:r w:rsidR="00B93800" w:rsidDel="00C255BA">
          <w:fldChar w:fldCharType="separate"/>
        </w:r>
        <w:r w:rsidR="00B93800" w:rsidDel="00C255BA">
          <w:rPr>
            <w:noProof/>
          </w:rPr>
          <w:delText>6.4</w:delText>
        </w:r>
      </w:del>
      <w:ins w:id="945" w:author="Fredi" w:date="2016-01-21T00:26:00Z">
        <w:del w:id="94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47" w:author="Tin Trčak" w:date="2016-01-21T00:45:00Z">
        <w:r w:rsidR="00B93800" w:rsidDel="00C255BA">
          <w:fldChar w:fldCharType="separate"/>
        </w:r>
      </w:del>
      <w:ins w:id="948" w:author="Fredi" w:date="2016-01-21T00:26:00Z">
        <w:del w:id="949" w:author="Tin Trčak" w:date="2016-01-21T00:45:00Z">
          <w:r w:rsidR="00B93800" w:rsidDel="00C255BA">
            <w:rPr>
              <w:noProof/>
            </w:rPr>
            <w:delText>3</w:delText>
          </w:r>
          <w:r w:rsidR="00B93800" w:rsidDel="00C255BA">
            <w:fldChar w:fldCharType="end"/>
          </w:r>
        </w:del>
      </w:ins>
      <w:del w:id="95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rsidRPr="00E86FC2">
        <w:t xml:space="preserve"> Dijagram stanja</w:t>
      </w:r>
      <w:bookmarkEnd w:id="938"/>
    </w:p>
    <w:p w14:paraId="0BED1B3F" w14:textId="2E66C1F8" w:rsidR="0065103C" w:rsidRPr="0020295F" w:rsidRDefault="00A10B83">
      <w:pPr>
        <w:pStyle w:val="Heading3"/>
      </w:pPr>
      <w:bookmarkStart w:id="951" w:name="_Toc441055711"/>
      <w:bookmarkStart w:id="952" w:name="_Toc441100866"/>
      <w:bookmarkEnd w:id="951"/>
      <w:r w:rsidRPr="0020295F">
        <w:lastRenderedPageBreak/>
        <w:t>Dijagram aktivnosti</w:t>
      </w:r>
      <w:bookmarkEnd w:id="952"/>
    </w:p>
    <w:p w14:paraId="6E86D467" w14:textId="44D6D767" w:rsidR="009413E5" w:rsidRPr="0020295F" w:rsidRDefault="009413E5" w:rsidP="00D9128D">
      <w:pPr>
        <w:ind w:firstLine="708"/>
      </w:pPr>
      <w:r w:rsidRPr="0020295F">
        <w:t>Dijagram aktivnosti prikazuje radni tok (ili kontrolni tok) aktivnosti koje se obavljaju u sustavu korak po korak. Stoga je kod dijagrama aktivnosti naglasak na jednostavnosti i poslovnim operacijama koje se uvijek odvijaju slijedno, jedna za drugom.</w:t>
      </w:r>
    </w:p>
    <w:p w14:paraId="7BD04D0A" w14:textId="2142DF0E" w:rsidR="00A10B83" w:rsidRPr="0020295F" w:rsidRDefault="006256AC" w:rsidP="00D9128D">
      <w:pPr>
        <w:ind w:firstLine="708"/>
      </w:pPr>
      <w:ins w:id="953" w:author="Tin Trčak" w:date="2016-01-21T13:17:00Z">
        <w:r>
          <w:t>Na dij</w:t>
        </w:r>
      </w:ins>
      <w:ins w:id="954" w:author="Tin Trčak" w:date="2016-01-21T13:18:00Z">
        <w:r>
          <w:t>a</w:t>
        </w:r>
      </w:ins>
      <w:ins w:id="955" w:author="Tin Trčak" w:date="2016-01-21T13:17:00Z">
        <w:r>
          <w:t>gramu aktivnosti</w:t>
        </w:r>
      </w:ins>
      <w:ins w:id="956" w:author="Tin Trčak" w:date="2016-01-21T13:18:00Z">
        <w:r>
          <w:t xml:space="preserve"> (</w:t>
        </w:r>
      </w:ins>
      <w:r w:rsidR="00484BF8" w:rsidRPr="0020295F">
        <w:t xml:space="preserve">Slika </w:t>
      </w:r>
      <w:r w:rsidR="008142BA" w:rsidRPr="0020295F">
        <w:t>6.4</w:t>
      </w:r>
      <w:ins w:id="957" w:author="Tin Trčak" w:date="2016-01-21T13:18:00Z">
        <w:r>
          <w:t>.</w:t>
        </w:r>
      </w:ins>
      <w:del w:id="958" w:author="Tin Trčak" w:date="2016-01-21T13:18:00Z">
        <w:r w:rsidR="009A7A9B" w:rsidDel="006256AC">
          <w:delText>-</w:delText>
        </w:r>
      </w:del>
      <w:r w:rsidR="009A7A9B">
        <w:t>4</w:t>
      </w:r>
      <w:ins w:id="959" w:author="Tin Trčak" w:date="2016-01-21T13:18:00Z">
        <w:r>
          <w:t>)</w:t>
        </w:r>
      </w:ins>
      <w:r w:rsidR="008142BA" w:rsidRPr="0020295F">
        <w:t xml:space="preserve"> </w:t>
      </w:r>
      <w:del w:id="960" w:author="Tin Trčak" w:date="2016-01-21T13:18:00Z">
        <w:r w:rsidR="00484BF8" w:rsidRPr="0020295F" w:rsidDel="006256AC">
          <w:delText>prikazuje dijagram aktivnosti</w:delText>
        </w:r>
      </w:del>
      <w:ins w:id="961" w:author="Tin Trčak" w:date="2016-01-21T13:18:00Z">
        <w:r>
          <w:t>prikazane su</w:t>
        </w:r>
      </w:ins>
      <w:r w:rsidR="00484BF8" w:rsidRPr="0020295F">
        <w:t xml:space="preserve"> potvrde jedne (već postojeće) aktivne narudžbe. Djelatnik se registrira na sustav, te ako je upisao ispravne podatke preusmjerava ga se na stranicu za djelatnike gdje se prikazuje popis aktivnih narudžbi, tada upisuje poruku o vremenu dostave i dodatnim informacijama za naručitelja, nakon čega poslužitelj šalje email poruku na naručiteljev email te sprema podatke o prihvaćanju narudžbe u bazu.</w:t>
      </w:r>
    </w:p>
    <w:p w14:paraId="1F2EA6D3" w14:textId="77777777" w:rsidR="008142BA" w:rsidRPr="00D55856" w:rsidRDefault="00484BF8" w:rsidP="00D55856">
      <w:pPr>
        <w:keepNext/>
        <w:spacing w:after="160" w:line="259" w:lineRule="auto"/>
        <w:jc w:val="center"/>
        <w:rPr>
          <w:b/>
        </w:rPr>
      </w:pPr>
      <w:r w:rsidRPr="00E86FC2">
        <w:rPr>
          <w:noProof/>
          <w:lang w:eastAsia="hr-HR"/>
        </w:rPr>
        <w:drawing>
          <wp:inline distT="0" distB="0" distL="0" distR="0" wp14:anchorId="0243AD0C" wp14:editId="4D0AF6C5">
            <wp:extent cx="5387866" cy="5704764"/>
            <wp:effectExtent l="0" t="0" r="381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acceptOrderActivityDiagram.png"/>
                    <pic:cNvPicPr/>
                  </pic:nvPicPr>
                  <pic:blipFill>
                    <a:blip r:embed="rId54">
                      <a:extLst>
                        <a:ext uri="{28A0092B-C50C-407E-A947-70E740481C1C}">
                          <a14:useLocalDpi xmlns:a14="http://schemas.microsoft.com/office/drawing/2010/main" val="0"/>
                        </a:ext>
                      </a:extLst>
                    </a:blip>
                    <a:stretch>
                      <a:fillRect/>
                    </a:stretch>
                  </pic:blipFill>
                  <pic:spPr>
                    <a:xfrm>
                      <a:off x="0" y="0"/>
                      <a:ext cx="5391052" cy="5708137"/>
                    </a:xfrm>
                    <a:prstGeom prst="rect">
                      <a:avLst/>
                    </a:prstGeom>
                  </pic:spPr>
                </pic:pic>
              </a:graphicData>
            </a:graphic>
          </wp:inline>
        </w:drawing>
      </w:r>
    </w:p>
    <w:p w14:paraId="49844B18" w14:textId="01F788A9" w:rsidR="00E86FC2" w:rsidRPr="00E86FC2" w:rsidRDefault="008142BA" w:rsidP="00D55856">
      <w:pPr>
        <w:pStyle w:val="Caption"/>
        <w:jc w:val="center"/>
        <w:sectPr w:rsidR="00E86FC2" w:rsidRPr="00E86FC2">
          <w:pgSz w:w="11906" w:h="16838"/>
          <w:pgMar w:top="1417" w:right="1417" w:bottom="1417" w:left="1417" w:header="708" w:footer="708" w:gutter="0"/>
          <w:cols w:space="708"/>
          <w:docGrid w:linePitch="360"/>
        </w:sectPr>
      </w:pPr>
      <w:bookmarkStart w:id="962" w:name="_Toc441150051"/>
      <w:r w:rsidRPr="00D55856">
        <w:t xml:space="preserve">Slika </w:t>
      </w:r>
      <w:ins w:id="963" w:author="Tin Trčak" w:date="2016-01-21T13:41:00Z">
        <w:r w:rsidR="00476BBA">
          <w:fldChar w:fldCharType="begin"/>
        </w:r>
        <w:r w:rsidR="00476BBA">
          <w:instrText xml:space="preserve"> STYLEREF 2 \s </w:instrText>
        </w:r>
      </w:ins>
      <w:r w:rsidR="00476BBA">
        <w:fldChar w:fldCharType="separate"/>
      </w:r>
      <w:r w:rsidR="00476BBA">
        <w:rPr>
          <w:noProof/>
        </w:rPr>
        <w:t>6.4</w:t>
      </w:r>
      <w:ins w:id="96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65" w:author="Tin Trčak" w:date="2016-01-21T13:41:00Z">
        <w:r w:rsidR="00476BBA">
          <w:rPr>
            <w:noProof/>
          </w:rPr>
          <w:t>4</w:t>
        </w:r>
        <w:r w:rsidR="00476BBA">
          <w:fldChar w:fldCharType="end"/>
        </w:r>
      </w:ins>
      <w:ins w:id="966" w:author="Fredi" w:date="2016-01-21T00:26:00Z">
        <w:del w:id="967" w:author="Tin Trčak" w:date="2016-01-21T00:45:00Z">
          <w:r w:rsidR="00B93800" w:rsidDel="00C255BA">
            <w:fldChar w:fldCharType="begin"/>
          </w:r>
          <w:r w:rsidR="00B93800" w:rsidDel="00C255BA">
            <w:delInstrText xml:space="preserve"> STYLEREF 2 \s </w:delInstrText>
          </w:r>
        </w:del>
      </w:ins>
      <w:del w:id="968" w:author="Tin Trčak" w:date="2016-01-21T00:45:00Z">
        <w:r w:rsidR="00B93800" w:rsidDel="00C255BA">
          <w:fldChar w:fldCharType="separate"/>
        </w:r>
        <w:r w:rsidR="00B93800" w:rsidDel="00C255BA">
          <w:rPr>
            <w:noProof/>
          </w:rPr>
          <w:delText>6.4</w:delText>
        </w:r>
      </w:del>
      <w:ins w:id="969" w:author="Fredi" w:date="2016-01-21T00:26:00Z">
        <w:del w:id="97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71" w:author="Tin Trčak" w:date="2016-01-21T00:45:00Z">
        <w:r w:rsidR="00B93800" w:rsidDel="00C255BA">
          <w:fldChar w:fldCharType="separate"/>
        </w:r>
      </w:del>
      <w:ins w:id="972" w:author="Fredi" w:date="2016-01-21T00:26:00Z">
        <w:del w:id="973" w:author="Tin Trčak" w:date="2016-01-21T00:45:00Z">
          <w:r w:rsidR="00B93800" w:rsidDel="00C255BA">
            <w:rPr>
              <w:noProof/>
            </w:rPr>
            <w:delText>4</w:delText>
          </w:r>
          <w:r w:rsidR="00B93800" w:rsidDel="00C255BA">
            <w:fldChar w:fldCharType="end"/>
          </w:r>
        </w:del>
      </w:ins>
      <w:del w:id="97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rsidRPr="00D55856">
        <w:t xml:space="preserve"> Dijagram aktivnosti prihvaćanja postojeće narudžbe</w:t>
      </w:r>
      <w:bookmarkEnd w:id="962"/>
    </w:p>
    <w:p w14:paraId="242B2612" w14:textId="024C707E" w:rsidR="004130A4" w:rsidRPr="0020295F" w:rsidRDefault="004130A4" w:rsidP="00632682">
      <w:pPr>
        <w:pStyle w:val="Heading3"/>
      </w:pPr>
      <w:bookmarkStart w:id="975" w:name="_Toc441100867"/>
      <w:r w:rsidRPr="0020295F">
        <w:lastRenderedPageBreak/>
        <w:t>Dijagrami komponenata</w:t>
      </w:r>
      <w:bookmarkEnd w:id="975"/>
    </w:p>
    <w:p w14:paraId="099B629F" w14:textId="7F66DC3B" w:rsidR="00C2557B" w:rsidRPr="0020295F" w:rsidRDefault="00C2557B" w:rsidP="00D9128D">
      <w:pPr>
        <w:ind w:firstLine="708"/>
      </w:pPr>
      <w:r w:rsidRPr="0020295F">
        <w:t>Dijagrami komponenti prikazuju komponente (strukturne cjeline) sustava i njihove međusobne odnose. Komponentni dijagrami pomažu u modeliranju fizičkih cjelina sustava kao što su izvršne datoteke, programske biblioteke, tablice, datoteke i svi drugi dokumenti. Često se kaže da su u UML-u sve fizičke „stvari“ modelirane kao komponente</w:t>
      </w:r>
    </w:p>
    <w:p w14:paraId="18CB73C7" w14:textId="14ED9CA4" w:rsidR="00115E20" w:rsidRPr="0020295F" w:rsidRDefault="005D69DF" w:rsidP="00D9128D">
      <w:pPr>
        <w:ind w:firstLine="708"/>
      </w:pPr>
      <w:ins w:id="976" w:author="Tin Trčak" w:date="2016-01-21T13:29:00Z">
        <w:r>
          <w:t>Na prvom d</w:t>
        </w:r>
      </w:ins>
      <w:ins w:id="977" w:author="Tin Trčak" w:date="2016-01-21T13:19:00Z">
        <w:r w:rsidR="006256AC">
          <w:t>ijagram</w:t>
        </w:r>
      </w:ins>
      <w:ins w:id="978" w:author="Tin Trčak" w:date="2016-01-21T13:29:00Z">
        <w:r>
          <w:t>u</w:t>
        </w:r>
      </w:ins>
      <w:ins w:id="979" w:author="Tin Trčak" w:date="2016-01-21T13:19:00Z">
        <w:r w:rsidR="006256AC">
          <w:t xml:space="preserve"> komponenata (</w:t>
        </w:r>
      </w:ins>
      <w:r w:rsidR="00115E20" w:rsidRPr="0020295F">
        <w:t xml:space="preserve">Slika </w:t>
      </w:r>
      <w:r w:rsidR="008142BA" w:rsidRPr="0020295F">
        <w:t>6.4</w:t>
      </w:r>
      <w:ins w:id="980" w:author="Tin Trčak" w:date="2016-01-21T13:19:00Z">
        <w:r w:rsidR="006256AC">
          <w:t>.</w:t>
        </w:r>
      </w:ins>
      <w:del w:id="981" w:author="Tin Trčak" w:date="2016-01-21T13:19:00Z">
        <w:r w:rsidR="008142BA" w:rsidRPr="0020295F" w:rsidDel="006256AC">
          <w:delText>-</w:delText>
        </w:r>
      </w:del>
      <w:r w:rsidR="009A7A9B">
        <w:t>5</w:t>
      </w:r>
      <w:ins w:id="982" w:author="Tin Trčak" w:date="2016-01-21T13:19:00Z">
        <w:r w:rsidR="006256AC">
          <w:t>)</w:t>
        </w:r>
      </w:ins>
      <w:r w:rsidR="008142BA" w:rsidRPr="0020295F">
        <w:t xml:space="preserve"> </w:t>
      </w:r>
      <w:r w:rsidR="00115E20" w:rsidRPr="0020295F">
        <w:t>prikaz</w:t>
      </w:r>
      <w:del w:id="983" w:author="Tin Trčak" w:date="2016-01-21T13:29:00Z">
        <w:r w:rsidR="00115E20" w:rsidRPr="0020295F" w:rsidDel="005D69DF">
          <w:delText>uje</w:delText>
        </w:r>
      </w:del>
      <w:ins w:id="984" w:author="Tin Trčak" w:date="2016-01-21T13:29:00Z">
        <w:r>
          <w:t>ane su</w:t>
        </w:r>
      </w:ins>
      <w:r w:rsidR="00115E20" w:rsidRPr="0020295F">
        <w:t xml:space="preserve"> </w:t>
      </w:r>
      <w:del w:id="985" w:author="Tin Trčak" w:date="2016-01-21T13:20:00Z">
        <w:r w:rsidR="00115E20" w:rsidRPr="0020295F" w:rsidDel="006256AC">
          <w:delText xml:space="preserve">dijagram </w:delText>
        </w:r>
      </w:del>
      <w:r w:rsidR="00115E20" w:rsidRPr="0020295F">
        <w:t>komponen</w:t>
      </w:r>
      <w:ins w:id="986" w:author="Tin Trčak" w:date="2016-01-21T13:20:00Z">
        <w:r w:rsidR="006256AC">
          <w:t>te</w:t>
        </w:r>
      </w:ins>
      <w:del w:id="987" w:author="Tin Trčak" w:date="2016-01-21T13:20:00Z">
        <w:r w:rsidR="00115E20" w:rsidRPr="0020295F" w:rsidDel="006256AC">
          <w:delText>ata</w:delText>
        </w:r>
      </w:del>
      <w:r w:rsidR="00115E20" w:rsidRPr="0020295F">
        <w:t xml:space="preserve"> kontrolera te drugih pomoćnih klasa. Svi kontroleri za pristup bazi podataka koriste komponentnu RestaurantContext. Neki od kontrolera za upravljanje korisničkom sesijom koriste komponentu SessionExtension. Također postoji nekoliko pomoćnih klasa koje s koriste za obradu teksta, slanje e pošte i slične akcije.</w:t>
      </w:r>
    </w:p>
    <w:p w14:paraId="07DD4A57" w14:textId="47D27E8A" w:rsidR="008142BA" w:rsidRPr="0020295F" w:rsidRDefault="00115E20" w:rsidP="00D55856">
      <w:pPr>
        <w:pStyle w:val="Normal5"/>
        <w:keepNext/>
        <w:spacing w:line="360" w:lineRule="auto"/>
      </w:pPr>
      <w:r w:rsidRPr="00E86FC2">
        <w:rPr>
          <w:noProof/>
        </w:rPr>
        <w:drawing>
          <wp:inline distT="0" distB="0" distL="0" distR="0" wp14:anchorId="7D557212" wp14:editId="6BEB4702">
            <wp:extent cx="9162674" cy="3438525"/>
            <wp:effectExtent l="0" t="0" r="63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controllerDatabaseSessionUtilsComponentDiagram.png"/>
                    <pic:cNvPicPr/>
                  </pic:nvPicPr>
                  <pic:blipFill>
                    <a:blip r:embed="rId55">
                      <a:extLst>
                        <a:ext uri="{28A0092B-C50C-407E-A947-70E740481C1C}">
                          <a14:useLocalDpi xmlns:a14="http://schemas.microsoft.com/office/drawing/2010/main" val="0"/>
                        </a:ext>
                      </a:extLst>
                    </a:blip>
                    <a:stretch>
                      <a:fillRect/>
                    </a:stretch>
                  </pic:blipFill>
                  <pic:spPr>
                    <a:xfrm>
                      <a:off x="0" y="0"/>
                      <a:ext cx="9192129" cy="3449579"/>
                    </a:xfrm>
                    <a:prstGeom prst="rect">
                      <a:avLst/>
                    </a:prstGeom>
                  </pic:spPr>
                </pic:pic>
              </a:graphicData>
            </a:graphic>
          </wp:inline>
        </w:drawing>
      </w:r>
    </w:p>
    <w:p w14:paraId="1EE62457" w14:textId="2869F04E" w:rsidR="00E86FC2" w:rsidRPr="00D55856" w:rsidRDefault="008142BA" w:rsidP="00D55856">
      <w:pPr>
        <w:pStyle w:val="Caption"/>
        <w:jc w:val="center"/>
        <w:sectPr w:rsidR="00E86FC2" w:rsidRPr="00D55856" w:rsidSect="00632682">
          <w:pgSz w:w="16838" w:h="11906" w:orient="landscape"/>
          <w:pgMar w:top="1411" w:right="1411" w:bottom="1411" w:left="1411" w:header="706" w:footer="706" w:gutter="0"/>
          <w:cols w:space="708"/>
          <w:docGrid w:linePitch="360"/>
        </w:sectPr>
      </w:pPr>
      <w:bookmarkStart w:id="988" w:name="_Toc441150052"/>
      <w:r w:rsidRPr="00D55856">
        <w:t xml:space="preserve">Slika </w:t>
      </w:r>
      <w:ins w:id="989" w:author="Tin Trčak" w:date="2016-01-21T13:41:00Z">
        <w:r w:rsidR="00476BBA">
          <w:fldChar w:fldCharType="begin"/>
        </w:r>
        <w:r w:rsidR="00476BBA">
          <w:instrText xml:space="preserve"> STYLEREF 2 \s </w:instrText>
        </w:r>
      </w:ins>
      <w:r w:rsidR="00476BBA">
        <w:fldChar w:fldCharType="separate"/>
      </w:r>
      <w:r w:rsidR="00476BBA">
        <w:rPr>
          <w:noProof/>
        </w:rPr>
        <w:t>6.4</w:t>
      </w:r>
      <w:ins w:id="990"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991" w:author="Tin Trčak" w:date="2016-01-21T13:41:00Z">
        <w:r w:rsidR="00476BBA">
          <w:rPr>
            <w:noProof/>
          </w:rPr>
          <w:t>5</w:t>
        </w:r>
        <w:r w:rsidR="00476BBA">
          <w:fldChar w:fldCharType="end"/>
        </w:r>
      </w:ins>
      <w:ins w:id="992" w:author="Fredi" w:date="2016-01-21T00:26:00Z">
        <w:del w:id="993" w:author="Tin Trčak" w:date="2016-01-21T00:45:00Z">
          <w:r w:rsidR="00B93800" w:rsidDel="00C255BA">
            <w:fldChar w:fldCharType="begin"/>
          </w:r>
          <w:r w:rsidR="00B93800" w:rsidDel="00C255BA">
            <w:delInstrText xml:space="preserve"> STYLEREF 2 \s </w:delInstrText>
          </w:r>
        </w:del>
      </w:ins>
      <w:del w:id="994" w:author="Tin Trčak" w:date="2016-01-21T00:45:00Z">
        <w:r w:rsidR="00B93800" w:rsidDel="00C255BA">
          <w:fldChar w:fldCharType="separate"/>
        </w:r>
        <w:r w:rsidR="00B93800" w:rsidDel="00C255BA">
          <w:rPr>
            <w:noProof/>
          </w:rPr>
          <w:delText>6.4</w:delText>
        </w:r>
      </w:del>
      <w:ins w:id="995" w:author="Fredi" w:date="2016-01-21T00:26:00Z">
        <w:del w:id="996"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997" w:author="Tin Trčak" w:date="2016-01-21T00:45:00Z">
        <w:r w:rsidR="00B93800" w:rsidDel="00C255BA">
          <w:fldChar w:fldCharType="separate"/>
        </w:r>
      </w:del>
      <w:ins w:id="998" w:author="Fredi" w:date="2016-01-21T00:26:00Z">
        <w:del w:id="999" w:author="Tin Trčak" w:date="2016-01-21T00:45:00Z">
          <w:r w:rsidR="00B93800" w:rsidDel="00C255BA">
            <w:rPr>
              <w:noProof/>
            </w:rPr>
            <w:delText>5</w:delText>
          </w:r>
          <w:r w:rsidR="00B93800" w:rsidDel="00C255BA">
            <w:fldChar w:fldCharType="end"/>
          </w:r>
        </w:del>
      </w:ins>
      <w:del w:id="1000"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rsidRPr="00D55856">
        <w:t xml:space="preserve"> Dijagram komponenata kontrolera i pomoćnih klasa</w:t>
      </w:r>
      <w:bookmarkEnd w:id="988"/>
    </w:p>
    <w:p w14:paraId="1C0F0CBD" w14:textId="67E29A8A" w:rsidR="008142BA" w:rsidRPr="0020295F" w:rsidRDefault="00115E20">
      <w:pPr>
        <w:ind w:firstLine="708"/>
      </w:pPr>
      <w:del w:id="1001" w:author="Tin Trčak" w:date="2016-01-21T13:21:00Z">
        <w:r w:rsidRPr="0020295F" w:rsidDel="006256AC">
          <w:lastRenderedPageBreak/>
          <w:delText xml:space="preserve">Slika </w:delText>
        </w:r>
        <w:r w:rsidR="008142BA" w:rsidRPr="0020295F" w:rsidDel="006256AC">
          <w:delText>6.4</w:delText>
        </w:r>
        <w:r w:rsidR="009A7A9B" w:rsidDel="006256AC">
          <w:delText>-6</w:delText>
        </w:r>
      </w:del>
      <w:ins w:id="1002" w:author="Tin Trčak" w:date="2016-01-21T13:21:00Z">
        <w:r w:rsidR="006256AC">
          <w:t xml:space="preserve">Na </w:t>
        </w:r>
      </w:ins>
      <w:ins w:id="1003" w:author="Tin Trčak" w:date="2016-01-21T13:30:00Z">
        <w:r w:rsidR="005D69DF">
          <w:t>drugom dijag</w:t>
        </w:r>
      </w:ins>
      <w:ins w:id="1004" w:author="Tin Trčak" w:date="2016-01-21T13:31:00Z">
        <w:r w:rsidR="005D69DF">
          <w:t>ramu komponenata</w:t>
        </w:r>
      </w:ins>
      <w:ins w:id="1005" w:author="Tin Trčak" w:date="2016-01-21T13:21:00Z">
        <w:r w:rsidR="006256AC">
          <w:t xml:space="preserve"> (</w:t>
        </w:r>
      </w:ins>
      <w:ins w:id="1006" w:author="Tin Trčak" w:date="2016-01-21T13:22:00Z">
        <w:r w:rsidR="006256AC">
          <w:t>Slika 6</w:t>
        </w:r>
      </w:ins>
      <w:ins w:id="1007" w:author="Tin Trčak" w:date="2016-01-21T13:26:00Z">
        <w:r w:rsidR="005D69DF">
          <w:t>.4.6</w:t>
        </w:r>
      </w:ins>
      <w:ins w:id="1008" w:author="Tin Trčak" w:date="2016-01-21T13:21:00Z">
        <w:r w:rsidR="006256AC">
          <w:t>)</w:t>
        </w:r>
      </w:ins>
      <w:r w:rsidR="008142BA" w:rsidRPr="0020295F">
        <w:t xml:space="preserve"> </w:t>
      </w:r>
      <w:r w:rsidRPr="0020295F">
        <w:t>prikaz</w:t>
      </w:r>
      <w:ins w:id="1009" w:author="Tin Trčak" w:date="2016-01-21T13:31:00Z">
        <w:r w:rsidR="005D69DF">
          <w:t>an</w:t>
        </w:r>
      </w:ins>
      <w:del w:id="1010" w:author="Tin Trčak" w:date="2016-01-21T13:31:00Z">
        <w:r w:rsidRPr="0020295F" w:rsidDel="005D69DF">
          <w:delText>u</w:delText>
        </w:r>
      </w:del>
      <w:ins w:id="1011" w:author="Tin Trčak" w:date="2016-01-21T13:31:00Z">
        <w:r w:rsidR="005D69DF">
          <w:t>i su</w:t>
        </w:r>
      </w:ins>
      <w:del w:id="1012" w:author="Tin Trčak" w:date="2016-01-21T13:31:00Z">
        <w:r w:rsidRPr="0020295F" w:rsidDel="005D69DF">
          <w:delText>je dijagram komponenata</w:delText>
        </w:r>
      </w:del>
      <w:r w:rsidRPr="0020295F">
        <w:t xml:space="preserve"> kontroler</w:t>
      </w:r>
      <w:ins w:id="1013" w:author="Tin Trčak" w:date="2016-01-21T13:31:00Z">
        <w:r w:rsidR="005D69DF">
          <w:t>i</w:t>
        </w:r>
      </w:ins>
      <w:del w:id="1014" w:author="Tin Trčak" w:date="2016-01-21T13:31:00Z">
        <w:r w:rsidRPr="0020295F" w:rsidDel="005D69DF">
          <w:delText>a</w:delText>
        </w:r>
      </w:del>
      <w:r w:rsidRPr="0020295F">
        <w:t xml:space="preserve"> za </w:t>
      </w:r>
      <w:r w:rsidR="0020295F" w:rsidRPr="0020295F">
        <w:t>djelatničku</w:t>
      </w:r>
      <w:del w:id="1015" w:author="Tin Trčak" w:date="2016-01-21T13:32:00Z">
        <w:r w:rsidR="0020295F" w:rsidRPr="0020295F" w:rsidDel="005D69DF">
          <w:delText xml:space="preserve"> </w:delText>
        </w:r>
      </w:del>
      <w:r w:rsidR="0020295F" w:rsidRPr="0020295F">
        <w:t>/</w:t>
      </w:r>
      <w:del w:id="1016" w:author="Tin Trčak" w:date="2016-01-21T13:31:00Z">
        <w:r w:rsidR="0020295F" w:rsidRPr="0020295F" w:rsidDel="005D69DF">
          <w:delText xml:space="preserve"> </w:delText>
        </w:r>
      </w:del>
      <w:r w:rsidR="0020295F" w:rsidRPr="0020295F">
        <w:t xml:space="preserve">vlasničku </w:t>
      </w:r>
      <w:r w:rsidRPr="0020295F">
        <w:t>stranicu te komponen</w:t>
      </w:r>
      <w:ins w:id="1017" w:author="Tin Trčak" w:date="2016-01-21T13:32:00Z">
        <w:r w:rsidR="005D69DF">
          <w:t>te</w:t>
        </w:r>
      </w:ins>
      <w:del w:id="1018" w:author="Tin Trčak" w:date="2016-01-21T13:32:00Z">
        <w:r w:rsidRPr="0020295F" w:rsidDel="005D69DF">
          <w:delText>ata</w:delText>
        </w:r>
      </w:del>
      <w:r w:rsidRPr="0020295F">
        <w:t xml:space="preserve"> </w:t>
      </w:r>
      <w:r w:rsidR="004037DD" w:rsidRPr="0020295F">
        <w:t xml:space="preserve">za pregled </w:t>
      </w:r>
      <w:r w:rsidR="0020295F" w:rsidRPr="0020295F">
        <w:t>djelatničke</w:t>
      </w:r>
      <w:del w:id="1019" w:author="Tin Trčak" w:date="2016-01-21T13:32:00Z">
        <w:r w:rsidR="0020295F" w:rsidRPr="0020295F" w:rsidDel="005D69DF">
          <w:delText xml:space="preserve"> </w:delText>
        </w:r>
      </w:del>
      <w:r w:rsidR="0020295F" w:rsidRPr="0020295F">
        <w:t>/</w:t>
      </w:r>
      <w:del w:id="1020" w:author="Tin Trčak" w:date="2016-01-21T13:32:00Z">
        <w:r w:rsidR="0020295F" w:rsidRPr="0020295F" w:rsidDel="005D69DF">
          <w:delText xml:space="preserve"> </w:delText>
        </w:r>
      </w:del>
      <w:r w:rsidR="0020295F" w:rsidRPr="0020295F">
        <w:t xml:space="preserve">vlasničke </w:t>
      </w:r>
      <w:r w:rsidR="004037DD" w:rsidRPr="0020295F">
        <w:t>stranice.</w:t>
      </w:r>
      <w:r w:rsidR="004037DD" w:rsidRPr="00E86FC2">
        <w:rPr>
          <w:noProof/>
          <w:lang w:eastAsia="hr-HR"/>
        </w:rPr>
        <w:drawing>
          <wp:inline distT="0" distB="0" distL="0" distR="0" wp14:anchorId="1E03CA1C" wp14:editId="0EB86B0B">
            <wp:extent cx="5768340" cy="4637405"/>
            <wp:effectExtent l="0" t="0" r="381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adminControllerViewaComponentDiagram.png"/>
                    <pic:cNvPicPr/>
                  </pic:nvPicPr>
                  <pic:blipFill>
                    <a:blip r:embed="rId56" cstate="print">
                      <a:extLst>
                        <a:ext uri="{28A0092B-C50C-407E-A947-70E740481C1C}">
                          <a14:useLocalDpi xmlns:a14="http://schemas.microsoft.com/office/drawing/2010/main" val="0"/>
                        </a:ext>
                      </a:extLst>
                    </a:blip>
                    <a:stretch>
                      <a:fillRect/>
                    </a:stretch>
                  </pic:blipFill>
                  <pic:spPr>
                    <a:xfrm>
                      <a:off x="0" y="0"/>
                      <a:ext cx="5768340" cy="4637405"/>
                    </a:xfrm>
                    <a:prstGeom prst="rect">
                      <a:avLst/>
                    </a:prstGeom>
                  </pic:spPr>
                </pic:pic>
              </a:graphicData>
            </a:graphic>
          </wp:inline>
        </w:drawing>
      </w:r>
    </w:p>
    <w:p w14:paraId="58EF107D" w14:textId="1E40A0FF" w:rsidR="004037DD" w:rsidRPr="00E86FC2" w:rsidRDefault="008142BA" w:rsidP="00D55856">
      <w:pPr>
        <w:pStyle w:val="Caption"/>
        <w:jc w:val="center"/>
      </w:pPr>
      <w:bookmarkStart w:id="1021" w:name="_Toc441150053"/>
      <w:r w:rsidRPr="00D55856">
        <w:t xml:space="preserve">Slika </w:t>
      </w:r>
      <w:ins w:id="1022" w:author="Tin Trčak" w:date="2016-01-21T13:41:00Z">
        <w:r w:rsidR="00476BBA">
          <w:fldChar w:fldCharType="begin"/>
        </w:r>
        <w:r w:rsidR="00476BBA">
          <w:instrText xml:space="preserve"> STYLEREF 2 \s </w:instrText>
        </w:r>
      </w:ins>
      <w:r w:rsidR="00476BBA">
        <w:fldChar w:fldCharType="separate"/>
      </w:r>
      <w:r w:rsidR="00476BBA">
        <w:rPr>
          <w:noProof/>
        </w:rPr>
        <w:t>6.4</w:t>
      </w:r>
      <w:ins w:id="102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24" w:author="Tin Trčak" w:date="2016-01-21T13:41:00Z">
        <w:r w:rsidR="00476BBA">
          <w:rPr>
            <w:noProof/>
          </w:rPr>
          <w:t>6</w:t>
        </w:r>
        <w:r w:rsidR="00476BBA">
          <w:fldChar w:fldCharType="end"/>
        </w:r>
      </w:ins>
      <w:ins w:id="1025" w:author="Fredi" w:date="2016-01-21T00:26:00Z">
        <w:del w:id="1026" w:author="Tin Trčak" w:date="2016-01-21T00:45:00Z">
          <w:r w:rsidR="00B93800" w:rsidDel="00C255BA">
            <w:fldChar w:fldCharType="begin"/>
          </w:r>
          <w:r w:rsidR="00B93800" w:rsidDel="00C255BA">
            <w:delInstrText xml:space="preserve"> STYLEREF 2 \s </w:delInstrText>
          </w:r>
        </w:del>
      </w:ins>
      <w:del w:id="1027" w:author="Tin Trčak" w:date="2016-01-21T00:45:00Z">
        <w:r w:rsidR="00B93800" w:rsidDel="00C255BA">
          <w:fldChar w:fldCharType="separate"/>
        </w:r>
        <w:r w:rsidR="00B93800" w:rsidDel="00C255BA">
          <w:rPr>
            <w:noProof/>
          </w:rPr>
          <w:delText>6.4</w:delText>
        </w:r>
      </w:del>
      <w:ins w:id="1028" w:author="Fredi" w:date="2016-01-21T00:26:00Z">
        <w:del w:id="102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30" w:author="Tin Trčak" w:date="2016-01-21T00:45:00Z">
        <w:r w:rsidR="00B93800" w:rsidDel="00C255BA">
          <w:fldChar w:fldCharType="separate"/>
        </w:r>
      </w:del>
      <w:ins w:id="1031" w:author="Fredi" w:date="2016-01-21T00:26:00Z">
        <w:del w:id="1032" w:author="Tin Trčak" w:date="2016-01-21T00:45:00Z">
          <w:r w:rsidR="00B93800" w:rsidDel="00C255BA">
            <w:rPr>
              <w:noProof/>
            </w:rPr>
            <w:delText>6</w:delText>
          </w:r>
          <w:r w:rsidR="00B93800" w:rsidDel="00C255BA">
            <w:fldChar w:fldCharType="end"/>
          </w:r>
        </w:del>
      </w:ins>
      <w:del w:id="1033"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rsidRPr="00D55856">
        <w:t xml:space="preserve"> Dijagram komponenata djelatničke / vlasničke stranice</w:t>
      </w:r>
      <w:bookmarkEnd w:id="1021"/>
    </w:p>
    <w:p w14:paraId="33BF81F2" w14:textId="77777777" w:rsidR="004037DD" w:rsidRPr="0020295F" w:rsidRDefault="004037DD">
      <w:pPr>
        <w:spacing w:after="160" w:line="259" w:lineRule="auto"/>
        <w:jc w:val="left"/>
      </w:pPr>
      <w:r w:rsidRPr="0020295F">
        <w:br w:type="page"/>
      </w:r>
    </w:p>
    <w:p w14:paraId="53EF4B6E" w14:textId="3C8BB0AF" w:rsidR="004037DD" w:rsidRPr="0020295F" w:rsidRDefault="004037DD" w:rsidP="00D9128D">
      <w:pPr>
        <w:ind w:firstLine="708"/>
      </w:pPr>
      <w:del w:id="1034" w:author="Tin Trčak" w:date="2016-01-21T13:26:00Z">
        <w:r w:rsidRPr="0020295F" w:rsidDel="005D69DF">
          <w:lastRenderedPageBreak/>
          <w:delText xml:space="preserve">Slika </w:delText>
        </w:r>
        <w:r w:rsidR="0020295F" w:rsidRPr="0020295F" w:rsidDel="005D69DF">
          <w:delText>6.4-</w:delText>
        </w:r>
        <w:r w:rsidR="009A7A9B" w:rsidDel="005D69DF">
          <w:delText>7</w:delText>
        </w:r>
      </w:del>
      <w:ins w:id="1035" w:author="Tin Trčak" w:date="2016-01-21T13:32:00Z">
        <w:r w:rsidR="005D69DF">
          <w:t xml:space="preserve">Na </w:t>
        </w:r>
      </w:ins>
      <w:ins w:id="1036" w:author="Tin Trčak" w:date="2016-01-21T13:33:00Z">
        <w:r w:rsidR="005D69DF">
          <w:t>trećem</w:t>
        </w:r>
      </w:ins>
      <w:ins w:id="1037" w:author="Tin Trčak" w:date="2016-01-21T13:32:00Z">
        <w:r w:rsidR="005D69DF">
          <w:t xml:space="preserve"> dijagramu komponenata</w:t>
        </w:r>
      </w:ins>
      <w:ins w:id="1038" w:author="Tin Trčak" w:date="2016-01-21T13:26:00Z">
        <w:r w:rsidR="005D69DF">
          <w:t xml:space="preserve"> (Slika 6.4.7)</w:t>
        </w:r>
      </w:ins>
      <w:r w:rsidR="0020295F" w:rsidRPr="0020295F">
        <w:t xml:space="preserve"> </w:t>
      </w:r>
      <w:r w:rsidRPr="0020295F">
        <w:t>prikazuj</w:t>
      </w:r>
      <w:ins w:id="1039" w:author="Tin Trčak" w:date="2016-01-21T13:33:00Z">
        <w:r w:rsidR="005D69DF">
          <w:t>u</w:t>
        </w:r>
      </w:ins>
      <w:del w:id="1040" w:author="Tin Trčak" w:date="2016-01-21T13:33:00Z">
        <w:r w:rsidRPr="0020295F" w:rsidDel="005D69DF">
          <w:delText>e</w:delText>
        </w:r>
      </w:del>
      <w:r w:rsidRPr="0020295F">
        <w:t xml:space="preserve"> </w:t>
      </w:r>
      <w:ins w:id="1041" w:author="Tin Trčak" w:date="2016-01-21T13:33:00Z">
        <w:r w:rsidR="005D69DF">
          <w:t>se</w:t>
        </w:r>
      </w:ins>
      <w:del w:id="1042" w:author="Tin Trčak" w:date="2016-01-21T13:33:00Z">
        <w:r w:rsidRPr="0020295F" w:rsidDel="005D69DF">
          <w:delText>dijagram komponenata</w:delText>
        </w:r>
      </w:del>
      <w:r w:rsidRPr="0020295F">
        <w:t xml:space="preserve"> ostali</w:t>
      </w:r>
      <w:del w:id="1043" w:author="Tin Trčak" w:date="2016-01-21T13:33:00Z">
        <w:r w:rsidRPr="0020295F" w:rsidDel="005D69DF">
          <w:delText>h</w:delText>
        </w:r>
      </w:del>
      <w:r w:rsidRPr="0020295F">
        <w:t xml:space="preserve"> kontroler</w:t>
      </w:r>
      <w:ins w:id="1044" w:author="Tin Trčak" w:date="2016-01-21T13:33:00Z">
        <w:r w:rsidR="005D69DF">
          <w:t>i</w:t>
        </w:r>
      </w:ins>
      <w:del w:id="1045" w:author="Tin Trčak" w:date="2016-01-21T13:33:00Z">
        <w:r w:rsidRPr="0020295F" w:rsidDel="005D69DF">
          <w:delText>a</w:delText>
        </w:r>
      </w:del>
      <w:r w:rsidRPr="0020295F">
        <w:t xml:space="preserve"> te komponen</w:t>
      </w:r>
      <w:del w:id="1046" w:author="Tin Trčak" w:date="2016-01-21T13:35:00Z">
        <w:r w:rsidRPr="0020295F" w:rsidDel="002605E6">
          <w:delText>a</w:delText>
        </w:r>
      </w:del>
      <w:r w:rsidRPr="0020295F">
        <w:t>t</w:t>
      </w:r>
      <w:ins w:id="1047" w:author="Tin Trčak" w:date="2016-01-21T13:33:00Z">
        <w:r w:rsidR="005D69DF">
          <w:t>e</w:t>
        </w:r>
      </w:ins>
      <w:del w:id="1048" w:author="Tin Trčak" w:date="2016-01-21T13:33:00Z">
        <w:r w:rsidRPr="0020295F" w:rsidDel="005D69DF">
          <w:delText>a</w:delText>
        </w:r>
      </w:del>
      <w:r w:rsidRPr="0020295F">
        <w:t xml:space="preserve"> za prikaz ostalih stranica. Također sve *.cshtml komponente navedene u ovom dijagramu koriste komponentu _Layout.cshtml za zajednički stil stranice, te dodatno *.css komponente za stil stranice koje su izostavljene zbog preglednosti.</w:t>
      </w:r>
    </w:p>
    <w:p w14:paraId="20D186F1" w14:textId="77777777" w:rsidR="0020295F" w:rsidRPr="0020295F" w:rsidRDefault="004037DD" w:rsidP="00D55856">
      <w:pPr>
        <w:keepNext/>
      </w:pPr>
      <w:r w:rsidRPr="00E86FC2">
        <w:rPr>
          <w:noProof/>
          <w:lang w:eastAsia="hr-HR"/>
        </w:rPr>
        <w:drawing>
          <wp:inline distT="0" distB="0" distL="0" distR="0" wp14:anchorId="1A1C48E0" wp14:editId="1A7202B4">
            <wp:extent cx="5768340" cy="4716780"/>
            <wp:effectExtent l="0" t="0" r="3810" b="762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otherControllerViewsComponentDiagram.png"/>
                    <pic:cNvPicPr/>
                  </pic:nvPicPr>
                  <pic:blipFill>
                    <a:blip r:embed="rId57">
                      <a:extLst>
                        <a:ext uri="{28A0092B-C50C-407E-A947-70E740481C1C}">
                          <a14:useLocalDpi xmlns:a14="http://schemas.microsoft.com/office/drawing/2010/main" val="0"/>
                        </a:ext>
                      </a:extLst>
                    </a:blip>
                    <a:stretch>
                      <a:fillRect/>
                    </a:stretch>
                  </pic:blipFill>
                  <pic:spPr>
                    <a:xfrm>
                      <a:off x="0" y="0"/>
                      <a:ext cx="5768340" cy="4716780"/>
                    </a:xfrm>
                    <a:prstGeom prst="rect">
                      <a:avLst/>
                    </a:prstGeom>
                  </pic:spPr>
                </pic:pic>
              </a:graphicData>
            </a:graphic>
          </wp:inline>
        </w:drawing>
      </w:r>
    </w:p>
    <w:p w14:paraId="16EEF0D7" w14:textId="42EAE475" w:rsidR="004037DD" w:rsidRPr="00E86FC2" w:rsidRDefault="0020295F" w:rsidP="00D55856">
      <w:pPr>
        <w:pStyle w:val="Caption"/>
        <w:jc w:val="center"/>
      </w:pPr>
      <w:bookmarkStart w:id="1049" w:name="_Toc441150054"/>
      <w:r w:rsidRPr="00D55856">
        <w:t xml:space="preserve">Slika </w:t>
      </w:r>
      <w:ins w:id="1050" w:author="Tin Trčak" w:date="2016-01-21T13:41:00Z">
        <w:r w:rsidR="00476BBA">
          <w:fldChar w:fldCharType="begin"/>
        </w:r>
        <w:r w:rsidR="00476BBA">
          <w:instrText xml:space="preserve"> STYLEREF 2 \s </w:instrText>
        </w:r>
      </w:ins>
      <w:r w:rsidR="00476BBA">
        <w:fldChar w:fldCharType="separate"/>
      </w:r>
      <w:r w:rsidR="00476BBA">
        <w:rPr>
          <w:noProof/>
        </w:rPr>
        <w:t>6.4</w:t>
      </w:r>
      <w:ins w:id="10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52" w:author="Tin Trčak" w:date="2016-01-21T13:41:00Z">
        <w:r w:rsidR="00476BBA">
          <w:rPr>
            <w:noProof/>
          </w:rPr>
          <w:t>7</w:t>
        </w:r>
        <w:r w:rsidR="00476BBA">
          <w:fldChar w:fldCharType="end"/>
        </w:r>
      </w:ins>
      <w:ins w:id="1053" w:author="Fredi" w:date="2016-01-21T00:26:00Z">
        <w:del w:id="1054" w:author="Tin Trčak" w:date="2016-01-21T00:45:00Z">
          <w:r w:rsidR="00B93800" w:rsidDel="00C255BA">
            <w:fldChar w:fldCharType="begin"/>
          </w:r>
          <w:r w:rsidR="00B93800" w:rsidDel="00C255BA">
            <w:delInstrText xml:space="preserve"> STYLEREF 2 \s </w:delInstrText>
          </w:r>
        </w:del>
      </w:ins>
      <w:del w:id="1055" w:author="Tin Trčak" w:date="2016-01-21T00:45:00Z">
        <w:r w:rsidR="00B93800" w:rsidDel="00C255BA">
          <w:fldChar w:fldCharType="separate"/>
        </w:r>
        <w:r w:rsidR="00B93800" w:rsidDel="00C255BA">
          <w:rPr>
            <w:noProof/>
          </w:rPr>
          <w:delText>6.4</w:delText>
        </w:r>
      </w:del>
      <w:ins w:id="1056" w:author="Fredi" w:date="2016-01-21T00:26:00Z">
        <w:del w:id="10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58" w:author="Tin Trčak" w:date="2016-01-21T00:45:00Z">
        <w:r w:rsidR="00B93800" w:rsidDel="00C255BA">
          <w:fldChar w:fldCharType="separate"/>
        </w:r>
      </w:del>
      <w:ins w:id="1059" w:author="Fredi" w:date="2016-01-21T00:26:00Z">
        <w:del w:id="1060" w:author="Tin Trčak" w:date="2016-01-21T00:45:00Z">
          <w:r w:rsidR="00B93800" w:rsidDel="00C255BA">
            <w:rPr>
              <w:noProof/>
            </w:rPr>
            <w:delText>7</w:delText>
          </w:r>
          <w:r w:rsidR="00B93800" w:rsidDel="00C255BA">
            <w:fldChar w:fldCharType="end"/>
          </w:r>
        </w:del>
      </w:ins>
      <w:del w:id="106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6.4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rsidRPr="00D55856">
        <w:t xml:space="preserve"> Dijagram komponenata ostalih stranica</w:t>
      </w:r>
      <w:bookmarkEnd w:id="1049"/>
    </w:p>
    <w:p w14:paraId="6064EDB7" w14:textId="3319A3D9" w:rsidR="0004754E" w:rsidRPr="0020295F" w:rsidRDefault="0004754E" w:rsidP="0004754E">
      <w:pPr>
        <w:pStyle w:val="Normal5"/>
        <w:spacing w:line="360" w:lineRule="auto"/>
      </w:pPr>
      <w:bookmarkStart w:id="1062" w:name="h.17dp8vu" w:colFirst="0" w:colLast="0"/>
      <w:bookmarkEnd w:id="1062"/>
    </w:p>
    <w:p w14:paraId="03EBD4DD" w14:textId="77777777" w:rsidR="009A7A9B" w:rsidRDefault="009A7A9B" w:rsidP="0004754E">
      <w:pPr>
        <w:pStyle w:val="Heading1"/>
        <w:jc w:val="both"/>
        <w:rPr>
          <w:b w:val="0"/>
        </w:rPr>
        <w:sectPr w:rsidR="009A7A9B">
          <w:pgSz w:w="11906" w:h="16838"/>
          <w:pgMar w:top="1417" w:right="1417" w:bottom="1417" w:left="1417" w:header="708" w:footer="708" w:gutter="0"/>
          <w:cols w:space="708"/>
          <w:docGrid w:linePitch="360"/>
        </w:sectPr>
      </w:pPr>
      <w:bookmarkStart w:id="1063" w:name="_Toc431806055"/>
    </w:p>
    <w:p w14:paraId="42AD79E2" w14:textId="78AF9B75" w:rsidR="0004754E" w:rsidRPr="00332449" w:rsidRDefault="0004754E" w:rsidP="0004754E">
      <w:pPr>
        <w:pStyle w:val="Heading1"/>
        <w:jc w:val="both"/>
        <w:rPr>
          <w:b w:val="0"/>
        </w:rPr>
      </w:pPr>
      <w:bookmarkStart w:id="1064" w:name="_Toc441100868"/>
      <w:r w:rsidRPr="00332449">
        <w:rPr>
          <w:b w:val="0"/>
        </w:rPr>
        <w:lastRenderedPageBreak/>
        <w:t>Implementacija i korisničko sučelje</w:t>
      </w:r>
      <w:bookmarkEnd w:id="1063"/>
      <w:bookmarkEnd w:id="1064"/>
    </w:p>
    <w:p w14:paraId="02E7D96F" w14:textId="77777777" w:rsidR="0004754E" w:rsidRPr="0020295F" w:rsidRDefault="0004754E" w:rsidP="0004754E">
      <w:pPr>
        <w:pStyle w:val="Heading2"/>
      </w:pPr>
      <w:bookmarkStart w:id="1065" w:name="h.3rdcrjn" w:colFirst="0" w:colLast="0"/>
      <w:bookmarkStart w:id="1066" w:name="_Toc431806056"/>
      <w:bookmarkStart w:id="1067" w:name="_Toc441100869"/>
      <w:bookmarkEnd w:id="1065"/>
      <w:r w:rsidRPr="0020295F">
        <w:t>Dijagram razmještaja</w:t>
      </w:r>
      <w:bookmarkEnd w:id="1066"/>
      <w:bookmarkEnd w:id="1067"/>
    </w:p>
    <w:p w14:paraId="69BDD08B" w14:textId="42DAF409" w:rsidR="0020295F" w:rsidRPr="00D55856" w:rsidRDefault="0020295F" w:rsidP="00D55856">
      <w:pPr>
        <w:ind w:firstLine="576"/>
      </w:pPr>
      <w:r w:rsidRPr="00D55856">
        <w:rPr>
          <w:lang w:eastAsia="hr-HR"/>
        </w:rPr>
        <w:t>Dijagrami razmještaja (engl. deployment diagrams) opisuju topologiju sklopovlja i programsku potporu koja se koristi u implementaciji sustava u njegovom radnom i produkcijskom okruženju.</w:t>
      </w:r>
    </w:p>
    <w:p w14:paraId="64D0CFB0" w14:textId="1810E8BD" w:rsidR="0020295F" w:rsidRPr="00D55856" w:rsidRDefault="005D69DF" w:rsidP="00D55856">
      <w:pPr>
        <w:ind w:firstLine="576"/>
      </w:pPr>
      <w:ins w:id="1068" w:author="Tin Trčak" w:date="2016-01-21T13:27:00Z">
        <w:r>
          <w:rPr>
            <w:lang w:eastAsia="hr-HR"/>
          </w:rPr>
          <w:t xml:space="preserve">Naš </w:t>
        </w:r>
      </w:ins>
      <w:del w:id="1069" w:author="Tin Trčak" w:date="2016-01-21T13:27:00Z">
        <w:r w:rsidR="0020295F" w:rsidRPr="00D55856" w:rsidDel="005D69DF">
          <w:rPr>
            <w:lang w:eastAsia="hr-HR"/>
          </w:rPr>
          <w:delText xml:space="preserve">Slika 7.1-1 prikazuje </w:delText>
        </w:r>
      </w:del>
      <w:r w:rsidR="0020295F" w:rsidRPr="00D55856">
        <w:rPr>
          <w:lang w:eastAsia="hr-HR"/>
        </w:rPr>
        <w:t>dijagram razmještaja</w:t>
      </w:r>
      <w:ins w:id="1070" w:author="Tin Trčak" w:date="2016-01-21T13:27:00Z">
        <w:r>
          <w:rPr>
            <w:lang w:eastAsia="hr-HR"/>
          </w:rPr>
          <w:t xml:space="preserve"> prikazuje</w:t>
        </w:r>
      </w:ins>
      <w:r w:rsidR="0020295F" w:rsidRPr="00D55856">
        <w:rPr>
          <w:lang w:eastAsia="hr-HR"/>
        </w:rPr>
        <w:t xml:space="preserve"> razvijene aplikacije</w:t>
      </w:r>
      <w:ins w:id="1071" w:author="Tin Trčak" w:date="2016-01-21T13:27:00Z">
        <w:r>
          <w:rPr>
            <w:lang w:eastAsia="hr-HR"/>
          </w:rPr>
          <w:t xml:space="preserve"> (Slika 7.1.1)</w:t>
        </w:r>
      </w:ins>
      <w:r w:rsidR="0020295F" w:rsidRPr="00D55856">
        <w:rPr>
          <w:lang w:eastAsia="hr-HR"/>
        </w:rPr>
        <w:t xml:space="preserve">. Na poslužitelju se nalaze baza podataka, sustav za upravljanje bazom podataka te web aplikacija. Klijenti koriste web preglednik kako bi pristupili web aplikaciji. Razmjena podataka između klijenata i poslužitelja odvija se korištenjem HTTP protokola. </w:t>
      </w:r>
    </w:p>
    <w:p w14:paraId="3CD7C139" w14:textId="77777777" w:rsidR="009A7A9B" w:rsidRDefault="002614E4" w:rsidP="00CF1A1C">
      <w:pPr>
        <w:pStyle w:val="Normal5"/>
        <w:keepNext/>
        <w:spacing w:line="360" w:lineRule="auto"/>
        <w:jc w:val="center"/>
      </w:pPr>
      <w:r w:rsidRPr="00E86FC2">
        <w:rPr>
          <w:noProof/>
        </w:rPr>
        <w:drawing>
          <wp:inline distT="0" distB="0" distL="0" distR="0" wp14:anchorId="40A9D89B" wp14:editId="0713E3A5">
            <wp:extent cx="3330054" cy="4447675"/>
            <wp:effectExtent l="0" t="0" r="3810" b="0"/>
            <wp:docPr id="53" name="Picture 53" descr="C:\Users\Ken\Downloads\DijagramRazmjestaj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Users\Ken\Downloads\DijagramRazmjestaja.png"/>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338798" cy="4459354"/>
                    </a:xfrm>
                    <a:prstGeom prst="rect">
                      <a:avLst/>
                    </a:prstGeom>
                    <a:noFill/>
                    <a:ln>
                      <a:noFill/>
                    </a:ln>
                  </pic:spPr>
                </pic:pic>
              </a:graphicData>
            </a:graphic>
          </wp:inline>
        </w:drawing>
      </w:r>
    </w:p>
    <w:p w14:paraId="5A782CDA" w14:textId="2F2C93CB" w:rsidR="0020295F" w:rsidRPr="0020295F" w:rsidRDefault="009A7A9B" w:rsidP="00CF1A1C">
      <w:pPr>
        <w:pStyle w:val="Caption"/>
        <w:jc w:val="center"/>
      </w:pPr>
      <w:bookmarkStart w:id="1072" w:name="_Toc441150055"/>
      <w:r>
        <w:t xml:space="preserve">Slika </w:t>
      </w:r>
      <w:ins w:id="1073" w:author="Tin Trčak" w:date="2016-01-21T13:41:00Z">
        <w:r w:rsidR="00476BBA">
          <w:fldChar w:fldCharType="begin"/>
        </w:r>
        <w:r w:rsidR="00476BBA">
          <w:instrText xml:space="preserve"> STYLEREF 2 \s </w:instrText>
        </w:r>
      </w:ins>
      <w:r w:rsidR="00476BBA">
        <w:fldChar w:fldCharType="separate"/>
      </w:r>
      <w:r w:rsidR="00476BBA">
        <w:rPr>
          <w:noProof/>
        </w:rPr>
        <w:t>7.1</w:t>
      </w:r>
      <w:ins w:id="107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075" w:author="Tin Trčak" w:date="2016-01-21T13:41:00Z">
        <w:r w:rsidR="00476BBA">
          <w:rPr>
            <w:noProof/>
          </w:rPr>
          <w:t>1</w:t>
        </w:r>
        <w:r w:rsidR="00476BBA">
          <w:fldChar w:fldCharType="end"/>
        </w:r>
      </w:ins>
      <w:ins w:id="1076" w:author="Fredi" w:date="2016-01-21T00:26:00Z">
        <w:del w:id="1077" w:author="Tin Trčak" w:date="2016-01-21T00:45:00Z">
          <w:r w:rsidR="00B93800" w:rsidDel="00C255BA">
            <w:fldChar w:fldCharType="begin"/>
          </w:r>
          <w:r w:rsidR="00B93800" w:rsidDel="00C255BA">
            <w:delInstrText xml:space="preserve"> STYLEREF 2 \s </w:delInstrText>
          </w:r>
        </w:del>
      </w:ins>
      <w:del w:id="1078" w:author="Tin Trčak" w:date="2016-01-21T00:45:00Z">
        <w:r w:rsidR="00B93800" w:rsidDel="00C255BA">
          <w:fldChar w:fldCharType="separate"/>
        </w:r>
        <w:r w:rsidR="00B93800" w:rsidDel="00C255BA">
          <w:rPr>
            <w:noProof/>
          </w:rPr>
          <w:delText>7.1</w:delText>
        </w:r>
      </w:del>
      <w:ins w:id="1079" w:author="Fredi" w:date="2016-01-21T00:26:00Z">
        <w:del w:id="108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081" w:author="Tin Trčak" w:date="2016-01-21T00:45:00Z">
        <w:r w:rsidR="00B93800" w:rsidDel="00C255BA">
          <w:fldChar w:fldCharType="separate"/>
        </w:r>
      </w:del>
      <w:ins w:id="1082" w:author="Fredi" w:date="2016-01-21T00:26:00Z">
        <w:del w:id="1083" w:author="Tin Trčak" w:date="2016-01-21T00:45:00Z">
          <w:r w:rsidR="00B93800" w:rsidDel="00C255BA">
            <w:rPr>
              <w:noProof/>
            </w:rPr>
            <w:delText>1</w:delText>
          </w:r>
          <w:r w:rsidR="00B93800" w:rsidDel="00C255BA">
            <w:fldChar w:fldCharType="end"/>
          </w:r>
        </w:del>
      </w:ins>
      <w:del w:id="108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7.1</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Dijagram </w:t>
      </w:r>
      <w:del w:id="1085" w:author="Tin Trčak" w:date="2016-01-21T13:28:00Z">
        <w:r w:rsidDel="005D69DF">
          <w:delText>komponenata</w:delText>
        </w:r>
      </w:del>
      <w:ins w:id="1086" w:author="Tin Trčak" w:date="2016-01-21T13:28:00Z">
        <w:r w:rsidR="005D69DF">
          <w:t>razmještaja</w:t>
        </w:r>
      </w:ins>
      <w:bookmarkEnd w:id="1072"/>
    </w:p>
    <w:p w14:paraId="22A81230" w14:textId="77777777" w:rsidR="00D54181" w:rsidRPr="0020295F" w:rsidRDefault="00D54181" w:rsidP="00D9128D">
      <w:pPr>
        <w:pStyle w:val="Normal5"/>
        <w:spacing w:line="360" w:lineRule="auto"/>
        <w:jc w:val="center"/>
      </w:pPr>
    </w:p>
    <w:p w14:paraId="24CE8FF5" w14:textId="77777777" w:rsidR="00D54181" w:rsidRPr="0020295F" w:rsidRDefault="00D54181" w:rsidP="00D9128D">
      <w:pPr>
        <w:pStyle w:val="Normal5"/>
        <w:spacing w:line="360" w:lineRule="auto"/>
        <w:jc w:val="center"/>
      </w:pPr>
    </w:p>
    <w:p w14:paraId="23757FA6" w14:textId="77777777" w:rsidR="00D54181" w:rsidRPr="0020295F" w:rsidRDefault="00D54181" w:rsidP="00D9128D">
      <w:pPr>
        <w:pStyle w:val="Normal5"/>
        <w:spacing w:line="360" w:lineRule="auto"/>
        <w:jc w:val="center"/>
      </w:pPr>
    </w:p>
    <w:p w14:paraId="6DAECE61" w14:textId="66305F97" w:rsidR="00D54181" w:rsidRPr="0020295F" w:rsidRDefault="00D54181">
      <w:pPr>
        <w:spacing w:after="160" w:line="259" w:lineRule="auto"/>
        <w:jc w:val="left"/>
        <w:rPr>
          <w:rFonts w:eastAsia="Times New Roman" w:cs="Times New Roman"/>
          <w:color w:val="000000"/>
          <w:szCs w:val="20"/>
          <w:lang w:eastAsia="hr-HR"/>
        </w:rPr>
      </w:pPr>
      <w:r w:rsidRPr="0020295F">
        <w:br w:type="page"/>
      </w:r>
    </w:p>
    <w:p w14:paraId="187C20B2" w14:textId="77777777" w:rsidR="0004754E" w:rsidRPr="0020295F" w:rsidRDefault="0004754E" w:rsidP="0004754E">
      <w:pPr>
        <w:pStyle w:val="Heading2"/>
      </w:pPr>
      <w:bookmarkStart w:id="1087" w:name="h.26in1rg" w:colFirst="0" w:colLast="0"/>
      <w:bookmarkStart w:id="1088" w:name="_Toc441055716"/>
      <w:bookmarkStart w:id="1089" w:name="_Toc431806057"/>
      <w:bookmarkStart w:id="1090" w:name="_Toc441100870"/>
      <w:bookmarkEnd w:id="1087"/>
      <w:bookmarkEnd w:id="1088"/>
      <w:r w:rsidRPr="0020295F">
        <w:lastRenderedPageBreak/>
        <w:t>Korištene tehnologije i alati</w:t>
      </w:r>
      <w:bookmarkEnd w:id="1089"/>
      <w:bookmarkEnd w:id="1090"/>
    </w:p>
    <w:p w14:paraId="6CFEFDE4" w14:textId="77777777" w:rsidR="0004754E" w:rsidRPr="0020295F" w:rsidRDefault="0004754E" w:rsidP="0004754E">
      <w:pPr>
        <w:pStyle w:val="Normal5"/>
        <w:spacing w:line="360" w:lineRule="auto"/>
        <w:jc w:val="both"/>
      </w:pPr>
    </w:p>
    <w:p w14:paraId="4D33AC0C" w14:textId="77777777" w:rsidR="0037529D" w:rsidRPr="0020295F" w:rsidRDefault="0037529D" w:rsidP="0037529D">
      <w:pPr>
        <w:pStyle w:val="Normal5"/>
        <w:spacing w:line="360" w:lineRule="auto"/>
        <w:ind w:firstLine="576"/>
        <w:jc w:val="both"/>
      </w:pPr>
      <w:r w:rsidRPr="0020295F">
        <w:t>Pri izradi web aplikacije koristili smo tehnologiju ASP.NET MVC uparenu s programskim jezikom C#. Za ovu tehnologiju smo se ponajviše odlučili jer je vrlo jednostavna za korištenje te nudi širok spektar raznih dodataka koji uvelike olakšavaju implementaciju.</w:t>
      </w:r>
    </w:p>
    <w:p w14:paraId="525C2438" w14:textId="77777777" w:rsidR="0037529D" w:rsidRPr="0020295F" w:rsidRDefault="0037529D" w:rsidP="0037529D">
      <w:pPr>
        <w:pStyle w:val="Normal5"/>
        <w:spacing w:line="360" w:lineRule="auto"/>
        <w:ind w:firstLine="576"/>
        <w:jc w:val="both"/>
      </w:pPr>
      <w:r w:rsidRPr="0020295F">
        <w:t xml:space="preserve">Također smo koristili CSS za uređivanje samog dizajna naših stranica te JavaScript i jQuery za dinamičko kreiranje HTML koda. </w:t>
      </w:r>
    </w:p>
    <w:p w14:paraId="59C73412" w14:textId="4A25764C" w:rsidR="0037529D" w:rsidRPr="0020295F" w:rsidRDefault="0037529D">
      <w:pPr>
        <w:pStyle w:val="Normal5"/>
        <w:spacing w:line="360" w:lineRule="auto"/>
        <w:ind w:firstLine="576"/>
        <w:jc w:val="both"/>
      </w:pPr>
      <w:r w:rsidRPr="0020295F">
        <w:t>Među korištenim bibliotekama našao se i ASP.NET SignalR. U suštini on omogućuje klijentskoj strani aplikacije da osluškuje promjene na serverskoj strani i da po potrebi osvježi podatke bez da korisnik mora ručno to obaviti. Taj pristup smo koristili kod kreiranja narudžbi, da djelatnici u restoranu ne moraju svako toliko osvježavati stranicu da bi provjerili je li netko nešto naručio već se to događa automatski čim se stvori nova narudžba.</w:t>
      </w:r>
    </w:p>
    <w:p w14:paraId="5FC3BC2D" w14:textId="77777777" w:rsidR="0037529D" w:rsidRPr="0020295F" w:rsidRDefault="0037529D">
      <w:pPr>
        <w:pStyle w:val="Normal5"/>
        <w:keepNext/>
        <w:spacing w:line="360" w:lineRule="auto"/>
        <w:ind w:firstLine="576"/>
        <w:jc w:val="center"/>
        <w:pPrChange w:id="1091" w:author="Fredi" w:date="2016-01-21T00:25:00Z">
          <w:pPr>
            <w:pStyle w:val="Normal5"/>
            <w:keepNext/>
            <w:spacing w:line="360" w:lineRule="auto"/>
            <w:ind w:firstLine="576"/>
          </w:pPr>
        </w:pPrChange>
      </w:pPr>
      <w:r w:rsidRPr="00E86FC2">
        <w:rPr>
          <w:noProof/>
        </w:rPr>
        <w:drawing>
          <wp:inline distT="0" distB="0" distL="0" distR="0" wp14:anchorId="195E8B1E" wp14:editId="4E51D989">
            <wp:extent cx="4324350" cy="384482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image010.png"/>
                    <pic:cNvPicPr/>
                  </pic:nvPicPr>
                  <pic:blipFill>
                    <a:blip r:embed="rId59">
                      <a:extLst>
                        <a:ext uri="{28A0092B-C50C-407E-A947-70E740481C1C}">
                          <a14:useLocalDpi xmlns:a14="http://schemas.microsoft.com/office/drawing/2010/main" val="0"/>
                        </a:ext>
                      </a:extLst>
                    </a:blip>
                    <a:stretch>
                      <a:fillRect/>
                    </a:stretch>
                  </pic:blipFill>
                  <pic:spPr>
                    <a:xfrm>
                      <a:off x="0" y="0"/>
                      <a:ext cx="4341474" cy="3860045"/>
                    </a:xfrm>
                    <a:prstGeom prst="rect">
                      <a:avLst/>
                    </a:prstGeom>
                  </pic:spPr>
                </pic:pic>
              </a:graphicData>
            </a:graphic>
          </wp:inline>
        </w:drawing>
      </w:r>
    </w:p>
    <w:p w14:paraId="46A96E80" w14:textId="353630FD" w:rsidR="007A5183" w:rsidRPr="00D55856" w:rsidRDefault="0037529D" w:rsidP="00D9128D">
      <w:pPr>
        <w:pStyle w:val="Caption"/>
        <w:jc w:val="center"/>
      </w:pPr>
      <w:r w:rsidRPr="00D55856">
        <w:t xml:space="preserve">Slika 7.2 </w:t>
      </w:r>
      <w:r w:rsidR="00E17F7C">
        <w:fldChar w:fldCharType="begin"/>
      </w:r>
      <w:r w:rsidR="00E17F7C">
        <w:instrText xml:space="preserve"> SEQ Slika_7.2 \* ARABIC </w:instrText>
      </w:r>
      <w:r w:rsidR="00E17F7C">
        <w:fldChar w:fldCharType="separate"/>
      </w:r>
      <w:r w:rsidRPr="00D55856">
        <w:rPr>
          <w:noProof/>
        </w:rPr>
        <w:t>1</w:t>
      </w:r>
      <w:r w:rsidR="00E17F7C">
        <w:rPr>
          <w:noProof/>
        </w:rPr>
        <w:fldChar w:fldCharType="end"/>
      </w:r>
      <w:r w:rsidRPr="00D55856">
        <w:t xml:space="preserve"> - SignalR dijagram</w:t>
      </w:r>
    </w:p>
    <w:p w14:paraId="1A64F93C" w14:textId="77777777" w:rsidR="009C01CC" w:rsidRPr="0020295F" w:rsidRDefault="009C01CC" w:rsidP="00D9128D"/>
    <w:p w14:paraId="0F1899B7" w14:textId="32FB2C93" w:rsidR="009C01CC" w:rsidRPr="0020295F" w:rsidRDefault="009C01CC" w:rsidP="00D9128D">
      <w:pPr>
        <w:ind w:firstLine="708"/>
      </w:pPr>
      <w:r w:rsidRPr="0020295F">
        <w:t xml:space="preserve">Pri izradi baze podataka smo koristili Entity Framework i Microsoft SQL Server 2014. Entity Framework je biblioteka koja programerima u .NET tehnologiji uvelike olakšava pristup i sam rad s bazom podataka. Podiže razinu apstrakcije i krajnjem programeru nudi mogućnost upravljanja modelima u bazi na </w:t>
      </w:r>
      <w:r w:rsidR="005606F1" w:rsidRPr="0020295F">
        <w:t>konceptualnoj razini pomoću objektno-relacijskog mapiranja (engl. ORM – Object relational mapping).</w:t>
      </w:r>
    </w:p>
    <w:p w14:paraId="184C7B23" w14:textId="2854A413" w:rsidR="00AE0CCC" w:rsidRPr="0020295F" w:rsidRDefault="007A5183" w:rsidP="00D9128D">
      <w:pPr>
        <w:ind w:firstLine="708"/>
      </w:pPr>
      <w:r w:rsidRPr="0020295F">
        <w:lastRenderedPageBreak/>
        <w:t xml:space="preserve">Kao razvojno okruženje koristili smo Microsoftov Visual Studio 2015. Kao studentima dostupna nam je njegova Enterprise verzija koja nudi cjelovito rješenje za izradu i objavu web aplikacija. </w:t>
      </w:r>
    </w:p>
    <w:p w14:paraId="522729AB" w14:textId="68A0BE82" w:rsidR="002605E6" w:rsidRDefault="00AE0CCC" w:rsidP="00D9128D">
      <w:pPr>
        <w:ind w:firstLine="708"/>
        <w:rPr>
          <w:ins w:id="1092" w:author="Tin Trčak" w:date="2016-01-21T13:37:00Z"/>
        </w:rPr>
      </w:pPr>
      <w:r w:rsidRPr="0020295F">
        <w:t xml:space="preserve">Za komunikaciju u timu smo koristili alat Slack, a kao sustav za upravljanje izvornim kodom smo koristili Git (BitBucket). Za izradu UML dijagrama koristili smo Astah Professional alat. </w:t>
      </w:r>
    </w:p>
    <w:p w14:paraId="79B96D0C" w14:textId="77777777" w:rsidR="002605E6" w:rsidRDefault="002605E6">
      <w:pPr>
        <w:spacing w:after="160" w:line="259" w:lineRule="auto"/>
        <w:jc w:val="left"/>
        <w:rPr>
          <w:ins w:id="1093" w:author="Tin Trčak" w:date="2016-01-21T13:37:00Z"/>
        </w:rPr>
      </w:pPr>
      <w:ins w:id="1094" w:author="Tin Trčak" w:date="2016-01-21T13:37:00Z">
        <w:r>
          <w:br w:type="page"/>
        </w:r>
      </w:ins>
    </w:p>
    <w:p w14:paraId="4669EC72" w14:textId="59994DCF" w:rsidR="00AE0CCC" w:rsidRPr="0020295F" w:rsidDel="002605E6" w:rsidRDefault="00AE0CCC" w:rsidP="00D9128D">
      <w:pPr>
        <w:ind w:firstLine="708"/>
        <w:rPr>
          <w:del w:id="1095" w:author="Tin Trčak" w:date="2016-01-21T13:37:00Z"/>
        </w:rPr>
      </w:pPr>
    </w:p>
    <w:p w14:paraId="19FEF639" w14:textId="69A927D6" w:rsidR="0004754E" w:rsidRPr="0020295F" w:rsidDel="00B93800" w:rsidRDefault="0004754E" w:rsidP="0004754E">
      <w:pPr>
        <w:pStyle w:val="Heading2"/>
        <w:rPr>
          <w:moveFrom w:id="1096" w:author="Fredi" w:date="2016-01-21T00:27:00Z"/>
        </w:rPr>
      </w:pPr>
      <w:bookmarkStart w:id="1097" w:name="_Toc441055718"/>
      <w:bookmarkStart w:id="1098" w:name="h.lnxbz9" w:colFirst="0" w:colLast="0"/>
      <w:bookmarkStart w:id="1099" w:name="_Toc431806058"/>
      <w:bookmarkEnd w:id="1097"/>
      <w:bookmarkEnd w:id="1098"/>
      <w:moveFromRangeStart w:id="1100" w:author="Fredi" w:date="2016-01-21T00:27:00Z" w:name="move441099405"/>
      <w:moveFrom w:id="1101" w:author="Fredi" w:date="2016-01-21T00:27:00Z">
        <w:r w:rsidRPr="0020295F" w:rsidDel="00B93800">
          <w:t>Isječak programskog koda vezan za temeljnu funkcionalnost sustava</w:t>
        </w:r>
        <w:bookmarkStart w:id="1102" w:name="_Toc441100871"/>
        <w:bookmarkEnd w:id="1099"/>
        <w:bookmarkEnd w:id="1102"/>
      </w:moveFrom>
    </w:p>
    <w:p w14:paraId="6538AB04" w14:textId="08FB8D87" w:rsidR="0004754E" w:rsidRDefault="00B93800">
      <w:pPr>
        <w:pStyle w:val="Heading2"/>
        <w:rPr>
          <w:ins w:id="1103" w:author="Fredi" w:date="2016-01-21T00:28:00Z"/>
        </w:rPr>
        <w:pPrChange w:id="1104" w:author="Fredi" w:date="2016-01-21T00:27:00Z">
          <w:pPr>
            <w:pStyle w:val="Normal5"/>
            <w:spacing w:line="360" w:lineRule="auto"/>
            <w:jc w:val="both"/>
          </w:pPr>
        </w:pPrChange>
      </w:pPr>
      <w:bookmarkStart w:id="1105" w:name="_Toc441100872"/>
      <w:moveFromRangeEnd w:id="1100"/>
      <w:moveToRangeStart w:id="1106" w:author="Fredi" w:date="2016-01-21T00:27:00Z" w:name="move441099405"/>
      <w:moveTo w:id="1107" w:author="Fredi" w:date="2016-01-21T00:27:00Z">
        <w:r w:rsidRPr="0020295F">
          <w:t>Isječak programskog koda vezan za temeljnu funkcionalnost sustava</w:t>
        </w:r>
      </w:moveTo>
      <w:bookmarkEnd w:id="1105"/>
      <w:moveToRangeEnd w:id="1106"/>
    </w:p>
    <w:p w14:paraId="357123A0" w14:textId="77777777" w:rsidR="00B93800" w:rsidRPr="000B494C" w:rsidRDefault="00B93800">
      <w:pPr>
        <w:pPrChange w:id="1108" w:author="Fredi" w:date="2016-01-21T00:28:00Z">
          <w:pPr>
            <w:pStyle w:val="Normal5"/>
            <w:spacing w:line="360" w:lineRule="auto"/>
            <w:jc w:val="both"/>
          </w:pPr>
        </w:pPrChange>
      </w:pPr>
    </w:p>
    <w:p w14:paraId="5A459082" w14:textId="77777777" w:rsidR="00B93800" w:rsidRDefault="009E7358">
      <w:pPr>
        <w:ind w:firstLine="708"/>
        <w:rPr>
          <w:ins w:id="1109" w:author="Fredi" w:date="2016-01-20T23:54:00Z"/>
        </w:rPr>
        <w:pPrChange w:id="1110" w:author="Fredi" w:date="2016-01-21T00:25:00Z">
          <w:pPr>
            <w:ind w:firstLine="708"/>
            <w:jc w:val="center"/>
          </w:pPr>
        </w:pPrChange>
      </w:pPr>
      <w:ins w:id="1111" w:author="Fredi" w:date="2016-01-20T23:41:00Z">
        <w:r w:rsidRPr="009E7358">
          <w:rPr>
            <w:rPrChange w:id="1112" w:author="Fredi" w:date="2016-01-20T23:41:00Z">
              <w:rPr>
                <w:rFonts w:ascii="Arial" w:eastAsia="Arial" w:hAnsi="Arial" w:cs="Arial"/>
                <w:i/>
                <w:sz w:val="20"/>
              </w:rPr>
            </w:rPrChange>
          </w:rPr>
          <w:t>N</w:t>
        </w:r>
        <w:r>
          <w:t xml:space="preserve">aša </w:t>
        </w:r>
      </w:ins>
      <w:ins w:id="1113" w:author="Fredi" w:date="2016-01-20T23:42:00Z">
        <w:r>
          <w:t xml:space="preserve">web stranica podržava višekorisničko korištenje sustava. To smo ostvarili </w:t>
        </w:r>
      </w:ins>
      <w:ins w:id="1114" w:author="Fredi" w:date="2016-01-20T23:53:00Z">
        <w:r w:rsidR="002716DD">
          <w:t xml:space="preserve">uz pomoć „SignalR“ api-a. </w:t>
        </w:r>
      </w:ins>
      <w:ins w:id="1115" w:author="Fredi" w:date="2016-01-20T23:43:00Z">
        <w:r>
          <w:t xml:space="preserve">Svaki put kad bi se </w:t>
        </w:r>
      </w:ins>
      <w:ins w:id="1116" w:author="Fredi" w:date="2016-01-20T23:44:00Z">
        <w:r>
          <w:t>korisnik</w:t>
        </w:r>
      </w:ins>
      <w:ins w:id="1117" w:author="Fredi" w:date="2016-01-20T23:43:00Z">
        <w:r>
          <w:t xml:space="preserve"> prijavio </w:t>
        </w:r>
      </w:ins>
      <w:ins w:id="1118" w:author="Fredi" w:date="2016-01-20T23:44:00Z">
        <w:r>
          <w:t xml:space="preserve">on bi se dodao u </w:t>
        </w:r>
      </w:ins>
      <w:ins w:id="1119" w:author="Fredi" w:date="2016-01-20T23:53:00Z">
        <w:r w:rsidR="002716DD">
          <w:t>grupu aktivnih d</w:t>
        </w:r>
        <w:del w:id="1120" w:author="Tin Trčak" w:date="2016-01-21T13:39:00Z">
          <w:r w:rsidR="002716DD" w:rsidDel="00476BBA">
            <w:delText>i</w:delText>
          </w:r>
        </w:del>
        <w:r w:rsidR="002716DD">
          <w:t>jelatnika</w:t>
        </w:r>
      </w:ins>
      <w:ins w:id="1121" w:author="Fredi" w:date="2016-01-20T23:44:00Z">
        <w:r>
          <w:t xml:space="preserve">, a kad bi se odjavio on bi se iz te </w:t>
        </w:r>
      </w:ins>
      <w:ins w:id="1122" w:author="Fredi" w:date="2016-01-20T23:54:00Z">
        <w:r w:rsidR="00B93800">
          <w:t>grupe uklonio.</w:t>
        </w:r>
      </w:ins>
    </w:p>
    <w:bookmarkStart w:id="1123" w:name="_MON_1514839246"/>
    <w:bookmarkEnd w:id="1123"/>
    <w:p w14:paraId="29837F20" w14:textId="77777777" w:rsidR="00476BBA" w:rsidRDefault="002716DD">
      <w:pPr>
        <w:keepNext/>
        <w:ind w:firstLine="708"/>
        <w:rPr>
          <w:ins w:id="1124" w:author="Tin Trčak" w:date="2016-01-21T13:41:00Z"/>
        </w:rPr>
        <w:pPrChange w:id="1125" w:author="Tin Trčak" w:date="2016-01-21T13:41:00Z">
          <w:pPr>
            <w:ind w:firstLine="708"/>
          </w:pPr>
        </w:pPrChange>
      </w:pPr>
      <w:ins w:id="1126" w:author="Fredi" w:date="2016-01-20T23:54:00Z">
        <w:r>
          <w:object w:dxaOrig="9072" w:dyaOrig="3608" w14:anchorId="1DC9ADF6">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53.9pt;height:180.3pt" o:ole="">
              <v:imagedata r:id="rId60" o:title=""/>
            </v:shape>
            <o:OLEObject Type="Embed" ProgID="Word.OpenDocumentText.12" ShapeID="_x0000_i1025" DrawAspect="Content" ObjectID="_1514892941" r:id="rId61"/>
          </w:object>
        </w:r>
      </w:ins>
    </w:p>
    <w:p w14:paraId="34B0B150" w14:textId="0249144B" w:rsidR="00476BBA" w:rsidRDefault="00476BBA">
      <w:pPr>
        <w:pStyle w:val="Caption"/>
        <w:jc w:val="center"/>
        <w:rPr>
          <w:ins w:id="1127" w:author="Tin Trčak" w:date="2016-01-21T13:41:00Z"/>
        </w:rPr>
        <w:pPrChange w:id="1128" w:author="Tin Trčak" w:date="2016-01-21T13:41:00Z">
          <w:pPr>
            <w:pStyle w:val="Caption"/>
          </w:pPr>
        </w:pPrChange>
      </w:pPr>
      <w:bookmarkStart w:id="1129" w:name="_Toc441150056"/>
      <w:ins w:id="1130" w:author="Tin Trčak" w:date="2016-01-21T13:41:00Z">
        <w:r>
          <w:t xml:space="preserve">Slika </w:t>
        </w:r>
        <w:r>
          <w:fldChar w:fldCharType="begin"/>
        </w:r>
        <w:r>
          <w:instrText xml:space="preserve"> STYLEREF 2 \s </w:instrText>
        </w:r>
      </w:ins>
      <w:r>
        <w:fldChar w:fldCharType="separate"/>
      </w:r>
      <w:r>
        <w:rPr>
          <w:noProof/>
        </w:rPr>
        <w:t>7.3</w:t>
      </w:r>
      <w:ins w:id="1131" w:author="Tin Trčak" w:date="2016-01-21T13:41:00Z">
        <w:r>
          <w:fldChar w:fldCharType="end"/>
        </w:r>
        <w:r>
          <w:t>.</w:t>
        </w:r>
        <w:r>
          <w:fldChar w:fldCharType="begin"/>
        </w:r>
        <w:r>
          <w:instrText xml:space="preserve"> SEQ Slika \* ARABIC \s 2 </w:instrText>
        </w:r>
      </w:ins>
      <w:r>
        <w:fldChar w:fldCharType="separate"/>
      </w:r>
      <w:ins w:id="1132" w:author="Tin Trčak" w:date="2016-01-21T13:41:00Z">
        <w:r>
          <w:rPr>
            <w:noProof/>
          </w:rPr>
          <w:t>1</w:t>
        </w:r>
        <w:r>
          <w:fldChar w:fldCharType="end"/>
        </w:r>
        <w:r>
          <w:t xml:space="preserve"> </w:t>
        </w:r>
        <w:r w:rsidRPr="002C6F86">
          <w:t>Prijava i odjava korisnika u grupu aktvnih korisnika</w:t>
        </w:r>
        <w:bookmarkEnd w:id="1129"/>
      </w:ins>
    </w:p>
    <w:p w14:paraId="5629F5EC" w14:textId="77777777" w:rsidR="00476BBA" w:rsidRDefault="00476BBA">
      <w:pPr>
        <w:ind w:firstLine="708"/>
        <w:rPr>
          <w:ins w:id="1133" w:author="Tin Trčak" w:date="2016-01-21T13:41:00Z"/>
        </w:rPr>
        <w:pPrChange w:id="1134" w:author="Fredi" w:date="2016-01-20T23:41:00Z">
          <w:pPr>
            <w:pStyle w:val="Normal5"/>
            <w:spacing w:line="360" w:lineRule="auto"/>
            <w:jc w:val="both"/>
          </w:pPr>
        </w:pPrChange>
      </w:pPr>
    </w:p>
    <w:p w14:paraId="3B92A9E8" w14:textId="3BA0F929" w:rsidR="009143E6" w:rsidDel="00476BBA" w:rsidRDefault="00476BBA">
      <w:pPr>
        <w:ind w:firstLine="708"/>
        <w:rPr>
          <w:ins w:id="1135" w:author="Fredi" w:date="2016-01-21T00:04:00Z"/>
          <w:del w:id="1136" w:author="Tin Trčak" w:date="2016-01-21T13:40:00Z"/>
        </w:rPr>
        <w:pPrChange w:id="1137" w:author="Tin Trčak" w:date="2016-01-21T13:41:00Z">
          <w:pPr>
            <w:ind w:firstLine="708"/>
            <w:jc w:val="center"/>
          </w:pPr>
        </w:pPrChange>
      </w:pPr>
      <w:ins w:id="1138" w:author="Tin Trčak" w:date="2016-01-21T13:41:00Z">
        <w:r w:rsidDel="00476BBA">
          <w:t xml:space="preserve"> </w:t>
        </w:r>
      </w:ins>
    </w:p>
    <w:p w14:paraId="7F6E0B9E" w14:textId="7F6E96E7" w:rsidR="00B93800" w:rsidRPr="000B494C" w:rsidDel="00476BBA" w:rsidRDefault="009143E6">
      <w:pPr>
        <w:ind w:firstLine="708"/>
        <w:rPr>
          <w:ins w:id="1139" w:author="Fredi" w:date="2016-01-21T00:05:00Z"/>
          <w:del w:id="1140" w:author="Tin Trčak" w:date="2016-01-21T13:40:00Z"/>
        </w:rPr>
        <w:pPrChange w:id="1141" w:author="Tin Trčak" w:date="2016-01-21T13:41:00Z">
          <w:pPr>
            <w:pStyle w:val="Normal5"/>
            <w:spacing w:line="360" w:lineRule="auto"/>
            <w:jc w:val="both"/>
          </w:pPr>
        </w:pPrChange>
      </w:pPr>
      <w:ins w:id="1142" w:author="Fredi" w:date="2016-01-21T00:04:00Z">
        <w:del w:id="1143" w:author="Tin Trčak" w:date="2016-01-21T13:40:00Z">
          <w:r w:rsidDel="00476BBA">
            <w:delText xml:space="preserve">Slika </w:delText>
          </w:r>
        </w:del>
      </w:ins>
      <w:ins w:id="1144" w:author="Fredi" w:date="2016-01-21T00:26:00Z">
        <w:del w:id="1145" w:author="Tin Trčak" w:date="2016-01-21T00:45:00Z">
          <w:r w:rsidR="00B93800" w:rsidDel="00C255BA">
            <w:fldChar w:fldCharType="begin"/>
          </w:r>
          <w:r w:rsidR="00B93800" w:rsidDel="00C255BA">
            <w:delInstrText xml:space="preserve"> STYLEREF 2 \s </w:delInstrText>
          </w:r>
        </w:del>
      </w:ins>
      <w:del w:id="1146" w:author="Tin Trčak" w:date="2016-01-21T00:45:00Z">
        <w:r w:rsidR="00B93800" w:rsidDel="00C255BA">
          <w:fldChar w:fldCharType="separate"/>
        </w:r>
        <w:r w:rsidR="00B93800" w:rsidDel="00C255BA">
          <w:rPr>
            <w:noProof/>
          </w:rPr>
          <w:delText>7.3</w:delText>
        </w:r>
      </w:del>
      <w:ins w:id="1147" w:author="Fredi" w:date="2016-01-21T00:26:00Z">
        <w:del w:id="1148"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49" w:author="Tin Trčak" w:date="2016-01-21T00:45:00Z">
        <w:r w:rsidR="00B93800" w:rsidDel="00C255BA">
          <w:fldChar w:fldCharType="separate"/>
        </w:r>
      </w:del>
      <w:ins w:id="1150" w:author="Fredi" w:date="2016-01-21T00:26:00Z">
        <w:del w:id="1151" w:author="Tin Trčak" w:date="2016-01-21T00:45:00Z">
          <w:r w:rsidR="00B93800" w:rsidDel="00C255BA">
            <w:rPr>
              <w:noProof/>
            </w:rPr>
            <w:delText>1</w:delText>
          </w:r>
          <w:r w:rsidR="00B93800" w:rsidDel="00C255BA">
            <w:fldChar w:fldCharType="end"/>
          </w:r>
        </w:del>
      </w:ins>
      <w:ins w:id="1152" w:author="Fredi" w:date="2016-01-21T00:04:00Z">
        <w:del w:id="1153" w:author="Tin Trčak" w:date="2016-01-21T13:40:00Z">
          <w:r w:rsidDel="00476BBA">
            <w:delText xml:space="preserve"> Prijava i odjava korisnika u grupu aktvnih korisnika</w:delText>
          </w:r>
        </w:del>
      </w:ins>
    </w:p>
    <w:p w14:paraId="43FCBBFE" w14:textId="58A181D9" w:rsidR="00B9032E" w:rsidRDefault="009143E6">
      <w:pPr>
        <w:ind w:firstLine="708"/>
        <w:rPr>
          <w:ins w:id="1154" w:author="Fredi" w:date="2016-01-21T00:07:00Z"/>
        </w:rPr>
        <w:pPrChange w:id="1155" w:author="Fredi" w:date="2016-01-20T23:41:00Z">
          <w:pPr>
            <w:pStyle w:val="Normal5"/>
            <w:spacing w:line="360" w:lineRule="auto"/>
            <w:jc w:val="both"/>
          </w:pPr>
        </w:pPrChange>
      </w:pPr>
      <w:ins w:id="1156" w:author="Fredi" w:date="2016-01-21T00:05:00Z">
        <w:r>
          <w:t xml:space="preserve">Kad se korisnik prijavi onda se njemu mora poslat lista svih trenutnih narudžbi. </w:t>
        </w:r>
      </w:ins>
      <w:ins w:id="1157" w:author="Fredi" w:date="2016-01-21T00:06:00Z">
        <w:r>
          <w:t>Ta lista se sprema na poslužitelju i globalno je dostupna (</w:t>
        </w:r>
        <w:del w:id="1158" w:author="Tin Trčak" w:date="2016-01-21T14:01:00Z">
          <w:r w:rsidDel="009F3C84">
            <w:delText xml:space="preserve"> </w:delText>
          </w:r>
        </w:del>
        <w:r>
          <w:t>Singleton oblikovni obrazac</w:t>
        </w:r>
        <w:del w:id="1159" w:author="Tin Trčak" w:date="2016-01-21T14:01:00Z">
          <w:r w:rsidDel="009F3C84">
            <w:delText xml:space="preserve"> </w:delText>
          </w:r>
        </w:del>
        <w:r>
          <w:t>).</w:t>
        </w:r>
      </w:ins>
      <w:ins w:id="1160" w:author="Fredi" w:date="2016-01-21T00:08:00Z">
        <w:r w:rsidR="009622DC">
          <w:t xml:space="preserve"> Te</w:t>
        </w:r>
      </w:ins>
      <w:ins w:id="1161" w:author="Fredi" w:date="2016-01-21T00:06:00Z">
        <w:r>
          <w:t xml:space="preserve"> </w:t>
        </w:r>
      </w:ins>
      <w:ins w:id="1162" w:author="Fredi" w:date="2016-01-21T00:08:00Z">
        <w:r w:rsidR="009622DC">
          <w:t>s</w:t>
        </w:r>
      </w:ins>
      <w:ins w:id="1163" w:author="Fredi" w:date="2016-01-21T00:07:00Z">
        <w:r>
          <w:t>vaki put kad dođe</w:t>
        </w:r>
      </w:ins>
      <w:ins w:id="1164" w:author="Fredi" w:date="2016-01-21T00:08:00Z">
        <w:r w:rsidR="009622DC">
          <w:t xml:space="preserve"> nova</w:t>
        </w:r>
      </w:ins>
      <w:ins w:id="1165" w:author="Fredi" w:date="2016-01-21T00:07:00Z">
        <w:r w:rsidR="009622DC">
          <w:t xml:space="preserve"> narudžba, </w:t>
        </w:r>
        <w:r>
          <w:t xml:space="preserve">u tu </w:t>
        </w:r>
      </w:ins>
      <w:ins w:id="1166" w:author="Fredi" w:date="2016-01-21T00:08:00Z">
        <w:r w:rsidR="009622DC">
          <w:t xml:space="preserve">se </w:t>
        </w:r>
      </w:ins>
      <w:ins w:id="1167" w:author="Fredi" w:date="2016-01-21T00:07:00Z">
        <w:r>
          <w:t>listu mora spremiti t</w:t>
        </w:r>
      </w:ins>
      <w:ins w:id="1168" w:author="Fredi" w:date="2016-01-21T00:08:00Z">
        <w:r w:rsidR="009622DC">
          <w:t>a narudžba</w:t>
        </w:r>
      </w:ins>
      <w:ins w:id="1169" w:author="Fredi" w:date="2016-01-21T00:07:00Z">
        <w:r>
          <w:t xml:space="preserve"> i moraju se obav</w:t>
        </w:r>
      </w:ins>
      <w:ins w:id="1170" w:author="Tin Trčak" w:date="2016-01-21T13:39:00Z">
        <w:r w:rsidR="00476BBA">
          <w:t>i</w:t>
        </w:r>
      </w:ins>
      <w:ins w:id="1171" w:author="Fredi" w:date="2016-01-21T00:07:00Z">
        <w:r>
          <w:t>jestiti svi aktivni korisnici da je došla narudžba</w:t>
        </w:r>
      </w:ins>
      <w:ins w:id="1172" w:author="Fredi" w:date="2016-01-21T00:08:00Z">
        <w:r w:rsidR="009622DC">
          <w:t xml:space="preserve"> kako bi mogli osv</w:t>
        </w:r>
        <w:del w:id="1173" w:author="Tin Trčak" w:date="2016-01-21T13:39:00Z">
          <w:r w:rsidR="009622DC" w:rsidDel="00476BBA">
            <w:delText>i</w:delText>
          </w:r>
        </w:del>
        <w:r w:rsidR="009622DC">
          <w:t>ježiti prikaz svih a</w:t>
        </w:r>
        <w:del w:id="1174" w:author="Tin Trčak" w:date="2016-01-21T13:40:00Z">
          <w:r w:rsidR="009622DC" w:rsidDel="00476BBA">
            <w:delText>ktivnih a</w:delText>
          </w:r>
        </w:del>
        <w:r w:rsidR="009622DC">
          <w:t>ktivnih narudžbi korisniku.</w:t>
        </w:r>
      </w:ins>
    </w:p>
    <w:bookmarkStart w:id="1175" w:name="_MON_1514839480"/>
    <w:bookmarkEnd w:id="1175"/>
    <w:p w14:paraId="57367649" w14:textId="47135F79" w:rsidR="009622DC" w:rsidRDefault="00B93800">
      <w:pPr>
        <w:ind w:firstLine="708"/>
        <w:rPr>
          <w:ins w:id="1176" w:author="Fredi" w:date="2016-01-21T00:09:00Z"/>
        </w:rPr>
      </w:pPr>
      <w:ins w:id="1177" w:author="Fredi" w:date="2016-01-21T00:24:00Z">
        <w:r>
          <w:object w:dxaOrig="9072" w:dyaOrig="1897" w14:anchorId="126D9425">
            <v:shape id="_x0000_i1026" type="#_x0000_t75" style="width:453.9pt;height:94.55pt" o:ole="">
              <v:imagedata r:id="rId62" o:title=""/>
            </v:shape>
            <o:OLEObject Type="Embed" ProgID="Word.OpenDocumentText.12" ShapeID="_x0000_i1026" DrawAspect="Content" ObjectID="_1514892942" r:id="rId63"/>
          </w:object>
        </w:r>
      </w:ins>
    </w:p>
    <w:p w14:paraId="68533C9B" w14:textId="4D577BE5" w:rsidR="00B9032E" w:rsidRDefault="009622DC">
      <w:pPr>
        <w:pStyle w:val="Caption"/>
        <w:jc w:val="center"/>
        <w:rPr>
          <w:ins w:id="1178" w:author="Fredi" w:date="2016-01-21T00:26:00Z"/>
        </w:rPr>
        <w:pPrChange w:id="1179" w:author="Fredi" w:date="2016-01-21T00:23:00Z">
          <w:pPr>
            <w:pStyle w:val="Normal5"/>
            <w:spacing w:line="360" w:lineRule="auto"/>
            <w:jc w:val="both"/>
          </w:pPr>
        </w:pPrChange>
      </w:pPr>
      <w:bookmarkStart w:id="1180" w:name="_Toc441150057"/>
      <w:ins w:id="1181" w:author="Fredi" w:date="2016-01-21T00:09:00Z">
        <w:r>
          <w:t xml:space="preserve">Slika </w:t>
        </w:r>
      </w:ins>
      <w:ins w:id="1182" w:author="Tin Trčak" w:date="2016-01-21T13:41:00Z">
        <w:r w:rsidR="00476BBA">
          <w:fldChar w:fldCharType="begin"/>
        </w:r>
        <w:r w:rsidR="00476BBA">
          <w:instrText xml:space="preserve"> STYLEREF 2 \s </w:instrText>
        </w:r>
      </w:ins>
      <w:r w:rsidR="00476BBA">
        <w:fldChar w:fldCharType="separate"/>
      </w:r>
      <w:r w:rsidR="00476BBA">
        <w:rPr>
          <w:noProof/>
        </w:rPr>
        <w:t>7.3</w:t>
      </w:r>
      <w:ins w:id="11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184" w:author="Tin Trčak" w:date="2016-01-21T13:41:00Z">
        <w:r w:rsidR="00476BBA">
          <w:rPr>
            <w:noProof/>
          </w:rPr>
          <w:t>2</w:t>
        </w:r>
        <w:r w:rsidR="00476BBA">
          <w:fldChar w:fldCharType="end"/>
        </w:r>
      </w:ins>
      <w:ins w:id="1185" w:author="Fredi" w:date="2016-01-21T00:26:00Z">
        <w:del w:id="1186" w:author="Tin Trčak" w:date="2016-01-21T00:45:00Z">
          <w:r w:rsidR="00B93800" w:rsidDel="00C255BA">
            <w:fldChar w:fldCharType="begin"/>
          </w:r>
          <w:r w:rsidR="00B93800" w:rsidDel="00C255BA">
            <w:delInstrText xml:space="preserve"> STYLEREF 2 \s </w:delInstrText>
          </w:r>
        </w:del>
      </w:ins>
      <w:del w:id="1187" w:author="Tin Trčak" w:date="2016-01-21T00:45:00Z">
        <w:r w:rsidR="00B93800" w:rsidDel="00C255BA">
          <w:fldChar w:fldCharType="separate"/>
        </w:r>
        <w:r w:rsidR="00B93800" w:rsidDel="00C255BA">
          <w:rPr>
            <w:noProof/>
          </w:rPr>
          <w:delText>7.3</w:delText>
        </w:r>
      </w:del>
      <w:ins w:id="1188" w:author="Fredi" w:date="2016-01-21T00:26:00Z">
        <w:del w:id="1189"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190" w:author="Tin Trčak" w:date="2016-01-21T00:45:00Z">
        <w:r w:rsidR="00B93800" w:rsidDel="00C255BA">
          <w:fldChar w:fldCharType="separate"/>
        </w:r>
      </w:del>
      <w:ins w:id="1191" w:author="Fredi" w:date="2016-01-21T00:26:00Z">
        <w:del w:id="1192" w:author="Tin Trčak" w:date="2016-01-21T00:45:00Z">
          <w:r w:rsidR="00B93800" w:rsidDel="00C255BA">
            <w:rPr>
              <w:noProof/>
            </w:rPr>
            <w:delText>2</w:delText>
          </w:r>
          <w:r w:rsidR="00B93800" w:rsidDel="00C255BA">
            <w:fldChar w:fldCharType="end"/>
          </w:r>
        </w:del>
      </w:ins>
      <w:ins w:id="1193" w:author="Fredi" w:date="2016-01-21T00:09:00Z">
        <w:r>
          <w:t xml:space="preserve"> Prihvat nove narudžbe</w:t>
        </w:r>
      </w:ins>
      <w:bookmarkEnd w:id="1180"/>
    </w:p>
    <w:p w14:paraId="78853B56" w14:textId="0B1B7FDF" w:rsidR="00476BBA" w:rsidRDefault="00476BBA">
      <w:pPr>
        <w:spacing w:after="160" w:line="259" w:lineRule="auto"/>
        <w:jc w:val="left"/>
        <w:rPr>
          <w:ins w:id="1194" w:author="Tin Trčak" w:date="2016-01-21T13:37:00Z"/>
        </w:rPr>
      </w:pPr>
      <w:ins w:id="1195" w:author="Tin Trčak" w:date="2016-01-21T13:37:00Z">
        <w:r>
          <w:br w:type="page"/>
        </w:r>
      </w:ins>
    </w:p>
    <w:p w14:paraId="23B41C05" w14:textId="7E927CF2" w:rsidR="00B9032E" w:rsidRDefault="00B9032E">
      <w:pPr>
        <w:ind w:firstLine="708"/>
        <w:rPr>
          <w:ins w:id="1196" w:author="Fredi" w:date="2016-01-21T00:02:00Z"/>
        </w:rPr>
        <w:pPrChange w:id="1197" w:author="Fredi" w:date="2016-01-20T23:41:00Z">
          <w:pPr>
            <w:pStyle w:val="Normal5"/>
            <w:spacing w:line="360" w:lineRule="auto"/>
            <w:jc w:val="both"/>
          </w:pPr>
        </w:pPrChange>
      </w:pPr>
      <w:ins w:id="1198" w:author="Fredi" w:date="2016-01-21T00:00:00Z">
        <w:r>
          <w:lastRenderedPageBreak/>
          <w:t>Svaki put kad bi se narudžba potvrdila ili odbila moraju se obav</w:t>
        </w:r>
      </w:ins>
      <w:ins w:id="1199" w:author="Tin Trčak" w:date="2016-01-21T13:42:00Z">
        <w:r w:rsidR="00476BBA">
          <w:t>i</w:t>
        </w:r>
      </w:ins>
      <w:ins w:id="1200" w:author="Fredi" w:date="2016-01-21T00:00:00Z">
        <w:r>
          <w:t>jestiti svi ostali aktivni d</w:t>
        </w:r>
        <w:del w:id="1201" w:author="Tin Trčak" w:date="2016-01-21T13:42:00Z">
          <w:r w:rsidDel="00476BBA">
            <w:delText>i</w:delText>
          </w:r>
        </w:del>
        <w:r>
          <w:t xml:space="preserve">jelatnici </w:t>
        </w:r>
      </w:ins>
      <w:ins w:id="1202" w:author="Fredi" w:date="2016-01-21T00:01:00Z">
        <w:r>
          <w:t>kako bi mogli osv</w:t>
        </w:r>
        <w:del w:id="1203" w:author="Tin Trčak" w:date="2016-01-21T13:42:00Z">
          <w:r w:rsidDel="00476BBA">
            <w:delText>i</w:delText>
          </w:r>
        </w:del>
        <w:r>
          <w:t xml:space="preserve">ježiti prikaz </w:t>
        </w:r>
        <w:r w:rsidR="006E62A9">
          <w:t>narudžbi</w:t>
        </w:r>
      </w:ins>
      <w:ins w:id="1204" w:author="Fredi" w:date="2016-01-21T00:02:00Z">
        <w:r w:rsidR="006E62A9">
          <w:t xml:space="preserve"> korisniku.</w:t>
        </w:r>
      </w:ins>
    </w:p>
    <w:bookmarkStart w:id="1205" w:name="_MON_1514839699"/>
    <w:bookmarkEnd w:id="1205"/>
    <w:p w14:paraId="221E525A" w14:textId="77777777" w:rsidR="009622DC" w:rsidRDefault="006E62A9">
      <w:pPr>
        <w:keepNext/>
        <w:ind w:firstLine="708"/>
        <w:rPr>
          <w:ins w:id="1206" w:author="Fredi" w:date="2016-01-21T00:10:00Z"/>
        </w:rPr>
        <w:pPrChange w:id="1207" w:author="Fredi" w:date="2016-01-21T00:10:00Z">
          <w:pPr>
            <w:ind w:firstLine="708"/>
          </w:pPr>
        </w:pPrChange>
      </w:pPr>
      <w:ins w:id="1208" w:author="Fredi" w:date="2016-01-21T00:02:00Z">
        <w:r>
          <w:object w:dxaOrig="9072" w:dyaOrig="2740" w14:anchorId="4CDCAD92">
            <v:shape id="_x0000_i1027" type="#_x0000_t75" style="width:453.9pt;height:137.1pt" o:ole="">
              <v:imagedata r:id="rId64" o:title=""/>
            </v:shape>
            <o:OLEObject Type="Embed" ProgID="Word.OpenDocumentText.12" ShapeID="_x0000_i1027" DrawAspect="Content" ObjectID="_1514892943" r:id="rId65"/>
          </w:object>
        </w:r>
      </w:ins>
    </w:p>
    <w:p w14:paraId="360FF8E4" w14:textId="1E9F0A02" w:rsidR="009622DC" w:rsidRDefault="009622DC">
      <w:pPr>
        <w:pStyle w:val="Caption"/>
        <w:jc w:val="center"/>
        <w:rPr>
          <w:ins w:id="1209" w:author="Fredi" w:date="2016-01-21T00:26:00Z"/>
        </w:rPr>
        <w:pPrChange w:id="1210" w:author="Fredi" w:date="2016-01-21T00:23:00Z">
          <w:pPr>
            <w:pStyle w:val="Normal5"/>
            <w:spacing w:line="360" w:lineRule="auto"/>
            <w:jc w:val="both"/>
          </w:pPr>
        </w:pPrChange>
      </w:pPr>
      <w:bookmarkStart w:id="1211" w:name="_Toc441150058"/>
      <w:ins w:id="1212" w:author="Fredi" w:date="2016-01-21T00:10:00Z">
        <w:r>
          <w:t xml:space="preserve">Slika </w:t>
        </w:r>
      </w:ins>
      <w:ins w:id="1213" w:author="Tin Trčak" w:date="2016-01-21T13:41:00Z">
        <w:r w:rsidR="00476BBA">
          <w:fldChar w:fldCharType="begin"/>
        </w:r>
        <w:r w:rsidR="00476BBA">
          <w:instrText xml:space="preserve"> STYLEREF 2 \s </w:instrText>
        </w:r>
      </w:ins>
      <w:r w:rsidR="00476BBA">
        <w:fldChar w:fldCharType="separate"/>
      </w:r>
      <w:r w:rsidR="00476BBA">
        <w:rPr>
          <w:noProof/>
        </w:rPr>
        <w:t>7.3</w:t>
      </w:r>
      <w:ins w:id="12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15" w:author="Tin Trčak" w:date="2016-01-21T13:41:00Z">
        <w:r w:rsidR="00476BBA">
          <w:rPr>
            <w:noProof/>
          </w:rPr>
          <w:t>3</w:t>
        </w:r>
        <w:r w:rsidR="00476BBA">
          <w:fldChar w:fldCharType="end"/>
        </w:r>
      </w:ins>
      <w:ins w:id="1216" w:author="Fredi" w:date="2016-01-21T00:26:00Z">
        <w:del w:id="1217" w:author="Tin Trčak" w:date="2016-01-21T00:45:00Z">
          <w:r w:rsidR="00B93800" w:rsidDel="00C255BA">
            <w:fldChar w:fldCharType="begin"/>
          </w:r>
          <w:r w:rsidR="00B93800" w:rsidDel="00C255BA">
            <w:delInstrText xml:space="preserve"> STYLEREF 2 \s </w:delInstrText>
          </w:r>
        </w:del>
      </w:ins>
      <w:del w:id="1218" w:author="Tin Trčak" w:date="2016-01-21T00:45:00Z">
        <w:r w:rsidR="00B93800" w:rsidDel="00C255BA">
          <w:fldChar w:fldCharType="separate"/>
        </w:r>
        <w:r w:rsidR="00B93800" w:rsidDel="00C255BA">
          <w:rPr>
            <w:noProof/>
          </w:rPr>
          <w:delText>7.3</w:delText>
        </w:r>
      </w:del>
      <w:ins w:id="1219" w:author="Fredi" w:date="2016-01-21T00:26:00Z">
        <w:del w:id="12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21" w:author="Tin Trčak" w:date="2016-01-21T00:45:00Z">
        <w:r w:rsidR="00B93800" w:rsidDel="00C255BA">
          <w:fldChar w:fldCharType="separate"/>
        </w:r>
      </w:del>
      <w:ins w:id="1222" w:author="Fredi" w:date="2016-01-21T00:26:00Z">
        <w:del w:id="1223" w:author="Tin Trčak" w:date="2016-01-21T00:45:00Z">
          <w:r w:rsidR="00B93800" w:rsidDel="00C255BA">
            <w:rPr>
              <w:noProof/>
            </w:rPr>
            <w:delText>3</w:delText>
          </w:r>
          <w:r w:rsidR="00B93800" w:rsidDel="00C255BA">
            <w:fldChar w:fldCharType="end"/>
          </w:r>
        </w:del>
      </w:ins>
      <w:ins w:id="1224" w:author="Fredi" w:date="2016-01-21T00:10:00Z">
        <w:r>
          <w:t xml:space="preserve"> Obrada narudžbe i obavještavanje ostalih dijelatnika</w:t>
        </w:r>
      </w:ins>
      <w:bookmarkEnd w:id="1211"/>
    </w:p>
    <w:p w14:paraId="4551A4C6" w14:textId="77777777" w:rsidR="00B93800" w:rsidRPr="000B494C" w:rsidRDefault="00B93800">
      <w:pPr>
        <w:rPr>
          <w:ins w:id="1225" w:author="Fredi" w:date="2016-01-21T00:11:00Z"/>
        </w:rPr>
        <w:pPrChange w:id="1226" w:author="Fredi" w:date="2016-01-21T00:26:00Z">
          <w:pPr>
            <w:pStyle w:val="Normal5"/>
            <w:spacing w:line="360" w:lineRule="auto"/>
            <w:jc w:val="both"/>
          </w:pPr>
        </w:pPrChange>
      </w:pPr>
    </w:p>
    <w:p w14:paraId="5EB48CBF" w14:textId="16CBFC6A" w:rsidR="005264FF" w:rsidRDefault="00A663B0">
      <w:pPr>
        <w:ind w:firstLine="708"/>
        <w:rPr>
          <w:ins w:id="1227" w:author="Fredi" w:date="2016-01-21T00:15:00Z"/>
        </w:rPr>
        <w:pPrChange w:id="1228" w:author="Fredi" w:date="2016-01-21T00:15:00Z">
          <w:pPr>
            <w:pStyle w:val="Normal5"/>
            <w:spacing w:line="360" w:lineRule="auto"/>
            <w:jc w:val="both"/>
          </w:pPr>
        </w:pPrChange>
      </w:pPr>
      <w:ins w:id="1229" w:author="Fredi" w:date="2016-01-21T00:12:00Z">
        <w:del w:id="1230" w:author="Tin Trčak" w:date="2016-01-21T13:42:00Z">
          <w:r w:rsidDel="00476BBA">
            <w:rPr>
              <w:lang w:eastAsia="hr-HR"/>
            </w:rPr>
            <w:delText>Iz razloga</w:delText>
          </w:r>
        </w:del>
      </w:ins>
      <w:ins w:id="1231" w:author="Tin Trčak" w:date="2016-01-21T13:42:00Z">
        <w:r w:rsidR="00476BBA">
          <w:rPr>
            <w:lang w:eastAsia="hr-HR"/>
          </w:rPr>
          <w:t>Zato</w:t>
        </w:r>
      </w:ins>
      <w:ins w:id="1232" w:author="Fredi" w:date="2016-01-21T00:12:00Z">
        <w:r>
          <w:rPr>
            <w:lang w:eastAsia="hr-HR"/>
          </w:rPr>
          <w:t xml:space="preserve"> što imamo </w:t>
        </w:r>
      </w:ins>
      <w:ins w:id="1233" w:author="Fredi" w:date="2016-01-21T00:13:00Z">
        <w:r>
          <w:rPr>
            <w:lang w:eastAsia="hr-HR"/>
          </w:rPr>
          <w:t xml:space="preserve">aplikaciju koja se izvršava na web poslužitelju (browser-u) svu logiku koja mijenja sadržaj web stranice smo morali </w:t>
        </w:r>
      </w:ins>
      <w:ins w:id="1234" w:author="Fredi" w:date="2016-01-21T00:14:00Z">
        <w:r>
          <w:rPr>
            <w:lang w:eastAsia="hr-HR"/>
          </w:rPr>
          <w:t>napisati u javascript-u, pa se i ove metode koje se navode u gore nave</w:t>
        </w:r>
        <w:r w:rsidR="00085759">
          <w:rPr>
            <w:lang w:eastAsia="hr-HR"/>
          </w:rPr>
          <w:t>denim primjerima nalaze u javasc</w:t>
        </w:r>
        <w:r>
          <w:rPr>
            <w:lang w:eastAsia="hr-HR"/>
          </w:rPr>
          <w:t>ript datoteci koja se izvršava na korisničkom računalu</w:t>
        </w:r>
      </w:ins>
      <w:ins w:id="1235" w:author="Fredi" w:date="2016-01-21T00:15:00Z">
        <w:r w:rsidR="000636DA">
          <w:rPr>
            <w:lang w:eastAsia="hr-HR"/>
          </w:rPr>
          <w:t>.</w:t>
        </w:r>
      </w:ins>
    </w:p>
    <w:p w14:paraId="5BD04FF0" w14:textId="5A53FC10" w:rsidR="005264FF" w:rsidRDefault="005264FF">
      <w:pPr>
        <w:ind w:firstLine="708"/>
        <w:rPr>
          <w:ins w:id="1236" w:author="Fredi" w:date="2016-01-21T00:19:00Z"/>
        </w:rPr>
        <w:pPrChange w:id="1237" w:author="Fredi" w:date="2016-01-21T00:15:00Z">
          <w:pPr>
            <w:pStyle w:val="Normal5"/>
            <w:spacing w:line="360" w:lineRule="auto"/>
            <w:jc w:val="both"/>
          </w:pPr>
        </w:pPrChange>
      </w:pPr>
      <w:ins w:id="1238" w:author="Fredi" w:date="2016-01-21T00:16:00Z">
        <w:r>
          <w:rPr>
            <w:lang w:eastAsia="hr-HR"/>
          </w:rPr>
          <w:t xml:space="preserve">A kako bi ta komunikacija između kontrolera, koji se izvršava na poslužitelju, i klijentskog računala ispravno funkcionirala </w:t>
        </w:r>
      </w:ins>
      <w:ins w:id="1239" w:author="Fredi" w:date="2016-01-21T00:17:00Z">
        <w:r>
          <w:rPr>
            <w:lang w:eastAsia="hr-HR"/>
          </w:rPr>
          <w:t xml:space="preserve">morali samo dodati SignalR skriptu u web popis skripti za web stranicu. </w:t>
        </w:r>
      </w:ins>
      <w:ins w:id="1240" w:author="Fredi" w:date="2016-01-21T00:18:00Z">
        <w:r>
          <w:rPr>
            <w:lang w:eastAsia="hr-HR"/>
          </w:rPr>
          <w:t>Ali ta skripta ne postoji nek se ona izgenerira automatski prilikom pokretanja aplikacije.</w:t>
        </w:r>
      </w:ins>
      <w:ins w:id="1241" w:author="Fredi" w:date="2016-01-21T00:20:00Z">
        <w:r>
          <w:rPr>
            <w:lang w:eastAsia="hr-HR"/>
          </w:rPr>
          <w:t xml:space="preserve"> </w:t>
        </w:r>
      </w:ins>
    </w:p>
    <w:bookmarkStart w:id="1242" w:name="_MON_1514840775"/>
    <w:bookmarkEnd w:id="1242"/>
    <w:p w14:paraId="51D56AC1" w14:textId="77777777" w:rsidR="005264FF" w:rsidRDefault="005264FF">
      <w:pPr>
        <w:keepNext/>
        <w:ind w:firstLine="708"/>
        <w:jc w:val="center"/>
        <w:rPr>
          <w:ins w:id="1243" w:author="Fredi" w:date="2016-01-21T00:24:00Z"/>
        </w:rPr>
        <w:pPrChange w:id="1244" w:author="Fredi" w:date="2016-01-21T00:27:00Z">
          <w:pPr>
            <w:ind w:firstLine="708"/>
          </w:pPr>
        </w:pPrChange>
      </w:pPr>
      <w:ins w:id="1245" w:author="Fredi" w:date="2016-01-21T00:19:00Z">
        <w:r>
          <w:rPr>
            <w:lang w:eastAsia="hr-HR"/>
          </w:rPr>
          <w:object w:dxaOrig="9072" w:dyaOrig="211" w14:anchorId="7FE9B945">
            <v:shape id="_x0000_i1028" type="#_x0000_t75" style="width:453.9pt;height:10pt" o:ole="">
              <v:imagedata r:id="rId66" o:title=""/>
            </v:shape>
            <o:OLEObject Type="Embed" ProgID="Word.OpenDocumentText.12" ShapeID="_x0000_i1028" DrawAspect="Content" ObjectID="_1514892944" r:id="rId67"/>
          </w:object>
        </w:r>
      </w:ins>
    </w:p>
    <w:p w14:paraId="458E8EE5" w14:textId="1FE79BDB" w:rsidR="005264FF" w:rsidRDefault="005264FF">
      <w:pPr>
        <w:pStyle w:val="Caption"/>
        <w:jc w:val="center"/>
        <w:rPr>
          <w:ins w:id="1246" w:author="Fredi" w:date="2016-01-21T00:26:00Z"/>
        </w:rPr>
        <w:pPrChange w:id="1247" w:author="Fredi" w:date="2016-01-21T00:24:00Z">
          <w:pPr>
            <w:pStyle w:val="Normal5"/>
            <w:spacing w:line="360" w:lineRule="auto"/>
            <w:jc w:val="both"/>
          </w:pPr>
        </w:pPrChange>
      </w:pPr>
      <w:bookmarkStart w:id="1248" w:name="_Toc441150059"/>
      <w:ins w:id="1249" w:author="Fredi" w:date="2016-01-21T00:24:00Z">
        <w:r>
          <w:t xml:space="preserve">Slika </w:t>
        </w:r>
      </w:ins>
      <w:ins w:id="1250" w:author="Tin Trčak" w:date="2016-01-21T13:41:00Z">
        <w:r w:rsidR="00476BBA">
          <w:fldChar w:fldCharType="begin"/>
        </w:r>
        <w:r w:rsidR="00476BBA">
          <w:instrText xml:space="preserve"> STYLEREF 2 \s </w:instrText>
        </w:r>
      </w:ins>
      <w:r w:rsidR="00476BBA">
        <w:fldChar w:fldCharType="separate"/>
      </w:r>
      <w:r w:rsidR="00476BBA">
        <w:rPr>
          <w:noProof/>
        </w:rPr>
        <w:t>7.3</w:t>
      </w:r>
      <w:ins w:id="12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52" w:author="Tin Trčak" w:date="2016-01-21T13:41:00Z">
        <w:r w:rsidR="00476BBA">
          <w:rPr>
            <w:noProof/>
          </w:rPr>
          <w:t>4</w:t>
        </w:r>
        <w:r w:rsidR="00476BBA">
          <w:fldChar w:fldCharType="end"/>
        </w:r>
      </w:ins>
      <w:ins w:id="1253" w:author="Fredi" w:date="2016-01-21T00:26:00Z">
        <w:del w:id="1254" w:author="Tin Trčak" w:date="2016-01-21T00:45:00Z">
          <w:r w:rsidR="00B93800" w:rsidDel="00C255BA">
            <w:fldChar w:fldCharType="begin"/>
          </w:r>
          <w:r w:rsidR="00B93800" w:rsidDel="00C255BA">
            <w:delInstrText xml:space="preserve"> STYLEREF 2 \s </w:delInstrText>
          </w:r>
        </w:del>
      </w:ins>
      <w:del w:id="1255" w:author="Tin Trčak" w:date="2016-01-21T00:45:00Z">
        <w:r w:rsidR="00B93800" w:rsidDel="00C255BA">
          <w:fldChar w:fldCharType="separate"/>
        </w:r>
        <w:r w:rsidR="00B93800" w:rsidDel="00C255BA">
          <w:rPr>
            <w:noProof/>
          </w:rPr>
          <w:delText>7.3</w:delText>
        </w:r>
      </w:del>
      <w:ins w:id="1256" w:author="Fredi" w:date="2016-01-21T00:26:00Z">
        <w:del w:id="125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258" w:author="Tin Trčak" w:date="2016-01-21T00:45:00Z">
        <w:r w:rsidR="00B93800" w:rsidDel="00C255BA">
          <w:fldChar w:fldCharType="separate"/>
        </w:r>
      </w:del>
      <w:ins w:id="1259" w:author="Fredi" w:date="2016-01-21T00:26:00Z">
        <w:del w:id="1260" w:author="Tin Trčak" w:date="2016-01-21T00:45:00Z">
          <w:r w:rsidR="00B93800" w:rsidDel="00C255BA">
            <w:rPr>
              <w:noProof/>
            </w:rPr>
            <w:delText>4</w:delText>
          </w:r>
          <w:r w:rsidR="00B93800" w:rsidDel="00C255BA">
            <w:fldChar w:fldCharType="end"/>
          </w:r>
        </w:del>
      </w:ins>
      <w:ins w:id="1261" w:author="Fredi" w:date="2016-01-21T00:24:00Z">
        <w:r>
          <w:t xml:space="preserve"> Dodavanje SignalR skripte u web stranicu</w:t>
        </w:r>
      </w:ins>
      <w:bookmarkEnd w:id="1248"/>
    </w:p>
    <w:p w14:paraId="74476FF3" w14:textId="311ED047" w:rsidR="00476BBA" w:rsidRDefault="00476BBA">
      <w:pPr>
        <w:spacing w:after="160" w:line="259" w:lineRule="auto"/>
        <w:jc w:val="left"/>
        <w:rPr>
          <w:ins w:id="1262" w:author="Tin Trčak" w:date="2016-01-21T13:38:00Z"/>
        </w:rPr>
      </w:pPr>
      <w:ins w:id="1263" w:author="Tin Trčak" w:date="2016-01-21T13:38:00Z">
        <w:r>
          <w:br w:type="page"/>
        </w:r>
      </w:ins>
    </w:p>
    <w:p w14:paraId="0629040C" w14:textId="59BC3862" w:rsidR="00B93800" w:rsidRPr="000B494C" w:rsidDel="00476BBA" w:rsidRDefault="00476BBA">
      <w:pPr>
        <w:rPr>
          <w:ins w:id="1264" w:author="Fredi" w:date="2016-01-21T00:18:00Z"/>
          <w:del w:id="1265" w:author="Tin Trčak" w:date="2016-01-21T13:38:00Z"/>
        </w:rPr>
        <w:pPrChange w:id="1266" w:author="Fredi" w:date="2016-01-21T00:26:00Z">
          <w:pPr>
            <w:pStyle w:val="Normal5"/>
            <w:spacing w:line="360" w:lineRule="auto"/>
            <w:jc w:val="both"/>
          </w:pPr>
        </w:pPrChange>
      </w:pPr>
      <w:ins w:id="1267" w:author="Tin Trčak" w:date="2016-01-21T13:43:00Z">
        <w:r>
          <w:lastRenderedPageBreak/>
          <w:t>Također</w:t>
        </w:r>
      </w:ins>
    </w:p>
    <w:p w14:paraId="794CEE3D" w14:textId="3BD9A621" w:rsidR="005264FF" w:rsidRDefault="005264FF">
      <w:pPr>
        <w:ind w:firstLine="708"/>
        <w:rPr>
          <w:ins w:id="1268" w:author="Fredi" w:date="2016-01-21T00:20:00Z"/>
        </w:rPr>
        <w:pPrChange w:id="1269" w:author="Fredi" w:date="2016-01-21T00:15:00Z">
          <w:pPr>
            <w:pStyle w:val="Normal5"/>
            <w:spacing w:line="360" w:lineRule="auto"/>
            <w:jc w:val="both"/>
          </w:pPr>
        </w:pPrChange>
      </w:pPr>
      <w:ins w:id="1270" w:author="Fredi" w:date="2016-01-21T00:20:00Z">
        <w:del w:id="1271" w:author="Tin Trčak" w:date="2016-01-21T13:43:00Z">
          <w:r w:rsidDel="00476BBA">
            <w:rPr>
              <w:lang w:eastAsia="hr-HR"/>
            </w:rPr>
            <w:delText>I</w:delText>
          </w:r>
        </w:del>
      </w:ins>
      <w:ins w:id="1272" w:author="Tin Trčak" w:date="2016-01-21T13:43:00Z">
        <w:r w:rsidR="00476BBA">
          <w:rPr>
            <w:lang w:eastAsia="hr-HR"/>
          </w:rPr>
          <w:t>, i</w:t>
        </w:r>
      </w:ins>
      <w:ins w:id="1273" w:author="Fredi" w:date="2016-01-21T00:20:00Z">
        <w:r>
          <w:rPr>
            <w:lang w:eastAsia="hr-HR"/>
          </w:rPr>
          <w:t xml:space="preserve"> tu kako bi uspostavili konekciju sa serverom moramo inicijalizirati SignalR servis.</w:t>
        </w:r>
      </w:ins>
    </w:p>
    <w:bookmarkStart w:id="1274" w:name="_MON_1514840855"/>
    <w:bookmarkEnd w:id="1274"/>
    <w:p w14:paraId="7954B60B" w14:textId="77777777" w:rsidR="00B93800" w:rsidRDefault="005264FF">
      <w:pPr>
        <w:keepNext/>
        <w:ind w:firstLine="708"/>
        <w:rPr>
          <w:ins w:id="1275" w:author="Fredi" w:date="2016-01-21T00:26:00Z"/>
        </w:rPr>
        <w:pPrChange w:id="1276" w:author="Fredi" w:date="2016-01-21T00:26:00Z">
          <w:pPr>
            <w:ind w:firstLine="708"/>
          </w:pPr>
        </w:pPrChange>
      </w:pPr>
      <w:ins w:id="1277" w:author="Fredi" w:date="2016-01-21T00:21:00Z">
        <w:r>
          <w:rPr>
            <w:lang w:eastAsia="hr-HR"/>
          </w:rPr>
          <w:object w:dxaOrig="9072" w:dyaOrig="2740" w14:anchorId="343C8890">
            <v:shape id="_x0000_i1029" type="#_x0000_t75" style="width:453.9pt;height:137.1pt" o:ole="">
              <v:imagedata r:id="rId68" o:title=""/>
            </v:shape>
            <o:OLEObject Type="Embed" ProgID="Word.OpenDocumentText.12" ShapeID="_x0000_i1029" DrawAspect="Content" ObjectID="_1514892945" r:id="rId69"/>
          </w:object>
        </w:r>
      </w:ins>
    </w:p>
    <w:p w14:paraId="04C2F74B" w14:textId="5A6609B7" w:rsidR="005264FF" w:rsidRDefault="00B93800">
      <w:pPr>
        <w:pStyle w:val="Caption"/>
        <w:jc w:val="center"/>
        <w:rPr>
          <w:ins w:id="1278" w:author="Fredi" w:date="2016-01-21T00:10:00Z"/>
        </w:rPr>
        <w:pPrChange w:id="1279" w:author="Fredi" w:date="2016-01-21T00:26:00Z">
          <w:pPr>
            <w:pStyle w:val="Normal5"/>
            <w:spacing w:line="360" w:lineRule="auto"/>
            <w:jc w:val="both"/>
          </w:pPr>
        </w:pPrChange>
      </w:pPr>
      <w:bookmarkStart w:id="1280" w:name="_Toc441150060"/>
      <w:ins w:id="1281" w:author="Fredi" w:date="2016-01-21T00:26:00Z">
        <w:r>
          <w:t xml:space="preserve">Slika </w:t>
        </w:r>
      </w:ins>
      <w:ins w:id="1282" w:author="Tin Trčak" w:date="2016-01-21T13:41:00Z">
        <w:r w:rsidR="00476BBA">
          <w:fldChar w:fldCharType="begin"/>
        </w:r>
        <w:r w:rsidR="00476BBA">
          <w:instrText xml:space="preserve"> STYLEREF 2 \s </w:instrText>
        </w:r>
      </w:ins>
      <w:r w:rsidR="00476BBA">
        <w:fldChar w:fldCharType="separate"/>
      </w:r>
      <w:r w:rsidR="00476BBA">
        <w:rPr>
          <w:noProof/>
        </w:rPr>
        <w:t>7.3</w:t>
      </w:r>
      <w:ins w:id="128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284" w:author="Tin Trčak" w:date="2016-01-21T13:41:00Z">
        <w:r w:rsidR="00476BBA">
          <w:rPr>
            <w:noProof/>
          </w:rPr>
          <w:t>5</w:t>
        </w:r>
        <w:r w:rsidR="00476BBA">
          <w:fldChar w:fldCharType="end"/>
        </w:r>
      </w:ins>
      <w:ins w:id="1285" w:author="Fredi" w:date="2016-01-21T00:26:00Z">
        <w:del w:id="1286" w:author="Tin Trčak" w:date="2016-01-21T00:45:00Z">
          <w:r w:rsidDel="00C255BA">
            <w:fldChar w:fldCharType="begin"/>
          </w:r>
          <w:r w:rsidDel="00C255BA">
            <w:delInstrText xml:space="preserve"> STYLEREF 2 \s </w:delInstrText>
          </w:r>
        </w:del>
      </w:ins>
      <w:del w:id="1287" w:author="Tin Trčak" w:date="2016-01-21T00:45:00Z">
        <w:r w:rsidDel="00C255BA">
          <w:fldChar w:fldCharType="separate"/>
        </w:r>
        <w:r w:rsidDel="00C255BA">
          <w:rPr>
            <w:noProof/>
          </w:rPr>
          <w:delText>7.3</w:delText>
        </w:r>
      </w:del>
      <w:ins w:id="1288" w:author="Fredi" w:date="2016-01-21T00:26:00Z">
        <w:del w:id="1289" w:author="Tin Trčak" w:date="2016-01-21T00:45:00Z">
          <w:r w:rsidDel="00C255BA">
            <w:fldChar w:fldCharType="end"/>
          </w:r>
          <w:r w:rsidDel="00C255BA">
            <w:noBreakHyphen/>
          </w:r>
          <w:r w:rsidDel="00C255BA">
            <w:fldChar w:fldCharType="begin"/>
          </w:r>
          <w:r w:rsidDel="00C255BA">
            <w:delInstrText xml:space="preserve"> SEQ Slika \* ARABIC \s 2 </w:delInstrText>
          </w:r>
        </w:del>
      </w:ins>
      <w:del w:id="1290" w:author="Tin Trčak" w:date="2016-01-21T00:45:00Z">
        <w:r w:rsidDel="00C255BA">
          <w:fldChar w:fldCharType="separate"/>
        </w:r>
      </w:del>
      <w:ins w:id="1291" w:author="Fredi" w:date="2016-01-21T00:26:00Z">
        <w:del w:id="1292" w:author="Tin Trčak" w:date="2016-01-21T00:45:00Z">
          <w:r w:rsidDel="00C255BA">
            <w:rPr>
              <w:noProof/>
            </w:rPr>
            <w:delText>5</w:delText>
          </w:r>
          <w:r w:rsidDel="00C255BA">
            <w:fldChar w:fldCharType="end"/>
          </w:r>
        </w:del>
        <w:r>
          <w:t xml:space="preserve"> Inicijalizacija SignalR hub-a na klijentskoj strani</w:t>
        </w:r>
      </w:ins>
      <w:bookmarkEnd w:id="1280"/>
    </w:p>
    <w:p w14:paraId="13F5AFEE" w14:textId="0733F439" w:rsidR="007F474F" w:rsidRDefault="007F474F">
      <w:pPr>
        <w:spacing w:after="160" w:line="259" w:lineRule="auto"/>
        <w:jc w:val="left"/>
        <w:rPr>
          <w:ins w:id="1293" w:author="Tin Trčak" w:date="2016-01-21T00:55:00Z"/>
        </w:rPr>
      </w:pPr>
      <w:ins w:id="1294" w:author="Tin Trčak" w:date="2016-01-21T00:55:00Z">
        <w:r>
          <w:br w:type="page"/>
        </w:r>
      </w:ins>
    </w:p>
    <w:p w14:paraId="6F2CD30B" w14:textId="25A950DF" w:rsidR="009622DC" w:rsidRPr="000B494C" w:rsidDel="007F474F" w:rsidRDefault="009622DC">
      <w:pPr>
        <w:rPr>
          <w:ins w:id="1295" w:author="Fredi" w:date="2016-01-20T23:57:00Z"/>
          <w:del w:id="1296" w:author="Tin Trčak" w:date="2016-01-21T00:55:00Z"/>
        </w:rPr>
        <w:pPrChange w:id="1297" w:author="Fredi" w:date="2016-01-21T00:10:00Z">
          <w:pPr>
            <w:pStyle w:val="Normal5"/>
            <w:spacing w:line="360" w:lineRule="auto"/>
            <w:jc w:val="both"/>
          </w:pPr>
        </w:pPrChange>
      </w:pPr>
    </w:p>
    <w:p w14:paraId="571CC720" w14:textId="63086B22" w:rsidR="00283BA3" w:rsidRPr="009E7358" w:rsidDel="00B9032E" w:rsidRDefault="0004754E">
      <w:pPr>
        <w:ind w:firstLine="708"/>
        <w:rPr>
          <w:del w:id="1298" w:author="Fredi" w:date="2016-01-20T23:58:00Z"/>
          <w:rPrChange w:id="1299" w:author="Fredi" w:date="2016-01-20T23:41:00Z">
            <w:rPr>
              <w:del w:id="1300" w:author="Fredi" w:date="2016-01-20T23:58:00Z"/>
              <w:rFonts w:ascii="Arial" w:eastAsia="Arial" w:hAnsi="Arial" w:cs="Arial"/>
              <w:i/>
              <w:sz w:val="20"/>
            </w:rPr>
          </w:rPrChange>
        </w:rPr>
        <w:pPrChange w:id="1301" w:author="Fredi" w:date="2016-01-20T23:41:00Z">
          <w:pPr>
            <w:pStyle w:val="Normal5"/>
            <w:spacing w:line="360" w:lineRule="auto"/>
            <w:jc w:val="both"/>
          </w:pPr>
        </w:pPrChange>
      </w:pPr>
      <w:del w:id="1302" w:author="Fredi" w:date="2016-01-20T23:41:00Z">
        <w:r w:rsidRPr="009E7358" w:rsidDel="009E7358">
          <w:rPr>
            <w:rPrChange w:id="1303" w:author="Fredi" w:date="2016-01-20T23:41:00Z">
              <w:rPr>
                <w:rFonts w:ascii="Arial" w:eastAsia="Arial" w:hAnsi="Arial" w:cs="Arial"/>
                <w:i/>
                <w:sz w:val="20"/>
              </w:rPr>
            </w:rPrChange>
          </w:rPr>
          <w:delText>U ovom poglavlju potrebno je prikazati isječak programa koji prema mišljenju studenta ostvaruje temeljnu funkcionalnost u sustavu (ili nekom modulu).</w:delText>
        </w:r>
      </w:del>
      <w:bookmarkStart w:id="1304" w:name="_Toc441100873"/>
      <w:bookmarkEnd w:id="1304"/>
    </w:p>
    <w:p w14:paraId="730AD24D" w14:textId="68CC8EB6" w:rsidR="00283BA3" w:rsidRPr="009E7358" w:rsidDel="00B9032E" w:rsidRDefault="00283BA3">
      <w:pPr>
        <w:ind w:firstLine="708"/>
        <w:rPr>
          <w:del w:id="1305" w:author="Fredi" w:date="2016-01-20T23:58:00Z"/>
          <w:rPrChange w:id="1306" w:author="Fredi" w:date="2016-01-20T23:41:00Z">
            <w:rPr>
              <w:del w:id="1307" w:author="Fredi" w:date="2016-01-20T23:58:00Z"/>
              <w:rFonts w:ascii="Arial" w:eastAsia="Arial" w:hAnsi="Arial" w:cs="Arial"/>
              <w:i/>
              <w:color w:val="000000"/>
              <w:sz w:val="20"/>
              <w:szCs w:val="20"/>
              <w:lang w:eastAsia="hr-HR"/>
            </w:rPr>
          </w:rPrChange>
        </w:rPr>
        <w:pPrChange w:id="1308" w:author="Fredi" w:date="2016-01-20T23:41:00Z">
          <w:pPr>
            <w:spacing w:after="160" w:line="259" w:lineRule="auto"/>
            <w:jc w:val="left"/>
          </w:pPr>
        </w:pPrChange>
      </w:pPr>
      <w:del w:id="1309" w:author="Fredi" w:date="2016-01-20T23:58:00Z">
        <w:r w:rsidRPr="009E7358" w:rsidDel="00B9032E">
          <w:rPr>
            <w:rPrChange w:id="1310" w:author="Fredi" w:date="2016-01-20T23:41:00Z">
              <w:rPr>
                <w:rFonts w:ascii="Arial" w:eastAsia="Arial" w:hAnsi="Arial" w:cs="Arial"/>
                <w:i/>
                <w:sz w:val="20"/>
              </w:rPr>
            </w:rPrChange>
          </w:rPr>
          <w:br w:type="page"/>
        </w:r>
      </w:del>
    </w:p>
    <w:p w14:paraId="30294D22" w14:textId="6A87EB48" w:rsidR="0004754E" w:rsidRPr="0020295F" w:rsidRDefault="0004754E" w:rsidP="0004754E">
      <w:pPr>
        <w:pStyle w:val="Heading2"/>
      </w:pPr>
      <w:bookmarkStart w:id="1311" w:name="_Toc441055720"/>
      <w:bookmarkStart w:id="1312" w:name="h.35nkun2" w:colFirst="0" w:colLast="0"/>
      <w:bookmarkStart w:id="1313" w:name="_Toc431806059"/>
      <w:bookmarkStart w:id="1314" w:name="_Toc441100874"/>
      <w:bookmarkEnd w:id="1311"/>
      <w:bookmarkEnd w:id="1312"/>
      <w:r w:rsidRPr="0020295F">
        <w:t>Ispitivanje programskog rješenja</w:t>
      </w:r>
      <w:bookmarkEnd w:id="1313"/>
      <w:bookmarkEnd w:id="1314"/>
    </w:p>
    <w:p w14:paraId="009A5D21" w14:textId="77777777" w:rsidR="00AA79E3" w:rsidRPr="0020295F" w:rsidRDefault="00AA79E3" w:rsidP="0004754E">
      <w:pPr>
        <w:pStyle w:val="Normal5"/>
      </w:pPr>
    </w:p>
    <w:p w14:paraId="017DFF60" w14:textId="4CFE2469" w:rsidR="00283BA3" w:rsidRPr="0020295F" w:rsidRDefault="00283BA3" w:rsidP="0004754E">
      <w:pPr>
        <w:pStyle w:val="Normal5"/>
        <w:spacing w:line="360" w:lineRule="auto"/>
        <w:jc w:val="both"/>
        <w:rPr>
          <w:rFonts w:eastAsia="Arial"/>
          <w:color w:val="auto"/>
          <w:szCs w:val="24"/>
          <w:lang w:eastAsia="en-US"/>
        </w:rPr>
      </w:pPr>
      <w:r w:rsidRPr="00D55856">
        <w:rPr>
          <w:rFonts w:eastAsia="Arial"/>
          <w:b/>
          <w:color w:val="auto"/>
          <w:szCs w:val="24"/>
          <w:lang w:eastAsia="en-US"/>
        </w:rPr>
        <w:t xml:space="preserve">Ispit 1: </w:t>
      </w:r>
      <w:r w:rsidRPr="0020295F">
        <w:rPr>
          <w:rFonts w:eastAsia="Arial"/>
          <w:color w:val="auto"/>
          <w:szCs w:val="24"/>
          <w:lang w:eastAsia="en-US"/>
        </w:rPr>
        <w:t>Prijava osoblja u sustav</w:t>
      </w:r>
    </w:p>
    <w:p w14:paraId="455E0D23" w14:textId="77777777" w:rsidR="00283BA3" w:rsidRPr="0020295F" w:rsidRDefault="00283BA3">
      <w:pPr>
        <w:pStyle w:val="Normal5"/>
        <w:spacing w:line="360" w:lineRule="auto"/>
        <w:jc w:val="both"/>
        <w:rPr>
          <w:rFonts w:eastAsia="Arial"/>
          <w:color w:val="auto"/>
          <w:szCs w:val="24"/>
          <w:lang w:eastAsia="en-US"/>
        </w:rPr>
      </w:pPr>
      <w:r w:rsidRPr="0020295F">
        <w:rPr>
          <w:rFonts w:eastAsia="Arial"/>
          <w:color w:val="auto"/>
          <w:szCs w:val="24"/>
          <w:lang w:eastAsia="en-US"/>
        </w:rPr>
        <w:t xml:space="preserve">Očekivanje: </w:t>
      </w:r>
    </w:p>
    <w:p w14:paraId="4E50FB85" w14:textId="512AA497" w:rsidR="00283BA3" w:rsidRPr="00476BBA" w:rsidRDefault="00283BA3">
      <w:pPr>
        <w:ind w:firstLine="708"/>
        <w:rPr>
          <w:lang w:eastAsia="hr-HR"/>
          <w:rPrChange w:id="1315" w:author="Tin Trčak" w:date="2016-01-21T13:45:00Z">
            <w:rPr>
              <w:rFonts w:eastAsia="Arial"/>
              <w:color w:val="auto"/>
              <w:szCs w:val="24"/>
              <w:lang w:eastAsia="en-US"/>
            </w:rPr>
          </w:rPrChange>
        </w:rPr>
        <w:pPrChange w:id="1316" w:author="Tin Trčak" w:date="2016-01-21T13:45:00Z">
          <w:pPr>
            <w:pStyle w:val="Normal5"/>
            <w:spacing w:line="360" w:lineRule="auto"/>
            <w:jc w:val="both"/>
          </w:pPr>
        </w:pPrChange>
      </w:pPr>
      <w:r w:rsidRPr="00476BBA">
        <w:rPr>
          <w:lang w:eastAsia="hr-HR"/>
          <w:rPrChange w:id="1317" w:author="Tin Trčak" w:date="2016-01-21T13:45:00Z">
            <w:rPr>
              <w:rFonts w:eastAsia="Arial"/>
              <w:szCs w:val="24"/>
            </w:rPr>
          </w:rPrChange>
        </w:rPr>
        <w:t>Neprij</w:t>
      </w:r>
      <w:r w:rsidR="00972C9B" w:rsidRPr="00476BBA">
        <w:rPr>
          <w:lang w:eastAsia="hr-HR"/>
          <w:rPrChange w:id="1318" w:author="Tin Trčak" w:date="2016-01-21T13:45:00Z">
            <w:rPr>
              <w:rFonts w:eastAsia="Arial"/>
              <w:szCs w:val="24"/>
            </w:rPr>
          </w:rPrChange>
        </w:rPr>
        <w:t xml:space="preserve">avljeni korisnik na dnu </w:t>
      </w:r>
      <w:r w:rsidRPr="00476BBA">
        <w:rPr>
          <w:lang w:eastAsia="hr-HR"/>
          <w:rPrChange w:id="1319" w:author="Tin Trčak" w:date="2016-01-21T13:45:00Z">
            <w:rPr>
              <w:rFonts w:eastAsia="Arial"/>
              <w:szCs w:val="24"/>
            </w:rPr>
          </w:rPrChange>
        </w:rPr>
        <w:t>stranice odabire link „Prijava osoblja“ koji ga preusmjerava na novu stranicu. Na novoj stranici se traži od djelatnika da unese svoje korisničke podatke (korisničko ime i lozinku). Prilikom klika na gumb „Prijavi se“ djelatnika se preusmjerava na administrativnu stranicu.</w:t>
      </w:r>
    </w:p>
    <w:p w14:paraId="3E153587" w14:textId="4EB360F9"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 xml:space="preserve"> </w:t>
      </w:r>
    </w:p>
    <w:p w14:paraId="3A87DCD1" w14:textId="6F87222C" w:rsidR="00283BA3" w:rsidRPr="0020295F" w:rsidRDefault="00283BA3" w:rsidP="0004754E">
      <w:pPr>
        <w:pStyle w:val="Normal5"/>
        <w:spacing w:line="360" w:lineRule="auto"/>
        <w:jc w:val="both"/>
        <w:rPr>
          <w:rFonts w:eastAsia="Arial"/>
          <w:color w:val="auto"/>
          <w:szCs w:val="24"/>
          <w:lang w:eastAsia="en-US"/>
        </w:rPr>
      </w:pPr>
      <w:r w:rsidRPr="0020295F">
        <w:rPr>
          <w:rFonts w:eastAsia="Arial"/>
          <w:color w:val="auto"/>
          <w:szCs w:val="24"/>
          <w:lang w:eastAsia="en-US"/>
        </w:rPr>
        <w:t>Tijek izvođenja:</w:t>
      </w:r>
    </w:p>
    <w:p w14:paraId="092F1D63" w14:textId="77349393" w:rsidR="00283BA3" w:rsidRPr="0020295F" w:rsidRDefault="00283BA3">
      <w:pPr>
        <w:pStyle w:val="Normal5"/>
        <w:spacing w:line="360" w:lineRule="auto"/>
        <w:ind w:left="708"/>
        <w:jc w:val="both"/>
        <w:rPr>
          <w:rFonts w:eastAsia="Arial"/>
          <w:color w:val="auto"/>
          <w:szCs w:val="24"/>
          <w:lang w:eastAsia="en-US"/>
        </w:rPr>
        <w:pPrChange w:id="1320" w:author="Tin Trčak" w:date="2016-01-21T13:45:00Z">
          <w:pPr>
            <w:pStyle w:val="Normal5"/>
            <w:spacing w:line="360" w:lineRule="auto"/>
            <w:jc w:val="both"/>
          </w:pPr>
        </w:pPrChange>
      </w:pPr>
      <w:r w:rsidRPr="0020295F">
        <w:rPr>
          <w:rFonts w:eastAsia="Arial"/>
          <w:color w:val="auto"/>
          <w:szCs w:val="24"/>
          <w:lang w:eastAsia="en-US"/>
        </w:rPr>
        <w:t xml:space="preserve">1. Odabir </w:t>
      </w:r>
      <w:r w:rsidR="00913DF5" w:rsidRPr="0020295F">
        <w:rPr>
          <w:rFonts w:eastAsia="Arial"/>
          <w:color w:val="auto"/>
          <w:szCs w:val="24"/>
          <w:lang w:eastAsia="en-US"/>
        </w:rPr>
        <w:t>linka „Prijava osoblja“</w:t>
      </w:r>
    </w:p>
    <w:p w14:paraId="370E71AD" w14:textId="6DBDC916" w:rsidR="00913DF5" w:rsidRPr="0020295F" w:rsidRDefault="00913DF5">
      <w:pPr>
        <w:pStyle w:val="Normal5"/>
        <w:spacing w:line="360" w:lineRule="auto"/>
        <w:ind w:left="708"/>
        <w:jc w:val="both"/>
        <w:rPr>
          <w:rFonts w:eastAsia="Arial"/>
          <w:color w:val="auto"/>
          <w:szCs w:val="24"/>
          <w:lang w:eastAsia="en-US"/>
        </w:rPr>
        <w:pPrChange w:id="1321" w:author="Tin Trčak" w:date="2016-01-21T13:45:00Z">
          <w:pPr>
            <w:pStyle w:val="Normal5"/>
            <w:spacing w:line="360" w:lineRule="auto"/>
            <w:jc w:val="both"/>
          </w:pPr>
        </w:pPrChange>
      </w:pPr>
      <w:r w:rsidRPr="0020295F">
        <w:rPr>
          <w:rFonts w:eastAsia="Arial"/>
          <w:color w:val="auto"/>
          <w:szCs w:val="24"/>
          <w:lang w:eastAsia="en-US"/>
        </w:rPr>
        <w:t>2. Unos korisničkih podataka</w:t>
      </w:r>
    </w:p>
    <w:p w14:paraId="402BDCAE" w14:textId="61D5C0FC" w:rsidR="00913DF5" w:rsidRPr="0020295F" w:rsidRDefault="00913DF5">
      <w:pPr>
        <w:pStyle w:val="Normal5"/>
        <w:spacing w:line="360" w:lineRule="auto"/>
        <w:ind w:left="708"/>
        <w:jc w:val="both"/>
        <w:rPr>
          <w:rFonts w:eastAsia="Arial"/>
          <w:color w:val="auto"/>
          <w:szCs w:val="24"/>
          <w:lang w:eastAsia="en-US"/>
        </w:rPr>
        <w:pPrChange w:id="1322" w:author="Tin Trčak" w:date="2016-01-21T13:45:00Z">
          <w:pPr>
            <w:pStyle w:val="Normal5"/>
            <w:spacing w:line="360" w:lineRule="auto"/>
            <w:jc w:val="both"/>
          </w:pPr>
        </w:pPrChange>
      </w:pPr>
      <w:r w:rsidRPr="0020295F">
        <w:rPr>
          <w:rFonts w:eastAsia="Arial"/>
          <w:color w:val="auto"/>
          <w:szCs w:val="24"/>
          <w:lang w:eastAsia="en-US"/>
        </w:rPr>
        <w:t>3. Odabir gumba „Prijavi se“</w:t>
      </w:r>
    </w:p>
    <w:p w14:paraId="432F3BF0" w14:textId="77777777" w:rsidR="009A7A9B" w:rsidRDefault="00913DF5" w:rsidP="00CF1A1C">
      <w:pPr>
        <w:pStyle w:val="Normal5"/>
        <w:keepNext/>
        <w:spacing w:line="360" w:lineRule="auto"/>
        <w:jc w:val="center"/>
      </w:pPr>
      <w:r w:rsidRPr="00E86FC2">
        <w:rPr>
          <w:rFonts w:eastAsia="Arial"/>
          <w:noProof/>
          <w:color w:val="auto"/>
          <w:szCs w:val="24"/>
        </w:rPr>
        <w:drawing>
          <wp:inline distT="0" distB="0" distL="0" distR="0" wp14:anchorId="40BCE271" wp14:editId="6C39873D">
            <wp:extent cx="5288734" cy="4197409"/>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299695" cy="4206108"/>
                    </a:xfrm>
                    <a:prstGeom prst="rect">
                      <a:avLst/>
                    </a:prstGeom>
                    <a:noFill/>
                    <a:ln>
                      <a:noFill/>
                    </a:ln>
                  </pic:spPr>
                </pic:pic>
              </a:graphicData>
            </a:graphic>
          </wp:inline>
        </w:drawing>
      </w:r>
    </w:p>
    <w:p w14:paraId="46D42F98" w14:textId="2189DB54" w:rsidR="009A7A9B" w:rsidRPr="00CF1A1C" w:rsidRDefault="009A7A9B" w:rsidP="00CF1A1C">
      <w:pPr>
        <w:pStyle w:val="Caption"/>
        <w:jc w:val="center"/>
      </w:pPr>
      <w:bookmarkStart w:id="1323" w:name="_Toc441150061"/>
      <w:r>
        <w:t xml:space="preserve">Slika </w:t>
      </w:r>
      <w:ins w:id="1324" w:author="Tin Trčak" w:date="2016-01-21T13:41:00Z">
        <w:r w:rsidR="00476BBA">
          <w:fldChar w:fldCharType="begin"/>
        </w:r>
        <w:r w:rsidR="00476BBA">
          <w:instrText xml:space="preserve"> STYLEREF 2 \s </w:instrText>
        </w:r>
      </w:ins>
      <w:r w:rsidR="00476BBA">
        <w:fldChar w:fldCharType="separate"/>
      </w:r>
      <w:r w:rsidR="00476BBA">
        <w:rPr>
          <w:noProof/>
        </w:rPr>
        <w:t>7.4</w:t>
      </w:r>
      <w:ins w:id="132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26" w:author="Tin Trčak" w:date="2016-01-21T13:41:00Z">
        <w:r w:rsidR="00476BBA">
          <w:rPr>
            <w:noProof/>
          </w:rPr>
          <w:t>1</w:t>
        </w:r>
        <w:r w:rsidR="00476BBA">
          <w:fldChar w:fldCharType="end"/>
        </w:r>
      </w:ins>
      <w:ins w:id="1327" w:author="Fredi" w:date="2016-01-21T00:26:00Z">
        <w:del w:id="1328" w:author="Tin Trčak" w:date="2016-01-21T00:45:00Z">
          <w:r w:rsidR="00B93800" w:rsidDel="00C255BA">
            <w:fldChar w:fldCharType="begin"/>
          </w:r>
          <w:r w:rsidR="00B93800" w:rsidDel="00C255BA">
            <w:delInstrText xml:space="preserve"> STYLEREF 2 \s </w:delInstrText>
          </w:r>
        </w:del>
      </w:ins>
      <w:del w:id="1329" w:author="Tin Trčak" w:date="2016-01-21T00:45:00Z">
        <w:r w:rsidR="00B93800" w:rsidDel="00C255BA">
          <w:fldChar w:fldCharType="separate"/>
        </w:r>
        <w:r w:rsidR="00B93800" w:rsidDel="00C255BA">
          <w:rPr>
            <w:noProof/>
          </w:rPr>
          <w:delText>7.4</w:delText>
        </w:r>
      </w:del>
      <w:ins w:id="1330" w:author="Fredi" w:date="2016-01-21T00:26:00Z">
        <w:del w:id="133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32" w:author="Tin Trčak" w:date="2016-01-21T00:45:00Z">
        <w:r w:rsidR="00B93800" w:rsidDel="00C255BA">
          <w:fldChar w:fldCharType="separate"/>
        </w:r>
      </w:del>
      <w:ins w:id="1333" w:author="Fredi" w:date="2016-01-21T00:26:00Z">
        <w:del w:id="1334" w:author="Tin Trčak" w:date="2016-01-21T00:45:00Z">
          <w:r w:rsidR="00B93800" w:rsidDel="00C255BA">
            <w:rPr>
              <w:noProof/>
            </w:rPr>
            <w:delText>1</w:delText>
          </w:r>
          <w:r w:rsidR="00B93800" w:rsidDel="00C255BA">
            <w:fldChar w:fldCharType="end"/>
          </w:r>
        </w:del>
      </w:ins>
      <w:del w:id="133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1</w:delText>
        </w:r>
        <w:r w:rsidR="009622DC" w:rsidDel="009143E6">
          <w:rPr>
            <w:noProof/>
          </w:rPr>
          <w:fldChar w:fldCharType="end"/>
        </w:r>
      </w:del>
      <w:r>
        <w:t xml:space="preserve"> Prijava osoblja</w:t>
      </w:r>
      <w:bookmarkEnd w:id="1323"/>
    </w:p>
    <w:p w14:paraId="76060F5D" w14:textId="77777777" w:rsidR="007F474F" w:rsidRDefault="007F474F" w:rsidP="00D9128D">
      <w:pPr>
        <w:pStyle w:val="Normal5"/>
        <w:spacing w:line="360" w:lineRule="auto"/>
        <w:rPr>
          <w:ins w:id="1336" w:author="Tin Trčak" w:date="2016-01-21T00:56:00Z"/>
          <w:rFonts w:eastAsia="Arial"/>
          <w:color w:val="auto"/>
          <w:szCs w:val="24"/>
          <w:lang w:eastAsia="en-US"/>
        </w:rPr>
      </w:pPr>
    </w:p>
    <w:p w14:paraId="40F6328C" w14:textId="2440D4B6" w:rsidR="00913DF5" w:rsidRDefault="00913DF5">
      <w:pPr>
        <w:ind w:firstLine="708"/>
        <w:rPr>
          <w:ins w:id="1337" w:author="Tin Trčak" w:date="2016-01-21T00:56:00Z"/>
        </w:rPr>
        <w:pPrChange w:id="1338" w:author="Tin Trčak" w:date="2016-01-21T13:45:00Z">
          <w:pPr>
            <w:pStyle w:val="Normal5"/>
            <w:spacing w:line="360" w:lineRule="auto"/>
          </w:pPr>
        </w:pPrChange>
      </w:pPr>
      <w:r w:rsidRPr="0020295F">
        <w:rPr>
          <w:lang w:eastAsia="hr-HR"/>
        </w:rPr>
        <w:t>Ispit je uspješno proveden i djelatnik je prijavljen u sustav. Neuspješna prijava je moguća netočnim unosom korisničkih podataka.</w:t>
      </w:r>
    </w:p>
    <w:p w14:paraId="61886BAD" w14:textId="77777777" w:rsidR="007F474F" w:rsidRPr="0020295F" w:rsidRDefault="007F474F" w:rsidP="00D9128D">
      <w:pPr>
        <w:pStyle w:val="Normal5"/>
        <w:spacing w:line="360" w:lineRule="auto"/>
        <w:rPr>
          <w:rFonts w:eastAsia="Arial"/>
          <w:color w:val="auto"/>
          <w:szCs w:val="24"/>
          <w:lang w:eastAsia="en-US"/>
        </w:rPr>
      </w:pPr>
    </w:p>
    <w:p w14:paraId="49B55870" w14:textId="77777777" w:rsidR="009A7A9B" w:rsidRDefault="00913DF5" w:rsidP="00CF1A1C">
      <w:pPr>
        <w:pStyle w:val="Normal5"/>
        <w:keepNext/>
        <w:spacing w:line="360" w:lineRule="auto"/>
      </w:pPr>
      <w:r w:rsidRPr="00E86FC2">
        <w:rPr>
          <w:rFonts w:eastAsia="Arial"/>
          <w:noProof/>
          <w:color w:val="auto"/>
          <w:szCs w:val="24"/>
        </w:rPr>
        <w:lastRenderedPageBreak/>
        <w:drawing>
          <wp:inline distT="0" distB="0" distL="0" distR="0" wp14:anchorId="12551602" wp14:editId="574AE99B">
            <wp:extent cx="5753100" cy="26479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53100" cy="2647950"/>
                    </a:xfrm>
                    <a:prstGeom prst="rect">
                      <a:avLst/>
                    </a:prstGeom>
                    <a:noFill/>
                    <a:ln>
                      <a:noFill/>
                    </a:ln>
                  </pic:spPr>
                </pic:pic>
              </a:graphicData>
            </a:graphic>
          </wp:inline>
        </w:drawing>
      </w:r>
    </w:p>
    <w:p w14:paraId="0F7F9AED" w14:textId="7C4E34E5" w:rsidR="00913DF5" w:rsidRPr="0020295F" w:rsidRDefault="009A7A9B" w:rsidP="00CF1A1C">
      <w:pPr>
        <w:pStyle w:val="Caption"/>
        <w:jc w:val="center"/>
        <w:rPr>
          <w:rFonts w:eastAsia="Arial"/>
          <w:color w:val="auto"/>
          <w:szCs w:val="24"/>
          <w:lang w:eastAsia="en-US"/>
        </w:rPr>
      </w:pPr>
      <w:bookmarkStart w:id="1339" w:name="_Toc441150062"/>
      <w:r>
        <w:t xml:space="preserve">Slika </w:t>
      </w:r>
      <w:ins w:id="1340" w:author="Tin Trčak" w:date="2016-01-21T13:41:00Z">
        <w:r w:rsidR="00476BBA">
          <w:fldChar w:fldCharType="begin"/>
        </w:r>
        <w:r w:rsidR="00476BBA">
          <w:instrText xml:space="preserve"> STYLEREF 2 \s </w:instrText>
        </w:r>
      </w:ins>
      <w:r w:rsidR="00476BBA">
        <w:fldChar w:fldCharType="separate"/>
      </w:r>
      <w:r w:rsidR="00476BBA">
        <w:rPr>
          <w:noProof/>
        </w:rPr>
        <w:t>7.4</w:t>
      </w:r>
      <w:ins w:id="134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42" w:author="Tin Trčak" w:date="2016-01-21T13:41:00Z">
        <w:r w:rsidR="00476BBA">
          <w:rPr>
            <w:noProof/>
          </w:rPr>
          <w:t>2</w:t>
        </w:r>
        <w:r w:rsidR="00476BBA">
          <w:fldChar w:fldCharType="end"/>
        </w:r>
      </w:ins>
      <w:ins w:id="1343" w:author="Fredi" w:date="2016-01-21T00:26:00Z">
        <w:del w:id="1344" w:author="Tin Trčak" w:date="2016-01-21T00:45:00Z">
          <w:r w:rsidR="00B93800" w:rsidDel="00C255BA">
            <w:fldChar w:fldCharType="begin"/>
          </w:r>
          <w:r w:rsidR="00B93800" w:rsidDel="00C255BA">
            <w:delInstrText xml:space="preserve"> STYLEREF 2 \s </w:delInstrText>
          </w:r>
        </w:del>
      </w:ins>
      <w:del w:id="1345" w:author="Tin Trčak" w:date="2016-01-21T00:45:00Z">
        <w:r w:rsidR="00B93800" w:rsidDel="00C255BA">
          <w:fldChar w:fldCharType="separate"/>
        </w:r>
        <w:r w:rsidR="00B93800" w:rsidDel="00C255BA">
          <w:rPr>
            <w:noProof/>
          </w:rPr>
          <w:delText>7.4</w:delText>
        </w:r>
      </w:del>
      <w:ins w:id="1346" w:author="Fredi" w:date="2016-01-21T00:26:00Z">
        <w:del w:id="1347"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48" w:author="Tin Trčak" w:date="2016-01-21T00:45:00Z">
        <w:r w:rsidR="00B93800" w:rsidDel="00C255BA">
          <w:fldChar w:fldCharType="separate"/>
        </w:r>
      </w:del>
      <w:ins w:id="1349" w:author="Fredi" w:date="2016-01-21T00:26:00Z">
        <w:del w:id="1350" w:author="Tin Trčak" w:date="2016-01-21T00:45:00Z">
          <w:r w:rsidR="00B93800" w:rsidDel="00C255BA">
            <w:rPr>
              <w:noProof/>
            </w:rPr>
            <w:delText>2</w:delText>
          </w:r>
          <w:r w:rsidR="00B93800" w:rsidDel="00C255BA">
            <w:fldChar w:fldCharType="end"/>
          </w:r>
        </w:del>
      </w:ins>
      <w:del w:id="1351"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2</w:delText>
        </w:r>
        <w:r w:rsidR="009622DC" w:rsidDel="009143E6">
          <w:rPr>
            <w:noProof/>
          </w:rPr>
          <w:fldChar w:fldCharType="end"/>
        </w:r>
      </w:del>
      <w:r>
        <w:t xml:space="preserve"> Pogrešno upisani korisnički podaci</w:t>
      </w:r>
      <w:bookmarkEnd w:id="1339"/>
    </w:p>
    <w:p w14:paraId="4C7745F0" w14:textId="77777777" w:rsidR="00356D77" w:rsidRPr="00D55856" w:rsidRDefault="00356D77" w:rsidP="00D9128D">
      <w:pPr>
        <w:pStyle w:val="Normal5"/>
        <w:spacing w:line="360" w:lineRule="auto"/>
        <w:rPr>
          <w:rFonts w:eastAsia="Arial"/>
          <w:b/>
          <w:color w:val="auto"/>
          <w:szCs w:val="24"/>
          <w:lang w:eastAsia="en-US"/>
        </w:rPr>
      </w:pPr>
    </w:p>
    <w:p w14:paraId="133CB364" w14:textId="34C93828" w:rsidR="00913DF5" w:rsidRPr="0020295F" w:rsidRDefault="00913DF5"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2: </w:t>
      </w:r>
      <w:r w:rsidR="00356D77" w:rsidRPr="0020295F">
        <w:rPr>
          <w:rFonts w:eastAsia="Arial"/>
          <w:color w:val="auto"/>
          <w:szCs w:val="24"/>
          <w:lang w:eastAsia="en-US"/>
        </w:rPr>
        <w:t>Dodavanje</w:t>
      </w:r>
      <w:r w:rsidR="00524C80" w:rsidRPr="0020295F">
        <w:rPr>
          <w:rFonts w:eastAsia="Arial"/>
          <w:color w:val="auto"/>
          <w:szCs w:val="24"/>
          <w:lang w:eastAsia="en-US"/>
        </w:rPr>
        <w:t xml:space="preserve"> jela</w:t>
      </w:r>
    </w:p>
    <w:p w14:paraId="31DB62BC" w14:textId="2599E5AA" w:rsidR="00524C80" w:rsidRPr="0020295F" w:rsidRDefault="00524C80"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7ED4C6E" w14:textId="3D997748" w:rsidR="00524C80" w:rsidRPr="00476BBA" w:rsidRDefault="00230D33">
      <w:pPr>
        <w:ind w:firstLine="708"/>
        <w:rPr>
          <w:lang w:eastAsia="hr-HR"/>
          <w:rPrChange w:id="1352" w:author="Tin Trčak" w:date="2016-01-21T13:45:00Z">
            <w:rPr>
              <w:rFonts w:eastAsia="Arial"/>
              <w:color w:val="auto"/>
              <w:szCs w:val="24"/>
              <w:lang w:eastAsia="en-US"/>
            </w:rPr>
          </w:rPrChange>
        </w:rPr>
        <w:pPrChange w:id="1353" w:author="Tin Trčak" w:date="2016-01-21T13:45:00Z">
          <w:pPr>
            <w:pStyle w:val="Normal5"/>
            <w:spacing w:line="360" w:lineRule="auto"/>
          </w:pPr>
        </w:pPrChange>
      </w:pPr>
      <w:r w:rsidRPr="00476BBA">
        <w:rPr>
          <w:lang w:eastAsia="hr-HR"/>
          <w:rPrChange w:id="1354" w:author="Tin Trčak" w:date="2016-01-21T13:45:00Z">
            <w:rPr>
              <w:rFonts w:eastAsia="Arial"/>
              <w:szCs w:val="24"/>
            </w:rPr>
          </w:rPrChange>
        </w:rPr>
        <w:t>Dodavanje</w:t>
      </w:r>
      <w:r w:rsidR="00524C80" w:rsidRPr="00476BBA">
        <w:rPr>
          <w:lang w:eastAsia="hr-HR"/>
          <w:rPrChange w:id="1355" w:author="Tin Trčak" w:date="2016-01-21T13:45:00Z">
            <w:rPr>
              <w:rFonts w:eastAsia="Arial"/>
              <w:szCs w:val="24"/>
            </w:rPr>
          </w:rPrChange>
        </w:rPr>
        <w:t xml:space="preserve"> jela može odabrati bilo koji korisnik stranice. Korisnik na vrhu početne stranice odabire </w:t>
      </w:r>
      <w:r w:rsidR="00610D82" w:rsidRPr="00476BBA">
        <w:rPr>
          <w:lang w:eastAsia="hr-HR"/>
          <w:rPrChange w:id="1356" w:author="Tin Trčak" w:date="2016-01-21T13:45:00Z">
            <w:rPr>
              <w:rFonts w:eastAsia="Arial"/>
              <w:szCs w:val="24"/>
            </w:rPr>
          </w:rPrChange>
        </w:rPr>
        <w:t>karticu</w:t>
      </w:r>
      <w:r w:rsidR="00524C80" w:rsidRPr="00476BBA">
        <w:rPr>
          <w:lang w:eastAsia="hr-HR"/>
          <w:rPrChange w:id="1357" w:author="Tin Trčak" w:date="2016-01-21T13:45:00Z">
            <w:rPr>
              <w:rFonts w:eastAsia="Arial"/>
              <w:szCs w:val="24"/>
            </w:rPr>
          </w:rPrChange>
        </w:rPr>
        <w:t xml:space="preserve"> „Jelovnik“ te ga poslužitelj preusmjerava na stranicu jela. Na stranici jela korisnik može odabrati kategoriju jela i način sortiranja jela. Prilikom odabira traženog jela korisnik može odabrati veličinu i količinu jela. Pritiskom na padajući izbornik ispod gumba „Dodaj“ korisniku se prikazuju i dodatci odabranog jela. Nakon željenih </w:t>
      </w:r>
      <w:r w:rsidR="00356D77" w:rsidRPr="00476BBA">
        <w:rPr>
          <w:lang w:eastAsia="hr-HR"/>
          <w:rPrChange w:id="1358" w:author="Tin Trčak" w:date="2016-01-21T13:45:00Z">
            <w:rPr>
              <w:rFonts w:eastAsia="Arial"/>
              <w:szCs w:val="24"/>
            </w:rPr>
          </w:rPrChange>
        </w:rPr>
        <w:t>odabira pojedinog jela korisnik klikne gumb „Dodaj“ te se jelo doda u košaricu. Što je vidljivo u gornjem desnom kutu stranice povećanjem brojača artikala u košarici.</w:t>
      </w:r>
    </w:p>
    <w:p w14:paraId="3311C9CB" w14:textId="77777777" w:rsidR="00356D77" w:rsidRPr="0020295F" w:rsidRDefault="00356D77" w:rsidP="00D9128D">
      <w:pPr>
        <w:pStyle w:val="Normal5"/>
        <w:spacing w:line="360" w:lineRule="auto"/>
        <w:rPr>
          <w:rFonts w:eastAsia="Arial"/>
          <w:noProof/>
          <w:color w:val="auto"/>
          <w:szCs w:val="24"/>
        </w:rPr>
      </w:pPr>
    </w:p>
    <w:p w14:paraId="16C2F62F" w14:textId="3BED73F5" w:rsidR="00356D77" w:rsidRPr="0020295F" w:rsidRDefault="00356D77" w:rsidP="00D9128D">
      <w:pPr>
        <w:pStyle w:val="Normal5"/>
        <w:spacing w:line="360" w:lineRule="auto"/>
        <w:rPr>
          <w:rFonts w:eastAsia="Arial"/>
          <w:noProof/>
          <w:color w:val="auto"/>
          <w:szCs w:val="24"/>
        </w:rPr>
      </w:pPr>
      <w:r w:rsidRPr="0020295F">
        <w:rPr>
          <w:rFonts w:eastAsia="Arial"/>
          <w:noProof/>
          <w:color w:val="auto"/>
          <w:szCs w:val="24"/>
        </w:rPr>
        <w:t>Tijek izvođenja:</w:t>
      </w:r>
    </w:p>
    <w:p w14:paraId="506B356D" w14:textId="56114D7A" w:rsidR="00356D77" w:rsidRPr="0020295F" w:rsidRDefault="00610D82">
      <w:pPr>
        <w:pStyle w:val="Normal5"/>
        <w:spacing w:line="360" w:lineRule="auto"/>
        <w:ind w:left="708"/>
        <w:rPr>
          <w:rFonts w:eastAsia="Arial"/>
          <w:noProof/>
          <w:color w:val="auto"/>
          <w:szCs w:val="24"/>
        </w:rPr>
        <w:pPrChange w:id="1359" w:author="Tin Trčak" w:date="2016-01-21T13:45:00Z">
          <w:pPr>
            <w:pStyle w:val="Normal5"/>
            <w:spacing w:line="360" w:lineRule="auto"/>
          </w:pPr>
        </w:pPrChange>
      </w:pPr>
      <w:r w:rsidRPr="0020295F">
        <w:rPr>
          <w:rFonts w:eastAsia="Arial"/>
          <w:noProof/>
          <w:color w:val="auto"/>
          <w:szCs w:val="24"/>
        </w:rPr>
        <w:t>1. Odabir kartice</w:t>
      </w:r>
      <w:r w:rsidR="00356D77" w:rsidRPr="0020295F">
        <w:rPr>
          <w:rFonts w:eastAsia="Arial"/>
          <w:noProof/>
          <w:color w:val="auto"/>
          <w:szCs w:val="24"/>
        </w:rPr>
        <w:t xml:space="preserve"> „Jelovnik“</w:t>
      </w:r>
    </w:p>
    <w:p w14:paraId="2AA64120" w14:textId="32632895" w:rsidR="00356D77" w:rsidRPr="0020295F" w:rsidRDefault="00356D77">
      <w:pPr>
        <w:pStyle w:val="Normal5"/>
        <w:spacing w:line="360" w:lineRule="auto"/>
        <w:ind w:left="708"/>
        <w:rPr>
          <w:rFonts w:eastAsia="Arial"/>
          <w:noProof/>
          <w:color w:val="auto"/>
          <w:szCs w:val="24"/>
        </w:rPr>
        <w:pPrChange w:id="1360" w:author="Tin Trčak" w:date="2016-01-21T13:45:00Z">
          <w:pPr>
            <w:pStyle w:val="Normal5"/>
            <w:spacing w:line="360" w:lineRule="auto"/>
          </w:pPr>
        </w:pPrChange>
      </w:pPr>
      <w:r w:rsidRPr="0020295F">
        <w:rPr>
          <w:rFonts w:eastAsia="Arial"/>
          <w:noProof/>
          <w:color w:val="auto"/>
          <w:szCs w:val="24"/>
        </w:rPr>
        <w:t>2. Izbor kategorije i sortiranja jela</w:t>
      </w:r>
    </w:p>
    <w:p w14:paraId="471D2CE2" w14:textId="21189C1F" w:rsidR="00356D77" w:rsidRPr="0020295F" w:rsidRDefault="00356D77">
      <w:pPr>
        <w:pStyle w:val="Normal5"/>
        <w:spacing w:line="360" w:lineRule="auto"/>
        <w:ind w:left="708"/>
        <w:rPr>
          <w:rFonts w:eastAsia="Arial"/>
          <w:noProof/>
          <w:color w:val="auto"/>
          <w:szCs w:val="24"/>
        </w:rPr>
        <w:pPrChange w:id="1361" w:author="Tin Trčak" w:date="2016-01-21T13:45:00Z">
          <w:pPr>
            <w:pStyle w:val="Normal5"/>
            <w:spacing w:line="360" w:lineRule="auto"/>
          </w:pPr>
        </w:pPrChange>
      </w:pPr>
      <w:r w:rsidRPr="0020295F">
        <w:rPr>
          <w:rFonts w:eastAsia="Arial"/>
          <w:noProof/>
          <w:color w:val="auto"/>
          <w:szCs w:val="24"/>
        </w:rPr>
        <w:t>3. Izbor pojedinog jela i njegovih dodataka, veličine i količine</w:t>
      </w:r>
    </w:p>
    <w:p w14:paraId="482A0962" w14:textId="198B6C10" w:rsidR="00356D77" w:rsidRPr="0020295F" w:rsidRDefault="00356D77">
      <w:pPr>
        <w:pStyle w:val="Normal5"/>
        <w:spacing w:line="360" w:lineRule="auto"/>
        <w:ind w:left="708"/>
        <w:rPr>
          <w:rFonts w:eastAsia="Arial"/>
          <w:noProof/>
          <w:color w:val="auto"/>
          <w:szCs w:val="24"/>
        </w:rPr>
        <w:pPrChange w:id="1362" w:author="Tin Trčak" w:date="2016-01-21T13:45:00Z">
          <w:pPr>
            <w:pStyle w:val="Normal5"/>
            <w:spacing w:line="360" w:lineRule="auto"/>
          </w:pPr>
        </w:pPrChange>
      </w:pPr>
      <w:r w:rsidRPr="0020295F">
        <w:rPr>
          <w:rFonts w:eastAsia="Arial"/>
          <w:noProof/>
          <w:color w:val="auto"/>
          <w:szCs w:val="24"/>
        </w:rPr>
        <w:t>4. Odabir gumba „Dodaj“</w:t>
      </w:r>
    </w:p>
    <w:p w14:paraId="0957E84A" w14:textId="77777777" w:rsidR="003B650B" w:rsidRPr="0020295F" w:rsidRDefault="003B650B" w:rsidP="00D9128D">
      <w:pPr>
        <w:pStyle w:val="Normal5"/>
        <w:spacing w:line="360" w:lineRule="auto"/>
        <w:rPr>
          <w:rFonts w:eastAsia="Arial"/>
          <w:noProof/>
          <w:color w:val="auto"/>
          <w:szCs w:val="24"/>
        </w:rPr>
      </w:pPr>
    </w:p>
    <w:p w14:paraId="3B6790E1" w14:textId="77777777" w:rsidR="009A7A9B" w:rsidRDefault="00356D77" w:rsidP="00CF1A1C">
      <w:pPr>
        <w:pStyle w:val="Normal5"/>
        <w:keepNext/>
        <w:spacing w:line="360" w:lineRule="auto"/>
        <w:jc w:val="center"/>
      </w:pPr>
      <w:r w:rsidRPr="00E86FC2">
        <w:rPr>
          <w:rFonts w:eastAsia="Arial"/>
          <w:noProof/>
          <w:color w:val="auto"/>
          <w:szCs w:val="24"/>
        </w:rPr>
        <w:lastRenderedPageBreak/>
        <w:drawing>
          <wp:inline distT="0" distB="0" distL="0" distR="0" wp14:anchorId="0F71DDD8" wp14:editId="3F22D307">
            <wp:extent cx="5753100" cy="26860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5753100" cy="2686050"/>
                    </a:xfrm>
                    <a:prstGeom prst="rect">
                      <a:avLst/>
                    </a:prstGeom>
                    <a:noFill/>
                    <a:ln>
                      <a:noFill/>
                    </a:ln>
                  </pic:spPr>
                </pic:pic>
              </a:graphicData>
            </a:graphic>
          </wp:inline>
        </w:drawing>
      </w:r>
    </w:p>
    <w:p w14:paraId="42B1E80B" w14:textId="4BDB0078" w:rsidR="00356D77" w:rsidRPr="0020295F" w:rsidRDefault="009A7A9B" w:rsidP="00CF1A1C">
      <w:pPr>
        <w:pStyle w:val="Caption"/>
        <w:jc w:val="center"/>
        <w:rPr>
          <w:rFonts w:eastAsia="Arial"/>
          <w:color w:val="auto"/>
          <w:szCs w:val="24"/>
          <w:lang w:eastAsia="en-US"/>
        </w:rPr>
      </w:pPr>
      <w:bookmarkStart w:id="1363" w:name="_Toc441150063"/>
      <w:r>
        <w:t xml:space="preserve">Slika </w:t>
      </w:r>
      <w:ins w:id="1364" w:author="Tin Trčak" w:date="2016-01-21T13:41:00Z">
        <w:r w:rsidR="00476BBA">
          <w:fldChar w:fldCharType="begin"/>
        </w:r>
        <w:r w:rsidR="00476BBA">
          <w:instrText xml:space="preserve"> STYLEREF 2 \s </w:instrText>
        </w:r>
      </w:ins>
      <w:r w:rsidR="00476BBA">
        <w:fldChar w:fldCharType="separate"/>
      </w:r>
      <w:r w:rsidR="00476BBA">
        <w:rPr>
          <w:noProof/>
        </w:rPr>
        <w:t>7.4</w:t>
      </w:r>
      <w:ins w:id="1365"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66" w:author="Tin Trčak" w:date="2016-01-21T13:41:00Z">
        <w:r w:rsidR="00476BBA">
          <w:rPr>
            <w:noProof/>
          </w:rPr>
          <w:t>3</w:t>
        </w:r>
        <w:r w:rsidR="00476BBA">
          <w:fldChar w:fldCharType="end"/>
        </w:r>
      </w:ins>
      <w:ins w:id="1367" w:author="Fredi" w:date="2016-01-21T00:26:00Z">
        <w:del w:id="1368" w:author="Tin Trčak" w:date="2016-01-21T00:45:00Z">
          <w:r w:rsidR="00B93800" w:rsidDel="00C255BA">
            <w:fldChar w:fldCharType="begin"/>
          </w:r>
          <w:r w:rsidR="00B93800" w:rsidDel="00C255BA">
            <w:delInstrText xml:space="preserve"> STYLEREF 2 \s </w:delInstrText>
          </w:r>
        </w:del>
      </w:ins>
      <w:del w:id="1369" w:author="Tin Trčak" w:date="2016-01-21T00:45:00Z">
        <w:r w:rsidR="00B93800" w:rsidDel="00C255BA">
          <w:fldChar w:fldCharType="separate"/>
        </w:r>
        <w:r w:rsidR="00B93800" w:rsidDel="00C255BA">
          <w:rPr>
            <w:noProof/>
          </w:rPr>
          <w:delText>7.4</w:delText>
        </w:r>
      </w:del>
      <w:ins w:id="1370" w:author="Fredi" w:date="2016-01-21T00:26:00Z">
        <w:del w:id="1371"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72" w:author="Tin Trčak" w:date="2016-01-21T00:45:00Z">
        <w:r w:rsidR="00B93800" w:rsidDel="00C255BA">
          <w:fldChar w:fldCharType="separate"/>
        </w:r>
      </w:del>
      <w:ins w:id="1373" w:author="Fredi" w:date="2016-01-21T00:26:00Z">
        <w:del w:id="1374" w:author="Tin Trčak" w:date="2016-01-21T00:45:00Z">
          <w:r w:rsidR="00B93800" w:rsidDel="00C255BA">
            <w:rPr>
              <w:noProof/>
            </w:rPr>
            <w:delText>3</w:delText>
          </w:r>
          <w:r w:rsidR="00B93800" w:rsidDel="00C255BA">
            <w:fldChar w:fldCharType="end"/>
          </w:r>
        </w:del>
      </w:ins>
      <w:del w:id="1375"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3</w:delText>
        </w:r>
        <w:r w:rsidR="009622DC" w:rsidDel="009143E6">
          <w:rPr>
            <w:noProof/>
          </w:rPr>
          <w:fldChar w:fldCharType="end"/>
        </w:r>
      </w:del>
      <w:r>
        <w:t xml:space="preserve"> Dodavanje jela u košaricu</w:t>
      </w:r>
      <w:bookmarkEnd w:id="1363"/>
    </w:p>
    <w:p w14:paraId="57D83D45" w14:textId="77777777" w:rsidR="00550C02" w:rsidRDefault="00550C02" w:rsidP="00D9128D">
      <w:pPr>
        <w:pStyle w:val="Normal5"/>
        <w:spacing w:line="360" w:lineRule="auto"/>
        <w:rPr>
          <w:ins w:id="1376" w:author="Tin Trčak" w:date="2016-01-21T00:56:00Z"/>
          <w:rFonts w:eastAsia="Arial"/>
          <w:color w:val="auto"/>
          <w:szCs w:val="24"/>
          <w:lang w:eastAsia="en-US"/>
        </w:rPr>
      </w:pPr>
    </w:p>
    <w:p w14:paraId="14BD658D" w14:textId="18CE4543" w:rsidR="00356D77" w:rsidRPr="00476BBA" w:rsidRDefault="00356D77">
      <w:pPr>
        <w:ind w:firstLine="708"/>
        <w:rPr>
          <w:lang w:eastAsia="hr-HR"/>
          <w:rPrChange w:id="1377" w:author="Tin Trčak" w:date="2016-01-21T13:46:00Z">
            <w:rPr>
              <w:rFonts w:eastAsia="Arial"/>
              <w:color w:val="auto"/>
              <w:szCs w:val="24"/>
              <w:lang w:eastAsia="en-US"/>
            </w:rPr>
          </w:rPrChange>
        </w:rPr>
        <w:pPrChange w:id="1378" w:author="Tin Trčak" w:date="2016-01-21T13:46:00Z">
          <w:pPr>
            <w:pStyle w:val="Normal5"/>
            <w:spacing w:line="360" w:lineRule="auto"/>
          </w:pPr>
        </w:pPrChange>
      </w:pPr>
      <w:r w:rsidRPr="00476BBA">
        <w:rPr>
          <w:lang w:eastAsia="hr-HR"/>
          <w:rPrChange w:id="1379" w:author="Tin Trčak" w:date="2016-01-21T13:46:00Z">
            <w:rPr>
              <w:rFonts w:eastAsia="Arial"/>
              <w:szCs w:val="24"/>
            </w:rPr>
          </w:rPrChange>
        </w:rPr>
        <w:t>Ispit je uspješno proveden i narudžba je uspješno dodana u košaricu.</w:t>
      </w:r>
    </w:p>
    <w:p w14:paraId="43E8C163" w14:textId="77777777" w:rsidR="007B0E2B" w:rsidRPr="0020295F" w:rsidRDefault="007B0E2B" w:rsidP="00D9128D">
      <w:pPr>
        <w:pStyle w:val="Normal5"/>
        <w:spacing w:line="360" w:lineRule="auto"/>
        <w:rPr>
          <w:rFonts w:eastAsia="Arial"/>
          <w:color w:val="auto"/>
          <w:szCs w:val="24"/>
          <w:lang w:eastAsia="en-US"/>
        </w:rPr>
      </w:pPr>
    </w:p>
    <w:p w14:paraId="534FCA7B" w14:textId="5E497556" w:rsidR="007B0E2B" w:rsidRPr="0020295F" w:rsidRDefault="007B0E2B"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3: </w:t>
      </w:r>
      <w:r w:rsidRPr="0020295F">
        <w:rPr>
          <w:rFonts w:eastAsia="Arial"/>
          <w:color w:val="auto"/>
          <w:szCs w:val="24"/>
          <w:lang w:eastAsia="en-US"/>
        </w:rPr>
        <w:t>Narudžba jela</w:t>
      </w:r>
    </w:p>
    <w:p w14:paraId="22DB9E02" w14:textId="5645BD9D" w:rsidR="007B0E2B" w:rsidRPr="0020295F" w:rsidRDefault="007B0E2B"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11679307" w14:textId="763151D7" w:rsidR="00E7653F" w:rsidRPr="00476BBA" w:rsidRDefault="007B0E2B">
      <w:pPr>
        <w:ind w:firstLine="708"/>
        <w:rPr>
          <w:lang w:eastAsia="hr-HR"/>
          <w:rPrChange w:id="1380" w:author="Tin Trčak" w:date="2016-01-21T13:46:00Z">
            <w:rPr>
              <w:rFonts w:eastAsia="Arial"/>
              <w:color w:val="auto"/>
              <w:szCs w:val="24"/>
              <w:lang w:eastAsia="en-US"/>
            </w:rPr>
          </w:rPrChange>
        </w:rPr>
        <w:pPrChange w:id="1381" w:author="Tin Trčak" w:date="2016-01-21T13:46:00Z">
          <w:pPr>
            <w:pStyle w:val="Normal5"/>
            <w:spacing w:line="360" w:lineRule="auto"/>
          </w:pPr>
        </w:pPrChange>
      </w:pPr>
      <w:r w:rsidRPr="00476BBA">
        <w:rPr>
          <w:lang w:eastAsia="hr-HR"/>
          <w:rPrChange w:id="1382" w:author="Tin Trčak" w:date="2016-01-21T13:46:00Z">
            <w:rPr>
              <w:rFonts w:eastAsia="Arial"/>
              <w:szCs w:val="24"/>
            </w:rPr>
          </w:rPrChange>
        </w:rPr>
        <w:t>Nakon što je korisnik odabrao tražena jela te ih dodao u košaricu, korisnik treba kliknuti na gumb košaricu u gornjem desnom kutu stranice. Klikom na gumb poslužitelj preusmjerava korisnika na stranicu košarice. Na toj stranici korisnik vidi sve svoje narudžbe i ukupnu cijenu. Korisniku se pruža mogućnost da pojedino jelo ukloni pritiskom na gumb „Ukloni“ ili da promjeni njegovu količinu. Nakon toga korisnik treba obavezno ispuniti narudžbeni obrazac s traženim podatcima: Ime i prezime, Adresa, Telefon</w:t>
      </w:r>
      <w:r w:rsidR="00E7653F" w:rsidRPr="00476BBA">
        <w:rPr>
          <w:lang w:eastAsia="hr-HR"/>
          <w:rPrChange w:id="1383" w:author="Tin Trčak" w:date="2016-01-21T13:46:00Z">
            <w:rPr>
              <w:rFonts w:eastAsia="Arial"/>
              <w:szCs w:val="24"/>
            </w:rPr>
          </w:rPrChange>
        </w:rPr>
        <w:t>, Email. Također, korisnik može opcionalno ispuniti polje Napomena. Zatim korisnik treba potvrditi narudžbu pritiskom na gumb „Potvrdi narudžbu“.</w:t>
      </w:r>
    </w:p>
    <w:p w14:paraId="03658FD7" w14:textId="77777777" w:rsidR="003B650B" w:rsidRPr="0020295F" w:rsidRDefault="003B650B" w:rsidP="00D9128D">
      <w:pPr>
        <w:pStyle w:val="Normal5"/>
        <w:spacing w:line="360" w:lineRule="auto"/>
        <w:rPr>
          <w:rFonts w:eastAsia="Arial"/>
          <w:color w:val="auto"/>
          <w:szCs w:val="24"/>
          <w:lang w:eastAsia="en-US"/>
        </w:rPr>
      </w:pPr>
    </w:p>
    <w:p w14:paraId="7B5EEF0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0404F999" w14:textId="77777777" w:rsidR="003B650B" w:rsidRPr="0020295F" w:rsidRDefault="003B650B">
      <w:pPr>
        <w:pStyle w:val="Normal5"/>
        <w:spacing w:line="360" w:lineRule="auto"/>
        <w:ind w:left="708"/>
        <w:rPr>
          <w:rFonts w:eastAsia="Arial"/>
          <w:color w:val="auto"/>
          <w:szCs w:val="24"/>
          <w:lang w:eastAsia="en-US"/>
        </w:rPr>
        <w:pPrChange w:id="1384" w:author="Tin Trčak" w:date="2016-01-21T13:47:00Z">
          <w:pPr>
            <w:pStyle w:val="Normal5"/>
            <w:spacing w:line="360" w:lineRule="auto"/>
          </w:pPr>
        </w:pPrChange>
      </w:pPr>
      <w:r w:rsidRPr="0020295F">
        <w:rPr>
          <w:rFonts w:eastAsia="Arial"/>
          <w:color w:val="auto"/>
          <w:szCs w:val="24"/>
          <w:lang w:eastAsia="en-US"/>
        </w:rPr>
        <w:t>1. Odabir košarice</w:t>
      </w:r>
    </w:p>
    <w:p w14:paraId="4DE82771" w14:textId="77777777" w:rsidR="003B650B" w:rsidRPr="0020295F" w:rsidRDefault="003B650B">
      <w:pPr>
        <w:pStyle w:val="Normal5"/>
        <w:spacing w:line="360" w:lineRule="auto"/>
        <w:ind w:left="708"/>
        <w:rPr>
          <w:rFonts w:eastAsia="Arial"/>
          <w:color w:val="auto"/>
          <w:szCs w:val="24"/>
          <w:lang w:eastAsia="en-US"/>
        </w:rPr>
        <w:pPrChange w:id="1385" w:author="Tin Trčak" w:date="2016-01-21T13:47:00Z">
          <w:pPr>
            <w:pStyle w:val="Normal5"/>
            <w:spacing w:line="360" w:lineRule="auto"/>
          </w:pPr>
        </w:pPrChange>
      </w:pPr>
      <w:r w:rsidRPr="0020295F">
        <w:rPr>
          <w:rFonts w:eastAsia="Arial"/>
          <w:color w:val="auto"/>
          <w:szCs w:val="24"/>
          <w:lang w:eastAsia="en-US"/>
        </w:rPr>
        <w:t>2. Unos podataka za narudžbu</w:t>
      </w:r>
    </w:p>
    <w:p w14:paraId="5E3DF11E" w14:textId="77777777" w:rsidR="003B650B" w:rsidRPr="0020295F" w:rsidRDefault="003B650B">
      <w:pPr>
        <w:pStyle w:val="Normal5"/>
        <w:spacing w:line="360" w:lineRule="auto"/>
        <w:ind w:left="708"/>
        <w:rPr>
          <w:rFonts w:eastAsia="Arial"/>
          <w:color w:val="auto"/>
          <w:szCs w:val="24"/>
          <w:lang w:eastAsia="en-US"/>
        </w:rPr>
        <w:pPrChange w:id="1386" w:author="Tin Trčak" w:date="2016-01-21T13:47:00Z">
          <w:pPr>
            <w:pStyle w:val="Normal5"/>
            <w:spacing w:line="360" w:lineRule="auto"/>
          </w:pPr>
        </w:pPrChange>
      </w:pPr>
      <w:r w:rsidRPr="0020295F">
        <w:rPr>
          <w:rFonts w:eastAsia="Arial"/>
          <w:color w:val="auto"/>
          <w:szCs w:val="24"/>
          <w:lang w:eastAsia="en-US"/>
        </w:rPr>
        <w:t>3. Odabir gumba „Potvrdi narudžbu“</w:t>
      </w:r>
    </w:p>
    <w:p w14:paraId="6A4BDCB5" w14:textId="77777777" w:rsidR="003B650B" w:rsidRPr="0020295F" w:rsidRDefault="003B650B" w:rsidP="00D9128D">
      <w:pPr>
        <w:pStyle w:val="Normal5"/>
        <w:spacing w:line="360" w:lineRule="auto"/>
        <w:rPr>
          <w:rFonts w:eastAsia="Arial"/>
          <w:color w:val="auto"/>
          <w:szCs w:val="24"/>
          <w:lang w:eastAsia="en-US"/>
        </w:rPr>
      </w:pPr>
    </w:p>
    <w:p w14:paraId="60B07558" w14:textId="77777777" w:rsidR="009A7A9B" w:rsidRDefault="00E7653F" w:rsidP="00CF1A1C">
      <w:pPr>
        <w:pStyle w:val="Normal5"/>
        <w:keepNext/>
        <w:spacing w:line="360" w:lineRule="auto"/>
        <w:jc w:val="center"/>
      </w:pPr>
      <w:r w:rsidRPr="00E86FC2">
        <w:rPr>
          <w:rFonts w:eastAsia="Arial"/>
          <w:noProof/>
          <w:color w:val="auto"/>
          <w:szCs w:val="24"/>
        </w:rPr>
        <w:lastRenderedPageBreak/>
        <w:drawing>
          <wp:inline distT="0" distB="0" distL="0" distR="0" wp14:anchorId="5F8AB8E7" wp14:editId="64659FE9">
            <wp:extent cx="5760720" cy="393192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5760720" cy="3931920"/>
                    </a:xfrm>
                    <a:prstGeom prst="rect">
                      <a:avLst/>
                    </a:prstGeom>
                    <a:noFill/>
                    <a:ln>
                      <a:noFill/>
                    </a:ln>
                  </pic:spPr>
                </pic:pic>
              </a:graphicData>
            </a:graphic>
          </wp:inline>
        </w:drawing>
      </w:r>
    </w:p>
    <w:p w14:paraId="2B31749D" w14:textId="7EBC4237" w:rsidR="00E7653F" w:rsidRPr="0020295F" w:rsidRDefault="009A7A9B" w:rsidP="00CF1A1C">
      <w:pPr>
        <w:pStyle w:val="Caption"/>
        <w:jc w:val="center"/>
        <w:rPr>
          <w:rFonts w:eastAsia="Arial"/>
          <w:noProof/>
          <w:color w:val="auto"/>
          <w:szCs w:val="24"/>
        </w:rPr>
      </w:pPr>
      <w:bookmarkStart w:id="1387" w:name="_Toc441150064"/>
      <w:r>
        <w:t xml:space="preserve">Slika </w:t>
      </w:r>
      <w:ins w:id="1388" w:author="Tin Trčak" w:date="2016-01-21T13:41:00Z">
        <w:r w:rsidR="00476BBA">
          <w:fldChar w:fldCharType="begin"/>
        </w:r>
        <w:r w:rsidR="00476BBA">
          <w:instrText xml:space="preserve"> STYLEREF 2 \s </w:instrText>
        </w:r>
      </w:ins>
      <w:r w:rsidR="00476BBA">
        <w:fldChar w:fldCharType="separate"/>
      </w:r>
      <w:r w:rsidR="00476BBA">
        <w:rPr>
          <w:noProof/>
        </w:rPr>
        <w:t>7.4</w:t>
      </w:r>
      <w:ins w:id="138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390" w:author="Tin Trčak" w:date="2016-01-21T13:41:00Z">
        <w:r w:rsidR="00476BBA">
          <w:rPr>
            <w:noProof/>
          </w:rPr>
          <w:t>4</w:t>
        </w:r>
        <w:r w:rsidR="00476BBA">
          <w:fldChar w:fldCharType="end"/>
        </w:r>
      </w:ins>
      <w:ins w:id="1391" w:author="Fredi" w:date="2016-01-21T00:26:00Z">
        <w:del w:id="1392" w:author="Tin Trčak" w:date="2016-01-21T00:45:00Z">
          <w:r w:rsidR="00B93800" w:rsidDel="00C255BA">
            <w:fldChar w:fldCharType="begin"/>
          </w:r>
          <w:r w:rsidR="00B93800" w:rsidDel="00C255BA">
            <w:delInstrText xml:space="preserve"> STYLEREF 2 \s </w:delInstrText>
          </w:r>
        </w:del>
      </w:ins>
      <w:del w:id="1393" w:author="Tin Trčak" w:date="2016-01-21T00:45:00Z">
        <w:r w:rsidR="00B93800" w:rsidDel="00C255BA">
          <w:fldChar w:fldCharType="separate"/>
        </w:r>
        <w:r w:rsidR="00B93800" w:rsidDel="00C255BA">
          <w:rPr>
            <w:noProof/>
          </w:rPr>
          <w:delText>7.4</w:delText>
        </w:r>
      </w:del>
      <w:ins w:id="1394" w:author="Fredi" w:date="2016-01-21T00:26:00Z">
        <w:del w:id="139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396" w:author="Tin Trčak" w:date="2016-01-21T00:45:00Z">
        <w:r w:rsidR="00B93800" w:rsidDel="00C255BA">
          <w:fldChar w:fldCharType="separate"/>
        </w:r>
      </w:del>
      <w:ins w:id="1397" w:author="Fredi" w:date="2016-01-21T00:26:00Z">
        <w:del w:id="1398" w:author="Tin Trčak" w:date="2016-01-21T00:45:00Z">
          <w:r w:rsidR="00B93800" w:rsidDel="00C255BA">
            <w:rPr>
              <w:noProof/>
            </w:rPr>
            <w:delText>4</w:delText>
          </w:r>
          <w:r w:rsidR="00B93800" w:rsidDel="00C255BA">
            <w:fldChar w:fldCharType="end"/>
          </w:r>
        </w:del>
      </w:ins>
      <w:del w:id="1399"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4</w:delText>
        </w:r>
        <w:r w:rsidR="009622DC" w:rsidDel="009143E6">
          <w:rPr>
            <w:noProof/>
          </w:rPr>
          <w:fldChar w:fldCharType="end"/>
        </w:r>
      </w:del>
      <w:r>
        <w:t xml:space="preserve"> Potvrđivanje narudžbe od strane korisnika</w:t>
      </w:r>
      <w:bookmarkEnd w:id="1387"/>
    </w:p>
    <w:p w14:paraId="1DB3630D" w14:textId="77777777" w:rsidR="00550C02" w:rsidRDefault="00550C02" w:rsidP="00D9128D">
      <w:pPr>
        <w:pStyle w:val="Normal5"/>
        <w:spacing w:line="360" w:lineRule="auto"/>
        <w:rPr>
          <w:ins w:id="1400" w:author="Tin Trčak" w:date="2016-01-21T00:56:00Z"/>
          <w:rFonts w:eastAsia="Arial"/>
          <w:noProof/>
          <w:color w:val="auto"/>
          <w:szCs w:val="24"/>
        </w:rPr>
      </w:pPr>
    </w:p>
    <w:p w14:paraId="47042C65" w14:textId="7BAB94BB" w:rsidR="00E7653F" w:rsidRPr="00476BBA" w:rsidRDefault="00E7653F">
      <w:pPr>
        <w:ind w:firstLine="708"/>
        <w:rPr>
          <w:rPrChange w:id="1401" w:author="Tin Trčak" w:date="2016-01-21T13:46:00Z">
            <w:rPr>
              <w:rFonts w:eastAsia="Arial"/>
              <w:noProof/>
              <w:color w:val="auto"/>
              <w:szCs w:val="24"/>
            </w:rPr>
          </w:rPrChange>
        </w:rPr>
        <w:pPrChange w:id="1402" w:author="Tin Trčak" w:date="2016-01-21T13:46:00Z">
          <w:pPr>
            <w:pStyle w:val="Normal5"/>
            <w:spacing w:line="360" w:lineRule="auto"/>
          </w:pPr>
        </w:pPrChange>
      </w:pPr>
      <w:r w:rsidRPr="00476BBA">
        <w:rPr>
          <w:lang w:eastAsia="hr-HR"/>
          <w:rPrChange w:id="1403" w:author="Tin Trčak" w:date="2016-01-21T13:46:00Z">
            <w:rPr>
              <w:rFonts w:eastAsia="Arial"/>
              <w:noProof/>
              <w:szCs w:val="24"/>
            </w:rPr>
          </w:rPrChange>
        </w:rPr>
        <w:t>Nakon uspješnog unosa podataka i potvrde narudžbe poslužitelj korisnika preusmjerava na stranicu potvrde.</w:t>
      </w:r>
    </w:p>
    <w:p w14:paraId="0F736F94" w14:textId="77777777" w:rsidR="009A7A9B" w:rsidRDefault="00E7653F" w:rsidP="00CF1A1C">
      <w:pPr>
        <w:pStyle w:val="Normal5"/>
        <w:keepNext/>
        <w:spacing w:line="360" w:lineRule="auto"/>
        <w:jc w:val="center"/>
      </w:pPr>
      <w:r w:rsidRPr="00E86FC2">
        <w:rPr>
          <w:rFonts w:eastAsia="Arial"/>
          <w:noProof/>
          <w:color w:val="auto"/>
          <w:szCs w:val="24"/>
        </w:rPr>
        <w:drawing>
          <wp:inline distT="0" distB="0" distL="0" distR="0" wp14:anchorId="18CE814C" wp14:editId="12926C96">
            <wp:extent cx="5762625" cy="990600"/>
            <wp:effectExtent l="0" t="0" r="952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762625" cy="990600"/>
                    </a:xfrm>
                    <a:prstGeom prst="rect">
                      <a:avLst/>
                    </a:prstGeom>
                    <a:noFill/>
                    <a:ln>
                      <a:noFill/>
                    </a:ln>
                  </pic:spPr>
                </pic:pic>
              </a:graphicData>
            </a:graphic>
          </wp:inline>
        </w:drawing>
      </w:r>
    </w:p>
    <w:p w14:paraId="3AEB9B24" w14:textId="5AF1DAC0" w:rsidR="00E7653F" w:rsidRPr="0020295F" w:rsidRDefault="009A7A9B" w:rsidP="00CF1A1C">
      <w:pPr>
        <w:pStyle w:val="Caption"/>
        <w:jc w:val="center"/>
        <w:rPr>
          <w:rFonts w:eastAsia="Arial"/>
          <w:color w:val="auto"/>
          <w:szCs w:val="24"/>
          <w:lang w:eastAsia="en-US"/>
        </w:rPr>
      </w:pPr>
      <w:bookmarkStart w:id="1404" w:name="_Toc441150065"/>
      <w:r>
        <w:t xml:space="preserve">Slika </w:t>
      </w:r>
      <w:ins w:id="1405" w:author="Tin Trčak" w:date="2016-01-21T13:41:00Z">
        <w:r w:rsidR="00476BBA">
          <w:fldChar w:fldCharType="begin"/>
        </w:r>
        <w:r w:rsidR="00476BBA">
          <w:instrText xml:space="preserve"> STYLEREF 2 \s </w:instrText>
        </w:r>
      </w:ins>
      <w:r w:rsidR="00476BBA">
        <w:fldChar w:fldCharType="separate"/>
      </w:r>
      <w:r w:rsidR="00476BBA">
        <w:rPr>
          <w:noProof/>
        </w:rPr>
        <w:t>7.4</w:t>
      </w:r>
      <w:ins w:id="140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07" w:author="Tin Trčak" w:date="2016-01-21T13:41:00Z">
        <w:r w:rsidR="00476BBA">
          <w:rPr>
            <w:noProof/>
          </w:rPr>
          <w:t>5</w:t>
        </w:r>
        <w:r w:rsidR="00476BBA">
          <w:fldChar w:fldCharType="end"/>
        </w:r>
      </w:ins>
      <w:ins w:id="1408" w:author="Fredi" w:date="2016-01-21T00:26:00Z">
        <w:del w:id="1409" w:author="Tin Trčak" w:date="2016-01-21T00:45:00Z">
          <w:r w:rsidR="00B93800" w:rsidDel="00C255BA">
            <w:fldChar w:fldCharType="begin"/>
          </w:r>
          <w:r w:rsidR="00B93800" w:rsidDel="00C255BA">
            <w:delInstrText xml:space="preserve"> STYLEREF 2 \s </w:delInstrText>
          </w:r>
        </w:del>
      </w:ins>
      <w:del w:id="1410" w:author="Tin Trčak" w:date="2016-01-21T00:45:00Z">
        <w:r w:rsidR="00B93800" w:rsidDel="00C255BA">
          <w:fldChar w:fldCharType="separate"/>
        </w:r>
        <w:r w:rsidR="00B93800" w:rsidDel="00C255BA">
          <w:rPr>
            <w:noProof/>
          </w:rPr>
          <w:delText>7.4</w:delText>
        </w:r>
      </w:del>
      <w:ins w:id="1411" w:author="Fredi" w:date="2016-01-21T00:26:00Z">
        <w:del w:id="141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13" w:author="Tin Trčak" w:date="2016-01-21T00:45:00Z">
        <w:r w:rsidR="00B93800" w:rsidDel="00C255BA">
          <w:fldChar w:fldCharType="separate"/>
        </w:r>
      </w:del>
      <w:ins w:id="1414" w:author="Fredi" w:date="2016-01-21T00:26:00Z">
        <w:del w:id="1415" w:author="Tin Trčak" w:date="2016-01-21T00:45:00Z">
          <w:r w:rsidR="00B93800" w:rsidDel="00C255BA">
            <w:rPr>
              <w:noProof/>
            </w:rPr>
            <w:delText>5</w:delText>
          </w:r>
          <w:r w:rsidR="00B93800" w:rsidDel="00C255BA">
            <w:fldChar w:fldCharType="end"/>
          </w:r>
        </w:del>
      </w:ins>
      <w:del w:id="1416"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5</w:delText>
        </w:r>
        <w:r w:rsidR="009622DC" w:rsidDel="009143E6">
          <w:rPr>
            <w:noProof/>
          </w:rPr>
          <w:fldChar w:fldCharType="end"/>
        </w:r>
      </w:del>
      <w:r>
        <w:t xml:space="preserve"> Poruka zahvale</w:t>
      </w:r>
      <w:bookmarkEnd w:id="1404"/>
    </w:p>
    <w:p w14:paraId="05EB9B2E" w14:textId="77777777" w:rsidR="00550C02" w:rsidRDefault="00550C02" w:rsidP="00D9128D">
      <w:pPr>
        <w:pStyle w:val="Normal5"/>
        <w:spacing w:line="360" w:lineRule="auto"/>
        <w:rPr>
          <w:ins w:id="1417" w:author="Tin Trčak" w:date="2016-01-21T00:56:00Z"/>
          <w:rFonts w:eastAsia="Arial"/>
          <w:color w:val="auto"/>
          <w:szCs w:val="24"/>
          <w:lang w:eastAsia="en-US"/>
        </w:rPr>
      </w:pPr>
    </w:p>
    <w:p w14:paraId="71856A55" w14:textId="729B606F" w:rsidR="00E7653F" w:rsidRPr="00476BBA" w:rsidRDefault="00E7653F">
      <w:pPr>
        <w:ind w:firstLine="708"/>
        <w:rPr>
          <w:lang w:eastAsia="hr-HR"/>
          <w:rPrChange w:id="1418" w:author="Tin Trčak" w:date="2016-01-21T13:46:00Z">
            <w:rPr>
              <w:rFonts w:eastAsia="Arial"/>
              <w:color w:val="auto"/>
              <w:szCs w:val="24"/>
              <w:lang w:eastAsia="en-US"/>
            </w:rPr>
          </w:rPrChange>
        </w:rPr>
        <w:pPrChange w:id="1419" w:author="Tin Trčak" w:date="2016-01-21T13:46:00Z">
          <w:pPr>
            <w:pStyle w:val="Normal5"/>
            <w:spacing w:line="360" w:lineRule="auto"/>
          </w:pPr>
        </w:pPrChange>
      </w:pPr>
      <w:r w:rsidRPr="00476BBA">
        <w:rPr>
          <w:lang w:eastAsia="hr-HR"/>
          <w:rPrChange w:id="1420" w:author="Tin Trčak" w:date="2016-01-21T13:46:00Z">
            <w:rPr>
              <w:rFonts w:eastAsia="Arial"/>
              <w:szCs w:val="24"/>
            </w:rPr>
          </w:rPrChange>
        </w:rPr>
        <w:t xml:space="preserve">U slučaju neispunjenog </w:t>
      </w:r>
      <w:r w:rsidR="00F6357E" w:rsidRPr="00476BBA">
        <w:rPr>
          <w:lang w:eastAsia="hr-HR"/>
          <w:rPrChange w:id="1421" w:author="Tin Trčak" w:date="2016-01-21T13:46:00Z">
            <w:rPr>
              <w:rFonts w:eastAsia="Arial"/>
              <w:szCs w:val="24"/>
            </w:rPr>
          </w:rPrChange>
        </w:rPr>
        <w:t>obaveznog polja i pokušaja potvrde narudžbe korisniku se javlja upozorenje „Ovo polje je obavezno“, a narudžba se ne može potvrditi. U slučaju neispravnog unosa emaila korisniku se javlja upozorenje „Neispravna email adresa“, a narudžba se također ne može potvrditi.</w:t>
      </w:r>
    </w:p>
    <w:p w14:paraId="6E9C8527" w14:textId="77777777" w:rsidR="009A7A9B" w:rsidRDefault="003B650B" w:rsidP="00CF1A1C">
      <w:pPr>
        <w:pStyle w:val="Normal5"/>
        <w:keepNext/>
        <w:spacing w:line="360" w:lineRule="auto"/>
      </w:pPr>
      <w:r w:rsidRPr="00E86FC2">
        <w:rPr>
          <w:rFonts w:eastAsia="Arial"/>
          <w:noProof/>
          <w:color w:val="auto"/>
          <w:szCs w:val="24"/>
        </w:rPr>
        <w:lastRenderedPageBreak/>
        <w:drawing>
          <wp:inline distT="0" distB="0" distL="0" distR="0" wp14:anchorId="542F0DF6" wp14:editId="0E04FBA3">
            <wp:extent cx="5762625" cy="364807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762625" cy="3648075"/>
                    </a:xfrm>
                    <a:prstGeom prst="rect">
                      <a:avLst/>
                    </a:prstGeom>
                    <a:noFill/>
                    <a:ln>
                      <a:noFill/>
                    </a:ln>
                  </pic:spPr>
                </pic:pic>
              </a:graphicData>
            </a:graphic>
          </wp:inline>
        </w:drawing>
      </w:r>
    </w:p>
    <w:p w14:paraId="22DE15D9" w14:textId="703F2786" w:rsidR="003B650B" w:rsidRPr="0020295F" w:rsidRDefault="009A7A9B" w:rsidP="00CF1A1C">
      <w:pPr>
        <w:pStyle w:val="Caption"/>
        <w:jc w:val="center"/>
        <w:rPr>
          <w:rFonts w:eastAsia="Arial"/>
          <w:color w:val="auto"/>
          <w:szCs w:val="24"/>
          <w:lang w:eastAsia="en-US"/>
        </w:rPr>
      </w:pPr>
      <w:bookmarkStart w:id="1422" w:name="_Toc441150066"/>
      <w:r>
        <w:t xml:space="preserve">Slika </w:t>
      </w:r>
      <w:ins w:id="1423" w:author="Tin Trčak" w:date="2016-01-21T13:41:00Z">
        <w:r w:rsidR="00476BBA">
          <w:fldChar w:fldCharType="begin"/>
        </w:r>
        <w:r w:rsidR="00476BBA">
          <w:instrText xml:space="preserve"> STYLEREF 2 \s </w:instrText>
        </w:r>
      </w:ins>
      <w:r w:rsidR="00476BBA">
        <w:fldChar w:fldCharType="separate"/>
      </w:r>
      <w:r w:rsidR="00476BBA">
        <w:rPr>
          <w:noProof/>
        </w:rPr>
        <w:t>7.4</w:t>
      </w:r>
      <w:ins w:id="142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25" w:author="Tin Trčak" w:date="2016-01-21T13:41:00Z">
        <w:r w:rsidR="00476BBA">
          <w:rPr>
            <w:noProof/>
          </w:rPr>
          <w:t>6</w:t>
        </w:r>
        <w:r w:rsidR="00476BBA">
          <w:fldChar w:fldCharType="end"/>
        </w:r>
      </w:ins>
      <w:ins w:id="1426" w:author="Fredi" w:date="2016-01-21T00:26:00Z">
        <w:del w:id="1427" w:author="Tin Trčak" w:date="2016-01-21T00:45:00Z">
          <w:r w:rsidR="00B93800" w:rsidDel="00C255BA">
            <w:fldChar w:fldCharType="begin"/>
          </w:r>
          <w:r w:rsidR="00B93800" w:rsidDel="00C255BA">
            <w:delInstrText xml:space="preserve"> STYLEREF 2 \s </w:delInstrText>
          </w:r>
        </w:del>
      </w:ins>
      <w:del w:id="1428" w:author="Tin Trčak" w:date="2016-01-21T00:45:00Z">
        <w:r w:rsidR="00B93800" w:rsidDel="00C255BA">
          <w:fldChar w:fldCharType="separate"/>
        </w:r>
        <w:r w:rsidR="00B93800" w:rsidDel="00C255BA">
          <w:rPr>
            <w:noProof/>
          </w:rPr>
          <w:delText>7.4</w:delText>
        </w:r>
      </w:del>
      <w:ins w:id="1429" w:author="Fredi" w:date="2016-01-21T00:26:00Z">
        <w:del w:id="143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31" w:author="Tin Trčak" w:date="2016-01-21T00:45:00Z">
        <w:r w:rsidR="00B93800" w:rsidDel="00C255BA">
          <w:fldChar w:fldCharType="separate"/>
        </w:r>
      </w:del>
      <w:ins w:id="1432" w:author="Fredi" w:date="2016-01-21T00:26:00Z">
        <w:del w:id="1433" w:author="Tin Trčak" w:date="2016-01-21T00:45:00Z">
          <w:r w:rsidR="00B93800" w:rsidDel="00C255BA">
            <w:rPr>
              <w:noProof/>
            </w:rPr>
            <w:delText>6</w:delText>
          </w:r>
          <w:r w:rsidR="00B93800" w:rsidDel="00C255BA">
            <w:fldChar w:fldCharType="end"/>
          </w:r>
        </w:del>
      </w:ins>
      <w:del w:id="1434"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6</w:delText>
        </w:r>
        <w:r w:rsidR="009622DC" w:rsidDel="009143E6">
          <w:rPr>
            <w:noProof/>
          </w:rPr>
          <w:fldChar w:fldCharType="end"/>
        </w:r>
      </w:del>
      <w:r>
        <w:t xml:space="preserve"> Neispravno unešeni podaci</w:t>
      </w:r>
      <w:bookmarkEnd w:id="1422"/>
    </w:p>
    <w:p w14:paraId="4DCF70B1" w14:textId="77777777" w:rsidR="00F6357E" w:rsidRPr="0020295F" w:rsidRDefault="00F6357E" w:rsidP="00D9128D">
      <w:pPr>
        <w:pStyle w:val="Normal5"/>
        <w:spacing w:line="360" w:lineRule="auto"/>
        <w:rPr>
          <w:rFonts w:eastAsia="Arial"/>
          <w:color w:val="auto"/>
          <w:szCs w:val="24"/>
          <w:lang w:eastAsia="en-US"/>
        </w:rPr>
      </w:pPr>
    </w:p>
    <w:p w14:paraId="2A232592" w14:textId="58BC6AE7" w:rsidR="00F6357E" w:rsidRPr="0020295F" w:rsidRDefault="00F6357E"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4: </w:t>
      </w:r>
      <w:r w:rsidR="00230D33" w:rsidRPr="0020295F">
        <w:rPr>
          <w:rFonts w:eastAsia="Arial"/>
          <w:color w:val="auto"/>
          <w:szCs w:val="24"/>
          <w:lang w:eastAsia="en-US"/>
        </w:rPr>
        <w:t>Komentiranje</w:t>
      </w:r>
      <w:r w:rsidRPr="0020295F">
        <w:rPr>
          <w:rFonts w:eastAsia="Arial"/>
          <w:color w:val="auto"/>
          <w:szCs w:val="24"/>
          <w:lang w:eastAsia="en-US"/>
        </w:rPr>
        <w:t xml:space="preserve"> i ocjenjivanje jela</w:t>
      </w:r>
    </w:p>
    <w:p w14:paraId="00A393A0" w14:textId="277BA4D0" w:rsidR="00F6357E" w:rsidRPr="0020295F" w:rsidRDefault="00230D33"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650C6495" w14:textId="50C8A609" w:rsidR="00230D33" w:rsidRPr="00476BBA" w:rsidRDefault="00230D33">
      <w:pPr>
        <w:ind w:firstLine="708"/>
        <w:rPr>
          <w:lang w:eastAsia="hr-HR"/>
          <w:rPrChange w:id="1435" w:author="Tin Trčak" w:date="2016-01-21T13:46:00Z">
            <w:rPr>
              <w:rFonts w:eastAsia="Arial"/>
              <w:color w:val="auto"/>
              <w:szCs w:val="24"/>
              <w:lang w:eastAsia="en-US"/>
            </w:rPr>
          </w:rPrChange>
        </w:rPr>
        <w:pPrChange w:id="1436" w:author="Tin Trčak" w:date="2016-01-21T13:46:00Z">
          <w:pPr>
            <w:pStyle w:val="Normal5"/>
            <w:spacing w:line="360" w:lineRule="auto"/>
          </w:pPr>
        </w:pPrChange>
      </w:pPr>
      <w:r w:rsidRPr="00476BBA">
        <w:rPr>
          <w:lang w:eastAsia="hr-HR"/>
          <w:rPrChange w:id="1437" w:author="Tin Trčak" w:date="2016-01-21T13:46:00Z">
            <w:rPr>
              <w:rFonts w:eastAsia="Arial"/>
              <w:szCs w:val="24"/>
            </w:rPr>
          </w:rPrChange>
        </w:rPr>
        <w:t>Svi korisnici sustava imaju mogućnost komentiranja i ocjenjivanja svih jela. Korisnik na stranici jelovnika klikne na sliku određenog jela te ga poslužitelj preusmjeri na stranicu tog jela. U donjem lijevom kutu stranice korisniku se pokazuje oblačić „Komentiraj...“. Klikom na njega oblačić se proširuje s obaveznim unosom u polje ime i komentar. Moguće je odabrati ocjenu od jedne do pet zvjezdica. Nakon unosa korisnik klikne na gumb „Pošalji komentar“. Zatim se komentar i ocjena prikazuj</w:t>
      </w:r>
      <w:r w:rsidR="001A5EAF" w:rsidRPr="00476BBA">
        <w:rPr>
          <w:lang w:eastAsia="hr-HR"/>
          <w:rPrChange w:id="1438" w:author="Tin Trčak" w:date="2016-01-21T13:46:00Z">
            <w:rPr>
              <w:rFonts w:eastAsia="Arial"/>
              <w:szCs w:val="24"/>
            </w:rPr>
          </w:rPrChange>
        </w:rPr>
        <w:t>u u desnom dijelu stranice jela s datumom i vremenom objave te imenom korisnika.</w:t>
      </w:r>
    </w:p>
    <w:p w14:paraId="12AA4066" w14:textId="20970AA1" w:rsidR="003B650B" w:rsidRPr="0020295F" w:rsidDel="002D47D3" w:rsidRDefault="003B650B" w:rsidP="00D9128D">
      <w:pPr>
        <w:pStyle w:val="Normal5"/>
        <w:spacing w:line="360" w:lineRule="auto"/>
        <w:rPr>
          <w:del w:id="1439" w:author="Tin Trčak" w:date="2016-01-21T13:47:00Z"/>
          <w:rFonts w:eastAsia="Arial"/>
          <w:color w:val="auto"/>
          <w:szCs w:val="24"/>
          <w:lang w:eastAsia="en-US"/>
        </w:rPr>
      </w:pPr>
    </w:p>
    <w:p w14:paraId="34BF9DA8" w14:textId="77777777" w:rsidR="003B650B" w:rsidRPr="0020295F" w:rsidRDefault="003B650B" w:rsidP="003B650B">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36100874" w14:textId="77777777" w:rsidR="003B650B" w:rsidRPr="0020295F" w:rsidRDefault="003B650B">
      <w:pPr>
        <w:pStyle w:val="Normal5"/>
        <w:spacing w:line="360" w:lineRule="auto"/>
        <w:ind w:left="708"/>
        <w:rPr>
          <w:rFonts w:eastAsia="Arial"/>
          <w:color w:val="auto"/>
          <w:szCs w:val="24"/>
          <w:lang w:eastAsia="en-US"/>
        </w:rPr>
        <w:pPrChange w:id="1440" w:author="Tin Trčak" w:date="2016-01-21T13:47:00Z">
          <w:pPr>
            <w:pStyle w:val="Normal5"/>
            <w:spacing w:line="360" w:lineRule="auto"/>
          </w:pPr>
        </w:pPrChange>
      </w:pPr>
      <w:r w:rsidRPr="0020295F">
        <w:rPr>
          <w:rFonts w:eastAsia="Arial"/>
          <w:color w:val="auto"/>
          <w:szCs w:val="24"/>
          <w:lang w:eastAsia="en-US"/>
        </w:rPr>
        <w:t>1. Odabir slike određenog jela</w:t>
      </w:r>
    </w:p>
    <w:p w14:paraId="20211C7D" w14:textId="77777777" w:rsidR="003B650B" w:rsidRPr="0020295F" w:rsidRDefault="003B650B">
      <w:pPr>
        <w:pStyle w:val="Normal5"/>
        <w:spacing w:line="360" w:lineRule="auto"/>
        <w:ind w:left="708"/>
        <w:rPr>
          <w:rFonts w:eastAsia="Arial"/>
          <w:color w:val="auto"/>
          <w:szCs w:val="24"/>
          <w:lang w:eastAsia="en-US"/>
        </w:rPr>
        <w:pPrChange w:id="1441" w:author="Tin Trčak" w:date="2016-01-21T13:47:00Z">
          <w:pPr>
            <w:pStyle w:val="Normal5"/>
            <w:spacing w:line="360" w:lineRule="auto"/>
          </w:pPr>
        </w:pPrChange>
      </w:pPr>
      <w:r w:rsidRPr="0020295F">
        <w:rPr>
          <w:rFonts w:eastAsia="Arial"/>
          <w:color w:val="auto"/>
          <w:szCs w:val="24"/>
          <w:lang w:eastAsia="en-US"/>
        </w:rPr>
        <w:t>2. Odabir oblačića „Komentiraj...“</w:t>
      </w:r>
    </w:p>
    <w:p w14:paraId="314EB2CA" w14:textId="77777777" w:rsidR="003B650B" w:rsidRPr="0020295F" w:rsidRDefault="003B650B">
      <w:pPr>
        <w:pStyle w:val="Normal5"/>
        <w:spacing w:line="360" w:lineRule="auto"/>
        <w:ind w:left="708"/>
        <w:rPr>
          <w:rFonts w:eastAsia="Arial"/>
          <w:color w:val="auto"/>
          <w:szCs w:val="24"/>
          <w:lang w:eastAsia="en-US"/>
        </w:rPr>
        <w:pPrChange w:id="1442" w:author="Tin Trčak" w:date="2016-01-21T13:47:00Z">
          <w:pPr>
            <w:pStyle w:val="Normal5"/>
            <w:spacing w:line="360" w:lineRule="auto"/>
          </w:pPr>
        </w:pPrChange>
      </w:pPr>
      <w:r w:rsidRPr="0020295F">
        <w:rPr>
          <w:rFonts w:eastAsia="Arial"/>
          <w:color w:val="auto"/>
          <w:szCs w:val="24"/>
          <w:lang w:eastAsia="en-US"/>
        </w:rPr>
        <w:t>3. Unos podataka za komentiranje</w:t>
      </w:r>
    </w:p>
    <w:p w14:paraId="332DBEE2" w14:textId="77777777" w:rsidR="003B650B" w:rsidRPr="0020295F" w:rsidRDefault="003B650B">
      <w:pPr>
        <w:pStyle w:val="Normal5"/>
        <w:spacing w:line="360" w:lineRule="auto"/>
        <w:ind w:left="708"/>
        <w:rPr>
          <w:rFonts w:eastAsia="Arial"/>
          <w:color w:val="auto"/>
          <w:szCs w:val="24"/>
          <w:lang w:eastAsia="en-US"/>
        </w:rPr>
        <w:pPrChange w:id="1443" w:author="Tin Trčak" w:date="2016-01-21T13:47:00Z">
          <w:pPr>
            <w:pStyle w:val="Normal5"/>
            <w:spacing w:line="360" w:lineRule="auto"/>
          </w:pPr>
        </w:pPrChange>
      </w:pPr>
      <w:r w:rsidRPr="0020295F">
        <w:rPr>
          <w:rFonts w:eastAsia="Arial"/>
          <w:color w:val="auto"/>
          <w:szCs w:val="24"/>
          <w:lang w:eastAsia="en-US"/>
        </w:rPr>
        <w:t>4. Odabir ocjene</w:t>
      </w:r>
    </w:p>
    <w:p w14:paraId="7D00B339" w14:textId="77777777" w:rsidR="003B650B" w:rsidRDefault="003B650B">
      <w:pPr>
        <w:pStyle w:val="Normal5"/>
        <w:spacing w:line="360" w:lineRule="auto"/>
        <w:ind w:left="708"/>
        <w:rPr>
          <w:ins w:id="1444" w:author="Tin Trčak" w:date="2016-01-21T13:47:00Z"/>
          <w:rFonts w:eastAsia="Arial"/>
          <w:color w:val="auto"/>
          <w:szCs w:val="24"/>
          <w:lang w:eastAsia="en-US"/>
        </w:rPr>
        <w:pPrChange w:id="1445" w:author="Tin Trčak" w:date="2016-01-21T13:47:00Z">
          <w:pPr>
            <w:pStyle w:val="Normal5"/>
            <w:spacing w:line="360" w:lineRule="auto"/>
          </w:pPr>
        </w:pPrChange>
      </w:pPr>
      <w:r w:rsidRPr="0020295F">
        <w:rPr>
          <w:rFonts w:eastAsia="Arial"/>
          <w:color w:val="auto"/>
          <w:szCs w:val="24"/>
          <w:lang w:eastAsia="en-US"/>
        </w:rPr>
        <w:t>5. Odabir gumba „Pošalji komentar“</w:t>
      </w:r>
    </w:p>
    <w:p w14:paraId="5D7F8925" w14:textId="00BD354D" w:rsidR="002D47D3" w:rsidRPr="0020295F" w:rsidDel="002D47D3" w:rsidRDefault="002D47D3">
      <w:pPr>
        <w:pStyle w:val="Normal5"/>
        <w:spacing w:line="360" w:lineRule="auto"/>
        <w:ind w:left="708"/>
        <w:rPr>
          <w:del w:id="1446" w:author="Tin Trčak" w:date="2016-01-21T13:47:00Z"/>
          <w:rFonts w:eastAsia="Arial"/>
          <w:color w:val="auto"/>
          <w:szCs w:val="24"/>
          <w:lang w:eastAsia="en-US"/>
        </w:rPr>
        <w:pPrChange w:id="1447" w:author="Tin Trčak" w:date="2016-01-21T13:47:00Z">
          <w:pPr>
            <w:pStyle w:val="Normal5"/>
            <w:spacing w:line="360" w:lineRule="auto"/>
          </w:pPr>
        </w:pPrChange>
      </w:pPr>
    </w:p>
    <w:p w14:paraId="75B26AD0" w14:textId="77777777" w:rsidR="002D47D3" w:rsidRDefault="002D47D3">
      <w:pPr>
        <w:ind w:firstLine="708"/>
        <w:rPr>
          <w:ins w:id="1448" w:author="Tin Trčak" w:date="2016-01-21T13:47:00Z"/>
        </w:rPr>
        <w:pPrChange w:id="1449" w:author="Tin Trčak" w:date="2016-01-21T13:47:00Z">
          <w:pPr>
            <w:pStyle w:val="Normal5"/>
            <w:spacing w:line="360" w:lineRule="auto"/>
          </w:pPr>
        </w:pPrChange>
      </w:pPr>
    </w:p>
    <w:p w14:paraId="28753D5B" w14:textId="5D87A33D" w:rsidR="003B650B" w:rsidRPr="00476BBA" w:rsidRDefault="00610D82">
      <w:pPr>
        <w:ind w:firstLine="708"/>
        <w:rPr>
          <w:lang w:eastAsia="hr-HR"/>
          <w:rPrChange w:id="1450" w:author="Tin Trčak" w:date="2016-01-21T13:47:00Z">
            <w:rPr>
              <w:rFonts w:eastAsia="Arial"/>
              <w:color w:val="auto"/>
              <w:szCs w:val="24"/>
              <w:lang w:eastAsia="en-US"/>
            </w:rPr>
          </w:rPrChange>
        </w:rPr>
        <w:pPrChange w:id="1451" w:author="Tin Trčak" w:date="2016-01-21T13:47:00Z">
          <w:pPr>
            <w:pStyle w:val="Normal5"/>
            <w:spacing w:line="360" w:lineRule="auto"/>
          </w:pPr>
        </w:pPrChange>
      </w:pPr>
      <w:r w:rsidRPr="00476BBA">
        <w:rPr>
          <w:lang w:eastAsia="hr-HR"/>
          <w:rPrChange w:id="1452" w:author="Tin Trčak" w:date="2016-01-21T13:47:00Z">
            <w:rPr>
              <w:rFonts w:eastAsia="Arial"/>
              <w:szCs w:val="24"/>
            </w:rPr>
          </w:rPrChange>
        </w:rPr>
        <w:t>Ispit je uspješno prov</w:t>
      </w:r>
      <w:r w:rsidR="00D54181" w:rsidRPr="00476BBA">
        <w:rPr>
          <w:lang w:eastAsia="hr-HR"/>
          <w:rPrChange w:id="1453" w:author="Tin Trčak" w:date="2016-01-21T13:47:00Z">
            <w:rPr>
              <w:rFonts w:eastAsia="Arial"/>
              <w:szCs w:val="24"/>
            </w:rPr>
          </w:rPrChange>
        </w:rPr>
        <w:t>e</w:t>
      </w:r>
      <w:r w:rsidRPr="00476BBA">
        <w:rPr>
          <w:lang w:eastAsia="hr-HR"/>
          <w:rPrChange w:id="1454" w:author="Tin Trčak" w:date="2016-01-21T13:47:00Z">
            <w:rPr>
              <w:rFonts w:eastAsia="Arial"/>
              <w:szCs w:val="24"/>
            </w:rPr>
          </w:rPrChange>
        </w:rPr>
        <w:t>den i komentar je vidljiv na stranici.</w:t>
      </w:r>
    </w:p>
    <w:p w14:paraId="51DAE879" w14:textId="77777777" w:rsidR="009A7A9B" w:rsidRDefault="003B650B" w:rsidP="00CF1A1C">
      <w:pPr>
        <w:pStyle w:val="Normal5"/>
        <w:keepNext/>
        <w:spacing w:line="360" w:lineRule="auto"/>
        <w:jc w:val="center"/>
      </w:pPr>
      <w:r w:rsidRPr="00E86FC2">
        <w:rPr>
          <w:rFonts w:eastAsia="Arial"/>
          <w:noProof/>
          <w:color w:val="auto"/>
          <w:szCs w:val="24"/>
        </w:rPr>
        <w:lastRenderedPageBreak/>
        <w:drawing>
          <wp:inline distT="0" distB="0" distL="0" distR="0" wp14:anchorId="7866E1DB" wp14:editId="5895254F">
            <wp:extent cx="2651760" cy="402336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2651760" cy="4023360"/>
                    </a:xfrm>
                    <a:prstGeom prst="rect">
                      <a:avLst/>
                    </a:prstGeom>
                    <a:noFill/>
                    <a:ln>
                      <a:noFill/>
                    </a:ln>
                  </pic:spPr>
                </pic:pic>
              </a:graphicData>
            </a:graphic>
          </wp:inline>
        </w:drawing>
      </w:r>
    </w:p>
    <w:p w14:paraId="6F3D03BA" w14:textId="306FD4EE" w:rsidR="003B650B" w:rsidRPr="0020295F" w:rsidRDefault="009A7A9B" w:rsidP="00CF1A1C">
      <w:pPr>
        <w:pStyle w:val="Caption"/>
        <w:jc w:val="center"/>
        <w:rPr>
          <w:rFonts w:eastAsia="Arial"/>
          <w:color w:val="auto"/>
          <w:szCs w:val="24"/>
          <w:lang w:eastAsia="en-US"/>
        </w:rPr>
      </w:pPr>
      <w:bookmarkStart w:id="1455" w:name="_Toc441150067"/>
      <w:r>
        <w:t xml:space="preserve">Slika </w:t>
      </w:r>
      <w:ins w:id="1456" w:author="Tin Trčak" w:date="2016-01-21T13:41:00Z">
        <w:r w:rsidR="00476BBA">
          <w:fldChar w:fldCharType="begin"/>
        </w:r>
        <w:r w:rsidR="00476BBA">
          <w:instrText xml:space="preserve"> STYLEREF 2 \s </w:instrText>
        </w:r>
      </w:ins>
      <w:r w:rsidR="00476BBA">
        <w:fldChar w:fldCharType="separate"/>
      </w:r>
      <w:r w:rsidR="00476BBA">
        <w:rPr>
          <w:noProof/>
        </w:rPr>
        <w:t>7.4</w:t>
      </w:r>
      <w:ins w:id="1457"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58" w:author="Tin Trčak" w:date="2016-01-21T13:41:00Z">
        <w:r w:rsidR="00476BBA">
          <w:rPr>
            <w:noProof/>
          </w:rPr>
          <w:t>7</w:t>
        </w:r>
        <w:r w:rsidR="00476BBA">
          <w:fldChar w:fldCharType="end"/>
        </w:r>
      </w:ins>
      <w:ins w:id="1459" w:author="Fredi" w:date="2016-01-21T00:26:00Z">
        <w:del w:id="1460" w:author="Tin Trčak" w:date="2016-01-21T00:45:00Z">
          <w:r w:rsidR="00B93800" w:rsidDel="00C255BA">
            <w:fldChar w:fldCharType="begin"/>
          </w:r>
          <w:r w:rsidR="00B93800" w:rsidDel="00C255BA">
            <w:delInstrText xml:space="preserve"> STYLEREF 2 \s </w:delInstrText>
          </w:r>
        </w:del>
      </w:ins>
      <w:del w:id="1461" w:author="Tin Trčak" w:date="2016-01-21T00:45:00Z">
        <w:r w:rsidR="00B93800" w:rsidDel="00C255BA">
          <w:fldChar w:fldCharType="separate"/>
        </w:r>
        <w:r w:rsidR="00B93800" w:rsidDel="00C255BA">
          <w:rPr>
            <w:noProof/>
          </w:rPr>
          <w:delText>7.4</w:delText>
        </w:r>
      </w:del>
      <w:ins w:id="1462" w:author="Fredi" w:date="2016-01-21T00:26:00Z">
        <w:del w:id="1463"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64" w:author="Tin Trčak" w:date="2016-01-21T00:45:00Z">
        <w:r w:rsidR="00B93800" w:rsidDel="00C255BA">
          <w:fldChar w:fldCharType="separate"/>
        </w:r>
      </w:del>
      <w:ins w:id="1465" w:author="Fredi" w:date="2016-01-21T00:26:00Z">
        <w:del w:id="1466" w:author="Tin Trčak" w:date="2016-01-21T00:45:00Z">
          <w:r w:rsidR="00B93800" w:rsidDel="00C255BA">
            <w:rPr>
              <w:noProof/>
            </w:rPr>
            <w:delText>7</w:delText>
          </w:r>
          <w:r w:rsidR="00B93800" w:rsidDel="00C255BA">
            <w:fldChar w:fldCharType="end"/>
          </w:r>
        </w:del>
      </w:ins>
      <w:del w:id="1467" w:author="Fredi" w:date="2016-01-21T00:03:00Z">
        <w:r w:rsidR="009622DC" w:rsidDel="009143E6">
          <w:fldChar w:fldCharType="begin"/>
        </w:r>
        <w:r w:rsidR="009622DC" w:rsidDel="009143E6">
          <w:delInstrText xml:space="preserve"> STYLEREF 2 \s </w:delInstrText>
        </w:r>
        <w:r w:rsidR="009622DC" w:rsidDel="009143E6">
          <w:fldChar w:fldCharType="separate"/>
        </w:r>
        <w:r w:rsidR="00CF1A1C" w:rsidDel="009143E6">
          <w:rPr>
            <w:noProof/>
          </w:rPr>
          <w:delText>7.4</w:delText>
        </w:r>
        <w:r w:rsidR="009622DC" w:rsidDel="009143E6">
          <w:rPr>
            <w:noProof/>
          </w:rPr>
          <w:fldChar w:fldCharType="end"/>
        </w:r>
        <w:r w:rsidR="00CF1A1C"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R="00CF1A1C" w:rsidDel="009143E6">
          <w:rPr>
            <w:noProof/>
          </w:rPr>
          <w:delText>7</w:delText>
        </w:r>
        <w:r w:rsidR="009622DC" w:rsidDel="009143E6">
          <w:rPr>
            <w:noProof/>
          </w:rPr>
          <w:fldChar w:fldCharType="end"/>
        </w:r>
      </w:del>
      <w:r>
        <w:t xml:space="preserve"> Obrazac za komentiranje</w:t>
      </w:r>
      <w:bookmarkEnd w:id="1455"/>
    </w:p>
    <w:p w14:paraId="3AACE2B1" w14:textId="77777777" w:rsidR="00550C02" w:rsidRDefault="00550C02" w:rsidP="00D9128D">
      <w:pPr>
        <w:pStyle w:val="Normal5"/>
        <w:spacing w:line="360" w:lineRule="auto"/>
        <w:rPr>
          <w:ins w:id="1468" w:author="Tin Trčak" w:date="2016-01-21T00:57:00Z"/>
          <w:rFonts w:eastAsia="Arial"/>
          <w:color w:val="auto"/>
          <w:szCs w:val="24"/>
          <w:lang w:eastAsia="en-US"/>
        </w:rPr>
      </w:pPr>
    </w:p>
    <w:p w14:paraId="11B238D2" w14:textId="3520E8A7" w:rsidR="001A5EAF" w:rsidRPr="00476BBA" w:rsidRDefault="003B650B">
      <w:pPr>
        <w:ind w:firstLine="708"/>
        <w:rPr>
          <w:lang w:eastAsia="hr-HR"/>
          <w:rPrChange w:id="1469" w:author="Tin Trčak" w:date="2016-01-21T13:46:00Z">
            <w:rPr>
              <w:rFonts w:eastAsia="Arial"/>
              <w:color w:val="auto"/>
              <w:szCs w:val="24"/>
              <w:lang w:eastAsia="en-US"/>
            </w:rPr>
          </w:rPrChange>
        </w:rPr>
        <w:pPrChange w:id="1470" w:author="Tin Trčak" w:date="2016-01-21T13:46:00Z">
          <w:pPr>
            <w:pStyle w:val="Normal5"/>
            <w:spacing w:line="360" w:lineRule="auto"/>
          </w:pPr>
        </w:pPrChange>
      </w:pPr>
      <w:r w:rsidRPr="00476BBA">
        <w:rPr>
          <w:lang w:eastAsia="hr-HR"/>
          <w:rPrChange w:id="1471" w:author="Tin Trčak" w:date="2016-01-21T13:46:00Z">
            <w:rPr>
              <w:rFonts w:eastAsia="Arial"/>
              <w:szCs w:val="24"/>
            </w:rPr>
          </w:rPrChange>
        </w:rPr>
        <w:t>U slučaju neispunjenog obaveznog polja i pokušaja potvrde narudžbe korisniku se javlja upozorenje „Ovo polje je obavezno“, a narudžba se ne može potvrditi.</w:t>
      </w:r>
    </w:p>
    <w:p w14:paraId="1E631594" w14:textId="79133467" w:rsidR="00F6357E" w:rsidRPr="0020295F" w:rsidRDefault="00F6357E" w:rsidP="00D9128D">
      <w:pPr>
        <w:pStyle w:val="Normal5"/>
        <w:spacing w:line="360" w:lineRule="auto"/>
        <w:rPr>
          <w:rFonts w:eastAsia="Arial"/>
          <w:color w:val="auto"/>
          <w:szCs w:val="24"/>
          <w:lang w:eastAsia="en-US"/>
        </w:rPr>
      </w:pPr>
    </w:p>
    <w:p w14:paraId="662D005D" w14:textId="197C8713" w:rsidR="00610D82" w:rsidRPr="0020295F" w:rsidRDefault="00610D82" w:rsidP="00D9128D">
      <w:pPr>
        <w:pStyle w:val="Normal5"/>
        <w:spacing w:line="360" w:lineRule="auto"/>
        <w:rPr>
          <w:rFonts w:eastAsia="Arial"/>
          <w:color w:val="auto"/>
          <w:szCs w:val="24"/>
          <w:lang w:eastAsia="en-US"/>
        </w:rPr>
      </w:pPr>
      <w:r w:rsidRPr="00D55856">
        <w:rPr>
          <w:rFonts w:eastAsia="Arial"/>
          <w:b/>
          <w:color w:val="auto"/>
          <w:szCs w:val="24"/>
          <w:lang w:eastAsia="en-US"/>
        </w:rPr>
        <w:t xml:space="preserve">Ispit 5: </w:t>
      </w:r>
      <w:r w:rsidRPr="0020295F">
        <w:rPr>
          <w:rFonts w:eastAsia="Arial"/>
          <w:color w:val="auto"/>
          <w:szCs w:val="24"/>
          <w:lang w:eastAsia="en-US"/>
        </w:rPr>
        <w:t>Prosječna ocjena restorana</w:t>
      </w:r>
    </w:p>
    <w:p w14:paraId="62F62F2C" w14:textId="6B560642"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Očekivanje:</w:t>
      </w:r>
    </w:p>
    <w:p w14:paraId="3D26FD52" w14:textId="77777777" w:rsidR="00610D82" w:rsidRPr="00476BBA" w:rsidRDefault="00610D82">
      <w:pPr>
        <w:ind w:firstLine="708"/>
        <w:rPr>
          <w:lang w:eastAsia="hr-HR"/>
          <w:rPrChange w:id="1472" w:author="Tin Trčak" w:date="2016-01-21T13:46:00Z">
            <w:rPr>
              <w:rFonts w:eastAsia="Arial"/>
              <w:color w:val="auto"/>
              <w:szCs w:val="24"/>
              <w:lang w:eastAsia="en-US"/>
            </w:rPr>
          </w:rPrChange>
        </w:rPr>
        <w:pPrChange w:id="1473" w:author="Tin Trčak" w:date="2016-01-21T13:46:00Z">
          <w:pPr>
            <w:pStyle w:val="Normal5"/>
            <w:spacing w:line="360" w:lineRule="auto"/>
          </w:pPr>
        </w:pPrChange>
      </w:pPr>
      <w:r w:rsidRPr="00476BBA">
        <w:rPr>
          <w:lang w:eastAsia="hr-HR"/>
          <w:rPrChange w:id="1474" w:author="Tin Trčak" w:date="2016-01-21T13:46:00Z">
            <w:rPr>
              <w:rFonts w:eastAsia="Arial"/>
              <w:szCs w:val="24"/>
            </w:rPr>
          </w:rPrChange>
        </w:rPr>
        <w:t>Korisnik ima mogućnost komentiranja i ocjenjivanja i samog restorana na isti način kao i komentiranje i ocjenjivanje pojedinog jela. Da bi pristupio komentiranju restorana, korisnik klikne na karticu „Komentari“. Nakon uspješnog unosa komentara i ocjene ukupna ocjena restorana se mijenja, što je vidljivo na početnoj stranici.</w:t>
      </w:r>
    </w:p>
    <w:p w14:paraId="3B2C6D33" w14:textId="77777777" w:rsidR="00610D82" w:rsidRPr="0020295F" w:rsidRDefault="00610D82" w:rsidP="00D9128D">
      <w:pPr>
        <w:pStyle w:val="Normal5"/>
        <w:spacing w:line="360" w:lineRule="auto"/>
        <w:rPr>
          <w:rFonts w:eastAsia="Arial"/>
          <w:color w:val="auto"/>
          <w:szCs w:val="24"/>
          <w:lang w:eastAsia="en-US"/>
        </w:rPr>
      </w:pPr>
    </w:p>
    <w:p w14:paraId="32660E87" w14:textId="77777777" w:rsidR="00610D82" w:rsidRPr="0020295F" w:rsidRDefault="00610D82" w:rsidP="00D9128D">
      <w:pPr>
        <w:pStyle w:val="Normal5"/>
        <w:spacing w:line="360" w:lineRule="auto"/>
        <w:rPr>
          <w:rFonts w:eastAsia="Arial"/>
          <w:color w:val="auto"/>
          <w:szCs w:val="24"/>
          <w:lang w:eastAsia="en-US"/>
        </w:rPr>
      </w:pPr>
      <w:r w:rsidRPr="0020295F">
        <w:rPr>
          <w:rFonts w:eastAsia="Arial"/>
          <w:color w:val="auto"/>
          <w:szCs w:val="24"/>
          <w:lang w:eastAsia="en-US"/>
        </w:rPr>
        <w:t>Tijek izvođenja:</w:t>
      </w:r>
    </w:p>
    <w:p w14:paraId="2D9B54A6" w14:textId="77777777" w:rsidR="004937B7" w:rsidRPr="0020295F" w:rsidRDefault="00610D82">
      <w:pPr>
        <w:pStyle w:val="Normal5"/>
        <w:spacing w:line="360" w:lineRule="auto"/>
        <w:ind w:left="708"/>
        <w:rPr>
          <w:rFonts w:eastAsia="Arial"/>
          <w:color w:val="auto"/>
          <w:szCs w:val="24"/>
          <w:lang w:eastAsia="en-US"/>
        </w:rPr>
        <w:pPrChange w:id="1475" w:author="Tin Trčak" w:date="2016-01-21T13:47:00Z">
          <w:pPr>
            <w:pStyle w:val="Normal5"/>
            <w:spacing w:line="360" w:lineRule="auto"/>
          </w:pPr>
        </w:pPrChange>
      </w:pPr>
      <w:r w:rsidRPr="0020295F">
        <w:rPr>
          <w:rFonts w:eastAsia="Arial"/>
          <w:color w:val="auto"/>
          <w:szCs w:val="24"/>
          <w:lang w:eastAsia="en-US"/>
        </w:rPr>
        <w:t>1. Odabir kartice „Komentari“</w:t>
      </w:r>
    </w:p>
    <w:p w14:paraId="15353C82" w14:textId="77777777" w:rsidR="004937B7" w:rsidRPr="0020295F" w:rsidRDefault="004937B7">
      <w:pPr>
        <w:pStyle w:val="Normal5"/>
        <w:spacing w:line="360" w:lineRule="auto"/>
        <w:ind w:left="708"/>
        <w:rPr>
          <w:rFonts w:eastAsia="Arial"/>
          <w:color w:val="auto"/>
          <w:szCs w:val="24"/>
          <w:lang w:eastAsia="en-US"/>
        </w:rPr>
        <w:pPrChange w:id="1476" w:author="Tin Trčak" w:date="2016-01-21T13:47:00Z">
          <w:pPr>
            <w:pStyle w:val="Normal5"/>
            <w:spacing w:line="360" w:lineRule="auto"/>
          </w:pPr>
        </w:pPrChange>
      </w:pPr>
      <w:r w:rsidRPr="0020295F">
        <w:rPr>
          <w:rFonts w:eastAsia="Arial"/>
          <w:color w:val="auto"/>
          <w:szCs w:val="24"/>
          <w:lang w:eastAsia="en-US"/>
        </w:rPr>
        <w:t>2. Odabir oblačića „Komentiraj...“</w:t>
      </w:r>
    </w:p>
    <w:p w14:paraId="40F5665F" w14:textId="77777777" w:rsidR="004937B7" w:rsidRPr="0020295F" w:rsidRDefault="004937B7">
      <w:pPr>
        <w:pStyle w:val="Normal5"/>
        <w:spacing w:line="360" w:lineRule="auto"/>
        <w:ind w:left="708"/>
        <w:rPr>
          <w:rFonts w:eastAsia="Arial"/>
          <w:color w:val="auto"/>
          <w:szCs w:val="24"/>
          <w:lang w:eastAsia="en-US"/>
        </w:rPr>
        <w:pPrChange w:id="1477" w:author="Tin Trčak" w:date="2016-01-21T13:47:00Z">
          <w:pPr>
            <w:pStyle w:val="Normal5"/>
            <w:spacing w:line="360" w:lineRule="auto"/>
          </w:pPr>
        </w:pPrChange>
      </w:pPr>
      <w:r w:rsidRPr="0020295F">
        <w:rPr>
          <w:rFonts w:eastAsia="Arial"/>
          <w:color w:val="auto"/>
          <w:szCs w:val="24"/>
          <w:lang w:eastAsia="en-US"/>
        </w:rPr>
        <w:t>3. Unos podataka za komentiranje</w:t>
      </w:r>
    </w:p>
    <w:p w14:paraId="7015C165" w14:textId="77777777" w:rsidR="004937B7" w:rsidRPr="0020295F" w:rsidRDefault="004937B7">
      <w:pPr>
        <w:pStyle w:val="Normal5"/>
        <w:spacing w:line="360" w:lineRule="auto"/>
        <w:ind w:left="708"/>
        <w:rPr>
          <w:rFonts w:eastAsia="Arial"/>
          <w:color w:val="auto"/>
          <w:szCs w:val="24"/>
          <w:lang w:eastAsia="en-US"/>
        </w:rPr>
        <w:pPrChange w:id="1478" w:author="Tin Trčak" w:date="2016-01-21T13:47:00Z">
          <w:pPr>
            <w:pStyle w:val="Normal5"/>
            <w:spacing w:line="360" w:lineRule="auto"/>
          </w:pPr>
        </w:pPrChange>
      </w:pPr>
      <w:r w:rsidRPr="0020295F">
        <w:rPr>
          <w:rFonts w:eastAsia="Arial"/>
          <w:color w:val="auto"/>
          <w:szCs w:val="24"/>
          <w:lang w:eastAsia="en-US"/>
        </w:rPr>
        <w:t>4. Odabir ocjene</w:t>
      </w:r>
    </w:p>
    <w:p w14:paraId="0DA94418" w14:textId="77777777" w:rsidR="004937B7" w:rsidRPr="0020295F" w:rsidRDefault="004937B7">
      <w:pPr>
        <w:pStyle w:val="Normal5"/>
        <w:spacing w:line="360" w:lineRule="auto"/>
        <w:ind w:left="708"/>
        <w:rPr>
          <w:rFonts w:eastAsia="Arial"/>
          <w:color w:val="auto"/>
          <w:szCs w:val="24"/>
          <w:lang w:eastAsia="en-US"/>
        </w:rPr>
        <w:pPrChange w:id="1479" w:author="Tin Trčak" w:date="2016-01-21T13:47:00Z">
          <w:pPr>
            <w:pStyle w:val="Normal5"/>
            <w:spacing w:line="360" w:lineRule="auto"/>
          </w:pPr>
        </w:pPrChange>
      </w:pPr>
      <w:r w:rsidRPr="0020295F">
        <w:rPr>
          <w:rFonts w:eastAsia="Arial"/>
          <w:color w:val="auto"/>
          <w:szCs w:val="24"/>
          <w:lang w:eastAsia="en-US"/>
        </w:rPr>
        <w:t>5. Odabir gumba „Pošalji komentar“</w:t>
      </w:r>
    </w:p>
    <w:p w14:paraId="5956A071" w14:textId="158175DF" w:rsidR="00610D82" w:rsidRPr="0020295F" w:rsidDel="00550C02" w:rsidRDefault="00610D82" w:rsidP="00D9128D">
      <w:pPr>
        <w:pStyle w:val="Normal5"/>
        <w:spacing w:line="360" w:lineRule="auto"/>
        <w:rPr>
          <w:del w:id="1480" w:author="Tin Trčak" w:date="2016-01-21T00:57:00Z"/>
          <w:rFonts w:eastAsia="Arial"/>
          <w:color w:val="auto"/>
          <w:szCs w:val="24"/>
          <w:lang w:eastAsia="en-US"/>
        </w:rPr>
      </w:pPr>
    </w:p>
    <w:p w14:paraId="7853C470" w14:textId="40A3E80F" w:rsidR="004937B7" w:rsidRPr="00476BBA" w:rsidRDefault="004937B7">
      <w:pPr>
        <w:ind w:firstLine="708"/>
        <w:rPr>
          <w:lang w:eastAsia="hr-HR"/>
          <w:rPrChange w:id="1481" w:author="Tin Trčak" w:date="2016-01-21T13:46:00Z">
            <w:rPr>
              <w:rFonts w:eastAsia="Arial"/>
              <w:color w:val="auto"/>
              <w:szCs w:val="24"/>
              <w:lang w:eastAsia="en-US"/>
            </w:rPr>
          </w:rPrChange>
        </w:rPr>
        <w:pPrChange w:id="1482" w:author="Tin Trčak" w:date="2016-01-21T13:46:00Z">
          <w:pPr>
            <w:pStyle w:val="Normal5"/>
            <w:spacing w:line="360" w:lineRule="auto"/>
          </w:pPr>
        </w:pPrChange>
      </w:pPr>
      <w:r w:rsidRPr="00476BBA">
        <w:rPr>
          <w:lang w:eastAsia="hr-HR"/>
          <w:rPrChange w:id="1483" w:author="Tin Trčak" w:date="2016-01-21T13:46:00Z">
            <w:rPr>
              <w:rFonts w:eastAsia="Arial"/>
              <w:szCs w:val="24"/>
            </w:rPr>
          </w:rPrChange>
        </w:rPr>
        <w:t>Uspješnim unosom komentara i ocjene prosjek se promijenio, u ovom slučaju povećao.</w:t>
      </w:r>
    </w:p>
    <w:p w14:paraId="3ED873ED"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38405557" wp14:editId="393FF7BA">
            <wp:extent cx="5760720" cy="3291840"/>
            <wp:effectExtent l="0" t="0" r="0" b="381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5760720" cy="3291840"/>
                    </a:xfrm>
                    <a:prstGeom prst="rect">
                      <a:avLst/>
                    </a:prstGeom>
                    <a:noFill/>
                    <a:ln>
                      <a:noFill/>
                    </a:ln>
                  </pic:spPr>
                </pic:pic>
              </a:graphicData>
            </a:graphic>
          </wp:inline>
        </w:drawing>
      </w:r>
    </w:p>
    <w:p w14:paraId="57610C07" w14:textId="305FF07A" w:rsidR="00CF1A1C" w:rsidRPr="00CF1A1C" w:rsidRDefault="00CF1A1C" w:rsidP="00CF1A1C">
      <w:pPr>
        <w:pStyle w:val="Caption"/>
        <w:jc w:val="center"/>
      </w:pPr>
      <w:bookmarkStart w:id="1484" w:name="_Toc441150068"/>
      <w:r>
        <w:t xml:space="preserve">Slika </w:t>
      </w:r>
      <w:ins w:id="1485" w:author="Tin Trčak" w:date="2016-01-21T13:41:00Z">
        <w:r w:rsidR="00476BBA">
          <w:fldChar w:fldCharType="begin"/>
        </w:r>
        <w:r w:rsidR="00476BBA">
          <w:instrText xml:space="preserve"> STYLEREF 2 \s </w:instrText>
        </w:r>
      </w:ins>
      <w:r w:rsidR="00476BBA">
        <w:fldChar w:fldCharType="separate"/>
      </w:r>
      <w:r w:rsidR="00476BBA">
        <w:rPr>
          <w:noProof/>
        </w:rPr>
        <w:t>7.4</w:t>
      </w:r>
      <w:ins w:id="1486"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487" w:author="Tin Trčak" w:date="2016-01-21T13:41:00Z">
        <w:r w:rsidR="00476BBA">
          <w:rPr>
            <w:noProof/>
          </w:rPr>
          <w:t>8</w:t>
        </w:r>
        <w:r w:rsidR="00476BBA">
          <w:fldChar w:fldCharType="end"/>
        </w:r>
      </w:ins>
      <w:ins w:id="1488" w:author="Fredi" w:date="2016-01-21T00:26:00Z">
        <w:del w:id="1489" w:author="Tin Trčak" w:date="2016-01-21T00:45:00Z">
          <w:r w:rsidR="00B93800" w:rsidDel="00C255BA">
            <w:fldChar w:fldCharType="begin"/>
          </w:r>
          <w:r w:rsidR="00B93800" w:rsidDel="00C255BA">
            <w:delInstrText xml:space="preserve"> STYLEREF 2 \s </w:delInstrText>
          </w:r>
        </w:del>
      </w:ins>
      <w:del w:id="1490" w:author="Tin Trčak" w:date="2016-01-21T00:45:00Z">
        <w:r w:rsidR="00B93800" w:rsidDel="00C255BA">
          <w:fldChar w:fldCharType="separate"/>
        </w:r>
        <w:r w:rsidR="00B93800" w:rsidDel="00C255BA">
          <w:rPr>
            <w:noProof/>
          </w:rPr>
          <w:delText>7.4</w:delText>
        </w:r>
      </w:del>
      <w:ins w:id="1491" w:author="Fredi" w:date="2016-01-21T00:26:00Z">
        <w:del w:id="1492"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493" w:author="Tin Trčak" w:date="2016-01-21T00:45:00Z">
        <w:r w:rsidR="00B93800" w:rsidDel="00C255BA">
          <w:fldChar w:fldCharType="separate"/>
        </w:r>
      </w:del>
      <w:ins w:id="1494" w:author="Fredi" w:date="2016-01-21T00:26:00Z">
        <w:del w:id="1495" w:author="Tin Trčak" w:date="2016-01-21T00:45:00Z">
          <w:r w:rsidR="00B93800" w:rsidDel="00C255BA">
            <w:rPr>
              <w:noProof/>
            </w:rPr>
            <w:delText>8</w:delText>
          </w:r>
          <w:r w:rsidR="00B93800" w:rsidDel="00C255BA">
            <w:fldChar w:fldCharType="end"/>
          </w:r>
        </w:del>
      </w:ins>
      <w:del w:id="1496"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8</w:delText>
        </w:r>
        <w:r w:rsidR="009622DC" w:rsidDel="009143E6">
          <w:rPr>
            <w:noProof/>
          </w:rPr>
          <w:fldChar w:fldCharType="end"/>
        </w:r>
      </w:del>
      <w:r>
        <w:t xml:space="preserve"> Početna prosječna ocjena restorana</w:t>
      </w:r>
      <w:bookmarkEnd w:id="1484"/>
    </w:p>
    <w:p w14:paraId="48D0E795" w14:textId="77777777" w:rsidR="004937B7" w:rsidRPr="0020295F" w:rsidRDefault="004937B7" w:rsidP="00D9128D">
      <w:pPr>
        <w:pStyle w:val="Normal5"/>
        <w:spacing w:line="360" w:lineRule="auto"/>
        <w:jc w:val="center"/>
        <w:rPr>
          <w:rFonts w:eastAsia="Arial"/>
          <w:color w:val="auto"/>
          <w:szCs w:val="24"/>
          <w:lang w:eastAsia="en-US"/>
        </w:rPr>
      </w:pPr>
    </w:p>
    <w:p w14:paraId="4E5963BB" w14:textId="77777777" w:rsidR="00CF1A1C" w:rsidRDefault="004937B7" w:rsidP="00CF1A1C">
      <w:pPr>
        <w:pStyle w:val="Normal5"/>
        <w:keepNext/>
        <w:spacing w:line="360" w:lineRule="auto"/>
        <w:jc w:val="center"/>
      </w:pPr>
      <w:r w:rsidRPr="00E86FC2">
        <w:rPr>
          <w:rFonts w:eastAsia="Arial"/>
          <w:noProof/>
          <w:color w:val="auto"/>
          <w:szCs w:val="24"/>
        </w:rPr>
        <w:drawing>
          <wp:inline distT="0" distB="0" distL="0" distR="0" wp14:anchorId="5EDFF44A" wp14:editId="26B5C20C">
            <wp:extent cx="5762625" cy="1800225"/>
            <wp:effectExtent l="0" t="0" r="9525" b="952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5762625" cy="1800225"/>
                    </a:xfrm>
                    <a:prstGeom prst="rect">
                      <a:avLst/>
                    </a:prstGeom>
                    <a:noFill/>
                    <a:ln>
                      <a:noFill/>
                    </a:ln>
                  </pic:spPr>
                </pic:pic>
              </a:graphicData>
            </a:graphic>
          </wp:inline>
        </w:drawing>
      </w:r>
    </w:p>
    <w:p w14:paraId="1372C05E" w14:textId="5E77EDC7" w:rsidR="004937B7" w:rsidRPr="0020295F" w:rsidRDefault="00CF1A1C" w:rsidP="00CF1A1C">
      <w:pPr>
        <w:pStyle w:val="Caption"/>
        <w:jc w:val="center"/>
        <w:rPr>
          <w:rFonts w:eastAsia="Arial"/>
          <w:color w:val="auto"/>
          <w:szCs w:val="24"/>
          <w:lang w:eastAsia="en-US"/>
        </w:rPr>
      </w:pPr>
      <w:bookmarkStart w:id="1497" w:name="_Toc441150069"/>
      <w:r>
        <w:t xml:space="preserve">Slika </w:t>
      </w:r>
      <w:ins w:id="1498" w:author="Tin Trčak" w:date="2016-01-21T13:41:00Z">
        <w:r w:rsidR="00476BBA">
          <w:fldChar w:fldCharType="begin"/>
        </w:r>
        <w:r w:rsidR="00476BBA">
          <w:instrText xml:space="preserve"> STYLEREF 2 \s </w:instrText>
        </w:r>
      </w:ins>
      <w:r w:rsidR="00476BBA">
        <w:fldChar w:fldCharType="separate"/>
      </w:r>
      <w:r w:rsidR="00476BBA">
        <w:rPr>
          <w:noProof/>
        </w:rPr>
        <w:t>7.4</w:t>
      </w:r>
      <w:ins w:id="1499"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00" w:author="Tin Trčak" w:date="2016-01-21T13:41:00Z">
        <w:r w:rsidR="00476BBA">
          <w:rPr>
            <w:noProof/>
          </w:rPr>
          <w:t>9</w:t>
        </w:r>
        <w:r w:rsidR="00476BBA">
          <w:fldChar w:fldCharType="end"/>
        </w:r>
      </w:ins>
      <w:ins w:id="1501" w:author="Fredi" w:date="2016-01-21T00:26:00Z">
        <w:del w:id="1502" w:author="Tin Trčak" w:date="2016-01-21T00:45:00Z">
          <w:r w:rsidR="00B93800" w:rsidDel="00C255BA">
            <w:fldChar w:fldCharType="begin"/>
          </w:r>
          <w:r w:rsidR="00B93800" w:rsidDel="00C255BA">
            <w:delInstrText xml:space="preserve"> STYLEREF 2 \s </w:delInstrText>
          </w:r>
        </w:del>
      </w:ins>
      <w:del w:id="1503" w:author="Tin Trčak" w:date="2016-01-21T00:45:00Z">
        <w:r w:rsidR="00B93800" w:rsidDel="00C255BA">
          <w:fldChar w:fldCharType="separate"/>
        </w:r>
        <w:r w:rsidR="00B93800" w:rsidDel="00C255BA">
          <w:rPr>
            <w:noProof/>
          </w:rPr>
          <w:delText>7.4</w:delText>
        </w:r>
      </w:del>
      <w:ins w:id="1504" w:author="Fredi" w:date="2016-01-21T00:26:00Z">
        <w:del w:id="1505"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06" w:author="Tin Trčak" w:date="2016-01-21T00:45:00Z">
        <w:r w:rsidR="00B93800" w:rsidDel="00C255BA">
          <w:fldChar w:fldCharType="separate"/>
        </w:r>
      </w:del>
      <w:ins w:id="1507" w:author="Fredi" w:date="2016-01-21T00:26:00Z">
        <w:del w:id="1508" w:author="Tin Trčak" w:date="2016-01-21T00:45:00Z">
          <w:r w:rsidR="00B93800" w:rsidDel="00C255BA">
            <w:rPr>
              <w:noProof/>
            </w:rPr>
            <w:delText>9</w:delText>
          </w:r>
          <w:r w:rsidR="00B93800" w:rsidDel="00C255BA">
            <w:fldChar w:fldCharType="end"/>
          </w:r>
        </w:del>
      </w:ins>
      <w:del w:id="1509"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9</w:delText>
        </w:r>
        <w:r w:rsidR="009622DC" w:rsidDel="009143E6">
          <w:rPr>
            <w:noProof/>
          </w:rPr>
          <w:fldChar w:fldCharType="end"/>
        </w:r>
      </w:del>
      <w:r>
        <w:t xml:space="preserve"> Prikaz unešenih komentara</w:t>
      </w:r>
      <w:bookmarkEnd w:id="1497"/>
    </w:p>
    <w:p w14:paraId="5B26BAEA" w14:textId="70E13F35" w:rsidR="004937B7" w:rsidRPr="0020295F" w:rsidDel="002D47D3" w:rsidRDefault="004937B7" w:rsidP="00D9128D">
      <w:pPr>
        <w:pStyle w:val="Normal5"/>
        <w:spacing w:line="360" w:lineRule="auto"/>
        <w:jc w:val="center"/>
        <w:rPr>
          <w:del w:id="1510" w:author="Tin Trčak" w:date="2016-01-21T13:48:00Z"/>
          <w:rFonts w:eastAsia="Arial"/>
          <w:color w:val="auto"/>
          <w:szCs w:val="24"/>
          <w:lang w:eastAsia="en-US"/>
        </w:rPr>
      </w:pPr>
    </w:p>
    <w:p w14:paraId="3E0495EE" w14:textId="77777777" w:rsidR="00CF1A1C" w:rsidRDefault="004937B7" w:rsidP="00CF1A1C">
      <w:pPr>
        <w:pStyle w:val="Normal5"/>
        <w:keepNext/>
        <w:spacing w:line="360" w:lineRule="auto"/>
        <w:jc w:val="center"/>
      </w:pPr>
      <w:r w:rsidRPr="00D55856">
        <w:rPr>
          <w:rFonts w:eastAsia="Arial"/>
          <w:noProof/>
          <w:color w:val="auto"/>
          <w:szCs w:val="24"/>
        </w:rPr>
        <w:drawing>
          <wp:inline distT="0" distB="0" distL="0" distR="0" wp14:anchorId="46BB6D20" wp14:editId="14A280F0">
            <wp:extent cx="5762625" cy="2476500"/>
            <wp:effectExtent l="0" t="0" r="9525"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762625" cy="2476500"/>
                    </a:xfrm>
                    <a:prstGeom prst="rect">
                      <a:avLst/>
                    </a:prstGeom>
                    <a:noFill/>
                    <a:ln>
                      <a:noFill/>
                    </a:ln>
                  </pic:spPr>
                </pic:pic>
              </a:graphicData>
            </a:graphic>
          </wp:inline>
        </w:drawing>
      </w:r>
    </w:p>
    <w:p w14:paraId="50F8AD64" w14:textId="34417E8D" w:rsidR="00CF1A1C" w:rsidDel="002D47D3" w:rsidRDefault="00CF1A1C" w:rsidP="00CF1A1C">
      <w:pPr>
        <w:pStyle w:val="Caption"/>
        <w:jc w:val="center"/>
        <w:rPr>
          <w:del w:id="1511" w:author="Tin Trčak" w:date="2016-01-21T13:48:00Z"/>
        </w:rPr>
      </w:pPr>
      <w:bookmarkStart w:id="1512" w:name="_Toc441150070"/>
      <w:r>
        <w:t xml:space="preserve">Slika </w:t>
      </w:r>
      <w:ins w:id="1513" w:author="Tin Trčak" w:date="2016-01-21T13:41:00Z">
        <w:r w:rsidR="00476BBA">
          <w:fldChar w:fldCharType="begin"/>
        </w:r>
        <w:r w:rsidR="00476BBA">
          <w:instrText xml:space="preserve"> STYLEREF 2 \s </w:instrText>
        </w:r>
      </w:ins>
      <w:r w:rsidR="00476BBA">
        <w:fldChar w:fldCharType="separate"/>
      </w:r>
      <w:r w:rsidR="00476BBA">
        <w:rPr>
          <w:noProof/>
        </w:rPr>
        <w:t>7.4</w:t>
      </w:r>
      <w:ins w:id="151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15" w:author="Tin Trčak" w:date="2016-01-21T13:41:00Z">
        <w:r w:rsidR="00476BBA">
          <w:rPr>
            <w:noProof/>
          </w:rPr>
          <w:t>10</w:t>
        </w:r>
        <w:r w:rsidR="00476BBA">
          <w:fldChar w:fldCharType="end"/>
        </w:r>
      </w:ins>
      <w:ins w:id="1516" w:author="Fredi" w:date="2016-01-21T00:26:00Z">
        <w:del w:id="1517" w:author="Tin Trčak" w:date="2016-01-21T00:45:00Z">
          <w:r w:rsidR="00B93800" w:rsidDel="00C255BA">
            <w:fldChar w:fldCharType="begin"/>
          </w:r>
          <w:r w:rsidR="00B93800" w:rsidDel="00C255BA">
            <w:delInstrText xml:space="preserve"> STYLEREF 2 \s </w:delInstrText>
          </w:r>
        </w:del>
      </w:ins>
      <w:del w:id="1518" w:author="Tin Trčak" w:date="2016-01-21T00:45:00Z">
        <w:r w:rsidR="00B93800" w:rsidDel="00C255BA">
          <w:fldChar w:fldCharType="separate"/>
        </w:r>
        <w:r w:rsidR="00B93800" w:rsidDel="00C255BA">
          <w:rPr>
            <w:noProof/>
          </w:rPr>
          <w:delText>7.4</w:delText>
        </w:r>
      </w:del>
      <w:ins w:id="1519" w:author="Fredi" w:date="2016-01-21T00:26:00Z">
        <w:del w:id="1520" w:author="Tin Trčak" w:date="2016-01-21T00:45:00Z">
          <w:r w:rsidR="00B93800" w:rsidDel="00C255BA">
            <w:fldChar w:fldCharType="end"/>
          </w:r>
          <w:r w:rsidR="00B93800" w:rsidDel="00C255BA">
            <w:noBreakHyphen/>
          </w:r>
          <w:r w:rsidR="00B93800" w:rsidDel="00C255BA">
            <w:fldChar w:fldCharType="begin"/>
          </w:r>
          <w:r w:rsidR="00B93800" w:rsidDel="00C255BA">
            <w:delInstrText xml:space="preserve"> SEQ Slika \* ARABIC \s 2 </w:delInstrText>
          </w:r>
        </w:del>
      </w:ins>
      <w:del w:id="1521" w:author="Tin Trčak" w:date="2016-01-21T00:45:00Z">
        <w:r w:rsidR="00B93800" w:rsidDel="00C255BA">
          <w:fldChar w:fldCharType="separate"/>
        </w:r>
      </w:del>
      <w:ins w:id="1522" w:author="Fredi" w:date="2016-01-21T00:26:00Z">
        <w:del w:id="1523" w:author="Tin Trčak" w:date="2016-01-21T00:45:00Z">
          <w:r w:rsidR="00B93800" w:rsidDel="00C255BA">
            <w:rPr>
              <w:noProof/>
            </w:rPr>
            <w:delText>10</w:delText>
          </w:r>
          <w:r w:rsidR="00B93800" w:rsidDel="00C255BA">
            <w:fldChar w:fldCharType="end"/>
          </w:r>
        </w:del>
      </w:ins>
      <w:del w:id="1524" w:author="Fredi" w:date="2016-01-21T00:03:00Z">
        <w:r w:rsidR="009622DC" w:rsidDel="009143E6">
          <w:fldChar w:fldCharType="begin"/>
        </w:r>
        <w:r w:rsidR="009622DC" w:rsidDel="009143E6">
          <w:delInstrText xml:space="preserve"> STYLEREF 2 \s </w:delInstrText>
        </w:r>
        <w:r w:rsidR="009622DC" w:rsidDel="009143E6">
          <w:fldChar w:fldCharType="separate"/>
        </w:r>
        <w:r w:rsidDel="009143E6">
          <w:rPr>
            <w:noProof/>
          </w:rPr>
          <w:delText>7.4</w:delText>
        </w:r>
        <w:r w:rsidR="009622DC" w:rsidDel="009143E6">
          <w:rPr>
            <w:noProof/>
          </w:rPr>
          <w:fldChar w:fldCharType="end"/>
        </w:r>
        <w:r w:rsidDel="009143E6">
          <w:noBreakHyphen/>
        </w:r>
        <w:r w:rsidR="009622DC" w:rsidDel="009143E6">
          <w:fldChar w:fldCharType="begin"/>
        </w:r>
        <w:r w:rsidR="009622DC" w:rsidDel="009143E6">
          <w:delInstrText xml:space="preserve"> SEQ Slika \* ARABIC \s 2 </w:delInstrText>
        </w:r>
        <w:r w:rsidR="009622DC" w:rsidDel="009143E6">
          <w:fldChar w:fldCharType="separate"/>
        </w:r>
        <w:r w:rsidDel="009143E6">
          <w:rPr>
            <w:noProof/>
          </w:rPr>
          <w:delText>10</w:delText>
        </w:r>
        <w:r w:rsidR="009622DC" w:rsidDel="009143E6">
          <w:rPr>
            <w:noProof/>
          </w:rPr>
          <w:fldChar w:fldCharType="end"/>
        </w:r>
      </w:del>
      <w:r>
        <w:t xml:space="preserve"> Promjenjena prosječna ocjena restorana nakon ocjenjivanja</w:t>
      </w:r>
      <w:bookmarkEnd w:id="1512"/>
    </w:p>
    <w:p w14:paraId="63514CF3" w14:textId="683B1795" w:rsidR="00283BA3" w:rsidRPr="00476BBA" w:rsidRDefault="00283BA3">
      <w:pPr>
        <w:pStyle w:val="Caption"/>
        <w:jc w:val="center"/>
        <w:rPr>
          <w:rFonts w:eastAsiaTheme="minorHAnsi" w:cstheme="minorBidi"/>
          <w:sz w:val="24"/>
          <w:rPrChange w:id="1525" w:author="Tin Trčak" w:date="2016-01-21T13:46:00Z">
            <w:rPr>
              <w:rFonts w:ascii="Arial" w:eastAsia="Arial" w:hAnsi="Arial" w:cs="Arial"/>
              <w:i/>
              <w:sz w:val="20"/>
            </w:rPr>
          </w:rPrChange>
        </w:rPr>
        <w:pPrChange w:id="1526" w:author="Tin Trčak" w:date="2016-01-21T13:48:00Z">
          <w:pPr>
            <w:pStyle w:val="Normal5"/>
            <w:spacing w:line="360" w:lineRule="auto"/>
            <w:jc w:val="center"/>
          </w:pPr>
        </w:pPrChange>
      </w:pPr>
      <w:r w:rsidRPr="00476BBA">
        <w:rPr>
          <w:rFonts w:eastAsiaTheme="minorHAnsi" w:cstheme="minorBidi"/>
          <w:sz w:val="24"/>
          <w:rPrChange w:id="1527" w:author="Tin Trčak" w:date="2016-01-21T13:46:00Z">
            <w:rPr>
              <w:rFonts w:ascii="Arial" w:eastAsia="Arial" w:hAnsi="Arial" w:cs="Arial"/>
              <w:i/>
            </w:rPr>
          </w:rPrChange>
        </w:rPr>
        <w:br w:type="page"/>
      </w:r>
    </w:p>
    <w:p w14:paraId="065D6458" w14:textId="77777777" w:rsidR="0004754E" w:rsidRPr="0020295F" w:rsidRDefault="0004754E" w:rsidP="0004754E">
      <w:pPr>
        <w:pStyle w:val="Heading2"/>
      </w:pPr>
      <w:bookmarkStart w:id="1528" w:name="_Toc441055722"/>
      <w:bookmarkStart w:id="1529" w:name="h.1ksv4uv" w:colFirst="0" w:colLast="0"/>
      <w:bookmarkStart w:id="1530" w:name="_Toc431806060"/>
      <w:bookmarkStart w:id="1531" w:name="_Toc441100875"/>
      <w:bookmarkEnd w:id="1528"/>
      <w:bookmarkEnd w:id="1529"/>
      <w:r w:rsidRPr="0020295F">
        <w:lastRenderedPageBreak/>
        <w:t>Upute za instalaciju</w:t>
      </w:r>
      <w:bookmarkEnd w:id="1530"/>
      <w:bookmarkEnd w:id="1531"/>
    </w:p>
    <w:p w14:paraId="372C1BB0" w14:textId="77777777" w:rsidR="0065103C" w:rsidRPr="0020295F" w:rsidRDefault="0065103C" w:rsidP="00D9128D"/>
    <w:p w14:paraId="20F8F9E1" w14:textId="7CFC02C9" w:rsidR="002E21E6" w:rsidRPr="0020295F" w:rsidRDefault="0065103C" w:rsidP="00D9128D">
      <w:pPr>
        <w:ind w:firstLine="576"/>
      </w:pPr>
      <w:r w:rsidRPr="0020295F">
        <w:t xml:space="preserve">Prije početka čitanja ovih uputa moramo zadovoljiti dva uvjeta, a to su: da posjedujemo instaliran Visual Studio (minimalno verziju 2015) te da imamo otvoren račun na servisu Microsoft Azure. Najnoviju verziju Visual Studia možemo pronaći na adresi </w:t>
      </w:r>
      <w:hyperlink r:id="rId80" w:history="1">
        <w:r w:rsidRPr="0020295F">
          <w:rPr>
            <w:rStyle w:val="Hyperlink"/>
          </w:rPr>
          <w:t>https://www.visualstudio.com/</w:t>
        </w:r>
      </w:hyperlink>
      <w:r w:rsidRPr="0020295F">
        <w:t xml:space="preserve">, dok Microsoft Azure račun možemo otvoriti na stranici </w:t>
      </w:r>
      <w:hyperlink r:id="rId81" w:history="1">
        <w:r w:rsidRPr="0020295F">
          <w:rPr>
            <w:rStyle w:val="Hyperlink"/>
          </w:rPr>
          <w:t>https://azure.microsoft.com</w:t>
        </w:r>
      </w:hyperlink>
      <w:r w:rsidRPr="0020295F">
        <w:t xml:space="preserve">. </w:t>
      </w:r>
    </w:p>
    <w:p w14:paraId="42ED5842" w14:textId="6B03DC71" w:rsidR="002E21E6" w:rsidRPr="0020295F" w:rsidRDefault="00D54181" w:rsidP="00D9128D">
      <w:pPr>
        <w:ind w:firstLine="576"/>
      </w:pPr>
      <w:r w:rsidRPr="0020295F">
        <w:t>Ako</w:t>
      </w:r>
      <w:r w:rsidR="002E21E6" w:rsidRPr="0020295F">
        <w:t xml:space="preserve"> su zadovoljeni gore navedeni uvjeti možemo krenuti s instalacijom. Prvo otvorimo pokretačku datoteku «Wild8.sln» našeg projekta .</w:t>
      </w:r>
    </w:p>
    <w:p w14:paraId="07CE6EE5" w14:textId="77777777" w:rsidR="00B132E1" w:rsidRPr="0020295F" w:rsidRDefault="002E21E6" w:rsidP="00D9128D">
      <w:pPr>
        <w:keepNext/>
        <w:ind w:firstLine="576"/>
        <w:jc w:val="center"/>
      </w:pPr>
      <w:r w:rsidRPr="00E86FC2">
        <w:rPr>
          <w:noProof/>
          <w:lang w:eastAsia="hr-HR"/>
        </w:rPr>
        <w:drawing>
          <wp:inline distT="0" distB="0" distL="0" distR="0" wp14:anchorId="1836EE92" wp14:editId="25EEFDEA">
            <wp:extent cx="4115435" cy="12706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 Shot 2016-01-19 at 21.38.16.png"/>
                    <pic:cNvPicPr/>
                  </pic:nvPicPr>
                  <pic:blipFill>
                    <a:blip r:embed="rId82">
                      <a:extLst>
                        <a:ext uri="{28A0092B-C50C-407E-A947-70E740481C1C}">
                          <a14:useLocalDpi xmlns:a14="http://schemas.microsoft.com/office/drawing/2010/main" val="0"/>
                        </a:ext>
                      </a:extLst>
                    </a:blip>
                    <a:stretch>
                      <a:fillRect/>
                    </a:stretch>
                  </pic:blipFill>
                  <pic:spPr>
                    <a:xfrm>
                      <a:off x="0" y="0"/>
                      <a:ext cx="4164177" cy="1285699"/>
                    </a:xfrm>
                    <a:prstGeom prst="rect">
                      <a:avLst/>
                    </a:prstGeom>
                    <a:ln>
                      <a:noFill/>
                    </a:ln>
                    <a:effectLst>
                      <a:softEdge rad="112500"/>
                    </a:effectLst>
                  </pic:spPr>
                </pic:pic>
              </a:graphicData>
            </a:graphic>
          </wp:inline>
        </w:drawing>
      </w:r>
    </w:p>
    <w:p w14:paraId="408B30A7" w14:textId="5C8FC23D" w:rsidR="00B132E1" w:rsidRPr="00D55856" w:rsidRDefault="00B132E1"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00A45D3E" w:rsidRPr="00D55856">
        <w:rPr>
          <w:noProof/>
        </w:rPr>
        <w:t>1</w:t>
      </w:r>
      <w:r w:rsidR="00E17F7C">
        <w:rPr>
          <w:noProof/>
        </w:rPr>
        <w:fldChar w:fldCharType="end"/>
      </w:r>
      <w:r w:rsidRPr="00D55856">
        <w:t xml:space="preserve"> - Pokretanje projekta</w:t>
      </w:r>
    </w:p>
    <w:p w14:paraId="39F6DE25" w14:textId="77777777" w:rsidR="00B132E1" w:rsidRPr="0020295F" w:rsidRDefault="00B132E1" w:rsidP="00D9128D"/>
    <w:p w14:paraId="5B97C66C" w14:textId="3CF77BBC" w:rsidR="002E21E6" w:rsidRPr="0020295F" w:rsidRDefault="002E21E6" w:rsidP="00D9128D">
      <w:pPr>
        <w:ind w:firstLine="576"/>
      </w:pPr>
      <w:r w:rsidRPr="0020295F">
        <w:t>Nakon otvaranja Visual Studia i učitavanja projekta, što može potrajati i do nekoliko minuta</w:t>
      </w:r>
      <w:r w:rsidR="008106A3" w:rsidRPr="0020295F">
        <w:t>, desnim klikom na oznaku projekta Wild8, u prozoru «Solution Explorer», dobivamo sljedeći padajući izbornik na kojem odabiremo stavku «Publish», koja će pokrenuti čarobnjaka za objavu naše web aplikacije na odabrani web server.</w:t>
      </w:r>
    </w:p>
    <w:p w14:paraId="0F682569" w14:textId="77777777" w:rsidR="00B132E1" w:rsidRPr="0020295F" w:rsidRDefault="008106A3" w:rsidP="00D9128D">
      <w:pPr>
        <w:keepNext/>
        <w:ind w:firstLine="576"/>
        <w:jc w:val="center"/>
      </w:pPr>
      <w:r w:rsidRPr="00E86FC2">
        <w:rPr>
          <w:noProof/>
          <w:lang w:eastAsia="hr-HR"/>
        </w:rPr>
        <w:drawing>
          <wp:inline distT="0" distB="0" distL="0" distR="0" wp14:anchorId="039D700B" wp14:editId="1629E701">
            <wp:extent cx="3670935" cy="2788410"/>
            <wp:effectExtent l="0" t="0" r="1206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Screen Shot 2016-01-19 at 21.51.36.png"/>
                    <pic:cNvPicPr/>
                  </pic:nvPicPr>
                  <pic:blipFill>
                    <a:blip r:embed="rId83">
                      <a:extLst>
                        <a:ext uri="{28A0092B-C50C-407E-A947-70E740481C1C}">
                          <a14:useLocalDpi xmlns:a14="http://schemas.microsoft.com/office/drawing/2010/main" val="0"/>
                        </a:ext>
                      </a:extLst>
                    </a:blip>
                    <a:stretch>
                      <a:fillRect/>
                    </a:stretch>
                  </pic:blipFill>
                  <pic:spPr>
                    <a:xfrm>
                      <a:off x="0" y="0"/>
                      <a:ext cx="3715220" cy="2822049"/>
                    </a:xfrm>
                    <a:prstGeom prst="rect">
                      <a:avLst/>
                    </a:prstGeom>
                  </pic:spPr>
                </pic:pic>
              </a:graphicData>
            </a:graphic>
          </wp:inline>
        </w:drawing>
      </w:r>
    </w:p>
    <w:p w14:paraId="7C6382D0" w14:textId="22E93B14" w:rsidR="008106A3" w:rsidRPr="00D55856" w:rsidRDefault="00B132E1"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00A45D3E" w:rsidRPr="00D55856">
        <w:rPr>
          <w:noProof/>
        </w:rPr>
        <w:t>2</w:t>
      </w:r>
      <w:r w:rsidR="00E17F7C">
        <w:rPr>
          <w:noProof/>
        </w:rPr>
        <w:fldChar w:fldCharType="end"/>
      </w:r>
      <w:r w:rsidRPr="00D55856">
        <w:t xml:space="preserve"> - Visual Studio</w:t>
      </w:r>
    </w:p>
    <w:p w14:paraId="57B60DE7" w14:textId="77777777" w:rsidR="008106A3" w:rsidRPr="0020295F" w:rsidRDefault="008106A3" w:rsidP="00D9128D">
      <w:pPr>
        <w:ind w:firstLine="576"/>
        <w:jc w:val="center"/>
      </w:pPr>
    </w:p>
    <w:p w14:paraId="3C3E5997" w14:textId="77777777" w:rsidR="00B132E1" w:rsidRPr="0020295F" w:rsidRDefault="00353EC3" w:rsidP="00D9128D">
      <w:pPr>
        <w:keepNext/>
        <w:ind w:firstLine="576"/>
        <w:jc w:val="center"/>
      </w:pPr>
      <w:r w:rsidRPr="00E86FC2">
        <w:rPr>
          <w:noProof/>
          <w:lang w:eastAsia="hr-HR"/>
        </w:rPr>
        <w:drawing>
          <wp:inline distT="0" distB="0" distL="0" distR="0" wp14:anchorId="3771E072" wp14:editId="571D3CF6">
            <wp:extent cx="3793702" cy="3007111"/>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Screen Shot 2016-01-19 at 08.37.39.png"/>
                    <pic:cNvPicPr/>
                  </pic:nvPicPr>
                  <pic:blipFill>
                    <a:blip r:embed="rId84">
                      <a:extLst>
                        <a:ext uri="{28A0092B-C50C-407E-A947-70E740481C1C}">
                          <a14:useLocalDpi xmlns:a14="http://schemas.microsoft.com/office/drawing/2010/main" val="0"/>
                        </a:ext>
                      </a:extLst>
                    </a:blip>
                    <a:stretch>
                      <a:fillRect/>
                    </a:stretch>
                  </pic:blipFill>
                  <pic:spPr>
                    <a:xfrm>
                      <a:off x="0" y="0"/>
                      <a:ext cx="3810795" cy="3020660"/>
                    </a:xfrm>
                    <a:prstGeom prst="rect">
                      <a:avLst/>
                    </a:prstGeom>
                  </pic:spPr>
                </pic:pic>
              </a:graphicData>
            </a:graphic>
          </wp:inline>
        </w:drawing>
      </w:r>
    </w:p>
    <w:p w14:paraId="210EFD96" w14:textId="6D0B10A3" w:rsidR="008106A3" w:rsidRPr="00D55856" w:rsidRDefault="00B132E1"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00A45D3E" w:rsidRPr="00D55856">
        <w:rPr>
          <w:noProof/>
        </w:rPr>
        <w:t>3</w:t>
      </w:r>
      <w:r w:rsidR="00E17F7C">
        <w:rPr>
          <w:noProof/>
        </w:rPr>
        <w:fldChar w:fldCharType="end"/>
      </w:r>
      <w:r w:rsidRPr="00D55856">
        <w:t xml:space="preserve"> - Čarobnjak za objavu web aplikacije</w:t>
      </w:r>
    </w:p>
    <w:p w14:paraId="5640D79E" w14:textId="77777777" w:rsidR="00B132E1" w:rsidRPr="0020295F" w:rsidRDefault="00B132E1" w:rsidP="00D9128D"/>
    <w:p w14:paraId="4F1D4519" w14:textId="104D417E" w:rsidR="00353EC3" w:rsidRPr="0020295F" w:rsidRDefault="00353EC3" w:rsidP="00D9128D">
      <w:pPr>
        <w:ind w:firstLine="576"/>
      </w:pPr>
      <w:r w:rsidRPr="0020295F">
        <w:t>U čarobnjaku za objavu web aplikacije odabiremo opciju «Microsoft Azure App Service» koja nas vodi na sljedeći ekran gdje dodajemo vlastiti Microsoft Azure račun. U dobivenom izborniku upisujemo korisničko ime i lozinku koju smo odabrali prilikom registracije na Microsoft Azure servisu.</w:t>
      </w:r>
    </w:p>
    <w:p w14:paraId="034F69F6" w14:textId="77777777" w:rsidR="00A34459" w:rsidRPr="0020295F" w:rsidRDefault="00353EC3" w:rsidP="00D9128D">
      <w:pPr>
        <w:keepNext/>
        <w:ind w:firstLine="576"/>
        <w:jc w:val="center"/>
      </w:pPr>
      <w:r w:rsidRPr="00E86FC2">
        <w:rPr>
          <w:noProof/>
          <w:lang w:eastAsia="hr-HR"/>
        </w:rPr>
        <w:drawing>
          <wp:inline distT="0" distB="0" distL="0" distR="0" wp14:anchorId="334A8A79" wp14:editId="7C08087C">
            <wp:extent cx="3946102" cy="2952181"/>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Screen Shot 2016-01-19 at 08.38.05.png"/>
                    <pic:cNvPicPr/>
                  </pic:nvPicPr>
                  <pic:blipFill>
                    <a:blip r:embed="rId85">
                      <a:extLst>
                        <a:ext uri="{28A0092B-C50C-407E-A947-70E740481C1C}">
                          <a14:useLocalDpi xmlns:a14="http://schemas.microsoft.com/office/drawing/2010/main" val="0"/>
                        </a:ext>
                      </a:extLst>
                    </a:blip>
                    <a:stretch>
                      <a:fillRect/>
                    </a:stretch>
                  </pic:blipFill>
                  <pic:spPr>
                    <a:xfrm>
                      <a:off x="0" y="0"/>
                      <a:ext cx="3993438" cy="2987594"/>
                    </a:xfrm>
                    <a:prstGeom prst="rect">
                      <a:avLst/>
                    </a:prstGeom>
                  </pic:spPr>
                </pic:pic>
              </a:graphicData>
            </a:graphic>
          </wp:inline>
        </w:drawing>
      </w:r>
    </w:p>
    <w:p w14:paraId="0C037D05" w14:textId="6A1F6704" w:rsidR="00353EC3" w:rsidRPr="00D55856" w:rsidRDefault="00A34459"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00A45D3E" w:rsidRPr="00D55856">
        <w:rPr>
          <w:noProof/>
        </w:rPr>
        <w:t>4</w:t>
      </w:r>
      <w:r w:rsidR="00E17F7C">
        <w:rPr>
          <w:noProof/>
        </w:rPr>
        <w:fldChar w:fldCharType="end"/>
      </w:r>
      <w:r w:rsidRPr="00D55856">
        <w:t xml:space="preserve"> - Microsoft Azure račun</w:t>
      </w:r>
    </w:p>
    <w:p w14:paraId="7ED639D0" w14:textId="77777777" w:rsidR="00353EC3" w:rsidRPr="0020295F" w:rsidRDefault="00353EC3" w:rsidP="00D9128D">
      <w:pPr>
        <w:ind w:firstLine="576"/>
        <w:jc w:val="center"/>
      </w:pPr>
    </w:p>
    <w:p w14:paraId="42A35EB4" w14:textId="1771749D" w:rsidR="00353EC3" w:rsidRPr="0020295F" w:rsidRDefault="00353EC3" w:rsidP="00D9128D">
      <w:pPr>
        <w:ind w:firstLine="576"/>
      </w:pPr>
      <w:r w:rsidRPr="0020295F">
        <w:lastRenderedPageBreak/>
        <w:t xml:space="preserve">Nakon uspješne prijave, u polju «Subscription» bi se trebala prikazati vrsta računa koju posjedujemo na Azure servisu. Nakon toga </w:t>
      </w:r>
      <w:r w:rsidR="00AE2E7F" w:rsidRPr="0020295F">
        <w:t xml:space="preserve">odabiremo dugme «New» kojim pokrećemo </w:t>
      </w:r>
      <w:r w:rsidR="00AE2E7F" w:rsidRPr="0020295F">
        <w:rPr>
          <w:lang w:val="en-US"/>
        </w:rPr>
        <w:t xml:space="preserve">stvaranje </w:t>
      </w:r>
      <w:r w:rsidR="00AE2E7F" w:rsidRPr="0020295F">
        <w:t>«App Service» usluge za našu web aplikaciju, tj. web servera na Azure servisu.</w:t>
      </w:r>
      <w:r w:rsidR="00793F8A" w:rsidRPr="0020295F">
        <w:rPr>
          <w:lang w:val="en-US"/>
        </w:rPr>
        <w:t xml:space="preserve"> Pod </w:t>
      </w:r>
      <w:r w:rsidR="00793F8A" w:rsidRPr="0020295F">
        <w:t>rubriku</w:t>
      </w:r>
      <w:r w:rsidR="00793F8A" w:rsidRPr="0020295F">
        <w:rPr>
          <w:lang w:val="en-US"/>
        </w:rPr>
        <w:t xml:space="preserve"> </w:t>
      </w:r>
      <w:r w:rsidR="00793F8A" w:rsidRPr="0020295F">
        <w:t>«Web App Name» unosimo naziv web aplikacije, također naziv koji se unese pod ovu rubriku bit će dio web adrese i to u obliku ime_aplikacije.azurewebsites.net. Nakon toga za rubriku «App Service Plan» odabiremo dugme «New» te u dobivenom izborniku odabiremo vrstu servera na kojem će se web aplikacija izvršavat</w:t>
      </w:r>
      <w:r w:rsidR="00D54181" w:rsidRPr="0020295F">
        <w:t>i</w:t>
      </w:r>
      <w:r w:rsidR="00793F8A" w:rsidRPr="0020295F">
        <w:t>, točnije biramo količinu procesorskih jezgri i količinu RAM memorije dostupne aplikaciji.</w:t>
      </w:r>
    </w:p>
    <w:p w14:paraId="791595A0" w14:textId="77777777" w:rsidR="00A34459" w:rsidRPr="0020295F" w:rsidRDefault="00A34459" w:rsidP="00D9128D">
      <w:pPr>
        <w:ind w:firstLine="576"/>
      </w:pPr>
    </w:p>
    <w:p w14:paraId="60D16F2D" w14:textId="77777777" w:rsidR="00A34459" w:rsidRPr="0020295F" w:rsidRDefault="00793F8A" w:rsidP="00D9128D">
      <w:pPr>
        <w:keepNext/>
        <w:ind w:firstLine="576"/>
        <w:jc w:val="center"/>
      </w:pPr>
      <w:r w:rsidRPr="00E86FC2">
        <w:rPr>
          <w:noProof/>
          <w:lang w:eastAsia="hr-HR"/>
        </w:rPr>
        <w:drawing>
          <wp:inline distT="0" distB="0" distL="0" distR="0" wp14:anchorId="3BC907AA" wp14:editId="717A3A25">
            <wp:extent cx="5197504" cy="3892973"/>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Screen Shot 2016-01-19 at 08.39.31.png"/>
                    <pic:cNvPicPr/>
                  </pic:nvPicPr>
                  <pic:blipFill>
                    <a:blip r:embed="rId86">
                      <a:extLst>
                        <a:ext uri="{28A0092B-C50C-407E-A947-70E740481C1C}">
                          <a14:useLocalDpi xmlns:a14="http://schemas.microsoft.com/office/drawing/2010/main" val="0"/>
                        </a:ext>
                      </a:extLst>
                    </a:blip>
                    <a:stretch>
                      <a:fillRect/>
                    </a:stretch>
                  </pic:blipFill>
                  <pic:spPr>
                    <a:xfrm>
                      <a:off x="0" y="0"/>
                      <a:ext cx="5284265" cy="3957958"/>
                    </a:xfrm>
                    <a:prstGeom prst="rect">
                      <a:avLst/>
                    </a:prstGeom>
                  </pic:spPr>
                </pic:pic>
              </a:graphicData>
            </a:graphic>
          </wp:inline>
        </w:drawing>
      </w:r>
    </w:p>
    <w:p w14:paraId="514D2309" w14:textId="25BD70A5" w:rsidR="00A34459" w:rsidRPr="00D55856" w:rsidRDefault="00A34459"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00A45D3E" w:rsidRPr="00D55856">
        <w:rPr>
          <w:noProof/>
        </w:rPr>
        <w:t>5</w:t>
      </w:r>
      <w:r w:rsidR="00E17F7C">
        <w:rPr>
          <w:noProof/>
        </w:rPr>
        <w:fldChar w:fldCharType="end"/>
      </w:r>
      <w:r w:rsidRPr="00D55856">
        <w:t xml:space="preserve"> - Kreiranje web poslužitelja</w:t>
      </w:r>
    </w:p>
    <w:p w14:paraId="50158DCD" w14:textId="77777777" w:rsidR="00A34459" w:rsidRPr="0020295F" w:rsidRDefault="00793F8A" w:rsidP="00D9128D">
      <w:pPr>
        <w:keepNext/>
        <w:ind w:firstLine="576"/>
        <w:jc w:val="center"/>
      </w:pPr>
      <w:r w:rsidRPr="00E86FC2">
        <w:rPr>
          <w:noProof/>
          <w:lang w:eastAsia="hr-HR"/>
        </w:rPr>
        <w:lastRenderedPageBreak/>
        <w:drawing>
          <wp:inline distT="0" distB="0" distL="0" distR="0" wp14:anchorId="10F3CE32" wp14:editId="71E084E8">
            <wp:extent cx="4291272" cy="3219873"/>
            <wp:effectExtent l="0" t="0" r="1905"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Screen Shot 2016-01-19 at 08.43.54.png"/>
                    <pic:cNvPicPr/>
                  </pic:nvPicPr>
                  <pic:blipFill>
                    <a:blip r:embed="rId87">
                      <a:extLst>
                        <a:ext uri="{28A0092B-C50C-407E-A947-70E740481C1C}">
                          <a14:useLocalDpi xmlns:a14="http://schemas.microsoft.com/office/drawing/2010/main" val="0"/>
                        </a:ext>
                      </a:extLst>
                    </a:blip>
                    <a:stretch>
                      <a:fillRect/>
                    </a:stretch>
                  </pic:blipFill>
                  <pic:spPr>
                    <a:xfrm>
                      <a:off x="0" y="0"/>
                      <a:ext cx="4311504" cy="3235053"/>
                    </a:xfrm>
                    <a:prstGeom prst="rect">
                      <a:avLst/>
                    </a:prstGeom>
                  </pic:spPr>
                </pic:pic>
              </a:graphicData>
            </a:graphic>
          </wp:inline>
        </w:drawing>
      </w:r>
    </w:p>
    <w:p w14:paraId="56AD79D8" w14:textId="1B2570B9" w:rsidR="00793F8A" w:rsidRPr="00D55856" w:rsidRDefault="00A34459" w:rsidP="00D9128D">
      <w:pPr>
        <w:pStyle w:val="Caption"/>
        <w:jc w:val="center"/>
      </w:pPr>
      <w:r w:rsidRPr="00D55856">
        <w:t xml:space="preserve">Slika 7.5 </w:t>
      </w:r>
      <w:r w:rsidR="00E17F7C">
        <w:fldChar w:fldCharType="begin"/>
      </w:r>
      <w:r w:rsidR="00E17F7C">
        <w:instrText xml:space="preserve"> SEQ Slika_</w:instrText>
      </w:r>
      <w:r w:rsidR="00E17F7C">
        <w:instrText xml:space="preserve">7.5 \* ARABIC </w:instrText>
      </w:r>
      <w:r w:rsidR="00E17F7C">
        <w:fldChar w:fldCharType="separate"/>
      </w:r>
      <w:r w:rsidR="00A45D3E" w:rsidRPr="00D55856">
        <w:rPr>
          <w:noProof/>
        </w:rPr>
        <w:t>6</w:t>
      </w:r>
      <w:r w:rsidR="00E17F7C">
        <w:rPr>
          <w:noProof/>
        </w:rPr>
        <w:fldChar w:fldCharType="end"/>
      </w:r>
      <w:r w:rsidRPr="00D55856">
        <w:t xml:space="preserve"> - Odabir vrste web poslužitelja</w:t>
      </w:r>
    </w:p>
    <w:p w14:paraId="068D3566" w14:textId="77777777" w:rsidR="00EA6F10" w:rsidRPr="0020295F" w:rsidRDefault="00EA6F10" w:rsidP="00D9128D">
      <w:pPr>
        <w:ind w:firstLine="576"/>
        <w:jc w:val="center"/>
      </w:pPr>
    </w:p>
    <w:p w14:paraId="08ACF5AF" w14:textId="61F5C9CE" w:rsidR="00EA6F10" w:rsidRPr="0020295F" w:rsidRDefault="00EA6F10" w:rsidP="00D9128D">
      <w:pPr>
        <w:ind w:firstLine="576"/>
      </w:pPr>
      <w:r w:rsidRPr="0020295F">
        <w:t>Kako aplikacija koristi bazu podataka, moramo također stvoriti i SQL server s pripadajućom bazom podataka. To radimo tako da u rubrici s lijeve strane odaberemo «Services».</w:t>
      </w:r>
      <w:r w:rsidRPr="0020295F">
        <w:rPr>
          <w:lang w:val="en-US"/>
        </w:rPr>
        <w:t xml:space="preserve"> Zatim u rubri</w:t>
      </w:r>
      <w:r w:rsidRPr="0020295F">
        <w:t>ci «</w:t>
      </w:r>
      <w:r w:rsidR="0057027A" w:rsidRPr="0020295F">
        <w:t>Resource Type</w:t>
      </w:r>
      <w:r w:rsidRPr="0020295F">
        <w:t>» odaberemo plus znak pokraj stavke «</w:t>
      </w:r>
      <w:r w:rsidRPr="0020295F">
        <w:rPr>
          <w:lang w:val="en-US"/>
        </w:rPr>
        <w:t>SQL Database</w:t>
      </w:r>
      <w:r w:rsidRPr="0020295F">
        <w:t>» koji će pokrenuti proces za stvaranje servera i SQL baze podataka.</w:t>
      </w:r>
    </w:p>
    <w:p w14:paraId="5B6DF988" w14:textId="77777777" w:rsidR="0057027A" w:rsidRPr="0020295F" w:rsidRDefault="0057027A" w:rsidP="00D9128D">
      <w:pPr>
        <w:ind w:firstLine="576"/>
      </w:pPr>
    </w:p>
    <w:p w14:paraId="00F78B7A" w14:textId="77777777" w:rsidR="00A45D3E" w:rsidRPr="0020295F" w:rsidRDefault="00EA6F10" w:rsidP="00D9128D">
      <w:pPr>
        <w:keepNext/>
        <w:ind w:firstLine="576"/>
        <w:jc w:val="center"/>
      </w:pPr>
      <w:r w:rsidRPr="00E86FC2">
        <w:rPr>
          <w:noProof/>
          <w:lang w:eastAsia="hr-HR"/>
        </w:rPr>
        <w:drawing>
          <wp:inline distT="0" distB="0" distL="0" distR="0" wp14:anchorId="47BB43C4" wp14:editId="3A1D1133">
            <wp:extent cx="4157874" cy="3105573"/>
            <wp:effectExtent l="0" t="0" r="8255"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Screen Shot 2016-01-19 at 08.44.07.png"/>
                    <pic:cNvPicPr/>
                  </pic:nvPicPr>
                  <pic:blipFill>
                    <a:blip r:embed="rId88">
                      <a:extLst>
                        <a:ext uri="{28A0092B-C50C-407E-A947-70E740481C1C}">
                          <a14:useLocalDpi xmlns:a14="http://schemas.microsoft.com/office/drawing/2010/main" val="0"/>
                        </a:ext>
                      </a:extLst>
                    </a:blip>
                    <a:stretch>
                      <a:fillRect/>
                    </a:stretch>
                  </pic:blipFill>
                  <pic:spPr>
                    <a:xfrm>
                      <a:off x="0" y="0"/>
                      <a:ext cx="4182373" cy="3123871"/>
                    </a:xfrm>
                    <a:prstGeom prst="rect">
                      <a:avLst/>
                    </a:prstGeom>
                  </pic:spPr>
                </pic:pic>
              </a:graphicData>
            </a:graphic>
          </wp:inline>
        </w:drawing>
      </w:r>
    </w:p>
    <w:p w14:paraId="7D07E9D8" w14:textId="618592F4" w:rsidR="00EA6F10" w:rsidRPr="00D55856" w:rsidRDefault="00A45D3E"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Pr="00D55856">
        <w:rPr>
          <w:noProof/>
        </w:rPr>
        <w:t>7</w:t>
      </w:r>
      <w:r w:rsidR="00E17F7C">
        <w:rPr>
          <w:noProof/>
        </w:rPr>
        <w:fldChar w:fldCharType="end"/>
      </w:r>
      <w:r w:rsidRPr="00D55856">
        <w:t xml:space="preserve"> - Stvaranje dodatnih servisa</w:t>
      </w:r>
    </w:p>
    <w:p w14:paraId="3DCA8507" w14:textId="77777777" w:rsidR="0057027A" w:rsidRPr="0020295F" w:rsidRDefault="0057027A" w:rsidP="00D9128D">
      <w:pPr>
        <w:ind w:firstLine="576"/>
      </w:pPr>
    </w:p>
    <w:p w14:paraId="62EE5A38" w14:textId="432F94D8" w:rsidR="0057027A" w:rsidRPr="0020295F" w:rsidRDefault="005B405C" w:rsidP="00D9128D">
      <w:pPr>
        <w:ind w:firstLine="576"/>
      </w:pPr>
      <w:r w:rsidRPr="0020295F">
        <w:t>U sljedećem izborniku pod rubrikom SQL Server odabiremo</w:t>
      </w:r>
      <w:r w:rsidR="008D3733" w:rsidRPr="0020295F">
        <w:t xml:space="preserve"> «New»</w:t>
      </w:r>
      <w:r w:rsidRPr="0020295F">
        <w:t xml:space="preserve"> što otvara izbornik za izradu servera za bazu podataka. Unosimo ime servera po želji te postavljamo korisničko ime i lozinku za prijavu na server. Potvrdimo unos servera te se vratimo na prethodni izbornik izrade baze podataka. Stvoreni server nam je već odabran, samo moramo unijeti ime baze podataka, također po želji. Potvrdimo </w:t>
      </w:r>
      <w:r w:rsidR="0057027A" w:rsidRPr="0020295F">
        <w:t>i stvaranje baze podataka te se vraćamo na «Create App Service» izbornik gdje odabiremo dugme «Create»</w:t>
      </w:r>
      <w:r w:rsidR="00E51CCF" w:rsidRPr="0020295F">
        <w:t xml:space="preserve"> što pokreće pokretanje web servera i baze podataka na Azure servisu.</w:t>
      </w:r>
    </w:p>
    <w:p w14:paraId="2F3844D7" w14:textId="77777777" w:rsidR="00A45D3E" w:rsidRPr="0020295F" w:rsidRDefault="00A45D3E" w:rsidP="00D9128D">
      <w:pPr>
        <w:ind w:firstLine="576"/>
      </w:pPr>
    </w:p>
    <w:p w14:paraId="2D32F72D" w14:textId="77777777" w:rsidR="00A45D3E" w:rsidRPr="0020295F" w:rsidRDefault="0057027A" w:rsidP="00D9128D">
      <w:pPr>
        <w:keepNext/>
        <w:ind w:firstLine="576"/>
        <w:jc w:val="center"/>
      </w:pPr>
      <w:r w:rsidRPr="00E86FC2">
        <w:rPr>
          <w:noProof/>
          <w:lang w:eastAsia="hr-HR"/>
        </w:rPr>
        <w:drawing>
          <wp:inline distT="0" distB="0" distL="0" distR="0" wp14:anchorId="2A35C9D7" wp14:editId="5E45264C">
            <wp:extent cx="5076402" cy="3792753"/>
            <wp:effectExtent l="0" t="0" r="381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Screen Shot 2016-01-19 at 08.44.15.png"/>
                    <pic:cNvPicPr/>
                  </pic:nvPicPr>
                  <pic:blipFill>
                    <a:blip r:embed="rId89">
                      <a:extLst>
                        <a:ext uri="{28A0092B-C50C-407E-A947-70E740481C1C}">
                          <a14:useLocalDpi xmlns:a14="http://schemas.microsoft.com/office/drawing/2010/main" val="0"/>
                        </a:ext>
                      </a:extLst>
                    </a:blip>
                    <a:stretch>
                      <a:fillRect/>
                    </a:stretch>
                  </pic:blipFill>
                  <pic:spPr>
                    <a:xfrm>
                      <a:off x="0" y="0"/>
                      <a:ext cx="5080605" cy="3795893"/>
                    </a:xfrm>
                    <a:prstGeom prst="rect">
                      <a:avLst/>
                    </a:prstGeom>
                  </pic:spPr>
                </pic:pic>
              </a:graphicData>
            </a:graphic>
          </wp:inline>
        </w:drawing>
      </w:r>
    </w:p>
    <w:p w14:paraId="17CFFE4C" w14:textId="785D9D27" w:rsidR="0057027A" w:rsidRPr="00D55856" w:rsidRDefault="00A45D3E"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Pr="00D55856">
        <w:rPr>
          <w:noProof/>
        </w:rPr>
        <w:t>8</w:t>
      </w:r>
      <w:r w:rsidR="00E17F7C">
        <w:rPr>
          <w:noProof/>
        </w:rPr>
        <w:fldChar w:fldCharType="end"/>
      </w:r>
      <w:r w:rsidRPr="00D55856">
        <w:t xml:space="preserve"> - SQL Baza podataka</w:t>
      </w:r>
    </w:p>
    <w:p w14:paraId="3CFEF52A" w14:textId="77777777" w:rsidR="00A45D3E" w:rsidRPr="0020295F" w:rsidRDefault="0057027A" w:rsidP="00D9128D">
      <w:pPr>
        <w:keepNext/>
        <w:ind w:firstLine="576"/>
        <w:jc w:val="center"/>
      </w:pPr>
      <w:r w:rsidRPr="00E86FC2">
        <w:rPr>
          <w:noProof/>
          <w:lang w:eastAsia="hr-HR"/>
        </w:rPr>
        <w:lastRenderedPageBreak/>
        <w:drawing>
          <wp:inline distT="0" distB="0" distL="0" distR="0" wp14:anchorId="502B8188" wp14:editId="2B41B661">
            <wp:extent cx="4623435" cy="3476239"/>
            <wp:effectExtent l="0" t="0" r="0" b="381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Screen Shot 2016-01-19 at 08.44.25.png"/>
                    <pic:cNvPicPr/>
                  </pic:nvPicPr>
                  <pic:blipFill>
                    <a:blip r:embed="rId90">
                      <a:extLst>
                        <a:ext uri="{28A0092B-C50C-407E-A947-70E740481C1C}">
                          <a14:useLocalDpi xmlns:a14="http://schemas.microsoft.com/office/drawing/2010/main" val="0"/>
                        </a:ext>
                      </a:extLst>
                    </a:blip>
                    <a:stretch>
                      <a:fillRect/>
                    </a:stretch>
                  </pic:blipFill>
                  <pic:spPr>
                    <a:xfrm>
                      <a:off x="0" y="0"/>
                      <a:ext cx="4631225" cy="3482096"/>
                    </a:xfrm>
                    <a:prstGeom prst="rect">
                      <a:avLst/>
                    </a:prstGeom>
                  </pic:spPr>
                </pic:pic>
              </a:graphicData>
            </a:graphic>
          </wp:inline>
        </w:drawing>
      </w:r>
    </w:p>
    <w:p w14:paraId="6E02019B" w14:textId="7A9616DD" w:rsidR="0057027A" w:rsidRPr="00D55856" w:rsidRDefault="00A45D3E" w:rsidP="00D9128D">
      <w:pPr>
        <w:pStyle w:val="Caption"/>
        <w:jc w:val="center"/>
      </w:pPr>
      <w:r w:rsidRPr="00D55856">
        <w:t xml:space="preserve">Slika 7.5 </w:t>
      </w:r>
      <w:r w:rsidR="00E17F7C">
        <w:fldChar w:fldCharType="begin"/>
      </w:r>
      <w:r w:rsidR="00E17F7C">
        <w:instrText xml:space="preserve"> SEQ Slika_7.5 \* ARABIC </w:instrText>
      </w:r>
      <w:r w:rsidR="00E17F7C">
        <w:fldChar w:fldCharType="separate"/>
      </w:r>
      <w:r w:rsidRPr="00D55856">
        <w:rPr>
          <w:noProof/>
        </w:rPr>
        <w:t>9</w:t>
      </w:r>
      <w:r w:rsidR="00E17F7C">
        <w:rPr>
          <w:noProof/>
        </w:rPr>
        <w:fldChar w:fldCharType="end"/>
      </w:r>
      <w:r w:rsidRPr="00D55856">
        <w:t xml:space="preserve"> - SQL Server</w:t>
      </w:r>
    </w:p>
    <w:p w14:paraId="2289BE8C" w14:textId="77777777" w:rsidR="00A45D3E" w:rsidRPr="0020295F" w:rsidRDefault="00A45D3E" w:rsidP="00D9128D">
      <w:pPr>
        <w:jc w:val="left"/>
      </w:pPr>
    </w:p>
    <w:p w14:paraId="37E3596F" w14:textId="7769BE4A" w:rsidR="00E51CCF" w:rsidRPr="0020295F" w:rsidRDefault="00E51CCF" w:rsidP="00D9128D">
      <w:pPr>
        <w:ind w:firstLine="576"/>
        <w:jc w:val="left"/>
      </w:pPr>
      <w:r w:rsidRPr="0020295F">
        <w:t>Nakon nekoliko trenutaka, trebao bi se prikazati sljedeći izbornik:</w:t>
      </w:r>
    </w:p>
    <w:p w14:paraId="071AA278" w14:textId="77777777" w:rsidR="00B132E1" w:rsidRPr="0020295F" w:rsidRDefault="00B132E1" w:rsidP="00D9128D">
      <w:pPr>
        <w:ind w:firstLine="576"/>
        <w:jc w:val="left"/>
      </w:pPr>
    </w:p>
    <w:p w14:paraId="56B2320E" w14:textId="77777777" w:rsidR="00A45D3E" w:rsidRPr="0020295F" w:rsidRDefault="00E51CCF" w:rsidP="00D9128D">
      <w:pPr>
        <w:keepNext/>
        <w:ind w:firstLine="576"/>
        <w:jc w:val="center"/>
      </w:pPr>
      <w:r w:rsidRPr="00E86FC2">
        <w:rPr>
          <w:noProof/>
          <w:lang w:eastAsia="hr-HR"/>
        </w:rPr>
        <w:drawing>
          <wp:inline distT="0" distB="0" distL="0" distR="0" wp14:anchorId="471D7373" wp14:editId="22FCA09C">
            <wp:extent cx="4514795" cy="3554307"/>
            <wp:effectExtent l="0" t="0" r="6985" b="190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Screen Shot 2016-01-19 at 23.10.51.png"/>
                    <pic:cNvPicPr/>
                  </pic:nvPicPr>
                  <pic:blipFill>
                    <a:blip r:embed="rId91">
                      <a:extLst>
                        <a:ext uri="{28A0092B-C50C-407E-A947-70E740481C1C}">
                          <a14:useLocalDpi xmlns:a14="http://schemas.microsoft.com/office/drawing/2010/main" val="0"/>
                        </a:ext>
                      </a:extLst>
                    </a:blip>
                    <a:stretch>
                      <a:fillRect/>
                    </a:stretch>
                  </pic:blipFill>
                  <pic:spPr>
                    <a:xfrm>
                      <a:off x="0" y="0"/>
                      <a:ext cx="4523989" cy="3561545"/>
                    </a:xfrm>
                    <a:prstGeom prst="rect">
                      <a:avLst/>
                    </a:prstGeom>
                  </pic:spPr>
                </pic:pic>
              </a:graphicData>
            </a:graphic>
          </wp:inline>
        </w:drawing>
      </w:r>
    </w:p>
    <w:p w14:paraId="27EAD7E9" w14:textId="469E47CA" w:rsidR="00E51CCF" w:rsidRPr="00D55856" w:rsidRDefault="00A45D3E" w:rsidP="00D9128D">
      <w:pPr>
        <w:pStyle w:val="Caption"/>
        <w:jc w:val="center"/>
        <w:rPr>
          <w:lang w:val="en-US"/>
        </w:rPr>
      </w:pPr>
      <w:r w:rsidRPr="00D55856">
        <w:t xml:space="preserve">Slika 7.5 </w:t>
      </w:r>
      <w:r w:rsidR="00E17F7C">
        <w:fldChar w:fldCharType="begin"/>
      </w:r>
      <w:r w:rsidR="00E17F7C">
        <w:instrText xml:space="preserve"> SEQ Slika_7.5 \* ARABIC </w:instrText>
      </w:r>
      <w:r w:rsidR="00E17F7C">
        <w:fldChar w:fldCharType="separate"/>
      </w:r>
      <w:r w:rsidRPr="00D55856">
        <w:rPr>
          <w:noProof/>
        </w:rPr>
        <w:t>10</w:t>
      </w:r>
      <w:r w:rsidR="00E17F7C">
        <w:rPr>
          <w:noProof/>
        </w:rPr>
        <w:fldChar w:fldCharType="end"/>
      </w:r>
      <w:r w:rsidRPr="00D55856">
        <w:t xml:space="preserve"> - Završni ekran</w:t>
      </w:r>
    </w:p>
    <w:p w14:paraId="3AF3B164" w14:textId="77777777" w:rsidR="00B132E1" w:rsidRPr="0020295F" w:rsidRDefault="00B132E1" w:rsidP="00D9128D">
      <w:pPr>
        <w:ind w:firstLine="576"/>
        <w:jc w:val="center"/>
        <w:rPr>
          <w:lang w:val="en-US"/>
        </w:rPr>
      </w:pPr>
    </w:p>
    <w:p w14:paraId="4F2956FA" w14:textId="6FD1CE21" w:rsidR="00353EC3" w:rsidRPr="0020295F" w:rsidRDefault="00E51CCF" w:rsidP="00D9128D">
      <w:pPr>
        <w:ind w:firstLine="576"/>
      </w:pPr>
      <w:r w:rsidRPr="0020295F">
        <w:rPr>
          <w:lang w:val="en-US"/>
        </w:rPr>
        <w:lastRenderedPageBreak/>
        <w:t>Visual Studio i Azure servis</w:t>
      </w:r>
      <w:r w:rsidRPr="0020295F">
        <w:t xml:space="preserve"> su popunili sva potrebna polja tako da ih mi ne moramo posebno konfigurirati. Naš sljedeći i posljednji korak je odabir </w:t>
      </w:r>
      <w:r w:rsidR="00757638" w:rsidRPr="0020295F">
        <w:t>stavke</w:t>
      </w:r>
      <w:r w:rsidRPr="0020295F">
        <w:t xml:space="preserve"> «Publish» nakon kojeg se aplikacija šalje na Azure servis i pokreće. Ovaj korak može potrajati i do nekoliko minuta, ovisno o trenutnoj brzini Internet konekcije.</w:t>
      </w:r>
    </w:p>
    <w:p w14:paraId="3C95D77B" w14:textId="5B7853DC" w:rsidR="00B132E1" w:rsidRPr="0020295F" w:rsidRDefault="00A00727" w:rsidP="00D9128D">
      <w:pPr>
        <w:spacing w:after="160" w:line="259" w:lineRule="auto"/>
        <w:jc w:val="left"/>
      </w:pPr>
      <w:r w:rsidRPr="0020295F">
        <w:br w:type="page"/>
      </w:r>
    </w:p>
    <w:p w14:paraId="7F0FA677" w14:textId="77777777" w:rsidR="0004754E" w:rsidRPr="0020295F" w:rsidRDefault="0004754E" w:rsidP="0004754E">
      <w:pPr>
        <w:pStyle w:val="Heading2"/>
      </w:pPr>
      <w:bookmarkStart w:id="1532" w:name="_Toc441055724"/>
      <w:bookmarkStart w:id="1533" w:name="h.44sinio" w:colFirst="0" w:colLast="0"/>
      <w:bookmarkStart w:id="1534" w:name="_Toc431806061"/>
      <w:bookmarkStart w:id="1535" w:name="_Toc441100876"/>
      <w:bookmarkEnd w:id="1532"/>
      <w:bookmarkEnd w:id="1533"/>
      <w:r w:rsidRPr="0020295F">
        <w:lastRenderedPageBreak/>
        <w:t>Korisničke upute</w:t>
      </w:r>
      <w:bookmarkEnd w:id="1534"/>
      <w:bookmarkEnd w:id="1535"/>
    </w:p>
    <w:p w14:paraId="167212CD" w14:textId="77777777" w:rsidR="0004754E" w:rsidRPr="0020295F" w:rsidRDefault="0004754E" w:rsidP="0004754E">
      <w:pPr>
        <w:pStyle w:val="Normal5"/>
      </w:pPr>
    </w:p>
    <w:p w14:paraId="2A87C89B" w14:textId="5E3B5EFD" w:rsidR="00A00727" w:rsidRPr="0020295F" w:rsidRDefault="00A00727" w:rsidP="00D9128D">
      <w:pPr>
        <w:ind w:firstLine="432"/>
      </w:pPr>
      <w:r w:rsidRPr="0020295F">
        <w:t>Sustavu može pristupiti više vrsta korisnika koje dijelimo na:</w:t>
      </w:r>
      <w:r w:rsidR="004C40D4" w:rsidRPr="0020295F">
        <w:t xml:space="preserve"> k</w:t>
      </w:r>
      <w:r w:rsidR="007B46EE" w:rsidRPr="0020295F">
        <w:t>orisnik</w:t>
      </w:r>
      <w:r w:rsidR="004C40D4" w:rsidRPr="0020295F">
        <w:t>a</w:t>
      </w:r>
      <w:r w:rsidR="007B46EE" w:rsidRPr="0020295F">
        <w:t xml:space="preserve"> (klijent</w:t>
      </w:r>
      <w:r w:rsidR="004C40D4" w:rsidRPr="0020295F">
        <w:t>a</w:t>
      </w:r>
      <w:r w:rsidR="007B46EE" w:rsidRPr="0020295F">
        <w:t>)</w:t>
      </w:r>
      <w:r w:rsidR="004C40D4" w:rsidRPr="0020295F">
        <w:t>, d</w:t>
      </w:r>
      <w:r w:rsidR="007B46EE" w:rsidRPr="0020295F">
        <w:t>jelatnik</w:t>
      </w:r>
      <w:r w:rsidR="004C40D4" w:rsidRPr="0020295F">
        <w:t>a i v</w:t>
      </w:r>
      <w:r w:rsidR="007B46EE" w:rsidRPr="0020295F">
        <w:t>lasnik</w:t>
      </w:r>
      <w:r w:rsidR="004C40D4" w:rsidRPr="0020295F">
        <w:t>a.</w:t>
      </w:r>
    </w:p>
    <w:p w14:paraId="3627A226" w14:textId="724F524B" w:rsidR="00A00727" w:rsidRPr="0020295F" w:rsidRDefault="00A00727" w:rsidP="00D9128D">
      <w:pPr>
        <w:ind w:firstLine="432"/>
      </w:pPr>
      <w:r w:rsidRPr="0020295F">
        <w:t>Na dnu svake stranice restorana pruža se mogućnost prijave osoblja, što uključuje vlasnika i djelatnike. Korisnik također može pristupiti toj stranici, samo bez prave autorizacije ne može se prijaviti.</w:t>
      </w:r>
      <w:r w:rsidR="004C40D4" w:rsidRPr="0020295F">
        <w:t xml:space="preserve"> </w:t>
      </w:r>
    </w:p>
    <w:p w14:paraId="386FAA9E" w14:textId="77777777" w:rsidR="004C40D4" w:rsidRPr="0020295F" w:rsidRDefault="004C40D4" w:rsidP="00D9128D">
      <w:pPr>
        <w:ind w:firstLine="432"/>
      </w:pPr>
    </w:p>
    <w:p w14:paraId="2EFD5E4F" w14:textId="04BDB857" w:rsidR="00A82942" w:rsidRPr="00D55856" w:rsidRDefault="00A82942">
      <w:pPr>
        <w:rPr>
          <w:b/>
        </w:rPr>
      </w:pPr>
      <w:r w:rsidRPr="00D55856">
        <w:rPr>
          <w:b/>
        </w:rPr>
        <w:t>Korisnik</w:t>
      </w:r>
    </w:p>
    <w:p w14:paraId="7D55990D" w14:textId="26B8016E" w:rsidR="00A82942" w:rsidRPr="0020295F" w:rsidRDefault="00AA79E3" w:rsidP="00D9128D">
      <w:pPr>
        <w:ind w:firstLine="432"/>
      </w:pPr>
      <w:r w:rsidRPr="0020295F">
        <w:t>Korisnik, tj. klijent može odabrati čet</w:t>
      </w:r>
      <w:r w:rsidR="00D54181" w:rsidRPr="0020295F">
        <w:t>i</w:t>
      </w:r>
      <w:r w:rsidRPr="0020295F">
        <w:t xml:space="preserve">ri kartice na vrhu stranice restorana: Početna, Jelovnik, Komentari, Kontakt. </w:t>
      </w:r>
      <w:r w:rsidR="008B4194" w:rsidRPr="0020295F">
        <w:t xml:space="preserve">Također, u desnom gornjem kutu nalazi se Košarica. </w:t>
      </w:r>
      <w:r w:rsidRPr="0020295F">
        <w:t>Ako korisnik želi naručiti jelo, on mora odabrati karticu Jelovnik. Korisniku može pretraživati jela po kategoriji ili ih sortirati po imenu, cijeni, popularnosti i ocjeni. Zatim, koris</w:t>
      </w:r>
      <w:r w:rsidR="00D54181" w:rsidRPr="0020295F">
        <w:t>n</w:t>
      </w:r>
      <w:r w:rsidRPr="0020295F">
        <w:t xml:space="preserve">ik odabere željeno jelo i dodaje ga u svoju košaricu pritiskom na gumb „Dodaj“. U slučaju da korisnik želi dodatke uz traženo jelo, tada </w:t>
      </w:r>
      <w:r w:rsidR="008B4194" w:rsidRPr="0020295F">
        <w:t xml:space="preserve">klikne na strelicu, tj. padajući izbornik koji se nalazi ispod gumba „Dodaj“. </w:t>
      </w:r>
      <w:r w:rsidR="00AC4851" w:rsidRPr="0020295F">
        <w:t>Također, klijent može komentirati i čitati komentare za pojedina jela odabirom određenog jela.</w:t>
      </w:r>
    </w:p>
    <w:p w14:paraId="01D08627" w14:textId="77777777" w:rsidR="00C255BA" w:rsidRDefault="00AA79E3">
      <w:pPr>
        <w:keepNext/>
        <w:ind w:firstLine="432"/>
        <w:jc w:val="center"/>
        <w:rPr>
          <w:ins w:id="1536" w:author="Tin Trčak" w:date="2016-01-21T00:45:00Z"/>
        </w:rPr>
        <w:pPrChange w:id="1537" w:author="Tin Trčak" w:date="2016-01-21T00:45:00Z">
          <w:pPr>
            <w:ind w:firstLine="432"/>
            <w:jc w:val="center"/>
          </w:pPr>
        </w:pPrChange>
      </w:pPr>
      <w:r w:rsidRPr="00E86FC2">
        <w:rPr>
          <w:noProof/>
          <w:lang w:eastAsia="hr-HR"/>
        </w:rPr>
        <w:drawing>
          <wp:inline distT="0" distB="0" distL="0" distR="0" wp14:anchorId="04FE27F5" wp14:editId="70BBF9B5">
            <wp:extent cx="5753100" cy="226695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5753100" cy="2266950"/>
                    </a:xfrm>
                    <a:prstGeom prst="rect">
                      <a:avLst/>
                    </a:prstGeom>
                    <a:noFill/>
                    <a:ln>
                      <a:noFill/>
                    </a:ln>
                  </pic:spPr>
                </pic:pic>
              </a:graphicData>
            </a:graphic>
          </wp:inline>
        </w:drawing>
      </w:r>
    </w:p>
    <w:p w14:paraId="5331E81A" w14:textId="24C0CDDA" w:rsidR="00AA79E3" w:rsidRPr="0020295F" w:rsidRDefault="00C255BA">
      <w:pPr>
        <w:pStyle w:val="Caption"/>
        <w:jc w:val="center"/>
        <w:pPrChange w:id="1538" w:author="Tin Trčak" w:date="2016-01-21T00:45:00Z">
          <w:pPr>
            <w:ind w:firstLine="432"/>
            <w:jc w:val="center"/>
          </w:pPr>
        </w:pPrChange>
      </w:pPr>
      <w:bookmarkStart w:id="1539" w:name="_Toc441150071"/>
      <w:ins w:id="1540" w:author="Tin Trčak" w:date="2016-01-21T00:45:00Z">
        <w:r>
          <w:t xml:space="preserve">Slika </w:t>
        </w:r>
      </w:ins>
      <w:ins w:id="1541" w:author="Tin Trčak" w:date="2016-01-21T13:41:00Z">
        <w:r w:rsidR="00476BBA">
          <w:fldChar w:fldCharType="begin"/>
        </w:r>
        <w:r w:rsidR="00476BBA">
          <w:instrText xml:space="preserve"> STYLEREF 2 \s </w:instrText>
        </w:r>
      </w:ins>
      <w:r w:rsidR="00476BBA">
        <w:fldChar w:fldCharType="separate"/>
      </w:r>
      <w:r w:rsidR="00476BBA">
        <w:rPr>
          <w:noProof/>
        </w:rPr>
        <w:t>7.6</w:t>
      </w:r>
      <w:ins w:id="1542"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43" w:author="Tin Trčak" w:date="2016-01-21T13:41:00Z">
        <w:r w:rsidR="00476BBA">
          <w:rPr>
            <w:noProof/>
          </w:rPr>
          <w:t>1</w:t>
        </w:r>
        <w:r w:rsidR="00476BBA">
          <w:fldChar w:fldCharType="end"/>
        </w:r>
      </w:ins>
      <w:ins w:id="1544" w:author="Tin Trčak" w:date="2016-01-21T00:46:00Z">
        <w:r>
          <w:t xml:space="preserve"> Odabir kartice Jelovnik</w:t>
        </w:r>
      </w:ins>
      <w:bookmarkEnd w:id="1539"/>
    </w:p>
    <w:p w14:paraId="76679062" w14:textId="77777777" w:rsidR="004C40D4" w:rsidRPr="0020295F" w:rsidRDefault="008B4194" w:rsidP="00D9128D">
      <w:pPr>
        <w:ind w:firstLine="432"/>
      </w:pPr>
      <w:r w:rsidRPr="0020295F">
        <w:t xml:space="preserve">U košarici se nalaze dodana jela, pripadne informacije o odabranome jelu (slika, naziv, veličina, količina, dodaci, cijena), te ukupna cijena narudžbe. Klijent može u košarici promijeniti količinu pojedinog jela i ukloniti pojedino jelo. Nakon toga, korisnik treba popuniti obavezne podatke. Zatim potvrđuje narudžbu klikom na gumb </w:t>
      </w:r>
      <w:r w:rsidR="00AC4851" w:rsidRPr="0020295F">
        <w:t>„</w:t>
      </w:r>
      <w:r w:rsidRPr="0020295F">
        <w:t>Potvrdi narudžbu</w:t>
      </w:r>
      <w:r w:rsidR="00AC4851" w:rsidRPr="0020295F">
        <w:t xml:space="preserve">“. </w:t>
      </w:r>
    </w:p>
    <w:p w14:paraId="01C0511A" w14:textId="5AC45870" w:rsidR="004C40D4" w:rsidRPr="0020295F" w:rsidRDefault="00AC4851" w:rsidP="00D9128D">
      <w:pPr>
        <w:ind w:firstLine="432"/>
      </w:pPr>
      <w:r w:rsidRPr="0020295F">
        <w:t>Ako korisnika zanimaju informacije o restoranu, tada mora odabrati karticu Kontakt</w:t>
      </w:r>
      <w:r w:rsidR="008B4194" w:rsidRPr="0020295F">
        <w:t>.</w:t>
      </w:r>
      <w:r w:rsidRPr="0020295F">
        <w:t xml:space="preserve"> Korisnik može komentirati i čitati komentare o restoranu odabirom kartice Komentari.</w:t>
      </w:r>
      <w:r w:rsidR="004C40D4" w:rsidRPr="0020295F">
        <w:br w:type="page"/>
      </w:r>
    </w:p>
    <w:p w14:paraId="667F42AF" w14:textId="77777777" w:rsidR="007B46EE" w:rsidRPr="00D55856" w:rsidRDefault="007B46EE" w:rsidP="00D9128D">
      <w:pPr>
        <w:rPr>
          <w:b/>
        </w:rPr>
      </w:pPr>
      <w:r w:rsidRPr="00D55856">
        <w:rPr>
          <w:b/>
        </w:rPr>
        <w:lastRenderedPageBreak/>
        <w:t>Djelatnik</w:t>
      </w:r>
    </w:p>
    <w:p w14:paraId="69B91DD4" w14:textId="77777777" w:rsidR="007B46EE" w:rsidRPr="0020295F" w:rsidRDefault="007B46EE" w:rsidP="007B46EE">
      <w:pPr>
        <w:ind w:firstLine="432"/>
      </w:pPr>
      <w:r w:rsidRPr="0020295F">
        <w:t xml:space="preserve">U sučelju administrativne stranice djelatnik uz karticu odjave ima za odabir dvije kartice: Narudžbe i Jela. Odabirom kartice „Narudžbe“ djelatnik vidi sve trenutne nepotvrđene narudžbe ako ih ima. Djelatnik ih može potvrditi ili odbiti, te navesti razloge svog odabira naručitelju. </w:t>
      </w:r>
    </w:p>
    <w:p w14:paraId="50B199AD" w14:textId="77777777" w:rsidR="00C255BA" w:rsidRDefault="007B46EE">
      <w:pPr>
        <w:keepNext/>
        <w:ind w:firstLine="432"/>
        <w:jc w:val="center"/>
        <w:rPr>
          <w:ins w:id="1545" w:author="Tin Trčak" w:date="2016-01-21T00:45:00Z"/>
        </w:rPr>
        <w:pPrChange w:id="1546" w:author="Tin Trčak" w:date="2016-01-21T00:48:00Z">
          <w:pPr>
            <w:ind w:firstLine="432"/>
          </w:pPr>
        </w:pPrChange>
      </w:pPr>
      <w:r w:rsidRPr="00E86FC2">
        <w:rPr>
          <w:noProof/>
          <w:lang w:eastAsia="hr-HR"/>
        </w:rPr>
        <w:drawing>
          <wp:inline distT="0" distB="0" distL="0" distR="0" wp14:anchorId="6B688B82" wp14:editId="69A4C935">
            <wp:extent cx="5753100" cy="12763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5753100" cy="1276350"/>
                    </a:xfrm>
                    <a:prstGeom prst="rect">
                      <a:avLst/>
                    </a:prstGeom>
                    <a:noFill/>
                    <a:ln>
                      <a:noFill/>
                    </a:ln>
                  </pic:spPr>
                </pic:pic>
              </a:graphicData>
            </a:graphic>
          </wp:inline>
        </w:drawing>
      </w:r>
    </w:p>
    <w:p w14:paraId="6A302760" w14:textId="39730963" w:rsidR="007B46EE" w:rsidRPr="0020295F" w:rsidRDefault="00C255BA">
      <w:pPr>
        <w:pStyle w:val="Caption"/>
        <w:jc w:val="center"/>
        <w:pPrChange w:id="1547" w:author="Tin Trčak" w:date="2016-01-21T00:46:00Z">
          <w:pPr>
            <w:ind w:firstLine="432"/>
          </w:pPr>
        </w:pPrChange>
      </w:pPr>
      <w:bookmarkStart w:id="1548" w:name="_Toc441150072"/>
      <w:ins w:id="1549" w:author="Tin Trčak" w:date="2016-01-21T00:45:00Z">
        <w:r>
          <w:t xml:space="preserve">Slika </w:t>
        </w:r>
      </w:ins>
      <w:ins w:id="1550" w:author="Tin Trčak" w:date="2016-01-21T13:41:00Z">
        <w:r w:rsidR="00476BBA">
          <w:fldChar w:fldCharType="begin"/>
        </w:r>
        <w:r w:rsidR="00476BBA">
          <w:instrText xml:space="preserve"> STYLEREF 2 \s </w:instrText>
        </w:r>
      </w:ins>
      <w:r w:rsidR="00476BBA">
        <w:fldChar w:fldCharType="separate"/>
      </w:r>
      <w:r w:rsidR="00476BBA">
        <w:rPr>
          <w:noProof/>
        </w:rPr>
        <w:t>7.6</w:t>
      </w:r>
      <w:ins w:id="1551"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52" w:author="Tin Trčak" w:date="2016-01-21T13:41:00Z">
        <w:r w:rsidR="00476BBA">
          <w:rPr>
            <w:noProof/>
          </w:rPr>
          <w:t>2</w:t>
        </w:r>
        <w:r w:rsidR="00476BBA">
          <w:fldChar w:fldCharType="end"/>
        </w:r>
      </w:ins>
      <w:ins w:id="1553" w:author="Tin Trčak" w:date="2016-01-21T00:46:00Z">
        <w:r>
          <w:t xml:space="preserve"> </w:t>
        </w:r>
      </w:ins>
      <w:ins w:id="1554" w:author="Tin Trčak" w:date="2016-01-21T00:47:00Z">
        <w:r>
          <w:t>Odabir kartice Narudžbe</w:t>
        </w:r>
      </w:ins>
      <w:bookmarkEnd w:id="1548"/>
    </w:p>
    <w:p w14:paraId="4AF3245F" w14:textId="77777777" w:rsidR="00D947B8" w:rsidRDefault="00D947B8" w:rsidP="007B46EE">
      <w:pPr>
        <w:ind w:firstLine="432"/>
        <w:rPr>
          <w:ins w:id="1555" w:author="Tin Trčak" w:date="2016-01-21T00:57:00Z"/>
        </w:rPr>
      </w:pPr>
    </w:p>
    <w:p w14:paraId="3B2E2B89" w14:textId="7DBA2BD3" w:rsidR="007B46EE" w:rsidRDefault="007B46EE" w:rsidP="007B46EE">
      <w:pPr>
        <w:ind w:firstLine="432"/>
        <w:rPr>
          <w:ins w:id="1556" w:author="Tin Trčak" w:date="2016-01-21T00:57:00Z"/>
        </w:rPr>
      </w:pPr>
      <w:r w:rsidRPr="0020295F">
        <w:t>Odabirom kartice „Jela“ djelatnik ima mogućnost dodavanja, brisanja i izmjenjivanja jela i njihovih kategorija. Također, može dodavati, brisati i izmjenjivati dodatke jelima.</w:t>
      </w:r>
    </w:p>
    <w:p w14:paraId="6CC736DD" w14:textId="77777777" w:rsidR="00D947B8" w:rsidRPr="0020295F" w:rsidRDefault="00D947B8" w:rsidP="007B46EE">
      <w:pPr>
        <w:ind w:firstLine="432"/>
      </w:pPr>
    </w:p>
    <w:p w14:paraId="483613DB" w14:textId="77777777" w:rsidR="00C255BA" w:rsidRDefault="00A82942">
      <w:pPr>
        <w:keepNext/>
        <w:ind w:firstLine="432"/>
        <w:jc w:val="center"/>
        <w:rPr>
          <w:ins w:id="1557" w:author="Tin Trčak" w:date="2016-01-21T00:45:00Z"/>
        </w:rPr>
        <w:pPrChange w:id="1558" w:author="Tin Trčak" w:date="2016-01-21T00:47:00Z">
          <w:pPr>
            <w:ind w:firstLine="432"/>
          </w:pPr>
        </w:pPrChange>
      </w:pPr>
      <w:r w:rsidRPr="00E86FC2">
        <w:rPr>
          <w:noProof/>
          <w:lang w:eastAsia="hr-HR"/>
        </w:rPr>
        <w:drawing>
          <wp:inline distT="0" distB="0" distL="0" distR="0" wp14:anchorId="1C0FFD35" wp14:editId="084A167F">
            <wp:extent cx="5753100" cy="239077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5753100" cy="2390775"/>
                    </a:xfrm>
                    <a:prstGeom prst="rect">
                      <a:avLst/>
                    </a:prstGeom>
                    <a:noFill/>
                    <a:ln>
                      <a:noFill/>
                    </a:ln>
                  </pic:spPr>
                </pic:pic>
              </a:graphicData>
            </a:graphic>
          </wp:inline>
        </w:drawing>
      </w:r>
    </w:p>
    <w:p w14:paraId="29845C5B" w14:textId="7A0342B0" w:rsidR="004C40D4" w:rsidRPr="0020295F" w:rsidRDefault="00C255BA">
      <w:pPr>
        <w:pStyle w:val="Caption"/>
        <w:jc w:val="center"/>
        <w:pPrChange w:id="1559" w:author="Tin Trčak" w:date="2016-01-21T00:47:00Z">
          <w:pPr>
            <w:ind w:firstLine="432"/>
          </w:pPr>
        </w:pPrChange>
      </w:pPr>
      <w:bookmarkStart w:id="1560" w:name="_Toc441150073"/>
      <w:ins w:id="1561" w:author="Tin Trčak" w:date="2016-01-21T00:45:00Z">
        <w:r>
          <w:t xml:space="preserve">Slika </w:t>
        </w:r>
      </w:ins>
      <w:ins w:id="1562" w:author="Tin Trčak" w:date="2016-01-21T13:41:00Z">
        <w:r w:rsidR="00476BBA">
          <w:fldChar w:fldCharType="begin"/>
        </w:r>
        <w:r w:rsidR="00476BBA">
          <w:instrText xml:space="preserve"> STYLEREF 2 \s </w:instrText>
        </w:r>
      </w:ins>
      <w:r w:rsidR="00476BBA">
        <w:fldChar w:fldCharType="separate"/>
      </w:r>
      <w:r w:rsidR="00476BBA">
        <w:rPr>
          <w:noProof/>
        </w:rPr>
        <w:t>7.6</w:t>
      </w:r>
      <w:ins w:id="156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64" w:author="Tin Trčak" w:date="2016-01-21T13:41:00Z">
        <w:r w:rsidR="00476BBA">
          <w:rPr>
            <w:noProof/>
          </w:rPr>
          <w:t>3</w:t>
        </w:r>
        <w:r w:rsidR="00476BBA">
          <w:fldChar w:fldCharType="end"/>
        </w:r>
      </w:ins>
      <w:ins w:id="1565" w:author="Tin Trčak" w:date="2016-01-21T00:47:00Z">
        <w:r>
          <w:t xml:space="preserve"> Odabir kartice</w:t>
        </w:r>
      </w:ins>
      <w:ins w:id="1566" w:author="Tin Trčak" w:date="2016-01-21T00:48:00Z">
        <w:r>
          <w:t xml:space="preserve"> Jela</w:t>
        </w:r>
      </w:ins>
      <w:bookmarkEnd w:id="1560"/>
    </w:p>
    <w:p w14:paraId="3C3D1CC7" w14:textId="77777777" w:rsidR="004C40D4" w:rsidRPr="0020295F" w:rsidRDefault="004C40D4" w:rsidP="00A82942">
      <w:pPr>
        <w:ind w:firstLine="432"/>
      </w:pPr>
    </w:p>
    <w:p w14:paraId="3EA41F3B" w14:textId="77777777" w:rsidR="004C40D4" w:rsidRPr="0020295F" w:rsidRDefault="004C40D4">
      <w:pPr>
        <w:spacing w:after="160" w:line="259" w:lineRule="auto"/>
        <w:jc w:val="left"/>
      </w:pPr>
      <w:r w:rsidRPr="0020295F">
        <w:br w:type="page"/>
      </w:r>
    </w:p>
    <w:p w14:paraId="55D7CCA6" w14:textId="77777777" w:rsidR="00A00727" w:rsidRPr="0020295F" w:rsidRDefault="00A00727" w:rsidP="00A00727">
      <w:r w:rsidRPr="00D55856">
        <w:rPr>
          <w:b/>
        </w:rPr>
        <w:lastRenderedPageBreak/>
        <w:t>Vlasnik</w:t>
      </w:r>
    </w:p>
    <w:p w14:paraId="52D2E1FB" w14:textId="77777777" w:rsidR="00A00727" w:rsidRPr="0020295F" w:rsidRDefault="00A00727" w:rsidP="00D9128D">
      <w:pPr>
        <w:ind w:firstLine="432"/>
      </w:pPr>
      <w:r w:rsidRPr="0020295F">
        <w:t>Vlasnik ima najviše mogućnosti na administrativnoj stranici i najveće ovlasti. U sučelju administrativne stranice vlasnik ima mogućnost odabira pet kartica: Narudžbe, Jela, Statistika, Djelatnici, Wild8 info. Također, na dnu sučelja postoji i kartica za odjavu.</w:t>
      </w:r>
    </w:p>
    <w:p w14:paraId="36224206" w14:textId="77777777" w:rsidR="00C255BA" w:rsidRDefault="00A00727">
      <w:pPr>
        <w:keepNext/>
        <w:ind w:firstLine="432"/>
        <w:jc w:val="center"/>
        <w:rPr>
          <w:ins w:id="1567" w:author="Tin Trčak" w:date="2016-01-21T00:46:00Z"/>
        </w:rPr>
        <w:pPrChange w:id="1568" w:author="Tin Trčak" w:date="2016-01-21T00:48:00Z">
          <w:pPr>
            <w:ind w:firstLine="432"/>
          </w:pPr>
        </w:pPrChange>
      </w:pPr>
      <w:r w:rsidRPr="00E86FC2">
        <w:rPr>
          <w:noProof/>
          <w:lang w:eastAsia="hr-HR"/>
        </w:rPr>
        <w:drawing>
          <wp:inline distT="0" distB="0" distL="0" distR="0" wp14:anchorId="5717C1F7" wp14:editId="7B2D7E94">
            <wp:extent cx="4375173" cy="4143375"/>
            <wp:effectExtent l="0" t="0" r="635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4386532" cy="4154132"/>
                    </a:xfrm>
                    <a:prstGeom prst="rect">
                      <a:avLst/>
                    </a:prstGeom>
                    <a:noFill/>
                    <a:ln>
                      <a:noFill/>
                    </a:ln>
                  </pic:spPr>
                </pic:pic>
              </a:graphicData>
            </a:graphic>
          </wp:inline>
        </w:drawing>
      </w:r>
    </w:p>
    <w:p w14:paraId="29AAE575" w14:textId="6E6D921B" w:rsidR="00A00727" w:rsidRPr="0020295F" w:rsidRDefault="00C255BA">
      <w:pPr>
        <w:pStyle w:val="Caption"/>
        <w:jc w:val="center"/>
        <w:pPrChange w:id="1569" w:author="Tin Trčak" w:date="2016-01-21T00:48:00Z">
          <w:pPr>
            <w:ind w:firstLine="432"/>
          </w:pPr>
        </w:pPrChange>
      </w:pPr>
      <w:bookmarkStart w:id="1570" w:name="_Toc441150074"/>
      <w:ins w:id="1571" w:author="Tin Trčak" w:date="2016-01-21T00:46:00Z">
        <w:r>
          <w:t xml:space="preserve">Slika </w:t>
        </w:r>
      </w:ins>
      <w:ins w:id="1572" w:author="Tin Trčak" w:date="2016-01-21T13:41:00Z">
        <w:r w:rsidR="00476BBA">
          <w:fldChar w:fldCharType="begin"/>
        </w:r>
        <w:r w:rsidR="00476BBA">
          <w:instrText xml:space="preserve"> STYLEREF 2 \s </w:instrText>
        </w:r>
      </w:ins>
      <w:r w:rsidR="00476BBA">
        <w:fldChar w:fldCharType="separate"/>
      </w:r>
      <w:r w:rsidR="00476BBA">
        <w:rPr>
          <w:noProof/>
        </w:rPr>
        <w:t>7.6</w:t>
      </w:r>
      <w:ins w:id="1573"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74" w:author="Tin Trčak" w:date="2016-01-21T13:41:00Z">
        <w:r w:rsidR="00476BBA">
          <w:rPr>
            <w:noProof/>
          </w:rPr>
          <w:t>4</w:t>
        </w:r>
        <w:r w:rsidR="00476BBA">
          <w:fldChar w:fldCharType="end"/>
        </w:r>
      </w:ins>
      <w:ins w:id="1575" w:author="Tin Trčak" w:date="2016-01-21T00:48:00Z">
        <w:r>
          <w:t xml:space="preserve"> Sučelje administrativne stranice</w:t>
        </w:r>
      </w:ins>
      <w:ins w:id="1576" w:author="Tin Trčak" w:date="2016-01-21T00:49:00Z">
        <w:r>
          <w:t xml:space="preserve"> vlasnika</w:t>
        </w:r>
      </w:ins>
      <w:bookmarkEnd w:id="1570"/>
    </w:p>
    <w:p w14:paraId="31909AC5" w14:textId="77777777" w:rsidR="00D947B8" w:rsidRDefault="00D947B8" w:rsidP="00D9128D">
      <w:pPr>
        <w:ind w:firstLine="432"/>
        <w:rPr>
          <w:ins w:id="1577" w:author="Tin Trčak" w:date="2016-01-21T00:57:00Z"/>
        </w:rPr>
      </w:pPr>
    </w:p>
    <w:p w14:paraId="1B5DE12A" w14:textId="52546365" w:rsidR="00A00727" w:rsidRPr="0020295F" w:rsidRDefault="00A00727" w:rsidP="00D9128D">
      <w:pPr>
        <w:ind w:firstLine="432"/>
      </w:pPr>
      <w:r w:rsidRPr="0020295F">
        <w:t xml:space="preserve">Odabirom kartice „Narudžbe“ </w:t>
      </w:r>
      <w:r w:rsidR="007B46EE" w:rsidRPr="0020295F">
        <w:t>i „Jela“ vlasnik ima jednake mogućnosti kao i djelatnik.</w:t>
      </w:r>
      <w:r w:rsidR="00912B4D" w:rsidRPr="0020295F">
        <w:t xml:space="preserve"> Odabirom kartice „Statistika“ vlasnik može vidjeti statistiku broja narudžbi. Vlasnik ima mogućnost odabira vremenskog razdoblja te statistike. Ispod grafa statistike navedenu su informacije o ukupnoj statistici kao što su prosječna cijena, tri najviše naručivana jela i broj narudžbi. Vlasnik može pohraniti navedenu statistiku na svoje računalo u tekstualnoj datoteci pritiskom na gumb „Spremi Statistiku“.</w:t>
      </w:r>
    </w:p>
    <w:p w14:paraId="385C7F2A" w14:textId="77777777" w:rsidR="00C255BA" w:rsidRDefault="00912B4D">
      <w:pPr>
        <w:keepNext/>
        <w:ind w:firstLine="432"/>
        <w:jc w:val="center"/>
        <w:rPr>
          <w:ins w:id="1578" w:author="Tin Trčak" w:date="2016-01-21T00:46:00Z"/>
        </w:rPr>
        <w:pPrChange w:id="1579" w:author="Tin Trčak" w:date="2016-01-21T00:49:00Z">
          <w:pPr>
            <w:ind w:firstLine="432"/>
          </w:pPr>
        </w:pPrChange>
      </w:pPr>
      <w:r w:rsidRPr="00E86FC2">
        <w:rPr>
          <w:noProof/>
          <w:lang w:eastAsia="hr-HR"/>
        </w:rPr>
        <w:lastRenderedPageBreak/>
        <w:drawing>
          <wp:inline distT="0" distB="0" distL="0" distR="0" wp14:anchorId="0AD5A090" wp14:editId="7E3D806D">
            <wp:extent cx="5753100" cy="293370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753100" cy="2933700"/>
                    </a:xfrm>
                    <a:prstGeom prst="rect">
                      <a:avLst/>
                    </a:prstGeom>
                    <a:noFill/>
                    <a:ln>
                      <a:noFill/>
                    </a:ln>
                  </pic:spPr>
                </pic:pic>
              </a:graphicData>
            </a:graphic>
          </wp:inline>
        </w:drawing>
      </w:r>
    </w:p>
    <w:p w14:paraId="7E794219" w14:textId="1DE1F71B" w:rsidR="00A00727" w:rsidRPr="0020295F" w:rsidRDefault="00C255BA">
      <w:pPr>
        <w:pStyle w:val="Caption"/>
        <w:jc w:val="center"/>
        <w:pPrChange w:id="1580" w:author="Tin Trčak" w:date="2016-01-21T00:49:00Z">
          <w:pPr>
            <w:ind w:firstLine="432"/>
          </w:pPr>
        </w:pPrChange>
      </w:pPr>
      <w:bookmarkStart w:id="1581" w:name="_Toc441150075"/>
      <w:ins w:id="1582" w:author="Tin Trčak" w:date="2016-01-21T00:46:00Z">
        <w:r>
          <w:t xml:space="preserve">Slika </w:t>
        </w:r>
      </w:ins>
      <w:ins w:id="1583" w:author="Tin Trčak" w:date="2016-01-21T13:41:00Z">
        <w:r w:rsidR="00476BBA">
          <w:fldChar w:fldCharType="begin"/>
        </w:r>
        <w:r w:rsidR="00476BBA">
          <w:instrText xml:space="preserve"> STYLEREF 2 \s </w:instrText>
        </w:r>
      </w:ins>
      <w:r w:rsidR="00476BBA">
        <w:fldChar w:fldCharType="separate"/>
      </w:r>
      <w:r w:rsidR="00476BBA">
        <w:rPr>
          <w:noProof/>
        </w:rPr>
        <w:t>7.6</w:t>
      </w:r>
      <w:ins w:id="158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85" w:author="Tin Trčak" w:date="2016-01-21T13:41:00Z">
        <w:r w:rsidR="00476BBA">
          <w:rPr>
            <w:noProof/>
          </w:rPr>
          <w:t>5</w:t>
        </w:r>
        <w:r w:rsidR="00476BBA">
          <w:fldChar w:fldCharType="end"/>
        </w:r>
      </w:ins>
      <w:ins w:id="1586" w:author="Tin Trčak" w:date="2016-01-21T00:49:00Z">
        <w:r>
          <w:t xml:space="preserve"> Odabir kartice Statistika</w:t>
        </w:r>
      </w:ins>
      <w:bookmarkEnd w:id="1581"/>
    </w:p>
    <w:p w14:paraId="138E535B" w14:textId="77777777" w:rsidR="00D947B8" w:rsidRDefault="00D947B8" w:rsidP="00D9128D">
      <w:pPr>
        <w:ind w:firstLine="432"/>
        <w:rPr>
          <w:ins w:id="1587" w:author="Tin Trčak" w:date="2016-01-21T00:57:00Z"/>
        </w:rPr>
      </w:pPr>
    </w:p>
    <w:p w14:paraId="33ADF45C" w14:textId="69063C83" w:rsidR="00195161" w:rsidRPr="0020295F" w:rsidRDefault="00912B4D" w:rsidP="00D9128D">
      <w:pPr>
        <w:ind w:firstLine="432"/>
      </w:pPr>
      <w:r w:rsidRPr="0020295F">
        <w:t>Odabirom kartice „</w:t>
      </w:r>
      <w:r w:rsidR="00D37D22" w:rsidRPr="0020295F">
        <w:t>Djelatnici“ vlasnik ima mogućnost dodavanja i izmjene djelatnika. U izmjenama podataka određenog djelatnika vlasnik može maknuti kvačicu u kvadratiću „Zaposlen“ te time djelatnik ne može više pristupiti administrativnoj stranici i njegov račun se premješta na listu „Bivši djelatnici“. U slučaju da vlasnik želi ponovno zaposliti djelatnika, u navedenoj listi bivših djelatnika mu stavlja kvačicu u kvadratiću „Zaposlen“.</w:t>
      </w:r>
      <w:r w:rsidR="00195161" w:rsidRPr="0020295F">
        <w:t xml:space="preserve"> Na isti način vlasnik djelatniku može dati i oduzeti potpuna administrativna prava, tj. sva prava koja vlasnik ima.</w:t>
      </w:r>
    </w:p>
    <w:p w14:paraId="7EDC0449" w14:textId="77777777" w:rsidR="00C255BA" w:rsidRDefault="00195161">
      <w:pPr>
        <w:keepNext/>
        <w:ind w:firstLine="432"/>
        <w:jc w:val="center"/>
        <w:rPr>
          <w:ins w:id="1588" w:author="Tin Trčak" w:date="2016-01-21T00:46:00Z"/>
        </w:rPr>
        <w:pPrChange w:id="1589" w:author="Tin Trčak" w:date="2016-01-21T00:49:00Z">
          <w:pPr>
            <w:ind w:firstLine="432"/>
          </w:pPr>
        </w:pPrChange>
      </w:pPr>
      <w:r w:rsidRPr="00E86FC2">
        <w:rPr>
          <w:noProof/>
          <w:lang w:eastAsia="hr-HR"/>
        </w:rPr>
        <w:drawing>
          <wp:inline distT="0" distB="0" distL="0" distR="0" wp14:anchorId="7D149055" wp14:editId="4AF2F1E1">
            <wp:extent cx="5753100" cy="2790825"/>
            <wp:effectExtent l="0" t="0" r="0" b="9525"/>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5753100" cy="2790825"/>
                    </a:xfrm>
                    <a:prstGeom prst="rect">
                      <a:avLst/>
                    </a:prstGeom>
                    <a:noFill/>
                    <a:ln>
                      <a:noFill/>
                    </a:ln>
                  </pic:spPr>
                </pic:pic>
              </a:graphicData>
            </a:graphic>
          </wp:inline>
        </w:drawing>
      </w:r>
    </w:p>
    <w:p w14:paraId="543B16CE" w14:textId="1C89E618" w:rsidR="00912B4D" w:rsidRPr="0020295F" w:rsidRDefault="00C255BA">
      <w:pPr>
        <w:pStyle w:val="Caption"/>
        <w:jc w:val="center"/>
        <w:pPrChange w:id="1590" w:author="Tin Trčak" w:date="2016-01-21T00:49:00Z">
          <w:pPr>
            <w:ind w:firstLine="432"/>
          </w:pPr>
        </w:pPrChange>
      </w:pPr>
      <w:bookmarkStart w:id="1591" w:name="_Toc441150076"/>
      <w:ins w:id="1592" w:author="Tin Trčak" w:date="2016-01-21T00:46:00Z">
        <w:r>
          <w:t xml:space="preserve">Slika </w:t>
        </w:r>
      </w:ins>
      <w:ins w:id="1593" w:author="Tin Trčak" w:date="2016-01-21T13:41:00Z">
        <w:r w:rsidR="00476BBA">
          <w:fldChar w:fldCharType="begin"/>
        </w:r>
        <w:r w:rsidR="00476BBA">
          <w:instrText xml:space="preserve"> STYLEREF 2 \s </w:instrText>
        </w:r>
      </w:ins>
      <w:r w:rsidR="00476BBA">
        <w:fldChar w:fldCharType="separate"/>
      </w:r>
      <w:r w:rsidR="00476BBA">
        <w:rPr>
          <w:noProof/>
        </w:rPr>
        <w:t>7.6</w:t>
      </w:r>
      <w:ins w:id="159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595" w:author="Tin Trčak" w:date="2016-01-21T13:41:00Z">
        <w:r w:rsidR="00476BBA">
          <w:rPr>
            <w:noProof/>
          </w:rPr>
          <w:t>6</w:t>
        </w:r>
        <w:r w:rsidR="00476BBA">
          <w:fldChar w:fldCharType="end"/>
        </w:r>
      </w:ins>
      <w:ins w:id="1596" w:author="Tin Trčak" w:date="2016-01-21T00:50:00Z">
        <w:r w:rsidR="00AB686A">
          <w:t xml:space="preserve"> Odabir kartice Djelatnici</w:t>
        </w:r>
      </w:ins>
      <w:bookmarkEnd w:id="1591"/>
    </w:p>
    <w:p w14:paraId="1FAD127C" w14:textId="2075849A" w:rsidR="00195161" w:rsidRDefault="00195161" w:rsidP="00D9128D">
      <w:pPr>
        <w:ind w:firstLine="432"/>
        <w:rPr>
          <w:ins w:id="1597" w:author="Tin Trčak" w:date="2016-01-21T00:57:00Z"/>
        </w:rPr>
      </w:pPr>
      <w:r w:rsidRPr="0020295F">
        <w:lastRenderedPageBreak/>
        <w:t>Odabirom kartice „Wild8 info“ vlasnik može izm</w:t>
      </w:r>
      <w:r w:rsidR="0040643F" w:rsidRPr="0020295F">
        <w:t>i</w:t>
      </w:r>
      <w:r w:rsidRPr="0020295F">
        <w:t>jeniti informacije o sebi, vidljive na stranici „Kontakt“</w:t>
      </w:r>
      <w:r w:rsidR="007B46EE" w:rsidRPr="0020295F">
        <w:t xml:space="preserve"> i na naslovnoj stranici, te informacije o restoranu, vidljive na naslovnoj stranici.</w:t>
      </w:r>
    </w:p>
    <w:p w14:paraId="56209117" w14:textId="77777777" w:rsidR="00D947B8" w:rsidRPr="0020295F" w:rsidRDefault="00D947B8" w:rsidP="00D9128D">
      <w:pPr>
        <w:ind w:firstLine="432"/>
      </w:pPr>
    </w:p>
    <w:p w14:paraId="7014CEA9" w14:textId="77777777" w:rsidR="00C255BA" w:rsidRDefault="007B46EE">
      <w:pPr>
        <w:keepNext/>
        <w:ind w:firstLine="432"/>
        <w:jc w:val="center"/>
        <w:rPr>
          <w:ins w:id="1598" w:author="Tin Trčak" w:date="2016-01-21T00:46:00Z"/>
        </w:rPr>
        <w:pPrChange w:id="1599" w:author="Tin Trčak" w:date="2016-01-21T00:46:00Z">
          <w:pPr>
            <w:ind w:firstLine="432"/>
            <w:jc w:val="center"/>
          </w:pPr>
        </w:pPrChange>
      </w:pPr>
      <w:r w:rsidRPr="00E86FC2">
        <w:rPr>
          <w:noProof/>
          <w:lang w:eastAsia="hr-HR"/>
        </w:rPr>
        <w:drawing>
          <wp:inline distT="0" distB="0" distL="0" distR="0" wp14:anchorId="3DA5BB95" wp14:editId="1EA51891">
            <wp:extent cx="5760720" cy="2926080"/>
            <wp:effectExtent l="0" t="0" r="0" b="762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5760720" cy="2926080"/>
                    </a:xfrm>
                    <a:prstGeom prst="rect">
                      <a:avLst/>
                    </a:prstGeom>
                    <a:noFill/>
                    <a:ln>
                      <a:noFill/>
                    </a:ln>
                  </pic:spPr>
                </pic:pic>
              </a:graphicData>
            </a:graphic>
          </wp:inline>
        </w:drawing>
      </w:r>
    </w:p>
    <w:p w14:paraId="42000BD8" w14:textId="21EB2CFF" w:rsidR="007B46EE" w:rsidRPr="0020295F" w:rsidRDefault="00C255BA">
      <w:pPr>
        <w:pStyle w:val="Caption"/>
        <w:jc w:val="center"/>
        <w:pPrChange w:id="1600" w:author="Tin Trčak" w:date="2016-01-21T00:46:00Z">
          <w:pPr>
            <w:ind w:firstLine="432"/>
            <w:jc w:val="center"/>
          </w:pPr>
        </w:pPrChange>
      </w:pPr>
      <w:bookmarkStart w:id="1601" w:name="_Toc441150077"/>
      <w:ins w:id="1602" w:author="Tin Trčak" w:date="2016-01-21T00:46:00Z">
        <w:r>
          <w:t xml:space="preserve">Slika </w:t>
        </w:r>
      </w:ins>
      <w:ins w:id="1603" w:author="Tin Trčak" w:date="2016-01-21T13:41:00Z">
        <w:r w:rsidR="00476BBA">
          <w:fldChar w:fldCharType="begin"/>
        </w:r>
        <w:r w:rsidR="00476BBA">
          <w:instrText xml:space="preserve"> STYLEREF 2 \s </w:instrText>
        </w:r>
      </w:ins>
      <w:r w:rsidR="00476BBA">
        <w:fldChar w:fldCharType="separate"/>
      </w:r>
      <w:r w:rsidR="00476BBA">
        <w:rPr>
          <w:noProof/>
        </w:rPr>
        <w:t>7.6</w:t>
      </w:r>
      <w:ins w:id="1604" w:author="Tin Trčak" w:date="2016-01-21T13:41:00Z">
        <w:r w:rsidR="00476BBA">
          <w:fldChar w:fldCharType="end"/>
        </w:r>
        <w:r w:rsidR="00476BBA">
          <w:t>.</w:t>
        </w:r>
        <w:r w:rsidR="00476BBA">
          <w:fldChar w:fldCharType="begin"/>
        </w:r>
        <w:r w:rsidR="00476BBA">
          <w:instrText xml:space="preserve"> SEQ Slika \* ARABIC \s 2 </w:instrText>
        </w:r>
      </w:ins>
      <w:r w:rsidR="00476BBA">
        <w:fldChar w:fldCharType="separate"/>
      </w:r>
      <w:ins w:id="1605" w:author="Tin Trčak" w:date="2016-01-21T13:41:00Z">
        <w:r w:rsidR="00476BBA">
          <w:rPr>
            <w:noProof/>
          </w:rPr>
          <w:t>7</w:t>
        </w:r>
        <w:r w:rsidR="00476BBA">
          <w:fldChar w:fldCharType="end"/>
        </w:r>
      </w:ins>
      <w:ins w:id="1606" w:author="Tin Trčak" w:date="2016-01-21T00:50:00Z">
        <w:r w:rsidR="00AB686A">
          <w:t xml:space="preserve"> Odabir kartice Wild8 info</w:t>
        </w:r>
      </w:ins>
      <w:bookmarkEnd w:id="1601"/>
    </w:p>
    <w:p w14:paraId="785B2502" w14:textId="77777777" w:rsidR="00195161" w:rsidRPr="0020295F" w:rsidRDefault="00195161" w:rsidP="00D9128D">
      <w:pPr>
        <w:ind w:firstLine="432"/>
      </w:pPr>
    </w:p>
    <w:p w14:paraId="60522BEF" w14:textId="4B6C62D7" w:rsidR="00937DF5" w:rsidRPr="0020295F" w:rsidRDefault="00A00727" w:rsidP="00D9128D">
      <w:pPr>
        <w:spacing w:after="160" w:line="259" w:lineRule="auto"/>
        <w:jc w:val="left"/>
        <w:rPr>
          <w:rFonts w:ascii="Arial" w:hAnsi="Arial"/>
          <w:szCs w:val="24"/>
        </w:rPr>
      </w:pPr>
      <w:r w:rsidRPr="0020295F">
        <w:rPr>
          <w:rFonts w:ascii="Arial" w:hAnsi="Arial"/>
          <w:szCs w:val="24"/>
        </w:rPr>
        <w:br w:type="page"/>
      </w:r>
    </w:p>
    <w:p w14:paraId="3BE51793" w14:textId="2A4F6F01" w:rsidR="00701C17" w:rsidRPr="00D55856" w:rsidRDefault="00701C17" w:rsidP="00701C17">
      <w:pPr>
        <w:pStyle w:val="Heading1"/>
      </w:pPr>
      <w:bookmarkStart w:id="1607" w:name="_Toc441100877"/>
      <w:r w:rsidRPr="00D55856">
        <w:lastRenderedPageBreak/>
        <w:t>Zaključak i budući rad</w:t>
      </w:r>
      <w:bookmarkEnd w:id="1607"/>
    </w:p>
    <w:p w14:paraId="67FEBCD7" w14:textId="24B5E052" w:rsidR="00BF4887" w:rsidRPr="0020295F" w:rsidRDefault="00775A91" w:rsidP="00BF4887">
      <w:pPr>
        <w:ind w:firstLine="432"/>
      </w:pPr>
      <w:r w:rsidRPr="0020295F">
        <w:t>Projektni zadatak iz „Oblikovanja programske potpore“ je izrazito koristan</w:t>
      </w:r>
      <w:r w:rsidR="00BF4887" w:rsidRPr="0020295F">
        <w:t>.</w:t>
      </w:r>
      <w:r w:rsidRPr="0020295F">
        <w:t xml:space="preserve"> </w:t>
      </w:r>
      <w:r w:rsidR="00BF4887" w:rsidRPr="0020295F">
        <w:t>Zadatak našega projekta je izrada web stranice za online narudžbu jela. Dobi</w:t>
      </w:r>
      <w:r w:rsidR="00922458" w:rsidRPr="0020295F">
        <w:t>li smo priliku učiti na realnom</w:t>
      </w:r>
      <w:r w:rsidR="00BF4887" w:rsidRPr="0020295F">
        <w:t xml:space="preserve"> i praktičnome primjeru što će nam svakako koristiti jednoga dana na tržištu rada. </w:t>
      </w:r>
    </w:p>
    <w:p w14:paraId="75E0B6AA" w14:textId="72EBDEED" w:rsidR="00D551A5" w:rsidRPr="0020295F" w:rsidRDefault="00BF4887" w:rsidP="00CE6E9A">
      <w:pPr>
        <w:ind w:firstLine="432"/>
      </w:pPr>
      <w:r w:rsidRPr="0020295F">
        <w:t>U prvoj fazi projekta napravljena je kvalitativna</w:t>
      </w:r>
      <w:r w:rsidR="00775A91" w:rsidRPr="0020295F">
        <w:t xml:space="preserve"> priprema </w:t>
      </w:r>
      <w:r w:rsidRPr="0020295F">
        <w:t>za konačno ostvarenje našega</w:t>
      </w:r>
      <w:r w:rsidR="00775A91" w:rsidRPr="0020295F">
        <w:t xml:space="preserve"> sustava</w:t>
      </w:r>
      <w:r w:rsidRPr="0020295F">
        <w:t>, tj. internet stranice za online narudžbu</w:t>
      </w:r>
      <w:r w:rsidR="00E2434C" w:rsidRPr="0020295F">
        <w:t xml:space="preserve"> jela</w:t>
      </w:r>
      <w:r w:rsidR="00775A91" w:rsidRPr="0020295F">
        <w:t>.</w:t>
      </w:r>
      <w:r w:rsidR="00E2434C" w:rsidRPr="0020295F">
        <w:t xml:space="preserve"> U toj fazi definirani su funkcionalni i nefunkcionalni zahtjevi, ostali važni za</w:t>
      </w:r>
      <w:r w:rsidR="00440E76" w:rsidRPr="0020295F">
        <w:t>h</w:t>
      </w:r>
      <w:r w:rsidR="00E2434C" w:rsidRPr="0020295F">
        <w:t>t</w:t>
      </w:r>
      <w:r w:rsidR="00440E76" w:rsidRPr="0020295F">
        <w:t>j</w:t>
      </w:r>
      <w:r w:rsidR="00E2434C" w:rsidRPr="0020295F">
        <w:t>evi, te ispravan odabir arhitekture i dizanja sustava.</w:t>
      </w:r>
      <w:r w:rsidR="00775A91" w:rsidRPr="0020295F">
        <w:t xml:space="preserve"> </w:t>
      </w:r>
      <w:r w:rsidR="00E2434C" w:rsidRPr="0020295F">
        <w:t>Za nastavak druge faze projekta veliku korist</w:t>
      </w:r>
      <w:r w:rsidR="00775A91" w:rsidRPr="0020295F">
        <w:t xml:space="preserve"> </w:t>
      </w:r>
      <w:r w:rsidR="00E2434C" w:rsidRPr="0020295F">
        <w:t xml:space="preserve">će nam pružati jasno definirani i opisani </w:t>
      </w:r>
      <w:r w:rsidR="00775A91" w:rsidRPr="0020295F">
        <w:t>obrasci uporabe, sekvencijs</w:t>
      </w:r>
      <w:r w:rsidR="00E2434C" w:rsidRPr="0020295F">
        <w:t>ki dijagrami, dijagram razreda i dijagram objekata</w:t>
      </w:r>
      <w:r w:rsidR="00775A91" w:rsidRPr="0020295F">
        <w:t xml:space="preserve">. </w:t>
      </w:r>
    </w:p>
    <w:p w14:paraId="5EC63E6A" w14:textId="1B242D28" w:rsidR="00701C17" w:rsidRPr="0020295F" w:rsidRDefault="00B81C2A" w:rsidP="00CE6E9A">
      <w:pPr>
        <w:ind w:firstLine="432"/>
        <w:rPr>
          <w:rFonts w:ascii="Arial" w:hAnsi="Arial" w:cs="Arial"/>
          <w:szCs w:val="24"/>
        </w:rPr>
      </w:pPr>
      <w:r w:rsidRPr="0020295F">
        <w:t>U drugoj fazi projekta napravljeni su</w:t>
      </w:r>
      <w:r w:rsidR="004C40D4" w:rsidRPr="0020295F">
        <w:t xml:space="preserve"> ostali UML dijagrami. To su</w:t>
      </w:r>
      <w:r w:rsidRPr="0020295F">
        <w:t xml:space="preserve"> komunikacijski </w:t>
      </w:r>
      <w:r w:rsidR="004C40D4" w:rsidRPr="0020295F">
        <w:t>dijagrami</w:t>
      </w:r>
      <w:r w:rsidRPr="0020295F">
        <w:t>, dijagram stanja, dijagram aktivnosti</w:t>
      </w:r>
      <w:r w:rsidR="004C40D4" w:rsidRPr="0020295F">
        <w:t>, dijagrami komponenata</w:t>
      </w:r>
      <w:r w:rsidRPr="0020295F">
        <w:t xml:space="preserve"> </w:t>
      </w:r>
      <w:r w:rsidR="004C40D4" w:rsidRPr="0020295F">
        <w:t>i</w:t>
      </w:r>
      <w:r w:rsidRPr="0020295F">
        <w:t xml:space="preserve"> dijagram razmještaja. Opisane su tehnologije i alati koji su korišteni kod izrade projekta. Izvršeno je ispitivanje stranice te su napisane korisničke upute. </w:t>
      </w:r>
      <w:r w:rsidR="00197614" w:rsidRPr="0020295F">
        <w:t>Sama i</w:t>
      </w:r>
      <w:r w:rsidRPr="0020295F">
        <w:t xml:space="preserve">mplementacija projekta pokazala se kao zahtjevan zadatak. Cilj projekta je ostvaren, implementirana je osnovna funkcionalnost stranice prema korisničkim zahtjevima te je uz nju priložena i detaljno opisana dokumentacija. Svi članovi tima </w:t>
      </w:r>
      <w:del w:id="1608" w:author="Tin Trčak" w:date="2016-01-21T13:51:00Z">
        <w:r w:rsidRPr="0020295F" w:rsidDel="00571EED">
          <w:delText xml:space="preserve">su </w:delText>
        </w:r>
      </w:del>
      <w:r w:rsidRPr="0020295F">
        <w:t>bili</w:t>
      </w:r>
      <w:ins w:id="1609" w:author="Tin Trčak" w:date="2016-01-21T13:51:00Z">
        <w:r w:rsidR="00571EED">
          <w:t xml:space="preserve"> su</w:t>
        </w:r>
      </w:ins>
      <w:r w:rsidRPr="0020295F">
        <w:t xml:space="preserve"> o svemu obaviješteni pravovremeno i svi su sudjelovali u izradi projekta. Komunikacija između članova tima </w:t>
      </w:r>
      <w:del w:id="1610" w:author="Tin Trčak" w:date="2016-01-21T13:52:00Z">
        <w:r w:rsidRPr="0020295F" w:rsidDel="00571EED">
          <w:delText xml:space="preserve">je </w:delText>
        </w:r>
      </w:del>
      <w:ins w:id="1611" w:author="Tin Trčak" w:date="2016-01-21T13:51:00Z">
        <w:r w:rsidR="00571EED">
          <w:t>tekla</w:t>
        </w:r>
      </w:ins>
      <w:ins w:id="1612" w:author="Tin Trčak" w:date="2016-01-21T13:52:00Z">
        <w:r w:rsidR="00571EED">
          <w:t xml:space="preserve"> je</w:t>
        </w:r>
      </w:ins>
      <w:del w:id="1613" w:author="Tin Trčak" w:date="2016-01-21T13:51:00Z">
        <w:r w:rsidRPr="0020295F" w:rsidDel="00571EED">
          <w:delText>bila</w:delText>
        </w:r>
      </w:del>
      <w:r w:rsidRPr="0020295F">
        <w:t xml:space="preserve"> dobr</w:t>
      </w:r>
      <w:del w:id="1614" w:author="Tin Trčak" w:date="2016-01-21T13:51:00Z">
        <w:r w:rsidRPr="0020295F" w:rsidDel="00571EED">
          <w:delText>a</w:delText>
        </w:r>
      </w:del>
      <w:ins w:id="1615" w:author="Tin Trčak" w:date="2016-01-21T13:51:00Z">
        <w:r w:rsidR="00571EED">
          <w:t>o</w:t>
        </w:r>
      </w:ins>
      <w:r w:rsidRPr="0020295F">
        <w:t xml:space="preserve"> zahvaljujući komunikacijskim alatom Slack. Prilikom samog rada na projektu, koristili smo sustav Git. Zahvaljujući Gitu mogli smo međusobno izmjenjivati programske kodove, te smo svi mogli raditi nad istom inačicom dokumenta. Također, zahvalju</w:t>
      </w:r>
      <w:r w:rsidR="0040643F" w:rsidRPr="0020295F">
        <w:t>ju</w:t>
      </w:r>
      <w:r w:rsidRPr="0020295F">
        <w:t>ći dobro napisanoj dokumentaciji iz prvog dijela izrada samog projekta je bila olakšana. Stečene vještine rada u timu sigurno će se pokazati vrlo korisnim u daljnjem školovanju, kao i pri zapošljavanju.</w:t>
      </w:r>
      <w:r w:rsidR="00701C17" w:rsidRPr="0020295F">
        <w:rPr>
          <w:rFonts w:ascii="Arial" w:hAnsi="Arial" w:cs="Arial"/>
          <w:szCs w:val="24"/>
        </w:rPr>
        <w:br w:type="page"/>
      </w:r>
    </w:p>
    <w:p w14:paraId="2527F777" w14:textId="77777777" w:rsidR="00937DF5" w:rsidRPr="00D55856" w:rsidRDefault="00937DF5" w:rsidP="00937DF5">
      <w:pPr>
        <w:pStyle w:val="Heading1"/>
      </w:pPr>
      <w:bookmarkStart w:id="1616" w:name="_Toc431806063"/>
      <w:bookmarkStart w:id="1617" w:name="_Toc441100878"/>
      <w:r w:rsidRPr="00D55856">
        <w:lastRenderedPageBreak/>
        <w:t>Popis literature</w:t>
      </w:r>
      <w:bookmarkEnd w:id="1616"/>
      <w:bookmarkEnd w:id="1617"/>
    </w:p>
    <w:p w14:paraId="7926ACCB" w14:textId="708BCC04"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OPP, FER, ZEMRIS, </w:t>
      </w:r>
      <w:hyperlink r:id="rId99" w:history="1">
        <w:r w:rsidR="00332449" w:rsidRPr="008510B5">
          <w:rPr>
            <w:rStyle w:val="Hyperlink"/>
            <w:szCs w:val="24"/>
          </w:rPr>
          <w:t>http://www.fer.unizg.hr/predmet/opp</w:t>
        </w:r>
      </w:hyperlink>
      <w:r w:rsidR="00332449">
        <w:rPr>
          <w:szCs w:val="24"/>
        </w:rPr>
        <w:t xml:space="preserve"> </w:t>
      </w:r>
    </w:p>
    <w:p w14:paraId="2FDFBE1A" w14:textId="359A2A6A" w:rsidR="00BA61C9" w:rsidRPr="0020295F" w:rsidRDefault="00BA61C9" w:rsidP="00440E76">
      <w:pPr>
        <w:pStyle w:val="Normal4"/>
        <w:numPr>
          <w:ilvl w:val="0"/>
          <w:numId w:val="61"/>
        </w:numPr>
        <w:spacing w:line="360" w:lineRule="auto"/>
        <w:ind w:left="357" w:hanging="356"/>
        <w:rPr>
          <w:szCs w:val="24"/>
        </w:rPr>
      </w:pPr>
      <w:r w:rsidRPr="0020295F">
        <w:rPr>
          <w:szCs w:val="24"/>
        </w:rPr>
        <w:t xml:space="preserve">Oblikovanje programske potpore - Moodle, FER ZEMRIS,  </w:t>
      </w:r>
      <w:hyperlink r:id="rId100" w:history="1">
        <w:r w:rsidR="00332449" w:rsidRPr="00332449">
          <w:rPr>
            <w:rStyle w:val="Hyperlink"/>
            <w:szCs w:val="24"/>
          </w:rPr>
          <w:t>https://moodle.fer.hr</w:t>
        </w:r>
      </w:hyperlink>
      <w:r w:rsidR="00332449">
        <w:rPr>
          <w:szCs w:val="24"/>
        </w:rPr>
        <w:t xml:space="preserve"> </w:t>
      </w:r>
    </w:p>
    <w:p w14:paraId="701E1C5F" w14:textId="77777777" w:rsidR="00BA61C9" w:rsidRPr="0020295F" w:rsidRDefault="00BA61C9" w:rsidP="00440E76">
      <w:pPr>
        <w:pStyle w:val="Normal4"/>
        <w:numPr>
          <w:ilvl w:val="0"/>
          <w:numId w:val="61"/>
        </w:numPr>
        <w:spacing w:line="360" w:lineRule="auto"/>
        <w:ind w:left="357" w:hanging="356"/>
        <w:rPr>
          <w:szCs w:val="24"/>
        </w:rPr>
      </w:pPr>
      <w:r w:rsidRPr="0020295F">
        <w:rPr>
          <w:szCs w:val="24"/>
        </w:rPr>
        <w:t>Jović, Horvat, Grudenić, „UML-dijagrami: Zbirka primjera i riješenih zadataka”, sveučilišni priručnik, FER, Zagreb, 2013.</w:t>
      </w:r>
    </w:p>
    <w:p w14:paraId="22008BCA" w14:textId="3C33EEDC" w:rsidR="00BA61C9" w:rsidRPr="0020295F" w:rsidRDefault="00BA61C9" w:rsidP="00440E76">
      <w:pPr>
        <w:pStyle w:val="Normal4"/>
        <w:numPr>
          <w:ilvl w:val="0"/>
          <w:numId w:val="61"/>
        </w:numPr>
        <w:spacing w:line="360" w:lineRule="auto"/>
        <w:ind w:left="357" w:hanging="356"/>
        <w:rPr>
          <w:rStyle w:val="Hyperlink"/>
          <w:color w:val="000000"/>
          <w:szCs w:val="24"/>
          <w:u w:val="none"/>
        </w:rPr>
      </w:pPr>
      <w:r w:rsidRPr="00332449">
        <w:rPr>
          <w:szCs w:val="24"/>
        </w:rPr>
        <w:t xml:space="preserve">Interna skripta „Procesi programskog inženjerstva”, FER, </w:t>
      </w:r>
      <w:hyperlink r:id="rId101" w:history="1">
        <w:r w:rsidR="00332449" w:rsidRPr="00332449">
          <w:rPr>
            <w:rStyle w:val="Hyperlink"/>
            <w:szCs w:val="24"/>
          </w:rPr>
          <w:t>http://www.fer.unizg.hr/predmet/opp</w:t>
        </w:r>
      </w:hyperlink>
    </w:p>
    <w:p w14:paraId="215F9952" w14:textId="4A7F3D1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Astah.net: UML and Modeling Tools, </w:t>
      </w:r>
      <w:hyperlink r:id="rId102" w:history="1">
        <w:r w:rsidRPr="0020295F">
          <w:rPr>
            <w:rStyle w:val="Hyperlink"/>
            <w:szCs w:val="24"/>
          </w:rPr>
          <w:t>http://astah.net/</w:t>
        </w:r>
      </w:hyperlink>
      <w:r w:rsidRPr="0020295F">
        <w:rPr>
          <w:szCs w:val="24"/>
        </w:rPr>
        <w:t xml:space="preserve"> </w:t>
      </w:r>
    </w:p>
    <w:p w14:paraId="6E75CE11" w14:textId="046A6E5A" w:rsidR="00CA4D0E" w:rsidRPr="0020295F" w:rsidRDefault="00CA4D0E" w:rsidP="00440E76">
      <w:pPr>
        <w:pStyle w:val="Normal4"/>
        <w:numPr>
          <w:ilvl w:val="0"/>
          <w:numId w:val="61"/>
        </w:numPr>
        <w:spacing w:line="360" w:lineRule="auto"/>
        <w:ind w:left="357" w:hanging="356"/>
        <w:rPr>
          <w:szCs w:val="24"/>
        </w:rPr>
      </w:pPr>
      <w:r w:rsidRPr="0020295F">
        <w:rPr>
          <w:szCs w:val="24"/>
        </w:rPr>
        <w:t xml:space="preserve">Getting Started – ASP.NET MVC, </w:t>
      </w:r>
      <w:hyperlink r:id="rId103" w:history="1">
        <w:r w:rsidRPr="0020295F">
          <w:t>http://www.asp.net/mvc</w:t>
        </w:r>
      </w:hyperlink>
      <w:r w:rsidR="00440E76" w:rsidRPr="0020295F">
        <w:t xml:space="preserve"> </w:t>
      </w:r>
      <w:r w:rsidRPr="0020295F">
        <w:rPr>
          <w:szCs w:val="24"/>
        </w:rPr>
        <w:t xml:space="preserve"> </w:t>
      </w:r>
    </w:p>
    <w:p w14:paraId="33672C95" w14:textId="3C17FBFA" w:rsidR="00440E76" w:rsidRPr="0020295F" w:rsidRDefault="00440E76" w:rsidP="00440E76">
      <w:pPr>
        <w:pStyle w:val="Normal4"/>
        <w:numPr>
          <w:ilvl w:val="0"/>
          <w:numId w:val="61"/>
        </w:numPr>
        <w:tabs>
          <w:tab w:val="left" w:pos="360"/>
        </w:tabs>
        <w:spacing w:line="360" w:lineRule="auto"/>
        <w:ind w:hanging="360"/>
        <w:rPr>
          <w:szCs w:val="24"/>
        </w:rPr>
      </w:pPr>
      <w:r w:rsidRPr="0020295F">
        <w:rPr>
          <w:szCs w:val="24"/>
        </w:rPr>
        <w:t xml:space="preserve">UML basics: The sequence diagram, </w:t>
      </w:r>
      <w:hyperlink r:id="rId104" w:history="1">
        <w:r w:rsidRPr="0020295F">
          <w:rPr>
            <w:rStyle w:val="Hyperlink"/>
            <w:szCs w:val="24"/>
          </w:rPr>
          <w:t>http://www.ibm.com/developerworks/rational/library/3101.html</w:t>
        </w:r>
      </w:hyperlink>
      <w:r w:rsidRPr="0020295F">
        <w:rPr>
          <w:szCs w:val="24"/>
        </w:rPr>
        <w:t xml:space="preserve"> </w:t>
      </w:r>
    </w:p>
    <w:p w14:paraId="0CD30046" w14:textId="503383A3" w:rsidR="00440E76" w:rsidRDefault="00440E76" w:rsidP="00440E76">
      <w:pPr>
        <w:pStyle w:val="Normal4"/>
        <w:numPr>
          <w:ilvl w:val="0"/>
          <w:numId w:val="61"/>
        </w:numPr>
        <w:tabs>
          <w:tab w:val="left" w:pos="360"/>
        </w:tabs>
        <w:spacing w:line="360" w:lineRule="auto"/>
        <w:ind w:hanging="360"/>
        <w:rPr>
          <w:ins w:id="1618" w:author="Tin Trčak" w:date="2016-01-21T01:04:00Z"/>
          <w:szCs w:val="24"/>
        </w:rPr>
      </w:pPr>
      <w:r w:rsidRPr="0020295F">
        <w:rPr>
          <w:szCs w:val="24"/>
        </w:rPr>
        <w:t xml:space="preserve">UML Sequence Diagrams: A Quick Introduction, </w:t>
      </w:r>
      <w:hyperlink r:id="rId105" w:history="1">
        <w:r w:rsidRPr="0020295F">
          <w:rPr>
            <w:rStyle w:val="Hyperlink"/>
            <w:szCs w:val="24"/>
          </w:rPr>
          <w:t>http://www.tracemodeler.com/articles/a_quick_introduction_to_uml_sequence_diagrams/</w:t>
        </w:r>
      </w:hyperlink>
      <w:r w:rsidRPr="0020295F">
        <w:rPr>
          <w:szCs w:val="24"/>
        </w:rPr>
        <w:t xml:space="preserve"> </w:t>
      </w:r>
    </w:p>
    <w:p w14:paraId="1E8E6340" w14:textId="5A4057BF" w:rsidR="00350C97" w:rsidRDefault="00667908">
      <w:pPr>
        <w:pStyle w:val="Normal4"/>
        <w:numPr>
          <w:ilvl w:val="0"/>
          <w:numId w:val="61"/>
        </w:numPr>
        <w:tabs>
          <w:tab w:val="left" w:pos="360"/>
        </w:tabs>
        <w:spacing w:line="360" w:lineRule="auto"/>
        <w:ind w:hanging="360"/>
        <w:rPr>
          <w:ins w:id="1619" w:author="Tin Trčak" w:date="2016-01-21T01:05:00Z"/>
          <w:szCs w:val="24"/>
        </w:rPr>
        <w:pPrChange w:id="1620" w:author="Tin Trčak" w:date="2016-01-21T01:06:00Z">
          <w:pPr>
            <w:pStyle w:val="Normal4"/>
            <w:numPr>
              <w:numId w:val="61"/>
            </w:numPr>
            <w:tabs>
              <w:tab w:val="left" w:pos="360"/>
            </w:tabs>
            <w:spacing w:line="360" w:lineRule="auto"/>
            <w:ind w:left="360"/>
          </w:pPr>
        </w:pPrChange>
      </w:pPr>
      <w:ins w:id="1621" w:author="Tin Trčak" w:date="2016-01-21T01:05:00Z">
        <w:r w:rsidRPr="00667908">
          <w:rPr>
            <w:szCs w:val="24"/>
          </w:rPr>
          <w:t>jQuery: The Write Less, Do More, JavaScript Library,</w:t>
        </w:r>
        <w:r>
          <w:rPr>
            <w:szCs w:val="24"/>
          </w:rPr>
          <w:t xml:space="preserve"> </w:t>
        </w:r>
        <w:r w:rsidRPr="00667908">
          <w:rPr>
            <w:rStyle w:val="Hyperlink"/>
            <w:rPrChange w:id="1622" w:author="Tin Trčak" w:date="2016-01-21T01:06:00Z">
              <w:rPr>
                <w:szCs w:val="24"/>
              </w:rPr>
            </w:rPrChange>
          </w:rPr>
          <w:fldChar w:fldCharType="begin"/>
        </w:r>
        <w:r w:rsidRPr="00667908">
          <w:rPr>
            <w:rStyle w:val="Hyperlink"/>
            <w:rPrChange w:id="1623" w:author="Tin Trčak" w:date="2016-01-21T01:06:00Z">
              <w:rPr>
                <w:szCs w:val="24"/>
              </w:rPr>
            </w:rPrChange>
          </w:rPr>
          <w:instrText xml:space="preserve"> HYPERLINK "http://api.jquery.com/" </w:instrText>
        </w:r>
        <w:r w:rsidRPr="00667908">
          <w:rPr>
            <w:rStyle w:val="Hyperlink"/>
            <w:rPrChange w:id="1624" w:author="Tin Trčak" w:date="2016-01-21T01:06:00Z">
              <w:rPr>
                <w:szCs w:val="24"/>
              </w:rPr>
            </w:rPrChange>
          </w:rPr>
          <w:fldChar w:fldCharType="separate"/>
        </w:r>
        <w:r w:rsidRPr="00667908">
          <w:rPr>
            <w:rStyle w:val="Hyperlink"/>
            <w:rPrChange w:id="1625" w:author="Tin Trčak" w:date="2016-01-21T01:06:00Z">
              <w:rPr>
                <w:szCs w:val="24"/>
              </w:rPr>
            </w:rPrChange>
          </w:rPr>
          <w:t>http://api.jquery.com/</w:t>
        </w:r>
        <w:r w:rsidRPr="00667908">
          <w:rPr>
            <w:rStyle w:val="Hyperlink"/>
            <w:rPrChange w:id="1626" w:author="Tin Trčak" w:date="2016-01-21T01:06:00Z">
              <w:rPr>
                <w:szCs w:val="24"/>
              </w:rPr>
            </w:rPrChange>
          </w:rPr>
          <w:fldChar w:fldCharType="end"/>
        </w:r>
        <w:r>
          <w:rPr>
            <w:szCs w:val="24"/>
          </w:rPr>
          <w:t xml:space="preserve"> </w:t>
        </w:r>
      </w:ins>
    </w:p>
    <w:p w14:paraId="7173217C" w14:textId="67518B05" w:rsidR="00667908" w:rsidRPr="00667908" w:rsidRDefault="00667908">
      <w:pPr>
        <w:pStyle w:val="Normal4"/>
        <w:numPr>
          <w:ilvl w:val="0"/>
          <w:numId w:val="61"/>
        </w:numPr>
        <w:tabs>
          <w:tab w:val="left" w:pos="360"/>
        </w:tabs>
        <w:spacing w:line="360" w:lineRule="auto"/>
        <w:ind w:hanging="360"/>
        <w:rPr>
          <w:szCs w:val="24"/>
        </w:rPr>
        <w:pPrChange w:id="1627" w:author="Tin Trčak" w:date="2016-01-21T01:06:00Z">
          <w:pPr>
            <w:pStyle w:val="Normal4"/>
            <w:numPr>
              <w:numId w:val="61"/>
            </w:numPr>
            <w:tabs>
              <w:tab w:val="left" w:pos="360"/>
            </w:tabs>
            <w:spacing w:line="360" w:lineRule="auto"/>
            <w:ind w:left="360"/>
          </w:pPr>
        </w:pPrChange>
      </w:pPr>
      <w:ins w:id="1628" w:author="Tin Trčak" w:date="2016-01-21T01:05:00Z">
        <w:r w:rsidRPr="00667908">
          <w:rPr>
            <w:szCs w:val="24"/>
          </w:rPr>
          <w:t>Bootstrap, a sleek, intuitive, and powerful mobile first front-end framework for fa</w:t>
        </w:r>
        <w:r>
          <w:rPr>
            <w:szCs w:val="24"/>
          </w:rPr>
          <w:t xml:space="preserve">ster and easier web development, </w:t>
        </w:r>
      </w:ins>
      <w:ins w:id="1629" w:author="Tin Trčak" w:date="2016-01-21T01:06:00Z">
        <w:r w:rsidRPr="00667908">
          <w:rPr>
            <w:rStyle w:val="Hyperlink"/>
            <w:rPrChange w:id="1630" w:author="Tin Trčak" w:date="2016-01-21T01:06:00Z">
              <w:rPr>
                <w:szCs w:val="24"/>
              </w:rPr>
            </w:rPrChange>
          </w:rPr>
          <w:fldChar w:fldCharType="begin"/>
        </w:r>
        <w:r w:rsidRPr="00667908">
          <w:rPr>
            <w:rStyle w:val="Hyperlink"/>
            <w:rPrChange w:id="1631" w:author="Tin Trčak" w:date="2016-01-21T01:06:00Z">
              <w:rPr>
                <w:szCs w:val="24"/>
              </w:rPr>
            </w:rPrChange>
          </w:rPr>
          <w:instrText xml:space="preserve"> HYPERLINK "http://getbootstrap.com/components/" </w:instrText>
        </w:r>
        <w:r w:rsidRPr="00667908">
          <w:rPr>
            <w:rStyle w:val="Hyperlink"/>
            <w:rPrChange w:id="1632" w:author="Tin Trčak" w:date="2016-01-21T01:06:00Z">
              <w:rPr>
                <w:szCs w:val="24"/>
              </w:rPr>
            </w:rPrChange>
          </w:rPr>
          <w:fldChar w:fldCharType="separate"/>
        </w:r>
        <w:r w:rsidRPr="00667908">
          <w:rPr>
            <w:rStyle w:val="Hyperlink"/>
            <w:szCs w:val="24"/>
          </w:rPr>
          <w:t>http://getbootstrap.com/components/</w:t>
        </w:r>
        <w:r w:rsidRPr="00667908">
          <w:rPr>
            <w:rStyle w:val="Hyperlink"/>
            <w:rPrChange w:id="1633" w:author="Tin Trčak" w:date="2016-01-21T01:06:00Z">
              <w:rPr>
                <w:szCs w:val="24"/>
              </w:rPr>
            </w:rPrChange>
          </w:rPr>
          <w:fldChar w:fldCharType="end"/>
        </w:r>
        <w:r>
          <w:rPr>
            <w:szCs w:val="24"/>
          </w:rPr>
          <w:t xml:space="preserve"> </w:t>
        </w:r>
      </w:ins>
    </w:p>
    <w:p w14:paraId="3FD986FA" w14:textId="77777777" w:rsidR="00350C97" w:rsidRPr="0020295F" w:rsidRDefault="00350C97">
      <w:pPr>
        <w:pStyle w:val="Normal4"/>
        <w:tabs>
          <w:tab w:val="left" w:pos="360"/>
        </w:tabs>
        <w:spacing w:line="360" w:lineRule="auto"/>
        <w:rPr>
          <w:szCs w:val="24"/>
        </w:rPr>
        <w:pPrChange w:id="1634" w:author="Tin Trčak" w:date="2016-01-21T01:04:00Z">
          <w:pPr>
            <w:pStyle w:val="Normal4"/>
            <w:tabs>
              <w:tab w:val="left" w:pos="360"/>
            </w:tabs>
            <w:spacing w:line="360" w:lineRule="auto"/>
            <w:ind w:left="360"/>
          </w:pPr>
        </w:pPrChange>
      </w:pPr>
    </w:p>
    <w:p w14:paraId="5CD2D1EE" w14:textId="77777777" w:rsidR="00440E76" w:rsidRPr="0020295F" w:rsidRDefault="00440E76" w:rsidP="00440E76">
      <w:pPr>
        <w:pStyle w:val="Normal4"/>
        <w:spacing w:line="360" w:lineRule="auto"/>
        <w:ind w:left="357"/>
        <w:jc w:val="both"/>
        <w:rPr>
          <w:szCs w:val="24"/>
        </w:rPr>
      </w:pPr>
    </w:p>
    <w:p w14:paraId="473F6D4D" w14:textId="6626E71F" w:rsidR="00440E76" w:rsidRPr="0020295F" w:rsidRDefault="00440E76" w:rsidP="00440E76">
      <w:pPr>
        <w:pStyle w:val="Normal4"/>
        <w:spacing w:line="360" w:lineRule="auto"/>
        <w:jc w:val="both"/>
        <w:rPr>
          <w:szCs w:val="24"/>
        </w:rPr>
      </w:pPr>
    </w:p>
    <w:p w14:paraId="2840FF56" w14:textId="77777777" w:rsidR="00937DF5" w:rsidRPr="00D55856" w:rsidRDefault="00937DF5" w:rsidP="007B2935">
      <w:pPr>
        <w:pStyle w:val="Heading1"/>
        <w:numPr>
          <w:ilvl w:val="0"/>
          <w:numId w:val="0"/>
        </w:numPr>
        <w:ind w:left="432" w:hanging="432"/>
      </w:pPr>
      <w:r w:rsidRPr="00D55856">
        <w:rPr>
          <w:rFonts w:ascii="Arial" w:eastAsia="Arial" w:hAnsi="Arial" w:cs="Arial"/>
        </w:rPr>
        <w:br w:type="page"/>
      </w:r>
      <w:bookmarkStart w:id="1635" w:name="_Toc431806064"/>
      <w:bookmarkStart w:id="1636" w:name="_Toc441100879"/>
      <w:r w:rsidRPr="00D55856">
        <w:lastRenderedPageBreak/>
        <w:t>Dodatak A: Indeks (slika, dijagrama, tablica, ispisa kôda)</w:t>
      </w:r>
      <w:bookmarkEnd w:id="1635"/>
      <w:bookmarkEnd w:id="1636"/>
    </w:p>
    <w:p w14:paraId="073C160B" w14:textId="77777777" w:rsidR="00EB21A0" w:rsidRDefault="00323742">
      <w:pPr>
        <w:pStyle w:val="TableofFigures"/>
        <w:tabs>
          <w:tab w:val="right" w:leader="dot" w:pos="9062"/>
        </w:tabs>
        <w:rPr>
          <w:ins w:id="1637" w:author="Tin Trčak" w:date="2016-01-21T14:31:00Z"/>
          <w:rFonts w:asciiTheme="minorHAnsi" w:eastAsiaTheme="minorEastAsia" w:hAnsiTheme="minorHAnsi" w:cstheme="minorBidi"/>
          <w:noProof/>
          <w:color w:val="auto"/>
          <w:sz w:val="22"/>
          <w:szCs w:val="22"/>
        </w:rPr>
      </w:pPr>
      <w:r w:rsidRPr="00E86FC2">
        <w:rPr>
          <w:rFonts w:ascii="Arial" w:eastAsia="Arial" w:hAnsi="Arial" w:cs="Arial"/>
          <w:i/>
          <w:sz w:val="20"/>
        </w:rPr>
        <w:fldChar w:fldCharType="begin"/>
      </w:r>
      <w:r w:rsidRPr="0020295F">
        <w:rPr>
          <w:rFonts w:ascii="Arial" w:eastAsia="Arial" w:hAnsi="Arial" w:cs="Arial"/>
          <w:i/>
          <w:sz w:val="20"/>
        </w:rPr>
        <w:instrText xml:space="preserve"> TOC \h \z \c "Slika" </w:instrText>
      </w:r>
      <w:r w:rsidRPr="00E86FC2">
        <w:rPr>
          <w:rFonts w:ascii="Arial" w:eastAsia="Arial" w:hAnsi="Arial" w:cs="Arial"/>
          <w:i/>
          <w:sz w:val="20"/>
        </w:rPr>
        <w:fldChar w:fldCharType="separate"/>
      </w:r>
      <w:ins w:id="1638" w:author="Tin Trčak" w:date="2016-01-21T14:31:00Z">
        <w:r w:rsidR="00EB21A0" w:rsidRPr="009437D6">
          <w:rPr>
            <w:rStyle w:val="Hyperlink"/>
            <w:noProof/>
          </w:rPr>
          <w:fldChar w:fldCharType="begin"/>
        </w:r>
        <w:r w:rsidR="00EB21A0" w:rsidRPr="009437D6">
          <w:rPr>
            <w:rStyle w:val="Hyperlink"/>
            <w:noProof/>
          </w:rPr>
          <w:instrText xml:space="preserve"> </w:instrText>
        </w:r>
        <w:r w:rsidR="00EB21A0">
          <w:rPr>
            <w:noProof/>
          </w:rPr>
          <w:instrText>HYPERLINK \l "_Toc441150007"</w:instrText>
        </w:r>
        <w:r w:rsidR="00EB21A0" w:rsidRPr="009437D6">
          <w:rPr>
            <w:rStyle w:val="Hyperlink"/>
            <w:noProof/>
          </w:rPr>
          <w:instrText xml:space="preserve"> </w:instrText>
        </w:r>
        <w:r w:rsidR="00EB21A0" w:rsidRPr="009437D6">
          <w:rPr>
            <w:rStyle w:val="Hyperlink"/>
            <w:noProof/>
          </w:rPr>
          <w:fldChar w:fldCharType="separate"/>
        </w:r>
        <w:r w:rsidR="00EB21A0" w:rsidRPr="009437D6">
          <w:rPr>
            <w:rStyle w:val="Hyperlink"/>
            <w:noProof/>
          </w:rPr>
          <w:t>Slika 4.2.1 Dijagram obrazaca uporabe sustava</w:t>
        </w:r>
        <w:r w:rsidR="00EB21A0">
          <w:rPr>
            <w:noProof/>
            <w:webHidden/>
          </w:rPr>
          <w:tab/>
        </w:r>
        <w:r w:rsidR="00EB21A0">
          <w:rPr>
            <w:noProof/>
            <w:webHidden/>
          </w:rPr>
          <w:fldChar w:fldCharType="begin"/>
        </w:r>
        <w:r w:rsidR="00EB21A0">
          <w:rPr>
            <w:noProof/>
            <w:webHidden/>
          </w:rPr>
          <w:instrText xml:space="preserve"> PAGEREF _Toc441150007 \h </w:instrText>
        </w:r>
      </w:ins>
      <w:r w:rsidR="00EB21A0">
        <w:rPr>
          <w:noProof/>
          <w:webHidden/>
        </w:rPr>
      </w:r>
      <w:r w:rsidR="00EB21A0">
        <w:rPr>
          <w:noProof/>
          <w:webHidden/>
        </w:rPr>
        <w:fldChar w:fldCharType="separate"/>
      </w:r>
      <w:ins w:id="1639" w:author="Tin Trčak" w:date="2016-01-21T14:31:00Z">
        <w:r w:rsidR="00EB21A0">
          <w:rPr>
            <w:noProof/>
            <w:webHidden/>
          </w:rPr>
          <w:t>27</w:t>
        </w:r>
        <w:r w:rsidR="00EB21A0">
          <w:rPr>
            <w:noProof/>
            <w:webHidden/>
          </w:rPr>
          <w:fldChar w:fldCharType="end"/>
        </w:r>
        <w:r w:rsidR="00EB21A0" w:rsidRPr="009437D6">
          <w:rPr>
            <w:rStyle w:val="Hyperlink"/>
            <w:noProof/>
          </w:rPr>
          <w:fldChar w:fldCharType="end"/>
        </w:r>
      </w:ins>
    </w:p>
    <w:p w14:paraId="27265E38" w14:textId="77777777" w:rsidR="00EB21A0" w:rsidRDefault="00EB21A0">
      <w:pPr>
        <w:pStyle w:val="TableofFigures"/>
        <w:tabs>
          <w:tab w:val="right" w:leader="dot" w:pos="9062"/>
        </w:tabs>
        <w:rPr>
          <w:ins w:id="1640" w:author="Tin Trčak" w:date="2016-01-21T14:31:00Z"/>
          <w:rFonts w:asciiTheme="minorHAnsi" w:eastAsiaTheme="minorEastAsia" w:hAnsiTheme="minorHAnsi" w:cstheme="minorBidi"/>
          <w:noProof/>
          <w:color w:val="auto"/>
          <w:sz w:val="22"/>
          <w:szCs w:val="22"/>
        </w:rPr>
      </w:pPr>
      <w:ins w:id="164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4.2.2 Dijagram obrazaca uporabe za narudžbu jela</w:t>
        </w:r>
        <w:r>
          <w:rPr>
            <w:noProof/>
            <w:webHidden/>
          </w:rPr>
          <w:tab/>
        </w:r>
        <w:r>
          <w:rPr>
            <w:noProof/>
            <w:webHidden/>
          </w:rPr>
          <w:fldChar w:fldCharType="begin"/>
        </w:r>
        <w:r>
          <w:rPr>
            <w:noProof/>
            <w:webHidden/>
          </w:rPr>
          <w:instrText xml:space="preserve"> PAGEREF _Toc441150008 \h </w:instrText>
        </w:r>
      </w:ins>
      <w:r>
        <w:rPr>
          <w:noProof/>
          <w:webHidden/>
        </w:rPr>
      </w:r>
      <w:r>
        <w:rPr>
          <w:noProof/>
          <w:webHidden/>
        </w:rPr>
        <w:fldChar w:fldCharType="separate"/>
      </w:r>
      <w:ins w:id="1642" w:author="Tin Trčak" w:date="2016-01-21T14:31:00Z">
        <w:r>
          <w:rPr>
            <w:noProof/>
            <w:webHidden/>
          </w:rPr>
          <w:t>27</w:t>
        </w:r>
        <w:r>
          <w:rPr>
            <w:noProof/>
            <w:webHidden/>
          </w:rPr>
          <w:fldChar w:fldCharType="end"/>
        </w:r>
        <w:r w:rsidRPr="009437D6">
          <w:rPr>
            <w:rStyle w:val="Hyperlink"/>
            <w:noProof/>
          </w:rPr>
          <w:fldChar w:fldCharType="end"/>
        </w:r>
      </w:ins>
    </w:p>
    <w:p w14:paraId="05F942FE" w14:textId="77777777" w:rsidR="00EB21A0" w:rsidRDefault="00EB21A0">
      <w:pPr>
        <w:pStyle w:val="TableofFigures"/>
        <w:tabs>
          <w:tab w:val="right" w:leader="dot" w:pos="9062"/>
        </w:tabs>
        <w:rPr>
          <w:ins w:id="1643" w:author="Tin Trčak" w:date="2016-01-21T14:31:00Z"/>
          <w:rFonts w:asciiTheme="minorHAnsi" w:eastAsiaTheme="minorEastAsia" w:hAnsiTheme="minorHAnsi" w:cstheme="minorBidi"/>
          <w:noProof/>
          <w:color w:val="auto"/>
          <w:sz w:val="22"/>
          <w:szCs w:val="22"/>
        </w:rPr>
      </w:pPr>
      <w:ins w:id="164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"_Toc441150009"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4.2.3 Dijagram obrazaca uporabe aktivnosti u košarici</w:t>
        </w:r>
        <w:r>
          <w:rPr>
            <w:noProof/>
            <w:webHidden/>
          </w:rPr>
          <w:tab/>
        </w:r>
        <w:r>
          <w:rPr>
            <w:noProof/>
            <w:webHidden/>
          </w:rPr>
          <w:fldChar w:fldCharType="begin"/>
        </w:r>
        <w:r>
          <w:rPr>
            <w:noProof/>
            <w:webHidden/>
          </w:rPr>
          <w:instrText xml:space="preserve"> PAGEREF _Toc441150009 \h </w:instrText>
        </w:r>
      </w:ins>
      <w:r>
        <w:rPr>
          <w:noProof/>
          <w:webHidden/>
        </w:rPr>
      </w:r>
      <w:r>
        <w:rPr>
          <w:noProof/>
          <w:webHidden/>
        </w:rPr>
        <w:fldChar w:fldCharType="separate"/>
      </w:r>
      <w:ins w:id="1645" w:author="Tin Trčak" w:date="2016-01-21T14:31:00Z">
        <w:r>
          <w:rPr>
            <w:noProof/>
            <w:webHidden/>
          </w:rPr>
          <w:t>28</w:t>
        </w:r>
        <w:r>
          <w:rPr>
            <w:noProof/>
            <w:webHidden/>
          </w:rPr>
          <w:fldChar w:fldCharType="end"/>
        </w:r>
        <w:r w:rsidRPr="009437D6">
          <w:rPr>
            <w:rStyle w:val="Hyperlink"/>
            <w:noProof/>
          </w:rPr>
          <w:fldChar w:fldCharType="end"/>
        </w:r>
      </w:ins>
    </w:p>
    <w:p w14:paraId="468BCA0A" w14:textId="77777777" w:rsidR="00EB21A0" w:rsidRDefault="00EB21A0">
      <w:pPr>
        <w:pStyle w:val="TableofFigures"/>
        <w:tabs>
          <w:tab w:val="right" w:leader="dot" w:pos="9062"/>
        </w:tabs>
        <w:rPr>
          <w:ins w:id="1646" w:author="Tin Trčak" w:date="2016-01-21T14:31:00Z"/>
          <w:rFonts w:asciiTheme="minorHAnsi" w:eastAsiaTheme="minorEastAsia" w:hAnsiTheme="minorHAnsi" w:cstheme="minorBidi"/>
          <w:noProof/>
          <w:color w:val="auto"/>
          <w:sz w:val="22"/>
          <w:szCs w:val="22"/>
        </w:rPr>
      </w:pPr>
      <w:ins w:id="164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4.2.4 Dijagram obrazaca uporabe za komentiranje</w:t>
        </w:r>
        <w:r>
          <w:rPr>
            <w:noProof/>
            <w:webHidden/>
          </w:rPr>
          <w:tab/>
        </w:r>
        <w:r>
          <w:rPr>
            <w:noProof/>
            <w:webHidden/>
          </w:rPr>
          <w:fldChar w:fldCharType="begin"/>
        </w:r>
        <w:r>
          <w:rPr>
            <w:noProof/>
            <w:webHidden/>
          </w:rPr>
          <w:instrText xml:space="preserve"> PAGEREF _Toc441150010 \h </w:instrText>
        </w:r>
      </w:ins>
      <w:r>
        <w:rPr>
          <w:noProof/>
          <w:webHidden/>
        </w:rPr>
      </w:r>
      <w:r>
        <w:rPr>
          <w:noProof/>
          <w:webHidden/>
        </w:rPr>
        <w:fldChar w:fldCharType="separate"/>
      </w:r>
      <w:ins w:id="1648" w:author="Tin Trčak" w:date="2016-01-21T14:31:00Z">
        <w:r>
          <w:rPr>
            <w:noProof/>
            <w:webHidden/>
          </w:rPr>
          <w:t>28</w:t>
        </w:r>
        <w:r>
          <w:rPr>
            <w:noProof/>
            <w:webHidden/>
          </w:rPr>
          <w:fldChar w:fldCharType="end"/>
        </w:r>
        <w:r w:rsidRPr="009437D6">
          <w:rPr>
            <w:rStyle w:val="Hyperlink"/>
            <w:noProof/>
          </w:rPr>
          <w:fldChar w:fldCharType="end"/>
        </w:r>
      </w:ins>
    </w:p>
    <w:p w14:paraId="7BD2AB36" w14:textId="77777777" w:rsidR="00EB21A0" w:rsidRDefault="00EB21A0">
      <w:pPr>
        <w:pStyle w:val="TableofFigures"/>
        <w:tabs>
          <w:tab w:val="right" w:leader="dot" w:pos="9062"/>
        </w:tabs>
        <w:rPr>
          <w:ins w:id="1649" w:author="Tin Trčak" w:date="2016-01-21T14:31:00Z"/>
          <w:rFonts w:asciiTheme="minorHAnsi" w:eastAsiaTheme="minorEastAsia" w:hAnsiTheme="minorHAnsi" w:cstheme="minorBidi"/>
          <w:noProof/>
          <w:color w:val="auto"/>
          <w:sz w:val="22"/>
          <w:szCs w:val="22"/>
        </w:rPr>
      </w:pPr>
      <w:ins w:id="165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4.2.5 Dijagram obrazaca uporabe za prijavu na sustav</w:t>
        </w:r>
        <w:r>
          <w:rPr>
            <w:noProof/>
            <w:webHidden/>
          </w:rPr>
          <w:tab/>
        </w:r>
        <w:r>
          <w:rPr>
            <w:noProof/>
            <w:webHidden/>
          </w:rPr>
          <w:fldChar w:fldCharType="begin"/>
        </w:r>
        <w:r>
          <w:rPr>
            <w:noProof/>
            <w:webHidden/>
          </w:rPr>
          <w:instrText xml:space="preserve"> PAGEREF _Toc441150011 \h </w:instrText>
        </w:r>
      </w:ins>
      <w:r>
        <w:rPr>
          <w:noProof/>
          <w:webHidden/>
        </w:rPr>
      </w:r>
      <w:r>
        <w:rPr>
          <w:noProof/>
          <w:webHidden/>
        </w:rPr>
        <w:fldChar w:fldCharType="separate"/>
      </w:r>
      <w:ins w:id="1651" w:author="Tin Trčak" w:date="2016-01-21T14:31:00Z">
        <w:r>
          <w:rPr>
            <w:noProof/>
            <w:webHidden/>
          </w:rPr>
          <w:t>29</w:t>
        </w:r>
        <w:r>
          <w:rPr>
            <w:noProof/>
            <w:webHidden/>
          </w:rPr>
          <w:fldChar w:fldCharType="end"/>
        </w:r>
        <w:r w:rsidRPr="009437D6">
          <w:rPr>
            <w:rStyle w:val="Hyperlink"/>
            <w:noProof/>
          </w:rPr>
          <w:fldChar w:fldCharType="end"/>
        </w:r>
      </w:ins>
    </w:p>
    <w:p w14:paraId="5BFF1EB1" w14:textId="77777777" w:rsidR="00EB21A0" w:rsidRDefault="00EB21A0">
      <w:pPr>
        <w:pStyle w:val="TableofFigures"/>
        <w:tabs>
          <w:tab w:val="right" w:leader="dot" w:pos="9062"/>
        </w:tabs>
        <w:rPr>
          <w:ins w:id="1652" w:author="Tin Trčak" w:date="2016-01-21T14:31:00Z"/>
          <w:rFonts w:asciiTheme="minorHAnsi" w:eastAsiaTheme="minorEastAsia" w:hAnsiTheme="minorHAnsi" w:cstheme="minorBidi"/>
          <w:noProof/>
          <w:color w:val="auto"/>
          <w:sz w:val="22"/>
          <w:szCs w:val="22"/>
        </w:rPr>
      </w:pPr>
      <w:ins w:id="165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4.2.6 Dijagram obrazaca uporabe za djelatnika</w:t>
        </w:r>
        <w:r>
          <w:rPr>
            <w:noProof/>
            <w:webHidden/>
          </w:rPr>
          <w:tab/>
        </w:r>
        <w:r>
          <w:rPr>
            <w:noProof/>
            <w:webHidden/>
          </w:rPr>
          <w:fldChar w:fldCharType="begin"/>
        </w:r>
        <w:r>
          <w:rPr>
            <w:noProof/>
            <w:webHidden/>
          </w:rPr>
          <w:instrText xml:space="preserve"> PAGEREF _Toc441150012 \h </w:instrText>
        </w:r>
      </w:ins>
      <w:r>
        <w:rPr>
          <w:noProof/>
          <w:webHidden/>
        </w:rPr>
      </w:r>
      <w:r>
        <w:rPr>
          <w:noProof/>
          <w:webHidden/>
        </w:rPr>
        <w:fldChar w:fldCharType="separate"/>
      </w:r>
      <w:ins w:id="1654" w:author="Tin Trčak" w:date="2016-01-21T14:31:00Z">
        <w:r>
          <w:rPr>
            <w:noProof/>
            <w:webHidden/>
          </w:rPr>
          <w:t>29</w:t>
        </w:r>
        <w:r>
          <w:rPr>
            <w:noProof/>
            <w:webHidden/>
          </w:rPr>
          <w:fldChar w:fldCharType="end"/>
        </w:r>
        <w:r w:rsidRPr="009437D6">
          <w:rPr>
            <w:rStyle w:val="Hyperlink"/>
            <w:noProof/>
          </w:rPr>
          <w:fldChar w:fldCharType="end"/>
        </w:r>
      </w:ins>
    </w:p>
    <w:p w14:paraId="654951AD" w14:textId="77777777" w:rsidR="00EB21A0" w:rsidRDefault="00EB21A0">
      <w:pPr>
        <w:pStyle w:val="TableofFigures"/>
        <w:tabs>
          <w:tab w:val="right" w:leader="dot" w:pos="9062"/>
        </w:tabs>
        <w:rPr>
          <w:ins w:id="1655" w:author="Tin Trčak" w:date="2016-01-21T14:31:00Z"/>
          <w:rFonts w:asciiTheme="minorHAnsi" w:eastAsiaTheme="minorEastAsia" w:hAnsiTheme="minorHAnsi" w:cstheme="minorBidi"/>
          <w:noProof/>
          <w:color w:val="auto"/>
          <w:sz w:val="22"/>
          <w:szCs w:val="22"/>
        </w:rPr>
      </w:pPr>
      <w:ins w:id="165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4.2.7 Dijagram obrazaca uporabe za vlasnika restorana</w:t>
        </w:r>
        <w:r>
          <w:rPr>
            <w:noProof/>
            <w:webHidden/>
          </w:rPr>
          <w:tab/>
        </w:r>
        <w:r>
          <w:rPr>
            <w:noProof/>
            <w:webHidden/>
          </w:rPr>
          <w:fldChar w:fldCharType="begin"/>
        </w:r>
        <w:r>
          <w:rPr>
            <w:noProof/>
            <w:webHidden/>
          </w:rPr>
          <w:instrText xml:space="preserve"> PAGEREF _Toc441150013 \h </w:instrText>
        </w:r>
      </w:ins>
      <w:r>
        <w:rPr>
          <w:noProof/>
          <w:webHidden/>
        </w:rPr>
      </w:r>
      <w:r>
        <w:rPr>
          <w:noProof/>
          <w:webHidden/>
        </w:rPr>
        <w:fldChar w:fldCharType="separate"/>
      </w:r>
      <w:ins w:id="1657" w:author="Tin Trčak" w:date="2016-01-21T14:31:00Z">
        <w:r>
          <w:rPr>
            <w:noProof/>
            <w:webHidden/>
          </w:rPr>
          <w:t>30</w:t>
        </w:r>
        <w:r>
          <w:rPr>
            <w:noProof/>
            <w:webHidden/>
          </w:rPr>
          <w:fldChar w:fldCharType="end"/>
        </w:r>
        <w:r w:rsidRPr="009437D6">
          <w:rPr>
            <w:rStyle w:val="Hyperlink"/>
            <w:noProof/>
          </w:rPr>
          <w:fldChar w:fldCharType="end"/>
        </w:r>
      </w:ins>
    </w:p>
    <w:p w14:paraId="48CF50D5" w14:textId="77777777" w:rsidR="00EB21A0" w:rsidRDefault="00EB21A0">
      <w:pPr>
        <w:pStyle w:val="TableofFigures"/>
        <w:tabs>
          <w:tab w:val="right" w:leader="dot" w:pos="9062"/>
        </w:tabs>
        <w:rPr>
          <w:ins w:id="1658" w:author="Tin Trčak" w:date="2016-01-21T14:31:00Z"/>
          <w:rFonts w:asciiTheme="minorHAnsi" w:eastAsiaTheme="minorEastAsia" w:hAnsiTheme="minorHAnsi" w:cstheme="minorBidi"/>
          <w:noProof/>
          <w:color w:val="auto"/>
          <w:sz w:val="22"/>
          <w:szCs w:val="22"/>
        </w:rPr>
      </w:pPr>
      <w:ins w:id="165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 Sekvencijski dijagram za UC01 – RegistracijaDjelatnika</w:t>
        </w:r>
        <w:r>
          <w:rPr>
            <w:noProof/>
            <w:webHidden/>
          </w:rPr>
          <w:tab/>
        </w:r>
        <w:r>
          <w:rPr>
            <w:noProof/>
            <w:webHidden/>
          </w:rPr>
          <w:fldChar w:fldCharType="begin"/>
        </w:r>
        <w:r>
          <w:rPr>
            <w:noProof/>
            <w:webHidden/>
          </w:rPr>
          <w:instrText xml:space="preserve"> PAGEREF _Toc441150014 \h </w:instrText>
        </w:r>
      </w:ins>
      <w:r>
        <w:rPr>
          <w:noProof/>
          <w:webHidden/>
        </w:rPr>
      </w:r>
      <w:r>
        <w:rPr>
          <w:noProof/>
          <w:webHidden/>
        </w:rPr>
        <w:fldChar w:fldCharType="separate"/>
      </w:r>
      <w:ins w:id="1660" w:author="Tin Trčak" w:date="2016-01-21T14:31:00Z">
        <w:r>
          <w:rPr>
            <w:noProof/>
            <w:webHidden/>
          </w:rPr>
          <w:t>31</w:t>
        </w:r>
        <w:r>
          <w:rPr>
            <w:noProof/>
            <w:webHidden/>
          </w:rPr>
          <w:fldChar w:fldCharType="end"/>
        </w:r>
        <w:r w:rsidRPr="009437D6">
          <w:rPr>
            <w:rStyle w:val="Hyperlink"/>
            <w:noProof/>
          </w:rPr>
          <w:fldChar w:fldCharType="end"/>
        </w:r>
      </w:ins>
    </w:p>
    <w:p w14:paraId="545CE64D" w14:textId="77777777" w:rsidR="00EB21A0" w:rsidRDefault="00EB21A0">
      <w:pPr>
        <w:pStyle w:val="TableofFigures"/>
        <w:tabs>
          <w:tab w:val="right" w:leader="dot" w:pos="9062"/>
        </w:tabs>
        <w:rPr>
          <w:ins w:id="1661" w:author="Tin Trčak" w:date="2016-01-21T14:31:00Z"/>
          <w:rFonts w:asciiTheme="minorHAnsi" w:eastAsiaTheme="minorEastAsia" w:hAnsiTheme="minorHAnsi" w:cstheme="minorBidi"/>
          <w:noProof/>
          <w:color w:val="auto"/>
          <w:sz w:val="22"/>
          <w:szCs w:val="22"/>
        </w:rPr>
      </w:pPr>
      <w:ins w:id="166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 Sekvencijski dijagram za UC02 – UklanjanjeDjelatnika</w:t>
        </w:r>
        <w:r>
          <w:rPr>
            <w:noProof/>
            <w:webHidden/>
          </w:rPr>
          <w:tab/>
        </w:r>
        <w:r>
          <w:rPr>
            <w:noProof/>
            <w:webHidden/>
          </w:rPr>
          <w:fldChar w:fldCharType="begin"/>
        </w:r>
        <w:r>
          <w:rPr>
            <w:noProof/>
            <w:webHidden/>
          </w:rPr>
          <w:instrText xml:space="preserve"> PAGEREF _Toc441150015 \h </w:instrText>
        </w:r>
      </w:ins>
      <w:r>
        <w:rPr>
          <w:noProof/>
          <w:webHidden/>
        </w:rPr>
      </w:r>
      <w:r>
        <w:rPr>
          <w:noProof/>
          <w:webHidden/>
        </w:rPr>
        <w:fldChar w:fldCharType="separate"/>
      </w:r>
      <w:ins w:id="1663" w:author="Tin Trčak" w:date="2016-01-21T14:31:00Z">
        <w:r>
          <w:rPr>
            <w:noProof/>
            <w:webHidden/>
          </w:rPr>
          <w:t>32</w:t>
        </w:r>
        <w:r>
          <w:rPr>
            <w:noProof/>
            <w:webHidden/>
          </w:rPr>
          <w:fldChar w:fldCharType="end"/>
        </w:r>
        <w:r w:rsidRPr="009437D6">
          <w:rPr>
            <w:rStyle w:val="Hyperlink"/>
            <w:noProof/>
          </w:rPr>
          <w:fldChar w:fldCharType="end"/>
        </w:r>
      </w:ins>
    </w:p>
    <w:p w14:paraId="0AFBF988" w14:textId="77777777" w:rsidR="00EB21A0" w:rsidRDefault="00EB21A0">
      <w:pPr>
        <w:pStyle w:val="TableofFigures"/>
        <w:tabs>
          <w:tab w:val="right" w:leader="dot" w:pos="9062"/>
        </w:tabs>
        <w:rPr>
          <w:ins w:id="1664" w:author="Tin Trčak" w:date="2016-01-21T14:31:00Z"/>
          <w:rFonts w:asciiTheme="minorHAnsi" w:eastAsiaTheme="minorEastAsia" w:hAnsiTheme="minorHAnsi" w:cstheme="minorBidi"/>
          <w:noProof/>
          <w:color w:val="auto"/>
          <w:sz w:val="22"/>
          <w:szCs w:val="22"/>
        </w:rPr>
      </w:pPr>
      <w:ins w:id="166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4.3.3 Sekvencijski dijagram za UC03 – PromjenaPodatakaZaDjelatnika</w:t>
        </w:r>
        <w:r>
          <w:rPr>
            <w:noProof/>
            <w:webHidden/>
          </w:rPr>
          <w:tab/>
        </w:r>
        <w:r>
          <w:rPr>
            <w:noProof/>
            <w:webHidden/>
          </w:rPr>
          <w:fldChar w:fldCharType="begin"/>
        </w:r>
        <w:r>
          <w:rPr>
            <w:noProof/>
            <w:webHidden/>
          </w:rPr>
          <w:instrText xml:space="preserve"> PAGEREF _Toc441150016 \h </w:instrText>
        </w:r>
      </w:ins>
      <w:r>
        <w:rPr>
          <w:noProof/>
          <w:webHidden/>
        </w:rPr>
      </w:r>
      <w:r>
        <w:rPr>
          <w:noProof/>
          <w:webHidden/>
        </w:rPr>
        <w:fldChar w:fldCharType="separate"/>
      </w:r>
      <w:ins w:id="1666" w:author="Tin Trčak" w:date="2016-01-21T14:31:00Z">
        <w:r>
          <w:rPr>
            <w:noProof/>
            <w:webHidden/>
          </w:rPr>
          <w:t>32</w:t>
        </w:r>
        <w:r>
          <w:rPr>
            <w:noProof/>
            <w:webHidden/>
          </w:rPr>
          <w:fldChar w:fldCharType="end"/>
        </w:r>
        <w:r w:rsidRPr="009437D6">
          <w:rPr>
            <w:rStyle w:val="Hyperlink"/>
            <w:noProof/>
          </w:rPr>
          <w:fldChar w:fldCharType="end"/>
        </w:r>
      </w:ins>
    </w:p>
    <w:p w14:paraId="7FA09CE9" w14:textId="77777777" w:rsidR="00EB21A0" w:rsidRDefault="00EB21A0">
      <w:pPr>
        <w:pStyle w:val="TableofFigures"/>
        <w:tabs>
          <w:tab w:val="right" w:leader="dot" w:pos="9062"/>
        </w:tabs>
        <w:rPr>
          <w:ins w:id="1667" w:author="Tin Trčak" w:date="2016-01-21T14:31:00Z"/>
          <w:rFonts w:asciiTheme="minorHAnsi" w:eastAsiaTheme="minorEastAsia" w:hAnsiTheme="minorHAnsi" w:cstheme="minorBidi"/>
          <w:noProof/>
          <w:color w:val="auto"/>
          <w:sz w:val="22"/>
          <w:szCs w:val="22"/>
        </w:rPr>
      </w:pPr>
      <w:ins w:id="166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4.3.4 Sekvencijski dijagram za UC04 – PrijavaKorisnika</w:t>
        </w:r>
        <w:r>
          <w:rPr>
            <w:noProof/>
            <w:webHidden/>
          </w:rPr>
          <w:tab/>
        </w:r>
        <w:r>
          <w:rPr>
            <w:noProof/>
            <w:webHidden/>
          </w:rPr>
          <w:fldChar w:fldCharType="begin"/>
        </w:r>
        <w:r>
          <w:rPr>
            <w:noProof/>
            <w:webHidden/>
          </w:rPr>
          <w:instrText xml:space="preserve"> PAGEREF _Toc441150017 \h </w:instrText>
        </w:r>
      </w:ins>
      <w:r>
        <w:rPr>
          <w:noProof/>
          <w:webHidden/>
        </w:rPr>
      </w:r>
      <w:r>
        <w:rPr>
          <w:noProof/>
          <w:webHidden/>
        </w:rPr>
        <w:fldChar w:fldCharType="separate"/>
      </w:r>
      <w:ins w:id="1669" w:author="Tin Trčak" w:date="2016-01-21T14:31:00Z">
        <w:r>
          <w:rPr>
            <w:noProof/>
            <w:webHidden/>
          </w:rPr>
          <w:t>33</w:t>
        </w:r>
        <w:r>
          <w:rPr>
            <w:noProof/>
            <w:webHidden/>
          </w:rPr>
          <w:fldChar w:fldCharType="end"/>
        </w:r>
        <w:r w:rsidRPr="009437D6">
          <w:rPr>
            <w:rStyle w:val="Hyperlink"/>
            <w:noProof/>
          </w:rPr>
          <w:fldChar w:fldCharType="end"/>
        </w:r>
      </w:ins>
    </w:p>
    <w:p w14:paraId="4FB093ED" w14:textId="77777777" w:rsidR="00EB21A0" w:rsidRDefault="00EB21A0">
      <w:pPr>
        <w:pStyle w:val="TableofFigures"/>
        <w:tabs>
          <w:tab w:val="right" w:leader="dot" w:pos="9062"/>
        </w:tabs>
        <w:rPr>
          <w:ins w:id="1670" w:author="Tin Trčak" w:date="2016-01-21T14:31:00Z"/>
          <w:rFonts w:asciiTheme="minorHAnsi" w:eastAsiaTheme="minorEastAsia" w:hAnsiTheme="minorHAnsi" w:cstheme="minorBidi"/>
          <w:noProof/>
          <w:color w:val="auto"/>
          <w:sz w:val="22"/>
          <w:szCs w:val="22"/>
        </w:rPr>
      </w:pPr>
      <w:ins w:id="167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4.3.5 Sekvencijski dijagram za UC05 – OdjavaKorisnika</w:t>
        </w:r>
        <w:r>
          <w:rPr>
            <w:noProof/>
            <w:webHidden/>
          </w:rPr>
          <w:tab/>
        </w:r>
        <w:r>
          <w:rPr>
            <w:noProof/>
            <w:webHidden/>
          </w:rPr>
          <w:fldChar w:fldCharType="begin"/>
        </w:r>
        <w:r>
          <w:rPr>
            <w:noProof/>
            <w:webHidden/>
          </w:rPr>
          <w:instrText xml:space="preserve"> PAGEREF _Toc441150018 \h </w:instrText>
        </w:r>
      </w:ins>
      <w:r>
        <w:rPr>
          <w:noProof/>
          <w:webHidden/>
        </w:rPr>
      </w:r>
      <w:r>
        <w:rPr>
          <w:noProof/>
          <w:webHidden/>
        </w:rPr>
        <w:fldChar w:fldCharType="separate"/>
      </w:r>
      <w:ins w:id="1672" w:author="Tin Trčak" w:date="2016-01-21T14:31:00Z">
        <w:r>
          <w:rPr>
            <w:noProof/>
            <w:webHidden/>
          </w:rPr>
          <w:t>33</w:t>
        </w:r>
        <w:r>
          <w:rPr>
            <w:noProof/>
            <w:webHidden/>
          </w:rPr>
          <w:fldChar w:fldCharType="end"/>
        </w:r>
        <w:r w:rsidRPr="009437D6">
          <w:rPr>
            <w:rStyle w:val="Hyperlink"/>
            <w:noProof/>
          </w:rPr>
          <w:fldChar w:fldCharType="end"/>
        </w:r>
      </w:ins>
    </w:p>
    <w:p w14:paraId="4427B98C" w14:textId="77777777" w:rsidR="00EB21A0" w:rsidRDefault="00EB21A0">
      <w:pPr>
        <w:pStyle w:val="TableofFigures"/>
        <w:tabs>
          <w:tab w:val="right" w:leader="dot" w:pos="9062"/>
        </w:tabs>
        <w:rPr>
          <w:ins w:id="1673" w:author="Tin Trčak" w:date="2016-01-21T14:31:00Z"/>
          <w:rFonts w:asciiTheme="minorHAnsi" w:eastAsiaTheme="minorEastAsia" w:hAnsiTheme="minorHAnsi" w:cstheme="minorBidi"/>
          <w:noProof/>
          <w:color w:val="auto"/>
          <w:sz w:val="22"/>
          <w:szCs w:val="22"/>
        </w:rPr>
      </w:pPr>
      <w:ins w:id="167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"_Toc441150019"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4.3.6 Sekvencijski dijagram za UC06 – PregledPonude</w:t>
        </w:r>
        <w:r>
          <w:rPr>
            <w:noProof/>
            <w:webHidden/>
          </w:rPr>
          <w:tab/>
        </w:r>
        <w:r>
          <w:rPr>
            <w:noProof/>
            <w:webHidden/>
          </w:rPr>
          <w:fldChar w:fldCharType="begin"/>
        </w:r>
        <w:r>
          <w:rPr>
            <w:noProof/>
            <w:webHidden/>
          </w:rPr>
          <w:instrText xml:space="preserve"> PAGEREF _Toc441150019 \h </w:instrText>
        </w:r>
      </w:ins>
      <w:r>
        <w:rPr>
          <w:noProof/>
          <w:webHidden/>
        </w:rPr>
      </w:r>
      <w:r>
        <w:rPr>
          <w:noProof/>
          <w:webHidden/>
        </w:rPr>
        <w:fldChar w:fldCharType="separate"/>
      </w:r>
      <w:ins w:id="1675" w:author="Tin Trčak" w:date="2016-01-21T14:31:00Z">
        <w:r>
          <w:rPr>
            <w:noProof/>
            <w:webHidden/>
          </w:rPr>
          <w:t>34</w:t>
        </w:r>
        <w:r>
          <w:rPr>
            <w:noProof/>
            <w:webHidden/>
          </w:rPr>
          <w:fldChar w:fldCharType="end"/>
        </w:r>
        <w:r w:rsidRPr="009437D6">
          <w:rPr>
            <w:rStyle w:val="Hyperlink"/>
            <w:noProof/>
          </w:rPr>
          <w:fldChar w:fldCharType="end"/>
        </w:r>
      </w:ins>
    </w:p>
    <w:p w14:paraId="43061084" w14:textId="77777777" w:rsidR="00EB21A0" w:rsidRDefault="00EB21A0">
      <w:pPr>
        <w:pStyle w:val="TableofFigures"/>
        <w:tabs>
          <w:tab w:val="right" w:leader="dot" w:pos="9062"/>
        </w:tabs>
        <w:rPr>
          <w:ins w:id="1676" w:author="Tin Trčak" w:date="2016-01-21T14:31:00Z"/>
          <w:rFonts w:asciiTheme="minorHAnsi" w:eastAsiaTheme="minorEastAsia" w:hAnsiTheme="minorHAnsi" w:cstheme="minorBidi"/>
          <w:noProof/>
          <w:color w:val="auto"/>
          <w:sz w:val="22"/>
          <w:szCs w:val="22"/>
        </w:rPr>
      </w:pPr>
      <w:ins w:id="167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4.3.7 Sekvencijski dijagram za UC07 – OdabirKategorijeJela</w:t>
        </w:r>
        <w:r>
          <w:rPr>
            <w:noProof/>
            <w:webHidden/>
          </w:rPr>
          <w:tab/>
        </w:r>
        <w:r>
          <w:rPr>
            <w:noProof/>
            <w:webHidden/>
          </w:rPr>
          <w:fldChar w:fldCharType="begin"/>
        </w:r>
        <w:r>
          <w:rPr>
            <w:noProof/>
            <w:webHidden/>
          </w:rPr>
          <w:instrText xml:space="preserve"> PAGEREF _Toc441150020 \h </w:instrText>
        </w:r>
      </w:ins>
      <w:r>
        <w:rPr>
          <w:noProof/>
          <w:webHidden/>
        </w:rPr>
      </w:r>
      <w:r>
        <w:rPr>
          <w:noProof/>
          <w:webHidden/>
        </w:rPr>
        <w:fldChar w:fldCharType="separate"/>
      </w:r>
      <w:ins w:id="1678" w:author="Tin Trčak" w:date="2016-01-21T14:31:00Z">
        <w:r>
          <w:rPr>
            <w:noProof/>
            <w:webHidden/>
          </w:rPr>
          <w:t>34</w:t>
        </w:r>
        <w:r>
          <w:rPr>
            <w:noProof/>
            <w:webHidden/>
          </w:rPr>
          <w:fldChar w:fldCharType="end"/>
        </w:r>
        <w:r w:rsidRPr="009437D6">
          <w:rPr>
            <w:rStyle w:val="Hyperlink"/>
            <w:noProof/>
          </w:rPr>
          <w:fldChar w:fldCharType="end"/>
        </w:r>
      </w:ins>
    </w:p>
    <w:p w14:paraId="5AB47DEE" w14:textId="77777777" w:rsidR="00EB21A0" w:rsidRDefault="00EB21A0">
      <w:pPr>
        <w:pStyle w:val="TableofFigures"/>
        <w:tabs>
          <w:tab w:val="right" w:leader="dot" w:pos="9062"/>
        </w:tabs>
        <w:rPr>
          <w:ins w:id="1679" w:author="Tin Trčak" w:date="2016-01-21T14:31:00Z"/>
          <w:rFonts w:asciiTheme="minorHAnsi" w:eastAsiaTheme="minorEastAsia" w:hAnsiTheme="minorHAnsi" w:cstheme="minorBidi"/>
          <w:noProof/>
          <w:color w:val="auto"/>
          <w:sz w:val="22"/>
          <w:szCs w:val="22"/>
        </w:rPr>
      </w:pPr>
      <w:ins w:id="168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4.3.8 Sekvencijski dijagram za UC08 – Odabir jela</w:t>
        </w:r>
        <w:r>
          <w:rPr>
            <w:noProof/>
            <w:webHidden/>
          </w:rPr>
          <w:tab/>
        </w:r>
        <w:r>
          <w:rPr>
            <w:noProof/>
            <w:webHidden/>
          </w:rPr>
          <w:fldChar w:fldCharType="begin"/>
        </w:r>
        <w:r>
          <w:rPr>
            <w:noProof/>
            <w:webHidden/>
          </w:rPr>
          <w:instrText xml:space="preserve"> PAGEREF _Toc441150021 \h </w:instrText>
        </w:r>
      </w:ins>
      <w:r>
        <w:rPr>
          <w:noProof/>
          <w:webHidden/>
        </w:rPr>
      </w:r>
      <w:r>
        <w:rPr>
          <w:noProof/>
          <w:webHidden/>
        </w:rPr>
        <w:fldChar w:fldCharType="separate"/>
      </w:r>
      <w:ins w:id="1681" w:author="Tin Trčak" w:date="2016-01-21T14:31:00Z">
        <w:r>
          <w:rPr>
            <w:noProof/>
            <w:webHidden/>
          </w:rPr>
          <w:t>35</w:t>
        </w:r>
        <w:r>
          <w:rPr>
            <w:noProof/>
            <w:webHidden/>
          </w:rPr>
          <w:fldChar w:fldCharType="end"/>
        </w:r>
        <w:r w:rsidRPr="009437D6">
          <w:rPr>
            <w:rStyle w:val="Hyperlink"/>
            <w:noProof/>
          </w:rPr>
          <w:fldChar w:fldCharType="end"/>
        </w:r>
      </w:ins>
    </w:p>
    <w:p w14:paraId="594FF577" w14:textId="77777777" w:rsidR="00EB21A0" w:rsidRDefault="00EB21A0">
      <w:pPr>
        <w:pStyle w:val="TableofFigures"/>
        <w:tabs>
          <w:tab w:val="right" w:leader="dot" w:pos="9062"/>
        </w:tabs>
        <w:rPr>
          <w:ins w:id="1682" w:author="Tin Trčak" w:date="2016-01-21T14:31:00Z"/>
          <w:rFonts w:asciiTheme="minorHAnsi" w:eastAsiaTheme="minorEastAsia" w:hAnsiTheme="minorHAnsi" w:cstheme="minorBidi"/>
          <w:noProof/>
          <w:color w:val="auto"/>
          <w:sz w:val="22"/>
          <w:szCs w:val="22"/>
        </w:rPr>
      </w:pPr>
      <w:ins w:id="168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4.3.9 Sekvencijski dijagram za UC09 – PregledKošarice</w:t>
        </w:r>
        <w:r>
          <w:rPr>
            <w:noProof/>
            <w:webHidden/>
          </w:rPr>
          <w:tab/>
        </w:r>
        <w:r>
          <w:rPr>
            <w:noProof/>
            <w:webHidden/>
          </w:rPr>
          <w:fldChar w:fldCharType="begin"/>
        </w:r>
        <w:r>
          <w:rPr>
            <w:noProof/>
            <w:webHidden/>
          </w:rPr>
          <w:instrText xml:space="preserve"> PAGEREF _Toc441150022 \h </w:instrText>
        </w:r>
      </w:ins>
      <w:r>
        <w:rPr>
          <w:noProof/>
          <w:webHidden/>
        </w:rPr>
      </w:r>
      <w:r>
        <w:rPr>
          <w:noProof/>
          <w:webHidden/>
        </w:rPr>
        <w:fldChar w:fldCharType="separate"/>
      </w:r>
      <w:ins w:id="1684" w:author="Tin Trčak" w:date="2016-01-21T14:31:00Z">
        <w:r>
          <w:rPr>
            <w:noProof/>
            <w:webHidden/>
          </w:rPr>
          <w:t>35</w:t>
        </w:r>
        <w:r>
          <w:rPr>
            <w:noProof/>
            <w:webHidden/>
          </w:rPr>
          <w:fldChar w:fldCharType="end"/>
        </w:r>
        <w:r w:rsidRPr="009437D6">
          <w:rPr>
            <w:rStyle w:val="Hyperlink"/>
            <w:noProof/>
          </w:rPr>
          <w:fldChar w:fldCharType="end"/>
        </w:r>
      </w:ins>
    </w:p>
    <w:p w14:paraId="6B88C68C" w14:textId="77777777" w:rsidR="00EB21A0" w:rsidRDefault="00EB21A0">
      <w:pPr>
        <w:pStyle w:val="TableofFigures"/>
        <w:tabs>
          <w:tab w:val="right" w:leader="dot" w:pos="9062"/>
        </w:tabs>
        <w:rPr>
          <w:ins w:id="1685" w:author="Tin Trčak" w:date="2016-01-21T14:31:00Z"/>
          <w:rFonts w:asciiTheme="minorHAnsi" w:eastAsiaTheme="minorEastAsia" w:hAnsiTheme="minorHAnsi" w:cstheme="minorBidi"/>
          <w:noProof/>
          <w:color w:val="auto"/>
          <w:sz w:val="22"/>
          <w:szCs w:val="22"/>
        </w:rPr>
      </w:pPr>
      <w:ins w:id="168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4.3.10 Sekvencijski dijagram za UC10 i UC11 – DodajUKošaricu</w:t>
        </w:r>
        <w:r>
          <w:rPr>
            <w:noProof/>
            <w:webHidden/>
          </w:rPr>
          <w:tab/>
        </w:r>
        <w:r>
          <w:rPr>
            <w:noProof/>
            <w:webHidden/>
          </w:rPr>
          <w:fldChar w:fldCharType="begin"/>
        </w:r>
        <w:r>
          <w:rPr>
            <w:noProof/>
            <w:webHidden/>
          </w:rPr>
          <w:instrText xml:space="preserve"> PAGEREF _Toc441150023 \h </w:instrText>
        </w:r>
      </w:ins>
      <w:r>
        <w:rPr>
          <w:noProof/>
          <w:webHidden/>
        </w:rPr>
      </w:r>
      <w:r>
        <w:rPr>
          <w:noProof/>
          <w:webHidden/>
        </w:rPr>
        <w:fldChar w:fldCharType="separate"/>
      </w:r>
      <w:ins w:id="1687" w:author="Tin Trčak" w:date="2016-01-21T14:31:00Z">
        <w:r>
          <w:rPr>
            <w:noProof/>
            <w:webHidden/>
          </w:rPr>
          <w:t>36</w:t>
        </w:r>
        <w:r>
          <w:rPr>
            <w:noProof/>
            <w:webHidden/>
          </w:rPr>
          <w:fldChar w:fldCharType="end"/>
        </w:r>
        <w:r w:rsidRPr="009437D6">
          <w:rPr>
            <w:rStyle w:val="Hyperlink"/>
            <w:noProof/>
          </w:rPr>
          <w:fldChar w:fldCharType="end"/>
        </w:r>
      </w:ins>
    </w:p>
    <w:p w14:paraId="7935CD69" w14:textId="77777777" w:rsidR="00EB21A0" w:rsidRDefault="00EB21A0">
      <w:pPr>
        <w:pStyle w:val="TableofFigures"/>
        <w:tabs>
          <w:tab w:val="right" w:leader="dot" w:pos="9062"/>
        </w:tabs>
        <w:rPr>
          <w:ins w:id="1688" w:author="Tin Trčak" w:date="2016-01-21T14:31:00Z"/>
          <w:rFonts w:asciiTheme="minorHAnsi" w:eastAsiaTheme="minorEastAsia" w:hAnsiTheme="minorHAnsi" w:cstheme="minorBidi"/>
          <w:noProof/>
          <w:color w:val="auto"/>
          <w:sz w:val="22"/>
          <w:szCs w:val="22"/>
        </w:rPr>
      </w:pPr>
      <w:ins w:id="168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4.3.11 Sekvencijski dijagram za UC12 – DodavanjeDodatkaSaStraniceJela</w:t>
        </w:r>
        <w:r>
          <w:rPr>
            <w:noProof/>
            <w:webHidden/>
          </w:rPr>
          <w:tab/>
        </w:r>
        <w:r>
          <w:rPr>
            <w:noProof/>
            <w:webHidden/>
          </w:rPr>
          <w:fldChar w:fldCharType="begin"/>
        </w:r>
        <w:r>
          <w:rPr>
            <w:noProof/>
            <w:webHidden/>
          </w:rPr>
          <w:instrText xml:space="preserve"> PAGEREF _Toc441150024 \h </w:instrText>
        </w:r>
      </w:ins>
      <w:r>
        <w:rPr>
          <w:noProof/>
          <w:webHidden/>
        </w:rPr>
      </w:r>
      <w:r>
        <w:rPr>
          <w:noProof/>
          <w:webHidden/>
        </w:rPr>
        <w:fldChar w:fldCharType="separate"/>
      </w:r>
      <w:ins w:id="1690" w:author="Tin Trčak" w:date="2016-01-21T14:31:00Z">
        <w:r>
          <w:rPr>
            <w:noProof/>
            <w:webHidden/>
          </w:rPr>
          <w:t>36</w:t>
        </w:r>
        <w:r>
          <w:rPr>
            <w:noProof/>
            <w:webHidden/>
          </w:rPr>
          <w:fldChar w:fldCharType="end"/>
        </w:r>
        <w:r w:rsidRPr="009437D6">
          <w:rPr>
            <w:rStyle w:val="Hyperlink"/>
            <w:noProof/>
          </w:rPr>
          <w:fldChar w:fldCharType="end"/>
        </w:r>
      </w:ins>
    </w:p>
    <w:p w14:paraId="20162C5C" w14:textId="77777777" w:rsidR="00EB21A0" w:rsidRDefault="00EB21A0">
      <w:pPr>
        <w:pStyle w:val="TableofFigures"/>
        <w:tabs>
          <w:tab w:val="right" w:leader="dot" w:pos="9062"/>
        </w:tabs>
        <w:rPr>
          <w:ins w:id="1691" w:author="Tin Trčak" w:date="2016-01-21T14:31:00Z"/>
          <w:rFonts w:asciiTheme="minorHAnsi" w:eastAsiaTheme="minorEastAsia" w:hAnsiTheme="minorHAnsi" w:cstheme="minorBidi"/>
          <w:noProof/>
          <w:color w:val="auto"/>
          <w:sz w:val="22"/>
          <w:szCs w:val="22"/>
        </w:rPr>
      </w:pPr>
      <w:ins w:id="169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4.3.12 Sekvencijski dijagram za UC13 – PromjenaKoličineIzKošarice</w:t>
        </w:r>
        <w:r>
          <w:rPr>
            <w:noProof/>
            <w:webHidden/>
          </w:rPr>
          <w:tab/>
        </w:r>
        <w:r>
          <w:rPr>
            <w:noProof/>
            <w:webHidden/>
          </w:rPr>
          <w:fldChar w:fldCharType="begin"/>
        </w:r>
        <w:r>
          <w:rPr>
            <w:noProof/>
            <w:webHidden/>
          </w:rPr>
          <w:instrText xml:space="preserve"> PAGEREF _Toc441150025 \h </w:instrText>
        </w:r>
      </w:ins>
      <w:r>
        <w:rPr>
          <w:noProof/>
          <w:webHidden/>
        </w:rPr>
      </w:r>
      <w:r>
        <w:rPr>
          <w:noProof/>
          <w:webHidden/>
        </w:rPr>
        <w:fldChar w:fldCharType="separate"/>
      </w:r>
      <w:ins w:id="1693" w:author="Tin Trčak" w:date="2016-01-21T14:31:00Z">
        <w:r>
          <w:rPr>
            <w:noProof/>
            <w:webHidden/>
          </w:rPr>
          <w:t>37</w:t>
        </w:r>
        <w:r>
          <w:rPr>
            <w:noProof/>
            <w:webHidden/>
          </w:rPr>
          <w:fldChar w:fldCharType="end"/>
        </w:r>
        <w:r w:rsidRPr="009437D6">
          <w:rPr>
            <w:rStyle w:val="Hyperlink"/>
            <w:noProof/>
          </w:rPr>
          <w:fldChar w:fldCharType="end"/>
        </w:r>
      </w:ins>
    </w:p>
    <w:p w14:paraId="0DB0789A" w14:textId="77777777" w:rsidR="00EB21A0" w:rsidRDefault="00EB21A0">
      <w:pPr>
        <w:pStyle w:val="TableofFigures"/>
        <w:tabs>
          <w:tab w:val="right" w:leader="dot" w:pos="9062"/>
        </w:tabs>
        <w:rPr>
          <w:ins w:id="1694" w:author="Tin Trčak" w:date="2016-01-21T14:31:00Z"/>
          <w:rFonts w:asciiTheme="minorHAnsi" w:eastAsiaTheme="minorEastAsia" w:hAnsiTheme="minorHAnsi" w:cstheme="minorBidi"/>
          <w:noProof/>
          <w:color w:val="auto"/>
          <w:sz w:val="22"/>
          <w:szCs w:val="22"/>
        </w:rPr>
      </w:pPr>
      <w:ins w:id="169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4.3.13 Sekvencijski dijagram za UC14 – PromijenaKoličineSaStraniceJela</w:t>
        </w:r>
        <w:r>
          <w:rPr>
            <w:noProof/>
            <w:webHidden/>
          </w:rPr>
          <w:tab/>
        </w:r>
        <w:r>
          <w:rPr>
            <w:noProof/>
            <w:webHidden/>
          </w:rPr>
          <w:fldChar w:fldCharType="begin"/>
        </w:r>
        <w:r>
          <w:rPr>
            <w:noProof/>
            <w:webHidden/>
          </w:rPr>
          <w:instrText xml:space="preserve"> PAGEREF _Toc441150026 \h </w:instrText>
        </w:r>
      </w:ins>
      <w:r>
        <w:rPr>
          <w:noProof/>
          <w:webHidden/>
        </w:rPr>
      </w:r>
      <w:r>
        <w:rPr>
          <w:noProof/>
          <w:webHidden/>
        </w:rPr>
        <w:fldChar w:fldCharType="separate"/>
      </w:r>
      <w:ins w:id="1696" w:author="Tin Trčak" w:date="2016-01-21T14:31:00Z">
        <w:r>
          <w:rPr>
            <w:noProof/>
            <w:webHidden/>
          </w:rPr>
          <w:t>38</w:t>
        </w:r>
        <w:r>
          <w:rPr>
            <w:noProof/>
            <w:webHidden/>
          </w:rPr>
          <w:fldChar w:fldCharType="end"/>
        </w:r>
        <w:r w:rsidRPr="009437D6">
          <w:rPr>
            <w:rStyle w:val="Hyperlink"/>
            <w:noProof/>
          </w:rPr>
          <w:fldChar w:fldCharType="end"/>
        </w:r>
      </w:ins>
    </w:p>
    <w:p w14:paraId="460F61BE" w14:textId="77777777" w:rsidR="00EB21A0" w:rsidRDefault="00EB21A0">
      <w:pPr>
        <w:pStyle w:val="TableofFigures"/>
        <w:tabs>
          <w:tab w:val="right" w:leader="dot" w:pos="9062"/>
        </w:tabs>
        <w:rPr>
          <w:ins w:id="1697" w:author="Tin Trčak" w:date="2016-01-21T14:31:00Z"/>
          <w:rFonts w:asciiTheme="minorHAnsi" w:eastAsiaTheme="minorEastAsia" w:hAnsiTheme="minorHAnsi" w:cstheme="minorBidi"/>
          <w:noProof/>
          <w:color w:val="auto"/>
          <w:sz w:val="22"/>
          <w:szCs w:val="22"/>
        </w:rPr>
      </w:pPr>
      <w:ins w:id="169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4.3.14 Sekvencijski dijagram za UC15 – BrisanjeJelaIzKošarice</w:t>
        </w:r>
        <w:r>
          <w:rPr>
            <w:noProof/>
            <w:webHidden/>
          </w:rPr>
          <w:tab/>
        </w:r>
        <w:r>
          <w:rPr>
            <w:noProof/>
            <w:webHidden/>
          </w:rPr>
          <w:fldChar w:fldCharType="begin"/>
        </w:r>
        <w:r>
          <w:rPr>
            <w:noProof/>
            <w:webHidden/>
          </w:rPr>
          <w:instrText xml:space="preserve"> PAGEREF _Toc441150027 \h </w:instrText>
        </w:r>
      </w:ins>
      <w:r>
        <w:rPr>
          <w:noProof/>
          <w:webHidden/>
        </w:rPr>
      </w:r>
      <w:r>
        <w:rPr>
          <w:noProof/>
          <w:webHidden/>
        </w:rPr>
        <w:fldChar w:fldCharType="separate"/>
      </w:r>
      <w:ins w:id="1699" w:author="Tin Trčak" w:date="2016-01-21T14:31:00Z">
        <w:r>
          <w:rPr>
            <w:noProof/>
            <w:webHidden/>
          </w:rPr>
          <w:t>38</w:t>
        </w:r>
        <w:r>
          <w:rPr>
            <w:noProof/>
            <w:webHidden/>
          </w:rPr>
          <w:fldChar w:fldCharType="end"/>
        </w:r>
        <w:r w:rsidRPr="009437D6">
          <w:rPr>
            <w:rStyle w:val="Hyperlink"/>
            <w:noProof/>
          </w:rPr>
          <w:fldChar w:fldCharType="end"/>
        </w:r>
      </w:ins>
    </w:p>
    <w:p w14:paraId="57259FE5" w14:textId="77777777" w:rsidR="00EB21A0" w:rsidRDefault="00EB21A0">
      <w:pPr>
        <w:pStyle w:val="TableofFigures"/>
        <w:tabs>
          <w:tab w:val="right" w:leader="dot" w:pos="9062"/>
        </w:tabs>
        <w:rPr>
          <w:ins w:id="1700" w:author="Tin Trčak" w:date="2016-01-21T14:31:00Z"/>
          <w:rFonts w:asciiTheme="minorHAnsi" w:eastAsiaTheme="minorEastAsia" w:hAnsiTheme="minorHAnsi" w:cstheme="minorBidi"/>
          <w:noProof/>
          <w:color w:val="auto"/>
          <w:sz w:val="22"/>
          <w:szCs w:val="22"/>
        </w:rPr>
      </w:pPr>
      <w:ins w:id="170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4.3.15 Sekvencijski dijagram za UC16 – PotvrđivanjeNarudžbe</w:t>
        </w:r>
        <w:r>
          <w:rPr>
            <w:noProof/>
            <w:webHidden/>
          </w:rPr>
          <w:tab/>
        </w:r>
        <w:r>
          <w:rPr>
            <w:noProof/>
            <w:webHidden/>
          </w:rPr>
          <w:fldChar w:fldCharType="begin"/>
        </w:r>
        <w:r>
          <w:rPr>
            <w:noProof/>
            <w:webHidden/>
          </w:rPr>
          <w:instrText xml:space="preserve"> PAGEREF _Toc441150028 \h </w:instrText>
        </w:r>
      </w:ins>
      <w:r>
        <w:rPr>
          <w:noProof/>
          <w:webHidden/>
        </w:rPr>
      </w:r>
      <w:r>
        <w:rPr>
          <w:noProof/>
          <w:webHidden/>
        </w:rPr>
        <w:fldChar w:fldCharType="separate"/>
      </w:r>
      <w:ins w:id="1702" w:author="Tin Trčak" w:date="2016-01-21T14:31:00Z">
        <w:r>
          <w:rPr>
            <w:noProof/>
            <w:webHidden/>
          </w:rPr>
          <w:t>39</w:t>
        </w:r>
        <w:r>
          <w:rPr>
            <w:noProof/>
            <w:webHidden/>
          </w:rPr>
          <w:fldChar w:fldCharType="end"/>
        </w:r>
        <w:r w:rsidRPr="009437D6">
          <w:rPr>
            <w:rStyle w:val="Hyperlink"/>
            <w:noProof/>
          </w:rPr>
          <w:fldChar w:fldCharType="end"/>
        </w:r>
      </w:ins>
    </w:p>
    <w:p w14:paraId="59740748" w14:textId="77777777" w:rsidR="00EB21A0" w:rsidRDefault="00EB21A0">
      <w:pPr>
        <w:pStyle w:val="TableofFigures"/>
        <w:tabs>
          <w:tab w:val="right" w:leader="dot" w:pos="9062"/>
        </w:tabs>
        <w:rPr>
          <w:ins w:id="1703" w:author="Tin Trčak" w:date="2016-01-21T14:31:00Z"/>
          <w:rFonts w:asciiTheme="minorHAnsi" w:eastAsiaTheme="minorEastAsia" w:hAnsiTheme="minorHAnsi" w:cstheme="minorBidi"/>
          <w:noProof/>
          <w:color w:val="auto"/>
          <w:sz w:val="22"/>
          <w:szCs w:val="22"/>
        </w:rPr>
      </w:pPr>
      <w:ins w:id="170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"_Toc441150029"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4.3.16 Sekvencijski dijagram za UC17 i UC18 – UnosKomentara</w:t>
        </w:r>
        <w:r>
          <w:rPr>
            <w:noProof/>
            <w:webHidden/>
          </w:rPr>
          <w:tab/>
        </w:r>
        <w:r>
          <w:rPr>
            <w:noProof/>
            <w:webHidden/>
          </w:rPr>
          <w:fldChar w:fldCharType="begin"/>
        </w:r>
        <w:r>
          <w:rPr>
            <w:noProof/>
            <w:webHidden/>
          </w:rPr>
          <w:instrText xml:space="preserve"> PAGEREF _Toc441150029 \h </w:instrText>
        </w:r>
      </w:ins>
      <w:r>
        <w:rPr>
          <w:noProof/>
          <w:webHidden/>
        </w:rPr>
      </w:r>
      <w:r>
        <w:rPr>
          <w:noProof/>
          <w:webHidden/>
        </w:rPr>
        <w:fldChar w:fldCharType="separate"/>
      </w:r>
      <w:ins w:id="1705" w:author="Tin Trčak" w:date="2016-01-21T14:31:00Z">
        <w:r>
          <w:rPr>
            <w:noProof/>
            <w:webHidden/>
          </w:rPr>
          <w:t>39</w:t>
        </w:r>
        <w:r>
          <w:rPr>
            <w:noProof/>
            <w:webHidden/>
          </w:rPr>
          <w:fldChar w:fldCharType="end"/>
        </w:r>
        <w:r w:rsidRPr="009437D6">
          <w:rPr>
            <w:rStyle w:val="Hyperlink"/>
            <w:noProof/>
          </w:rPr>
          <w:fldChar w:fldCharType="end"/>
        </w:r>
      </w:ins>
    </w:p>
    <w:p w14:paraId="53482EFF" w14:textId="77777777" w:rsidR="00EB21A0" w:rsidRDefault="00EB21A0">
      <w:pPr>
        <w:pStyle w:val="TableofFigures"/>
        <w:tabs>
          <w:tab w:val="right" w:leader="dot" w:pos="9062"/>
        </w:tabs>
        <w:rPr>
          <w:ins w:id="1706" w:author="Tin Trčak" w:date="2016-01-21T14:31:00Z"/>
          <w:rFonts w:asciiTheme="minorHAnsi" w:eastAsiaTheme="minorEastAsia" w:hAnsiTheme="minorHAnsi" w:cstheme="minorBidi"/>
          <w:noProof/>
          <w:color w:val="auto"/>
          <w:sz w:val="22"/>
          <w:szCs w:val="22"/>
        </w:rPr>
      </w:pPr>
      <w:ins w:id="170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4.3.17 Sekvencijski dijagram za UC19 – PregledKontakata</w:t>
        </w:r>
        <w:r>
          <w:rPr>
            <w:noProof/>
            <w:webHidden/>
          </w:rPr>
          <w:tab/>
        </w:r>
        <w:r>
          <w:rPr>
            <w:noProof/>
            <w:webHidden/>
          </w:rPr>
          <w:fldChar w:fldCharType="begin"/>
        </w:r>
        <w:r>
          <w:rPr>
            <w:noProof/>
            <w:webHidden/>
          </w:rPr>
          <w:instrText xml:space="preserve"> PAGEREF _Toc441150030 \h </w:instrText>
        </w:r>
      </w:ins>
      <w:r>
        <w:rPr>
          <w:noProof/>
          <w:webHidden/>
        </w:rPr>
      </w:r>
      <w:r>
        <w:rPr>
          <w:noProof/>
          <w:webHidden/>
        </w:rPr>
        <w:fldChar w:fldCharType="separate"/>
      </w:r>
      <w:ins w:id="1708" w:author="Tin Trčak" w:date="2016-01-21T14:31:00Z">
        <w:r>
          <w:rPr>
            <w:noProof/>
            <w:webHidden/>
          </w:rPr>
          <w:t>40</w:t>
        </w:r>
        <w:r>
          <w:rPr>
            <w:noProof/>
            <w:webHidden/>
          </w:rPr>
          <w:fldChar w:fldCharType="end"/>
        </w:r>
        <w:r w:rsidRPr="009437D6">
          <w:rPr>
            <w:rStyle w:val="Hyperlink"/>
            <w:noProof/>
          </w:rPr>
          <w:fldChar w:fldCharType="end"/>
        </w:r>
      </w:ins>
    </w:p>
    <w:p w14:paraId="133FBE50" w14:textId="77777777" w:rsidR="00EB21A0" w:rsidRDefault="00EB21A0">
      <w:pPr>
        <w:pStyle w:val="TableofFigures"/>
        <w:tabs>
          <w:tab w:val="right" w:leader="dot" w:pos="9062"/>
        </w:tabs>
        <w:rPr>
          <w:ins w:id="1709" w:author="Tin Trčak" w:date="2016-01-21T14:31:00Z"/>
          <w:rFonts w:asciiTheme="minorHAnsi" w:eastAsiaTheme="minorEastAsia" w:hAnsiTheme="minorHAnsi" w:cstheme="minorBidi"/>
          <w:noProof/>
          <w:color w:val="auto"/>
          <w:sz w:val="22"/>
          <w:szCs w:val="22"/>
        </w:rPr>
      </w:pPr>
      <w:ins w:id="171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4.3.18 Sekvencijski dijagram za UC20 – PregledAdminStranice</w:t>
        </w:r>
        <w:r>
          <w:rPr>
            <w:noProof/>
            <w:webHidden/>
          </w:rPr>
          <w:tab/>
        </w:r>
        <w:r>
          <w:rPr>
            <w:noProof/>
            <w:webHidden/>
          </w:rPr>
          <w:fldChar w:fldCharType="begin"/>
        </w:r>
        <w:r>
          <w:rPr>
            <w:noProof/>
            <w:webHidden/>
          </w:rPr>
          <w:instrText xml:space="preserve"> PAGEREF _Toc441150031 \h </w:instrText>
        </w:r>
      </w:ins>
      <w:r>
        <w:rPr>
          <w:noProof/>
          <w:webHidden/>
        </w:rPr>
      </w:r>
      <w:r>
        <w:rPr>
          <w:noProof/>
          <w:webHidden/>
        </w:rPr>
        <w:fldChar w:fldCharType="separate"/>
      </w:r>
      <w:ins w:id="1711" w:author="Tin Trčak" w:date="2016-01-21T14:31:00Z">
        <w:r>
          <w:rPr>
            <w:noProof/>
            <w:webHidden/>
          </w:rPr>
          <w:t>40</w:t>
        </w:r>
        <w:r>
          <w:rPr>
            <w:noProof/>
            <w:webHidden/>
          </w:rPr>
          <w:fldChar w:fldCharType="end"/>
        </w:r>
        <w:r w:rsidRPr="009437D6">
          <w:rPr>
            <w:rStyle w:val="Hyperlink"/>
            <w:noProof/>
          </w:rPr>
          <w:fldChar w:fldCharType="end"/>
        </w:r>
      </w:ins>
    </w:p>
    <w:p w14:paraId="0F74B618" w14:textId="77777777" w:rsidR="00EB21A0" w:rsidRDefault="00EB21A0">
      <w:pPr>
        <w:pStyle w:val="TableofFigures"/>
        <w:tabs>
          <w:tab w:val="right" w:leader="dot" w:pos="9062"/>
        </w:tabs>
        <w:rPr>
          <w:ins w:id="1712" w:author="Tin Trčak" w:date="2016-01-21T14:31:00Z"/>
          <w:rFonts w:asciiTheme="minorHAnsi" w:eastAsiaTheme="minorEastAsia" w:hAnsiTheme="minorHAnsi" w:cstheme="minorBidi"/>
          <w:noProof/>
          <w:color w:val="auto"/>
          <w:sz w:val="22"/>
          <w:szCs w:val="22"/>
        </w:rPr>
      </w:pPr>
      <w:ins w:id="171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4.3.19 Sekvencijski dijagram za UC21 – PregledNarudžbi</w:t>
        </w:r>
        <w:r>
          <w:rPr>
            <w:noProof/>
            <w:webHidden/>
          </w:rPr>
          <w:tab/>
        </w:r>
        <w:r>
          <w:rPr>
            <w:noProof/>
            <w:webHidden/>
          </w:rPr>
          <w:fldChar w:fldCharType="begin"/>
        </w:r>
        <w:r>
          <w:rPr>
            <w:noProof/>
            <w:webHidden/>
          </w:rPr>
          <w:instrText xml:space="preserve"> PAGEREF _Toc441150032 \h </w:instrText>
        </w:r>
      </w:ins>
      <w:r>
        <w:rPr>
          <w:noProof/>
          <w:webHidden/>
        </w:rPr>
      </w:r>
      <w:r>
        <w:rPr>
          <w:noProof/>
          <w:webHidden/>
        </w:rPr>
        <w:fldChar w:fldCharType="separate"/>
      </w:r>
      <w:ins w:id="1714" w:author="Tin Trčak" w:date="2016-01-21T14:31:00Z">
        <w:r>
          <w:rPr>
            <w:noProof/>
            <w:webHidden/>
          </w:rPr>
          <w:t>41</w:t>
        </w:r>
        <w:r>
          <w:rPr>
            <w:noProof/>
            <w:webHidden/>
          </w:rPr>
          <w:fldChar w:fldCharType="end"/>
        </w:r>
        <w:r w:rsidRPr="009437D6">
          <w:rPr>
            <w:rStyle w:val="Hyperlink"/>
            <w:noProof/>
          </w:rPr>
          <w:fldChar w:fldCharType="end"/>
        </w:r>
      </w:ins>
    </w:p>
    <w:p w14:paraId="0B7A5E96" w14:textId="77777777" w:rsidR="00EB21A0" w:rsidRDefault="00EB21A0">
      <w:pPr>
        <w:pStyle w:val="TableofFigures"/>
        <w:tabs>
          <w:tab w:val="right" w:leader="dot" w:pos="9062"/>
        </w:tabs>
        <w:rPr>
          <w:ins w:id="1715" w:author="Tin Trčak" w:date="2016-01-21T14:31:00Z"/>
          <w:rFonts w:asciiTheme="minorHAnsi" w:eastAsiaTheme="minorEastAsia" w:hAnsiTheme="minorHAnsi" w:cstheme="minorBidi"/>
          <w:noProof/>
          <w:color w:val="auto"/>
          <w:sz w:val="22"/>
          <w:szCs w:val="22"/>
        </w:rPr>
      </w:pPr>
      <w:ins w:id="171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4.3.20 Sekvencijski dijagram za UC22 – PotvrdaZaprimljeneNarudžbe</w:t>
        </w:r>
        <w:r>
          <w:rPr>
            <w:noProof/>
            <w:webHidden/>
          </w:rPr>
          <w:tab/>
        </w:r>
        <w:r>
          <w:rPr>
            <w:noProof/>
            <w:webHidden/>
          </w:rPr>
          <w:fldChar w:fldCharType="begin"/>
        </w:r>
        <w:r>
          <w:rPr>
            <w:noProof/>
            <w:webHidden/>
          </w:rPr>
          <w:instrText xml:space="preserve"> PAGEREF _Toc441150033 \h </w:instrText>
        </w:r>
      </w:ins>
      <w:r>
        <w:rPr>
          <w:noProof/>
          <w:webHidden/>
        </w:rPr>
      </w:r>
      <w:r>
        <w:rPr>
          <w:noProof/>
          <w:webHidden/>
        </w:rPr>
        <w:fldChar w:fldCharType="separate"/>
      </w:r>
      <w:ins w:id="1717" w:author="Tin Trčak" w:date="2016-01-21T14:31:00Z">
        <w:r>
          <w:rPr>
            <w:noProof/>
            <w:webHidden/>
          </w:rPr>
          <w:t>41</w:t>
        </w:r>
        <w:r>
          <w:rPr>
            <w:noProof/>
            <w:webHidden/>
          </w:rPr>
          <w:fldChar w:fldCharType="end"/>
        </w:r>
        <w:r w:rsidRPr="009437D6">
          <w:rPr>
            <w:rStyle w:val="Hyperlink"/>
            <w:noProof/>
          </w:rPr>
          <w:fldChar w:fldCharType="end"/>
        </w:r>
      </w:ins>
    </w:p>
    <w:p w14:paraId="708B45E1" w14:textId="77777777" w:rsidR="00EB21A0" w:rsidRDefault="00EB21A0">
      <w:pPr>
        <w:pStyle w:val="TableofFigures"/>
        <w:tabs>
          <w:tab w:val="right" w:leader="dot" w:pos="9062"/>
        </w:tabs>
        <w:rPr>
          <w:ins w:id="1718" w:author="Tin Trčak" w:date="2016-01-21T14:31:00Z"/>
          <w:rFonts w:asciiTheme="minorHAnsi" w:eastAsiaTheme="minorEastAsia" w:hAnsiTheme="minorHAnsi" w:cstheme="minorBidi"/>
          <w:noProof/>
          <w:color w:val="auto"/>
          <w:sz w:val="22"/>
          <w:szCs w:val="22"/>
        </w:rPr>
      </w:pPr>
      <w:ins w:id="171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4.3.21 Sekvencijski dijagram za UC23 – OdbijanjeNarudžbe</w:t>
        </w:r>
        <w:r>
          <w:rPr>
            <w:noProof/>
            <w:webHidden/>
          </w:rPr>
          <w:tab/>
        </w:r>
        <w:r>
          <w:rPr>
            <w:noProof/>
            <w:webHidden/>
          </w:rPr>
          <w:fldChar w:fldCharType="begin"/>
        </w:r>
        <w:r>
          <w:rPr>
            <w:noProof/>
            <w:webHidden/>
          </w:rPr>
          <w:instrText xml:space="preserve"> PAGEREF _Toc441150034 \h </w:instrText>
        </w:r>
      </w:ins>
      <w:r>
        <w:rPr>
          <w:noProof/>
          <w:webHidden/>
        </w:rPr>
      </w:r>
      <w:r>
        <w:rPr>
          <w:noProof/>
          <w:webHidden/>
        </w:rPr>
        <w:fldChar w:fldCharType="separate"/>
      </w:r>
      <w:ins w:id="1720" w:author="Tin Trčak" w:date="2016-01-21T14:31:00Z">
        <w:r>
          <w:rPr>
            <w:noProof/>
            <w:webHidden/>
          </w:rPr>
          <w:t>42</w:t>
        </w:r>
        <w:r>
          <w:rPr>
            <w:noProof/>
            <w:webHidden/>
          </w:rPr>
          <w:fldChar w:fldCharType="end"/>
        </w:r>
        <w:r w:rsidRPr="009437D6">
          <w:rPr>
            <w:rStyle w:val="Hyperlink"/>
            <w:noProof/>
          </w:rPr>
          <w:fldChar w:fldCharType="end"/>
        </w:r>
      </w:ins>
    </w:p>
    <w:p w14:paraId="2A04BB15" w14:textId="77777777" w:rsidR="00EB21A0" w:rsidRDefault="00EB21A0">
      <w:pPr>
        <w:pStyle w:val="TableofFigures"/>
        <w:tabs>
          <w:tab w:val="right" w:leader="dot" w:pos="9062"/>
        </w:tabs>
        <w:rPr>
          <w:ins w:id="1721" w:author="Tin Trčak" w:date="2016-01-21T14:31:00Z"/>
          <w:rFonts w:asciiTheme="minorHAnsi" w:eastAsiaTheme="minorEastAsia" w:hAnsiTheme="minorHAnsi" w:cstheme="minorBidi"/>
          <w:noProof/>
          <w:color w:val="auto"/>
          <w:sz w:val="22"/>
          <w:szCs w:val="22"/>
        </w:rPr>
      </w:pPr>
      <w:ins w:id="172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4.3.22 Sekvencijski dijagram za UC24 – DodajJelo</w:t>
        </w:r>
        <w:r>
          <w:rPr>
            <w:noProof/>
            <w:webHidden/>
          </w:rPr>
          <w:tab/>
        </w:r>
        <w:r>
          <w:rPr>
            <w:noProof/>
            <w:webHidden/>
          </w:rPr>
          <w:fldChar w:fldCharType="begin"/>
        </w:r>
        <w:r>
          <w:rPr>
            <w:noProof/>
            <w:webHidden/>
          </w:rPr>
          <w:instrText xml:space="preserve"> PAGEREF _Toc441150035 \h </w:instrText>
        </w:r>
      </w:ins>
      <w:r>
        <w:rPr>
          <w:noProof/>
          <w:webHidden/>
        </w:rPr>
      </w:r>
      <w:r>
        <w:rPr>
          <w:noProof/>
          <w:webHidden/>
        </w:rPr>
        <w:fldChar w:fldCharType="separate"/>
      </w:r>
      <w:ins w:id="1723" w:author="Tin Trčak" w:date="2016-01-21T14:31:00Z">
        <w:r>
          <w:rPr>
            <w:noProof/>
            <w:webHidden/>
          </w:rPr>
          <w:t>42</w:t>
        </w:r>
        <w:r>
          <w:rPr>
            <w:noProof/>
            <w:webHidden/>
          </w:rPr>
          <w:fldChar w:fldCharType="end"/>
        </w:r>
        <w:r w:rsidRPr="009437D6">
          <w:rPr>
            <w:rStyle w:val="Hyperlink"/>
            <w:noProof/>
          </w:rPr>
          <w:fldChar w:fldCharType="end"/>
        </w:r>
      </w:ins>
    </w:p>
    <w:p w14:paraId="1289CF4D" w14:textId="77777777" w:rsidR="00EB21A0" w:rsidRDefault="00EB21A0">
      <w:pPr>
        <w:pStyle w:val="TableofFigures"/>
        <w:tabs>
          <w:tab w:val="right" w:leader="dot" w:pos="9062"/>
        </w:tabs>
        <w:rPr>
          <w:ins w:id="1724" w:author="Tin Trčak" w:date="2016-01-21T14:31:00Z"/>
          <w:rFonts w:asciiTheme="minorHAnsi" w:eastAsiaTheme="minorEastAsia" w:hAnsiTheme="minorHAnsi" w:cstheme="minorBidi"/>
          <w:noProof/>
          <w:color w:val="auto"/>
          <w:sz w:val="22"/>
          <w:szCs w:val="22"/>
        </w:rPr>
      </w:pPr>
      <w:ins w:id="172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4.3.23 Sekvencijski dijagram za UC25 – UrediJelo</w:t>
        </w:r>
        <w:r>
          <w:rPr>
            <w:noProof/>
            <w:webHidden/>
          </w:rPr>
          <w:tab/>
        </w:r>
        <w:r>
          <w:rPr>
            <w:noProof/>
            <w:webHidden/>
          </w:rPr>
          <w:fldChar w:fldCharType="begin"/>
        </w:r>
        <w:r>
          <w:rPr>
            <w:noProof/>
            <w:webHidden/>
          </w:rPr>
          <w:instrText xml:space="preserve"> PAGEREF _Toc441150036 \h </w:instrText>
        </w:r>
      </w:ins>
      <w:r>
        <w:rPr>
          <w:noProof/>
          <w:webHidden/>
        </w:rPr>
      </w:r>
      <w:r>
        <w:rPr>
          <w:noProof/>
          <w:webHidden/>
        </w:rPr>
        <w:fldChar w:fldCharType="separate"/>
      </w:r>
      <w:ins w:id="1726" w:author="Tin Trčak" w:date="2016-01-21T14:31:00Z">
        <w:r>
          <w:rPr>
            <w:noProof/>
            <w:webHidden/>
          </w:rPr>
          <w:t>43</w:t>
        </w:r>
        <w:r>
          <w:rPr>
            <w:noProof/>
            <w:webHidden/>
          </w:rPr>
          <w:fldChar w:fldCharType="end"/>
        </w:r>
        <w:r w:rsidRPr="009437D6">
          <w:rPr>
            <w:rStyle w:val="Hyperlink"/>
            <w:noProof/>
          </w:rPr>
          <w:fldChar w:fldCharType="end"/>
        </w:r>
      </w:ins>
    </w:p>
    <w:p w14:paraId="4BE27911" w14:textId="77777777" w:rsidR="00EB21A0" w:rsidRDefault="00EB21A0">
      <w:pPr>
        <w:pStyle w:val="TableofFigures"/>
        <w:tabs>
          <w:tab w:val="right" w:leader="dot" w:pos="9062"/>
        </w:tabs>
        <w:rPr>
          <w:ins w:id="1727" w:author="Tin Trčak" w:date="2016-01-21T14:31:00Z"/>
          <w:rFonts w:asciiTheme="minorHAnsi" w:eastAsiaTheme="minorEastAsia" w:hAnsiTheme="minorHAnsi" w:cstheme="minorBidi"/>
          <w:noProof/>
          <w:color w:val="auto"/>
          <w:sz w:val="22"/>
          <w:szCs w:val="22"/>
        </w:rPr>
      </w:pPr>
      <w:ins w:id="172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4.3.24 Sekvencijski dijagram za UC26 – ObrišiJelo</w:t>
        </w:r>
        <w:r>
          <w:rPr>
            <w:noProof/>
            <w:webHidden/>
          </w:rPr>
          <w:tab/>
        </w:r>
        <w:r>
          <w:rPr>
            <w:noProof/>
            <w:webHidden/>
          </w:rPr>
          <w:fldChar w:fldCharType="begin"/>
        </w:r>
        <w:r>
          <w:rPr>
            <w:noProof/>
            <w:webHidden/>
          </w:rPr>
          <w:instrText xml:space="preserve"> PAGEREF _Toc441150037 \h </w:instrText>
        </w:r>
      </w:ins>
      <w:r>
        <w:rPr>
          <w:noProof/>
          <w:webHidden/>
        </w:rPr>
      </w:r>
      <w:r>
        <w:rPr>
          <w:noProof/>
          <w:webHidden/>
        </w:rPr>
        <w:fldChar w:fldCharType="separate"/>
      </w:r>
      <w:ins w:id="1729" w:author="Tin Trčak" w:date="2016-01-21T14:31:00Z">
        <w:r>
          <w:rPr>
            <w:noProof/>
            <w:webHidden/>
          </w:rPr>
          <w:t>43</w:t>
        </w:r>
        <w:r>
          <w:rPr>
            <w:noProof/>
            <w:webHidden/>
          </w:rPr>
          <w:fldChar w:fldCharType="end"/>
        </w:r>
        <w:r w:rsidRPr="009437D6">
          <w:rPr>
            <w:rStyle w:val="Hyperlink"/>
            <w:noProof/>
          </w:rPr>
          <w:fldChar w:fldCharType="end"/>
        </w:r>
      </w:ins>
    </w:p>
    <w:p w14:paraId="4A4B4E94" w14:textId="77777777" w:rsidR="00EB21A0" w:rsidRDefault="00EB21A0">
      <w:pPr>
        <w:pStyle w:val="TableofFigures"/>
        <w:tabs>
          <w:tab w:val="right" w:leader="dot" w:pos="9062"/>
        </w:tabs>
        <w:rPr>
          <w:ins w:id="1730" w:author="Tin Trčak" w:date="2016-01-21T14:31:00Z"/>
          <w:rFonts w:asciiTheme="minorHAnsi" w:eastAsiaTheme="minorEastAsia" w:hAnsiTheme="minorHAnsi" w:cstheme="minorBidi"/>
          <w:noProof/>
          <w:color w:val="auto"/>
          <w:sz w:val="22"/>
          <w:szCs w:val="22"/>
        </w:rPr>
      </w:pPr>
      <w:ins w:id="173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4.3.25 Sekvencijski dijagram za UC27 – DodajKategoriju</w:t>
        </w:r>
        <w:r>
          <w:rPr>
            <w:noProof/>
            <w:webHidden/>
          </w:rPr>
          <w:tab/>
        </w:r>
        <w:r>
          <w:rPr>
            <w:noProof/>
            <w:webHidden/>
          </w:rPr>
          <w:fldChar w:fldCharType="begin"/>
        </w:r>
        <w:r>
          <w:rPr>
            <w:noProof/>
            <w:webHidden/>
          </w:rPr>
          <w:instrText xml:space="preserve"> PAGEREF _Toc441150038 \h </w:instrText>
        </w:r>
      </w:ins>
      <w:r>
        <w:rPr>
          <w:noProof/>
          <w:webHidden/>
        </w:rPr>
      </w:r>
      <w:r>
        <w:rPr>
          <w:noProof/>
          <w:webHidden/>
        </w:rPr>
        <w:fldChar w:fldCharType="separate"/>
      </w:r>
      <w:ins w:id="1732" w:author="Tin Trčak" w:date="2016-01-21T14:31:00Z">
        <w:r>
          <w:rPr>
            <w:noProof/>
            <w:webHidden/>
          </w:rPr>
          <w:t>44</w:t>
        </w:r>
        <w:r>
          <w:rPr>
            <w:noProof/>
            <w:webHidden/>
          </w:rPr>
          <w:fldChar w:fldCharType="end"/>
        </w:r>
        <w:r w:rsidRPr="009437D6">
          <w:rPr>
            <w:rStyle w:val="Hyperlink"/>
            <w:noProof/>
          </w:rPr>
          <w:fldChar w:fldCharType="end"/>
        </w:r>
      </w:ins>
    </w:p>
    <w:p w14:paraId="46124F98" w14:textId="77777777" w:rsidR="00EB21A0" w:rsidRDefault="00EB21A0">
      <w:pPr>
        <w:pStyle w:val="TableofFigures"/>
        <w:tabs>
          <w:tab w:val="right" w:leader="dot" w:pos="9062"/>
        </w:tabs>
        <w:rPr>
          <w:ins w:id="1733" w:author="Tin Trčak" w:date="2016-01-21T14:31:00Z"/>
          <w:rFonts w:asciiTheme="minorHAnsi" w:eastAsiaTheme="minorEastAsia" w:hAnsiTheme="minorHAnsi" w:cstheme="minorBidi"/>
          <w:noProof/>
          <w:color w:val="auto"/>
          <w:sz w:val="22"/>
          <w:szCs w:val="22"/>
        </w:rPr>
      </w:pPr>
      <w:ins w:id="173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"_Toc441150039"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4.3.26 Sekvencijski dijagram za UC28 – ObrišiKategoriju</w:t>
        </w:r>
        <w:r>
          <w:rPr>
            <w:noProof/>
            <w:webHidden/>
          </w:rPr>
          <w:tab/>
        </w:r>
        <w:r>
          <w:rPr>
            <w:noProof/>
            <w:webHidden/>
          </w:rPr>
          <w:fldChar w:fldCharType="begin"/>
        </w:r>
        <w:r>
          <w:rPr>
            <w:noProof/>
            <w:webHidden/>
          </w:rPr>
          <w:instrText xml:space="preserve"> PAGEREF _Toc441150039 \h </w:instrText>
        </w:r>
      </w:ins>
      <w:r>
        <w:rPr>
          <w:noProof/>
          <w:webHidden/>
        </w:rPr>
      </w:r>
      <w:r>
        <w:rPr>
          <w:noProof/>
          <w:webHidden/>
        </w:rPr>
        <w:fldChar w:fldCharType="separate"/>
      </w:r>
      <w:ins w:id="1735" w:author="Tin Trčak" w:date="2016-01-21T14:31:00Z">
        <w:r>
          <w:rPr>
            <w:noProof/>
            <w:webHidden/>
          </w:rPr>
          <w:t>44</w:t>
        </w:r>
        <w:r>
          <w:rPr>
            <w:noProof/>
            <w:webHidden/>
          </w:rPr>
          <w:fldChar w:fldCharType="end"/>
        </w:r>
        <w:r w:rsidRPr="009437D6">
          <w:rPr>
            <w:rStyle w:val="Hyperlink"/>
            <w:noProof/>
          </w:rPr>
          <w:fldChar w:fldCharType="end"/>
        </w:r>
      </w:ins>
    </w:p>
    <w:p w14:paraId="47844D2A" w14:textId="77777777" w:rsidR="00EB21A0" w:rsidRDefault="00EB21A0">
      <w:pPr>
        <w:pStyle w:val="TableofFigures"/>
        <w:tabs>
          <w:tab w:val="right" w:leader="dot" w:pos="9062"/>
        </w:tabs>
        <w:rPr>
          <w:ins w:id="1736" w:author="Tin Trčak" w:date="2016-01-21T14:31:00Z"/>
          <w:rFonts w:asciiTheme="minorHAnsi" w:eastAsiaTheme="minorEastAsia" w:hAnsiTheme="minorHAnsi" w:cstheme="minorBidi"/>
          <w:noProof/>
          <w:color w:val="auto"/>
          <w:sz w:val="22"/>
          <w:szCs w:val="22"/>
        </w:rPr>
      </w:pPr>
      <w:ins w:id="173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4.3.27 Sekvencijski dijagram za UC29 – AnalizaNarudžbi</w:t>
        </w:r>
        <w:r>
          <w:rPr>
            <w:noProof/>
            <w:webHidden/>
          </w:rPr>
          <w:tab/>
        </w:r>
        <w:r>
          <w:rPr>
            <w:noProof/>
            <w:webHidden/>
          </w:rPr>
          <w:fldChar w:fldCharType="begin"/>
        </w:r>
        <w:r>
          <w:rPr>
            <w:noProof/>
            <w:webHidden/>
          </w:rPr>
          <w:instrText xml:space="preserve"> PAGEREF _Toc441150040 \h </w:instrText>
        </w:r>
      </w:ins>
      <w:r>
        <w:rPr>
          <w:noProof/>
          <w:webHidden/>
        </w:rPr>
      </w:r>
      <w:r>
        <w:rPr>
          <w:noProof/>
          <w:webHidden/>
        </w:rPr>
        <w:fldChar w:fldCharType="separate"/>
      </w:r>
      <w:ins w:id="1738" w:author="Tin Trčak" w:date="2016-01-21T14:31:00Z">
        <w:r>
          <w:rPr>
            <w:noProof/>
            <w:webHidden/>
          </w:rPr>
          <w:t>45</w:t>
        </w:r>
        <w:r>
          <w:rPr>
            <w:noProof/>
            <w:webHidden/>
          </w:rPr>
          <w:fldChar w:fldCharType="end"/>
        </w:r>
        <w:r w:rsidRPr="009437D6">
          <w:rPr>
            <w:rStyle w:val="Hyperlink"/>
            <w:noProof/>
          </w:rPr>
          <w:fldChar w:fldCharType="end"/>
        </w:r>
      </w:ins>
    </w:p>
    <w:p w14:paraId="39912105" w14:textId="77777777" w:rsidR="00EB21A0" w:rsidRDefault="00EB21A0">
      <w:pPr>
        <w:pStyle w:val="TableofFigures"/>
        <w:tabs>
          <w:tab w:val="right" w:leader="dot" w:pos="9062"/>
        </w:tabs>
        <w:rPr>
          <w:ins w:id="1739" w:author="Tin Trčak" w:date="2016-01-21T14:31:00Z"/>
          <w:rFonts w:asciiTheme="minorHAnsi" w:eastAsiaTheme="minorEastAsia" w:hAnsiTheme="minorHAnsi" w:cstheme="minorBidi"/>
          <w:noProof/>
          <w:color w:val="auto"/>
          <w:sz w:val="22"/>
          <w:szCs w:val="22"/>
        </w:rPr>
      </w:pPr>
      <w:ins w:id="174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4.3.28 Sekvencijski dijagram za UC30 – PromjenaPodatakaZaRestoran</w:t>
        </w:r>
        <w:r>
          <w:rPr>
            <w:noProof/>
            <w:webHidden/>
          </w:rPr>
          <w:tab/>
        </w:r>
        <w:r>
          <w:rPr>
            <w:noProof/>
            <w:webHidden/>
          </w:rPr>
          <w:fldChar w:fldCharType="begin"/>
        </w:r>
        <w:r>
          <w:rPr>
            <w:noProof/>
            <w:webHidden/>
          </w:rPr>
          <w:instrText xml:space="preserve"> PAGEREF _Toc441150041 \h </w:instrText>
        </w:r>
      </w:ins>
      <w:r>
        <w:rPr>
          <w:noProof/>
          <w:webHidden/>
        </w:rPr>
      </w:r>
      <w:r>
        <w:rPr>
          <w:noProof/>
          <w:webHidden/>
        </w:rPr>
        <w:fldChar w:fldCharType="separate"/>
      </w:r>
      <w:ins w:id="1741" w:author="Tin Trčak" w:date="2016-01-21T14:31:00Z">
        <w:r>
          <w:rPr>
            <w:noProof/>
            <w:webHidden/>
          </w:rPr>
          <w:t>45</w:t>
        </w:r>
        <w:r>
          <w:rPr>
            <w:noProof/>
            <w:webHidden/>
          </w:rPr>
          <w:fldChar w:fldCharType="end"/>
        </w:r>
        <w:r w:rsidRPr="009437D6">
          <w:rPr>
            <w:rStyle w:val="Hyperlink"/>
            <w:noProof/>
          </w:rPr>
          <w:fldChar w:fldCharType="end"/>
        </w:r>
      </w:ins>
    </w:p>
    <w:p w14:paraId="0FAC91B7" w14:textId="77777777" w:rsidR="00EB21A0" w:rsidRDefault="00EB21A0">
      <w:pPr>
        <w:pStyle w:val="TableofFigures"/>
        <w:tabs>
          <w:tab w:val="right" w:leader="dot" w:pos="9062"/>
        </w:tabs>
        <w:rPr>
          <w:ins w:id="1742" w:author="Tin Trčak" w:date="2016-01-21T14:31:00Z"/>
          <w:rFonts w:asciiTheme="minorHAnsi" w:eastAsiaTheme="minorEastAsia" w:hAnsiTheme="minorHAnsi" w:cstheme="minorBidi"/>
          <w:noProof/>
          <w:color w:val="auto"/>
          <w:sz w:val="22"/>
          <w:szCs w:val="22"/>
        </w:rPr>
      </w:pPr>
      <w:ins w:id="174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4.3.29 Sekvencijski dijagram za UC31 – SnimanjeStatistike</w:t>
        </w:r>
        <w:r>
          <w:rPr>
            <w:noProof/>
            <w:webHidden/>
          </w:rPr>
          <w:tab/>
        </w:r>
        <w:r>
          <w:rPr>
            <w:noProof/>
            <w:webHidden/>
          </w:rPr>
          <w:fldChar w:fldCharType="begin"/>
        </w:r>
        <w:r>
          <w:rPr>
            <w:noProof/>
            <w:webHidden/>
          </w:rPr>
          <w:instrText xml:space="preserve"> PAGEREF _Toc441150042 \h </w:instrText>
        </w:r>
      </w:ins>
      <w:r>
        <w:rPr>
          <w:noProof/>
          <w:webHidden/>
        </w:rPr>
      </w:r>
      <w:r>
        <w:rPr>
          <w:noProof/>
          <w:webHidden/>
        </w:rPr>
        <w:fldChar w:fldCharType="separate"/>
      </w:r>
      <w:ins w:id="1744" w:author="Tin Trčak" w:date="2016-01-21T14:31:00Z">
        <w:r>
          <w:rPr>
            <w:noProof/>
            <w:webHidden/>
          </w:rPr>
          <w:t>46</w:t>
        </w:r>
        <w:r>
          <w:rPr>
            <w:noProof/>
            <w:webHidden/>
          </w:rPr>
          <w:fldChar w:fldCharType="end"/>
        </w:r>
        <w:r w:rsidRPr="009437D6">
          <w:rPr>
            <w:rStyle w:val="Hyperlink"/>
            <w:noProof/>
          </w:rPr>
          <w:fldChar w:fldCharType="end"/>
        </w:r>
      </w:ins>
    </w:p>
    <w:p w14:paraId="6A5EC53D" w14:textId="77777777" w:rsidR="00EB21A0" w:rsidRDefault="00EB21A0">
      <w:pPr>
        <w:pStyle w:val="TableofFigures"/>
        <w:tabs>
          <w:tab w:val="right" w:leader="dot" w:pos="9062"/>
        </w:tabs>
        <w:rPr>
          <w:ins w:id="1745" w:author="Tin Trčak" w:date="2016-01-21T14:31:00Z"/>
          <w:rFonts w:asciiTheme="minorHAnsi" w:eastAsiaTheme="minorEastAsia" w:hAnsiTheme="minorHAnsi" w:cstheme="minorBidi"/>
          <w:noProof/>
          <w:color w:val="auto"/>
          <w:sz w:val="22"/>
          <w:szCs w:val="22"/>
        </w:rPr>
      </w:pPr>
      <w:ins w:id="174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6.1.1 Arhitektura sustava</w:t>
        </w:r>
        <w:r>
          <w:rPr>
            <w:noProof/>
            <w:webHidden/>
          </w:rPr>
          <w:tab/>
        </w:r>
        <w:r>
          <w:rPr>
            <w:noProof/>
            <w:webHidden/>
          </w:rPr>
          <w:fldChar w:fldCharType="begin"/>
        </w:r>
        <w:r>
          <w:rPr>
            <w:noProof/>
            <w:webHidden/>
          </w:rPr>
          <w:instrText xml:space="preserve"> PAGEREF _Toc441150043 \h </w:instrText>
        </w:r>
      </w:ins>
      <w:r>
        <w:rPr>
          <w:noProof/>
          <w:webHidden/>
        </w:rPr>
      </w:r>
      <w:r>
        <w:rPr>
          <w:noProof/>
          <w:webHidden/>
        </w:rPr>
        <w:fldChar w:fldCharType="separate"/>
      </w:r>
      <w:ins w:id="1747" w:author="Tin Trčak" w:date="2016-01-21T14:31:00Z">
        <w:r>
          <w:rPr>
            <w:noProof/>
            <w:webHidden/>
          </w:rPr>
          <w:t>48</w:t>
        </w:r>
        <w:r>
          <w:rPr>
            <w:noProof/>
            <w:webHidden/>
          </w:rPr>
          <w:fldChar w:fldCharType="end"/>
        </w:r>
        <w:r w:rsidRPr="009437D6">
          <w:rPr>
            <w:rStyle w:val="Hyperlink"/>
            <w:noProof/>
          </w:rPr>
          <w:fldChar w:fldCharType="end"/>
        </w:r>
      </w:ins>
    </w:p>
    <w:p w14:paraId="50C191FF" w14:textId="77777777" w:rsidR="00EB21A0" w:rsidRDefault="00EB21A0">
      <w:pPr>
        <w:pStyle w:val="TableofFigures"/>
        <w:tabs>
          <w:tab w:val="right" w:leader="dot" w:pos="9062"/>
        </w:tabs>
        <w:rPr>
          <w:ins w:id="1748" w:author="Tin Trčak" w:date="2016-01-21T14:31:00Z"/>
          <w:rFonts w:asciiTheme="minorHAnsi" w:eastAsiaTheme="minorEastAsia" w:hAnsiTheme="minorHAnsi" w:cstheme="minorBidi"/>
          <w:noProof/>
          <w:color w:val="auto"/>
          <w:sz w:val="22"/>
          <w:szCs w:val="22"/>
        </w:rPr>
      </w:pPr>
      <w:ins w:id="174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6.1.2 MVC obrazac</w:t>
        </w:r>
        <w:r>
          <w:rPr>
            <w:noProof/>
            <w:webHidden/>
          </w:rPr>
          <w:tab/>
        </w:r>
        <w:r>
          <w:rPr>
            <w:noProof/>
            <w:webHidden/>
          </w:rPr>
          <w:fldChar w:fldCharType="begin"/>
        </w:r>
        <w:r>
          <w:rPr>
            <w:noProof/>
            <w:webHidden/>
          </w:rPr>
          <w:instrText xml:space="preserve"> PAGEREF _Toc441150044 \h </w:instrText>
        </w:r>
      </w:ins>
      <w:r>
        <w:rPr>
          <w:noProof/>
          <w:webHidden/>
        </w:rPr>
      </w:r>
      <w:r>
        <w:rPr>
          <w:noProof/>
          <w:webHidden/>
        </w:rPr>
        <w:fldChar w:fldCharType="separate"/>
      </w:r>
      <w:ins w:id="1750" w:author="Tin Trčak" w:date="2016-01-21T14:31:00Z">
        <w:r>
          <w:rPr>
            <w:noProof/>
            <w:webHidden/>
          </w:rPr>
          <w:t>49</w:t>
        </w:r>
        <w:r>
          <w:rPr>
            <w:noProof/>
            <w:webHidden/>
          </w:rPr>
          <w:fldChar w:fldCharType="end"/>
        </w:r>
        <w:r w:rsidRPr="009437D6">
          <w:rPr>
            <w:rStyle w:val="Hyperlink"/>
            <w:noProof/>
          </w:rPr>
          <w:fldChar w:fldCharType="end"/>
        </w:r>
      </w:ins>
    </w:p>
    <w:p w14:paraId="2D0ABF80" w14:textId="77777777" w:rsidR="00EB21A0" w:rsidRDefault="00EB21A0">
      <w:pPr>
        <w:pStyle w:val="TableofFigures"/>
        <w:tabs>
          <w:tab w:val="right" w:leader="dot" w:pos="9062"/>
        </w:tabs>
        <w:rPr>
          <w:ins w:id="1751" w:author="Tin Trčak" w:date="2016-01-21T14:31:00Z"/>
          <w:rFonts w:asciiTheme="minorHAnsi" w:eastAsiaTheme="minorEastAsia" w:hAnsiTheme="minorHAnsi" w:cstheme="minorBidi"/>
          <w:noProof/>
          <w:color w:val="auto"/>
          <w:sz w:val="22"/>
          <w:szCs w:val="22"/>
        </w:rPr>
      </w:pPr>
      <w:ins w:id="175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6.1.3 ER model baze podataka</w:t>
        </w:r>
        <w:r>
          <w:rPr>
            <w:noProof/>
            <w:webHidden/>
          </w:rPr>
          <w:tab/>
        </w:r>
        <w:r>
          <w:rPr>
            <w:noProof/>
            <w:webHidden/>
          </w:rPr>
          <w:fldChar w:fldCharType="begin"/>
        </w:r>
        <w:r>
          <w:rPr>
            <w:noProof/>
            <w:webHidden/>
          </w:rPr>
          <w:instrText xml:space="preserve"> PAGEREF _Toc441150045 \h </w:instrText>
        </w:r>
      </w:ins>
      <w:r>
        <w:rPr>
          <w:noProof/>
          <w:webHidden/>
        </w:rPr>
      </w:r>
      <w:r>
        <w:rPr>
          <w:noProof/>
          <w:webHidden/>
        </w:rPr>
        <w:fldChar w:fldCharType="separate"/>
      </w:r>
      <w:ins w:id="1753" w:author="Tin Trčak" w:date="2016-01-21T14:31:00Z">
        <w:r>
          <w:rPr>
            <w:noProof/>
            <w:webHidden/>
          </w:rPr>
          <w:t>53</w:t>
        </w:r>
        <w:r>
          <w:rPr>
            <w:noProof/>
            <w:webHidden/>
          </w:rPr>
          <w:fldChar w:fldCharType="end"/>
        </w:r>
        <w:r w:rsidRPr="009437D6">
          <w:rPr>
            <w:rStyle w:val="Hyperlink"/>
            <w:noProof/>
          </w:rPr>
          <w:fldChar w:fldCharType="end"/>
        </w:r>
      </w:ins>
    </w:p>
    <w:p w14:paraId="10615F81" w14:textId="77777777" w:rsidR="00EB21A0" w:rsidRDefault="00EB21A0">
      <w:pPr>
        <w:pStyle w:val="TableofFigures"/>
        <w:tabs>
          <w:tab w:val="right" w:leader="dot" w:pos="9062"/>
        </w:tabs>
        <w:rPr>
          <w:ins w:id="1754" w:author="Tin Trčak" w:date="2016-01-21T14:31:00Z"/>
          <w:rFonts w:asciiTheme="minorHAnsi" w:eastAsiaTheme="minorEastAsia" w:hAnsiTheme="minorHAnsi" w:cstheme="minorBidi"/>
          <w:noProof/>
          <w:color w:val="auto"/>
          <w:sz w:val="22"/>
          <w:szCs w:val="22"/>
        </w:rPr>
      </w:pPr>
      <w:ins w:id="175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6.2.1 Dijagram razreda</w:t>
        </w:r>
        <w:r>
          <w:rPr>
            <w:noProof/>
            <w:webHidden/>
          </w:rPr>
          <w:tab/>
        </w:r>
        <w:r>
          <w:rPr>
            <w:noProof/>
            <w:webHidden/>
          </w:rPr>
          <w:fldChar w:fldCharType="begin"/>
        </w:r>
        <w:r>
          <w:rPr>
            <w:noProof/>
            <w:webHidden/>
          </w:rPr>
          <w:instrText xml:space="preserve"> PAGEREF _Toc441150046 \h </w:instrText>
        </w:r>
      </w:ins>
      <w:r>
        <w:rPr>
          <w:noProof/>
          <w:webHidden/>
        </w:rPr>
      </w:r>
      <w:r>
        <w:rPr>
          <w:noProof/>
          <w:webHidden/>
        </w:rPr>
        <w:fldChar w:fldCharType="separate"/>
      </w:r>
      <w:ins w:id="1756" w:author="Tin Trčak" w:date="2016-01-21T14:31:00Z">
        <w:r>
          <w:rPr>
            <w:noProof/>
            <w:webHidden/>
          </w:rPr>
          <w:t>55</w:t>
        </w:r>
        <w:r>
          <w:rPr>
            <w:noProof/>
            <w:webHidden/>
          </w:rPr>
          <w:fldChar w:fldCharType="end"/>
        </w:r>
        <w:r w:rsidRPr="009437D6">
          <w:rPr>
            <w:rStyle w:val="Hyperlink"/>
            <w:noProof/>
          </w:rPr>
          <w:fldChar w:fldCharType="end"/>
        </w:r>
      </w:ins>
    </w:p>
    <w:p w14:paraId="02998EB7" w14:textId="77777777" w:rsidR="00EB21A0" w:rsidRDefault="00EB21A0">
      <w:pPr>
        <w:pStyle w:val="TableofFigures"/>
        <w:tabs>
          <w:tab w:val="right" w:leader="dot" w:pos="9062"/>
        </w:tabs>
        <w:rPr>
          <w:ins w:id="1757" w:author="Tin Trčak" w:date="2016-01-21T14:31:00Z"/>
          <w:rFonts w:asciiTheme="minorHAnsi" w:eastAsiaTheme="minorEastAsia" w:hAnsiTheme="minorHAnsi" w:cstheme="minorBidi"/>
          <w:noProof/>
          <w:color w:val="auto"/>
          <w:sz w:val="22"/>
          <w:szCs w:val="22"/>
        </w:rPr>
      </w:pPr>
      <w:ins w:id="175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6.3.1 Dijagram objekata</w:t>
        </w:r>
        <w:r>
          <w:rPr>
            <w:noProof/>
            <w:webHidden/>
          </w:rPr>
          <w:tab/>
        </w:r>
        <w:r>
          <w:rPr>
            <w:noProof/>
            <w:webHidden/>
          </w:rPr>
          <w:fldChar w:fldCharType="begin"/>
        </w:r>
        <w:r>
          <w:rPr>
            <w:noProof/>
            <w:webHidden/>
          </w:rPr>
          <w:instrText xml:space="preserve"> PAGEREF _Toc441150047 \h </w:instrText>
        </w:r>
      </w:ins>
      <w:r>
        <w:rPr>
          <w:noProof/>
          <w:webHidden/>
        </w:rPr>
      </w:r>
      <w:r>
        <w:rPr>
          <w:noProof/>
          <w:webHidden/>
        </w:rPr>
        <w:fldChar w:fldCharType="separate"/>
      </w:r>
      <w:ins w:id="1759" w:author="Tin Trčak" w:date="2016-01-21T14:31:00Z">
        <w:r>
          <w:rPr>
            <w:noProof/>
            <w:webHidden/>
          </w:rPr>
          <w:t>56</w:t>
        </w:r>
        <w:r>
          <w:rPr>
            <w:noProof/>
            <w:webHidden/>
          </w:rPr>
          <w:fldChar w:fldCharType="end"/>
        </w:r>
        <w:r w:rsidRPr="009437D6">
          <w:rPr>
            <w:rStyle w:val="Hyperlink"/>
            <w:noProof/>
          </w:rPr>
          <w:fldChar w:fldCharType="end"/>
        </w:r>
      </w:ins>
    </w:p>
    <w:p w14:paraId="5804B475" w14:textId="77777777" w:rsidR="00EB21A0" w:rsidRDefault="00EB21A0">
      <w:pPr>
        <w:pStyle w:val="TableofFigures"/>
        <w:tabs>
          <w:tab w:val="right" w:leader="dot" w:pos="9062"/>
        </w:tabs>
        <w:rPr>
          <w:ins w:id="1760" w:author="Tin Trčak" w:date="2016-01-21T14:31:00Z"/>
          <w:rFonts w:asciiTheme="minorHAnsi" w:eastAsiaTheme="minorEastAsia" w:hAnsiTheme="minorHAnsi" w:cstheme="minorBidi"/>
          <w:noProof/>
          <w:color w:val="auto"/>
          <w:sz w:val="22"/>
          <w:szCs w:val="22"/>
        </w:rPr>
      </w:pPr>
      <w:ins w:id="176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6.4.1 Komunikacijski dijagram dodavanja jela u košaricu</w:t>
        </w:r>
        <w:r>
          <w:rPr>
            <w:noProof/>
            <w:webHidden/>
          </w:rPr>
          <w:tab/>
        </w:r>
        <w:r>
          <w:rPr>
            <w:noProof/>
            <w:webHidden/>
          </w:rPr>
          <w:fldChar w:fldCharType="begin"/>
        </w:r>
        <w:r>
          <w:rPr>
            <w:noProof/>
            <w:webHidden/>
          </w:rPr>
          <w:instrText xml:space="preserve"> PAGEREF _Toc441150048 \h </w:instrText>
        </w:r>
      </w:ins>
      <w:r>
        <w:rPr>
          <w:noProof/>
          <w:webHidden/>
        </w:rPr>
      </w:r>
      <w:r>
        <w:rPr>
          <w:noProof/>
          <w:webHidden/>
        </w:rPr>
        <w:fldChar w:fldCharType="separate"/>
      </w:r>
      <w:ins w:id="1762" w:author="Tin Trčak" w:date="2016-01-21T14:31:00Z">
        <w:r>
          <w:rPr>
            <w:noProof/>
            <w:webHidden/>
          </w:rPr>
          <w:t>57</w:t>
        </w:r>
        <w:r>
          <w:rPr>
            <w:noProof/>
            <w:webHidden/>
          </w:rPr>
          <w:fldChar w:fldCharType="end"/>
        </w:r>
        <w:r w:rsidRPr="009437D6">
          <w:rPr>
            <w:rStyle w:val="Hyperlink"/>
            <w:noProof/>
          </w:rPr>
          <w:fldChar w:fldCharType="end"/>
        </w:r>
      </w:ins>
    </w:p>
    <w:p w14:paraId="478BCC44" w14:textId="77777777" w:rsidR="00EB21A0" w:rsidRDefault="00EB21A0">
      <w:pPr>
        <w:pStyle w:val="TableofFigures"/>
        <w:tabs>
          <w:tab w:val="right" w:leader="dot" w:pos="9062"/>
        </w:tabs>
        <w:rPr>
          <w:ins w:id="1763" w:author="Tin Trčak" w:date="2016-01-21T14:31:00Z"/>
          <w:rFonts w:asciiTheme="minorHAnsi" w:eastAsiaTheme="minorEastAsia" w:hAnsiTheme="minorHAnsi" w:cstheme="minorBidi"/>
          <w:noProof/>
          <w:color w:val="auto"/>
          <w:sz w:val="22"/>
          <w:szCs w:val="22"/>
        </w:rPr>
      </w:pPr>
      <w:ins w:id="176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"_Toc441150049"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6.4.2 Komunikacijski dijagram naručivanja i potvrde jela</w:t>
        </w:r>
        <w:r>
          <w:rPr>
            <w:noProof/>
            <w:webHidden/>
          </w:rPr>
          <w:tab/>
        </w:r>
        <w:r>
          <w:rPr>
            <w:noProof/>
            <w:webHidden/>
          </w:rPr>
          <w:fldChar w:fldCharType="begin"/>
        </w:r>
        <w:r>
          <w:rPr>
            <w:noProof/>
            <w:webHidden/>
          </w:rPr>
          <w:instrText xml:space="preserve"> PAGEREF _Toc441150049 \h </w:instrText>
        </w:r>
      </w:ins>
      <w:r>
        <w:rPr>
          <w:noProof/>
          <w:webHidden/>
        </w:rPr>
      </w:r>
      <w:r>
        <w:rPr>
          <w:noProof/>
          <w:webHidden/>
        </w:rPr>
        <w:fldChar w:fldCharType="separate"/>
      </w:r>
      <w:ins w:id="1765" w:author="Tin Trčak" w:date="2016-01-21T14:31:00Z">
        <w:r>
          <w:rPr>
            <w:noProof/>
            <w:webHidden/>
          </w:rPr>
          <w:t>58</w:t>
        </w:r>
        <w:r>
          <w:rPr>
            <w:noProof/>
            <w:webHidden/>
          </w:rPr>
          <w:fldChar w:fldCharType="end"/>
        </w:r>
        <w:r w:rsidRPr="009437D6">
          <w:rPr>
            <w:rStyle w:val="Hyperlink"/>
            <w:noProof/>
          </w:rPr>
          <w:fldChar w:fldCharType="end"/>
        </w:r>
      </w:ins>
    </w:p>
    <w:p w14:paraId="59281C6D" w14:textId="77777777" w:rsidR="00EB21A0" w:rsidRDefault="00EB21A0">
      <w:pPr>
        <w:pStyle w:val="TableofFigures"/>
        <w:tabs>
          <w:tab w:val="right" w:leader="dot" w:pos="9062"/>
        </w:tabs>
        <w:rPr>
          <w:ins w:id="1766" w:author="Tin Trčak" w:date="2016-01-21T14:31:00Z"/>
          <w:rFonts w:asciiTheme="minorHAnsi" w:eastAsiaTheme="minorEastAsia" w:hAnsiTheme="minorHAnsi" w:cstheme="minorBidi"/>
          <w:noProof/>
          <w:color w:val="auto"/>
          <w:sz w:val="22"/>
          <w:szCs w:val="22"/>
        </w:rPr>
      </w:pPr>
      <w:ins w:id="176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6.4.3 Dijagram stanja</w:t>
        </w:r>
        <w:r>
          <w:rPr>
            <w:noProof/>
            <w:webHidden/>
          </w:rPr>
          <w:tab/>
        </w:r>
        <w:r>
          <w:rPr>
            <w:noProof/>
            <w:webHidden/>
          </w:rPr>
          <w:fldChar w:fldCharType="begin"/>
        </w:r>
        <w:r>
          <w:rPr>
            <w:noProof/>
            <w:webHidden/>
          </w:rPr>
          <w:instrText xml:space="preserve"> PAGEREF _Toc441150050 \h </w:instrText>
        </w:r>
      </w:ins>
      <w:r>
        <w:rPr>
          <w:noProof/>
          <w:webHidden/>
        </w:rPr>
      </w:r>
      <w:r>
        <w:rPr>
          <w:noProof/>
          <w:webHidden/>
        </w:rPr>
        <w:fldChar w:fldCharType="separate"/>
      </w:r>
      <w:ins w:id="1768" w:author="Tin Trčak" w:date="2016-01-21T14:31:00Z">
        <w:r>
          <w:rPr>
            <w:noProof/>
            <w:webHidden/>
          </w:rPr>
          <w:t>60</w:t>
        </w:r>
        <w:r>
          <w:rPr>
            <w:noProof/>
            <w:webHidden/>
          </w:rPr>
          <w:fldChar w:fldCharType="end"/>
        </w:r>
        <w:r w:rsidRPr="009437D6">
          <w:rPr>
            <w:rStyle w:val="Hyperlink"/>
            <w:noProof/>
          </w:rPr>
          <w:fldChar w:fldCharType="end"/>
        </w:r>
      </w:ins>
    </w:p>
    <w:p w14:paraId="72D765A0" w14:textId="77777777" w:rsidR="00EB21A0" w:rsidRDefault="00EB21A0">
      <w:pPr>
        <w:pStyle w:val="TableofFigures"/>
        <w:tabs>
          <w:tab w:val="right" w:leader="dot" w:pos="9062"/>
        </w:tabs>
        <w:rPr>
          <w:ins w:id="1769" w:author="Tin Trčak" w:date="2016-01-21T14:31:00Z"/>
          <w:rFonts w:asciiTheme="minorHAnsi" w:eastAsiaTheme="minorEastAsia" w:hAnsiTheme="minorHAnsi" w:cstheme="minorBidi"/>
          <w:noProof/>
          <w:color w:val="auto"/>
          <w:sz w:val="22"/>
          <w:szCs w:val="22"/>
        </w:rPr>
      </w:pPr>
      <w:ins w:id="177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6.4.4 Dijagram aktivnosti prihvaćanja postojeće narudžbe</w:t>
        </w:r>
        <w:r>
          <w:rPr>
            <w:noProof/>
            <w:webHidden/>
          </w:rPr>
          <w:tab/>
        </w:r>
        <w:r>
          <w:rPr>
            <w:noProof/>
            <w:webHidden/>
          </w:rPr>
          <w:fldChar w:fldCharType="begin"/>
        </w:r>
        <w:r>
          <w:rPr>
            <w:noProof/>
            <w:webHidden/>
          </w:rPr>
          <w:instrText xml:space="preserve"> PAGEREF _Toc441150051 \h </w:instrText>
        </w:r>
      </w:ins>
      <w:r>
        <w:rPr>
          <w:noProof/>
          <w:webHidden/>
        </w:rPr>
      </w:r>
      <w:r>
        <w:rPr>
          <w:noProof/>
          <w:webHidden/>
        </w:rPr>
        <w:fldChar w:fldCharType="separate"/>
      </w:r>
      <w:ins w:id="1771" w:author="Tin Trčak" w:date="2016-01-21T14:31:00Z">
        <w:r>
          <w:rPr>
            <w:noProof/>
            <w:webHidden/>
          </w:rPr>
          <w:t>61</w:t>
        </w:r>
        <w:r>
          <w:rPr>
            <w:noProof/>
            <w:webHidden/>
          </w:rPr>
          <w:fldChar w:fldCharType="end"/>
        </w:r>
        <w:r w:rsidRPr="009437D6">
          <w:rPr>
            <w:rStyle w:val="Hyperlink"/>
            <w:noProof/>
          </w:rPr>
          <w:fldChar w:fldCharType="end"/>
        </w:r>
      </w:ins>
    </w:p>
    <w:p w14:paraId="4C6297C5" w14:textId="77777777" w:rsidR="00EB21A0" w:rsidRDefault="00EB21A0">
      <w:pPr>
        <w:pStyle w:val="TableofFigures"/>
        <w:tabs>
          <w:tab w:val="right" w:leader="dot" w:pos="9062"/>
        </w:tabs>
        <w:rPr>
          <w:ins w:id="1772" w:author="Tin Trčak" w:date="2016-01-21T14:31:00Z"/>
          <w:rFonts w:asciiTheme="minorHAnsi" w:eastAsiaTheme="minorEastAsia" w:hAnsiTheme="minorHAnsi" w:cstheme="minorBidi"/>
          <w:noProof/>
          <w:color w:val="auto"/>
          <w:sz w:val="22"/>
          <w:szCs w:val="22"/>
        </w:rPr>
      </w:pPr>
      <w:ins w:id="177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6.4.5 Dijagram komponenata kontrolera i pomoćnih klasa</w:t>
        </w:r>
        <w:r>
          <w:rPr>
            <w:noProof/>
            <w:webHidden/>
          </w:rPr>
          <w:tab/>
        </w:r>
        <w:r>
          <w:rPr>
            <w:noProof/>
            <w:webHidden/>
          </w:rPr>
          <w:fldChar w:fldCharType="begin"/>
        </w:r>
        <w:r>
          <w:rPr>
            <w:noProof/>
            <w:webHidden/>
          </w:rPr>
          <w:instrText xml:space="preserve"> PAGEREF _Toc441150052 \h </w:instrText>
        </w:r>
      </w:ins>
      <w:r>
        <w:rPr>
          <w:noProof/>
          <w:webHidden/>
        </w:rPr>
      </w:r>
      <w:r>
        <w:rPr>
          <w:noProof/>
          <w:webHidden/>
        </w:rPr>
        <w:fldChar w:fldCharType="separate"/>
      </w:r>
      <w:ins w:id="1774" w:author="Tin Trčak" w:date="2016-01-21T14:31:00Z">
        <w:r>
          <w:rPr>
            <w:noProof/>
            <w:webHidden/>
          </w:rPr>
          <w:t>62</w:t>
        </w:r>
        <w:r>
          <w:rPr>
            <w:noProof/>
            <w:webHidden/>
          </w:rPr>
          <w:fldChar w:fldCharType="end"/>
        </w:r>
        <w:r w:rsidRPr="009437D6">
          <w:rPr>
            <w:rStyle w:val="Hyperlink"/>
            <w:noProof/>
          </w:rPr>
          <w:fldChar w:fldCharType="end"/>
        </w:r>
      </w:ins>
    </w:p>
    <w:p w14:paraId="7D654917" w14:textId="77777777" w:rsidR="00EB21A0" w:rsidRDefault="00EB21A0">
      <w:pPr>
        <w:pStyle w:val="TableofFigures"/>
        <w:tabs>
          <w:tab w:val="right" w:leader="dot" w:pos="9062"/>
        </w:tabs>
        <w:rPr>
          <w:ins w:id="1775" w:author="Tin Trčak" w:date="2016-01-21T14:31:00Z"/>
          <w:rFonts w:asciiTheme="minorHAnsi" w:eastAsiaTheme="minorEastAsia" w:hAnsiTheme="minorHAnsi" w:cstheme="minorBidi"/>
          <w:noProof/>
          <w:color w:val="auto"/>
          <w:sz w:val="22"/>
          <w:szCs w:val="22"/>
        </w:rPr>
      </w:pPr>
      <w:ins w:id="177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6.4.6 Dijagram komponenata djelatničke / vlasničke stranice</w:t>
        </w:r>
        <w:r>
          <w:rPr>
            <w:noProof/>
            <w:webHidden/>
          </w:rPr>
          <w:tab/>
        </w:r>
        <w:r>
          <w:rPr>
            <w:noProof/>
            <w:webHidden/>
          </w:rPr>
          <w:fldChar w:fldCharType="begin"/>
        </w:r>
        <w:r>
          <w:rPr>
            <w:noProof/>
            <w:webHidden/>
          </w:rPr>
          <w:instrText xml:space="preserve"> PAGEREF _Toc441150053 \h </w:instrText>
        </w:r>
      </w:ins>
      <w:r>
        <w:rPr>
          <w:noProof/>
          <w:webHidden/>
        </w:rPr>
      </w:r>
      <w:r>
        <w:rPr>
          <w:noProof/>
          <w:webHidden/>
        </w:rPr>
        <w:fldChar w:fldCharType="separate"/>
      </w:r>
      <w:ins w:id="1777" w:author="Tin Trčak" w:date="2016-01-21T14:31:00Z">
        <w:r>
          <w:rPr>
            <w:noProof/>
            <w:webHidden/>
          </w:rPr>
          <w:t>63</w:t>
        </w:r>
        <w:r>
          <w:rPr>
            <w:noProof/>
            <w:webHidden/>
          </w:rPr>
          <w:fldChar w:fldCharType="end"/>
        </w:r>
        <w:r w:rsidRPr="009437D6">
          <w:rPr>
            <w:rStyle w:val="Hyperlink"/>
            <w:noProof/>
          </w:rPr>
          <w:fldChar w:fldCharType="end"/>
        </w:r>
      </w:ins>
    </w:p>
    <w:p w14:paraId="31B1E01B" w14:textId="77777777" w:rsidR="00EB21A0" w:rsidRDefault="00EB21A0">
      <w:pPr>
        <w:pStyle w:val="TableofFigures"/>
        <w:tabs>
          <w:tab w:val="right" w:leader="dot" w:pos="9062"/>
        </w:tabs>
        <w:rPr>
          <w:ins w:id="1778" w:author="Tin Trčak" w:date="2016-01-21T14:31:00Z"/>
          <w:rFonts w:asciiTheme="minorHAnsi" w:eastAsiaTheme="minorEastAsia" w:hAnsiTheme="minorHAnsi" w:cstheme="minorBidi"/>
          <w:noProof/>
          <w:color w:val="auto"/>
          <w:sz w:val="22"/>
          <w:szCs w:val="22"/>
        </w:rPr>
      </w:pPr>
      <w:ins w:id="177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6.4.7 Dijagram komponenata ostalih stranica</w:t>
        </w:r>
        <w:r>
          <w:rPr>
            <w:noProof/>
            <w:webHidden/>
          </w:rPr>
          <w:tab/>
        </w:r>
        <w:r>
          <w:rPr>
            <w:noProof/>
            <w:webHidden/>
          </w:rPr>
          <w:fldChar w:fldCharType="begin"/>
        </w:r>
        <w:r>
          <w:rPr>
            <w:noProof/>
            <w:webHidden/>
          </w:rPr>
          <w:instrText xml:space="preserve"> PAGEREF _Toc441150054 \h </w:instrText>
        </w:r>
      </w:ins>
      <w:r>
        <w:rPr>
          <w:noProof/>
          <w:webHidden/>
        </w:rPr>
      </w:r>
      <w:r>
        <w:rPr>
          <w:noProof/>
          <w:webHidden/>
        </w:rPr>
        <w:fldChar w:fldCharType="separate"/>
      </w:r>
      <w:ins w:id="1780" w:author="Tin Trčak" w:date="2016-01-21T14:31:00Z">
        <w:r>
          <w:rPr>
            <w:noProof/>
            <w:webHidden/>
          </w:rPr>
          <w:t>64</w:t>
        </w:r>
        <w:r>
          <w:rPr>
            <w:noProof/>
            <w:webHidden/>
          </w:rPr>
          <w:fldChar w:fldCharType="end"/>
        </w:r>
        <w:r w:rsidRPr="009437D6">
          <w:rPr>
            <w:rStyle w:val="Hyperlink"/>
            <w:noProof/>
          </w:rPr>
          <w:fldChar w:fldCharType="end"/>
        </w:r>
      </w:ins>
    </w:p>
    <w:p w14:paraId="0FEF4341" w14:textId="77777777" w:rsidR="00EB21A0" w:rsidRDefault="00EB21A0">
      <w:pPr>
        <w:pStyle w:val="TableofFigures"/>
        <w:tabs>
          <w:tab w:val="right" w:leader="dot" w:pos="9062"/>
        </w:tabs>
        <w:rPr>
          <w:ins w:id="1781" w:author="Tin Trčak" w:date="2016-01-21T14:31:00Z"/>
          <w:rFonts w:asciiTheme="minorHAnsi" w:eastAsiaTheme="minorEastAsia" w:hAnsiTheme="minorHAnsi" w:cstheme="minorBidi"/>
          <w:noProof/>
          <w:color w:val="auto"/>
          <w:sz w:val="22"/>
          <w:szCs w:val="22"/>
        </w:rPr>
      </w:pPr>
      <w:ins w:id="1782" w:author="Tin Trčak" w:date="2016-01-21T14:31:00Z">
        <w:r w:rsidRPr="009437D6">
          <w:rPr>
            <w:rStyle w:val="Hyperlink"/>
            <w:noProof/>
          </w:rPr>
          <w:lastRenderedPageBreak/>
          <w:fldChar w:fldCharType="begin"/>
        </w:r>
        <w:r w:rsidRPr="009437D6">
          <w:rPr>
            <w:rStyle w:val="Hyperlink"/>
            <w:noProof/>
          </w:rPr>
          <w:instrText xml:space="preserve"> </w:instrText>
        </w:r>
        <w:r>
          <w:rPr>
            <w:noProof/>
          </w:rPr>
          <w:instrText>HYPERLINK \l "_Toc441150055"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7.1.1 Dijagram razmještaja</w:t>
        </w:r>
        <w:r>
          <w:rPr>
            <w:noProof/>
            <w:webHidden/>
          </w:rPr>
          <w:tab/>
        </w:r>
        <w:r>
          <w:rPr>
            <w:noProof/>
            <w:webHidden/>
          </w:rPr>
          <w:fldChar w:fldCharType="begin"/>
        </w:r>
        <w:r>
          <w:rPr>
            <w:noProof/>
            <w:webHidden/>
          </w:rPr>
          <w:instrText xml:space="preserve"> PAGEREF _Toc441150055 \h </w:instrText>
        </w:r>
      </w:ins>
      <w:r>
        <w:rPr>
          <w:noProof/>
          <w:webHidden/>
        </w:rPr>
      </w:r>
      <w:r>
        <w:rPr>
          <w:noProof/>
          <w:webHidden/>
        </w:rPr>
        <w:fldChar w:fldCharType="separate"/>
      </w:r>
      <w:ins w:id="1783" w:author="Tin Trčak" w:date="2016-01-21T14:31:00Z">
        <w:r>
          <w:rPr>
            <w:noProof/>
            <w:webHidden/>
          </w:rPr>
          <w:t>65</w:t>
        </w:r>
        <w:r>
          <w:rPr>
            <w:noProof/>
            <w:webHidden/>
          </w:rPr>
          <w:fldChar w:fldCharType="end"/>
        </w:r>
        <w:r w:rsidRPr="009437D6">
          <w:rPr>
            <w:rStyle w:val="Hyperlink"/>
            <w:noProof/>
          </w:rPr>
          <w:fldChar w:fldCharType="end"/>
        </w:r>
      </w:ins>
    </w:p>
    <w:p w14:paraId="68F3C71D" w14:textId="77777777" w:rsidR="00EB21A0" w:rsidRDefault="00EB21A0">
      <w:pPr>
        <w:pStyle w:val="TableofFigures"/>
        <w:tabs>
          <w:tab w:val="right" w:leader="dot" w:pos="9062"/>
        </w:tabs>
        <w:rPr>
          <w:ins w:id="1784" w:author="Tin Trčak" w:date="2016-01-21T14:31:00Z"/>
          <w:rFonts w:asciiTheme="minorHAnsi" w:eastAsiaTheme="minorEastAsia" w:hAnsiTheme="minorHAnsi" w:cstheme="minorBidi"/>
          <w:noProof/>
          <w:color w:val="auto"/>
          <w:sz w:val="22"/>
          <w:szCs w:val="22"/>
        </w:rPr>
      </w:pPr>
      <w:ins w:id="178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7.3.1 Prijava i odjava korisnika u grupu aktvnih korisnika</w:t>
        </w:r>
        <w:r>
          <w:rPr>
            <w:noProof/>
            <w:webHidden/>
          </w:rPr>
          <w:tab/>
        </w:r>
        <w:r>
          <w:rPr>
            <w:noProof/>
            <w:webHidden/>
          </w:rPr>
          <w:fldChar w:fldCharType="begin"/>
        </w:r>
        <w:r>
          <w:rPr>
            <w:noProof/>
            <w:webHidden/>
          </w:rPr>
          <w:instrText xml:space="preserve"> PAGEREF _Toc441150056 \h </w:instrText>
        </w:r>
      </w:ins>
      <w:r>
        <w:rPr>
          <w:noProof/>
          <w:webHidden/>
        </w:rPr>
      </w:r>
      <w:r>
        <w:rPr>
          <w:noProof/>
          <w:webHidden/>
        </w:rPr>
        <w:fldChar w:fldCharType="separate"/>
      </w:r>
      <w:ins w:id="1786" w:author="Tin Trčak" w:date="2016-01-21T14:31:00Z">
        <w:r>
          <w:rPr>
            <w:noProof/>
            <w:webHidden/>
          </w:rPr>
          <w:t>68</w:t>
        </w:r>
        <w:r>
          <w:rPr>
            <w:noProof/>
            <w:webHidden/>
          </w:rPr>
          <w:fldChar w:fldCharType="end"/>
        </w:r>
        <w:r w:rsidRPr="009437D6">
          <w:rPr>
            <w:rStyle w:val="Hyperlink"/>
            <w:noProof/>
          </w:rPr>
          <w:fldChar w:fldCharType="end"/>
        </w:r>
      </w:ins>
    </w:p>
    <w:p w14:paraId="6B2A8DB5" w14:textId="77777777" w:rsidR="00EB21A0" w:rsidRDefault="00EB21A0">
      <w:pPr>
        <w:pStyle w:val="TableofFigures"/>
        <w:tabs>
          <w:tab w:val="right" w:leader="dot" w:pos="9062"/>
        </w:tabs>
        <w:rPr>
          <w:ins w:id="1787" w:author="Tin Trčak" w:date="2016-01-21T14:31:00Z"/>
          <w:rFonts w:asciiTheme="minorHAnsi" w:eastAsiaTheme="minorEastAsia" w:hAnsiTheme="minorHAnsi" w:cstheme="minorBidi"/>
          <w:noProof/>
          <w:color w:val="auto"/>
          <w:sz w:val="22"/>
          <w:szCs w:val="22"/>
        </w:rPr>
      </w:pPr>
      <w:ins w:id="178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7.3.2 Prihvat nove narudžbe</w:t>
        </w:r>
        <w:r>
          <w:rPr>
            <w:noProof/>
            <w:webHidden/>
          </w:rPr>
          <w:tab/>
        </w:r>
        <w:r>
          <w:rPr>
            <w:noProof/>
            <w:webHidden/>
          </w:rPr>
          <w:fldChar w:fldCharType="begin"/>
        </w:r>
        <w:r>
          <w:rPr>
            <w:noProof/>
            <w:webHidden/>
          </w:rPr>
          <w:instrText xml:space="preserve"> PAGEREF _Toc441150057 \h </w:instrText>
        </w:r>
      </w:ins>
      <w:r>
        <w:rPr>
          <w:noProof/>
          <w:webHidden/>
        </w:rPr>
      </w:r>
      <w:r>
        <w:rPr>
          <w:noProof/>
          <w:webHidden/>
        </w:rPr>
        <w:fldChar w:fldCharType="separate"/>
      </w:r>
      <w:ins w:id="1789" w:author="Tin Trčak" w:date="2016-01-21T14:31:00Z">
        <w:r>
          <w:rPr>
            <w:noProof/>
            <w:webHidden/>
          </w:rPr>
          <w:t>68</w:t>
        </w:r>
        <w:r>
          <w:rPr>
            <w:noProof/>
            <w:webHidden/>
          </w:rPr>
          <w:fldChar w:fldCharType="end"/>
        </w:r>
        <w:r w:rsidRPr="009437D6">
          <w:rPr>
            <w:rStyle w:val="Hyperlink"/>
            <w:noProof/>
          </w:rPr>
          <w:fldChar w:fldCharType="end"/>
        </w:r>
      </w:ins>
    </w:p>
    <w:p w14:paraId="5A8B415A" w14:textId="77777777" w:rsidR="00EB21A0" w:rsidRDefault="00EB21A0">
      <w:pPr>
        <w:pStyle w:val="TableofFigures"/>
        <w:tabs>
          <w:tab w:val="right" w:leader="dot" w:pos="9062"/>
        </w:tabs>
        <w:rPr>
          <w:ins w:id="1790" w:author="Tin Trčak" w:date="2016-01-21T14:31:00Z"/>
          <w:rFonts w:asciiTheme="minorHAnsi" w:eastAsiaTheme="minorEastAsia" w:hAnsiTheme="minorHAnsi" w:cstheme="minorBidi"/>
          <w:noProof/>
          <w:color w:val="auto"/>
          <w:sz w:val="22"/>
          <w:szCs w:val="22"/>
        </w:rPr>
      </w:pPr>
      <w:ins w:id="179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7.3.3 Obrada narudžbe i obavještavanje ostalih dijelatnika</w:t>
        </w:r>
        <w:r>
          <w:rPr>
            <w:noProof/>
            <w:webHidden/>
          </w:rPr>
          <w:tab/>
        </w:r>
        <w:r>
          <w:rPr>
            <w:noProof/>
            <w:webHidden/>
          </w:rPr>
          <w:fldChar w:fldCharType="begin"/>
        </w:r>
        <w:r>
          <w:rPr>
            <w:noProof/>
            <w:webHidden/>
          </w:rPr>
          <w:instrText xml:space="preserve"> PAGEREF _Toc441150058 \h </w:instrText>
        </w:r>
      </w:ins>
      <w:r>
        <w:rPr>
          <w:noProof/>
          <w:webHidden/>
        </w:rPr>
      </w:r>
      <w:r>
        <w:rPr>
          <w:noProof/>
          <w:webHidden/>
        </w:rPr>
        <w:fldChar w:fldCharType="separate"/>
      </w:r>
      <w:ins w:id="1792" w:author="Tin Trčak" w:date="2016-01-21T14:31:00Z">
        <w:r>
          <w:rPr>
            <w:noProof/>
            <w:webHidden/>
          </w:rPr>
          <w:t>69</w:t>
        </w:r>
        <w:r>
          <w:rPr>
            <w:noProof/>
            <w:webHidden/>
          </w:rPr>
          <w:fldChar w:fldCharType="end"/>
        </w:r>
        <w:r w:rsidRPr="009437D6">
          <w:rPr>
            <w:rStyle w:val="Hyperlink"/>
            <w:noProof/>
          </w:rPr>
          <w:fldChar w:fldCharType="end"/>
        </w:r>
      </w:ins>
    </w:p>
    <w:p w14:paraId="2B57096A" w14:textId="77777777" w:rsidR="00EB21A0" w:rsidRDefault="00EB21A0">
      <w:pPr>
        <w:pStyle w:val="TableofFigures"/>
        <w:tabs>
          <w:tab w:val="right" w:leader="dot" w:pos="9062"/>
        </w:tabs>
        <w:rPr>
          <w:ins w:id="1793" w:author="Tin Trčak" w:date="2016-01-21T14:31:00Z"/>
          <w:rFonts w:asciiTheme="minorHAnsi" w:eastAsiaTheme="minorEastAsia" w:hAnsiTheme="minorHAnsi" w:cstheme="minorBidi"/>
          <w:noProof/>
          <w:color w:val="auto"/>
          <w:sz w:val="22"/>
          <w:szCs w:val="22"/>
        </w:rPr>
      </w:pPr>
      <w:ins w:id="179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"_Toc441150059"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7.3.4 Dodavanje SignalR skripte u web stranicu</w:t>
        </w:r>
        <w:r>
          <w:rPr>
            <w:noProof/>
            <w:webHidden/>
          </w:rPr>
          <w:tab/>
        </w:r>
        <w:r>
          <w:rPr>
            <w:noProof/>
            <w:webHidden/>
          </w:rPr>
          <w:fldChar w:fldCharType="begin"/>
        </w:r>
        <w:r>
          <w:rPr>
            <w:noProof/>
            <w:webHidden/>
          </w:rPr>
          <w:instrText xml:space="preserve"> PAGEREF _Toc441150059 \h </w:instrText>
        </w:r>
      </w:ins>
      <w:r>
        <w:rPr>
          <w:noProof/>
          <w:webHidden/>
        </w:rPr>
      </w:r>
      <w:r>
        <w:rPr>
          <w:noProof/>
          <w:webHidden/>
        </w:rPr>
        <w:fldChar w:fldCharType="separate"/>
      </w:r>
      <w:ins w:id="1795" w:author="Tin Trčak" w:date="2016-01-21T14:31:00Z">
        <w:r>
          <w:rPr>
            <w:noProof/>
            <w:webHidden/>
          </w:rPr>
          <w:t>69</w:t>
        </w:r>
        <w:r>
          <w:rPr>
            <w:noProof/>
            <w:webHidden/>
          </w:rPr>
          <w:fldChar w:fldCharType="end"/>
        </w:r>
        <w:r w:rsidRPr="009437D6">
          <w:rPr>
            <w:rStyle w:val="Hyperlink"/>
            <w:noProof/>
          </w:rPr>
          <w:fldChar w:fldCharType="end"/>
        </w:r>
      </w:ins>
    </w:p>
    <w:p w14:paraId="4510FAAE" w14:textId="77777777" w:rsidR="00EB21A0" w:rsidRDefault="00EB21A0">
      <w:pPr>
        <w:pStyle w:val="TableofFigures"/>
        <w:tabs>
          <w:tab w:val="right" w:leader="dot" w:pos="9062"/>
        </w:tabs>
        <w:rPr>
          <w:ins w:id="1796" w:author="Tin Trčak" w:date="2016-01-21T14:31:00Z"/>
          <w:rFonts w:asciiTheme="minorHAnsi" w:eastAsiaTheme="minorEastAsia" w:hAnsiTheme="minorHAnsi" w:cstheme="minorBidi"/>
          <w:noProof/>
          <w:color w:val="auto"/>
          <w:sz w:val="22"/>
          <w:szCs w:val="22"/>
        </w:rPr>
      </w:pPr>
      <w:ins w:id="179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7.3.5 Inicijalizacija SignalR hub-a na klijentskoj strani</w:t>
        </w:r>
        <w:r>
          <w:rPr>
            <w:noProof/>
            <w:webHidden/>
          </w:rPr>
          <w:tab/>
        </w:r>
        <w:r>
          <w:rPr>
            <w:noProof/>
            <w:webHidden/>
          </w:rPr>
          <w:fldChar w:fldCharType="begin"/>
        </w:r>
        <w:r>
          <w:rPr>
            <w:noProof/>
            <w:webHidden/>
          </w:rPr>
          <w:instrText xml:space="preserve"> PAGEREF _Toc441150060 \h </w:instrText>
        </w:r>
      </w:ins>
      <w:r>
        <w:rPr>
          <w:noProof/>
          <w:webHidden/>
        </w:rPr>
      </w:r>
      <w:r>
        <w:rPr>
          <w:noProof/>
          <w:webHidden/>
        </w:rPr>
        <w:fldChar w:fldCharType="separate"/>
      </w:r>
      <w:ins w:id="1798" w:author="Tin Trčak" w:date="2016-01-21T14:31:00Z">
        <w:r>
          <w:rPr>
            <w:noProof/>
            <w:webHidden/>
          </w:rPr>
          <w:t>70</w:t>
        </w:r>
        <w:r>
          <w:rPr>
            <w:noProof/>
            <w:webHidden/>
          </w:rPr>
          <w:fldChar w:fldCharType="end"/>
        </w:r>
        <w:r w:rsidRPr="009437D6">
          <w:rPr>
            <w:rStyle w:val="Hyperlink"/>
            <w:noProof/>
          </w:rPr>
          <w:fldChar w:fldCharType="end"/>
        </w:r>
      </w:ins>
    </w:p>
    <w:p w14:paraId="376DB084" w14:textId="77777777" w:rsidR="00EB21A0" w:rsidRDefault="00EB21A0">
      <w:pPr>
        <w:pStyle w:val="TableofFigures"/>
        <w:tabs>
          <w:tab w:val="right" w:leader="dot" w:pos="9062"/>
        </w:tabs>
        <w:rPr>
          <w:ins w:id="1799" w:author="Tin Trčak" w:date="2016-01-21T14:31:00Z"/>
          <w:rFonts w:asciiTheme="minorHAnsi" w:eastAsiaTheme="minorEastAsia" w:hAnsiTheme="minorHAnsi" w:cstheme="minorBidi"/>
          <w:noProof/>
          <w:color w:val="auto"/>
          <w:sz w:val="22"/>
          <w:szCs w:val="22"/>
        </w:rPr>
      </w:pPr>
      <w:ins w:id="180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 Prijava osoblja</w:t>
        </w:r>
        <w:r>
          <w:rPr>
            <w:noProof/>
            <w:webHidden/>
          </w:rPr>
          <w:tab/>
        </w:r>
        <w:r>
          <w:rPr>
            <w:noProof/>
            <w:webHidden/>
          </w:rPr>
          <w:fldChar w:fldCharType="begin"/>
        </w:r>
        <w:r>
          <w:rPr>
            <w:noProof/>
            <w:webHidden/>
          </w:rPr>
          <w:instrText xml:space="preserve"> PAGEREF _Toc441150061 \h </w:instrText>
        </w:r>
      </w:ins>
      <w:r>
        <w:rPr>
          <w:noProof/>
          <w:webHidden/>
        </w:rPr>
      </w:r>
      <w:r>
        <w:rPr>
          <w:noProof/>
          <w:webHidden/>
        </w:rPr>
        <w:fldChar w:fldCharType="separate"/>
      </w:r>
      <w:ins w:id="1801" w:author="Tin Trčak" w:date="2016-01-21T14:31:00Z">
        <w:r>
          <w:rPr>
            <w:noProof/>
            <w:webHidden/>
          </w:rPr>
          <w:t>71</w:t>
        </w:r>
        <w:r>
          <w:rPr>
            <w:noProof/>
            <w:webHidden/>
          </w:rPr>
          <w:fldChar w:fldCharType="end"/>
        </w:r>
        <w:r w:rsidRPr="009437D6">
          <w:rPr>
            <w:rStyle w:val="Hyperlink"/>
            <w:noProof/>
          </w:rPr>
          <w:fldChar w:fldCharType="end"/>
        </w:r>
      </w:ins>
    </w:p>
    <w:p w14:paraId="0619807D" w14:textId="77777777" w:rsidR="00EB21A0" w:rsidRDefault="00EB21A0">
      <w:pPr>
        <w:pStyle w:val="TableofFigures"/>
        <w:tabs>
          <w:tab w:val="right" w:leader="dot" w:pos="9062"/>
        </w:tabs>
        <w:rPr>
          <w:ins w:id="1802" w:author="Tin Trčak" w:date="2016-01-21T14:31:00Z"/>
          <w:rFonts w:asciiTheme="minorHAnsi" w:eastAsiaTheme="minorEastAsia" w:hAnsiTheme="minorHAnsi" w:cstheme="minorBidi"/>
          <w:noProof/>
          <w:color w:val="auto"/>
          <w:sz w:val="22"/>
          <w:szCs w:val="22"/>
        </w:rPr>
      </w:pPr>
      <w:ins w:id="180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7.4.2 Pogrešno upisani korisnički podaci</w:t>
        </w:r>
        <w:r>
          <w:rPr>
            <w:noProof/>
            <w:webHidden/>
          </w:rPr>
          <w:tab/>
        </w:r>
        <w:r>
          <w:rPr>
            <w:noProof/>
            <w:webHidden/>
          </w:rPr>
          <w:fldChar w:fldCharType="begin"/>
        </w:r>
        <w:r>
          <w:rPr>
            <w:noProof/>
            <w:webHidden/>
          </w:rPr>
          <w:instrText xml:space="preserve"> PAGEREF _Toc441150062 \h </w:instrText>
        </w:r>
      </w:ins>
      <w:r>
        <w:rPr>
          <w:noProof/>
          <w:webHidden/>
        </w:rPr>
      </w:r>
      <w:r>
        <w:rPr>
          <w:noProof/>
          <w:webHidden/>
        </w:rPr>
        <w:fldChar w:fldCharType="separate"/>
      </w:r>
      <w:ins w:id="1804" w:author="Tin Trčak" w:date="2016-01-21T14:31:00Z">
        <w:r>
          <w:rPr>
            <w:noProof/>
            <w:webHidden/>
          </w:rPr>
          <w:t>72</w:t>
        </w:r>
        <w:r>
          <w:rPr>
            <w:noProof/>
            <w:webHidden/>
          </w:rPr>
          <w:fldChar w:fldCharType="end"/>
        </w:r>
        <w:r w:rsidRPr="009437D6">
          <w:rPr>
            <w:rStyle w:val="Hyperlink"/>
            <w:noProof/>
          </w:rPr>
          <w:fldChar w:fldCharType="end"/>
        </w:r>
      </w:ins>
    </w:p>
    <w:p w14:paraId="1B62E84B" w14:textId="77777777" w:rsidR="00EB21A0" w:rsidRDefault="00EB21A0">
      <w:pPr>
        <w:pStyle w:val="TableofFigures"/>
        <w:tabs>
          <w:tab w:val="right" w:leader="dot" w:pos="9062"/>
        </w:tabs>
        <w:rPr>
          <w:ins w:id="1805" w:author="Tin Trčak" w:date="2016-01-21T14:31:00Z"/>
          <w:rFonts w:asciiTheme="minorHAnsi" w:eastAsiaTheme="minorEastAsia" w:hAnsiTheme="minorHAnsi" w:cstheme="minorBidi"/>
          <w:noProof/>
          <w:color w:val="auto"/>
          <w:sz w:val="22"/>
          <w:szCs w:val="22"/>
        </w:rPr>
      </w:pPr>
      <w:ins w:id="180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7.4.3 Dodavanje jela u košaricu</w:t>
        </w:r>
        <w:r>
          <w:rPr>
            <w:noProof/>
            <w:webHidden/>
          </w:rPr>
          <w:tab/>
        </w:r>
        <w:r>
          <w:rPr>
            <w:noProof/>
            <w:webHidden/>
          </w:rPr>
          <w:fldChar w:fldCharType="begin"/>
        </w:r>
        <w:r>
          <w:rPr>
            <w:noProof/>
            <w:webHidden/>
          </w:rPr>
          <w:instrText xml:space="preserve"> PAGEREF _Toc441150063 \h </w:instrText>
        </w:r>
      </w:ins>
      <w:r>
        <w:rPr>
          <w:noProof/>
          <w:webHidden/>
        </w:rPr>
      </w:r>
      <w:r>
        <w:rPr>
          <w:noProof/>
          <w:webHidden/>
        </w:rPr>
        <w:fldChar w:fldCharType="separate"/>
      </w:r>
      <w:ins w:id="1807" w:author="Tin Trčak" w:date="2016-01-21T14:31:00Z">
        <w:r>
          <w:rPr>
            <w:noProof/>
            <w:webHidden/>
          </w:rPr>
          <w:t>73</w:t>
        </w:r>
        <w:r>
          <w:rPr>
            <w:noProof/>
            <w:webHidden/>
          </w:rPr>
          <w:fldChar w:fldCharType="end"/>
        </w:r>
        <w:r w:rsidRPr="009437D6">
          <w:rPr>
            <w:rStyle w:val="Hyperlink"/>
            <w:noProof/>
          </w:rPr>
          <w:fldChar w:fldCharType="end"/>
        </w:r>
      </w:ins>
    </w:p>
    <w:p w14:paraId="3C765785" w14:textId="77777777" w:rsidR="00EB21A0" w:rsidRDefault="00EB21A0">
      <w:pPr>
        <w:pStyle w:val="TableofFigures"/>
        <w:tabs>
          <w:tab w:val="right" w:leader="dot" w:pos="9062"/>
        </w:tabs>
        <w:rPr>
          <w:ins w:id="1808" w:author="Tin Trčak" w:date="2016-01-21T14:31:00Z"/>
          <w:rFonts w:asciiTheme="minorHAnsi" w:eastAsiaTheme="minorEastAsia" w:hAnsiTheme="minorHAnsi" w:cstheme="minorBidi"/>
          <w:noProof/>
          <w:color w:val="auto"/>
          <w:sz w:val="22"/>
          <w:szCs w:val="22"/>
        </w:rPr>
      </w:pPr>
      <w:ins w:id="180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7.4.4 Potvrđivanje narudžbe od strane korisnika</w:t>
        </w:r>
        <w:r>
          <w:rPr>
            <w:noProof/>
            <w:webHidden/>
          </w:rPr>
          <w:tab/>
        </w:r>
        <w:r>
          <w:rPr>
            <w:noProof/>
            <w:webHidden/>
          </w:rPr>
          <w:fldChar w:fldCharType="begin"/>
        </w:r>
        <w:r>
          <w:rPr>
            <w:noProof/>
            <w:webHidden/>
          </w:rPr>
          <w:instrText xml:space="preserve"> PAGEREF _Toc441150064 \h </w:instrText>
        </w:r>
      </w:ins>
      <w:r>
        <w:rPr>
          <w:noProof/>
          <w:webHidden/>
        </w:rPr>
      </w:r>
      <w:r>
        <w:rPr>
          <w:noProof/>
          <w:webHidden/>
        </w:rPr>
        <w:fldChar w:fldCharType="separate"/>
      </w:r>
      <w:ins w:id="1810" w:author="Tin Trčak" w:date="2016-01-21T14:31:00Z">
        <w:r>
          <w:rPr>
            <w:noProof/>
            <w:webHidden/>
          </w:rPr>
          <w:t>74</w:t>
        </w:r>
        <w:r>
          <w:rPr>
            <w:noProof/>
            <w:webHidden/>
          </w:rPr>
          <w:fldChar w:fldCharType="end"/>
        </w:r>
        <w:r w:rsidRPr="009437D6">
          <w:rPr>
            <w:rStyle w:val="Hyperlink"/>
            <w:noProof/>
          </w:rPr>
          <w:fldChar w:fldCharType="end"/>
        </w:r>
      </w:ins>
    </w:p>
    <w:p w14:paraId="23084DBA" w14:textId="77777777" w:rsidR="00EB21A0" w:rsidRDefault="00EB21A0">
      <w:pPr>
        <w:pStyle w:val="TableofFigures"/>
        <w:tabs>
          <w:tab w:val="right" w:leader="dot" w:pos="9062"/>
        </w:tabs>
        <w:rPr>
          <w:ins w:id="1811" w:author="Tin Trčak" w:date="2016-01-21T14:31:00Z"/>
          <w:rFonts w:asciiTheme="minorHAnsi" w:eastAsiaTheme="minorEastAsia" w:hAnsiTheme="minorHAnsi" w:cstheme="minorBidi"/>
          <w:noProof/>
          <w:color w:val="auto"/>
          <w:sz w:val="22"/>
          <w:szCs w:val="22"/>
        </w:rPr>
      </w:pPr>
      <w:ins w:id="181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7.4.5 Poruka zahvale</w:t>
        </w:r>
        <w:r>
          <w:rPr>
            <w:noProof/>
            <w:webHidden/>
          </w:rPr>
          <w:tab/>
        </w:r>
        <w:r>
          <w:rPr>
            <w:noProof/>
            <w:webHidden/>
          </w:rPr>
          <w:fldChar w:fldCharType="begin"/>
        </w:r>
        <w:r>
          <w:rPr>
            <w:noProof/>
            <w:webHidden/>
          </w:rPr>
          <w:instrText xml:space="preserve"> PAGEREF _Toc441150065 \h </w:instrText>
        </w:r>
      </w:ins>
      <w:r>
        <w:rPr>
          <w:noProof/>
          <w:webHidden/>
        </w:rPr>
      </w:r>
      <w:r>
        <w:rPr>
          <w:noProof/>
          <w:webHidden/>
        </w:rPr>
        <w:fldChar w:fldCharType="separate"/>
      </w:r>
      <w:ins w:id="1813" w:author="Tin Trčak" w:date="2016-01-21T14:31:00Z">
        <w:r>
          <w:rPr>
            <w:noProof/>
            <w:webHidden/>
          </w:rPr>
          <w:t>74</w:t>
        </w:r>
        <w:r>
          <w:rPr>
            <w:noProof/>
            <w:webHidden/>
          </w:rPr>
          <w:fldChar w:fldCharType="end"/>
        </w:r>
        <w:r w:rsidRPr="009437D6">
          <w:rPr>
            <w:rStyle w:val="Hyperlink"/>
            <w:noProof/>
          </w:rPr>
          <w:fldChar w:fldCharType="end"/>
        </w:r>
      </w:ins>
    </w:p>
    <w:p w14:paraId="109AAC32" w14:textId="77777777" w:rsidR="00EB21A0" w:rsidRDefault="00EB21A0">
      <w:pPr>
        <w:pStyle w:val="TableofFigures"/>
        <w:tabs>
          <w:tab w:val="right" w:leader="dot" w:pos="9062"/>
        </w:tabs>
        <w:rPr>
          <w:ins w:id="1814" w:author="Tin Trčak" w:date="2016-01-21T14:31:00Z"/>
          <w:rFonts w:asciiTheme="minorHAnsi" w:eastAsiaTheme="minorEastAsia" w:hAnsiTheme="minorHAnsi" w:cstheme="minorBidi"/>
          <w:noProof/>
          <w:color w:val="auto"/>
          <w:sz w:val="22"/>
          <w:szCs w:val="22"/>
        </w:rPr>
      </w:pPr>
      <w:ins w:id="181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7.4.6 Neispravno unešeni podaci</w:t>
        </w:r>
        <w:r>
          <w:rPr>
            <w:noProof/>
            <w:webHidden/>
          </w:rPr>
          <w:tab/>
        </w:r>
        <w:r>
          <w:rPr>
            <w:noProof/>
            <w:webHidden/>
          </w:rPr>
          <w:fldChar w:fldCharType="begin"/>
        </w:r>
        <w:r>
          <w:rPr>
            <w:noProof/>
            <w:webHidden/>
          </w:rPr>
          <w:instrText xml:space="preserve"> PAGEREF _Toc441150066 \h </w:instrText>
        </w:r>
      </w:ins>
      <w:r>
        <w:rPr>
          <w:noProof/>
          <w:webHidden/>
        </w:rPr>
      </w:r>
      <w:r>
        <w:rPr>
          <w:noProof/>
          <w:webHidden/>
        </w:rPr>
        <w:fldChar w:fldCharType="separate"/>
      </w:r>
      <w:ins w:id="1816" w:author="Tin Trčak" w:date="2016-01-21T14:31:00Z">
        <w:r>
          <w:rPr>
            <w:noProof/>
            <w:webHidden/>
          </w:rPr>
          <w:t>75</w:t>
        </w:r>
        <w:r>
          <w:rPr>
            <w:noProof/>
            <w:webHidden/>
          </w:rPr>
          <w:fldChar w:fldCharType="end"/>
        </w:r>
        <w:r w:rsidRPr="009437D6">
          <w:rPr>
            <w:rStyle w:val="Hyperlink"/>
            <w:noProof/>
          </w:rPr>
          <w:fldChar w:fldCharType="end"/>
        </w:r>
      </w:ins>
    </w:p>
    <w:p w14:paraId="18CCA28E" w14:textId="77777777" w:rsidR="00EB21A0" w:rsidRDefault="00EB21A0">
      <w:pPr>
        <w:pStyle w:val="TableofFigures"/>
        <w:tabs>
          <w:tab w:val="right" w:leader="dot" w:pos="9062"/>
        </w:tabs>
        <w:rPr>
          <w:ins w:id="1817" w:author="Tin Trčak" w:date="2016-01-21T14:31:00Z"/>
          <w:rFonts w:asciiTheme="minorHAnsi" w:eastAsiaTheme="minorEastAsia" w:hAnsiTheme="minorHAnsi" w:cstheme="minorBidi"/>
          <w:noProof/>
          <w:color w:val="auto"/>
          <w:sz w:val="22"/>
          <w:szCs w:val="22"/>
        </w:rPr>
      </w:pPr>
      <w:ins w:id="181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7.4.7 Obrazac za komentiranje</w:t>
        </w:r>
        <w:r>
          <w:rPr>
            <w:noProof/>
            <w:webHidden/>
          </w:rPr>
          <w:tab/>
        </w:r>
        <w:r>
          <w:rPr>
            <w:noProof/>
            <w:webHidden/>
          </w:rPr>
          <w:fldChar w:fldCharType="begin"/>
        </w:r>
        <w:r>
          <w:rPr>
            <w:noProof/>
            <w:webHidden/>
          </w:rPr>
          <w:instrText xml:space="preserve"> PAGEREF _Toc441150067 \h </w:instrText>
        </w:r>
      </w:ins>
      <w:r>
        <w:rPr>
          <w:noProof/>
          <w:webHidden/>
        </w:rPr>
      </w:r>
      <w:r>
        <w:rPr>
          <w:noProof/>
          <w:webHidden/>
        </w:rPr>
        <w:fldChar w:fldCharType="separate"/>
      </w:r>
      <w:ins w:id="1819" w:author="Tin Trčak" w:date="2016-01-21T14:31:00Z">
        <w:r>
          <w:rPr>
            <w:noProof/>
            <w:webHidden/>
          </w:rPr>
          <w:t>76</w:t>
        </w:r>
        <w:r>
          <w:rPr>
            <w:noProof/>
            <w:webHidden/>
          </w:rPr>
          <w:fldChar w:fldCharType="end"/>
        </w:r>
        <w:r w:rsidRPr="009437D6">
          <w:rPr>
            <w:rStyle w:val="Hyperlink"/>
            <w:noProof/>
          </w:rPr>
          <w:fldChar w:fldCharType="end"/>
        </w:r>
      </w:ins>
    </w:p>
    <w:p w14:paraId="7D84D163" w14:textId="77777777" w:rsidR="00EB21A0" w:rsidRDefault="00EB21A0">
      <w:pPr>
        <w:pStyle w:val="TableofFigures"/>
        <w:tabs>
          <w:tab w:val="right" w:leader="dot" w:pos="9062"/>
        </w:tabs>
        <w:rPr>
          <w:ins w:id="1820" w:author="Tin Trčak" w:date="2016-01-21T14:31:00Z"/>
          <w:rFonts w:asciiTheme="minorHAnsi" w:eastAsiaTheme="minorEastAsia" w:hAnsiTheme="minorHAnsi" w:cstheme="minorBidi"/>
          <w:noProof/>
          <w:color w:val="auto"/>
          <w:sz w:val="22"/>
          <w:szCs w:val="22"/>
        </w:rPr>
      </w:pPr>
      <w:ins w:id="1821"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"_Toc441150068"</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7.4.8 Početna prosječna ocjena restorana</w:t>
        </w:r>
        <w:r>
          <w:rPr>
            <w:noProof/>
            <w:webHidden/>
          </w:rPr>
          <w:tab/>
        </w:r>
        <w:r>
          <w:rPr>
            <w:noProof/>
            <w:webHidden/>
          </w:rPr>
          <w:fldChar w:fldCharType="begin"/>
        </w:r>
        <w:r>
          <w:rPr>
            <w:noProof/>
            <w:webHidden/>
          </w:rPr>
          <w:instrText xml:space="preserve"> PAGEREF _Toc441150068 \h </w:instrText>
        </w:r>
      </w:ins>
      <w:r>
        <w:rPr>
          <w:noProof/>
          <w:webHidden/>
        </w:rPr>
      </w:r>
      <w:r>
        <w:rPr>
          <w:noProof/>
          <w:webHidden/>
        </w:rPr>
        <w:fldChar w:fldCharType="separate"/>
      </w:r>
      <w:ins w:id="1822" w:author="Tin Trčak" w:date="2016-01-21T14:31:00Z">
        <w:r>
          <w:rPr>
            <w:noProof/>
            <w:webHidden/>
          </w:rPr>
          <w:t>77</w:t>
        </w:r>
        <w:r>
          <w:rPr>
            <w:noProof/>
            <w:webHidden/>
          </w:rPr>
          <w:fldChar w:fldCharType="end"/>
        </w:r>
        <w:r w:rsidRPr="009437D6">
          <w:rPr>
            <w:rStyle w:val="Hyperlink"/>
            <w:noProof/>
          </w:rPr>
          <w:fldChar w:fldCharType="end"/>
        </w:r>
      </w:ins>
    </w:p>
    <w:p w14:paraId="6B61BED2" w14:textId="77777777" w:rsidR="00EB21A0" w:rsidRDefault="00EB21A0">
      <w:pPr>
        <w:pStyle w:val="TableofFigures"/>
        <w:tabs>
          <w:tab w:val="right" w:leader="dot" w:pos="9062"/>
        </w:tabs>
        <w:rPr>
          <w:ins w:id="1823" w:author="Tin Trčak" w:date="2016-01-21T14:31:00Z"/>
          <w:rFonts w:asciiTheme="minorHAnsi" w:eastAsiaTheme="minorEastAsia" w:hAnsiTheme="minorHAnsi" w:cstheme="minorBidi"/>
          <w:noProof/>
          <w:color w:val="auto"/>
          <w:sz w:val="22"/>
          <w:szCs w:val="22"/>
        </w:rPr>
      </w:pPr>
      <w:ins w:id="1824"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"_Toc441150069"</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7.4.9 Prikaz unešenih komentara</w:t>
        </w:r>
        <w:r>
          <w:rPr>
            <w:noProof/>
            <w:webHidden/>
          </w:rPr>
          <w:tab/>
        </w:r>
        <w:r>
          <w:rPr>
            <w:noProof/>
            <w:webHidden/>
          </w:rPr>
          <w:fldChar w:fldCharType="begin"/>
        </w:r>
        <w:r>
          <w:rPr>
            <w:noProof/>
            <w:webHidden/>
          </w:rPr>
          <w:instrText xml:space="preserve"> PAGEREF _Toc441150069 \h </w:instrText>
        </w:r>
      </w:ins>
      <w:r>
        <w:rPr>
          <w:noProof/>
          <w:webHidden/>
        </w:rPr>
      </w:r>
      <w:r>
        <w:rPr>
          <w:noProof/>
          <w:webHidden/>
        </w:rPr>
        <w:fldChar w:fldCharType="separate"/>
      </w:r>
      <w:ins w:id="1825" w:author="Tin Trčak" w:date="2016-01-21T14:31:00Z">
        <w:r>
          <w:rPr>
            <w:noProof/>
            <w:webHidden/>
          </w:rPr>
          <w:t>77</w:t>
        </w:r>
        <w:r>
          <w:rPr>
            <w:noProof/>
            <w:webHidden/>
          </w:rPr>
          <w:fldChar w:fldCharType="end"/>
        </w:r>
        <w:r w:rsidRPr="009437D6">
          <w:rPr>
            <w:rStyle w:val="Hyperlink"/>
            <w:noProof/>
          </w:rPr>
          <w:fldChar w:fldCharType="end"/>
        </w:r>
      </w:ins>
    </w:p>
    <w:p w14:paraId="1FE261DF" w14:textId="77777777" w:rsidR="00EB21A0" w:rsidRDefault="00EB21A0">
      <w:pPr>
        <w:pStyle w:val="TableofFigures"/>
        <w:tabs>
          <w:tab w:val="right" w:leader="dot" w:pos="9062"/>
        </w:tabs>
        <w:rPr>
          <w:ins w:id="1826" w:author="Tin Trčak" w:date="2016-01-21T14:31:00Z"/>
          <w:rFonts w:asciiTheme="minorHAnsi" w:eastAsiaTheme="minorEastAsia" w:hAnsiTheme="minorHAnsi" w:cstheme="minorBidi"/>
          <w:noProof/>
          <w:color w:val="auto"/>
          <w:sz w:val="22"/>
          <w:szCs w:val="22"/>
        </w:rPr>
      </w:pPr>
      <w:ins w:id="1827"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"_Toc441150070"</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7.4.10 Promjenjena prosječna ocjena restorana nakon ocjenjivanja</w:t>
        </w:r>
        <w:r>
          <w:rPr>
            <w:noProof/>
            <w:webHidden/>
          </w:rPr>
          <w:tab/>
        </w:r>
        <w:r>
          <w:rPr>
            <w:noProof/>
            <w:webHidden/>
          </w:rPr>
          <w:fldChar w:fldCharType="begin"/>
        </w:r>
        <w:r>
          <w:rPr>
            <w:noProof/>
            <w:webHidden/>
          </w:rPr>
          <w:instrText xml:space="preserve"> PAGEREF _Toc441150070 \h </w:instrText>
        </w:r>
      </w:ins>
      <w:r>
        <w:rPr>
          <w:noProof/>
          <w:webHidden/>
        </w:rPr>
      </w:r>
      <w:r>
        <w:rPr>
          <w:noProof/>
          <w:webHidden/>
        </w:rPr>
        <w:fldChar w:fldCharType="separate"/>
      </w:r>
      <w:ins w:id="1828" w:author="Tin Trčak" w:date="2016-01-21T14:31:00Z">
        <w:r>
          <w:rPr>
            <w:noProof/>
            <w:webHidden/>
          </w:rPr>
          <w:t>77</w:t>
        </w:r>
        <w:r>
          <w:rPr>
            <w:noProof/>
            <w:webHidden/>
          </w:rPr>
          <w:fldChar w:fldCharType="end"/>
        </w:r>
        <w:r w:rsidRPr="009437D6">
          <w:rPr>
            <w:rStyle w:val="Hyperlink"/>
            <w:noProof/>
          </w:rPr>
          <w:fldChar w:fldCharType="end"/>
        </w:r>
      </w:ins>
    </w:p>
    <w:p w14:paraId="4AD16AEC" w14:textId="77777777" w:rsidR="00EB21A0" w:rsidRDefault="00EB21A0">
      <w:pPr>
        <w:pStyle w:val="TableofFigures"/>
        <w:tabs>
          <w:tab w:val="right" w:leader="dot" w:pos="9062"/>
        </w:tabs>
        <w:rPr>
          <w:ins w:id="1829" w:author="Tin Trčak" w:date="2016-01-21T14:31:00Z"/>
          <w:rFonts w:asciiTheme="minorHAnsi" w:eastAsiaTheme="minorEastAsia" w:hAnsiTheme="minorHAnsi" w:cstheme="minorBidi"/>
          <w:noProof/>
          <w:color w:val="auto"/>
          <w:sz w:val="22"/>
          <w:szCs w:val="22"/>
        </w:rPr>
      </w:pPr>
      <w:ins w:id="1830"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"_Toc441150071"</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7.6.1 Odabir kartice Jelovnik</w:t>
        </w:r>
        <w:r>
          <w:rPr>
            <w:noProof/>
            <w:webHidden/>
          </w:rPr>
          <w:tab/>
        </w:r>
        <w:r>
          <w:rPr>
            <w:noProof/>
            <w:webHidden/>
          </w:rPr>
          <w:fldChar w:fldCharType="begin"/>
        </w:r>
        <w:r>
          <w:rPr>
            <w:noProof/>
            <w:webHidden/>
          </w:rPr>
          <w:instrText xml:space="preserve"> PAGEREF _Toc441150071 \h </w:instrText>
        </w:r>
      </w:ins>
      <w:r>
        <w:rPr>
          <w:noProof/>
          <w:webHidden/>
        </w:rPr>
      </w:r>
      <w:r>
        <w:rPr>
          <w:noProof/>
          <w:webHidden/>
        </w:rPr>
        <w:fldChar w:fldCharType="separate"/>
      </w:r>
      <w:ins w:id="1831" w:author="Tin Trčak" w:date="2016-01-21T14:31:00Z">
        <w:r>
          <w:rPr>
            <w:noProof/>
            <w:webHidden/>
          </w:rPr>
          <w:t>85</w:t>
        </w:r>
        <w:r>
          <w:rPr>
            <w:noProof/>
            <w:webHidden/>
          </w:rPr>
          <w:fldChar w:fldCharType="end"/>
        </w:r>
        <w:r w:rsidRPr="009437D6">
          <w:rPr>
            <w:rStyle w:val="Hyperlink"/>
            <w:noProof/>
          </w:rPr>
          <w:fldChar w:fldCharType="end"/>
        </w:r>
      </w:ins>
    </w:p>
    <w:p w14:paraId="5EFFC170" w14:textId="77777777" w:rsidR="00EB21A0" w:rsidRDefault="00EB21A0">
      <w:pPr>
        <w:pStyle w:val="TableofFigures"/>
        <w:tabs>
          <w:tab w:val="right" w:leader="dot" w:pos="9062"/>
        </w:tabs>
        <w:rPr>
          <w:ins w:id="1832" w:author="Tin Trčak" w:date="2016-01-21T14:31:00Z"/>
          <w:rFonts w:asciiTheme="minorHAnsi" w:eastAsiaTheme="minorEastAsia" w:hAnsiTheme="minorHAnsi" w:cstheme="minorBidi"/>
          <w:noProof/>
          <w:color w:val="auto"/>
          <w:sz w:val="22"/>
          <w:szCs w:val="22"/>
        </w:rPr>
      </w:pPr>
      <w:ins w:id="1833"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"_Toc441150072"</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7.6.2 Odabir kartice Narudžbe</w:t>
        </w:r>
        <w:r>
          <w:rPr>
            <w:noProof/>
            <w:webHidden/>
          </w:rPr>
          <w:tab/>
        </w:r>
        <w:r>
          <w:rPr>
            <w:noProof/>
            <w:webHidden/>
          </w:rPr>
          <w:fldChar w:fldCharType="begin"/>
        </w:r>
        <w:r>
          <w:rPr>
            <w:noProof/>
            <w:webHidden/>
          </w:rPr>
          <w:instrText xml:space="preserve"> PAGEREF _Toc441150072 \h </w:instrText>
        </w:r>
      </w:ins>
      <w:r>
        <w:rPr>
          <w:noProof/>
          <w:webHidden/>
        </w:rPr>
      </w:r>
      <w:r>
        <w:rPr>
          <w:noProof/>
          <w:webHidden/>
        </w:rPr>
        <w:fldChar w:fldCharType="separate"/>
      </w:r>
      <w:ins w:id="1834" w:author="Tin Trčak" w:date="2016-01-21T14:31:00Z">
        <w:r>
          <w:rPr>
            <w:noProof/>
            <w:webHidden/>
          </w:rPr>
          <w:t>86</w:t>
        </w:r>
        <w:r>
          <w:rPr>
            <w:noProof/>
            <w:webHidden/>
          </w:rPr>
          <w:fldChar w:fldCharType="end"/>
        </w:r>
        <w:r w:rsidRPr="009437D6">
          <w:rPr>
            <w:rStyle w:val="Hyperlink"/>
            <w:noProof/>
          </w:rPr>
          <w:fldChar w:fldCharType="end"/>
        </w:r>
      </w:ins>
    </w:p>
    <w:p w14:paraId="14ACE07F" w14:textId="77777777" w:rsidR="00EB21A0" w:rsidRDefault="00EB21A0">
      <w:pPr>
        <w:pStyle w:val="TableofFigures"/>
        <w:tabs>
          <w:tab w:val="right" w:leader="dot" w:pos="9062"/>
        </w:tabs>
        <w:rPr>
          <w:ins w:id="1835" w:author="Tin Trčak" w:date="2016-01-21T14:31:00Z"/>
          <w:rFonts w:asciiTheme="minorHAnsi" w:eastAsiaTheme="minorEastAsia" w:hAnsiTheme="minorHAnsi" w:cstheme="minorBidi"/>
          <w:noProof/>
          <w:color w:val="auto"/>
          <w:sz w:val="22"/>
          <w:szCs w:val="22"/>
        </w:rPr>
      </w:pPr>
      <w:ins w:id="1836"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"_Toc441150073"</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7.6.3 Odabir kartice Jela</w:t>
        </w:r>
        <w:r>
          <w:rPr>
            <w:noProof/>
            <w:webHidden/>
          </w:rPr>
          <w:tab/>
        </w:r>
        <w:r>
          <w:rPr>
            <w:noProof/>
            <w:webHidden/>
          </w:rPr>
          <w:fldChar w:fldCharType="begin"/>
        </w:r>
        <w:r>
          <w:rPr>
            <w:noProof/>
            <w:webHidden/>
          </w:rPr>
          <w:instrText xml:space="preserve"> PAGEREF _Toc441150073 \h </w:instrText>
        </w:r>
      </w:ins>
      <w:r>
        <w:rPr>
          <w:noProof/>
          <w:webHidden/>
        </w:rPr>
      </w:r>
      <w:r>
        <w:rPr>
          <w:noProof/>
          <w:webHidden/>
        </w:rPr>
        <w:fldChar w:fldCharType="separate"/>
      </w:r>
      <w:ins w:id="1837" w:author="Tin Trčak" w:date="2016-01-21T14:31:00Z">
        <w:r>
          <w:rPr>
            <w:noProof/>
            <w:webHidden/>
          </w:rPr>
          <w:t>86</w:t>
        </w:r>
        <w:r>
          <w:rPr>
            <w:noProof/>
            <w:webHidden/>
          </w:rPr>
          <w:fldChar w:fldCharType="end"/>
        </w:r>
        <w:r w:rsidRPr="009437D6">
          <w:rPr>
            <w:rStyle w:val="Hyperlink"/>
            <w:noProof/>
          </w:rPr>
          <w:fldChar w:fldCharType="end"/>
        </w:r>
      </w:ins>
    </w:p>
    <w:p w14:paraId="472D36D0" w14:textId="77777777" w:rsidR="00EB21A0" w:rsidRDefault="00EB21A0">
      <w:pPr>
        <w:pStyle w:val="TableofFigures"/>
        <w:tabs>
          <w:tab w:val="right" w:leader="dot" w:pos="9062"/>
        </w:tabs>
        <w:rPr>
          <w:ins w:id="1838" w:author="Tin Trčak" w:date="2016-01-21T14:31:00Z"/>
          <w:rFonts w:asciiTheme="minorHAnsi" w:eastAsiaTheme="minorEastAsia" w:hAnsiTheme="minorHAnsi" w:cstheme="minorBidi"/>
          <w:noProof/>
          <w:color w:val="auto"/>
          <w:sz w:val="22"/>
          <w:szCs w:val="22"/>
        </w:rPr>
      </w:pPr>
      <w:ins w:id="1839"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"_Toc441150074"</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7.6.4 Sučelje administrativne stranice vlasnika</w:t>
        </w:r>
        <w:r>
          <w:rPr>
            <w:noProof/>
            <w:webHidden/>
          </w:rPr>
          <w:tab/>
        </w:r>
        <w:r>
          <w:rPr>
            <w:noProof/>
            <w:webHidden/>
          </w:rPr>
          <w:fldChar w:fldCharType="begin"/>
        </w:r>
        <w:r>
          <w:rPr>
            <w:noProof/>
            <w:webHidden/>
          </w:rPr>
          <w:instrText xml:space="preserve"> PAGEREF _Toc441150074 \h </w:instrText>
        </w:r>
      </w:ins>
      <w:r>
        <w:rPr>
          <w:noProof/>
          <w:webHidden/>
        </w:rPr>
      </w:r>
      <w:r>
        <w:rPr>
          <w:noProof/>
          <w:webHidden/>
        </w:rPr>
        <w:fldChar w:fldCharType="separate"/>
      </w:r>
      <w:ins w:id="1840" w:author="Tin Trčak" w:date="2016-01-21T14:31:00Z">
        <w:r>
          <w:rPr>
            <w:noProof/>
            <w:webHidden/>
          </w:rPr>
          <w:t>87</w:t>
        </w:r>
        <w:r>
          <w:rPr>
            <w:noProof/>
            <w:webHidden/>
          </w:rPr>
          <w:fldChar w:fldCharType="end"/>
        </w:r>
        <w:r w:rsidRPr="009437D6">
          <w:rPr>
            <w:rStyle w:val="Hyperlink"/>
            <w:noProof/>
          </w:rPr>
          <w:fldChar w:fldCharType="end"/>
        </w:r>
      </w:ins>
    </w:p>
    <w:p w14:paraId="2C9C98C3" w14:textId="77777777" w:rsidR="00EB21A0" w:rsidRDefault="00EB21A0">
      <w:pPr>
        <w:pStyle w:val="TableofFigures"/>
        <w:tabs>
          <w:tab w:val="right" w:leader="dot" w:pos="9062"/>
        </w:tabs>
        <w:rPr>
          <w:ins w:id="1841" w:author="Tin Trčak" w:date="2016-01-21T14:31:00Z"/>
          <w:rFonts w:asciiTheme="minorHAnsi" w:eastAsiaTheme="minorEastAsia" w:hAnsiTheme="minorHAnsi" w:cstheme="minorBidi"/>
          <w:noProof/>
          <w:color w:val="auto"/>
          <w:sz w:val="22"/>
          <w:szCs w:val="22"/>
        </w:rPr>
      </w:pPr>
      <w:ins w:id="1842"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"_Toc441150075"</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7.6.5 Odabir kartice Statistika</w:t>
        </w:r>
        <w:r>
          <w:rPr>
            <w:noProof/>
            <w:webHidden/>
          </w:rPr>
          <w:tab/>
        </w:r>
        <w:r>
          <w:rPr>
            <w:noProof/>
            <w:webHidden/>
          </w:rPr>
          <w:fldChar w:fldCharType="begin"/>
        </w:r>
        <w:r>
          <w:rPr>
            <w:noProof/>
            <w:webHidden/>
          </w:rPr>
          <w:instrText xml:space="preserve"> PAGEREF _Toc441150075 \h </w:instrText>
        </w:r>
      </w:ins>
      <w:r>
        <w:rPr>
          <w:noProof/>
          <w:webHidden/>
        </w:rPr>
      </w:r>
      <w:r>
        <w:rPr>
          <w:noProof/>
          <w:webHidden/>
        </w:rPr>
        <w:fldChar w:fldCharType="separate"/>
      </w:r>
      <w:ins w:id="1843" w:author="Tin Trčak" w:date="2016-01-21T14:31:00Z">
        <w:r>
          <w:rPr>
            <w:noProof/>
            <w:webHidden/>
          </w:rPr>
          <w:t>88</w:t>
        </w:r>
        <w:r>
          <w:rPr>
            <w:noProof/>
            <w:webHidden/>
          </w:rPr>
          <w:fldChar w:fldCharType="end"/>
        </w:r>
        <w:r w:rsidRPr="009437D6">
          <w:rPr>
            <w:rStyle w:val="Hyperlink"/>
            <w:noProof/>
          </w:rPr>
          <w:fldChar w:fldCharType="end"/>
        </w:r>
      </w:ins>
    </w:p>
    <w:p w14:paraId="0E9D4A75" w14:textId="77777777" w:rsidR="00EB21A0" w:rsidRDefault="00EB21A0">
      <w:pPr>
        <w:pStyle w:val="TableofFigures"/>
        <w:tabs>
          <w:tab w:val="right" w:leader="dot" w:pos="9062"/>
        </w:tabs>
        <w:rPr>
          <w:ins w:id="1844" w:author="Tin Trčak" w:date="2016-01-21T14:31:00Z"/>
          <w:rFonts w:asciiTheme="minorHAnsi" w:eastAsiaTheme="minorEastAsia" w:hAnsiTheme="minorHAnsi" w:cstheme="minorBidi"/>
          <w:noProof/>
          <w:color w:val="auto"/>
          <w:sz w:val="22"/>
          <w:szCs w:val="22"/>
        </w:rPr>
      </w:pPr>
      <w:ins w:id="1845"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"_Toc441150076"</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7.6.6 Odabir kartice Djelatnici</w:t>
        </w:r>
        <w:r>
          <w:rPr>
            <w:noProof/>
            <w:webHidden/>
          </w:rPr>
          <w:tab/>
        </w:r>
        <w:r>
          <w:rPr>
            <w:noProof/>
            <w:webHidden/>
          </w:rPr>
          <w:fldChar w:fldCharType="begin"/>
        </w:r>
        <w:r>
          <w:rPr>
            <w:noProof/>
            <w:webHidden/>
          </w:rPr>
          <w:instrText xml:space="preserve"> PAGEREF _Toc441150076 \h </w:instrText>
        </w:r>
      </w:ins>
      <w:r>
        <w:rPr>
          <w:noProof/>
          <w:webHidden/>
        </w:rPr>
      </w:r>
      <w:r>
        <w:rPr>
          <w:noProof/>
          <w:webHidden/>
        </w:rPr>
        <w:fldChar w:fldCharType="separate"/>
      </w:r>
      <w:ins w:id="1846" w:author="Tin Trčak" w:date="2016-01-21T14:31:00Z">
        <w:r>
          <w:rPr>
            <w:noProof/>
            <w:webHidden/>
          </w:rPr>
          <w:t>88</w:t>
        </w:r>
        <w:r>
          <w:rPr>
            <w:noProof/>
            <w:webHidden/>
          </w:rPr>
          <w:fldChar w:fldCharType="end"/>
        </w:r>
        <w:r w:rsidRPr="009437D6">
          <w:rPr>
            <w:rStyle w:val="Hyperlink"/>
            <w:noProof/>
          </w:rPr>
          <w:fldChar w:fldCharType="end"/>
        </w:r>
      </w:ins>
    </w:p>
    <w:p w14:paraId="433E2745" w14:textId="77777777" w:rsidR="00EB21A0" w:rsidRDefault="00EB21A0">
      <w:pPr>
        <w:pStyle w:val="TableofFigures"/>
        <w:tabs>
          <w:tab w:val="right" w:leader="dot" w:pos="9062"/>
        </w:tabs>
        <w:rPr>
          <w:ins w:id="1847" w:author="Tin Trčak" w:date="2016-01-21T14:31:00Z"/>
          <w:rFonts w:asciiTheme="minorHAnsi" w:eastAsiaTheme="minorEastAsia" w:hAnsiTheme="minorHAnsi" w:cstheme="minorBidi"/>
          <w:noProof/>
          <w:color w:val="auto"/>
          <w:sz w:val="22"/>
          <w:szCs w:val="22"/>
        </w:rPr>
      </w:pPr>
      <w:ins w:id="1848" w:author="Tin Trčak" w:date="2016-01-21T14:31:00Z">
        <w:r w:rsidRPr="009437D6">
          <w:rPr>
            <w:rStyle w:val="Hyperlink"/>
            <w:noProof/>
          </w:rPr>
          <w:fldChar w:fldCharType="begin"/>
        </w:r>
        <w:r w:rsidRPr="009437D6">
          <w:rPr>
            <w:rStyle w:val="Hyperlink"/>
            <w:noProof/>
          </w:rPr>
          <w:instrText xml:space="preserve"> </w:instrText>
        </w:r>
        <w:r>
          <w:rPr>
            <w:noProof/>
          </w:rPr>
          <w:instrText>HYPERLINK \l "_Toc441150077"</w:instrText>
        </w:r>
        <w:r w:rsidRPr="009437D6">
          <w:rPr>
            <w:rStyle w:val="Hyperlink"/>
            <w:noProof/>
          </w:rPr>
          <w:instrText xml:space="preserve"> </w:instrText>
        </w:r>
        <w:r w:rsidRPr="009437D6">
          <w:rPr>
            <w:rStyle w:val="Hyperlink"/>
            <w:noProof/>
          </w:rPr>
          <w:fldChar w:fldCharType="separate"/>
        </w:r>
        <w:r w:rsidRPr="009437D6">
          <w:rPr>
            <w:rStyle w:val="Hyperlink"/>
            <w:noProof/>
          </w:rPr>
          <w:t>Slika 7.6.7 Odabir kartice Wild8 info</w:t>
        </w:r>
        <w:r>
          <w:rPr>
            <w:noProof/>
            <w:webHidden/>
          </w:rPr>
          <w:tab/>
        </w:r>
        <w:r>
          <w:rPr>
            <w:noProof/>
            <w:webHidden/>
          </w:rPr>
          <w:fldChar w:fldCharType="begin"/>
        </w:r>
        <w:r>
          <w:rPr>
            <w:noProof/>
            <w:webHidden/>
          </w:rPr>
          <w:instrText xml:space="preserve"> PAGEREF _Toc441150077 \h </w:instrText>
        </w:r>
      </w:ins>
      <w:r>
        <w:rPr>
          <w:noProof/>
          <w:webHidden/>
        </w:rPr>
      </w:r>
      <w:r>
        <w:rPr>
          <w:noProof/>
          <w:webHidden/>
        </w:rPr>
        <w:fldChar w:fldCharType="separate"/>
      </w:r>
      <w:ins w:id="1849" w:author="Tin Trčak" w:date="2016-01-21T14:31:00Z">
        <w:r>
          <w:rPr>
            <w:noProof/>
            <w:webHidden/>
          </w:rPr>
          <w:t>89</w:t>
        </w:r>
        <w:r>
          <w:rPr>
            <w:noProof/>
            <w:webHidden/>
          </w:rPr>
          <w:fldChar w:fldCharType="end"/>
        </w:r>
        <w:r w:rsidRPr="009437D6">
          <w:rPr>
            <w:rStyle w:val="Hyperlink"/>
            <w:noProof/>
          </w:rPr>
          <w:fldChar w:fldCharType="end"/>
        </w:r>
      </w:ins>
    </w:p>
    <w:p w14:paraId="62733FAE" w14:textId="77777777" w:rsidR="00CF1A1C" w:rsidDel="00974A3B" w:rsidRDefault="00CF1A1C">
      <w:pPr>
        <w:pStyle w:val="TableofFigures"/>
        <w:tabs>
          <w:tab w:val="right" w:leader="dot" w:pos="9062"/>
        </w:tabs>
        <w:rPr>
          <w:del w:id="1850" w:author="Tin Trčak" w:date="2016-01-21T00:50:00Z"/>
          <w:rFonts w:asciiTheme="minorHAnsi" w:eastAsiaTheme="minorEastAsia" w:hAnsiTheme="minorHAnsi" w:cstheme="minorBidi"/>
          <w:noProof/>
          <w:color w:val="auto"/>
          <w:sz w:val="22"/>
          <w:szCs w:val="22"/>
        </w:rPr>
      </w:pPr>
      <w:del w:id="1851" w:author="Tin Trčak" w:date="2016-01-21T00:50:00Z">
        <w:r w:rsidRPr="00974A3B" w:rsidDel="00974A3B">
          <w:rPr>
            <w:rPrChange w:id="1852" w:author="Tin Trčak" w:date="2016-01-21T00:50:00Z">
              <w:rPr>
                <w:rStyle w:val="Hyperlink"/>
                <w:noProof/>
              </w:rPr>
            </w:rPrChange>
          </w:rPr>
          <w:delText>Slika 4.2</w:delText>
        </w:r>
        <w:r w:rsidRPr="00974A3B" w:rsidDel="00974A3B">
          <w:rPr>
            <w:rPrChange w:id="1853" w:author="Tin Trčak" w:date="2016-01-21T00:50:00Z">
              <w:rPr>
                <w:rStyle w:val="Hyperlink"/>
                <w:noProof/>
              </w:rPr>
            </w:rPrChange>
          </w:rPr>
          <w:noBreakHyphen/>
          <w:delText>1 Dijagram obrazaca uporabe sustava</w:delText>
        </w:r>
        <w:r w:rsidDel="00974A3B">
          <w:rPr>
            <w:noProof/>
            <w:webHidden/>
          </w:rPr>
          <w:tab/>
          <w:delText>27</w:delText>
        </w:r>
      </w:del>
    </w:p>
    <w:p w14:paraId="7A5ED67E" w14:textId="77777777" w:rsidR="00CF1A1C" w:rsidDel="00974A3B" w:rsidRDefault="00CF1A1C">
      <w:pPr>
        <w:pStyle w:val="TableofFigures"/>
        <w:tabs>
          <w:tab w:val="right" w:leader="dot" w:pos="9062"/>
        </w:tabs>
        <w:rPr>
          <w:del w:id="1854" w:author="Tin Trčak" w:date="2016-01-21T00:50:00Z"/>
          <w:rFonts w:asciiTheme="minorHAnsi" w:eastAsiaTheme="minorEastAsia" w:hAnsiTheme="minorHAnsi" w:cstheme="minorBidi"/>
          <w:noProof/>
          <w:color w:val="auto"/>
          <w:sz w:val="22"/>
          <w:szCs w:val="22"/>
        </w:rPr>
      </w:pPr>
      <w:del w:id="1855" w:author="Tin Trčak" w:date="2016-01-21T00:50:00Z">
        <w:r w:rsidRPr="00974A3B" w:rsidDel="00974A3B">
          <w:rPr>
            <w:rPrChange w:id="1856" w:author="Tin Trčak" w:date="2016-01-21T00:50:00Z">
              <w:rPr>
                <w:rStyle w:val="Hyperlink"/>
                <w:noProof/>
              </w:rPr>
            </w:rPrChange>
          </w:rPr>
          <w:delText>Slika 4.2</w:delText>
        </w:r>
        <w:r w:rsidRPr="00974A3B" w:rsidDel="00974A3B">
          <w:rPr>
            <w:rPrChange w:id="1857" w:author="Tin Trčak" w:date="2016-01-21T00:50:00Z">
              <w:rPr>
                <w:rStyle w:val="Hyperlink"/>
                <w:noProof/>
              </w:rPr>
            </w:rPrChange>
          </w:rPr>
          <w:noBreakHyphen/>
          <w:delText>2 Dijagram obrazaca uporabe za narudžbu jela</w:delText>
        </w:r>
        <w:r w:rsidDel="00974A3B">
          <w:rPr>
            <w:noProof/>
            <w:webHidden/>
          </w:rPr>
          <w:tab/>
          <w:delText>27</w:delText>
        </w:r>
      </w:del>
    </w:p>
    <w:p w14:paraId="23578946" w14:textId="77777777" w:rsidR="00CF1A1C" w:rsidDel="00974A3B" w:rsidRDefault="00CF1A1C">
      <w:pPr>
        <w:pStyle w:val="TableofFigures"/>
        <w:tabs>
          <w:tab w:val="right" w:leader="dot" w:pos="9062"/>
        </w:tabs>
        <w:rPr>
          <w:del w:id="1858" w:author="Tin Trčak" w:date="2016-01-21T00:50:00Z"/>
          <w:rFonts w:asciiTheme="minorHAnsi" w:eastAsiaTheme="minorEastAsia" w:hAnsiTheme="minorHAnsi" w:cstheme="minorBidi"/>
          <w:noProof/>
          <w:color w:val="auto"/>
          <w:sz w:val="22"/>
          <w:szCs w:val="22"/>
        </w:rPr>
      </w:pPr>
      <w:del w:id="1859" w:author="Tin Trčak" w:date="2016-01-21T00:50:00Z">
        <w:r w:rsidRPr="00974A3B" w:rsidDel="00974A3B">
          <w:rPr>
            <w:rPrChange w:id="1860" w:author="Tin Trčak" w:date="2016-01-21T00:50:00Z">
              <w:rPr>
                <w:rStyle w:val="Hyperlink"/>
                <w:noProof/>
              </w:rPr>
            </w:rPrChange>
          </w:rPr>
          <w:delText>Slika 4.2</w:delText>
        </w:r>
        <w:r w:rsidRPr="00974A3B" w:rsidDel="00974A3B">
          <w:rPr>
            <w:rPrChange w:id="1861" w:author="Tin Trčak" w:date="2016-01-21T00:50:00Z">
              <w:rPr>
                <w:rStyle w:val="Hyperlink"/>
                <w:noProof/>
              </w:rPr>
            </w:rPrChange>
          </w:rPr>
          <w:noBreakHyphen/>
          <w:delText>3 Dijagram obrazaca uporabe aktivnosti u košarici</w:delText>
        </w:r>
        <w:r w:rsidDel="00974A3B">
          <w:rPr>
            <w:noProof/>
            <w:webHidden/>
          </w:rPr>
          <w:tab/>
          <w:delText>28</w:delText>
        </w:r>
      </w:del>
    </w:p>
    <w:p w14:paraId="703A12AD" w14:textId="77777777" w:rsidR="00CF1A1C" w:rsidDel="00974A3B" w:rsidRDefault="00CF1A1C">
      <w:pPr>
        <w:pStyle w:val="TableofFigures"/>
        <w:tabs>
          <w:tab w:val="right" w:leader="dot" w:pos="9062"/>
        </w:tabs>
        <w:rPr>
          <w:del w:id="1862" w:author="Tin Trčak" w:date="2016-01-21T00:50:00Z"/>
          <w:rFonts w:asciiTheme="minorHAnsi" w:eastAsiaTheme="minorEastAsia" w:hAnsiTheme="minorHAnsi" w:cstheme="minorBidi"/>
          <w:noProof/>
          <w:color w:val="auto"/>
          <w:sz w:val="22"/>
          <w:szCs w:val="22"/>
        </w:rPr>
      </w:pPr>
      <w:del w:id="1863" w:author="Tin Trčak" w:date="2016-01-21T00:50:00Z">
        <w:r w:rsidRPr="00974A3B" w:rsidDel="00974A3B">
          <w:rPr>
            <w:rPrChange w:id="1864" w:author="Tin Trčak" w:date="2016-01-21T00:50:00Z">
              <w:rPr>
                <w:rStyle w:val="Hyperlink"/>
                <w:noProof/>
              </w:rPr>
            </w:rPrChange>
          </w:rPr>
          <w:delText>Slika 4.2</w:delText>
        </w:r>
        <w:r w:rsidRPr="00974A3B" w:rsidDel="00974A3B">
          <w:rPr>
            <w:rPrChange w:id="1865" w:author="Tin Trčak" w:date="2016-01-21T00:50:00Z">
              <w:rPr>
                <w:rStyle w:val="Hyperlink"/>
                <w:noProof/>
              </w:rPr>
            </w:rPrChange>
          </w:rPr>
          <w:noBreakHyphen/>
          <w:delText>4 Dijagram obrazaca uporabe za komentiranje</w:delText>
        </w:r>
        <w:r w:rsidDel="00974A3B">
          <w:rPr>
            <w:noProof/>
            <w:webHidden/>
          </w:rPr>
          <w:tab/>
          <w:delText>28</w:delText>
        </w:r>
      </w:del>
    </w:p>
    <w:p w14:paraId="7EEB654A" w14:textId="77777777" w:rsidR="00CF1A1C" w:rsidDel="00974A3B" w:rsidRDefault="00CF1A1C">
      <w:pPr>
        <w:pStyle w:val="TableofFigures"/>
        <w:tabs>
          <w:tab w:val="right" w:leader="dot" w:pos="9062"/>
        </w:tabs>
        <w:rPr>
          <w:del w:id="1866" w:author="Tin Trčak" w:date="2016-01-21T00:50:00Z"/>
          <w:rFonts w:asciiTheme="minorHAnsi" w:eastAsiaTheme="minorEastAsia" w:hAnsiTheme="minorHAnsi" w:cstheme="minorBidi"/>
          <w:noProof/>
          <w:color w:val="auto"/>
          <w:sz w:val="22"/>
          <w:szCs w:val="22"/>
        </w:rPr>
      </w:pPr>
      <w:del w:id="1867" w:author="Tin Trčak" w:date="2016-01-21T00:50:00Z">
        <w:r w:rsidRPr="00974A3B" w:rsidDel="00974A3B">
          <w:rPr>
            <w:rPrChange w:id="1868" w:author="Tin Trčak" w:date="2016-01-21T00:50:00Z">
              <w:rPr>
                <w:rStyle w:val="Hyperlink"/>
                <w:noProof/>
              </w:rPr>
            </w:rPrChange>
          </w:rPr>
          <w:delText>Slika 4.2</w:delText>
        </w:r>
        <w:r w:rsidRPr="00974A3B" w:rsidDel="00974A3B">
          <w:rPr>
            <w:rPrChange w:id="1869" w:author="Tin Trčak" w:date="2016-01-21T00:50:00Z">
              <w:rPr>
                <w:rStyle w:val="Hyperlink"/>
                <w:noProof/>
              </w:rPr>
            </w:rPrChange>
          </w:rPr>
          <w:noBreakHyphen/>
          <w:delText>5 Dijagram obrazaca uporabe za prijavu na sustav</w:delText>
        </w:r>
        <w:r w:rsidDel="00974A3B">
          <w:rPr>
            <w:noProof/>
            <w:webHidden/>
          </w:rPr>
          <w:tab/>
          <w:delText>29</w:delText>
        </w:r>
      </w:del>
    </w:p>
    <w:p w14:paraId="2799BE32" w14:textId="77777777" w:rsidR="00CF1A1C" w:rsidDel="00974A3B" w:rsidRDefault="00CF1A1C">
      <w:pPr>
        <w:pStyle w:val="TableofFigures"/>
        <w:tabs>
          <w:tab w:val="right" w:leader="dot" w:pos="9062"/>
        </w:tabs>
        <w:rPr>
          <w:del w:id="1870" w:author="Tin Trčak" w:date="2016-01-21T00:50:00Z"/>
          <w:rFonts w:asciiTheme="minorHAnsi" w:eastAsiaTheme="minorEastAsia" w:hAnsiTheme="minorHAnsi" w:cstheme="minorBidi"/>
          <w:noProof/>
          <w:color w:val="auto"/>
          <w:sz w:val="22"/>
          <w:szCs w:val="22"/>
        </w:rPr>
      </w:pPr>
      <w:del w:id="1871" w:author="Tin Trčak" w:date="2016-01-21T00:50:00Z">
        <w:r w:rsidRPr="00974A3B" w:rsidDel="00974A3B">
          <w:rPr>
            <w:rPrChange w:id="1872" w:author="Tin Trčak" w:date="2016-01-21T00:50:00Z">
              <w:rPr>
                <w:rStyle w:val="Hyperlink"/>
                <w:noProof/>
              </w:rPr>
            </w:rPrChange>
          </w:rPr>
          <w:delText>Slika 4.2</w:delText>
        </w:r>
        <w:r w:rsidRPr="00974A3B" w:rsidDel="00974A3B">
          <w:rPr>
            <w:rPrChange w:id="1873" w:author="Tin Trčak" w:date="2016-01-21T00:50:00Z">
              <w:rPr>
                <w:rStyle w:val="Hyperlink"/>
                <w:noProof/>
              </w:rPr>
            </w:rPrChange>
          </w:rPr>
          <w:noBreakHyphen/>
          <w:delText>6 Dijagram obrazaca uporabe za djelatnika</w:delText>
        </w:r>
        <w:r w:rsidDel="00974A3B">
          <w:rPr>
            <w:noProof/>
            <w:webHidden/>
          </w:rPr>
          <w:tab/>
          <w:delText>29</w:delText>
        </w:r>
      </w:del>
    </w:p>
    <w:p w14:paraId="502256CF" w14:textId="77777777" w:rsidR="00CF1A1C" w:rsidDel="00974A3B" w:rsidRDefault="00CF1A1C">
      <w:pPr>
        <w:pStyle w:val="TableofFigures"/>
        <w:tabs>
          <w:tab w:val="right" w:leader="dot" w:pos="9062"/>
        </w:tabs>
        <w:rPr>
          <w:del w:id="1874" w:author="Tin Trčak" w:date="2016-01-21T00:50:00Z"/>
          <w:rFonts w:asciiTheme="minorHAnsi" w:eastAsiaTheme="minorEastAsia" w:hAnsiTheme="minorHAnsi" w:cstheme="minorBidi"/>
          <w:noProof/>
          <w:color w:val="auto"/>
          <w:sz w:val="22"/>
          <w:szCs w:val="22"/>
        </w:rPr>
      </w:pPr>
      <w:del w:id="1875" w:author="Tin Trčak" w:date="2016-01-21T00:50:00Z">
        <w:r w:rsidRPr="00974A3B" w:rsidDel="00974A3B">
          <w:rPr>
            <w:rPrChange w:id="1876" w:author="Tin Trčak" w:date="2016-01-21T00:50:00Z">
              <w:rPr>
                <w:rStyle w:val="Hyperlink"/>
                <w:noProof/>
              </w:rPr>
            </w:rPrChange>
          </w:rPr>
          <w:delText>Slika 4.2</w:delText>
        </w:r>
        <w:r w:rsidRPr="00974A3B" w:rsidDel="00974A3B">
          <w:rPr>
            <w:rPrChange w:id="1877" w:author="Tin Trčak" w:date="2016-01-21T00:50:00Z">
              <w:rPr>
                <w:rStyle w:val="Hyperlink"/>
                <w:noProof/>
              </w:rPr>
            </w:rPrChange>
          </w:rPr>
          <w:noBreakHyphen/>
          <w:delText>7 Dijagram obrazaca uporabe za vlasnika restorana</w:delText>
        </w:r>
        <w:r w:rsidDel="00974A3B">
          <w:rPr>
            <w:noProof/>
            <w:webHidden/>
          </w:rPr>
          <w:tab/>
          <w:delText>30</w:delText>
        </w:r>
      </w:del>
    </w:p>
    <w:p w14:paraId="50692A73" w14:textId="77777777" w:rsidR="00CF1A1C" w:rsidDel="00974A3B" w:rsidRDefault="00CF1A1C">
      <w:pPr>
        <w:pStyle w:val="TableofFigures"/>
        <w:tabs>
          <w:tab w:val="right" w:leader="dot" w:pos="9062"/>
        </w:tabs>
        <w:rPr>
          <w:del w:id="1878" w:author="Tin Trčak" w:date="2016-01-21T00:50:00Z"/>
          <w:rFonts w:asciiTheme="minorHAnsi" w:eastAsiaTheme="minorEastAsia" w:hAnsiTheme="minorHAnsi" w:cstheme="minorBidi"/>
          <w:noProof/>
          <w:color w:val="auto"/>
          <w:sz w:val="22"/>
          <w:szCs w:val="22"/>
        </w:rPr>
      </w:pPr>
      <w:del w:id="1879" w:author="Tin Trčak" w:date="2016-01-21T00:50:00Z">
        <w:r w:rsidRPr="00974A3B" w:rsidDel="00974A3B">
          <w:rPr>
            <w:rPrChange w:id="1880" w:author="Tin Trčak" w:date="2016-01-21T00:50:00Z">
              <w:rPr>
                <w:rStyle w:val="Hyperlink"/>
                <w:noProof/>
              </w:rPr>
            </w:rPrChange>
          </w:rPr>
          <w:delText>Slika 4.3</w:delText>
        </w:r>
        <w:r w:rsidRPr="00974A3B" w:rsidDel="00974A3B">
          <w:rPr>
            <w:rPrChange w:id="1881" w:author="Tin Trčak" w:date="2016-01-21T00:50:00Z">
              <w:rPr>
                <w:rStyle w:val="Hyperlink"/>
                <w:noProof/>
              </w:rPr>
            </w:rPrChange>
          </w:rPr>
          <w:noBreakHyphen/>
          <w:delText>1 Sekvencijski dijagram za UC01 – RegistracijaDjelatnika</w:delText>
        </w:r>
        <w:r w:rsidDel="00974A3B">
          <w:rPr>
            <w:noProof/>
            <w:webHidden/>
          </w:rPr>
          <w:tab/>
          <w:delText>31</w:delText>
        </w:r>
      </w:del>
    </w:p>
    <w:p w14:paraId="6D8E6327" w14:textId="77777777" w:rsidR="00CF1A1C" w:rsidDel="00974A3B" w:rsidRDefault="00CF1A1C">
      <w:pPr>
        <w:pStyle w:val="TableofFigures"/>
        <w:tabs>
          <w:tab w:val="right" w:leader="dot" w:pos="9062"/>
        </w:tabs>
        <w:rPr>
          <w:del w:id="1882" w:author="Tin Trčak" w:date="2016-01-21T00:50:00Z"/>
          <w:rFonts w:asciiTheme="minorHAnsi" w:eastAsiaTheme="minorEastAsia" w:hAnsiTheme="minorHAnsi" w:cstheme="minorBidi"/>
          <w:noProof/>
          <w:color w:val="auto"/>
          <w:sz w:val="22"/>
          <w:szCs w:val="22"/>
        </w:rPr>
      </w:pPr>
      <w:del w:id="1883" w:author="Tin Trčak" w:date="2016-01-21T00:50:00Z">
        <w:r w:rsidRPr="00974A3B" w:rsidDel="00974A3B">
          <w:rPr>
            <w:rPrChange w:id="1884" w:author="Tin Trčak" w:date="2016-01-21T00:50:00Z">
              <w:rPr>
                <w:rStyle w:val="Hyperlink"/>
                <w:noProof/>
              </w:rPr>
            </w:rPrChange>
          </w:rPr>
          <w:delText>Slika 4.3</w:delText>
        </w:r>
        <w:r w:rsidRPr="00974A3B" w:rsidDel="00974A3B">
          <w:rPr>
            <w:rPrChange w:id="1885" w:author="Tin Trčak" w:date="2016-01-21T00:50:00Z">
              <w:rPr>
                <w:rStyle w:val="Hyperlink"/>
                <w:noProof/>
              </w:rPr>
            </w:rPrChange>
          </w:rPr>
          <w:noBreakHyphen/>
          <w:delText>2 Sekvencijski dijagram za UC02 – UklanjanjeDjelatnika</w:delText>
        </w:r>
        <w:r w:rsidDel="00974A3B">
          <w:rPr>
            <w:noProof/>
            <w:webHidden/>
          </w:rPr>
          <w:tab/>
          <w:delText>32</w:delText>
        </w:r>
      </w:del>
    </w:p>
    <w:p w14:paraId="0A7EC628" w14:textId="77777777" w:rsidR="00CF1A1C" w:rsidDel="00974A3B" w:rsidRDefault="00CF1A1C">
      <w:pPr>
        <w:pStyle w:val="TableofFigures"/>
        <w:tabs>
          <w:tab w:val="right" w:leader="dot" w:pos="9062"/>
        </w:tabs>
        <w:rPr>
          <w:del w:id="1886" w:author="Tin Trčak" w:date="2016-01-21T00:50:00Z"/>
          <w:rFonts w:asciiTheme="minorHAnsi" w:eastAsiaTheme="minorEastAsia" w:hAnsiTheme="minorHAnsi" w:cstheme="minorBidi"/>
          <w:noProof/>
          <w:color w:val="auto"/>
          <w:sz w:val="22"/>
          <w:szCs w:val="22"/>
        </w:rPr>
      </w:pPr>
      <w:del w:id="1887" w:author="Tin Trčak" w:date="2016-01-21T00:50:00Z">
        <w:r w:rsidRPr="00974A3B" w:rsidDel="00974A3B">
          <w:rPr>
            <w:rPrChange w:id="1888" w:author="Tin Trčak" w:date="2016-01-21T00:50:00Z">
              <w:rPr>
                <w:rStyle w:val="Hyperlink"/>
                <w:noProof/>
              </w:rPr>
            </w:rPrChange>
          </w:rPr>
          <w:delText>Slika 4.3</w:delText>
        </w:r>
        <w:r w:rsidRPr="00974A3B" w:rsidDel="00974A3B">
          <w:rPr>
            <w:rPrChange w:id="1889" w:author="Tin Trčak" w:date="2016-01-21T00:50:00Z">
              <w:rPr>
                <w:rStyle w:val="Hyperlink"/>
                <w:noProof/>
              </w:rPr>
            </w:rPrChange>
          </w:rPr>
          <w:noBreakHyphen/>
          <w:delText>3 Sekvencijski dijagram za UC03 – PromjenaPodatakaZaDjelatnika</w:delText>
        </w:r>
        <w:r w:rsidDel="00974A3B">
          <w:rPr>
            <w:noProof/>
            <w:webHidden/>
          </w:rPr>
          <w:tab/>
          <w:delText>32</w:delText>
        </w:r>
      </w:del>
    </w:p>
    <w:p w14:paraId="3C84B117" w14:textId="77777777" w:rsidR="00CF1A1C" w:rsidDel="00974A3B" w:rsidRDefault="00CF1A1C">
      <w:pPr>
        <w:pStyle w:val="TableofFigures"/>
        <w:tabs>
          <w:tab w:val="right" w:leader="dot" w:pos="9062"/>
        </w:tabs>
        <w:rPr>
          <w:del w:id="1890" w:author="Tin Trčak" w:date="2016-01-21T00:50:00Z"/>
          <w:rFonts w:asciiTheme="minorHAnsi" w:eastAsiaTheme="minorEastAsia" w:hAnsiTheme="minorHAnsi" w:cstheme="minorBidi"/>
          <w:noProof/>
          <w:color w:val="auto"/>
          <w:sz w:val="22"/>
          <w:szCs w:val="22"/>
        </w:rPr>
      </w:pPr>
      <w:del w:id="1891" w:author="Tin Trčak" w:date="2016-01-21T00:50:00Z">
        <w:r w:rsidRPr="00974A3B" w:rsidDel="00974A3B">
          <w:rPr>
            <w:rPrChange w:id="1892" w:author="Tin Trčak" w:date="2016-01-21T00:50:00Z">
              <w:rPr>
                <w:rStyle w:val="Hyperlink"/>
                <w:noProof/>
              </w:rPr>
            </w:rPrChange>
          </w:rPr>
          <w:delText>Slika 4.3</w:delText>
        </w:r>
        <w:r w:rsidRPr="00974A3B" w:rsidDel="00974A3B">
          <w:rPr>
            <w:rPrChange w:id="1893" w:author="Tin Trčak" w:date="2016-01-21T00:50:00Z">
              <w:rPr>
                <w:rStyle w:val="Hyperlink"/>
                <w:noProof/>
              </w:rPr>
            </w:rPrChange>
          </w:rPr>
          <w:noBreakHyphen/>
          <w:delText>4 Sekvencijski dijagram za UC04 – PrijavaKorisnika</w:delText>
        </w:r>
        <w:r w:rsidDel="00974A3B">
          <w:rPr>
            <w:noProof/>
            <w:webHidden/>
          </w:rPr>
          <w:tab/>
          <w:delText>33</w:delText>
        </w:r>
      </w:del>
    </w:p>
    <w:p w14:paraId="498AA0E9" w14:textId="77777777" w:rsidR="00CF1A1C" w:rsidDel="00974A3B" w:rsidRDefault="00CF1A1C">
      <w:pPr>
        <w:pStyle w:val="TableofFigures"/>
        <w:tabs>
          <w:tab w:val="right" w:leader="dot" w:pos="9062"/>
        </w:tabs>
        <w:rPr>
          <w:del w:id="1894" w:author="Tin Trčak" w:date="2016-01-21T00:50:00Z"/>
          <w:rFonts w:asciiTheme="minorHAnsi" w:eastAsiaTheme="minorEastAsia" w:hAnsiTheme="minorHAnsi" w:cstheme="minorBidi"/>
          <w:noProof/>
          <w:color w:val="auto"/>
          <w:sz w:val="22"/>
          <w:szCs w:val="22"/>
        </w:rPr>
      </w:pPr>
      <w:del w:id="1895" w:author="Tin Trčak" w:date="2016-01-21T00:50:00Z">
        <w:r w:rsidRPr="00974A3B" w:rsidDel="00974A3B">
          <w:rPr>
            <w:rPrChange w:id="1896" w:author="Tin Trčak" w:date="2016-01-21T00:50:00Z">
              <w:rPr>
                <w:rStyle w:val="Hyperlink"/>
                <w:noProof/>
              </w:rPr>
            </w:rPrChange>
          </w:rPr>
          <w:delText>Slika 4.3</w:delText>
        </w:r>
        <w:r w:rsidRPr="00974A3B" w:rsidDel="00974A3B">
          <w:rPr>
            <w:rPrChange w:id="1897" w:author="Tin Trčak" w:date="2016-01-21T00:50:00Z">
              <w:rPr>
                <w:rStyle w:val="Hyperlink"/>
                <w:noProof/>
              </w:rPr>
            </w:rPrChange>
          </w:rPr>
          <w:noBreakHyphen/>
          <w:delText>5 Sekvencijski dijagram za UC05 – OdjavaKorisnika</w:delText>
        </w:r>
        <w:r w:rsidDel="00974A3B">
          <w:rPr>
            <w:noProof/>
            <w:webHidden/>
          </w:rPr>
          <w:tab/>
          <w:delText>33</w:delText>
        </w:r>
      </w:del>
    </w:p>
    <w:p w14:paraId="664BF783" w14:textId="77777777" w:rsidR="00CF1A1C" w:rsidDel="00974A3B" w:rsidRDefault="00CF1A1C">
      <w:pPr>
        <w:pStyle w:val="TableofFigures"/>
        <w:tabs>
          <w:tab w:val="right" w:leader="dot" w:pos="9062"/>
        </w:tabs>
        <w:rPr>
          <w:del w:id="1898" w:author="Tin Trčak" w:date="2016-01-21T00:50:00Z"/>
          <w:rFonts w:asciiTheme="minorHAnsi" w:eastAsiaTheme="minorEastAsia" w:hAnsiTheme="minorHAnsi" w:cstheme="minorBidi"/>
          <w:noProof/>
          <w:color w:val="auto"/>
          <w:sz w:val="22"/>
          <w:szCs w:val="22"/>
        </w:rPr>
      </w:pPr>
      <w:del w:id="1899" w:author="Tin Trčak" w:date="2016-01-21T00:50:00Z">
        <w:r w:rsidRPr="00974A3B" w:rsidDel="00974A3B">
          <w:rPr>
            <w:rPrChange w:id="1900" w:author="Tin Trčak" w:date="2016-01-21T00:50:00Z">
              <w:rPr>
                <w:rStyle w:val="Hyperlink"/>
                <w:noProof/>
              </w:rPr>
            </w:rPrChange>
          </w:rPr>
          <w:delText>Slika 4.3</w:delText>
        </w:r>
        <w:r w:rsidRPr="00974A3B" w:rsidDel="00974A3B">
          <w:rPr>
            <w:rPrChange w:id="1901" w:author="Tin Trčak" w:date="2016-01-21T00:50:00Z">
              <w:rPr>
                <w:rStyle w:val="Hyperlink"/>
                <w:noProof/>
              </w:rPr>
            </w:rPrChange>
          </w:rPr>
          <w:noBreakHyphen/>
          <w:delText>6 Sekvencijski dijagram za UC06 – PregledPonude</w:delText>
        </w:r>
        <w:r w:rsidDel="00974A3B">
          <w:rPr>
            <w:noProof/>
            <w:webHidden/>
          </w:rPr>
          <w:tab/>
          <w:delText>34</w:delText>
        </w:r>
      </w:del>
    </w:p>
    <w:p w14:paraId="0B6359E0" w14:textId="77777777" w:rsidR="00CF1A1C" w:rsidDel="00974A3B" w:rsidRDefault="00CF1A1C">
      <w:pPr>
        <w:pStyle w:val="TableofFigures"/>
        <w:tabs>
          <w:tab w:val="right" w:leader="dot" w:pos="9062"/>
        </w:tabs>
        <w:rPr>
          <w:del w:id="1902" w:author="Tin Trčak" w:date="2016-01-21T00:50:00Z"/>
          <w:rFonts w:asciiTheme="minorHAnsi" w:eastAsiaTheme="minorEastAsia" w:hAnsiTheme="minorHAnsi" w:cstheme="minorBidi"/>
          <w:noProof/>
          <w:color w:val="auto"/>
          <w:sz w:val="22"/>
          <w:szCs w:val="22"/>
        </w:rPr>
      </w:pPr>
      <w:del w:id="1903" w:author="Tin Trčak" w:date="2016-01-21T00:50:00Z">
        <w:r w:rsidRPr="00974A3B" w:rsidDel="00974A3B">
          <w:rPr>
            <w:rPrChange w:id="1904" w:author="Tin Trčak" w:date="2016-01-21T00:50:00Z">
              <w:rPr>
                <w:rStyle w:val="Hyperlink"/>
                <w:noProof/>
              </w:rPr>
            </w:rPrChange>
          </w:rPr>
          <w:delText>Slika 4.3</w:delText>
        </w:r>
        <w:r w:rsidRPr="00974A3B" w:rsidDel="00974A3B">
          <w:rPr>
            <w:rPrChange w:id="1905" w:author="Tin Trčak" w:date="2016-01-21T00:50:00Z">
              <w:rPr>
                <w:rStyle w:val="Hyperlink"/>
                <w:noProof/>
              </w:rPr>
            </w:rPrChange>
          </w:rPr>
          <w:noBreakHyphen/>
          <w:delText>7 Sekvencijski dijagram za UC07 – OdabirKategorijeJela</w:delText>
        </w:r>
        <w:r w:rsidDel="00974A3B">
          <w:rPr>
            <w:noProof/>
            <w:webHidden/>
          </w:rPr>
          <w:tab/>
          <w:delText>34</w:delText>
        </w:r>
      </w:del>
    </w:p>
    <w:p w14:paraId="7D7B8E75" w14:textId="77777777" w:rsidR="00CF1A1C" w:rsidDel="00974A3B" w:rsidRDefault="00CF1A1C">
      <w:pPr>
        <w:pStyle w:val="TableofFigures"/>
        <w:tabs>
          <w:tab w:val="right" w:leader="dot" w:pos="9062"/>
        </w:tabs>
        <w:rPr>
          <w:del w:id="1906" w:author="Tin Trčak" w:date="2016-01-21T00:50:00Z"/>
          <w:rFonts w:asciiTheme="minorHAnsi" w:eastAsiaTheme="minorEastAsia" w:hAnsiTheme="minorHAnsi" w:cstheme="minorBidi"/>
          <w:noProof/>
          <w:color w:val="auto"/>
          <w:sz w:val="22"/>
          <w:szCs w:val="22"/>
        </w:rPr>
      </w:pPr>
      <w:del w:id="1907" w:author="Tin Trčak" w:date="2016-01-21T00:50:00Z">
        <w:r w:rsidRPr="00974A3B" w:rsidDel="00974A3B">
          <w:rPr>
            <w:rPrChange w:id="1908" w:author="Tin Trčak" w:date="2016-01-21T00:50:00Z">
              <w:rPr>
                <w:rStyle w:val="Hyperlink"/>
                <w:noProof/>
              </w:rPr>
            </w:rPrChange>
          </w:rPr>
          <w:delText>Slika 4.3</w:delText>
        </w:r>
        <w:r w:rsidRPr="00974A3B" w:rsidDel="00974A3B">
          <w:rPr>
            <w:rPrChange w:id="1909" w:author="Tin Trčak" w:date="2016-01-21T00:50:00Z">
              <w:rPr>
                <w:rStyle w:val="Hyperlink"/>
                <w:noProof/>
              </w:rPr>
            </w:rPrChange>
          </w:rPr>
          <w:noBreakHyphen/>
          <w:delText>8 Sekvencijski dijagram za UC08 – Odabir jela</w:delText>
        </w:r>
        <w:r w:rsidDel="00974A3B">
          <w:rPr>
            <w:noProof/>
            <w:webHidden/>
          </w:rPr>
          <w:tab/>
          <w:delText>35</w:delText>
        </w:r>
      </w:del>
    </w:p>
    <w:p w14:paraId="08152587" w14:textId="77777777" w:rsidR="00CF1A1C" w:rsidDel="00974A3B" w:rsidRDefault="00CF1A1C">
      <w:pPr>
        <w:pStyle w:val="TableofFigures"/>
        <w:tabs>
          <w:tab w:val="right" w:leader="dot" w:pos="9062"/>
        </w:tabs>
        <w:rPr>
          <w:del w:id="1910" w:author="Tin Trčak" w:date="2016-01-21T00:50:00Z"/>
          <w:rFonts w:asciiTheme="minorHAnsi" w:eastAsiaTheme="minorEastAsia" w:hAnsiTheme="minorHAnsi" w:cstheme="minorBidi"/>
          <w:noProof/>
          <w:color w:val="auto"/>
          <w:sz w:val="22"/>
          <w:szCs w:val="22"/>
        </w:rPr>
      </w:pPr>
      <w:del w:id="1911" w:author="Tin Trčak" w:date="2016-01-21T00:50:00Z">
        <w:r w:rsidRPr="00974A3B" w:rsidDel="00974A3B">
          <w:rPr>
            <w:rPrChange w:id="1912" w:author="Tin Trčak" w:date="2016-01-21T00:50:00Z">
              <w:rPr>
                <w:rStyle w:val="Hyperlink"/>
                <w:noProof/>
              </w:rPr>
            </w:rPrChange>
          </w:rPr>
          <w:delText>Slika 4.3</w:delText>
        </w:r>
        <w:r w:rsidRPr="00974A3B" w:rsidDel="00974A3B">
          <w:rPr>
            <w:rPrChange w:id="1913" w:author="Tin Trčak" w:date="2016-01-21T00:50:00Z">
              <w:rPr>
                <w:rStyle w:val="Hyperlink"/>
                <w:noProof/>
              </w:rPr>
            </w:rPrChange>
          </w:rPr>
          <w:noBreakHyphen/>
          <w:delText>9 Sekvencijski dijagram za UC09 – PregledKošarice</w:delText>
        </w:r>
        <w:r w:rsidDel="00974A3B">
          <w:rPr>
            <w:noProof/>
            <w:webHidden/>
          </w:rPr>
          <w:tab/>
          <w:delText>35</w:delText>
        </w:r>
      </w:del>
    </w:p>
    <w:p w14:paraId="2E4D6BCF" w14:textId="77777777" w:rsidR="00CF1A1C" w:rsidDel="00974A3B" w:rsidRDefault="00CF1A1C">
      <w:pPr>
        <w:pStyle w:val="TableofFigures"/>
        <w:tabs>
          <w:tab w:val="right" w:leader="dot" w:pos="9062"/>
        </w:tabs>
        <w:rPr>
          <w:del w:id="1914" w:author="Tin Trčak" w:date="2016-01-21T00:50:00Z"/>
          <w:rFonts w:asciiTheme="minorHAnsi" w:eastAsiaTheme="minorEastAsia" w:hAnsiTheme="minorHAnsi" w:cstheme="minorBidi"/>
          <w:noProof/>
          <w:color w:val="auto"/>
          <w:sz w:val="22"/>
          <w:szCs w:val="22"/>
        </w:rPr>
      </w:pPr>
      <w:del w:id="1915" w:author="Tin Trčak" w:date="2016-01-21T00:50:00Z">
        <w:r w:rsidRPr="00974A3B" w:rsidDel="00974A3B">
          <w:rPr>
            <w:rPrChange w:id="1916" w:author="Tin Trčak" w:date="2016-01-21T00:50:00Z">
              <w:rPr>
                <w:rStyle w:val="Hyperlink"/>
                <w:noProof/>
              </w:rPr>
            </w:rPrChange>
          </w:rPr>
          <w:delText>Slika 4.3</w:delText>
        </w:r>
        <w:r w:rsidRPr="00974A3B" w:rsidDel="00974A3B">
          <w:rPr>
            <w:rPrChange w:id="1917" w:author="Tin Trčak" w:date="2016-01-21T00:50:00Z">
              <w:rPr>
                <w:rStyle w:val="Hyperlink"/>
                <w:noProof/>
              </w:rPr>
            </w:rPrChange>
          </w:rPr>
          <w:noBreakHyphen/>
          <w:delText>10 Sekvencijski dijagram za UC10 i UC11 – DodajUKošaricu</w:delText>
        </w:r>
        <w:r w:rsidDel="00974A3B">
          <w:rPr>
            <w:noProof/>
            <w:webHidden/>
          </w:rPr>
          <w:tab/>
          <w:delText>36</w:delText>
        </w:r>
      </w:del>
    </w:p>
    <w:p w14:paraId="6B2DADC7" w14:textId="77777777" w:rsidR="00CF1A1C" w:rsidDel="00974A3B" w:rsidRDefault="00CF1A1C">
      <w:pPr>
        <w:pStyle w:val="TableofFigures"/>
        <w:tabs>
          <w:tab w:val="right" w:leader="dot" w:pos="9062"/>
        </w:tabs>
        <w:rPr>
          <w:del w:id="1918" w:author="Tin Trčak" w:date="2016-01-21T00:50:00Z"/>
          <w:rFonts w:asciiTheme="minorHAnsi" w:eastAsiaTheme="minorEastAsia" w:hAnsiTheme="minorHAnsi" w:cstheme="minorBidi"/>
          <w:noProof/>
          <w:color w:val="auto"/>
          <w:sz w:val="22"/>
          <w:szCs w:val="22"/>
        </w:rPr>
      </w:pPr>
      <w:del w:id="1919" w:author="Tin Trčak" w:date="2016-01-21T00:50:00Z">
        <w:r w:rsidRPr="00974A3B" w:rsidDel="00974A3B">
          <w:rPr>
            <w:rPrChange w:id="1920" w:author="Tin Trčak" w:date="2016-01-21T00:50:00Z">
              <w:rPr>
                <w:rStyle w:val="Hyperlink"/>
                <w:noProof/>
              </w:rPr>
            </w:rPrChange>
          </w:rPr>
          <w:delText>Slika 4.3</w:delText>
        </w:r>
        <w:r w:rsidRPr="00974A3B" w:rsidDel="00974A3B">
          <w:rPr>
            <w:rPrChange w:id="1921" w:author="Tin Trčak" w:date="2016-01-21T00:50:00Z">
              <w:rPr>
                <w:rStyle w:val="Hyperlink"/>
                <w:noProof/>
              </w:rPr>
            </w:rPrChange>
          </w:rPr>
          <w:noBreakHyphen/>
          <w:delText>11 Sekvencijski dijagram za UC12 – DodavanjeDodatkaSaStraniceJela</w:delText>
        </w:r>
        <w:r w:rsidDel="00974A3B">
          <w:rPr>
            <w:noProof/>
            <w:webHidden/>
          </w:rPr>
          <w:tab/>
          <w:delText>36</w:delText>
        </w:r>
      </w:del>
    </w:p>
    <w:p w14:paraId="5270935E" w14:textId="77777777" w:rsidR="00CF1A1C" w:rsidDel="00974A3B" w:rsidRDefault="00CF1A1C">
      <w:pPr>
        <w:pStyle w:val="TableofFigures"/>
        <w:tabs>
          <w:tab w:val="right" w:leader="dot" w:pos="9062"/>
        </w:tabs>
        <w:rPr>
          <w:del w:id="1922" w:author="Tin Trčak" w:date="2016-01-21T00:50:00Z"/>
          <w:rFonts w:asciiTheme="minorHAnsi" w:eastAsiaTheme="minorEastAsia" w:hAnsiTheme="minorHAnsi" w:cstheme="minorBidi"/>
          <w:noProof/>
          <w:color w:val="auto"/>
          <w:sz w:val="22"/>
          <w:szCs w:val="22"/>
        </w:rPr>
      </w:pPr>
      <w:del w:id="1923" w:author="Tin Trčak" w:date="2016-01-21T00:50:00Z">
        <w:r w:rsidRPr="00974A3B" w:rsidDel="00974A3B">
          <w:rPr>
            <w:rPrChange w:id="1924" w:author="Tin Trčak" w:date="2016-01-21T00:50:00Z">
              <w:rPr>
                <w:rStyle w:val="Hyperlink"/>
                <w:noProof/>
              </w:rPr>
            </w:rPrChange>
          </w:rPr>
          <w:delText>Slika 4.3</w:delText>
        </w:r>
        <w:r w:rsidRPr="00974A3B" w:rsidDel="00974A3B">
          <w:rPr>
            <w:rPrChange w:id="1925" w:author="Tin Trčak" w:date="2016-01-21T00:50:00Z">
              <w:rPr>
                <w:rStyle w:val="Hyperlink"/>
                <w:noProof/>
              </w:rPr>
            </w:rPrChange>
          </w:rPr>
          <w:noBreakHyphen/>
          <w:delText>12 Sekvencijski dijagram za UC13 – PromjenaKoličineIzKošarice</w:delText>
        </w:r>
        <w:r w:rsidDel="00974A3B">
          <w:rPr>
            <w:noProof/>
            <w:webHidden/>
          </w:rPr>
          <w:tab/>
          <w:delText>37</w:delText>
        </w:r>
      </w:del>
    </w:p>
    <w:p w14:paraId="43D26287" w14:textId="77777777" w:rsidR="00CF1A1C" w:rsidDel="00974A3B" w:rsidRDefault="00CF1A1C">
      <w:pPr>
        <w:pStyle w:val="TableofFigures"/>
        <w:tabs>
          <w:tab w:val="right" w:leader="dot" w:pos="9062"/>
        </w:tabs>
        <w:rPr>
          <w:del w:id="1926" w:author="Tin Trčak" w:date="2016-01-21T00:50:00Z"/>
          <w:rFonts w:asciiTheme="minorHAnsi" w:eastAsiaTheme="minorEastAsia" w:hAnsiTheme="minorHAnsi" w:cstheme="minorBidi"/>
          <w:noProof/>
          <w:color w:val="auto"/>
          <w:sz w:val="22"/>
          <w:szCs w:val="22"/>
        </w:rPr>
      </w:pPr>
      <w:del w:id="1927" w:author="Tin Trčak" w:date="2016-01-21T00:50:00Z">
        <w:r w:rsidRPr="00974A3B" w:rsidDel="00974A3B">
          <w:rPr>
            <w:rPrChange w:id="1928" w:author="Tin Trčak" w:date="2016-01-21T00:50:00Z">
              <w:rPr>
                <w:rStyle w:val="Hyperlink"/>
                <w:noProof/>
              </w:rPr>
            </w:rPrChange>
          </w:rPr>
          <w:delText>Slika 4.3</w:delText>
        </w:r>
        <w:r w:rsidRPr="00974A3B" w:rsidDel="00974A3B">
          <w:rPr>
            <w:rPrChange w:id="1929" w:author="Tin Trčak" w:date="2016-01-21T00:50:00Z">
              <w:rPr>
                <w:rStyle w:val="Hyperlink"/>
                <w:noProof/>
              </w:rPr>
            </w:rPrChange>
          </w:rPr>
          <w:noBreakHyphen/>
          <w:delText>13 Sekvencijski dijagram za UC14 – PromijenaKoličineSaStraniceJela</w:delText>
        </w:r>
        <w:r w:rsidDel="00974A3B">
          <w:rPr>
            <w:noProof/>
            <w:webHidden/>
          </w:rPr>
          <w:tab/>
          <w:delText>38</w:delText>
        </w:r>
      </w:del>
    </w:p>
    <w:p w14:paraId="791AA5AA" w14:textId="77777777" w:rsidR="00CF1A1C" w:rsidDel="00974A3B" w:rsidRDefault="00CF1A1C">
      <w:pPr>
        <w:pStyle w:val="TableofFigures"/>
        <w:tabs>
          <w:tab w:val="right" w:leader="dot" w:pos="9062"/>
        </w:tabs>
        <w:rPr>
          <w:del w:id="1930" w:author="Tin Trčak" w:date="2016-01-21T00:50:00Z"/>
          <w:rFonts w:asciiTheme="minorHAnsi" w:eastAsiaTheme="minorEastAsia" w:hAnsiTheme="minorHAnsi" w:cstheme="minorBidi"/>
          <w:noProof/>
          <w:color w:val="auto"/>
          <w:sz w:val="22"/>
          <w:szCs w:val="22"/>
        </w:rPr>
      </w:pPr>
      <w:del w:id="1931" w:author="Tin Trčak" w:date="2016-01-21T00:50:00Z">
        <w:r w:rsidRPr="00974A3B" w:rsidDel="00974A3B">
          <w:rPr>
            <w:rPrChange w:id="1932" w:author="Tin Trčak" w:date="2016-01-21T00:50:00Z">
              <w:rPr>
                <w:rStyle w:val="Hyperlink"/>
                <w:noProof/>
              </w:rPr>
            </w:rPrChange>
          </w:rPr>
          <w:delText>Slika 4.3</w:delText>
        </w:r>
        <w:r w:rsidRPr="00974A3B" w:rsidDel="00974A3B">
          <w:rPr>
            <w:rPrChange w:id="1933" w:author="Tin Trčak" w:date="2016-01-21T00:50:00Z">
              <w:rPr>
                <w:rStyle w:val="Hyperlink"/>
                <w:noProof/>
              </w:rPr>
            </w:rPrChange>
          </w:rPr>
          <w:noBreakHyphen/>
          <w:delText>14 Sekvencijski dijagram za UC15 – BrisanjeJelaIzKošarice</w:delText>
        </w:r>
        <w:r w:rsidDel="00974A3B">
          <w:rPr>
            <w:noProof/>
            <w:webHidden/>
          </w:rPr>
          <w:tab/>
          <w:delText>38</w:delText>
        </w:r>
      </w:del>
    </w:p>
    <w:p w14:paraId="0E5255AF" w14:textId="77777777" w:rsidR="00CF1A1C" w:rsidDel="00974A3B" w:rsidRDefault="00CF1A1C">
      <w:pPr>
        <w:pStyle w:val="TableofFigures"/>
        <w:tabs>
          <w:tab w:val="right" w:leader="dot" w:pos="9062"/>
        </w:tabs>
        <w:rPr>
          <w:del w:id="1934" w:author="Tin Trčak" w:date="2016-01-21T00:50:00Z"/>
          <w:rFonts w:asciiTheme="minorHAnsi" w:eastAsiaTheme="minorEastAsia" w:hAnsiTheme="minorHAnsi" w:cstheme="minorBidi"/>
          <w:noProof/>
          <w:color w:val="auto"/>
          <w:sz w:val="22"/>
          <w:szCs w:val="22"/>
        </w:rPr>
      </w:pPr>
      <w:del w:id="1935" w:author="Tin Trčak" w:date="2016-01-21T00:50:00Z">
        <w:r w:rsidRPr="00974A3B" w:rsidDel="00974A3B">
          <w:rPr>
            <w:rPrChange w:id="1936" w:author="Tin Trčak" w:date="2016-01-21T00:50:00Z">
              <w:rPr>
                <w:rStyle w:val="Hyperlink"/>
                <w:noProof/>
              </w:rPr>
            </w:rPrChange>
          </w:rPr>
          <w:delText>Slika 4.3</w:delText>
        </w:r>
        <w:r w:rsidRPr="00974A3B" w:rsidDel="00974A3B">
          <w:rPr>
            <w:rPrChange w:id="1937" w:author="Tin Trčak" w:date="2016-01-21T00:50:00Z">
              <w:rPr>
                <w:rStyle w:val="Hyperlink"/>
                <w:noProof/>
              </w:rPr>
            </w:rPrChange>
          </w:rPr>
          <w:noBreakHyphen/>
          <w:delText>15 Sekvencijski dijagram za UC16 – PotvrđivanjeNarudžbe</w:delText>
        </w:r>
        <w:r w:rsidDel="00974A3B">
          <w:rPr>
            <w:noProof/>
            <w:webHidden/>
          </w:rPr>
          <w:tab/>
          <w:delText>39</w:delText>
        </w:r>
      </w:del>
    </w:p>
    <w:p w14:paraId="07ADD5D9" w14:textId="77777777" w:rsidR="00CF1A1C" w:rsidDel="00974A3B" w:rsidRDefault="00CF1A1C">
      <w:pPr>
        <w:pStyle w:val="TableofFigures"/>
        <w:tabs>
          <w:tab w:val="right" w:leader="dot" w:pos="9062"/>
        </w:tabs>
        <w:rPr>
          <w:del w:id="1938" w:author="Tin Trčak" w:date="2016-01-21T00:50:00Z"/>
          <w:rFonts w:asciiTheme="minorHAnsi" w:eastAsiaTheme="minorEastAsia" w:hAnsiTheme="minorHAnsi" w:cstheme="minorBidi"/>
          <w:noProof/>
          <w:color w:val="auto"/>
          <w:sz w:val="22"/>
          <w:szCs w:val="22"/>
        </w:rPr>
      </w:pPr>
      <w:del w:id="1939" w:author="Tin Trčak" w:date="2016-01-21T00:50:00Z">
        <w:r w:rsidRPr="00974A3B" w:rsidDel="00974A3B">
          <w:rPr>
            <w:rPrChange w:id="1940" w:author="Tin Trčak" w:date="2016-01-21T00:50:00Z">
              <w:rPr>
                <w:rStyle w:val="Hyperlink"/>
                <w:noProof/>
              </w:rPr>
            </w:rPrChange>
          </w:rPr>
          <w:delText>Slika 4.3</w:delText>
        </w:r>
        <w:r w:rsidRPr="00974A3B" w:rsidDel="00974A3B">
          <w:rPr>
            <w:rPrChange w:id="1941" w:author="Tin Trčak" w:date="2016-01-21T00:50:00Z">
              <w:rPr>
                <w:rStyle w:val="Hyperlink"/>
                <w:noProof/>
              </w:rPr>
            </w:rPrChange>
          </w:rPr>
          <w:noBreakHyphen/>
          <w:delText>16 Sekvencijski dijagram za UC17 i UC18 – UnosKomentara</w:delText>
        </w:r>
        <w:r w:rsidDel="00974A3B">
          <w:rPr>
            <w:noProof/>
            <w:webHidden/>
          </w:rPr>
          <w:tab/>
          <w:delText>39</w:delText>
        </w:r>
      </w:del>
    </w:p>
    <w:p w14:paraId="32F18CF2" w14:textId="77777777" w:rsidR="00CF1A1C" w:rsidDel="00974A3B" w:rsidRDefault="00CF1A1C">
      <w:pPr>
        <w:pStyle w:val="TableofFigures"/>
        <w:tabs>
          <w:tab w:val="right" w:leader="dot" w:pos="9062"/>
        </w:tabs>
        <w:rPr>
          <w:del w:id="1942" w:author="Tin Trčak" w:date="2016-01-21T00:50:00Z"/>
          <w:rFonts w:asciiTheme="minorHAnsi" w:eastAsiaTheme="minorEastAsia" w:hAnsiTheme="minorHAnsi" w:cstheme="minorBidi"/>
          <w:noProof/>
          <w:color w:val="auto"/>
          <w:sz w:val="22"/>
          <w:szCs w:val="22"/>
        </w:rPr>
      </w:pPr>
      <w:del w:id="1943" w:author="Tin Trčak" w:date="2016-01-21T00:50:00Z">
        <w:r w:rsidRPr="00974A3B" w:rsidDel="00974A3B">
          <w:rPr>
            <w:rPrChange w:id="1944" w:author="Tin Trčak" w:date="2016-01-21T00:50:00Z">
              <w:rPr>
                <w:rStyle w:val="Hyperlink"/>
                <w:noProof/>
              </w:rPr>
            </w:rPrChange>
          </w:rPr>
          <w:delText>Slika 4.3</w:delText>
        </w:r>
        <w:r w:rsidRPr="00974A3B" w:rsidDel="00974A3B">
          <w:rPr>
            <w:rPrChange w:id="1945" w:author="Tin Trčak" w:date="2016-01-21T00:50:00Z">
              <w:rPr>
                <w:rStyle w:val="Hyperlink"/>
                <w:noProof/>
              </w:rPr>
            </w:rPrChange>
          </w:rPr>
          <w:noBreakHyphen/>
          <w:delText>17 Sekvencijski dijagram za UC19 – PregledKontakata</w:delText>
        </w:r>
        <w:r w:rsidDel="00974A3B">
          <w:rPr>
            <w:noProof/>
            <w:webHidden/>
          </w:rPr>
          <w:tab/>
          <w:delText>40</w:delText>
        </w:r>
      </w:del>
    </w:p>
    <w:p w14:paraId="77B8F2B5" w14:textId="77777777" w:rsidR="00CF1A1C" w:rsidDel="00974A3B" w:rsidRDefault="00CF1A1C">
      <w:pPr>
        <w:pStyle w:val="TableofFigures"/>
        <w:tabs>
          <w:tab w:val="right" w:leader="dot" w:pos="9062"/>
        </w:tabs>
        <w:rPr>
          <w:del w:id="1946" w:author="Tin Trčak" w:date="2016-01-21T00:50:00Z"/>
          <w:rFonts w:asciiTheme="minorHAnsi" w:eastAsiaTheme="minorEastAsia" w:hAnsiTheme="minorHAnsi" w:cstheme="minorBidi"/>
          <w:noProof/>
          <w:color w:val="auto"/>
          <w:sz w:val="22"/>
          <w:szCs w:val="22"/>
        </w:rPr>
      </w:pPr>
      <w:del w:id="1947" w:author="Tin Trčak" w:date="2016-01-21T00:50:00Z">
        <w:r w:rsidRPr="00974A3B" w:rsidDel="00974A3B">
          <w:rPr>
            <w:rPrChange w:id="1948" w:author="Tin Trčak" w:date="2016-01-21T00:50:00Z">
              <w:rPr>
                <w:rStyle w:val="Hyperlink"/>
                <w:noProof/>
              </w:rPr>
            </w:rPrChange>
          </w:rPr>
          <w:delText>Slika 4.3</w:delText>
        </w:r>
        <w:r w:rsidRPr="00974A3B" w:rsidDel="00974A3B">
          <w:rPr>
            <w:rPrChange w:id="1949" w:author="Tin Trčak" w:date="2016-01-21T00:50:00Z">
              <w:rPr>
                <w:rStyle w:val="Hyperlink"/>
                <w:noProof/>
              </w:rPr>
            </w:rPrChange>
          </w:rPr>
          <w:noBreakHyphen/>
          <w:delText>18 Sekvencijski dijagram za UC20 – PregledAdminStranice</w:delText>
        </w:r>
        <w:r w:rsidDel="00974A3B">
          <w:rPr>
            <w:noProof/>
            <w:webHidden/>
          </w:rPr>
          <w:tab/>
          <w:delText>40</w:delText>
        </w:r>
      </w:del>
    </w:p>
    <w:p w14:paraId="0D43FEF2" w14:textId="77777777" w:rsidR="00CF1A1C" w:rsidDel="00974A3B" w:rsidRDefault="00CF1A1C">
      <w:pPr>
        <w:pStyle w:val="TableofFigures"/>
        <w:tabs>
          <w:tab w:val="right" w:leader="dot" w:pos="9062"/>
        </w:tabs>
        <w:rPr>
          <w:del w:id="1950" w:author="Tin Trčak" w:date="2016-01-21T00:50:00Z"/>
          <w:rFonts w:asciiTheme="minorHAnsi" w:eastAsiaTheme="minorEastAsia" w:hAnsiTheme="minorHAnsi" w:cstheme="minorBidi"/>
          <w:noProof/>
          <w:color w:val="auto"/>
          <w:sz w:val="22"/>
          <w:szCs w:val="22"/>
        </w:rPr>
      </w:pPr>
      <w:del w:id="1951" w:author="Tin Trčak" w:date="2016-01-21T00:50:00Z">
        <w:r w:rsidRPr="00974A3B" w:rsidDel="00974A3B">
          <w:rPr>
            <w:rPrChange w:id="1952" w:author="Tin Trčak" w:date="2016-01-21T00:50:00Z">
              <w:rPr>
                <w:rStyle w:val="Hyperlink"/>
                <w:noProof/>
              </w:rPr>
            </w:rPrChange>
          </w:rPr>
          <w:delText>Slika 4.3</w:delText>
        </w:r>
        <w:r w:rsidRPr="00974A3B" w:rsidDel="00974A3B">
          <w:rPr>
            <w:rPrChange w:id="1953" w:author="Tin Trčak" w:date="2016-01-21T00:50:00Z">
              <w:rPr>
                <w:rStyle w:val="Hyperlink"/>
                <w:noProof/>
              </w:rPr>
            </w:rPrChange>
          </w:rPr>
          <w:noBreakHyphen/>
          <w:delText>19 Sekvencijski dijagram za UC21 – PregledNarudžbi</w:delText>
        </w:r>
        <w:r w:rsidDel="00974A3B">
          <w:rPr>
            <w:noProof/>
            <w:webHidden/>
          </w:rPr>
          <w:tab/>
          <w:delText>41</w:delText>
        </w:r>
      </w:del>
    </w:p>
    <w:p w14:paraId="049840B1" w14:textId="77777777" w:rsidR="00CF1A1C" w:rsidDel="00974A3B" w:rsidRDefault="00CF1A1C">
      <w:pPr>
        <w:pStyle w:val="TableofFigures"/>
        <w:tabs>
          <w:tab w:val="right" w:leader="dot" w:pos="9062"/>
        </w:tabs>
        <w:rPr>
          <w:del w:id="1954" w:author="Tin Trčak" w:date="2016-01-21T00:50:00Z"/>
          <w:rFonts w:asciiTheme="minorHAnsi" w:eastAsiaTheme="minorEastAsia" w:hAnsiTheme="minorHAnsi" w:cstheme="minorBidi"/>
          <w:noProof/>
          <w:color w:val="auto"/>
          <w:sz w:val="22"/>
          <w:szCs w:val="22"/>
        </w:rPr>
      </w:pPr>
      <w:del w:id="1955" w:author="Tin Trčak" w:date="2016-01-21T00:50:00Z">
        <w:r w:rsidRPr="00974A3B" w:rsidDel="00974A3B">
          <w:rPr>
            <w:rPrChange w:id="1956" w:author="Tin Trčak" w:date="2016-01-21T00:50:00Z">
              <w:rPr>
                <w:rStyle w:val="Hyperlink"/>
                <w:noProof/>
              </w:rPr>
            </w:rPrChange>
          </w:rPr>
          <w:delText>Slika 4.3</w:delText>
        </w:r>
        <w:r w:rsidRPr="00974A3B" w:rsidDel="00974A3B">
          <w:rPr>
            <w:rPrChange w:id="1957" w:author="Tin Trčak" w:date="2016-01-21T00:50:00Z">
              <w:rPr>
                <w:rStyle w:val="Hyperlink"/>
                <w:noProof/>
              </w:rPr>
            </w:rPrChange>
          </w:rPr>
          <w:noBreakHyphen/>
          <w:delText>20 Sekvencijski dijagram za UC22 – PotvrdaZaprimljeneNarudžbe</w:delText>
        </w:r>
        <w:r w:rsidDel="00974A3B">
          <w:rPr>
            <w:noProof/>
            <w:webHidden/>
          </w:rPr>
          <w:tab/>
          <w:delText>41</w:delText>
        </w:r>
      </w:del>
    </w:p>
    <w:p w14:paraId="5FF6714F" w14:textId="77777777" w:rsidR="00CF1A1C" w:rsidDel="00974A3B" w:rsidRDefault="00CF1A1C">
      <w:pPr>
        <w:pStyle w:val="TableofFigures"/>
        <w:tabs>
          <w:tab w:val="right" w:leader="dot" w:pos="9062"/>
        </w:tabs>
        <w:rPr>
          <w:del w:id="1958" w:author="Tin Trčak" w:date="2016-01-21T00:50:00Z"/>
          <w:rFonts w:asciiTheme="minorHAnsi" w:eastAsiaTheme="minorEastAsia" w:hAnsiTheme="minorHAnsi" w:cstheme="minorBidi"/>
          <w:noProof/>
          <w:color w:val="auto"/>
          <w:sz w:val="22"/>
          <w:szCs w:val="22"/>
        </w:rPr>
      </w:pPr>
      <w:del w:id="1959" w:author="Tin Trčak" w:date="2016-01-21T00:50:00Z">
        <w:r w:rsidRPr="00974A3B" w:rsidDel="00974A3B">
          <w:rPr>
            <w:rPrChange w:id="1960" w:author="Tin Trčak" w:date="2016-01-21T00:50:00Z">
              <w:rPr>
                <w:rStyle w:val="Hyperlink"/>
                <w:noProof/>
              </w:rPr>
            </w:rPrChange>
          </w:rPr>
          <w:delText>Slika 4.3</w:delText>
        </w:r>
        <w:r w:rsidRPr="00974A3B" w:rsidDel="00974A3B">
          <w:rPr>
            <w:rPrChange w:id="1961" w:author="Tin Trčak" w:date="2016-01-21T00:50:00Z">
              <w:rPr>
                <w:rStyle w:val="Hyperlink"/>
                <w:noProof/>
              </w:rPr>
            </w:rPrChange>
          </w:rPr>
          <w:noBreakHyphen/>
          <w:delText>21 Sekvencijski dijagram za UC23 – OdbijanjeNarudžbe</w:delText>
        </w:r>
        <w:r w:rsidDel="00974A3B">
          <w:rPr>
            <w:noProof/>
            <w:webHidden/>
          </w:rPr>
          <w:tab/>
          <w:delText>42</w:delText>
        </w:r>
      </w:del>
    </w:p>
    <w:p w14:paraId="0C65C795" w14:textId="77777777" w:rsidR="00CF1A1C" w:rsidDel="00974A3B" w:rsidRDefault="00CF1A1C">
      <w:pPr>
        <w:pStyle w:val="TableofFigures"/>
        <w:tabs>
          <w:tab w:val="right" w:leader="dot" w:pos="9062"/>
        </w:tabs>
        <w:rPr>
          <w:del w:id="1962" w:author="Tin Trčak" w:date="2016-01-21T00:50:00Z"/>
          <w:rFonts w:asciiTheme="minorHAnsi" w:eastAsiaTheme="minorEastAsia" w:hAnsiTheme="minorHAnsi" w:cstheme="minorBidi"/>
          <w:noProof/>
          <w:color w:val="auto"/>
          <w:sz w:val="22"/>
          <w:szCs w:val="22"/>
        </w:rPr>
      </w:pPr>
      <w:del w:id="1963" w:author="Tin Trčak" w:date="2016-01-21T00:50:00Z">
        <w:r w:rsidRPr="00974A3B" w:rsidDel="00974A3B">
          <w:rPr>
            <w:rPrChange w:id="1964" w:author="Tin Trčak" w:date="2016-01-21T00:50:00Z">
              <w:rPr>
                <w:rStyle w:val="Hyperlink"/>
                <w:noProof/>
              </w:rPr>
            </w:rPrChange>
          </w:rPr>
          <w:delText>Slika 4.3</w:delText>
        </w:r>
        <w:r w:rsidRPr="00974A3B" w:rsidDel="00974A3B">
          <w:rPr>
            <w:rPrChange w:id="1965" w:author="Tin Trčak" w:date="2016-01-21T00:50:00Z">
              <w:rPr>
                <w:rStyle w:val="Hyperlink"/>
                <w:noProof/>
              </w:rPr>
            </w:rPrChange>
          </w:rPr>
          <w:noBreakHyphen/>
          <w:delText>22 Sekvencijski dijagram za UC24 – DodajJelo</w:delText>
        </w:r>
        <w:r w:rsidDel="00974A3B">
          <w:rPr>
            <w:noProof/>
            <w:webHidden/>
          </w:rPr>
          <w:tab/>
          <w:delText>42</w:delText>
        </w:r>
      </w:del>
    </w:p>
    <w:p w14:paraId="37A6577A" w14:textId="77777777" w:rsidR="00CF1A1C" w:rsidDel="00974A3B" w:rsidRDefault="00CF1A1C">
      <w:pPr>
        <w:pStyle w:val="TableofFigures"/>
        <w:tabs>
          <w:tab w:val="right" w:leader="dot" w:pos="9062"/>
        </w:tabs>
        <w:rPr>
          <w:del w:id="1966" w:author="Tin Trčak" w:date="2016-01-21T00:50:00Z"/>
          <w:rFonts w:asciiTheme="minorHAnsi" w:eastAsiaTheme="minorEastAsia" w:hAnsiTheme="minorHAnsi" w:cstheme="minorBidi"/>
          <w:noProof/>
          <w:color w:val="auto"/>
          <w:sz w:val="22"/>
          <w:szCs w:val="22"/>
        </w:rPr>
      </w:pPr>
      <w:del w:id="1967" w:author="Tin Trčak" w:date="2016-01-21T00:50:00Z">
        <w:r w:rsidRPr="00974A3B" w:rsidDel="00974A3B">
          <w:rPr>
            <w:rPrChange w:id="1968" w:author="Tin Trčak" w:date="2016-01-21T00:50:00Z">
              <w:rPr>
                <w:rStyle w:val="Hyperlink"/>
                <w:noProof/>
              </w:rPr>
            </w:rPrChange>
          </w:rPr>
          <w:delText>Slika 4.3</w:delText>
        </w:r>
        <w:r w:rsidRPr="00974A3B" w:rsidDel="00974A3B">
          <w:rPr>
            <w:rPrChange w:id="1969" w:author="Tin Trčak" w:date="2016-01-21T00:50:00Z">
              <w:rPr>
                <w:rStyle w:val="Hyperlink"/>
                <w:noProof/>
              </w:rPr>
            </w:rPrChange>
          </w:rPr>
          <w:noBreakHyphen/>
          <w:delText>23 Sekvencijski dijagram za UC25 – UrediJelo</w:delText>
        </w:r>
        <w:r w:rsidDel="00974A3B">
          <w:rPr>
            <w:noProof/>
            <w:webHidden/>
          </w:rPr>
          <w:tab/>
          <w:delText>43</w:delText>
        </w:r>
      </w:del>
    </w:p>
    <w:p w14:paraId="0376AD94" w14:textId="77777777" w:rsidR="00CF1A1C" w:rsidDel="00974A3B" w:rsidRDefault="00CF1A1C">
      <w:pPr>
        <w:pStyle w:val="TableofFigures"/>
        <w:tabs>
          <w:tab w:val="right" w:leader="dot" w:pos="9062"/>
        </w:tabs>
        <w:rPr>
          <w:del w:id="1970" w:author="Tin Trčak" w:date="2016-01-21T00:50:00Z"/>
          <w:rFonts w:asciiTheme="minorHAnsi" w:eastAsiaTheme="minorEastAsia" w:hAnsiTheme="minorHAnsi" w:cstheme="minorBidi"/>
          <w:noProof/>
          <w:color w:val="auto"/>
          <w:sz w:val="22"/>
          <w:szCs w:val="22"/>
        </w:rPr>
      </w:pPr>
      <w:del w:id="1971" w:author="Tin Trčak" w:date="2016-01-21T00:50:00Z">
        <w:r w:rsidRPr="00974A3B" w:rsidDel="00974A3B">
          <w:rPr>
            <w:rPrChange w:id="1972" w:author="Tin Trčak" w:date="2016-01-21T00:50:00Z">
              <w:rPr>
                <w:rStyle w:val="Hyperlink"/>
                <w:noProof/>
              </w:rPr>
            </w:rPrChange>
          </w:rPr>
          <w:delText>Slika 4.3</w:delText>
        </w:r>
        <w:r w:rsidRPr="00974A3B" w:rsidDel="00974A3B">
          <w:rPr>
            <w:rPrChange w:id="1973" w:author="Tin Trčak" w:date="2016-01-21T00:50:00Z">
              <w:rPr>
                <w:rStyle w:val="Hyperlink"/>
                <w:noProof/>
              </w:rPr>
            </w:rPrChange>
          </w:rPr>
          <w:noBreakHyphen/>
          <w:delText>24 Sekvencijski dijagram za UC26 – ObrišiJelo</w:delText>
        </w:r>
        <w:r w:rsidDel="00974A3B">
          <w:rPr>
            <w:noProof/>
            <w:webHidden/>
          </w:rPr>
          <w:tab/>
          <w:delText>43</w:delText>
        </w:r>
      </w:del>
    </w:p>
    <w:p w14:paraId="7AEDBA76" w14:textId="77777777" w:rsidR="00CF1A1C" w:rsidDel="00974A3B" w:rsidRDefault="00CF1A1C">
      <w:pPr>
        <w:pStyle w:val="TableofFigures"/>
        <w:tabs>
          <w:tab w:val="right" w:leader="dot" w:pos="9062"/>
        </w:tabs>
        <w:rPr>
          <w:del w:id="1974" w:author="Tin Trčak" w:date="2016-01-21T00:50:00Z"/>
          <w:rFonts w:asciiTheme="minorHAnsi" w:eastAsiaTheme="minorEastAsia" w:hAnsiTheme="minorHAnsi" w:cstheme="minorBidi"/>
          <w:noProof/>
          <w:color w:val="auto"/>
          <w:sz w:val="22"/>
          <w:szCs w:val="22"/>
        </w:rPr>
      </w:pPr>
      <w:del w:id="1975" w:author="Tin Trčak" w:date="2016-01-21T00:50:00Z">
        <w:r w:rsidRPr="00974A3B" w:rsidDel="00974A3B">
          <w:rPr>
            <w:rPrChange w:id="1976" w:author="Tin Trčak" w:date="2016-01-21T00:50:00Z">
              <w:rPr>
                <w:rStyle w:val="Hyperlink"/>
                <w:noProof/>
              </w:rPr>
            </w:rPrChange>
          </w:rPr>
          <w:delText>Slika 4.3</w:delText>
        </w:r>
        <w:r w:rsidRPr="00974A3B" w:rsidDel="00974A3B">
          <w:rPr>
            <w:rPrChange w:id="1977" w:author="Tin Trčak" w:date="2016-01-21T00:50:00Z">
              <w:rPr>
                <w:rStyle w:val="Hyperlink"/>
                <w:noProof/>
              </w:rPr>
            </w:rPrChange>
          </w:rPr>
          <w:noBreakHyphen/>
          <w:delText>25 Sekvencijski dijagram za UC27 – DodajKategoriju</w:delText>
        </w:r>
        <w:r w:rsidDel="00974A3B">
          <w:rPr>
            <w:noProof/>
            <w:webHidden/>
          </w:rPr>
          <w:tab/>
          <w:delText>44</w:delText>
        </w:r>
      </w:del>
    </w:p>
    <w:p w14:paraId="0D174DD0" w14:textId="77777777" w:rsidR="00CF1A1C" w:rsidDel="00974A3B" w:rsidRDefault="00CF1A1C">
      <w:pPr>
        <w:pStyle w:val="TableofFigures"/>
        <w:tabs>
          <w:tab w:val="right" w:leader="dot" w:pos="9062"/>
        </w:tabs>
        <w:rPr>
          <w:del w:id="1978" w:author="Tin Trčak" w:date="2016-01-21T00:50:00Z"/>
          <w:rFonts w:asciiTheme="minorHAnsi" w:eastAsiaTheme="minorEastAsia" w:hAnsiTheme="minorHAnsi" w:cstheme="minorBidi"/>
          <w:noProof/>
          <w:color w:val="auto"/>
          <w:sz w:val="22"/>
          <w:szCs w:val="22"/>
        </w:rPr>
      </w:pPr>
      <w:del w:id="1979" w:author="Tin Trčak" w:date="2016-01-21T00:50:00Z">
        <w:r w:rsidRPr="00974A3B" w:rsidDel="00974A3B">
          <w:rPr>
            <w:rPrChange w:id="1980" w:author="Tin Trčak" w:date="2016-01-21T00:50:00Z">
              <w:rPr>
                <w:rStyle w:val="Hyperlink"/>
                <w:noProof/>
              </w:rPr>
            </w:rPrChange>
          </w:rPr>
          <w:delText>Slika 4.3</w:delText>
        </w:r>
        <w:r w:rsidRPr="00974A3B" w:rsidDel="00974A3B">
          <w:rPr>
            <w:rPrChange w:id="1981" w:author="Tin Trčak" w:date="2016-01-21T00:50:00Z">
              <w:rPr>
                <w:rStyle w:val="Hyperlink"/>
                <w:noProof/>
              </w:rPr>
            </w:rPrChange>
          </w:rPr>
          <w:noBreakHyphen/>
          <w:delText>26 Sekvencijski dijagram za UC28 – ObrišiKategoriju</w:delText>
        </w:r>
        <w:r w:rsidDel="00974A3B">
          <w:rPr>
            <w:noProof/>
            <w:webHidden/>
          </w:rPr>
          <w:tab/>
          <w:delText>44</w:delText>
        </w:r>
      </w:del>
    </w:p>
    <w:p w14:paraId="5210CB4D" w14:textId="77777777" w:rsidR="00CF1A1C" w:rsidDel="00974A3B" w:rsidRDefault="00CF1A1C">
      <w:pPr>
        <w:pStyle w:val="TableofFigures"/>
        <w:tabs>
          <w:tab w:val="right" w:leader="dot" w:pos="9062"/>
        </w:tabs>
        <w:rPr>
          <w:del w:id="1982" w:author="Tin Trčak" w:date="2016-01-21T00:50:00Z"/>
          <w:rFonts w:asciiTheme="minorHAnsi" w:eastAsiaTheme="minorEastAsia" w:hAnsiTheme="minorHAnsi" w:cstheme="minorBidi"/>
          <w:noProof/>
          <w:color w:val="auto"/>
          <w:sz w:val="22"/>
          <w:szCs w:val="22"/>
        </w:rPr>
      </w:pPr>
      <w:del w:id="1983" w:author="Tin Trčak" w:date="2016-01-21T00:50:00Z">
        <w:r w:rsidRPr="00974A3B" w:rsidDel="00974A3B">
          <w:rPr>
            <w:rPrChange w:id="1984" w:author="Tin Trčak" w:date="2016-01-21T00:50:00Z">
              <w:rPr>
                <w:rStyle w:val="Hyperlink"/>
                <w:noProof/>
              </w:rPr>
            </w:rPrChange>
          </w:rPr>
          <w:delText>Slika 4.3</w:delText>
        </w:r>
        <w:r w:rsidRPr="00974A3B" w:rsidDel="00974A3B">
          <w:rPr>
            <w:rPrChange w:id="1985" w:author="Tin Trčak" w:date="2016-01-21T00:50:00Z">
              <w:rPr>
                <w:rStyle w:val="Hyperlink"/>
                <w:noProof/>
              </w:rPr>
            </w:rPrChange>
          </w:rPr>
          <w:noBreakHyphen/>
          <w:delText>27 Sekvencijski dijagram za UC29 – AnalizaNarudžbi</w:delText>
        </w:r>
        <w:r w:rsidDel="00974A3B">
          <w:rPr>
            <w:noProof/>
            <w:webHidden/>
          </w:rPr>
          <w:tab/>
          <w:delText>45</w:delText>
        </w:r>
      </w:del>
    </w:p>
    <w:p w14:paraId="69541F4A" w14:textId="77777777" w:rsidR="00CF1A1C" w:rsidDel="00974A3B" w:rsidRDefault="00CF1A1C">
      <w:pPr>
        <w:pStyle w:val="TableofFigures"/>
        <w:tabs>
          <w:tab w:val="right" w:leader="dot" w:pos="9062"/>
        </w:tabs>
        <w:rPr>
          <w:del w:id="1986" w:author="Tin Trčak" w:date="2016-01-21T00:50:00Z"/>
          <w:rFonts w:asciiTheme="minorHAnsi" w:eastAsiaTheme="minorEastAsia" w:hAnsiTheme="minorHAnsi" w:cstheme="minorBidi"/>
          <w:noProof/>
          <w:color w:val="auto"/>
          <w:sz w:val="22"/>
          <w:szCs w:val="22"/>
        </w:rPr>
      </w:pPr>
      <w:del w:id="1987" w:author="Tin Trčak" w:date="2016-01-21T00:50:00Z">
        <w:r w:rsidRPr="00974A3B" w:rsidDel="00974A3B">
          <w:rPr>
            <w:rPrChange w:id="1988" w:author="Tin Trčak" w:date="2016-01-21T00:50:00Z">
              <w:rPr>
                <w:rStyle w:val="Hyperlink"/>
                <w:noProof/>
              </w:rPr>
            </w:rPrChange>
          </w:rPr>
          <w:delText>Slika 4.3</w:delText>
        </w:r>
        <w:r w:rsidRPr="00974A3B" w:rsidDel="00974A3B">
          <w:rPr>
            <w:rPrChange w:id="1989" w:author="Tin Trčak" w:date="2016-01-21T00:50:00Z">
              <w:rPr>
                <w:rStyle w:val="Hyperlink"/>
                <w:noProof/>
              </w:rPr>
            </w:rPrChange>
          </w:rPr>
          <w:noBreakHyphen/>
          <w:delText>28 Sekvencijski dijagram za UC30 – PromjenaPodatakaZaRestoran</w:delText>
        </w:r>
        <w:r w:rsidDel="00974A3B">
          <w:rPr>
            <w:noProof/>
            <w:webHidden/>
          </w:rPr>
          <w:tab/>
          <w:delText>45</w:delText>
        </w:r>
      </w:del>
    </w:p>
    <w:p w14:paraId="5B413D50" w14:textId="77777777" w:rsidR="00CF1A1C" w:rsidDel="00974A3B" w:rsidRDefault="00CF1A1C">
      <w:pPr>
        <w:pStyle w:val="TableofFigures"/>
        <w:tabs>
          <w:tab w:val="right" w:leader="dot" w:pos="9062"/>
        </w:tabs>
        <w:rPr>
          <w:del w:id="1990" w:author="Tin Trčak" w:date="2016-01-21T00:50:00Z"/>
          <w:rFonts w:asciiTheme="minorHAnsi" w:eastAsiaTheme="minorEastAsia" w:hAnsiTheme="minorHAnsi" w:cstheme="minorBidi"/>
          <w:noProof/>
          <w:color w:val="auto"/>
          <w:sz w:val="22"/>
          <w:szCs w:val="22"/>
        </w:rPr>
      </w:pPr>
      <w:del w:id="1991" w:author="Tin Trčak" w:date="2016-01-21T00:50:00Z">
        <w:r w:rsidRPr="00974A3B" w:rsidDel="00974A3B">
          <w:rPr>
            <w:rPrChange w:id="1992" w:author="Tin Trčak" w:date="2016-01-21T00:50:00Z">
              <w:rPr>
                <w:rStyle w:val="Hyperlink"/>
                <w:noProof/>
              </w:rPr>
            </w:rPrChange>
          </w:rPr>
          <w:delText>Slika 4.3</w:delText>
        </w:r>
        <w:r w:rsidRPr="00974A3B" w:rsidDel="00974A3B">
          <w:rPr>
            <w:rPrChange w:id="1993" w:author="Tin Trčak" w:date="2016-01-21T00:50:00Z">
              <w:rPr>
                <w:rStyle w:val="Hyperlink"/>
                <w:noProof/>
              </w:rPr>
            </w:rPrChange>
          </w:rPr>
          <w:noBreakHyphen/>
          <w:delText>29 Sekvencijski dijagram za UC31 – SnimanjeNarudžbe</w:delText>
        </w:r>
        <w:r w:rsidDel="00974A3B">
          <w:rPr>
            <w:noProof/>
            <w:webHidden/>
          </w:rPr>
          <w:tab/>
          <w:delText>46</w:delText>
        </w:r>
      </w:del>
    </w:p>
    <w:p w14:paraId="70DA0153" w14:textId="77777777" w:rsidR="00CF1A1C" w:rsidDel="00974A3B" w:rsidRDefault="00CF1A1C">
      <w:pPr>
        <w:pStyle w:val="TableofFigures"/>
        <w:tabs>
          <w:tab w:val="right" w:leader="dot" w:pos="9062"/>
        </w:tabs>
        <w:rPr>
          <w:del w:id="1994" w:author="Tin Trčak" w:date="2016-01-21T00:50:00Z"/>
          <w:rFonts w:asciiTheme="minorHAnsi" w:eastAsiaTheme="minorEastAsia" w:hAnsiTheme="minorHAnsi" w:cstheme="minorBidi"/>
          <w:noProof/>
          <w:color w:val="auto"/>
          <w:sz w:val="22"/>
          <w:szCs w:val="22"/>
        </w:rPr>
      </w:pPr>
      <w:del w:id="1995" w:author="Tin Trčak" w:date="2016-01-21T00:50:00Z">
        <w:r w:rsidRPr="00974A3B" w:rsidDel="00974A3B">
          <w:rPr>
            <w:rPrChange w:id="1996" w:author="Tin Trčak" w:date="2016-01-21T00:50:00Z">
              <w:rPr>
                <w:rStyle w:val="Hyperlink"/>
                <w:noProof/>
              </w:rPr>
            </w:rPrChange>
          </w:rPr>
          <w:delText>Slika 6.1</w:delText>
        </w:r>
        <w:r w:rsidRPr="00974A3B" w:rsidDel="00974A3B">
          <w:rPr>
            <w:rPrChange w:id="1997" w:author="Tin Trčak" w:date="2016-01-21T00:50:00Z">
              <w:rPr>
                <w:rStyle w:val="Hyperlink"/>
                <w:noProof/>
              </w:rPr>
            </w:rPrChange>
          </w:rPr>
          <w:noBreakHyphen/>
          <w:delText>1 Arhitektura sustava</w:delText>
        </w:r>
        <w:r w:rsidDel="00974A3B">
          <w:rPr>
            <w:noProof/>
            <w:webHidden/>
          </w:rPr>
          <w:tab/>
          <w:delText>48</w:delText>
        </w:r>
      </w:del>
    </w:p>
    <w:p w14:paraId="7671B021" w14:textId="77777777" w:rsidR="00CF1A1C" w:rsidDel="00974A3B" w:rsidRDefault="00CF1A1C">
      <w:pPr>
        <w:pStyle w:val="TableofFigures"/>
        <w:tabs>
          <w:tab w:val="right" w:leader="dot" w:pos="9062"/>
        </w:tabs>
        <w:rPr>
          <w:del w:id="1998" w:author="Tin Trčak" w:date="2016-01-21T00:50:00Z"/>
          <w:rFonts w:asciiTheme="minorHAnsi" w:eastAsiaTheme="minorEastAsia" w:hAnsiTheme="minorHAnsi" w:cstheme="minorBidi"/>
          <w:noProof/>
          <w:color w:val="auto"/>
          <w:sz w:val="22"/>
          <w:szCs w:val="22"/>
        </w:rPr>
      </w:pPr>
      <w:del w:id="1999" w:author="Tin Trčak" w:date="2016-01-21T00:50:00Z">
        <w:r w:rsidRPr="00974A3B" w:rsidDel="00974A3B">
          <w:rPr>
            <w:rPrChange w:id="2000" w:author="Tin Trčak" w:date="2016-01-21T00:50:00Z">
              <w:rPr>
                <w:rStyle w:val="Hyperlink"/>
                <w:noProof/>
              </w:rPr>
            </w:rPrChange>
          </w:rPr>
          <w:delText>Slika 6.1</w:delText>
        </w:r>
        <w:r w:rsidRPr="00974A3B" w:rsidDel="00974A3B">
          <w:rPr>
            <w:rPrChange w:id="2001" w:author="Tin Trčak" w:date="2016-01-21T00:50:00Z">
              <w:rPr>
                <w:rStyle w:val="Hyperlink"/>
                <w:noProof/>
              </w:rPr>
            </w:rPrChange>
          </w:rPr>
          <w:noBreakHyphen/>
          <w:delText>2 MVC obrazac</w:delText>
        </w:r>
        <w:r w:rsidDel="00974A3B">
          <w:rPr>
            <w:noProof/>
            <w:webHidden/>
          </w:rPr>
          <w:tab/>
          <w:delText>49</w:delText>
        </w:r>
      </w:del>
    </w:p>
    <w:p w14:paraId="027EE03F" w14:textId="77777777" w:rsidR="00CF1A1C" w:rsidDel="00974A3B" w:rsidRDefault="00CF1A1C">
      <w:pPr>
        <w:pStyle w:val="TableofFigures"/>
        <w:tabs>
          <w:tab w:val="right" w:leader="dot" w:pos="9062"/>
        </w:tabs>
        <w:rPr>
          <w:del w:id="2002" w:author="Tin Trčak" w:date="2016-01-21T00:50:00Z"/>
          <w:rFonts w:asciiTheme="minorHAnsi" w:eastAsiaTheme="minorEastAsia" w:hAnsiTheme="minorHAnsi" w:cstheme="minorBidi"/>
          <w:noProof/>
          <w:color w:val="auto"/>
          <w:sz w:val="22"/>
          <w:szCs w:val="22"/>
        </w:rPr>
      </w:pPr>
      <w:del w:id="2003" w:author="Tin Trčak" w:date="2016-01-21T00:50:00Z">
        <w:r w:rsidRPr="00974A3B" w:rsidDel="00974A3B">
          <w:rPr>
            <w:rPrChange w:id="2004" w:author="Tin Trčak" w:date="2016-01-21T00:50:00Z">
              <w:rPr>
                <w:rStyle w:val="Hyperlink"/>
                <w:noProof/>
              </w:rPr>
            </w:rPrChange>
          </w:rPr>
          <w:delText>Slika 6.1</w:delText>
        </w:r>
        <w:r w:rsidRPr="00974A3B" w:rsidDel="00974A3B">
          <w:rPr>
            <w:rPrChange w:id="2005" w:author="Tin Trčak" w:date="2016-01-21T00:50:00Z">
              <w:rPr>
                <w:rStyle w:val="Hyperlink"/>
                <w:noProof/>
              </w:rPr>
            </w:rPrChange>
          </w:rPr>
          <w:noBreakHyphen/>
          <w:delText>3 ER model baze podataka</w:delText>
        </w:r>
        <w:r w:rsidDel="00974A3B">
          <w:rPr>
            <w:noProof/>
            <w:webHidden/>
          </w:rPr>
          <w:tab/>
          <w:delText>53</w:delText>
        </w:r>
      </w:del>
    </w:p>
    <w:p w14:paraId="586D86E9" w14:textId="77777777" w:rsidR="00CF1A1C" w:rsidDel="00974A3B" w:rsidRDefault="00CF1A1C">
      <w:pPr>
        <w:pStyle w:val="TableofFigures"/>
        <w:tabs>
          <w:tab w:val="right" w:leader="dot" w:pos="9062"/>
        </w:tabs>
        <w:rPr>
          <w:del w:id="2006" w:author="Tin Trčak" w:date="2016-01-21T00:50:00Z"/>
          <w:rFonts w:asciiTheme="minorHAnsi" w:eastAsiaTheme="minorEastAsia" w:hAnsiTheme="minorHAnsi" w:cstheme="minorBidi"/>
          <w:noProof/>
          <w:color w:val="auto"/>
          <w:sz w:val="22"/>
          <w:szCs w:val="22"/>
        </w:rPr>
      </w:pPr>
      <w:del w:id="2007" w:author="Tin Trčak" w:date="2016-01-21T00:50:00Z">
        <w:r w:rsidRPr="00974A3B" w:rsidDel="00974A3B">
          <w:rPr>
            <w:rPrChange w:id="2008" w:author="Tin Trčak" w:date="2016-01-21T00:50:00Z">
              <w:rPr>
                <w:rStyle w:val="Hyperlink"/>
                <w:noProof/>
              </w:rPr>
            </w:rPrChange>
          </w:rPr>
          <w:delText>Slika 6.2</w:delText>
        </w:r>
        <w:r w:rsidRPr="00974A3B" w:rsidDel="00974A3B">
          <w:rPr>
            <w:rPrChange w:id="2009" w:author="Tin Trčak" w:date="2016-01-21T00:50:00Z">
              <w:rPr>
                <w:rStyle w:val="Hyperlink"/>
                <w:noProof/>
              </w:rPr>
            </w:rPrChange>
          </w:rPr>
          <w:noBreakHyphen/>
          <w:delText>1 Dijagram razreda</w:delText>
        </w:r>
        <w:r w:rsidDel="00974A3B">
          <w:rPr>
            <w:noProof/>
            <w:webHidden/>
          </w:rPr>
          <w:tab/>
          <w:delText>55</w:delText>
        </w:r>
      </w:del>
    </w:p>
    <w:p w14:paraId="7CDD710F" w14:textId="77777777" w:rsidR="00CF1A1C" w:rsidDel="00974A3B" w:rsidRDefault="00CF1A1C">
      <w:pPr>
        <w:pStyle w:val="TableofFigures"/>
        <w:tabs>
          <w:tab w:val="right" w:leader="dot" w:pos="9062"/>
        </w:tabs>
        <w:rPr>
          <w:del w:id="2010" w:author="Tin Trčak" w:date="2016-01-21T00:50:00Z"/>
          <w:rFonts w:asciiTheme="minorHAnsi" w:eastAsiaTheme="minorEastAsia" w:hAnsiTheme="minorHAnsi" w:cstheme="minorBidi"/>
          <w:noProof/>
          <w:color w:val="auto"/>
          <w:sz w:val="22"/>
          <w:szCs w:val="22"/>
        </w:rPr>
      </w:pPr>
      <w:del w:id="2011" w:author="Tin Trčak" w:date="2016-01-21T00:50:00Z">
        <w:r w:rsidRPr="00974A3B" w:rsidDel="00974A3B">
          <w:rPr>
            <w:rPrChange w:id="2012" w:author="Tin Trčak" w:date="2016-01-21T00:50:00Z">
              <w:rPr>
                <w:rStyle w:val="Hyperlink"/>
                <w:noProof/>
              </w:rPr>
            </w:rPrChange>
          </w:rPr>
          <w:delText>Slika 6.3</w:delText>
        </w:r>
        <w:r w:rsidRPr="00974A3B" w:rsidDel="00974A3B">
          <w:rPr>
            <w:rPrChange w:id="2013" w:author="Tin Trčak" w:date="2016-01-21T00:50:00Z">
              <w:rPr>
                <w:rStyle w:val="Hyperlink"/>
                <w:noProof/>
              </w:rPr>
            </w:rPrChange>
          </w:rPr>
          <w:noBreakHyphen/>
          <w:delText>1 Dijagram objekata</w:delText>
        </w:r>
        <w:r w:rsidDel="00974A3B">
          <w:rPr>
            <w:noProof/>
            <w:webHidden/>
          </w:rPr>
          <w:tab/>
          <w:delText>56</w:delText>
        </w:r>
      </w:del>
    </w:p>
    <w:p w14:paraId="56474A2E" w14:textId="77777777" w:rsidR="00CF1A1C" w:rsidDel="00974A3B" w:rsidRDefault="00CF1A1C">
      <w:pPr>
        <w:pStyle w:val="TableofFigures"/>
        <w:tabs>
          <w:tab w:val="right" w:leader="dot" w:pos="9062"/>
        </w:tabs>
        <w:rPr>
          <w:del w:id="2014" w:author="Tin Trčak" w:date="2016-01-21T00:50:00Z"/>
          <w:rFonts w:asciiTheme="minorHAnsi" w:eastAsiaTheme="minorEastAsia" w:hAnsiTheme="minorHAnsi" w:cstheme="minorBidi"/>
          <w:noProof/>
          <w:color w:val="auto"/>
          <w:sz w:val="22"/>
          <w:szCs w:val="22"/>
        </w:rPr>
      </w:pPr>
      <w:del w:id="2015" w:author="Tin Trčak" w:date="2016-01-21T00:50:00Z">
        <w:r w:rsidRPr="00974A3B" w:rsidDel="00974A3B">
          <w:rPr>
            <w:rPrChange w:id="2016" w:author="Tin Trčak" w:date="2016-01-21T00:50:00Z">
              <w:rPr>
                <w:rStyle w:val="Hyperlink"/>
                <w:noProof/>
              </w:rPr>
            </w:rPrChange>
          </w:rPr>
          <w:delText>Slika 6.4</w:delText>
        </w:r>
        <w:r w:rsidRPr="00974A3B" w:rsidDel="00974A3B">
          <w:rPr>
            <w:rPrChange w:id="2017" w:author="Tin Trčak" w:date="2016-01-21T00:50:00Z">
              <w:rPr>
                <w:rStyle w:val="Hyperlink"/>
                <w:noProof/>
              </w:rPr>
            </w:rPrChange>
          </w:rPr>
          <w:noBreakHyphen/>
          <w:delText>1 Komunikacijski dijagram dodavanja jela u košaricu</w:delText>
        </w:r>
        <w:r w:rsidDel="00974A3B">
          <w:rPr>
            <w:noProof/>
            <w:webHidden/>
          </w:rPr>
          <w:tab/>
          <w:delText>57</w:delText>
        </w:r>
      </w:del>
    </w:p>
    <w:p w14:paraId="07F598C3" w14:textId="77777777" w:rsidR="00CF1A1C" w:rsidDel="00974A3B" w:rsidRDefault="00CF1A1C">
      <w:pPr>
        <w:pStyle w:val="TableofFigures"/>
        <w:tabs>
          <w:tab w:val="right" w:leader="dot" w:pos="9062"/>
        </w:tabs>
        <w:rPr>
          <w:del w:id="2018" w:author="Tin Trčak" w:date="2016-01-21T00:50:00Z"/>
          <w:rFonts w:asciiTheme="minorHAnsi" w:eastAsiaTheme="minorEastAsia" w:hAnsiTheme="minorHAnsi" w:cstheme="minorBidi"/>
          <w:noProof/>
          <w:color w:val="auto"/>
          <w:sz w:val="22"/>
          <w:szCs w:val="22"/>
        </w:rPr>
      </w:pPr>
      <w:del w:id="2019" w:author="Tin Trčak" w:date="2016-01-21T00:50:00Z">
        <w:r w:rsidRPr="00974A3B" w:rsidDel="00974A3B">
          <w:rPr>
            <w:rPrChange w:id="2020" w:author="Tin Trčak" w:date="2016-01-21T00:50:00Z">
              <w:rPr>
                <w:rStyle w:val="Hyperlink"/>
                <w:noProof/>
              </w:rPr>
            </w:rPrChange>
          </w:rPr>
          <w:delText>Slika 6.4</w:delText>
        </w:r>
        <w:r w:rsidRPr="00974A3B" w:rsidDel="00974A3B">
          <w:rPr>
            <w:rPrChange w:id="2021" w:author="Tin Trčak" w:date="2016-01-21T00:50:00Z">
              <w:rPr>
                <w:rStyle w:val="Hyperlink"/>
                <w:noProof/>
              </w:rPr>
            </w:rPrChange>
          </w:rPr>
          <w:noBreakHyphen/>
          <w:delText>2 Komunikacijski dijagram naručivanja i potvrde jela</w:delText>
        </w:r>
        <w:r w:rsidDel="00974A3B">
          <w:rPr>
            <w:noProof/>
            <w:webHidden/>
          </w:rPr>
          <w:tab/>
          <w:delText>58</w:delText>
        </w:r>
      </w:del>
    </w:p>
    <w:p w14:paraId="73F22057" w14:textId="77777777" w:rsidR="00CF1A1C" w:rsidDel="00974A3B" w:rsidRDefault="00CF1A1C">
      <w:pPr>
        <w:pStyle w:val="TableofFigures"/>
        <w:tabs>
          <w:tab w:val="right" w:leader="dot" w:pos="9062"/>
        </w:tabs>
        <w:rPr>
          <w:del w:id="2022" w:author="Tin Trčak" w:date="2016-01-21T00:50:00Z"/>
          <w:rFonts w:asciiTheme="minorHAnsi" w:eastAsiaTheme="minorEastAsia" w:hAnsiTheme="minorHAnsi" w:cstheme="minorBidi"/>
          <w:noProof/>
          <w:color w:val="auto"/>
          <w:sz w:val="22"/>
          <w:szCs w:val="22"/>
        </w:rPr>
      </w:pPr>
      <w:del w:id="2023" w:author="Tin Trčak" w:date="2016-01-21T00:50:00Z">
        <w:r w:rsidRPr="00974A3B" w:rsidDel="00974A3B">
          <w:rPr>
            <w:rPrChange w:id="2024" w:author="Tin Trčak" w:date="2016-01-21T00:50:00Z">
              <w:rPr>
                <w:rStyle w:val="Hyperlink"/>
                <w:noProof/>
              </w:rPr>
            </w:rPrChange>
          </w:rPr>
          <w:delText>Slika 6.4</w:delText>
        </w:r>
        <w:r w:rsidRPr="00974A3B" w:rsidDel="00974A3B">
          <w:rPr>
            <w:rPrChange w:id="2025" w:author="Tin Trčak" w:date="2016-01-21T00:50:00Z">
              <w:rPr>
                <w:rStyle w:val="Hyperlink"/>
                <w:noProof/>
              </w:rPr>
            </w:rPrChange>
          </w:rPr>
          <w:noBreakHyphen/>
          <w:delText>3 Dijagram stanja</w:delText>
        </w:r>
        <w:r w:rsidDel="00974A3B">
          <w:rPr>
            <w:noProof/>
            <w:webHidden/>
          </w:rPr>
          <w:tab/>
          <w:delText>60</w:delText>
        </w:r>
      </w:del>
    </w:p>
    <w:p w14:paraId="2ACFAFF4" w14:textId="77777777" w:rsidR="00CF1A1C" w:rsidDel="00974A3B" w:rsidRDefault="00CF1A1C">
      <w:pPr>
        <w:pStyle w:val="TableofFigures"/>
        <w:tabs>
          <w:tab w:val="right" w:leader="dot" w:pos="9062"/>
        </w:tabs>
        <w:rPr>
          <w:del w:id="2026" w:author="Tin Trčak" w:date="2016-01-21T00:50:00Z"/>
          <w:rFonts w:asciiTheme="minorHAnsi" w:eastAsiaTheme="minorEastAsia" w:hAnsiTheme="minorHAnsi" w:cstheme="minorBidi"/>
          <w:noProof/>
          <w:color w:val="auto"/>
          <w:sz w:val="22"/>
          <w:szCs w:val="22"/>
        </w:rPr>
      </w:pPr>
      <w:del w:id="2027" w:author="Tin Trčak" w:date="2016-01-21T00:50:00Z">
        <w:r w:rsidRPr="00974A3B" w:rsidDel="00974A3B">
          <w:rPr>
            <w:rPrChange w:id="2028" w:author="Tin Trčak" w:date="2016-01-21T00:50:00Z">
              <w:rPr>
                <w:rStyle w:val="Hyperlink"/>
                <w:noProof/>
              </w:rPr>
            </w:rPrChange>
          </w:rPr>
          <w:delText>Slika 6.4</w:delText>
        </w:r>
        <w:r w:rsidRPr="00974A3B" w:rsidDel="00974A3B">
          <w:rPr>
            <w:rPrChange w:id="2029" w:author="Tin Trčak" w:date="2016-01-21T00:50:00Z">
              <w:rPr>
                <w:rStyle w:val="Hyperlink"/>
                <w:noProof/>
              </w:rPr>
            </w:rPrChange>
          </w:rPr>
          <w:noBreakHyphen/>
          <w:delText>4 Dijagram aktivnosti prihvaćanja postojeće narudžbe</w:delText>
        </w:r>
        <w:r w:rsidDel="00974A3B">
          <w:rPr>
            <w:noProof/>
            <w:webHidden/>
          </w:rPr>
          <w:tab/>
          <w:delText>61</w:delText>
        </w:r>
      </w:del>
    </w:p>
    <w:p w14:paraId="7C9DF157" w14:textId="77777777" w:rsidR="00CF1A1C" w:rsidDel="00974A3B" w:rsidRDefault="00CF1A1C">
      <w:pPr>
        <w:pStyle w:val="TableofFigures"/>
        <w:tabs>
          <w:tab w:val="right" w:leader="dot" w:pos="9062"/>
        </w:tabs>
        <w:rPr>
          <w:del w:id="2030" w:author="Tin Trčak" w:date="2016-01-21T00:50:00Z"/>
          <w:rFonts w:asciiTheme="minorHAnsi" w:eastAsiaTheme="minorEastAsia" w:hAnsiTheme="minorHAnsi" w:cstheme="minorBidi"/>
          <w:noProof/>
          <w:color w:val="auto"/>
          <w:sz w:val="22"/>
          <w:szCs w:val="22"/>
        </w:rPr>
      </w:pPr>
      <w:del w:id="2031" w:author="Tin Trčak" w:date="2016-01-21T00:50:00Z">
        <w:r w:rsidRPr="00974A3B" w:rsidDel="00974A3B">
          <w:rPr>
            <w:rPrChange w:id="2032" w:author="Tin Trčak" w:date="2016-01-21T00:50:00Z">
              <w:rPr>
                <w:rStyle w:val="Hyperlink"/>
                <w:noProof/>
              </w:rPr>
            </w:rPrChange>
          </w:rPr>
          <w:delText>Slika 6.4</w:delText>
        </w:r>
        <w:r w:rsidRPr="00974A3B" w:rsidDel="00974A3B">
          <w:rPr>
            <w:rPrChange w:id="2033" w:author="Tin Trčak" w:date="2016-01-21T00:50:00Z">
              <w:rPr>
                <w:rStyle w:val="Hyperlink"/>
                <w:noProof/>
              </w:rPr>
            </w:rPrChange>
          </w:rPr>
          <w:noBreakHyphen/>
          <w:delText>5 Dijagram komponenata kontrolera i pomoćnih klasa</w:delText>
        </w:r>
        <w:r w:rsidDel="00974A3B">
          <w:rPr>
            <w:noProof/>
            <w:webHidden/>
          </w:rPr>
          <w:tab/>
          <w:delText>62</w:delText>
        </w:r>
      </w:del>
    </w:p>
    <w:p w14:paraId="52407E4E" w14:textId="77777777" w:rsidR="00CF1A1C" w:rsidDel="00974A3B" w:rsidRDefault="00CF1A1C">
      <w:pPr>
        <w:pStyle w:val="TableofFigures"/>
        <w:tabs>
          <w:tab w:val="right" w:leader="dot" w:pos="9062"/>
        </w:tabs>
        <w:rPr>
          <w:del w:id="2034" w:author="Tin Trčak" w:date="2016-01-21T00:50:00Z"/>
          <w:rFonts w:asciiTheme="minorHAnsi" w:eastAsiaTheme="minorEastAsia" w:hAnsiTheme="minorHAnsi" w:cstheme="minorBidi"/>
          <w:noProof/>
          <w:color w:val="auto"/>
          <w:sz w:val="22"/>
          <w:szCs w:val="22"/>
        </w:rPr>
      </w:pPr>
      <w:del w:id="2035" w:author="Tin Trčak" w:date="2016-01-21T00:50:00Z">
        <w:r w:rsidRPr="00974A3B" w:rsidDel="00974A3B">
          <w:rPr>
            <w:rPrChange w:id="2036" w:author="Tin Trčak" w:date="2016-01-21T00:50:00Z">
              <w:rPr>
                <w:rStyle w:val="Hyperlink"/>
                <w:noProof/>
              </w:rPr>
            </w:rPrChange>
          </w:rPr>
          <w:delText>Slika 6.4</w:delText>
        </w:r>
        <w:r w:rsidRPr="00974A3B" w:rsidDel="00974A3B">
          <w:rPr>
            <w:rPrChange w:id="2037" w:author="Tin Trčak" w:date="2016-01-21T00:50:00Z">
              <w:rPr>
                <w:rStyle w:val="Hyperlink"/>
                <w:noProof/>
              </w:rPr>
            </w:rPrChange>
          </w:rPr>
          <w:noBreakHyphen/>
          <w:delText>6 Dijagram komponenata djelatničke / vlasničke stranice</w:delText>
        </w:r>
        <w:r w:rsidDel="00974A3B">
          <w:rPr>
            <w:noProof/>
            <w:webHidden/>
          </w:rPr>
          <w:tab/>
          <w:delText>63</w:delText>
        </w:r>
      </w:del>
    </w:p>
    <w:p w14:paraId="0F3A5F2A" w14:textId="77777777" w:rsidR="00CF1A1C" w:rsidDel="00974A3B" w:rsidRDefault="00CF1A1C">
      <w:pPr>
        <w:pStyle w:val="TableofFigures"/>
        <w:tabs>
          <w:tab w:val="right" w:leader="dot" w:pos="9062"/>
        </w:tabs>
        <w:rPr>
          <w:del w:id="2038" w:author="Tin Trčak" w:date="2016-01-21T00:50:00Z"/>
          <w:rFonts w:asciiTheme="minorHAnsi" w:eastAsiaTheme="minorEastAsia" w:hAnsiTheme="minorHAnsi" w:cstheme="minorBidi"/>
          <w:noProof/>
          <w:color w:val="auto"/>
          <w:sz w:val="22"/>
          <w:szCs w:val="22"/>
        </w:rPr>
      </w:pPr>
      <w:del w:id="2039" w:author="Tin Trčak" w:date="2016-01-21T00:50:00Z">
        <w:r w:rsidRPr="00974A3B" w:rsidDel="00974A3B">
          <w:rPr>
            <w:rPrChange w:id="2040" w:author="Tin Trčak" w:date="2016-01-21T00:50:00Z">
              <w:rPr>
                <w:rStyle w:val="Hyperlink"/>
                <w:noProof/>
              </w:rPr>
            </w:rPrChange>
          </w:rPr>
          <w:delText>Slika 6.4</w:delText>
        </w:r>
        <w:r w:rsidRPr="00974A3B" w:rsidDel="00974A3B">
          <w:rPr>
            <w:rPrChange w:id="2041" w:author="Tin Trčak" w:date="2016-01-21T00:50:00Z">
              <w:rPr>
                <w:rStyle w:val="Hyperlink"/>
                <w:noProof/>
              </w:rPr>
            </w:rPrChange>
          </w:rPr>
          <w:noBreakHyphen/>
          <w:delText>7 Dijagram komponenata ostalih stranica</w:delText>
        </w:r>
        <w:r w:rsidDel="00974A3B">
          <w:rPr>
            <w:noProof/>
            <w:webHidden/>
          </w:rPr>
          <w:tab/>
          <w:delText>64</w:delText>
        </w:r>
      </w:del>
    </w:p>
    <w:p w14:paraId="4D618627" w14:textId="77777777" w:rsidR="00CF1A1C" w:rsidDel="00974A3B" w:rsidRDefault="00CF1A1C">
      <w:pPr>
        <w:pStyle w:val="TableofFigures"/>
        <w:tabs>
          <w:tab w:val="right" w:leader="dot" w:pos="9062"/>
        </w:tabs>
        <w:rPr>
          <w:del w:id="2042" w:author="Tin Trčak" w:date="2016-01-21T00:50:00Z"/>
          <w:rFonts w:asciiTheme="minorHAnsi" w:eastAsiaTheme="minorEastAsia" w:hAnsiTheme="minorHAnsi" w:cstheme="minorBidi"/>
          <w:noProof/>
          <w:color w:val="auto"/>
          <w:sz w:val="22"/>
          <w:szCs w:val="22"/>
        </w:rPr>
      </w:pPr>
      <w:del w:id="2043" w:author="Tin Trčak" w:date="2016-01-21T00:50:00Z">
        <w:r w:rsidRPr="00974A3B" w:rsidDel="00974A3B">
          <w:rPr>
            <w:rPrChange w:id="2044" w:author="Tin Trčak" w:date="2016-01-21T00:50:00Z">
              <w:rPr>
                <w:rStyle w:val="Hyperlink"/>
                <w:noProof/>
              </w:rPr>
            </w:rPrChange>
          </w:rPr>
          <w:delText>Slika 7.1</w:delText>
        </w:r>
        <w:r w:rsidRPr="00974A3B" w:rsidDel="00974A3B">
          <w:rPr>
            <w:rPrChange w:id="2045" w:author="Tin Trčak" w:date="2016-01-21T00:50:00Z">
              <w:rPr>
                <w:rStyle w:val="Hyperlink"/>
                <w:noProof/>
              </w:rPr>
            </w:rPrChange>
          </w:rPr>
          <w:noBreakHyphen/>
          <w:delText>1 Dijagram komponenata</w:delText>
        </w:r>
        <w:r w:rsidDel="00974A3B">
          <w:rPr>
            <w:noProof/>
            <w:webHidden/>
          </w:rPr>
          <w:tab/>
          <w:delText>65</w:delText>
        </w:r>
      </w:del>
    </w:p>
    <w:p w14:paraId="31647357" w14:textId="77777777" w:rsidR="00CF1A1C" w:rsidDel="00974A3B" w:rsidRDefault="00CF1A1C">
      <w:pPr>
        <w:pStyle w:val="TableofFigures"/>
        <w:tabs>
          <w:tab w:val="right" w:leader="dot" w:pos="9062"/>
        </w:tabs>
        <w:rPr>
          <w:del w:id="2046" w:author="Tin Trčak" w:date="2016-01-21T00:50:00Z"/>
          <w:rFonts w:asciiTheme="minorHAnsi" w:eastAsiaTheme="minorEastAsia" w:hAnsiTheme="minorHAnsi" w:cstheme="minorBidi"/>
          <w:noProof/>
          <w:color w:val="auto"/>
          <w:sz w:val="22"/>
          <w:szCs w:val="22"/>
        </w:rPr>
      </w:pPr>
      <w:del w:id="2047" w:author="Tin Trčak" w:date="2016-01-21T00:50:00Z">
        <w:r w:rsidRPr="00974A3B" w:rsidDel="00974A3B">
          <w:rPr>
            <w:rPrChange w:id="2048" w:author="Tin Trčak" w:date="2016-01-21T00:50:00Z">
              <w:rPr>
                <w:rStyle w:val="Hyperlink"/>
                <w:noProof/>
              </w:rPr>
            </w:rPrChange>
          </w:rPr>
          <w:delText>Slika 7.4</w:delText>
        </w:r>
        <w:r w:rsidRPr="00974A3B" w:rsidDel="00974A3B">
          <w:rPr>
            <w:rPrChange w:id="2049" w:author="Tin Trčak" w:date="2016-01-21T00:50:00Z">
              <w:rPr>
                <w:rStyle w:val="Hyperlink"/>
                <w:noProof/>
              </w:rPr>
            </w:rPrChange>
          </w:rPr>
          <w:noBreakHyphen/>
          <w:delText>1 Prijava osoblja</w:delText>
        </w:r>
        <w:r w:rsidDel="00974A3B">
          <w:rPr>
            <w:noProof/>
            <w:webHidden/>
          </w:rPr>
          <w:tab/>
          <w:delText>68</w:delText>
        </w:r>
      </w:del>
    </w:p>
    <w:p w14:paraId="75A99D08" w14:textId="77777777" w:rsidR="00CF1A1C" w:rsidDel="00974A3B" w:rsidRDefault="00CF1A1C">
      <w:pPr>
        <w:pStyle w:val="TableofFigures"/>
        <w:tabs>
          <w:tab w:val="right" w:leader="dot" w:pos="9062"/>
        </w:tabs>
        <w:rPr>
          <w:del w:id="2050" w:author="Tin Trčak" w:date="2016-01-21T00:50:00Z"/>
          <w:rFonts w:asciiTheme="minorHAnsi" w:eastAsiaTheme="minorEastAsia" w:hAnsiTheme="minorHAnsi" w:cstheme="minorBidi"/>
          <w:noProof/>
          <w:color w:val="auto"/>
          <w:sz w:val="22"/>
          <w:szCs w:val="22"/>
        </w:rPr>
      </w:pPr>
      <w:del w:id="2051" w:author="Tin Trčak" w:date="2016-01-21T00:50:00Z">
        <w:r w:rsidRPr="00974A3B" w:rsidDel="00974A3B">
          <w:rPr>
            <w:rPrChange w:id="2052" w:author="Tin Trčak" w:date="2016-01-21T00:50:00Z">
              <w:rPr>
                <w:rStyle w:val="Hyperlink"/>
                <w:noProof/>
              </w:rPr>
            </w:rPrChange>
          </w:rPr>
          <w:delText>Slika 7.4</w:delText>
        </w:r>
        <w:r w:rsidRPr="00974A3B" w:rsidDel="00974A3B">
          <w:rPr>
            <w:rPrChange w:id="2053" w:author="Tin Trčak" w:date="2016-01-21T00:50:00Z">
              <w:rPr>
                <w:rStyle w:val="Hyperlink"/>
                <w:noProof/>
              </w:rPr>
            </w:rPrChange>
          </w:rPr>
          <w:noBreakHyphen/>
          <w:delText>2 Pogrešno upisani korisnički podaci</w:delText>
        </w:r>
        <w:r w:rsidDel="00974A3B">
          <w:rPr>
            <w:noProof/>
            <w:webHidden/>
          </w:rPr>
          <w:tab/>
          <w:delText>69</w:delText>
        </w:r>
      </w:del>
    </w:p>
    <w:p w14:paraId="06FA203D" w14:textId="77777777" w:rsidR="00CF1A1C" w:rsidDel="00974A3B" w:rsidRDefault="00CF1A1C">
      <w:pPr>
        <w:pStyle w:val="TableofFigures"/>
        <w:tabs>
          <w:tab w:val="right" w:leader="dot" w:pos="9062"/>
        </w:tabs>
        <w:rPr>
          <w:del w:id="2054" w:author="Tin Trčak" w:date="2016-01-21T00:50:00Z"/>
          <w:rFonts w:asciiTheme="minorHAnsi" w:eastAsiaTheme="minorEastAsia" w:hAnsiTheme="minorHAnsi" w:cstheme="minorBidi"/>
          <w:noProof/>
          <w:color w:val="auto"/>
          <w:sz w:val="22"/>
          <w:szCs w:val="22"/>
        </w:rPr>
      </w:pPr>
      <w:del w:id="2055" w:author="Tin Trčak" w:date="2016-01-21T00:50:00Z">
        <w:r w:rsidRPr="00974A3B" w:rsidDel="00974A3B">
          <w:rPr>
            <w:rPrChange w:id="2056" w:author="Tin Trčak" w:date="2016-01-21T00:50:00Z">
              <w:rPr>
                <w:rStyle w:val="Hyperlink"/>
                <w:noProof/>
              </w:rPr>
            </w:rPrChange>
          </w:rPr>
          <w:delText>Slika 7.4</w:delText>
        </w:r>
        <w:r w:rsidRPr="00974A3B" w:rsidDel="00974A3B">
          <w:rPr>
            <w:rPrChange w:id="2057" w:author="Tin Trčak" w:date="2016-01-21T00:50:00Z">
              <w:rPr>
                <w:rStyle w:val="Hyperlink"/>
                <w:noProof/>
              </w:rPr>
            </w:rPrChange>
          </w:rPr>
          <w:noBreakHyphen/>
          <w:delText>3 Dodavanje jela u košaricu</w:delText>
        </w:r>
        <w:r w:rsidDel="00974A3B">
          <w:rPr>
            <w:noProof/>
            <w:webHidden/>
          </w:rPr>
          <w:tab/>
          <w:delText>70</w:delText>
        </w:r>
      </w:del>
    </w:p>
    <w:p w14:paraId="44B38007" w14:textId="77777777" w:rsidR="00CF1A1C" w:rsidDel="00974A3B" w:rsidRDefault="00CF1A1C">
      <w:pPr>
        <w:pStyle w:val="TableofFigures"/>
        <w:tabs>
          <w:tab w:val="right" w:leader="dot" w:pos="9062"/>
        </w:tabs>
        <w:rPr>
          <w:del w:id="2058" w:author="Tin Trčak" w:date="2016-01-21T00:50:00Z"/>
          <w:rFonts w:asciiTheme="minorHAnsi" w:eastAsiaTheme="minorEastAsia" w:hAnsiTheme="minorHAnsi" w:cstheme="minorBidi"/>
          <w:noProof/>
          <w:color w:val="auto"/>
          <w:sz w:val="22"/>
          <w:szCs w:val="22"/>
        </w:rPr>
      </w:pPr>
      <w:del w:id="2059" w:author="Tin Trčak" w:date="2016-01-21T00:50:00Z">
        <w:r w:rsidRPr="00974A3B" w:rsidDel="00974A3B">
          <w:rPr>
            <w:rPrChange w:id="2060" w:author="Tin Trčak" w:date="2016-01-21T00:50:00Z">
              <w:rPr>
                <w:rStyle w:val="Hyperlink"/>
                <w:noProof/>
              </w:rPr>
            </w:rPrChange>
          </w:rPr>
          <w:delText>Slika 7.4</w:delText>
        </w:r>
        <w:r w:rsidRPr="00974A3B" w:rsidDel="00974A3B">
          <w:rPr>
            <w:rPrChange w:id="2061" w:author="Tin Trčak" w:date="2016-01-21T00:50:00Z">
              <w:rPr>
                <w:rStyle w:val="Hyperlink"/>
                <w:noProof/>
              </w:rPr>
            </w:rPrChange>
          </w:rPr>
          <w:noBreakHyphen/>
          <w:delText>4 Potvrđivanje narudžbe od strane korisnika</w:delText>
        </w:r>
        <w:r w:rsidDel="00974A3B">
          <w:rPr>
            <w:noProof/>
            <w:webHidden/>
          </w:rPr>
          <w:tab/>
          <w:delText>71</w:delText>
        </w:r>
      </w:del>
    </w:p>
    <w:p w14:paraId="35436B67" w14:textId="77777777" w:rsidR="00CF1A1C" w:rsidDel="00974A3B" w:rsidRDefault="00CF1A1C">
      <w:pPr>
        <w:pStyle w:val="TableofFigures"/>
        <w:tabs>
          <w:tab w:val="right" w:leader="dot" w:pos="9062"/>
        </w:tabs>
        <w:rPr>
          <w:del w:id="2062" w:author="Tin Trčak" w:date="2016-01-21T00:50:00Z"/>
          <w:rFonts w:asciiTheme="minorHAnsi" w:eastAsiaTheme="minorEastAsia" w:hAnsiTheme="minorHAnsi" w:cstheme="minorBidi"/>
          <w:noProof/>
          <w:color w:val="auto"/>
          <w:sz w:val="22"/>
          <w:szCs w:val="22"/>
        </w:rPr>
      </w:pPr>
      <w:del w:id="2063" w:author="Tin Trčak" w:date="2016-01-21T00:50:00Z">
        <w:r w:rsidRPr="00974A3B" w:rsidDel="00974A3B">
          <w:rPr>
            <w:rPrChange w:id="2064" w:author="Tin Trčak" w:date="2016-01-21T00:50:00Z">
              <w:rPr>
                <w:rStyle w:val="Hyperlink"/>
                <w:noProof/>
              </w:rPr>
            </w:rPrChange>
          </w:rPr>
          <w:delText>Slika 7.4</w:delText>
        </w:r>
        <w:r w:rsidRPr="00974A3B" w:rsidDel="00974A3B">
          <w:rPr>
            <w:rPrChange w:id="2065" w:author="Tin Trčak" w:date="2016-01-21T00:50:00Z">
              <w:rPr>
                <w:rStyle w:val="Hyperlink"/>
                <w:noProof/>
              </w:rPr>
            </w:rPrChange>
          </w:rPr>
          <w:noBreakHyphen/>
          <w:delText>5 Poruka zahvale</w:delText>
        </w:r>
        <w:r w:rsidDel="00974A3B">
          <w:rPr>
            <w:noProof/>
            <w:webHidden/>
          </w:rPr>
          <w:tab/>
          <w:delText>71</w:delText>
        </w:r>
      </w:del>
    </w:p>
    <w:p w14:paraId="767C269B" w14:textId="77777777" w:rsidR="00CF1A1C" w:rsidDel="00974A3B" w:rsidRDefault="00CF1A1C">
      <w:pPr>
        <w:pStyle w:val="TableofFigures"/>
        <w:tabs>
          <w:tab w:val="right" w:leader="dot" w:pos="9062"/>
        </w:tabs>
        <w:rPr>
          <w:del w:id="2066" w:author="Tin Trčak" w:date="2016-01-21T00:50:00Z"/>
          <w:rFonts w:asciiTheme="minorHAnsi" w:eastAsiaTheme="minorEastAsia" w:hAnsiTheme="minorHAnsi" w:cstheme="minorBidi"/>
          <w:noProof/>
          <w:color w:val="auto"/>
          <w:sz w:val="22"/>
          <w:szCs w:val="22"/>
        </w:rPr>
      </w:pPr>
      <w:del w:id="2067" w:author="Tin Trčak" w:date="2016-01-21T00:50:00Z">
        <w:r w:rsidRPr="00974A3B" w:rsidDel="00974A3B">
          <w:rPr>
            <w:rPrChange w:id="2068" w:author="Tin Trčak" w:date="2016-01-21T00:50:00Z">
              <w:rPr>
                <w:rStyle w:val="Hyperlink"/>
                <w:noProof/>
              </w:rPr>
            </w:rPrChange>
          </w:rPr>
          <w:delText>Slika 7.4</w:delText>
        </w:r>
        <w:r w:rsidRPr="00974A3B" w:rsidDel="00974A3B">
          <w:rPr>
            <w:rPrChange w:id="2069" w:author="Tin Trčak" w:date="2016-01-21T00:50:00Z">
              <w:rPr>
                <w:rStyle w:val="Hyperlink"/>
                <w:noProof/>
              </w:rPr>
            </w:rPrChange>
          </w:rPr>
          <w:noBreakHyphen/>
          <w:delText>6 Neispravno unešeni podaci</w:delText>
        </w:r>
        <w:r w:rsidDel="00974A3B">
          <w:rPr>
            <w:noProof/>
            <w:webHidden/>
          </w:rPr>
          <w:tab/>
          <w:delText>72</w:delText>
        </w:r>
      </w:del>
    </w:p>
    <w:p w14:paraId="13E2007F" w14:textId="77777777" w:rsidR="00CF1A1C" w:rsidDel="00974A3B" w:rsidRDefault="00CF1A1C">
      <w:pPr>
        <w:pStyle w:val="TableofFigures"/>
        <w:tabs>
          <w:tab w:val="right" w:leader="dot" w:pos="9062"/>
        </w:tabs>
        <w:rPr>
          <w:del w:id="2070" w:author="Tin Trčak" w:date="2016-01-21T00:50:00Z"/>
          <w:rFonts w:asciiTheme="minorHAnsi" w:eastAsiaTheme="minorEastAsia" w:hAnsiTheme="minorHAnsi" w:cstheme="minorBidi"/>
          <w:noProof/>
          <w:color w:val="auto"/>
          <w:sz w:val="22"/>
          <w:szCs w:val="22"/>
        </w:rPr>
      </w:pPr>
      <w:del w:id="2071" w:author="Tin Trčak" w:date="2016-01-21T00:50:00Z">
        <w:r w:rsidRPr="00974A3B" w:rsidDel="00974A3B">
          <w:rPr>
            <w:rPrChange w:id="2072" w:author="Tin Trčak" w:date="2016-01-21T00:50:00Z">
              <w:rPr>
                <w:rStyle w:val="Hyperlink"/>
                <w:noProof/>
              </w:rPr>
            </w:rPrChange>
          </w:rPr>
          <w:delText>Slika 7.4</w:delText>
        </w:r>
        <w:r w:rsidRPr="00974A3B" w:rsidDel="00974A3B">
          <w:rPr>
            <w:rPrChange w:id="2073" w:author="Tin Trčak" w:date="2016-01-21T00:50:00Z">
              <w:rPr>
                <w:rStyle w:val="Hyperlink"/>
                <w:noProof/>
              </w:rPr>
            </w:rPrChange>
          </w:rPr>
          <w:noBreakHyphen/>
          <w:delText>7 Obrazac za komentiranje</w:delText>
        </w:r>
        <w:r w:rsidDel="00974A3B">
          <w:rPr>
            <w:noProof/>
            <w:webHidden/>
          </w:rPr>
          <w:tab/>
          <w:delText>73</w:delText>
        </w:r>
      </w:del>
    </w:p>
    <w:p w14:paraId="6039C919" w14:textId="77777777" w:rsidR="00CF1A1C" w:rsidDel="00974A3B" w:rsidRDefault="00CF1A1C">
      <w:pPr>
        <w:pStyle w:val="TableofFigures"/>
        <w:tabs>
          <w:tab w:val="right" w:leader="dot" w:pos="9062"/>
        </w:tabs>
        <w:rPr>
          <w:del w:id="2074" w:author="Tin Trčak" w:date="2016-01-21T00:50:00Z"/>
          <w:rFonts w:asciiTheme="minorHAnsi" w:eastAsiaTheme="minorEastAsia" w:hAnsiTheme="minorHAnsi" w:cstheme="minorBidi"/>
          <w:noProof/>
          <w:color w:val="auto"/>
          <w:sz w:val="22"/>
          <w:szCs w:val="22"/>
        </w:rPr>
      </w:pPr>
      <w:del w:id="2075" w:author="Tin Trčak" w:date="2016-01-21T00:50:00Z">
        <w:r w:rsidRPr="00974A3B" w:rsidDel="00974A3B">
          <w:rPr>
            <w:rPrChange w:id="2076" w:author="Tin Trčak" w:date="2016-01-21T00:50:00Z">
              <w:rPr>
                <w:rStyle w:val="Hyperlink"/>
                <w:noProof/>
              </w:rPr>
            </w:rPrChange>
          </w:rPr>
          <w:delText>Slika 7.4</w:delText>
        </w:r>
        <w:r w:rsidRPr="00974A3B" w:rsidDel="00974A3B">
          <w:rPr>
            <w:rPrChange w:id="2077" w:author="Tin Trčak" w:date="2016-01-21T00:50:00Z">
              <w:rPr>
                <w:rStyle w:val="Hyperlink"/>
                <w:noProof/>
              </w:rPr>
            </w:rPrChange>
          </w:rPr>
          <w:noBreakHyphen/>
          <w:delText>8 Početna prosječna ocjena restorana</w:delText>
        </w:r>
        <w:r w:rsidDel="00974A3B">
          <w:rPr>
            <w:noProof/>
            <w:webHidden/>
          </w:rPr>
          <w:tab/>
          <w:delText>74</w:delText>
        </w:r>
      </w:del>
    </w:p>
    <w:p w14:paraId="23E4B06E" w14:textId="77777777" w:rsidR="00CF1A1C" w:rsidDel="00974A3B" w:rsidRDefault="00CF1A1C">
      <w:pPr>
        <w:pStyle w:val="TableofFigures"/>
        <w:tabs>
          <w:tab w:val="right" w:leader="dot" w:pos="9062"/>
        </w:tabs>
        <w:rPr>
          <w:del w:id="2078" w:author="Tin Trčak" w:date="2016-01-21T00:50:00Z"/>
          <w:rFonts w:asciiTheme="minorHAnsi" w:eastAsiaTheme="minorEastAsia" w:hAnsiTheme="minorHAnsi" w:cstheme="minorBidi"/>
          <w:noProof/>
          <w:color w:val="auto"/>
          <w:sz w:val="22"/>
          <w:szCs w:val="22"/>
        </w:rPr>
      </w:pPr>
      <w:del w:id="2079" w:author="Tin Trčak" w:date="2016-01-21T00:50:00Z">
        <w:r w:rsidRPr="00974A3B" w:rsidDel="00974A3B">
          <w:rPr>
            <w:rPrChange w:id="2080" w:author="Tin Trčak" w:date="2016-01-21T00:50:00Z">
              <w:rPr>
                <w:rStyle w:val="Hyperlink"/>
                <w:noProof/>
              </w:rPr>
            </w:rPrChange>
          </w:rPr>
          <w:delText>Slika 7.4</w:delText>
        </w:r>
        <w:r w:rsidRPr="00974A3B" w:rsidDel="00974A3B">
          <w:rPr>
            <w:rPrChange w:id="2081" w:author="Tin Trčak" w:date="2016-01-21T00:50:00Z">
              <w:rPr>
                <w:rStyle w:val="Hyperlink"/>
                <w:noProof/>
              </w:rPr>
            </w:rPrChange>
          </w:rPr>
          <w:noBreakHyphen/>
          <w:delText>9 Prikaz unešenih komentara</w:delText>
        </w:r>
        <w:r w:rsidDel="00974A3B">
          <w:rPr>
            <w:noProof/>
            <w:webHidden/>
          </w:rPr>
          <w:tab/>
          <w:delText>74</w:delText>
        </w:r>
      </w:del>
    </w:p>
    <w:p w14:paraId="17513877" w14:textId="77777777" w:rsidR="00CF1A1C" w:rsidDel="00974A3B" w:rsidRDefault="00CF1A1C">
      <w:pPr>
        <w:pStyle w:val="TableofFigures"/>
        <w:tabs>
          <w:tab w:val="right" w:leader="dot" w:pos="9062"/>
        </w:tabs>
        <w:rPr>
          <w:del w:id="2082" w:author="Tin Trčak" w:date="2016-01-21T00:50:00Z"/>
          <w:rFonts w:asciiTheme="minorHAnsi" w:eastAsiaTheme="minorEastAsia" w:hAnsiTheme="minorHAnsi" w:cstheme="minorBidi"/>
          <w:noProof/>
          <w:color w:val="auto"/>
          <w:sz w:val="22"/>
          <w:szCs w:val="22"/>
        </w:rPr>
      </w:pPr>
      <w:del w:id="2083" w:author="Tin Trčak" w:date="2016-01-21T00:50:00Z">
        <w:r w:rsidRPr="00974A3B" w:rsidDel="00974A3B">
          <w:rPr>
            <w:rPrChange w:id="2084" w:author="Tin Trčak" w:date="2016-01-21T00:50:00Z">
              <w:rPr>
                <w:rStyle w:val="Hyperlink"/>
                <w:noProof/>
              </w:rPr>
            </w:rPrChange>
          </w:rPr>
          <w:delText>Slika 7.4</w:delText>
        </w:r>
        <w:r w:rsidRPr="00974A3B" w:rsidDel="00974A3B">
          <w:rPr>
            <w:rPrChange w:id="2085" w:author="Tin Trčak" w:date="2016-01-21T00:50:00Z">
              <w:rPr>
                <w:rStyle w:val="Hyperlink"/>
                <w:noProof/>
              </w:rPr>
            </w:rPrChange>
          </w:rPr>
          <w:noBreakHyphen/>
          <w:delText>10 Promjenjena prosječna ocjena restorana nakon ocjenjivanja</w:delText>
        </w:r>
        <w:r w:rsidDel="00974A3B">
          <w:rPr>
            <w:noProof/>
            <w:webHidden/>
          </w:rPr>
          <w:tab/>
          <w:delText>75</w:delText>
        </w:r>
      </w:del>
    </w:p>
    <w:p w14:paraId="1A776E79" w14:textId="6CF4325D" w:rsidR="00937DF5" w:rsidRPr="0020295F" w:rsidRDefault="00323742" w:rsidP="00937DF5">
      <w:pPr>
        <w:rPr>
          <w:rFonts w:ascii="Arial" w:eastAsia="Arial" w:hAnsi="Arial" w:cs="Arial"/>
          <w:i/>
          <w:color w:val="000000"/>
          <w:sz w:val="20"/>
          <w:szCs w:val="20"/>
        </w:rPr>
      </w:pPr>
      <w:r w:rsidRPr="00E86FC2">
        <w:rPr>
          <w:rFonts w:ascii="Arial" w:eastAsia="Arial" w:hAnsi="Arial" w:cs="Arial"/>
          <w:i/>
          <w:color w:val="000000"/>
          <w:sz w:val="20"/>
          <w:szCs w:val="20"/>
        </w:rPr>
        <w:fldChar w:fldCharType="end"/>
      </w:r>
    </w:p>
    <w:p w14:paraId="72D5C5E3" w14:textId="77777777" w:rsidR="00937DF5" w:rsidRPr="0020295F" w:rsidRDefault="00937DF5" w:rsidP="00937DF5">
      <w:pPr>
        <w:rPr>
          <w:rFonts w:ascii="Arial" w:eastAsia="Arial" w:hAnsi="Arial" w:cs="Arial"/>
          <w:sz w:val="20"/>
        </w:rPr>
      </w:pPr>
    </w:p>
    <w:p w14:paraId="0E157C92" w14:textId="77777777" w:rsidR="00937DF5" w:rsidRPr="0020295F" w:rsidRDefault="00937DF5" w:rsidP="00937DF5">
      <w:pPr>
        <w:rPr>
          <w:rFonts w:ascii="Arial" w:eastAsia="Arial" w:hAnsi="Arial" w:cs="Arial"/>
          <w:sz w:val="20"/>
        </w:rPr>
      </w:pPr>
      <w:r w:rsidRPr="0020295F">
        <w:rPr>
          <w:rFonts w:ascii="Arial" w:eastAsia="Arial" w:hAnsi="Arial" w:cs="Arial"/>
          <w:sz w:val="20"/>
        </w:rPr>
        <w:br w:type="page"/>
      </w:r>
    </w:p>
    <w:p w14:paraId="69589E1D" w14:textId="77777777" w:rsidR="00937DF5" w:rsidRPr="00D55856" w:rsidRDefault="00937DF5" w:rsidP="007B2935">
      <w:pPr>
        <w:pStyle w:val="Heading1"/>
        <w:numPr>
          <w:ilvl w:val="0"/>
          <w:numId w:val="0"/>
        </w:numPr>
        <w:ind w:left="432" w:hanging="432"/>
        <w:rPr>
          <w:rFonts w:ascii="Arial" w:eastAsia="Arial" w:hAnsi="Arial" w:cs="Arial"/>
        </w:rPr>
      </w:pPr>
      <w:bookmarkStart w:id="2086" w:name="_Toc431806065"/>
      <w:bookmarkStart w:id="2087" w:name="_Toc441100880"/>
      <w:r w:rsidRPr="00D55856">
        <w:lastRenderedPageBreak/>
        <w:t>Dodatak B: Dnevnik sastajanja</w:t>
      </w:r>
      <w:bookmarkEnd w:id="2086"/>
      <w:bookmarkEnd w:id="2087"/>
    </w:p>
    <w:p w14:paraId="07B6BDC4" w14:textId="200BF434" w:rsidR="00937DF5" w:rsidRPr="00D55856" w:rsidRDefault="00937DF5" w:rsidP="007B0D7C">
      <w:pPr>
        <w:rPr>
          <w:b/>
          <w:u w:val="single"/>
        </w:rPr>
      </w:pPr>
      <w:r w:rsidRPr="00D55856">
        <w:rPr>
          <w:b/>
          <w:u w:val="single"/>
        </w:rPr>
        <w:t>Sastanak br.1: 16.10.2015</w:t>
      </w:r>
      <w:r w:rsidR="007B0D7C" w:rsidRPr="00D55856">
        <w:rPr>
          <w:b/>
          <w:u w:val="single"/>
        </w:rPr>
        <w:t>.</w:t>
      </w:r>
    </w:p>
    <w:p w14:paraId="359177B1" w14:textId="130FFADD" w:rsidR="00937DF5" w:rsidRPr="0020295F" w:rsidRDefault="00937DF5" w:rsidP="007B0D7C">
      <w:r w:rsidRPr="00D55856">
        <w:rPr>
          <w:b/>
        </w:rPr>
        <w:t>Prisutni:</w:t>
      </w:r>
      <w:r w:rsidRPr="0020295F">
        <w:t xml:space="preserve"> Šarić Fredi, Gulan Filip, Janjić Matej, Kelemen Jan, Kostrešević Kenneth,</w:t>
      </w:r>
      <w:r w:rsidR="007B0D7C" w:rsidRPr="0020295F">
        <w:t xml:space="preserve"> </w:t>
      </w:r>
      <w:r w:rsidRPr="0020295F">
        <w:t>Latečki Domagoj, Trčak Tin</w:t>
      </w:r>
      <w:r w:rsidR="008341DC" w:rsidRPr="0020295F">
        <w:t>.</w:t>
      </w:r>
    </w:p>
    <w:p w14:paraId="28A98AA8" w14:textId="6717AD5A" w:rsidR="00937DF5" w:rsidRPr="0020295F" w:rsidRDefault="00937DF5" w:rsidP="007B0D7C">
      <w:r w:rsidRPr="00D55856">
        <w:rPr>
          <w:b/>
        </w:rPr>
        <w:t>Sadržaj sastanka:</w:t>
      </w:r>
      <w:r w:rsidRPr="0020295F">
        <w:t xml:space="preserve"> upoznavanje članova tima, razgovor o zadatku i okvirna podjela poslova</w:t>
      </w:r>
      <w:r w:rsidR="008341DC" w:rsidRPr="0020295F">
        <w:t>.</w:t>
      </w:r>
    </w:p>
    <w:p w14:paraId="0B392235" w14:textId="77777777" w:rsidR="00937DF5" w:rsidRPr="00D55856" w:rsidRDefault="00937DF5" w:rsidP="007B0D7C">
      <w:pPr>
        <w:rPr>
          <w:b/>
          <w:u w:val="single"/>
        </w:rPr>
      </w:pPr>
      <w:r w:rsidRPr="00D55856">
        <w:rPr>
          <w:b/>
          <w:u w:val="single"/>
        </w:rPr>
        <w:t>Sastanak br. 2: 24.10.2015.</w:t>
      </w:r>
    </w:p>
    <w:p w14:paraId="5BC876B1" w14:textId="7A651628" w:rsidR="00937DF5" w:rsidRPr="0020295F" w:rsidRDefault="00937DF5" w:rsidP="007B0D7C">
      <w:r w:rsidRPr="00D55856">
        <w:rPr>
          <w:b/>
        </w:rPr>
        <w:t>Prisutni:</w:t>
      </w:r>
      <w:r w:rsidRPr="0020295F">
        <w:t xml:space="preserve"> Šarić Fredi, Gulan Filip, Janjić Matej,</w:t>
      </w:r>
      <w:r w:rsidR="007B0D7C" w:rsidRPr="0020295F">
        <w:t xml:space="preserve"> Kostrešević Kenneth, Latečki </w:t>
      </w:r>
      <w:r w:rsidRPr="0020295F">
        <w:t>Domagoj, Trčak Tin</w:t>
      </w:r>
      <w:r w:rsidR="008341DC" w:rsidRPr="0020295F">
        <w:t>.</w:t>
      </w:r>
    </w:p>
    <w:p w14:paraId="347E5DE9" w14:textId="737A3B11" w:rsidR="00937DF5" w:rsidRPr="0020295F" w:rsidRDefault="00937DF5" w:rsidP="007B0D7C">
      <w:r w:rsidRPr="00D55856">
        <w:rPr>
          <w:b/>
        </w:rPr>
        <w:t>Sadržaj sastanka:</w:t>
      </w:r>
      <w:r w:rsidRPr="0020295F">
        <w:t xml:space="preserve"> definiranje projektno</w:t>
      </w:r>
      <w:r w:rsidR="008341DC" w:rsidRPr="0020295F">
        <w:t>g zadatka, izrada baze podataka.</w:t>
      </w:r>
    </w:p>
    <w:p w14:paraId="6EE585EA" w14:textId="77777777" w:rsidR="00937DF5" w:rsidRPr="00D55856" w:rsidRDefault="00937DF5" w:rsidP="007B0D7C">
      <w:pPr>
        <w:rPr>
          <w:b/>
          <w:u w:val="single"/>
        </w:rPr>
      </w:pPr>
      <w:r w:rsidRPr="00D55856">
        <w:rPr>
          <w:b/>
          <w:u w:val="single"/>
        </w:rPr>
        <w:t>Sastanak br. 3: 31.10.2015.</w:t>
      </w:r>
    </w:p>
    <w:p w14:paraId="764F4CC7" w14:textId="0F5992E5" w:rsidR="00937DF5" w:rsidRPr="0020295F" w:rsidRDefault="00937DF5" w:rsidP="007B0D7C">
      <w:r w:rsidRPr="00D55856">
        <w:rPr>
          <w:b/>
        </w:rPr>
        <w:t>Prisutni:</w:t>
      </w:r>
      <w:r w:rsidRPr="0020295F">
        <w:t xml:space="preserve"> Šarić Fredi, Kostrešević Kenn</w:t>
      </w:r>
      <w:r w:rsidR="008341DC" w:rsidRPr="0020295F">
        <w:t>eth, Latečki Domagoj, Trčak Tin.</w:t>
      </w:r>
    </w:p>
    <w:p w14:paraId="5B41685A" w14:textId="3338E713" w:rsidR="00937DF5" w:rsidRPr="0020295F" w:rsidRDefault="00937DF5" w:rsidP="007B0D7C">
      <w:r w:rsidRPr="00D55856">
        <w:rPr>
          <w:b/>
        </w:rPr>
        <w:t>Sadržaj sastanka:</w:t>
      </w:r>
      <w:r w:rsidRPr="0020295F">
        <w:t xml:space="preserve"> pisanje funkcionalnih zahtjeva, dogovor oko izgleda stranice i osnovnih funkcionalnosti</w:t>
      </w:r>
      <w:r w:rsidR="008341DC" w:rsidRPr="0020295F">
        <w:t>.</w:t>
      </w:r>
    </w:p>
    <w:p w14:paraId="774D1A7C" w14:textId="77777777" w:rsidR="00937DF5" w:rsidRPr="00D55856" w:rsidRDefault="00937DF5" w:rsidP="007B0D7C">
      <w:pPr>
        <w:rPr>
          <w:b/>
          <w:u w:val="single"/>
        </w:rPr>
      </w:pPr>
      <w:r w:rsidRPr="00D55856">
        <w:rPr>
          <w:b/>
          <w:u w:val="single"/>
        </w:rPr>
        <w:t>Sastanak br. 4: 04.11.2015.</w:t>
      </w:r>
    </w:p>
    <w:p w14:paraId="23495559" w14:textId="54FD70AA" w:rsidR="00937DF5" w:rsidRPr="0020295F" w:rsidRDefault="00937DF5" w:rsidP="007B0D7C">
      <w:r w:rsidRPr="00D55856">
        <w:rPr>
          <w:b/>
        </w:rPr>
        <w:t xml:space="preserve">Prisutni: </w:t>
      </w:r>
      <w:r w:rsidRPr="0020295F">
        <w:t xml:space="preserve">Šarić Fredi, Gulan Filip, Janjić Matej, Kelemen Jan, </w:t>
      </w:r>
      <w:r w:rsidR="007B0D7C" w:rsidRPr="0020295F">
        <w:t xml:space="preserve">Kostrešević Kenneth, </w:t>
      </w:r>
      <w:r w:rsidRPr="0020295F">
        <w:t>Latečki Domagoj, Trčak Tin</w:t>
      </w:r>
      <w:r w:rsidR="008341DC" w:rsidRPr="0020295F">
        <w:t>.</w:t>
      </w:r>
    </w:p>
    <w:p w14:paraId="4F5BF153" w14:textId="29058CF6" w:rsidR="00937DF5" w:rsidRPr="0020295F" w:rsidRDefault="00937DF5" w:rsidP="007B0D7C">
      <w:r w:rsidRPr="00D55856">
        <w:rPr>
          <w:b/>
        </w:rPr>
        <w:t>Sadržaj sastanka:</w:t>
      </w:r>
      <w:r w:rsidRPr="0020295F">
        <w:t xml:space="preserve"> detaljan opis web stranice i usluga sustava</w:t>
      </w:r>
      <w:r w:rsidR="008341DC" w:rsidRPr="0020295F">
        <w:t>.</w:t>
      </w:r>
      <w:r w:rsidRPr="0020295F">
        <w:t xml:space="preserve"> </w:t>
      </w:r>
    </w:p>
    <w:p w14:paraId="6723C00C" w14:textId="0317676A" w:rsidR="00353E1E" w:rsidRPr="00D55856" w:rsidRDefault="00353E1E" w:rsidP="00353E1E">
      <w:pPr>
        <w:rPr>
          <w:ins w:id="2088" w:author="Tin Trčak" w:date="2016-01-21T01:07:00Z"/>
          <w:b/>
          <w:u w:val="single"/>
        </w:rPr>
      </w:pPr>
      <w:ins w:id="2089" w:author="Tin Trčak" w:date="2016-01-21T01:07:00Z">
        <w:r>
          <w:rPr>
            <w:b/>
            <w:u w:val="single"/>
          </w:rPr>
          <w:t>Sastanak br. 5</w:t>
        </w:r>
        <w:r w:rsidRPr="00D55856">
          <w:rPr>
            <w:b/>
            <w:u w:val="single"/>
          </w:rPr>
          <w:t xml:space="preserve">: </w:t>
        </w:r>
        <w:r>
          <w:rPr>
            <w:b/>
            <w:u w:val="single"/>
          </w:rPr>
          <w:t>1</w:t>
        </w:r>
      </w:ins>
      <w:ins w:id="2090" w:author="Tin Trčak" w:date="2016-01-21T01:09:00Z">
        <w:r>
          <w:rPr>
            <w:b/>
            <w:u w:val="single"/>
          </w:rPr>
          <w:t>5</w:t>
        </w:r>
      </w:ins>
      <w:ins w:id="2091" w:author="Tin Trčak" w:date="2016-01-21T01:07:00Z">
        <w:r>
          <w:rPr>
            <w:b/>
            <w:u w:val="single"/>
          </w:rPr>
          <w:t>.12</w:t>
        </w:r>
        <w:r w:rsidRPr="00D55856">
          <w:rPr>
            <w:b/>
            <w:u w:val="single"/>
          </w:rPr>
          <w:t>.2015.</w:t>
        </w:r>
      </w:ins>
    </w:p>
    <w:p w14:paraId="618B8788" w14:textId="77777777" w:rsidR="00353E1E" w:rsidRPr="0020295F" w:rsidRDefault="00353E1E" w:rsidP="00353E1E">
      <w:pPr>
        <w:rPr>
          <w:ins w:id="2092" w:author="Tin Trčak" w:date="2016-01-21T01:07:00Z"/>
        </w:rPr>
      </w:pPr>
      <w:ins w:id="2093" w:author="Tin Trčak" w:date="2016-01-21T01:07:00Z">
        <w:r w:rsidRPr="00D55856">
          <w:rPr>
            <w:b/>
          </w:rPr>
          <w:t xml:space="preserve">Prisutni: </w:t>
        </w:r>
        <w:r w:rsidRPr="0020295F">
          <w:t>Šarić Fredi, Gulan Filip, Janjić Matej, Kelemen Jan, Kostrešević Kenneth, Latečki Domagoj, Trčak Tin.</w:t>
        </w:r>
      </w:ins>
    </w:p>
    <w:p w14:paraId="40DB4EA3" w14:textId="33E70614" w:rsidR="00353E1E" w:rsidRPr="0020295F" w:rsidRDefault="00353E1E" w:rsidP="00353E1E">
      <w:pPr>
        <w:rPr>
          <w:ins w:id="2094" w:author="Tin Trčak" w:date="2016-01-21T01:07:00Z"/>
        </w:rPr>
      </w:pPr>
      <w:ins w:id="2095" w:author="Tin Trčak" w:date="2016-01-21T01:07:00Z">
        <w:r w:rsidRPr="00D55856">
          <w:rPr>
            <w:b/>
          </w:rPr>
          <w:t>Sadržaj sastanka:</w:t>
        </w:r>
        <w:r w:rsidRPr="0020295F">
          <w:t xml:space="preserve"> </w:t>
        </w:r>
      </w:ins>
      <w:ins w:id="2096" w:author="Tin Trčak" w:date="2016-01-21T01:09:00Z">
        <w:r>
          <w:rPr>
            <w:szCs w:val="24"/>
          </w:rPr>
          <w:t>d</w:t>
        </w:r>
        <w:r w:rsidRPr="00257E82">
          <w:rPr>
            <w:szCs w:val="24"/>
          </w:rPr>
          <w:t>ogovor oko poglavlja 6.4. do 7.6. dokumentacije</w:t>
        </w:r>
      </w:ins>
      <w:ins w:id="2097" w:author="Tin Trčak" w:date="2016-01-21T01:11:00Z">
        <w:r>
          <w:rPr>
            <w:szCs w:val="24"/>
          </w:rPr>
          <w:t>.</w:t>
        </w:r>
      </w:ins>
    </w:p>
    <w:p w14:paraId="34A6E98B" w14:textId="65DB0810" w:rsidR="00353E1E" w:rsidRPr="00D55856" w:rsidRDefault="00353E1E" w:rsidP="00353E1E">
      <w:pPr>
        <w:rPr>
          <w:ins w:id="2098" w:author="Tin Trčak" w:date="2016-01-21T01:07:00Z"/>
          <w:b/>
          <w:u w:val="single"/>
        </w:rPr>
      </w:pPr>
      <w:ins w:id="2099" w:author="Tin Trčak" w:date="2016-01-21T01:07:00Z">
        <w:r w:rsidRPr="00D55856">
          <w:rPr>
            <w:b/>
            <w:u w:val="single"/>
          </w:rPr>
          <w:t xml:space="preserve">Sastanak br. </w:t>
        </w:r>
        <w:r>
          <w:rPr>
            <w:b/>
            <w:u w:val="single"/>
          </w:rPr>
          <w:t>6: 08.01.2016</w:t>
        </w:r>
        <w:r w:rsidRPr="00D55856">
          <w:rPr>
            <w:b/>
            <w:u w:val="single"/>
          </w:rPr>
          <w:t>.</w:t>
        </w:r>
      </w:ins>
    </w:p>
    <w:p w14:paraId="025A3A77" w14:textId="77777777" w:rsidR="00353E1E" w:rsidRPr="0020295F" w:rsidRDefault="00353E1E" w:rsidP="00353E1E">
      <w:pPr>
        <w:rPr>
          <w:ins w:id="2100" w:author="Tin Trčak" w:date="2016-01-21T01:07:00Z"/>
        </w:rPr>
      </w:pPr>
      <w:ins w:id="2101" w:author="Tin Trčak" w:date="2016-01-21T01:07:00Z">
        <w:r w:rsidRPr="00D55856">
          <w:rPr>
            <w:b/>
          </w:rPr>
          <w:t xml:space="preserve">Prisutni: </w:t>
        </w:r>
        <w:r w:rsidRPr="0020295F">
          <w:t>Šarić Fredi, Gulan Filip, Janjić Matej, Kelemen Jan, Kostrešević Kenneth, Latečki Domagoj, Trčak Tin.</w:t>
        </w:r>
      </w:ins>
    </w:p>
    <w:p w14:paraId="1545ED9F" w14:textId="1C821F73" w:rsidR="00937DF5" w:rsidRPr="0020295F" w:rsidDel="00353E1E" w:rsidRDefault="00353E1E" w:rsidP="00937DF5">
      <w:pPr>
        <w:rPr>
          <w:del w:id="2102" w:author="Tin Trčak" w:date="2016-01-21T01:07:00Z"/>
          <w:rFonts w:ascii="Arial" w:hAnsi="Arial" w:cs="Arial"/>
        </w:rPr>
      </w:pPr>
      <w:ins w:id="2103" w:author="Tin Trčak" w:date="2016-01-21T01:07:00Z">
        <w:r w:rsidRPr="00D55856">
          <w:rPr>
            <w:b/>
          </w:rPr>
          <w:t>Sadržaj sastanka:</w:t>
        </w:r>
        <w:r w:rsidRPr="0020295F">
          <w:t xml:space="preserve"> </w:t>
        </w:r>
      </w:ins>
      <w:ins w:id="2104" w:author="Tin Trčak" w:date="2016-01-21T01:11:00Z">
        <w:r w:rsidRPr="00353E1E">
          <w:t>završni dogovori</w:t>
        </w:r>
        <w:r>
          <w:t xml:space="preserve"> i izmjene.</w:t>
        </w:r>
      </w:ins>
    </w:p>
    <w:p w14:paraId="36B9B8E4" w14:textId="63F61FF6" w:rsidR="00937DF5" w:rsidRPr="0020295F" w:rsidDel="00353E1E" w:rsidRDefault="00937DF5" w:rsidP="00937DF5">
      <w:pPr>
        <w:rPr>
          <w:del w:id="2105" w:author="Tin Trčak" w:date="2016-01-21T01:07:00Z"/>
          <w:rFonts w:ascii="Arial" w:hAnsi="Arial" w:cs="Arial"/>
        </w:rPr>
      </w:pPr>
    </w:p>
    <w:p w14:paraId="0DF6CB4A" w14:textId="77777777" w:rsidR="00937DF5" w:rsidRPr="0020295F" w:rsidRDefault="00937DF5" w:rsidP="00937DF5">
      <w:pPr>
        <w:rPr>
          <w:rFonts w:ascii="Arial" w:hAnsi="Arial" w:cs="Arial"/>
        </w:rPr>
      </w:pPr>
    </w:p>
    <w:p w14:paraId="43C93D00" w14:textId="52C69233" w:rsidR="00A563F4" w:rsidRPr="00E86FC2" w:rsidRDefault="00937DF5" w:rsidP="00D55856">
      <w:pPr>
        <w:pStyle w:val="Heading1"/>
        <w:numPr>
          <w:ilvl w:val="0"/>
          <w:numId w:val="0"/>
        </w:numPr>
        <w:ind w:left="432" w:hanging="432"/>
      </w:pPr>
      <w:r w:rsidRPr="00D55856">
        <w:rPr>
          <w:rFonts w:ascii="Arial" w:eastAsia="Arial" w:hAnsi="Arial" w:cs="Arial"/>
        </w:rPr>
        <w:br w:type="page"/>
      </w:r>
      <w:bookmarkStart w:id="2106" w:name="_Toc431806066"/>
      <w:bookmarkStart w:id="2107" w:name="_Toc441100881"/>
      <w:r w:rsidRPr="00D55856">
        <w:lastRenderedPageBreak/>
        <w:t>Dodatak C: Prikaz aktivnosti grupe</w:t>
      </w:r>
      <w:bookmarkEnd w:id="2106"/>
      <w:bookmarkEnd w:id="2107"/>
    </w:p>
    <w:tbl>
      <w:tblPr>
        <w:tblW w:w="0" w:type="auto"/>
        <w:tblBorders>
          <w:top w:val="single" w:sz="2" w:space="0" w:color="C9C9C9"/>
          <w:bottom w:val="single" w:sz="2" w:space="0" w:color="C9C9C9"/>
          <w:insideH w:val="single" w:sz="2" w:space="0" w:color="C9C9C9"/>
          <w:insideV w:val="single" w:sz="2" w:space="0" w:color="C9C9C9"/>
        </w:tblBorders>
        <w:tblLook w:val="04A0" w:firstRow="1" w:lastRow="0" w:firstColumn="1" w:lastColumn="0" w:noHBand="0" w:noVBand="1"/>
      </w:tblPr>
      <w:tblGrid>
        <w:gridCol w:w="1662"/>
        <w:gridCol w:w="1023"/>
        <w:gridCol w:w="1022"/>
        <w:gridCol w:w="1022"/>
        <w:gridCol w:w="1049"/>
        <w:gridCol w:w="1250"/>
        <w:gridCol w:w="1022"/>
        <w:gridCol w:w="1022"/>
      </w:tblGrid>
      <w:tr w:rsidR="00937DF5" w:rsidRPr="0020295F" w14:paraId="58BE92DF" w14:textId="77777777" w:rsidTr="007A0BB0">
        <w:tc>
          <w:tcPr>
            <w:tcW w:w="1662" w:type="dxa"/>
            <w:vMerge w:val="restart"/>
            <w:tcBorders>
              <w:top w:val="nil"/>
              <w:left w:val="nil"/>
              <w:bottom w:val="single" w:sz="2" w:space="0" w:color="C9C9C9"/>
              <w:right w:val="nil"/>
            </w:tcBorders>
            <w:shd w:val="clear" w:color="auto" w:fill="FFFFFF"/>
            <w:vAlign w:val="center"/>
            <w:hideMark/>
          </w:tcPr>
          <w:p w14:paraId="7A4261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Popis aktivnosti</w:t>
            </w:r>
          </w:p>
        </w:tc>
        <w:tc>
          <w:tcPr>
            <w:tcW w:w="7410" w:type="dxa"/>
            <w:gridSpan w:val="7"/>
            <w:tcBorders>
              <w:top w:val="nil"/>
              <w:left w:val="nil"/>
              <w:bottom w:val="single" w:sz="12" w:space="0" w:color="C9C9C9"/>
              <w:right w:val="nil"/>
            </w:tcBorders>
            <w:shd w:val="clear" w:color="auto" w:fill="FFFFFF"/>
            <w:hideMark/>
          </w:tcPr>
          <w:p w14:paraId="5F945646" w14:textId="349284B6" w:rsidR="00937DF5" w:rsidRPr="00D55856" w:rsidRDefault="007A0BB0" w:rsidP="003771F5">
            <w:pPr>
              <w:spacing w:before="60" w:after="60"/>
              <w:jc w:val="center"/>
              <w:rPr>
                <w:rFonts w:cs="Times New Roman"/>
                <w:b/>
                <w:bCs/>
                <w:sz w:val="20"/>
                <w:lang w:val="en-US"/>
              </w:rPr>
            </w:pPr>
            <w:r w:rsidRPr="00D55856">
              <w:rPr>
                <w:rFonts w:cs="Times New Roman"/>
                <w:b/>
                <w:bCs/>
                <w:sz w:val="20"/>
                <w:lang w:val="en-US"/>
              </w:rPr>
              <w:t>Č</w:t>
            </w:r>
            <w:r w:rsidR="000E53F1" w:rsidRPr="00D55856">
              <w:rPr>
                <w:rFonts w:cs="Times New Roman"/>
                <w:b/>
                <w:bCs/>
                <w:sz w:val="20"/>
                <w:lang w:val="en-US"/>
              </w:rPr>
              <w:t>lanovi grupe</w:t>
            </w:r>
          </w:p>
        </w:tc>
      </w:tr>
      <w:tr w:rsidR="00937DF5" w:rsidRPr="0020295F" w14:paraId="6B0BA027" w14:textId="77777777" w:rsidTr="007A0BB0">
        <w:tc>
          <w:tcPr>
            <w:tcW w:w="0" w:type="auto"/>
            <w:vMerge/>
            <w:tcBorders>
              <w:top w:val="nil"/>
              <w:left w:val="nil"/>
              <w:bottom w:val="single" w:sz="2" w:space="0" w:color="C9C9C9"/>
              <w:right w:val="nil"/>
            </w:tcBorders>
            <w:vAlign w:val="center"/>
            <w:hideMark/>
          </w:tcPr>
          <w:p w14:paraId="22154DE1" w14:textId="77777777" w:rsidR="00937DF5" w:rsidRPr="00D55856" w:rsidRDefault="00937DF5" w:rsidP="003771F5">
            <w:pPr>
              <w:spacing w:before="60" w:after="60"/>
              <w:jc w:val="center"/>
              <w:rPr>
                <w:rFonts w:cs="Times New Roman"/>
                <w:b/>
                <w:bCs/>
                <w:color w:val="000000"/>
                <w:sz w:val="20"/>
                <w:lang w:val="en-US"/>
              </w:rPr>
            </w:pPr>
          </w:p>
        </w:tc>
        <w:tc>
          <w:tcPr>
            <w:tcW w:w="1023" w:type="dxa"/>
            <w:tcBorders>
              <w:top w:val="single" w:sz="2" w:space="0" w:color="C9C9C9"/>
              <w:left w:val="single" w:sz="2" w:space="0" w:color="C9C9C9"/>
              <w:bottom w:val="single" w:sz="2" w:space="0" w:color="C9C9C9"/>
              <w:right w:val="single" w:sz="2" w:space="0" w:color="C9C9C9"/>
            </w:tcBorders>
            <w:shd w:val="clear" w:color="auto" w:fill="EDEDED"/>
            <w:hideMark/>
          </w:tcPr>
          <w:p w14:paraId="2659748D" w14:textId="5C4D0003" w:rsidR="00937DF5" w:rsidRPr="00D55856" w:rsidRDefault="003771F5" w:rsidP="003771F5">
            <w:pPr>
              <w:spacing w:before="60" w:after="60"/>
              <w:jc w:val="center"/>
              <w:rPr>
                <w:rFonts w:cs="Times New Roman"/>
                <w:b/>
                <w:sz w:val="20"/>
                <w:lang w:val="en-US"/>
              </w:rPr>
            </w:pPr>
            <w:r w:rsidRPr="00D55856">
              <w:rPr>
                <w:rFonts w:cs="Times New Roman"/>
                <w:b/>
                <w:sz w:val="20"/>
                <w:lang w:val="en-US"/>
              </w:rPr>
              <w:t>Fredi Šarić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50D90775" w14:textId="3B4626AD" w:rsidR="00937DF5" w:rsidRPr="00D55856" w:rsidRDefault="003771F5" w:rsidP="003771F5">
            <w:pPr>
              <w:spacing w:before="60" w:after="60"/>
              <w:jc w:val="center"/>
              <w:rPr>
                <w:rFonts w:cs="Times New Roman"/>
                <w:b/>
                <w:sz w:val="20"/>
                <w:lang w:val="en-US"/>
              </w:rPr>
            </w:pPr>
            <w:r w:rsidRPr="00D55856">
              <w:rPr>
                <w:rFonts w:cs="Times New Roman"/>
                <w:b/>
                <w:sz w:val="20"/>
                <w:lang w:val="en-US"/>
              </w:rPr>
              <w:t>Filip Gulan</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1000339" w14:textId="64CEF79F" w:rsidR="00937DF5" w:rsidRPr="00D55856" w:rsidRDefault="003771F5" w:rsidP="003771F5">
            <w:pPr>
              <w:spacing w:before="60" w:after="60"/>
              <w:jc w:val="center"/>
              <w:rPr>
                <w:rFonts w:cs="Times New Roman"/>
                <w:b/>
                <w:sz w:val="20"/>
                <w:lang w:val="en-US"/>
              </w:rPr>
            </w:pPr>
            <w:r w:rsidRPr="00D55856">
              <w:rPr>
                <w:rFonts w:cs="Times New Roman"/>
                <w:b/>
                <w:sz w:val="20"/>
                <w:lang w:val="en-US"/>
              </w:rPr>
              <w:t>Matej Janjić</w:t>
            </w:r>
          </w:p>
        </w:tc>
        <w:tc>
          <w:tcPr>
            <w:tcW w:w="1049" w:type="dxa"/>
            <w:tcBorders>
              <w:top w:val="single" w:sz="2" w:space="0" w:color="C9C9C9"/>
              <w:left w:val="single" w:sz="2" w:space="0" w:color="C9C9C9"/>
              <w:bottom w:val="single" w:sz="2" w:space="0" w:color="C9C9C9"/>
              <w:right w:val="single" w:sz="2" w:space="0" w:color="C9C9C9"/>
            </w:tcBorders>
            <w:shd w:val="clear" w:color="auto" w:fill="EDEDED"/>
            <w:hideMark/>
          </w:tcPr>
          <w:p w14:paraId="688874E0" w14:textId="26613DB6" w:rsidR="00937DF5" w:rsidRPr="00D55856" w:rsidRDefault="003771F5" w:rsidP="003771F5">
            <w:pPr>
              <w:spacing w:before="60" w:after="60"/>
              <w:jc w:val="center"/>
              <w:rPr>
                <w:rFonts w:cs="Times New Roman"/>
                <w:b/>
                <w:sz w:val="20"/>
                <w:lang w:val="en-US"/>
              </w:rPr>
            </w:pPr>
            <w:r w:rsidRPr="00D55856">
              <w:rPr>
                <w:rFonts w:cs="Times New Roman"/>
                <w:b/>
                <w:sz w:val="20"/>
                <w:lang w:val="en-US"/>
              </w:rPr>
              <w:t>Jan Kelemen</w:t>
            </w:r>
          </w:p>
        </w:tc>
        <w:tc>
          <w:tcPr>
            <w:tcW w:w="1250" w:type="dxa"/>
            <w:tcBorders>
              <w:top w:val="single" w:sz="2" w:space="0" w:color="C9C9C9"/>
              <w:left w:val="single" w:sz="2" w:space="0" w:color="C9C9C9"/>
              <w:bottom w:val="single" w:sz="2" w:space="0" w:color="C9C9C9"/>
              <w:right w:val="single" w:sz="2" w:space="0" w:color="C9C9C9"/>
            </w:tcBorders>
            <w:shd w:val="clear" w:color="auto" w:fill="EDEDED"/>
            <w:hideMark/>
          </w:tcPr>
          <w:p w14:paraId="55F8A70A" w14:textId="72DE5E1B" w:rsidR="00937DF5" w:rsidRPr="00D55856" w:rsidRDefault="003771F5" w:rsidP="003771F5">
            <w:pPr>
              <w:spacing w:before="60" w:after="60"/>
              <w:jc w:val="center"/>
              <w:rPr>
                <w:rFonts w:cs="Times New Roman"/>
                <w:b/>
                <w:sz w:val="20"/>
                <w:lang w:val="en-US"/>
              </w:rPr>
            </w:pPr>
            <w:r w:rsidRPr="00D55856">
              <w:rPr>
                <w:rFonts w:cs="Times New Roman"/>
                <w:b/>
                <w:sz w:val="20"/>
                <w:lang w:val="en-US"/>
              </w:rPr>
              <w:t>Kenneth Kostrešević</w:t>
            </w:r>
          </w:p>
        </w:tc>
        <w:tc>
          <w:tcPr>
            <w:tcW w:w="1022" w:type="dxa"/>
            <w:tcBorders>
              <w:top w:val="single" w:sz="2" w:space="0" w:color="C9C9C9"/>
              <w:left w:val="single" w:sz="2" w:space="0" w:color="C9C9C9"/>
              <w:bottom w:val="single" w:sz="2" w:space="0" w:color="C9C9C9"/>
              <w:right w:val="single" w:sz="2" w:space="0" w:color="C9C9C9"/>
            </w:tcBorders>
            <w:shd w:val="clear" w:color="auto" w:fill="EDEDED"/>
            <w:hideMark/>
          </w:tcPr>
          <w:p w14:paraId="3F2D1987" w14:textId="2DC4D0C5" w:rsidR="00937DF5" w:rsidRPr="00D55856" w:rsidRDefault="003771F5" w:rsidP="003771F5">
            <w:pPr>
              <w:spacing w:before="60" w:after="60"/>
              <w:jc w:val="center"/>
              <w:rPr>
                <w:rFonts w:cs="Times New Roman"/>
                <w:b/>
                <w:sz w:val="20"/>
                <w:lang w:val="en-US"/>
              </w:rPr>
            </w:pPr>
            <w:r w:rsidRPr="00D55856">
              <w:rPr>
                <w:rFonts w:cs="Times New Roman"/>
                <w:b/>
                <w:sz w:val="20"/>
                <w:lang w:val="en-US"/>
              </w:rPr>
              <w:t>Domagoj Latečki</w:t>
            </w:r>
          </w:p>
        </w:tc>
        <w:tc>
          <w:tcPr>
            <w:tcW w:w="1022" w:type="dxa"/>
            <w:tcBorders>
              <w:top w:val="single" w:sz="2" w:space="0" w:color="C9C9C9"/>
              <w:left w:val="single" w:sz="2" w:space="0" w:color="C9C9C9"/>
              <w:bottom w:val="single" w:sz="2" w:space="0" w:color="C9C9C9"/>
              <w:right w:val="nil"/>
            </w:tcBorders>
            <w:shd w:val="clear" w:color="auto" w:fill="EDEDED"/>
            <w:hideMark/>
          </w:tcPr>
          <w:p w14:paraId="44C38A3C" w14:textId="23F6C7B2" w:rsidR="003771F5" w:rsidRPr="00D55856" w:rsidRDefault="003771F5" w:rsidP="003771F5">
            <w:pPr>
              <w:spacing w:before="60" w:after="60"/>
              <w:jc w:val="center"/>
              <w:rPr>
                <w:rFonts w:cs="Times New Roman"/>
                <w:b/>
                <w:sz w:val="20"/>
                <w:lang w:val="en-US"/>
              </w:rPr>
            </w:pPr>
            <w:r w:rsidRPr="00D55856">
              <w:rPr>
                <w:rFonts w:cs="Times New Roman"/>
                <w:b/>
                <w:sz w:val="20"/>
                <w:lang w:val="en-US"/>
              </w:rPr>
              <w:t>Tin</w:t>
            </w:r>
          </w:p>
          <w:p w14:paraId="4039234A" w14:textId="1C9B0241" w:rsidR="00937DF5" w:rsidRPr="00D55856" w:rsidRDefault="003771F5" w:rsidP="003771F5">
            <w:pPr>
              <w:spacing w:before="60" w:after="60"/>
              <w:jc w:val="center"/>
              <w:rPr>
                <w:rFonts w:cs="Times New Roman"/>
                <w:b/>
                <w:sz w:val="20"/>
                <w:lang w:val="en-US"/>
              </w:rPr>
            </w:pPr>
            <w:r w:rsidRPr="00D55856">
              <w:rPr>
                <w:rFonts w:cs="Times New Roman"/>
                <w:b/>
                <w:sz w:val="20"/>
                <w:lang w:val="en-US"/>
              </w:rPr>
              <w:t>Trčak</w:t>
            </w:r>
          </w:p>
        </w:tc>
      </w:tr>
      <w:tr w:rsidR="003771F5" w:rsidRPr="0020295F" w14:paraId="22B67CCF" w14:textId="77777777" w:rsidTr="007A0BB0">
        <w:tc>
          <w:tcPr>
            <w:tcW w:w="1662" w:type="dxa"/>
            <w:tcBorders>
              <w:top w:val="single" w:sz="2" w:space="0" w:color="C9C9C9"/>
              <w:left w:val="nil"/>
              <w:bottom w:val="single" w:sz="2" w:space="0" w:color="C9C9C9"/>
              <w:right w:val="single" w:sz="2" w:space="0" w:color="C9C9C9"/>
            </w:tcBorders>
            <w:hideMark/>
          </w:tcPr>
          <w:p w14:paraId="380BE2F1" w14:textId="77777777" w:rsidR="003771F5" w:rsidRPr="00D55856" w:rsidRDefault="003771F5" w:rsidP="003771F5">
            <w:pPr>
              <w:spacing w:before="60" w:after="60"/>
              <w:jc w:val="center"/>
              <w:rPr>
                <w:rFonts w:cs="Times New Roman"/>
                <w:b/>
                <w:bCs/>
                <w:sz w:val="20"/>
                <w:lang w:val="en-US"/>
              </w:rPr>
            </w:pPr>
            <w:r w:rsidRPr="00D55856">
              <w:rPr>
                <w:rFonts w:cs="Times New Roman"/>
                <w:b/>
                <w:bCs/>
                <w:sz w:val="20"/>
                <w:lang w:val="en-US"/>
              </w:rPr>
              <w:t>Upravljanje projektom</w:t>
            </w:r>
          </w:p>
        </w:tc>
        <w:tc>
          <w:tcPr>
            <w:tcW w:w="1023" w:type="dxa"/>
            <w:tcBorders>
              <w:top w:val="single" w:sz="2" w:space="0" w:color="C9C9C9"/>
              <w:left w:val="single" w:sz="2" w:space="0" w:color="C9C9C9"/>
              <w:bottom w:val="single" w:sz="2" w:space="0" w:color="C9C9C9"/>
              <w:right w:val="single" w:sz="2" w:space="0" w:color="C9C9C9"/>
            </w:tcBorders>
            <w:hideMark/>
          </w:tcPr>
          <w:p w14:paraId="3B0E0B3F" w14:textId="28D47551" w:rsidR="003771F5" w:rsidRPr="0020295F" w:rsidRDefault="003771F5" w:rsidP="003771F5">
            <w:pPr>
              <w:spacing w:before="60" w:after="60"/>
              <w:jc w:val="center"/>
              <w:rPr>
                <w:rFonts w:cs="Times New Roman"/>
                <w:sz w:val="20"/>
                <w:lang w:val="en-US"/>
              </w:rPr>
            </w:pPr>
            <w:r w:rsidRPr="0020295F">
              <w:rPr>
                <w:rFonts w:cs="Times New Roman"/>
                <w:sz w:val="20"/>
                <w:lang w:val="en-US"/>
              </w:rPr>
              <w:t>70%</w:t>
            </w:r>
          </w:p>
        </w:tc>
        <w:tc>
          <w:tcPr>
            <w:tcW w:w="1022" w:type="dxa"/>
            <w:tcBorders>
              <w:top w:val="single" w:sz="2" w:space="0" w:color="C9C9C9"/>
              <w:left w:val="single" w:sz="2" w:space="0" w:color="C9C9C9"/>
              <w:bottom w:val="single" w:sz="2" w:space="0" w:color="C9C9C9"/>
              <w:right w:val="single" w:sz="2" w:space="0" w:color="C9C9C9"/>
            </w:tcBorders>
            <w:hideMark/>
          </w:tcPr>
          <w:p w14:paraId="24D2459B" w14:textId="1A152469" w:rsidR="003771F5" w:rsidRPr="0020295F" w:rsidRDefault="003771F5" w:rsidP="003771F5">
            <w:pPr>
              <w:spacing w:before="60" w:after="60"/>
              <w:jc w:val="center"/>
              <w:rPr>
                <w:rFonts w:cs="Times New Roman"/>
                <w:sz w:val="20"/>
                <w:lang w:val="en-US"/>
              </w:rPr>
            </w:pPr>
            <w:r w:rsidRPr="0020295F">
              <w:rPr>
                <w:rFonts w:cs="Times New Roman"/>
                <w:sz w:val="20"/>
                <w:lang w:val="en-US"/>
              </w:rPr>
              <w:t>30%</w:t>
            </w:r>
          </w:p>
        </w:tc>
        <w:tc>
          <w:tcPr>
            <w:tcW w:w="1022" w:type="dxa"/>
            <w:tcBorders>
              <w:top w:val="single" w:sz="2" w:space="0" w:color="C9C9C9"/>
              <w:left w:val="single" w:sz="2" w:space="0" w:color="C9C9C9"/>
              <w:bottom w:val="single" w:sz="2" w:space="0" w:color="C9C9C9"/>
              <w:right w:val="single" w:sz="2" w:space="0" w:color="C9C9C9"/>
            </w:tcBorders>
            <w:hideMark/>
          </w:tcPr>
          <w:p w14:paraId="31C51D5B" w14:textId="5C6F9C1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hideMark/>
          </w:tcPr>
          <w:p w14:paraId="720401EC" w14:textId="3DB2D2AF"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hideMark/>
          </w:tcPr>
          <w:p w14:paraId="1ECAC115" w14:textId="40C596E7"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hideMark/>
          </w:tcPr>
          <w:p w14:paraId="635E1054" w14:textId="2CB37C7C"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hideMark/>
          </w:tcPr>
          <w:p w14:paraId="2AA54E38" w14:textId="3E3575D8" w:rsidR="003771F5" w:rsidRPr="0020295F" w:rsidRDefault="003771F5"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30D20E7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DDEC918"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projektnog zadatka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6D58AE3" w14:textId="53004ADF"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793E1940" w14:textId="4D453C21" w:rsidR="00937DF5" w:rsidRPr="0020295F" w:rsidRDefault="0015569F" w:rsidP="003771F5">
            <w:pPr>
              <w:spacing w:before="60" w:after="60"/>
              <w:jc w:val="center"/>
              <w:rPr>
                <w:rFonts w:cs="Times New Roman"/>
                <w:sz w:val="20"/>
                <w:lang w:val="en-US"/>
              </w:rPr>
            </w:pPr>
            <w:r w:rsidRPr="0020295F">
              <w:rPr>
                <w:rFonts w:cs="Times New Roman"/>
                <w:sz w:val="20"/>
                <w:lang w:val="en-US"/>
              </w:rPr>
              <w:t>10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E5BB6F1" w14:textId="7420A623"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7F861DC7" w14:textId="239278FD"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7316084" w14:textId="4538478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C50804C" w14:textId="1B1C895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7569D01" w14:textId="30CDA825" w:rsidR="00937DF5" w:rsidRPr="0020295F" w:rsidRDefault="0015569F" w:rsidP="003771F5">
            <w:pPr>
              <w:spacing w:before="60" w:after="60"/>
              <w:jc w:val="center"/>
              <w:rPr>
                <w:rFonts w:cs="Times New Roman"/>
                <w:sz w:val="20"/>
                <w:lang w:val="en-US"/>
              </w:rPr>
            </w:pPr>
            <w:r w:rsidRPr="0020295F">
              <w:rPr>
                <w:rFonts w:cs="Times New Roman"/>
                <w:sz w:val="20"/>
                <w:lang w:val="en-US"/>
              </w:rPr>
              <w:t>40</w:t>
            </w:r>
            <w:r w:rsidR="00530DDF" w:rsidRPr="0020295F">
              <w:rPr>
                <w:rFonts w:cs="Times New Roman"/>
                <w:sz w:val="20"/>
                <w:lang w:val="en-US"/>
              </w:rPr>
              <w:t>%</w:t>
            </w:r>
          </w:p>
        </w:tc>
      </w:tr>
      <w:tr w:rsidR="00937DF5" w:rsidRPr="0020295F" w14:paraId="687F5C16" w14:textId="77777777" w:rsidTr="007A0BB0">
        <w:tc>
          <w:tcPr>
            <w:tcW w:w="1662" w:type="dxa"/>
            <w:tcBorders>
              <w:top w:val="single" w:sz="2" w:space="0" w:color="C9C9C9"/>
              <w:left w:val="nil"/>
              <w:bottom w:val="single" w:sz="2" w:space="0" w:color="C9C9C9"/>
              <w:right w:val="single" w:sz="2" w:space="0" w:color="C9C9C9"/>
            </w:tcBorders>
            <w:hideMark/>
          </w:tcPr>
          <w:p w14:paraId="0581188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Rječnik pojmova</w:t>
            </w:r>
          </w:p>
        </w:tc>
        <w:tc>
          <w:tcPr>
            <w:tcW w:w="1023" w:type="dxa"/>
            <w:tcBorders>
              <w:top w:val="single" w:sz="2" w:space="0" w:color="C9C9C9"/>
              <w:left w:val="single" w:sz="2" w:space="0" w:color="C9C9C9"/>
              <w:bottom w:val="single" w:sz="2" w:space="0" w:color="C9C9C9"/>
              <w:right w:val="single" w:sz="2" w:space="0" w:color="C9C9C9"/>
            </w:tcBorders>
          </w:tcPr>
          <w:p w14:paraId="44961F0C" w14:textId="208B791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4E31F7CF" w14:textId="77AC1AC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DFCA1FA" w14:textId="615792EB"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0FDEF599" w14:textId="13BD544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780B922" w14:textId="168F5505"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04B434A" w14:textId="2A9E50D2"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2614421" w14:textId="5CB86F9A"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r>
      <w:tr w:rsidR="00937DF5" w:rsidRPr="0020295F" w14:paraId="27B99FD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8FC9760"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funkcionalnih zahtjeva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D48377D" w14:textId="21B04CEE" w:rsidR="00937DF5" w:rsidRPr="0020295F" w:rsidRDefault="006A5672" w:rsidP="003771F5">
            <w:pPr>
              <w:spacing w:before="60" w:after="60"/>
              <w:jc w:val="center"/>
              <w:rPr>
                <w:rFonts w:cs="Times New Roman"/>
                <w:sz w:val="20"/>
                <w:lang w:val="en-US"/>
              </w:rPr>
            </w:pPr>
            <w:r w:rsidRPr="0020295F">
              <w:rPr>
                <w:rFonts w:cs="Times New Roman"/>
                <w:sz w:val="20"/>
                <w:lang w:val="en-US"/>
              </w:rPr>
              <w:t>20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856265" w14:textId="0DFB3C90" w:rsidR="00937DF5" w:rsidRPr="0020295F" w:rsidRDefault="006A5672"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1C8811" w14:textId="7A4F0F9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F9CEA09" w14:textId="4616054C"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1CB50C1" w14:textId="55D60EBF"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E5F520" w14:textId="1000A2EF" w:rsidR="00937DF5" w:rsidRPr="0020295F" w:rsidRDefault="006A5672"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3F98D96" w14:textId="037773BC" w:rsidR="00937DF5" w:rsidRPr="0020295F" w:rsidRDefault="006A5672" w:rsidP="003771F5">
            <w:pPr>
              <w:spacing w:before="60" w:after="60"/>
              <w:jc w:val="center"/>
              <w:rPr>
                <w:rFonts w:cs="Times New Roman"/>
                <w:sz w:val="20"/>
                <w:lang w:val="en-US"/>
              </w:rPr>
            </w:pPr>
            <w:r w:rsidRPr="0020295F">
              <w:rPr>
                <w:rFonts w:cs="Times New Roman"/>
                <w:sz w:val="20"/>
                <w:lang w:val="en-US"/>
              </w:rPr>
              <w:t>30</w:t>
            </w:r>
            <w:r w:rsidR="00530DDF" w:rsidRPr="0020295F">
              <w:rPr>
                <w:rFonts w:cs="Times New Roman"/>
                <w:sz w:val="20"/>
                <w:lang w:val="en-US"/>
              </w:rPr>
              <w:t>%</w:t>
            </w:r>
          </w:p>
        </w:tc>
      </w:tr>
      <w:tr w:rsidR="00937DF5" w:rsidRPr="0020295F" w14:paraId="581C189B" w14:textId="77777777" w:rsidTr="007A0BB0">
        <w:tc>
          <w:tcPr>
            <w:tcW w:w="1662" w:type="dxa"/>
            <w:tcBorders>
              <w:top w:val="single" w:sz="2" w:space="0" w:color="C9C9C9"/>
              <w:left w:val="nil"/>
              <w:bottom w:val="single" w:sz="2" w:space="0" w:color="C9C9C9"/>
              <w:right w:val="single" w:sz="2" w:space="0" w:color="C9C9C9"/>
            </w:tcBorders>
            <w:hideMark/>
          </w:tcPr>
          <w:p w14:paraId="1735C79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Opis ostalih zahtjeva</w:t>
            </w:r>
          </w:p>
        </w:tc>
        <w:tc>
          <w:tcPr>
            <w:tcW w:w="1023" w:type="dxa"/>
            <w:tcBorders>
              <w:top w:val="single" w:sz="2" w:space="0" w:color="C9C9C9"/>
              <w:left w:val="single" w:sz="2" w:space="0" w:color="C9C9C9"/>
              <w:bottom w:val="single" w:sz="2" w:space="0" w:color="C9C9C9"/>
              <w:right w:val="single" w:sz="2" w:space="0" w:color="C9C9C9"/>
            </w:tcBorders>
          </w:tcPr>
          <w:p w14:paraId="0537709C" w14:textId="0384127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AE7C858" w14:textId="7CC43391"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68FDB03B" w14:textId="43B38D8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675EC696" w14:textId="0B89E21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39F54BB3" w14:textId="2DE6D519" w:rsidR="00937DF5" w:rsidRPr="0020295F" w:rsidRDefault="00FE3968" w:rsidP="003771F5">
            <w:pPr>
              <w:spacing w:before="60" w:after="60"/>
              <w:jc w:val="center"/>
              <w:rPr>
                <w:rFonts w:cs="Times New Roman"/>
                <w:sz w:val="20"/>
                <w:lang w:val="en-US"/>
              </w:rPr>
            </w:pPr>
            <w:r w:rsidRPr="0020295F">
              <w:rPr>
                <w:rFonts w:cs="Times New Roman"/>
                <w:sz w:val="20"/>
                <w:lang w:val="en-US"/>
              </w:rPr>
              <w:t>1</w:t>
            </w:r>
            <w:r w:rsidR="0015569F"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1265D863" w14:textId="3E49BD1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682B16F1" w14:textId="189F9CA9" w:rsidR="00937DF5" w:rsidRPr="0020295F" w:rsidRDefault="00FE3968" w:rsidP="003771F5">
            <w:pPr>
              <w:spacing w:before="60" w:after="60"/>
              <w:jc w:val="center"/>
              <w:rPr>
                <w:rFonts w:cs="Times New Roman"/>
                <w:sz w:val="20"/>
                <w:lang w:val="en-US"/>
              </w:rPr>
            </w:pPr>
            <w:r w:rsidRPr="0020295F">
              <w:rPr>
                <w:rFonts w:cs="Times New Roman"/>
                <w:sz w:val="20"/>
                <w:lang w:val="en-US"/>
              </w:rPr>
              <w:t>9</w:t>
            </w:r>
            <w:r w:rsidR="0015569F" w:rsidRPr="0020295F">
              <w:rPr>
                <w:rFonts w:cs="Times New Roman"/>
                <w:sz w:val="20"/>
                <w:lang w:val="en-US"/>
              </w:rPr>
              <w:t>0</w:t>
            </w:r>
            <w:r w:rsidR="00530DDF" w:rsidRPr="0020295F">
              <w:rPr>
                <w:rFonts w:cs="Times New Roman"/>
                <w:sz w:val="20"/>
                <w:lang w:val="en-US"/>
              </w:rPr>
              <w:t>%</w:t>
            </w:r>
          </w:p>
        </w:tc>
      </w:tr>
      <w:tr w:rsidR="00937DF5" w:rsidRPr="0020295F" w14:paraId="65F665D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8E8D23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Arhitektura i dizajn sustava</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26D57501" w14:textId="77777777" w:rsidR="00937DF5" w:rsidRPr="0020295F" w:rsidRDefault="00937DF5" w:rsidP="003771F5">
            <w:pPr>
              <w:spacing w:before="60" w:after="60"/>
              <w:jc w:val="center"/>
              <w:rPr>
                <w:rFonts w:cs="Times New Roman"/>
                <w:sz w:val="20"/>
                <w:lang w:val="en-US"/>
              </w:rPr>
            </w:pPr>
          </w:p>
        </w:tc>
      </w:tr>
      <w:tr w:rsidR="00937DF5" w:rsidRPr="0020295F" w14:paraId="3C0EA16A" w14:textId="77777777" w:rsidTr="007A0BB0">
        <w:tc>
          <w:tcPr>
            <w:tcW w:w="1662" w:type="dxa"/>
            <w:tcBorders>
              <w:top w:val="single" w:sz="2" w:space="0" w:color="C9C9C9"/>
              <w:left w:val="nil"/>
              <w:bottom w:val="single" w:sz="2" w:space="0" w:color="C9C9C9"/>
              <w:right w:val="single" w:sz="2" w:space="0" w:color="C9C9C9"/>
            </w:tcBorders>
            <w:hideMark/>
          </w:tcPr>
          <w:p w14:paraId="38AE48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Svrha, opći prioriteti i skica sustava</w:t>
            </w:r>
          </w:p>
        </w:tc>
        <w:tc>
          <w:tcPr>
            <w:tcW w:w="1023" w:type="dxa"/>
            <w:tcBorders>
              <w:top w:val="single" w:sz="2" w:space="0" w:color="C9C9C9"/>
              <w:left w:val="single" w:sz="2" w:space="0" w:color="C9C9C9"/>
              <w:bottom w:val="single" w:sz="2" w:space="0" w:color="C9C9C9"/>
              <w:right w:val="single" w:sz="2" w:space="0" w:color="C9C9C9"/>
            </w:tcBorders>
          </w:tcPr>
          <w:p w14:paraId="112A689D" w14:textId="5A4979F0"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22FC079C" w14:textId="4FD7DCBB" w:rsidR="00937DF5" w:rsidRPr="0020295F" w:rsidRDefault="0015569F" w:rsidP="003771F5">
            <w:pPr>
              <w:spacing w:before="60" w:after="60"/>
              <w:jc w:val="center"/>
              <w:rPr>
                <w:rFonts w:cs="Times New Roman"/>
                <w:sz w:val="20"/>
                <w:lang w:val="en-US"/>
              </w:rPr>
            </w:pPr>
            <w:r w:rsidRPr="0020295F">
              <w:rPr>
                <w:rFonts w:cs="Times New Roman"/>
                <w:sz w:val="20"/>
                <w:lang w:val="en-US"/>
              </w:rPr>
              <w:t>100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9BCA478" w14:textId="273BC508"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49" w:type="dxa"/>
            <w:tcBorders>
              <w:top w:val="single" w:sz="2" w:space="0" w:color="C9C9C9"/>
              <w:left w:val="single" w:sz="2" w:space="0" w:color="C9C9C9"/>
              <w:bottom w:val="single" w:sz="2" w:space="0" w:color="C9C9C9"/>
              <w:right w:val="single" w:sz="2" w:space="0" w:color="C9C9C9"/>
            </w:tcBorders>
          </w:tcPr>
          <w:p w14:paraId="14FE5D4C" w14:textId="3B02883E"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tcPr>
          <w:p w14:paraId="7D4DEDF2" w14:textId="6B317F2C"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single" w:sz="2" w:space="0" w:color="C9C9C9"/>
            </w:tcBorders>
          </w:tcPr>
          <w:p w14:paraId="31AE45BD" w14:textId="64E8B437"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tcPr>
          <w:p w14:paraId="05B64200" w14:textId="4E569E49" w:rsidR="00937DF5" w:rsidRPr="0020295F" w:rsidRDefault="0015569F" w:rsidP="003771F5">
            <w:pPr>
              <w:spacing w:before="60" w:after="60"/>
              <w:jc w:val="center"/>
              <w:rPr>
                <w:rFonts w:cs="Times New Roman"/>
                <w:sz w:val="20"/>
                <w:lang w:val="en-US"/>
              </w:rPr>
            </w:pPr>
            <w:r w:rsidRPr="0020295F">
              <w:rPr>
                <w:rFonts w:cs="Times New Roman"/>
                <w:sz w:val="20"/>
                <w:lang w:val="en-US"/>
              </w:rPr>
              <w:t>0</w:t>
            </w:r>
            <w:r w:rsidR="00530DDF" w:rsidRPr="0020295F">
              <w:rPr>
                <w:rFonts w:cs="Times New Roman"/>
                <w:sz w:val="20"/>
                <w:lang w:val="en-US"/>
              </w:rPr>
              <w:t>%</w:t>
            </w:r>
          </w:p>
        </w:tc>
      </w:tr>
      <w:tr w:rsidR="00530DDF" w:rsidRPr="0020295F" w14:paraId="614484ED" w14:textId="77777777" w:rsidTr="007A0BB0">
        <w:tc>
          <w:tcPr>
            <w:tcW w:w="1662" w:type="dxa"/>
            <w:tcBorders>
              <w:top w:val="single" w:sz="2" w:space="0" w:color="C9C9C9"/>
              <w:left w:val="nil"/>
              <w:bottom w:val="single" w:sz="2" w:space="0" w:color="C9C9C9"/>
              <w:right w:val="single" w:sz="2" w:space="0" w:color="C9C9C9"/>
            </w:tcBorders>
          </w:tcPr>
          <w:p w14:paraId="11A0DD3F" w14:textId="23E7D5B4"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razreda s opisom</w:t>
            </w:r>
          </w:p>
        </w:tc>
        <w:tc>
          <w:tcPr>
            <w:tcW w:w="1023" w:type="dxa"/>
            <w:tcBorders>
              <w:top w:val="single" w:sz="2" w:space="0" w:color="C9C9C9"/>
              <w:left w:val="single" w:sz="2" w:space="0" w:color="C9C9C9"/>
              <w:bottom w:val="single" w:sz="2" w:space="0" w:color="C9C9C9"/>
              <w:right w:val="single" w:sz="2" w:space="0" w:color="C9C9C9"/>
            </w:tcBorders>
          </w:tcPr>
          <w:p w14:paraId="63546ABD" w14:textId="657EA97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388FBEFC" w14:textId="2E85EBDC"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7D9E99B7" w14:textId="7F04225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487C0F52" w14:textId="76BD0907"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5A6490C8" w14:textId="069E383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F133A3F" w14:textId="00332576"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7FAE6ACF" w14:textId="7A4E897D"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r>
      <w:tr w:rsidR="00530DDF" w:rsidRPr="0020295F" w14:paraId="7089540C" w14:textId="77777777" w:rsidTr="007A0BB0">
        <w:tc>
          <w:tcPr>
            <w:tcW w:w="1662" w:type="dxa"/>
            <w:tcBorders>
              <w:top w:val="single" w:sz="2" w:space="0" w:color="C9C9C9"/>
              <w:left w:val="nil"/>
              <w:bottom w:val="single" w:sz="2" w:space="0" w:color="C9C9C9"/>
              <w:right w:val="single" w:sz="2" w:space="0" w:color="C9C9C9"/>
            </w:tcBorders>
            <w:hideMark/>
          </w:tcPr>
          <w:p w14:paraId="413492E4"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Dijagram objekata</w:t>
            </w:r>
          </w:p>
        </w:tc>
        <w:tc>
          <w:tcPr>
            <w:tcW w:w="1023" w:type="dxa"/>
            <w:tcBorders>
              <w:top w:val="single" w:sz="2" w:space="0" w:color="C9C9C9"/>
              <w:left w:val="single" w:sz="2" w:space="0" w:color="C9C9C9"/>
              <w:bottom w:val="single" w:sz="2" w:space="0" w:color="C9C9C9"/>
              <w:right w:val="single" w:sz="2" w:space="0" w:color="C9C9C9"/>
            </w:tcBorders>
          </w:tcPr>
          <w:p w14:paraId="18F41304" w14:textId="35EF1E90"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68A404A" w14:textId="55FB5748" w:rsidR="00530DDF" w:rsidRPr="0020295F" w:rsidRDefault="00530DDF" w:rsidP="003771F5">
            <w:pPr>
              <w:spacing w:before="60" w:after="60"/>
              <w:jc w:val="center"/>
              <w:rPr>
                <w:rFonts w:cs="Times New Roman"/>
                <w:bCs/>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tcPr>
          <w:p w14:paraId="60D14DCB" w14:textId="6E93798F"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58A248B3" w14:textId="08336D18"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64CBE0B4" w14:textId="1607A20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7C7845E2" w14:textId="2363F3C1"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2D1DEFE8" w14:textId="0A608224" w:rsidR="00530DDF" w:rsidRPr="0020295F" w:rsidRDefault="00530DDF" w:rsidP="003771F5">
            <w:pPr>
              <w:spacing w:before="60" w:after="60"/>
              <w:jc w:val="center"/>
              <w:rPr>
                <w:rFonts w:cs="Times New Roman"/>
                <w:bCs/>
                <w:sz w:val="20"/>
                <w:lang w:val="en-US"/>
              </w:rPr>
            </w:pPr>
            <w:r w:rsidRPr="0020295F">
              <w:rPr>
                <w:rFonts w:cs="Times New Roman"/>
                <w:sz w:val="20"/>
                <w:lang w:val="en-US"/>
              </w:rPr>
              <w:t>0%</w:t>
            </w:r>
          </w:p>
        </w:tc>
      </w:tr>
      <w:tr w:rsidR="00937DF5" w:rsidRPr="0020295F" w14:paraId="13F76A3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5F6A361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Ostali UML dijagrami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8AAC3CA" w14:textId="287FCA7A" w:rsidR="00937DF5" w:rsidRPr="0020295F" w:rsidRDefault="0083115D" w:rsidP="003771F5">
            <w:pPr>
              <w:spacing w:before="60" w:after="60"/>
              <w:jc w:val="center"/>
              <w:rPr>
                <w:rFonts w:cs="Times New Roman"/>
                <w:sz w:val="20"/>
                <w:lang w:val="en-US"/>
              </w:rPr>
            </w:pPr>
            <w:r w:rsidRPr="0020295F">
              <w:rPr>
                <w:rFonts w:cs="Times New Roman"/>
                <w:sz w:val="20"/>
                <w:lang w:val="en-US"/>
              </w:rPr>
              <w:t>20%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A25DA47" w14:textId="49876510"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9338A9E" w14:textId="6A3D003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959AB6A" w14:textId="3F01085F" w:rsidR="00937DF5" w:rsidRPr="0020295F" w:rsidRDefault="00E01CB6" w:rsidP="003771F5">
            <w:pPr>
              <w:spacing w:before="60" w:after="60"/>
              <w:jc w:val="center"/>
              <w:rPr>
                <w:rFonts w:cs="Times New Roman"/>
                <w:sz w:val="20"/>
                <w:lang w:val="en-US"/>
              </w:rPr>
            </w:pPr>
            <w:ins w:id="2108" w:author="Tin Trčak" w:date="2016-01-21T01:15:00Z">
              <w:r>
                <w:rPr>
                  <w:rFonts w:cs="Times New Roman"/>
                  <w:sz w:val="20"/>
                  <w:lang w:val="en-US"/>
                </w:rPr>
                <w:t>75</w:t>
              </w:r>
            </w:ins>
            <w:del w:id="2109" w:author="Tin Trčak" w:date="2016-01-21T01:15:00Z">
              <w:r w:rsidR="0083115D" w:rsidRPr="0020295F" w:rsidDel="00E01CB6">
                <w:rPr>
                  <w:rFonts w:cs="Times New Roman"/>
                  <w:sz w:val="20"/>
                  <w:lang w:val="en-US"/>
                </w:rPr>
                <w:delText>80</w:delText>
              </w:r>
            </w:del>
            <w:r w:rsidR="0083115D" w:rsidRPr="0020295F">
              <w:rPr>
                <w:rFonts w:cs="Times New Roman"/>
                <w:sz w:val="20"/>
                <w:lang w:val="en-US"/>
              </w:rPr>
              <w:t>%</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011B715" w14:textId="2627D44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2A97599" w14:textId="14A5FDA9" w:rsidR="00937DF5" w:rsidRPr="0020295F" w:rsidRDefault="0083115D" w:rsidP="003771F5">
            <w:pPr>
              <w:spacing w:before="60" w:after="60"/>
              <w:jc w:val="center"/>
              <w:rPr>
                <w:rFonts w:cs="Times New Roman"/>
                <w:sz w:val="20"/>
                <w:lang w:val="en-US"/>
              </w:rPr>
            </w:pPr>
            <w:del w:id="2110" w:author="Tin Trčak" w:date="2016-01-21T01:15:00Z">
              <w:r w:rsidRPr="0020295F" w:rsidDel="00E01CB6">
                <w:rPr>
                  <w:rFonts w:cs="Times New Roman"/>
                  <w:sz w:val="20"/>
                  <w:lang w:val="en-US"/>
                </w:rPr>
                <w:delText>0</w:delText>
              </w:r>
            </w:del>
            <w:ins w:id="2111" w:author="Tin Trčak" w:date="2016-01-21T01:15:00Z">
              <w:r w:rsidR="00E01CB6">
                <w:rPr>
                  <w:rFonts w:cs="Times New Roman"/>
                  <w:sz w:val="20"/>
                  <w:lang w:val="en-US"/>
                </w:rPr>
                <w:t>5</w:t>
              </w:r>
            </w:ins>
            <w:r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4A1147AC" w14:textId="53F6F4C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2DCB792E" w14:textId="77777777" w:rsidTr="007A0BB0">
        <w:tc>
          <w:tcPr>
            <w:tcW w:w="1662" w:type="dxa"/>
            <w:tcBorders>
              <w:top w:val="single" w:sz="2" w:space="0" w:color="C9C9C9"/>
              <w:left w:val="nil"/>
              <w:bottom w:val="single" w:sz="2" w:space="0" w:color="C9C9C9"/>
              <w:right w:val="single" w:sz="2" w:space="0" w:color="C9C9C9"/>
            </w:tcBorders>
            <w:hideMark/>
          </w:tcPr>
          <w:p w14:paraId="15B202C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Implementacija i korisničko sučelje</w:t>
            </w:r>
          </w:p>
        </w:tc>
        <w:tc>
          <w:tcPr>
            <w:tcW w:w="7410" w:type="dxa"/>
            <w:gridSpan w:val="7"/>
            <w:tcBorders>
              <w:top w:val="single" w:sz="2" w:space="0" w:color="C9C9C9"/>
              <w:left w:val="single" w:sz="2" w:space="0" w:color="C9C9C9"/>
              <w:bottom w:val="single" w:sz="2" w:space="0" w:color="C9C9C9"/>
              <w:right w:val="nil"/>
            </w:tcBorders>
          </w:tcPr>
          <w:p w14:paraId="6920E3AE" w14:textId="77777777" w:rsidR="00937DF5" w:rsidRPr="0020295F" w:rsidRDefault="00937DF5" w:rsidP="003771F5">
            <w:pPr>
              <w:spacing w:before="60" w:after="60"/>
              <w:jc w:val="center"/>
              <w:rPr>
                <w:rFonts w:cs="Times New Roman"/>
                <w:sz w:val="20"/>
                <w:lang w:val="en-US"/>
              </w:rPr>
            </w:pPr>
          </w:p>
        </w:tc>
      </w:tr>
      <w:tr w:rsidR="00937DF5" w:rsidRPr="0020295F" w14:paraId="0458E53F"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71F4B3EC"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Dijagram razmještaja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53A7593F" w14:textId="70D7784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617B11C" w14:textId="152DE42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5F2563D" w14:textId="1C978EF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CE33E8D" w14:textId="7D540319" w:rsidR="00937DF5" w:rsidRPr="0020295F" w:rsidRDefault="007766D9" w:rsidP="003771F5">
            <w:pPr>
              <w:spacing w:before="60" w:after="60"/>
              <w:jc w:val="center"/>
              <w:rPr>
                <w:rFonts w:cs="Times New Roman"/>
                <w:sz w:val="20"/>
                <w:lang w:val="en-US"/>
              </w:rPr>
            </w:pPr>
            <w:r w:rsidRPr="0020295F">
              <w:rPr>
                <w:rFonts w:cs="Times New Roman"/>
                <w:sz w:val="20"/>
                <w:lang w:val="en-US"/>
              </w:rPr>
              <w:t>100%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4E35946" w14:textId="1B07DBD5"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0E4B928" w14:textId="178936B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51A00E7E" w14:textId="06042CF9"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69642AE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15F63D2"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lastRenderedPageBreak/>
              <w:t>Korištene tehnologije i alati</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23856980" w14:textId="6E6FF41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2D10CA" w14:textId="57F4BB66"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BEA058C" w14:textId="62C6212D"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0BE3C8D8" w14:textId="65F3B57B"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C9CB90C" w14:textId="51860C5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373CC23" w14:textId="1E956671"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C6B3F31" w14:textId="6487AC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F2C483B"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2CE62D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Isječak programskog kôda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2B2AF2C" w14:textId="440202EC"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BF6CF07" w14:textId="1C36F71F"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671012E" w14:textId="03B31C82"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847370D" w14:textId="09595C34"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7F17B26E" w14:textId="4432FA7A"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B251574" w14:textId="72BFEE0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68B4E7C4" w14:textId="481AE52C"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68DEC97"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60DBED34"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Ispitivanje programskog rješenja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7027C1C6" w14:textId="4652C07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4041B99F" w14:textId="69301A5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7AE9CB" w14:textId="756F98BA"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A67F333" w14:textId="554313F3"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30E9DF4B" w14:textId="09613F3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7280C14" w14:textId="72C24CE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766407D8" w14:textId="230D6821"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4C1796C3"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DBA584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Upute za instalaciju</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0D8E279" w14:textId="4AD69B08"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B751786" w14:textId="260657C7" w:rsidR="00937DF5" w:rsidRPr="0020295F" w:rsidRDefault="0083115D" w:rsidP="003771F5">
            <w:pPr>
              <w:spacing w:before="60" w:after="60"/>
              <w:jc w:val="center"/>
              <w:rPr>
                <w:rFonts w:cs="Times New Roman"/>
                <w:sz w:val="20"/>
                <w:lang w:val="en-US"/>
              </w:rPr>
            </w:pPr>
            <w:r w:rsidRPr="0020295F">
              <w:rPr>
                <w:rFonts w:cs="Times New Roman"/>
                <w:sz w:val="20"/>
                <w:lang w:val="en-US"/>
              </w:rPr>
              <w:t>100%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261421CF" w14:textId="6F9AA395"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6D61C987" w14:textId="6FF22573"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5B7D3D3F" w14:textId="3793ABE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6EA387CE" w14:textId="3737ACBE"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29DD596" w14:textId="6DEAC259" w:rsidR="00937DF5" w:rsidRPr="0020295F" w:rsidRDefault="0083115D" w:rsidP="003771F5">
            <w:pPr>
              <w:spacing w:before="60" w:after="60"/>
              <w:jc w:val="center"/>
              <w:rPr>
                <w:rFonts w:cs="Times New Roman"/>
                <w:sz w:val="20"/>
                <w:lang w:val="en-US"/>
              </w:rPr>
            </w:pPr>
            <w:r w:rsidRPr="0020295F">
              <w:rPr>
                <w:rFonts w:cs="Times New Roman"/>
                <w:sz w:val="20"/>
                <w:lang w:val="en-US"/>
              </w:rPr>
              <w:t>0%</w:t>
            </w:r>
          </w:p>
        </w:tc>
      </w:tr>
      <w:tr w:rsidR="00937DF5" w:rsidRPr="0020295F" w14:paraId="7A757536"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FFF8451"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Korisničke upute</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4883EA39" w14:textId="693E0BEB"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7BD5B89" w14:textId="0C5C30CF"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66D4D8C" w14:textId="47C92108"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A449EDF" w14:textId="0A0513B7"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258F8E88" w14:textId="7FD204DB"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0F5BAFC1" w14:textId="37113A4C" w:rsidR="00937DF5" w:rsidRPr="0020295F" w:rsidRDefault="007766D9"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4B72495E" w14:textId="2AF64F73" w:rsidR="00937DF5" w:rsidRPr="0020295F" w:rsidRDefault="007766D9" w:rsidP="003771F5">
            <w:pPr>
              <w:spacing w:before="60" w:after="60"/>
              <w:jc w:val="center"/>
              <w:rPr>
                <w:rFonts w:cs="Times New Roman"/>
                <w:sz w:val="20"/>
                <w:lang w:val="en-US"/>
              </w:rPr>
            </w:pPr>
            <w:r w:rsidRPr="0020295F">
              <w:rPr>
                <w:rFonts w:cs="Times New Roman"/>
                <w:sz w:val="20"/>
                <w:lang w:val="en-US"/>
              </w:rPr>
              <w:t>50%</w:t>
            </w:r>
          </w:p>
        </w:tc>
      </w:tr>
      <w:tr w:rsidR="00937DF5" w:rsidRPr="0020295F" w14:paraId="0730BE90"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071E7F33"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Plan rada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38026E44" w14:textId="1373A6D2"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04CFD05" w14:textId="1E4E64F9" w:rsidR="00937DF5"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4938C3F" w14:textId="0DE1389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1B782827" w14:textId="1445A180"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6BA91CC8" w14:textId="4E516365"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1C222D6" w14:textId="235F06DD"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1FBF4116" w14:textId="7C4B5E39" w:rsidR="00937DF5" w:rsidRPr="0020295F" w:rsidRDefault="00B57B00" w:rsidP="003771F5">
            <w:pPr>
              <w:spacing w:before="60" w:after="60"/>
              <w:jc w:val="center"/>
              <w:rPr>
                <w:rFonts w:cs="Times New Roman"/>
                <w:sz w:val="20"/>
                <w:lang w:val="en-US"/>
              </w:rPr>
            </w:pPr>
            <w:r w:rsidRPr="0020295F">
              <w:rPr>
                <w:rFonts w:cs="Times New Roman"/>
                <w:sz w:val="20"/>
                <w:lang w:val="en-US"/>
              </w:rPr>
              <w:t>0%</w:t>
            </w:r>
          </w:p>
        </w:tc>
      </w:tr>
      <w:tr w:rsidR="00B57B00" w:rsidRPr="0020295F" w14:paraId="5CF8AA7C" w14:textId="77777777" w:rsidTr="007A0BB0">
        <w:tc>
          <w:tcPr>
            <w:tcW w:w="1662" w:type="dxa"/>
            <w:tcBorders>
              <w:top w:val="single" w:sz="2" w:space="0" w:color="C9C9C9"/>
              <w:left w:val="nil"/>
              <w:bottom w:val="single" w:sz="2" w:space="0" w:color="C9C9C9"/>
              <w:right w:val="single" w:sz="2" w:space="0" w:color="C9C9C9"/>
            </w:tcBorders>
            <w:hideMark/>
          </w:tcPr>
          <w:p w14:paraId="740B5E6B" w14:textId="77777777" w:rsidR="00B57B00" w:rsidRPr="00D55856" w:rsidRDefault="00B57B00" w:rsidP="003771F5">
            <w:pPr>
              <w:spacing w:before="60" w:after="60"/>
              <w:jc w:val="center"/>
              <w:rPr>
                <w:rFonts w:cs="Times New Roman"/>
                <w:b/>
                <w:bCs/>
                <w:sz w:val="20"/>
                <w:lang w:val="en-US"/>
              </w:rPr>
            </w:pPr>
            <w:r w:rsidRPr="00D55856">
              <w:rPr>
                <w:rFonts w:cs="Times New Roman"/>
                <w:b/>
                <w:bCs/>
                <w:sz w:val="20"/>
                <w:lang w:val="en-US"/>
              </w:rPr>
              <w:t>Pregled rada i stanje ostvarenja</w:t>
            </w:r>
          </w:p>
        </w:tc>
        <w:tc>
          <w:tcPr>
            <w:tcW w:w="1023" w:type="dxa"/>
            <w:tcBorders>
              <w:top w:val="single" w:sz="2" w:space="0" w:color="C9C9C9"/>
              <w:left w:val="single" w:sz="2" w:space="0" w:color="C9C9C9"/>
              <w:bottom w:val="single" w:sz="2" w:space="0" w:color="C9C9C9"/>
              <w:right w:val="single" w:sz="2" w:space="0" w:color="C9C9C9"/>
            </w:tcBorders>
          </w:tcPr>
          <w:p w14:paraId="73323357" w14:textId="7086379E"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c>
          <w:tcPr>
            <w:tcW w:w="1022" w:type="dxa"/>
            <w:tcBorders>
              <w:top w:val="single" w:sz="2" w:space="0" w:color="C9C9C9"/>
              <w:left w:val="single" w:sz="2" w:space="0" w:color="C9C9C9"/>
              <w:bottom w:val="single" w:sz="2" w:space="0" w:color="C9C9C9"/>
              <w:right w:val="single" w:sz="2" w:space="0" w:color="C9C9C9"/>
            </w:tcBorders>
          </w:tcPr>
          <w:p w14:paraId="67E89633" w14:textId="6810A9F3"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60D71DA2" w14:textId="6254AB5D"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3798BA67" w14:textId="653EF1B0"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933C021" w14:textId="3ACAE42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15EB377" w14:textId="149F5F46" w:rsidR="00B57B00" w:rsidRPr="0020295F" w:rsidRDefault="00B57B00"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3917B146" w14:textId="4116AF43" w:rsidR="00B57B00" w:rsidRPr="0020295F" w:rsidRDefault="00B57B00" w:rsidP="003771F5">
            <w:pPr>
              <w:spacing w:before="60" w:after="60"/>
              <w:jc w:val="center"/>
              <w:rPr>
                <w:rFonts w:cs="Times New Roman"/>
                <w:sz w:val="20"/>
                <w:lang w:val="en-US"/>
              </w:rPr>
            </w:pPr>
            <w:r w:rsidRPr="0020295F">
              <w:rPr>
                <w:rFonts w:cs="Times New Roman"/>
                <w:sz w:val="20"/>
                <w:lang w:val="en-US"/>
              </w:rPr>
              <w:t>50%</w:t>
            </w:r>
          </w:p>
        </w:tc>
      </w:tr>
      <w:tr w:rsidR="00530DDF" w:rsidRPr="0020295F" w14:paraId="7509D94A"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4AB15201"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Zaključak i budući rad</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0FA3CCFA" w14:textId="63D3E604"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9FB59C8" w14:textId="399CB0A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5AB001A8" w14:textId="41468E0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D3C661F" w14:textId="2F666EB5"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01266FCF" w14:textId="4CCC13B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A9C02AF" w14:textId="224D2B1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shd w:val="clear" w:color="auto" w:fill="EDEDED"/>
          </w:tcPr>
          <w:p w14:paraId="0E1FCD0B" w14:textId="4B311928"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530DDF" w:rsidRPr="0020295F" w14:paraId="784CB7D5" w14:textId="77777777" w:rsidTr="007A0BB0">
        <w:tc>
          <w:tcPr>
            <w:tcW w:w="1662" w:type="dxa"/>
            <w:tcBorders>
              <w:top w:val="single" w:sz="2" w:space="0" w:color="C9C9C9"/>
              <w:left w:val="nil"/>
              <w:bottom w:val="single" w:sz="2" w:space="0" w:color="C9C9C9"/>
              <w:right w:val="single" w:sz="2" w:space="0" w:color="C9C9C9"/>
            </w:tcBorders>
            <w:hideMark/>
          </w:tcPr>
          <w:p w14:paraId="15E1D1DD"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Popis literature</w:t>
            </w:r>
          </w:p>
        </w:tc>
        <w:tc>
          <w:tcPr>
            <w:tcW w:w="1023" w:type="dxa"/>
            <w:tcBorders>
              <w:top w:val="single" w:sz="2" w:space="0" w:color="C9C9C9"/>
              <w:left w:val="single" w:sz="2" w:space="0" w:color="C9C9C9"/>
              <w:bottom w:val="single" w:sz="2" w:space="0" w:color="C9C9C9"/>
              <w:right w:val="single" w:sz="2" w:space="0" w:color="C9C9C9"/>
            </w:tcBorders>
          </w:tcPr>
          <w:p w14:paraId="133CC702" w14:textId="4575BE7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DAB424A" w14:textId="267F0BCF"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4E1ACAF4" w14:textId="3644BF53"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74E8C3B6" w14:textId="102FF53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20A90B7D" w14:textId="0924A81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02A8352" w14:textId="49BF98FE"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49FC8A26" w14:textId="50372A15" w:rsidR="00530DDF" w:rsidRPr="0020295F" w:rsidRDefault="00530DDF" w:rsidP="003771F5">
            <w:pPr>
              <w:spacing w:before="60" w:after="60"/>
              <w:jc w:val="center"/>
              <w:rPr>
                <w:rFonts w:cs="Times New Roman"/>
                <w:sz w:val="20"/>
                <w:lang w:val="en-US"/>
              </w:rPr>
            </w:pPr>
            <w:r w:rsidRPr="0020295F">
              <w:rPr>
                <w:rFonts w:cs="Times New Roman"/>
                <w:sz w:val="20"/>
                <w:lang w:val="en-US"/>
              </w:rPr>
              <w:t>100%</w:t>
            </w:r>
          </w:p>
        </w:tc>
      </w:tr>
      <w:tr w:rsidR="00937DF5" w:rsidRPr="0020295F" w14:paraId="32E4E324"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32355307" w14:textId="77777777" w:rsidR="00937DF5" w:rsidRPr="00D55856" w:rsidRDefault="00937DF5" w:rsidP="003771F5">
            <w:pPr>
              <w:spacing w:before="60" w:after="60"/>
              <w:jc w:val="center"/>
              <w:rPr>
                <w:rFonts w:cs="Times New Roman"/>
                <w:b/>
                <w:bCs/>
                <w:sz w:val="20"/>
                <w:lang w:val="en-US"/>
              </w:rPr>
            </w:pPr>
            <w:r w:rsidRPr="00D55856">
              <w:rPr>
                <w:rFonts w:cs="Times New Roman"/>
                <w:b/>
                <w:bCs/>
                <w:sz w:val="20"/>
                <w:lang w:val="en-US"/>
              </w:rPr>
              <w:t>Dodaci</w:t>
            </w:r>
          </w:p>
        </w:tc>
        <w:tc>
          <w:tcPr>
            <w:tcW w:w="7410" w:type="dxa"/>
            <w:gridSpan w:val="7"/>
            <w:tcBorders>
              <w:top w:val="single" w:sz="2" w:space="0" w:color="C9C9C9"/>
              <w:left w:val="single" w:sz="2" w:space="0" w:color="C9C9C9"/>
              <w:bottom w:val="single" w:sz="2" w:space="0" w:color="C9C9C9"/>
              <w:right w:val="nil"/>
            </w:tcBorders>
            <w:shd w:val="clear" w:color="auto" w:fill="EDEDED"/>
          </w:tcPr>
          <w:p w14:paraId="42BEF5B4" w14:textId="77777777" w:rsidR="00937DF5" w:rsidRPr="0020295F" w:rsidRDefault="00937DF5" w:rsidP="003771F5">
            <w:pPr>
              <w:spacing w:before="60" w:after="60"/>
              <w:jc w:val="center"/>
              <w:rPr>
                <w:rFonts w:cs="Times New Roman"/>
                <w:sz w:val="20"/>
                <w:lang w:val="en-US"/>
              </w:rPr>
            </w:pPr>
          </w:p>
        </w:tc>
      </w:tr>
      <w:tr w:rsidR="00530DDF" w:rsidRPr="0020295F" w14:paraId="7BE832FF" w14:textId="77777777" w:rsidTr="007A0BB0">
        <w:tc>
          <w:tcPr>
            <w:tcW w:w="1662" w:type="dxa"/>
            <w:tcBorders>
              <w:top w:val="single" w:sz="2" w:space="0" w:color="C9C9C9"/>
              <w:left w:val="nil"/>
              <w:bottom w:val="single" w:sz="2" w:space="0" w:color="C9C9C9"/>
              <w:right w:val="single" w:sz="2" w:space="0" w:color="C9C9C9"/>
            </w:tcBorders>
            <w:hideMark/>
          </w:tcPr>
          <w:p w14:paraId="11EAB35F"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Indeks</w:t>
            </w:r>
          </w:p>
        </w:tc>
        <w:tc>
          <w:tcPr>
            <w:tcW w:w="1023" w:type="dxa"/>
            <w:tcBorders>
              <w:top w:val="single" w:sz="2" w:space="0" w:color="C9C9C9"/>
              <w:left w:val="single" w:sz="2" w:space="0" w:color="C9C9C9"/>
              <w:bottom w:val="single" w:sz="2" w:space="0" w:color="C9C9C9"/>
              <w:right w:val="single" w:sz="2" w:space="0" w:color="C9C9C9"/>
            </w:tcBorders>
          </w:tcPr>
          <w:p w14:paraId="73F00E70" w14:textId="22A14D8D" w:rsidR="00530DDF" w:rsidRPr="0020295F" w:rsidRDefault="00B57B00" w:rsidP="003771F5">
            <w:pPr>
              <w:spacing w:before="60" w:after="60"/>
              <w:jc w:val="center"/>
              <w:rPr>
                <w:rFonts w:cs="Times New Roman"/>
                <w:sz w:val="20"/>
                <w:lang w:val="en-US"/>
              </w:rPr>
            </w:pPr>
            <w:r w:rsidRPr="0020295F">
              <w:rPr>
                <w:rFonts w:cs="Times New Roman"/>
                <w:sz w:val="20"/>
                <w:lang w:val="en-US"/>
              </w:rPr>
              <w:t>2</w:t>
            </w:r>
            <w:r w:rsidR="00530DDF"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5B66D11A" w14:textId="041412B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270BA60" w14:textId="357ADC3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49" w:type="dxa"/>
            <w:tcBorders>
              <w:top w:val="single" w:sz="2" w:space="0" w:color="C9C9C9"/>
              <w:left w:val="single" w:sz="2" w:space="0" w:color="C9C9C9"/>
              <w:bottom w:val="single" w:sz="2" w:space="0" w:color="C9C9C9"/>
              <w:right w:val="single" w:sz="2" w:space="0" w:color="C9C9C9"/>
            </w:tcBorders>
          </w:tcPr>
          <w:p w14:paraId="09AAA5E2" w14:textId="6D8EEE01"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tcPr>
          <w:p w14:paraId="72AA7AA2" w14:textId="7D8DCEAA"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tcPr>
          <w:p w14:paraId="112F8726" w14:textId="23861999"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nil"/>
            </w:tcBorders>
          </w:tcPr>
          <w:p w14:paraId="67607EAA" w14:textId="397E6EA0" w:rsidR="00530DDF" w:rsidRPr="0020295F" w:rsidRDefault="00B57B00" w:rsidP="003771F5">
            <w:pPr>
              <w:spacing w:before="60" w:after="60"/>
              <w:jc w:val="center"/>
              <w:rPr>
                <w:rFonts w:cs="Times New Roman"/>
                <w:sz w:val="20"/>
                <w:lang w:val="en-US"/>
              </w:rPr>
            </w:pPr>
            <w:r w:rsidRPr="0020295F">
              <w:rPr>
                <w:rFonts w:cs="Times New Roman"/>
                <w:sz w:val="20"/>
                <w:lang w:val="en-US"/>
              </w:rPr>
              <w:t>8</w:t>
            </w:r>
            <w:r w:rsidR="00530DDF" w:rsidRPr="0020295F">
              <w:rPr>
                <w:rFonts w:cs="Times New Roman"/>
                <w:sz w:val="20"/>
                <w:lang w:val="en-US"/>
              </w:rPr>
              <w:t>0%</w:t>
            </w:r>
          </w:p>
        </w:tc>
      </w:tr>
      <w:tr w:rsidR="00530DDF" w:rsidRPr="0020295F" w14:paraId="22181E79" w14:textId="77777777" w:rsidTr="007A0BB0">
        <w:tc>
          <w:tcPr>
            <w:tcW w:w="1662" w:type="dxa"/>
            <w:tcBorders>
              <w:top w:val="single" w:sz="2" w:space="0" w:color="C9C9C9"/>
              <w:left w:val="nil"/>
              <w:bottom w:val="single" w:sz="2" w:space="0" w:color="C9C9C9"/>
              <w:right w:val="single" w:sz="2" w:space="0" w:color="C9C9C9"/>
            </w:tcBorders>
            <w:shd w:val="clear" w:color="auto" w:fill="EDEDED"/>
            <w:hideMark/>
          </w:tcPr>
          <w:p w14:paraId="15F9486A" w14:textId="77777777" w:rsidR="00530DDF" w:rsidRPr="00D55856" w:rsidRDefault="00530DDF" w:rsidP="003771F5">
            <w:pPr>
              <w:spacing w:before="60" w:after="60"/>
              <w:jc w:val="center"/>
              <w:rPr>
                <w:rFonts w:cs="Times New Roman"/>
                <w:b/>
                <w:bCs/>
                <w:sz w:val="20"/>
                <w:lang w:val="en-US"/>
              </w:rPr>
            </w:pPr>
            <w:r w:rsidRPr="00D55856">
              <w:rPr>
                <w:rFonts w:cs="Times New Roman"/>
                <w:b/>
                <w:bCs/>
                <w:sz w:val="20"/>
                <w:lang w:val="en-US"/>
              </w:rPr>
              <w:t>Dnevnik sastajanja</w:t>
            </w:r>
          </w:p>
        </w:tc>
        <w:tc>
          <w:tcPr>
            <w:tcW w:w="1023" w:type="dxa"/>
            <w:tcBorders>
              <w:top w:val="single" w:sz="2" w:space="0" w:color="C9C9C9"/>
              <w:left w:val="single" w:sz="2" w:space="0" w:color="C9C9C9"/>
              <w:bottom w:val="single" w:sz="2" w:space="0" w:color="C9C9C9"/>
              <w:right w:val="single" w:sz="2" w:space="0" w:color="C9C9C9"/>
            </w:tcBorders>
            <w:shd w:val="clear" w:color="auto" w:fill="EDEDED"/>
          </w:tcPr>
          <w:p w14:paraId="175BD404" w14:textId="50A56790"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E15833" w14:textId="5DB15DBB"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38015F97" w14:textId="1F0214AC" w:rsidR="00530DDF" w:rsidRPr="0020295F" w:rsidRDefault="00530DDF" w:rsidP="003771F5">
            <w:pPr>
              <w:spacing w:before="60" w:after="60"/>
              <w:jc w:val="center"/>
              <w:rPr>
                <w:rFonts w:cs="Times New Roman"/>
                <w:sz w:val="20"/>
                <w:lang w:val="en-US"/>
              </w:rPr>
            </w:pPr>
            <w:r w:rsidRPr="0020295F">
              <w:rPr>
                <w:rFonts w:cs="Times New Roman"/>
                <w:sz w:val="20"/>
                <w:lang w:val="en-US"/>
              </w:rPr>
              <w:t>30%</w:t>
            </w:r>
          </w:p>
        </w:tc>
        <w:tc>
          <w:tcPr>
            <w:tcW w:w="1049" w:type="dxa"/>
            <w:tcBorders>
              <w:top w:val="single" w:sz="2" w:space="0" w:color="C9C9C9"/>
              <w:left w:val="single" w:sz="2" w:space="0" w:color="C9C9C9"/>
              <w:bottom w:val="single" w:sz="2" w:space="0" w:color="C9C9C9"/>
              <w:right w:val="single" w:sz="2" w:space="0" w:color="C9C9C9"/>
            </w:tcBorders>
            <w:shd w:val="clear" w:color="auto" w:fill="EDEDED"/>
          </w:tcPr>
          <w:p w14:paraId="27BCED23" w14:textId="3E5AEA62"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250" w:type="dxa"/>
            <w:tcBorders>
              <w:top w:val="single" w:sz="2" w:space="0" w:color="C9C9C9"/>
              <w:left w:val="single" w:sz="2" w:space="0" w:color="C9C9C9"/>
              <w:bottom w:val="single" w:sz="2" w:space="0" w:color="C9C9C9"/>
              <w:right w:val="single" w:sz="2" w:space="0" w:color="C9C9C9"/>
            </w:tcBorders>
            <w:shd w:val="clear" w:color="auto" w:fill="EDEDED"/>
          </w:tcPr>
          <w:p w14:paraId="15E223EB" w14:textId="31878308" w:rsidR="00530DDF" w:rsidRPr="0020295F" w:rsidRDefault="00530DDF" w:rsidP="003771F5">
            <w:pPr>
              <w:spacing w:before="60" w:after="60"/>
              <w:jc w:val="center"/>
              <w:rPr>
                <w:rFonts w:cs="Times New Roman"/>
                <w:sz w:val="20"/>
                <w:lang w:val="en-US"/>
              </w:rPr>
            </w:pPr>
            <w:r w:rsidRPr="0020295F">
              <w:rPr>
                <w:rFonts w:cs="Times New Roman"/>
                <w:sz w:val="20"/>
                <w:lang w:val="en-US"/>
              </w:rPr>
              <w:t>0%</w:t>
            </w:r>
          </w:p>
        </w:tc>
        <w:tc>
          <w:tcPr>
            <w:tcW w:w="1022" w:type="dxa"/>
            <w:tcBorders>
              <w:top w:val="single" w:sz="2" w:space="0" w:color="C9C9C9"/>
              <w:left w:val="single" w:sz="2" w:space="0" w:color="C9C9C9"/>
              <w:bottom w:val="single" w:sz="2" w:space="0" w:color="C9C9C9"/>
              <w:right w:val="single" w:sz="2" w:space="0" w:color="C9C9C9"/>
            </w:tcBorders>
            <w:shd w:val="clear" w:color="auto" w:fill="EDEDED"/>
          </w:tcPr>
          <w:p w14:paraId="1F88BDCC" w14:textId="256D49A9" w:rsidR="00530DDF" w:rsidRPr="0020295F" w:rsidRDefault="00C05B37" w:rsidP="003771F5">
            <w:pPr>
              <w:spacing w:before="60" w:after="60"/>
              <w:jc w:val="center"/>
              <w:rPr>
                <w:rFonts w:cs="Times New Roman"/>
                <w:sz w:val="20"/>
                <w:lang w:val="en-US"/>
              </w:rPr>
            </w:pPr>
            <w:ins w:id="2112" w:author="Tin Trčak" w:date="2016-01-21T01:15:00Z">
              <w:r>
                <w:rPr>
                  <w:rFonts w:cs="Times New Roman"/>
                  <w:sz w:val="20"/>
                  <w:lang w:val="en-US"/>
                </w:rPr>
                <w:t>5</w:t>
              </w:r>
            </w:ins>
            <w:del w:id="2113" w:author="Tin Trčak" w:date="2016-01-21T01:15:00Z">
              <w:r w:rsidR="00530DDF" w:rsidRPr="0020295F" w:rsidDel="00C05B37">
                <w:rPr>
                  <w:rFonts w:cs="Times New Roman"/>
                  <w:sz w:val="20"/>
                  <w:lang w:val="en-US"/>
                </w:rPr>
                <w:delText>0</w:delText>
              </w:r>
            </w:del>
            <w:r w:rsidR="00530DDF" w:rsidRPr="0020295F">
              <w:rPr>
                <w:rFonts w:cs="Times New Roman"/>
                <w:sz w:val="20"/>
                <w:lang w:val="en-US"/>
              </w:rPr>
              <w:t>%</w:t>
            </w:r>
          </w:p>
        </w:tc>
        <w:tc>
          <w:tcPr>
            <w:tcW w:w="1022" w:type="dxa"/>
            <w:tcBorders>
              <w:top w:val="single" w:sz="2" w:space="0" w:color="C9C9C9"/>
              <w:left w:val="single" w:sz="2" w:space="0" w:color="C9C9C9"/>
              <w:bottom w:val="single" w:sz="2" w:space="0" w:color="C9C9C9"/>
              <w:right w:val="nil"/>
            </w:tcBorders>
            <w:shd w:val="clear" w:color="auto" w:fill="EDEDED"/>
          </w:tcPr>
          <w:p w14:paraId="5BE60344" w14:textId="6CAFA5DE" w:rsidR="00530DDF" w:rsidRPr="0020295F" w:rsidRDefault="00C05B37" w:rsidP="003771F5">
            <w:pPr>
              <w:spacing w:before="60" w:after="60"/>
              <w:jc w:val="center"/>
              <w:rPr>
                <w:rFonts w:cs="Times New Roman"/>
                <w:sz w:val="20"/>
                <w:lang w:val="en-US"/>
              </w:rPr>
            </w:pPr>
            <w:ins w:id="2114" w:author="Tin Trčak" w:date="2016-01-21T01:15:00Z">
              <w:r>
                <w:rPr>
                  <w:rFonts w:cs="Times New Roman"/>
                  <w:sz w:val="20"/>
                  <w:lang w:val="en-US"/>
                </w:rPr>
                <w:t>65</w:t>
              </w:r>
            </w:ins>
            <w:del w:id="2115" w:author="Tin Trčak" w:date="2016-01-21T01:15:00Z">
              <w:r w:rsidR="00530DDF" w:rsidRPr="0020295F" w:rsidDel="00C05B37">
                <w:rPr>
                  <w:rFonts w:cs="Times New Roman"/>
                  <w:sz w:val="20"/>
                  <w:lang w:val="en-US"/>
                </w:rPr>
                <w:delText>70</w:delText>
              </w:r>
            </w:del>
            <w:r w:rsidR="00530DDF" w:rsidRPr="0020295F">
              <w:rPr>
                <w:rFonts w:cs="Times New Roman"/>
                <w:sz w:val="20"/>
                <w:lang w:val="en-US"/>
              </w:rPr>
              <w:t>%</w:t>
            </w:r>
          </w:p>
        </w:tc>
      </w:tr>
    </w:tbl>
    <w:p w14:paraId="0429BFA9" w14:textId="77777777" w:rsidR="00937DF5" w:rsidRPr="0020295F" w:rsidRDefault="00937DF5" w:rsidP="00937DF5">
      <w:pPr>
        <w:rPr>
          <w:rFonts w:cs="Times New Roman"/>
          <w:color w:val="000000"/>
          <w:szCs w:val="20"/>
          <w:lang w:eastAsia="hr-HR"/>
        </w:rPr>
      </w:pPr>
    </w:p>
    <w:p w14:paraId="175901C0" w14:textId="5C11944B" w:rsidR="00530DDF" w:rsidRPr="0020295F" w:rsidRDefault="00530DDF">
      <w:pPr>
        <w:spacing w:after="160" w:line="259" w:lineRule="auto"/>
        <w:jc w:val="left"/>
        <w:rPr>
          <w:rFonts w:ascii="Arial" w:hAnsi="Arial" w:cs="Arial"/>
        </w:rPr>
      </w:pPr>
      <w:r w:rsidRPr="0020295F">
        <w:rPr>
          <w:rFonts w:ascii="Arial" w:hAnsi="Arial" w:cs="Arial"/>
        </w:rPr>
        <w:br w:type="page"/>
      </w:r>
    </w:p>
    <w:p w14:paraId="2972D910" w14:textId="5B9D0390" w:rsidR="00937DF5" w:rsidRPr="0020295F" w:rsidRDefault="00530DDF" w:rsidP="00530DDF">
      <w:r w:rsidRPr="0020295F">
        <w:lastRenderedPageBreak/>
        <w:t>Pregled pohrana kroz vrijeme trajanja projekta:</w:t>
      </w:r>
    </w:p>
    <w:p w14:paraId="319E97F6" w14:textId="77777777" w:rsidR="00530DDF" w:rsidRPr="0020295F" w:rsidRDefault="00530DDF" w:rsidP="00530DDF">
      <w:pPr>
        <w:ind w:hanging="851"/>
      </w:pPr>
      <w:r w:rsidRPr="00E86FC2">
        <w:rPr>
          <w:noProof/>
          <w:lang w:eastAsia="hr-HR"/>
        </w:rPr>
        <w:drawing>
          <wp:inline distT="0" distB="0" distL="0" distR="0" wp14:anchorId="4A64DE28" wp14:editId="27E32A29">
            <wp:extent cx="6855220" cy="7153274"/>
            <wp:effectExtent l="0" t="0" r="317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commitgraph_20.11.2015_720.png"/>
                    <pic:cNvPicPr/>
                  </pic:nvPicPr>
                  <pic:blipFill>
                    <a:blip r:embed="rId106">
                      <a:extLst>
                        <a:ext uri="{28A0092B-C50C-407E-A947-70E740481C1C}">
                          <a14:useLocalDpi xmlns:a14="http://schemas.microsoft.com/office/drawing/2010/main" val="0"/>
                        </a:ext>
                      </a:extLst>
                    </a:blip>
                    <a:stretch>
                      <a:fillRect/>
                    </a:stretch>
                  </pic:blipFill>
                  <pic:spPr>
                    <a:xfrm>
                      <a:off x="0" y="0"/>
                      <a:ext cx="6855220" cy="7153274"/>
                    </a:xfrm>
                    <a:prstGeom prst="rect">
                      <a:avLst/>
                    </a:prstGeom>
                  </pic:spPr>
                </pic:pic>
              </a:graphicData>
            </a:graphic>
          </wp:inline>
        </w:drawing>
      </w:r>
    </w:p>
    <w:p w14:paraId="2C387A61" w14:textId="4C8AB538" w:rsidR="00530DDF" w:rsidRPr="00D55856" w:rsidRDefault="00530DDF" w:rsidP="00530DDF">
      <w:pPr>
        <w:jc w:val="center"/>
        <w:rPr>
          <w:b/>
          <w:sz w:val="20"/>
          <w:szCs w:val="20"/>
        </w:rPr>
      </w:pPr>
      <w:r w:rsidRPr="00D55856">
        <w:rPr>
          <w:b/>
          <w:sz w:val="20"/>
          <w:szCs w:val="20"/>
        </w:rPr>
        <w:t>Slika Dodatak C Graf aktivnosti</w:t>
      </w:r>
    </w:p>
    <w:p w14:paraId="4CA4ED4E" w14:textId="77777777" w:rsidR="00937DF5" w:rsidRPr="0020295F" w:rsidRDefault="00937DF5" w:rsidP="00937DF5">
      <w:pPr>
        <w:rPr>
          <w:rFonts w:cs="Times New Roman"/>
        </w:rPr>
      </w:pPr>
      <w:r w:rsidRPr="0020295F">
        <w:br w:type="page"/>
      </w:r>
    </w:p>
    <w:p w14:paraId="6E3098E8" w14:textId="77777777" w:rsidR="00937DF5" w:rsidRPr="00D55856" w:rsidRDefault="00937DF5" w:rsidP="007B2935">
      <w:pPr>
        <w:pStyle w:val="Heading1"/>
        <w:numPr>
          <w:ilvl w:val="0"/>
          <w:numId w:val="0"/>
        </w:numPr>
        <w:ind w:left="432" w:hanging="432"/>
      </w:pPr>
      <w:bookmarkStart w:id="2116" w:name="_Toc431806067"/>
      <w:bookmarkStart w:id="2117" w:name="_Toc441100882"/>
      <w:r w:rsidRPr="00D55856">
        <w:lastRenderedPageBreak/>
        <w:t>Dodatak D: Plan rada / Pregled rada i stanje ostvarenja</w:t>
      </w:r>
      <w:bookmarkEnd w:id="2116"/>
      <w:bookmarkEnd w:id="2117"/>
    </w:p>
    <w:p w14:paraId="5966F8BC" w14:textId="39A7C53F" w:rsidR="00937DF5" w:rsidRPr="0020295F" w:rsidRDefault="0095002B" w:rsidP="00C97DB1">
      <w:pPr>
        <w:ind w:firstLine="432"/>
      </w:pPr>
      <w:r w:rsidRPr="0020295F">
        <w:t>U drugome djelu projekta</w:t>
      </w:r>
      <w:r w:rsidR="00FE3968" w:rsidRPr="0020295F">
        <w:t xml:space="preserve"> u</w:t>
      </w:r>
      <w:r w:rsidR="00A563F4" w:rsidRPr="0020295F">
        <w:t xml:space="preserve"> </w:t>
      </w:r>
      <w:r w:rsidR="00FE3968" w:rsidRPr="0020295F">
        <w:t>planu je izgraditi grafičko sučelje sustava, implementirati kontrolere, bazu podataka. Također, u planu je napraviti instalaciju sustava.</w:t>
      </w:r>
      <w:r w:rsidR="00A563F4" w:rsidRPr="0020295F">
        <w:t xml:space="preserve"> </w:t>
      </w:r>
      <w:r w:rsidR="00FE3968" w:rsidRPr="0020295F">
        <w:t>Na kraju ćemo testirati cijeli sustav.</w:t>
      </w:r>
    </w:p>
    <w:p w14:paraId="4419C026" w14:textId="2AED58AF" w:rsidR="0083115D" w:rsidRPr="0020295F" w:rsidRDefault="0083115D" w:rsidP="00C97DB1">
      <w:pPr>
        <w:ind w:firstLine="432"/>
      </w:pPr>
      <w:r w:rsidRPr="0020295F">
        <w:t>U odnosu na postavljene ciljeve, zadatak projekta je u potpunosti ispunjen, no poboljšanje je uvijek moguće. Za buduće nadogradnje sustava moguće je implementirati korisničke račune za klijente.</w:t>
      </w:r>
    </w:p>
    <w:p w14:paraId="644B46D1" w14:textId="7415DEA0" w:rsidR="00A563F4" w:rsidRPr="0020295F" w:rsidDel="00823F23" w:rsidRDefault="00A563F4" w:rsidP="00C97DB1">
      <w:pPr>
        <w:ind w:firstLine="432"/>
        <w:rPr>
          <w:del w:id="2118" w:author="Tin Trčak" w:date="2016-01-21T00:59:00Z"/>
        </w:rPr>
      </w:pPr>
    </w:p>
    <w:p w14:paraId="18173B12" w14:textId="5D7C8D4D" w:rsidR="00A563F4" w:rsidRPr="0020295F" w:rsidDel="00823F23" w:rsidRDefault="00A563F4" w:rsidP="00A563F4">
      <w:pPr>
        <w:pStyle w:val="Normal5"/>
        <w:spacing w:line="360" w:lineRule="auto"/>
        <w:jc w:val="both"/>
        <w:rPr>
          <w:del w:id="2119" w:author="Tin Trčak" w:date="2016-01-21T00:59:00Z"/>
          <w:rFonts w:ascii="Arial" w:eastAsia="Arial" w:hAnsi="Arial" w:cs="Arial"/>
          <w:i/>
          <w:sz w:val="20"/>
        </w:rPr>
      </w:pPr>
      <w:del w:id="2120" w:author="Tin Trčak" w:date="2016-01-21T00:59:00Z">
        <w:r w:rsidRPr="0020295F" w:rsidDel="00823F23">
          <w:rPr>
            <w:rFonts w:ascii="Arial" w:eastAsia="Arial" w:hAnsi="Arial" w:cs="Arial"/>
            <w:i/>
            <w:sz w:val="20"/>
          </w:rPr>
          <w:delText>U ovom poglavlju potrebno je navesti:</w:delText>
        </w:r>
      </w:del>
    </w:p>
    <w:p w14:paraId="4E41E593" w14:textId="2452130C" w:rsidR="00A563F4" w:rsidRPr="0020295F" w:rsidDel="00823F23" w:rsidRDefault="00A563F4" w:rsidP="00A563F4">
      <w:pPr>
        <w:pStyle w:val="Normal5"/>
        <w:numPr>
          <w:ilvl w:val="0"/>
          <w:numId w:val="63"/>
        </w:numPr>
        <w:spacing w:line="360" w:lineRule="auto"/>
        <w:jc w:val="both"/>
        <w:rPr>
          <w:del w:id="2121" w:author="Tin Trčak" w:date="2016-01-21T00:59:00Z"/>
          <w:rFonts w:ascii="Arial" w:hAnsi="Arial" w:cs="Arial"/>
          <w:i/>
          <w:sz w:val="20"/>
        </w:rPr>
      </w:pPr>
      <w:del w:id="2122" w:author="Tin Trčak" w:date="2016-01-21T00:59:00Z">
        <w:r w:rsidRPr="0020295F" w:rsidDel="00823F23">
          <w:rPr>
            <w:rFonts w:ascii="Arial" w:hAnsi="Arial" w:cs="Arial"/>
            <w:i/>
            <w:sz w:val="20"/>
          </w:rPr>
          <w:delText>(u rev. 1) koji je plan rada za rev. 2,</w:delText>
        </w:r>
      </w:del>
    </w:p>
    <w:p w14:paraId="51110F8B" w14:textId="24818432" w:rsidR="00A563F4" w:rsidRPr="0020295F" w:rsidDel="00823F23" w:rsidRDefault="00A563F4" w:rsidP="00A563F4">
      <w:pPr>
        <w:pStyle w:val="Normal5"/>
        <w:numPr>
          <w:ilvl w:val="0"/>
          <w:numId w:val="63"/>
        </w:numPr>
        <w:spacing w:line="360" w:lineRule="auto"/>
        <w:jc w:val="both"/>
        <w:rPr>
          <w:del w:id="2123" w:author="Tin Trčak" w:date="2016-01-21T00:59:00Z"/>
        </w:rPr>
      </w:pPr>
      <w:del w:id="2124" w:author="Tin Trčak" w:date="2016-01-21T00:59:00Z">
        <w:r w:rsidRPr="0020295F" w:rsidDel="00823F23">
          <w:rPr>
            <w:rFonts w:ascii="Arial" w:eastAsia="Arial" w:hAnsi="Arial" w:cs="Arial"/>
            <w:i/>
            <w:sz w:val="20"/>
          </w:rPr>
          <w:delText>(u rev. 2) koji je status implementacije u odnosu na postavljene ciljeve, procjenu vremena dovršetka projekta (ako zadatak nije u potpunosti ispunjen), koje bi bile smjernice za daljnji rad kad bi se nastavilo s projektom te u čemu bi se sastojale buduće nadogradnje.</w:delText>
        </w:r>
      </w:del>
    </w:p>
    <w:p w14:paraId="36E8B291" w14:textId="77777777" w:rsidR="00A563F4" w:rsidRPr="0020295F" w:rsidRDefault="00A563F4" w:rsidP="00C97DB1">
      <w:pPr>
        <w:ind w:firstLine="432"/>
      </w:pPr>
    </w:p>
    <w:sectPr w:rsidR="00A563F4" w:rsidRPr="0020295F">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18C557FC" w14:textId="77777777" w:rsidR="00E17F7C" w:rsidRDefault="00E17F7C" w:rsidP="00EF161A">
      <w:pPr>
        <w:spacing w:after="0" w:line="240" w:lineRule="auto"/>
      </w:pPr>
      <w:r>
        <w:separator/>
      </w:r>
    </w:p>
  </w:endnote>
  <w:endnote w:type="continuationSeparator" w:id="0">
    <w:p w14:paraId="061F8E88" w14:textId="77777777" w:rsidR="00E17F7C" w:rsidRDefault="00E17F7C" w:rsidP="00EF161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02FF" w:usb1="4000ACFF" w:usb2="00000001" w:usb3="00000000" w:csb0="0000019F" w:csb1="00000000"/>
  </w:font>
  <w:font w:name="Arial">
    <w:panose1 w:val="020B0604020202020204"/>
    <w:charset w:val="EE"/>
    <w:family w:val="swiss"/>
    <w:pitch w:val="variable"/>
    <w:sig w:usb0="E0002EFF" w:usb1="C0007843" w:usb2="00000009" w:usb3="00000000" w:csb0="000001FF" w:csb1="00000000"/>
  </w:font>
  <w:font w:name="Calibri Light">
    <w:panose1 w:val="020F0302020204030204"/>
    <w:charset w:val="EE"/>
    <w:family w:val="swiss"/>
    <w:pitch w:val="variable"/>
    <w:sig w:usb0="A00002EF" w:usb1="4000207B" w:usb2="00000000" w:usb3="00000000" w:csb0="0000019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940210A" w14:textId="7ECBA23B" w:rsidR="00806FAF" w:rsidRDefault="00806FAF" w:rsidP="00EF161A">
    <w:pPr>
      <w:pStyle w:val="Normal1"/>
      <w:tabs>
        <w:tab w:val="center" w:pos="4536"/>
        <w:tab w:val="right" w:pos="9072"/>
      </w:tabs>
    </w:pPr>
    <w:r>
      <w:rPr>
        <w:rFonts w:ascii="Arial" w:eastAsia="Arial" w:hAnsi="Arial" w:cs="Arial"/>
        <w:i/>
        <w:sz w:val="20"/>
      </w:rPr>
      <w:t>ANewHopeee</w:t>
    </w:r>
    <w:r>
      <w:rPr>
        <w:rFonts w:ascii="Arial" w:eastAsia="Arial" w:hAnsi="Arial" w:cs="Arial"/>
        <w:i/>
        <w:sz w:val="20"/>
      </w:rPr>
      <w:tab/>
    </w:r>
    <w:r>
      <w:rPr>
        <w:rFonts w:ascii="Arial" w:eastAsia="Arial" w:hAnsi="Arial" w:cs="Arial"/>
        <w:sz w:val="20"/>
      </w:rPr>
      <w:t xml:space="preserve">Stranica </w:t>
    </w:r>
    <w:r>
      <w:fldChar w:fldCharType="begin"/>
    </w:r>
    <w:r>
      <w:instrText>PAGE</w:instrText>
    </w:r>
    <w:r>
      <w:fldChar w:fldCharType="separate"/>
    </w:r>
    <w:r w:rsidR="00FC43A1">
      <w:rPr>
        <w:noProof/>
      </w:rPr>
      <w:t>6</w:t>
    </w:r>
    <w:r>
      <w:fldChar w:fldCharType="end"/>
    </w:r>
    <w:r>
      <w:rPr>
        <w:rFonts w:ascii="Arial" w:eastAsia="Arial" w:hAnsi="Arial" w:cs="Arial"/>
        <w:sz w:val="20"/>
      </w:rPr>
      <w:t xml:space="preserve"> od </w:t>
    </w:r>
    <w:r>
      <w:fldChar w:fldCharType="begin"/>
    </w:r>
    <w:r>
      <w:instrText>NUMPAGES</w:instrText>
    </w:r>
    <w:r>
      <w:fldChar w:fldCharType="separate"/>
    </w:r>
    <w:r w:rsidR="00FC43A1">
      <w:rPr>
        <w:noProof/>
      </w:rPr>
      <w:t>98</w:t>
    </w:r>
    <w:r>
      <w:fldChar w:fldCharType="end"/>
    </w:r>
    <w:r>
      <w:rPr>
        <w:rFonts w:ascii="Arial" w:eastAsia="Arial" w:hAnsi="Arial" w:cs="Arial"/>
        <w:b/>
        <w:sz w:val="20"/>
      </w:rPr>
      <w:tab/>
    </w:r>
    <w:r>
      <w:rPr>
        <w:rFonts w:ascii="Arial" w:eastAsia="Arial" w:hAnsi="Arial" w:cs="Arial"/>
        <w:sz w:val="20"/>
      </w:rPr>
      <w:fldChar w:fldCharType="begin"/>
    </w:r>
    <w:r>
      <w:rPr>
        <w:rFonts w:ascii="Arial" w:eastAsia="Arial" w:hAnsi="Arial" w:cs="Arial"/>
        <w:sz w:val="20"/>
      </w:rPr>
      <w:instrText xml:space="preserve"> TIME \@ "d. MMMM yyyy." </w:instrText>
    </w:r>
    <w:r>
      <w:rPr>
        <w:rFonts w:ascii="Arial" w:eastAsia="Arial" w:hAnsi="Arial" w:cs="Arial"/>
        <w:sz w:val="20"/>
      </w:rPr>
      <w:fldChar w:fldCharType="separate"/>
    </w:r>
    <w:ins w:id="934" w:author="Jan Kelemen" w:date="2016-01-21T14:42:00Z">
      <w:r w:rsidR="000B494C">
        <w:rPr>
          <w:rFonts w:ascii="Arial" w:eastAsia="Arial" w:hAnsi="Arial" w:cs="Arial"/>
          <w:noProof/>
          <w:sz w:val="20"/>
        </w:rPr>
        <w:t>21. siječnja 2016.</w:t>
      </w:r>
    </w:ins>
    <w:ins w:id="935" w:author="Tin Trčak" w:date="2016-01-21T13:59:00Z">
      <w:del w:id="936" w:author="Jan Kelemen" w:date="2016-01-21T14:42:00Z">
        <w:r w:rsidDel="000B494C">
          <w:rPr>
            <w:rFonts w:ascii="Arial" w:eastAsia="Arial" w:hAnsi="Arial" w:cs="Arial"/>
            <w:noProof/>
            <w:sz w:val="20"/>
          </w:rPr>
          <w:delText>21. siječnja 2016.</w:delText>
        </w:r>
      </w:del>
    </w:ins>
    <w:del w:id="937" w:author="Jan Kelemen" w:date="2016-01-21T14:42:00Z">
      <w:r w:rsidDel="000B494C">
        <w:rPr>
          <w:rFonts w:ascii="Arial" w:eastAsia="Arial" w:hAnsi="Arial" w:cs="Arial"/>
          <w:noProof/>
          <w:sz w:val="20"/>
        </w:rPr>
        <w:delText>20. siječnja 2016.</w:delText>
      </w:r>
    </w:del>
    <w:r>
      <w:rPr>
        <w:rFonts w:ascii="Arial" w:eastAsia="Arial" w:hAnsi="Arial" w:cs="Arial"/>
        <w:sz w:val="20"/>
      </w:rPr>
      <w:fldChar w:fldCharType="end"/>
    </w:r>
    <w:r>
      <w:rPr>
        <w:noProof/>
      </w:rPr>
      <w:drawing>
        <wp:anchor distT="0" distB="0" distL="114300" distR="114300" simplePos="0" relativeHeight="251659264" behindDoc="0" locked="0" layoutInCell="0" allowOverlap="0" wp14:anchorId="148D93CF" wp14:editId="166C31A9">
          <wp:simplePos x="0" y="0"/>
          <wp:positionH relativeFrom="margin">
            <wp:posOffset>-25400</wp:posOffset>
          </wp:positionH>
          <wp:positionV relativeFrom="paragraph">
            <wp:posOffset>-12700</wp:posOffset>
          </wp:positionV>
          <wp:extent cx="5803900" cy="12700"/>
          <wp:effectExtent l="0" t="0" r="0" b="0"/>
          <wp:wrapNone/>
          <wp:docPr id="29" name="image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1.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8039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1C404AA3" w14:textId="77777777" w:rsidR="00806FAF" w:rsidRDefault="00806FAF">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5169F14" w14:textId="77777777" w:rsidR="00E17F7C" w:rsidRDefault="00E17F7C" w:rsidP="00EF161A">
      <w:pPr>
        <w:spacing w:after="0" w:line="240" w:lineRule="auto"/>
      </w:pPr>
      <w:r>
        <w:separator/>
      </w:r>
    </w:p>
  </w:footnote>
  <w:footnote w:type="continuationSeparator" w:id="0">
    <w:p w14:paraId="2AF56317" w14:textId="77777777" w:rsidR="00E17F7C" w:rsidRDefault="00E17F7C" w:rsidP="00EF161A">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ACF7359" w14:textId="77777777" w:rsidR="00806FAF" w:rsidRDefault="00806FAF" w:rsidP="00EF161A">
    <w:pPr>
      <w:pStyle w:val="Normal1"/>
      <w:tabs>
        <w:tab w:val="center" w:pos="4536"/>
        <w:tab w:val="right" w:pos="9072"/>
      </w:tabs>
    </w:pPr>
    <w:r>
      <w:rPr>
        <w:rFonts w:ascii="Arial" w:eastAsia="Arial" w:hAnsi="Arial" w:cs="Arial"/>
        <w:sz w:val="18"/>
      </w:rPr>
      <w:t>Oblikovanje programske potpore</w:t>
    </w:r>
    <w:r>
      <w:rPr>
        <w:rFonts w:ascii="Arial" w:eastAsia="Arial" w:hAnsi="Arial" w:cs="Arial"/>
        <w:sz w:val="18"/>
      </w:rPr>
      <w:tab/>
    </w:r>
    <w:r>
      <w:rPr>
        <w:rFonts w:ascii="Arial" w:eastAsia="Arial" w:hAnsi="Arial" w:cs="Arial"/>
        <w:sz w:val="18"/>
      </w:rPr>
      <w:tab/>
      <w:t>Projektni zadatak</w:t>
    </w:r>
    <w:r>
      <w:rPr>
        <w:noProof/>
      </w:rPr>
      <w:drawing>
        <wp:anchor distT="0" distB="0" distL="114300" distR="114300" simplePos="0" relativeHeight="251661312" behindDoc="0" locked="0" layoutInCell="0" allowOverlap="0" wp14:anchorId="0F9EF3EE" wp14:editId="6000AA2E">
          <wp:simplePos x="0" y="0"/>
          <wp:positionH relativeFrom="margin">
            <wp:posOffset>0</wp:posOffset>
          </wp:positionH>
          <wp:positionV relativeFrom="paragraph">
            <wp:posOffset>127000</wp:posOffset>
          </wp:positionV>
          <wp:extent cx="5753100" cy="12700"/>
          <wp:effectExtent l="0" t="0" r="0" b="0"/>
          <wp:wrapNone/>
          <wp:docPr id="26" name="image0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00.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5753100" cy="12700"/>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03891778" w14:textId="77777777" w:rsidR="00806FAF" w:rsidRDefault="00806FAF">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28D0C8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 w15:restartNumberingAfterBreak="0">
    <w:nsid w:val="029E1ED6"/>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2" w15:restartNumberingAfterBreak="0">
    <w:nsid w:val="05F837A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 w15:restartNumberingAfterBreak="0">
    <w:nsid w:val="065D3BA7"/>
    <w:multiLevelType w:val="hybridMultilevel"/>
    <w:tmpl w:val="89E69E68"/>
    <w:lvl w:ilvl="0" w:tplc="041A0001">
      <w:start w:val="1"/>
      <w:numFmt w:val="bullet"/>
      <w:lvlText w:val=""/>
      <w:lvlJc w:val="left"/>
      <w:pPr>
        <w:ind w:left="1429" w:hanging="360"/>
      </w:pPr>
      <w:rPr>
        <w:rFonts w:ascii="Symbol" w:hAnsi="Symbol" w:hint="default"/>
      </w:rPr>
    </w:lvl>
    <w:lvl w:ilvl="1" w:tplc="041A0003" w:tentative="1">
      <w:start w:val="1"/>
      <w:numFmt w:val="bullet"/>
      <w:lvlText w:val="o"/>
      <w:lvlJc w:val="left"/>
      <w:pPr>
        <w:ind w:left="2149" w:hanging="360"/>
      </w:pPr>
      <w:rPr>
        <w:rFonts w:ascii="Courier New" w:hAnsi="Courier New" w:cs="Courier New" w:hint="default"/>
      </w:rPr>
    </w:lvl>
    <w:lvl w:ilvl="2" w:tplc="041A0005" w:tentative="1">
      <w:start w:val="1"/>
      <w:numFmt w:val="bullet"/>
      <w:lvlText w:val=""/>
      <w:lvlJc w:val="left"/>
      <w:pPr>
        <w:ind w:left="2869" w:hanging="360"/>
      </w:pPr>
      <w:rPr>
        <w:rFonts w:ascii="Wingdings" w:hAnsi="Wingdings" w:hint="default"/>
      </w:rPr>
    </w:lvl>
    <w:lvl w:ilvl="3" w:tplc="041A0001" w:tentative="1">
      <w:start w:val="1"/>
      <w:numFmt w:val="bullet"/>
      <w:lvlText w:val=""/>
      <w:lvlJc w:val="left"/>
      <w:pPr>
        <w:ind w:left="3589" w:hanging="360"/>
      </w:pPr>
      <w:rPr>
        <w:rFonts w:ascii="Symbol" w:hAnsi="Symbol" w:hint="default"/>
      </w:rPr>
    </w:lvl>
    <w:lvl w:ilvl="4" w:tplc="041A0003" w:tentative="1">
      <w:start w:val="1"/>
      <w:numFmt w:val="bullet"/>
      <w:lvlText w:val="o"/>
      <w:lvlJc w:val="left"/>
      <w:pPr>
        <w:ind w:left="4309" w:hanging="360"/>
      </w:pPr>
      <w:rPr>
        <w:rFonts w:ascii="Courier New" w:hAnsi="Courier New" w:cs="Courier New" w:hint="default"/>
      </w:rPr>
    </w:lvl>
    <w:lvl w:ilvl="5" w:tplc="041A0005" w:tentative="1">
      <w:start w:val="1"/>
      <w:numFmt w:val="bullet"/>
      <w:lvlText w:val=""/>
      <w:lvlJc w:val="left"/>
      <w:pPr>
        <w:ind w:left="5029" w:hanging="360"/>
      </w:pPr>
      <w:rPr>
        <w:rFonts w:ascii="Wingdings" w:hAnsi="Wingdings" w:hint="default"/>
      </w:rPr>
    </w:lvl>
    <w:lvl w:ilvl="6" w:tplc="041A0001" w:tentative="1">
      <w:start w:val="1"/>
      <w:numFmt w:val="bullet"/>
      <w:lvlText w:val=""/>
      <w:lvlJc w:val="left"/>
      <w:pPr>
        <w:ind w:left="5749" w:hanging="360"/>
      </w:pPr>
      <w:rPr>
        <w:rFonts w:ascii="Symbol" w:hAnsi="Symbol" w:hint="default"/>
      </w:rPr>
    </w:lvl>
    <w:lvl w:ilvl="7" w:tplc="041A0003" w:tentative="1">
      <w:start w:val="1"/>
      <w:numFmt w:val="bullet"/>
      <w:lvlText w:val="o"/>
      <w:lvlJc w:val="left"/>
      <w:pPr>
        <w:ind w:left="6469" w:hanging="360"/>
      </w:pPr>
      <w:rPr>
        <w:rFonts w:ascii="Courier New" w:hAnsi="Courier New" w:cs="Courier New" w:hint="default"/>
      </w:rPr>
    </w:lvl>
    <w:lvl w:ilvl="8" w:tplc="041A0005" w:tentative="1">
      <w:start w:val="1"/>
      <w:numFmt w:val="bullet"/>
      <w:lvlText w:val=""/>
      <w:lvlJc w:val="left"/>
      <w:pPr>
        <w:ind w:left="7189" w:hanging="360"/>
      </w:pPr>
      <w:rPr>
        <w:rFonts w:ascii="Wingdings" w:hAnsi="Wingdings" w:hint="default"/>
      </w:rPr>
    </w:lvl>
  </w:abstractNum>
  <w:abstractNum w:abstractNumId="4" w15:restartNumberingAfterBreak="0">
    <w:nsid w:val="0B612C69"/>
    <w:multiLevelType w:val="hybridMultilevel"/>
    <w:tmpl w:val="D49E3D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E96439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 w15:restartNumberingAfterBreak="0">
    <w:nsid w:val="0FBD6E30"/>
    <w:multiLevelType w:val="hybridMultilevel"/>
    <w:tmpl w:val="E9061FF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7" w15:restartNumberingAfterBreak="0">
    <w:nsid w:val="11673E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8" w15:restartNumberingAfterBreak="0">
    <w:nsid w:val="1304268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9" w15:restartNumberingAfterBreak="0">
    <w:nsid w:val="15E7754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0" w15:restartNumberingAfterBreak="0">
    <w:nsid w:val="166E371D"/>
    <w:multiLevelType w:val="hybridMultilevel"/>
    <w:tmpl w:val="2A02E6F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1" w15:restartNumberingAfterBreak="0">
    <w:nsid w:val="170975D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2" w15:restartNumberingAfterBreak="0">
    <w:nsid w:val="18BF040E"/>
    <w:multiLevelType w:val="hybridMultilevel"/>
    <w:tmpl w:val="66F8D6C8"/>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3" w15:restartNumberingAfterBreak="0">
    <w:nsid w:val="18F65CB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4" w15:restartNumberingAfterBreak="0">
    <w:nsid w:val="1A3B091A"/>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5" w15:restartNumberingAfterBreak="0">
    <w:nsid w:val="1CF92E24"/>
    <w:multiLevelType w:val="hybridMultilevel"/>
    <w:tmpl w:val="B09C05FE"/>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16" w15:restartNumberingAfterBreak="0">
    <w:nsid w:val="1D475F17"/>
    <w:multiLevelType w:val="hybridMultilevel"/>
    <w:tmpl w:val="626681D0"/>
    <w:lvl w:ilvl="0" w:tplc="041A0001">
      <w:start w:val="1"/>
      <w:numFmt w:val="bullet"/>
      <w:lvlText w:val=""/>
      <w:lvlJc w:val="left"/>
      <w:pPr>
        <w:ind w:left="1152" w:hanging="360"/>
      </w:pPr>
      <w:rPr>
        <w:rFonts w:ascii="Symbol" w:hAnsi="Symbol" w:hint="default"/>
      </w:rPr>
    </w:lvl>
    <w:lvl w:ilvl="1" w:tplc="041A0003" w:tentative="1">
      <w:start w:val="1"/>
      <w:numFmt w:val="bullet"/>
      <w:lvlText w:val="o"/>
      <w:lvlJc w:val="left"/>
      <w:pPr>
        <w:ind w:left="1872" w:hanging="360"/>
      </w:pPr>
      <w:rPr>
        <w:rFonts w:ascii="Courier New" w:hAnsi="Courier New" w:cs="Courier New" w:hint="default"/>
      </w:rPr>
    </w:lvl>
    <w:lvl w:ilvl="2" w:tplc="041A0005" w:tentative="1">
      <w:start w:val="1"/>
      <w:numFmt w:val="bullet"/>
      <w:lvlText w:val=""/>
      <w:lvlJc w:val="left"/>
      <w:pPr>
        <w:ind w:left="2592" w:hanging="360"/>
      </w:pPr>
      <w:rPr>
        <w:rFonts w:ascii="Wingdings" w:hAnsi="Wingdings" w:hint="default"/>
      </w:rPr>
    </w:lvl>
    <w:lvl w:ilvl="3" w:tplc="041A0001" w:tentative="1">
      <w:start w:val="1"/>
      <w:numFmt w:val="bullet"/>
      <w:lvlText w:val=""/>
      <w:lvlJc w:val="left"/>
      <w:pPr>
        <w:ind w:left="3312" w:hanging="360"/>
      </w:pPr>
      <w:rPr>
        <w:rFonts w:ascii="Symbol" w:hAnsi="Symbol" w:hint="default"/>
      </w:rPr>
    </w:lvl>
    <w:lvl w:ilvl="4" w:tplc="041A0003" w:tentative="1">
      <w:start w:val="1"/>
      <w:numFmt w:val="bullet"/>
      <w:lvlText w:val="o"/>
      <w:lvlJc w:val="left"/>
      <w:pPr>
        <w:ind w:left="4032" w:hanging="360"/>
      </w:pPr>
      <w:rPr>
        <w:rFonts w:ascii="Courier New" w:hAnsi="Courier New" w:cs="Courier New" w:hint="default"/>
      </w:rPr>
    </w:lvl>
    <w:lvl w:ilvl="5" w:tplc="041A0005" w:tentative="1">
      <w:start w:val="1"/>
      <w:numFmt w:val="bullet"/>
      <w:lvlText w:val=""/>
      <w:lvlJc w:val="left"/>
      <w:pPr>
        <w:ind w:left="4752" w:hanging="360"/>
      </w:pPr>
      <w:rPr>
        <w:rFonts w:ascii="Wingdings" w:hAnsi="Wingdings" w:hint="default"/>
      </w:rPr>
    </w:lvl>
    <w:lvl w:ilvl="6" w:tplc="041A0001" w:tentative="1">
      <w:start w:val="1"/>
      <w:numFmt w:val="bullet"/>
      <w:lvlText w:val=""/>
      <w:lvlJc w:val="left"/>
      <w:pPr>
        <w:ind w:left="5472" w:hanging="360"/>
      </w:pPr>
      <w:rPr>
        <w:rFonts w:ascii="Symbol" w:hAnsi="Symbol" w:hint="default"/>
      </w:rPr>
    </w:lvl>
    <w:lvl w:ilvl="7" w:tplc="041A0003" w:tentative="1">
      <w:start w:val="1"/>
      <w:numFmt w:val="bullet"/>
      <w:lvlText w:val="o"/>
      <w:lvlJc w:val="left"/>
      <w:pPr>
        <w:ind w:left="6192" w:hanging="360"/>
      </w:pPr>
      <w:rPr>
        <w:rFonts w:ascii="Courier New" w:hAnsi="Courier New" w:cs="Courier New" w:hint="default"/>
      </w:rPr>
    </w:lvl>
    <w:lvl w:ilvl="8" w:tplc="041A0005" w:tentative="1">
      <w:start w:val="1"/>
      <w:numFmt w:val="bullet"/>
      <w:lvlText w:val=""/>
      <w:lvlJc w:val="left"/>
      <w:pPr>
        <w:ind w:left="6912" w:hanging="360"/>
      </w:pPr>
      <w:rPr>
        <w:rFonts w:ascii="Wingdings" w:hAnsi="Wingdings" w:hint="default"/>
      </w:rPr>
    </w:lvl>
  </w:abstractNum>
  <w:abstractNum w:abstractNumId="17" w15:restartNumberingAfterBreak="0">
    <w:nsid w:val="1E8F7F12"/>
    <w:multiLevelType w:val="hybridMultilevel"/>
    <w:tmpl w:val="54C2F452"/>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18" w15:restartNumberingAfterBreak="0">
    <w:nsid w:val="24F16A9B"/>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19" w15:restartNumberingAfterBreak="0">
    <w:nsid w:val="27E81904"/>
    <w:multiLevelType w:val="hybridMultilevel"/>
    <w:tmpl w:val="A290E74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28A73DE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1" w15:restartNumberingAfterBreak="0">
    <w:nsid w:val="2D432402"/>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2" w15:restartNumberingAfterBreak="0">
    <w:nsid w:val="2FAD4B39"/>
    <w:multiLevelType w:val="hybridMultilevel"/>
    <w:tmpl w:val="044C477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3" w15:restartNumberingAfterBreak="0">
    <w:nsid w:val="30335843"/>
    <w:multiLevelType w:val="hybridMultilevel"/>
    <w:tmpl w:val="3E8AA022"/>
    <w:lvl w:ilvl="0" w:tplc="191469E0">
      <w:start w:val="1"/>
      <w:numFmt w:val="decimal"/>
      <w:lvlText w:val="( %1 ) "/>
      <w:lvlJc w:val="right"/>
      <w:pPr>
        <w:ind w:left="144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24" w15:restartNumberingAfterBreak="0">
    <w:nsid w:val="32EA0568"/>
    <w:multiLevelType w:val="hybridMultilevel"/>
    <w:tmpl w:val="0B842EB0"/>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25" w15:restartNumberingAfterBreak="0">
    <w:nsid w:val="363719F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6" w15:restartNumberingAfterBreak="0">
    <w:nsid w:val="366D3BC7"/>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7" w15:restartNumberingAfterBreak="0">
    <w:nsid w:val="38350C9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28" w15:restartNumberingAfterBreak="0">
    <w:nsid w:val="38E26CFC"/>
    <w:multiLevelType w:val="hybridMultilevel"/>
    <w:tmpl w:val="898422E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29" w15:restartNumberingAfterBreak="0">
    <w:nsid w:val="390B2653"/>
    <w:multiLevelType w:val="hybridMultilevel"/>
    <w:tmpl w:val="0FE4F53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30" w15:restartNumberingAfterBreak="0">
    <w:nsid w:val="39FF350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1" w15:restartNumberingAfterBreak="0">
    <w:nsid w:val="3ADF3A58"/>
    <w:multiLevelType w:val="hybridMultilevel"/>
    <w:tmpl w:val="E02A27F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2" w15:restartNumberingAfterBreak="0">
    <w:nsid w:val="3AFF07AA"/>
    <w:multiLevelType w:val="hybridMultilevel"/>
    <w:tmpl w:val="66C4CEAA"/>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33" w15:restartNumberingAfterBreak="0">
    <w:nsid w:val="404A107B"/>
    <w:multiLevelType w:val="multilevel"/>
    <w:tmpl w:val="AE044CAA"/>
    <w:lvl w:ilvl="0">
      <w:start w:val="1"/>
      <w:numFmt w:val="decimal"/>
      <w:lvlText w:val="%1"/>
      <w:lvlJc w:val="left"/>
      <w:pPr>
        <w:ind w:left="360" w:firstLine="0"/>
      </w:pPr>
      <w:rPr>
        <w:smallCaps w:val="0"/>
        <w:strike w:val="0"/>
        <w:vertAlign w:val="superscript"/>
      </w:rPr>
    </w:lvl>
    <w:lvl w:ilvl="1">
      <w:start w:val="1"/>
      <w:numFmt w:val="decimal"/>
      <w:lvlText w:val="%1.%2."/>
      <w:lvlJc w:val="left"/>
      <w:pPr>
        <w:ind w:left="792" w:firstLine="360"/>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34" w15:restartNumberingAfterBreak="0">
    <w:nsid w:val="40F11AF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5" w15:restartNumberingAfterBreak="0">
    <w:nsid w:val="42C52EE0"/>
    <w:multiLevelType w:val="hybridMultilevel"/>
    <w:tmpl w:val="C402054A"/>
    <w:lvl w:ilvl="0" w:tplc="E6862D34">
      <w:start w:val="1"/>
      <w:numFmt w:val="decimal"/>
      <w:lvlText w:val="6.%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36" w15:restartNumberingAfterBreak="0">
    <w:nsid w:val="44DD1DB0"/>
    <w:multiLevelType w:val="hybridMultilevel"/>
    <w:tmpl w:val="45C4C15E"/>
    <w:lvl w:ilvl="0" w:tplc="041A000B">
      <w:start w:val="1"/>
      <w:numFmt w:val="bullet"/>
      <w:lvlText w:val=""/>
      <w:lvlJc w:val="left"/>
      <w:pPr>
        <w:ind w:left="1800" w:hanging="360"/>
      </w:pPr>
      <w:rPr>
        <w:rFonts w:ascii="Wingdings" w:hAnsi="Wingdings" w:hint="default"/>
      </w:rPr>
    </w:lvl>
    <w:lvl w:ilvl="1" w:tplc="041A0003" w:tentative="1">
      <w:start w:val="1"/>
      <w:numFmt w:val="bullet"/>
      <w:lvlText w:val="o"/>
      <w:lvlJc w:val="left"/>
      <w:pPr>
        <w:ind w:left="2520" w:hanging="360"/>
      </w:pPr>
      <w:rPr>
        <w:rFonts w:ascii="Courier New" w:hAnsi="Courier New" w:cs="Courier New" w:hint="default"/>
      </w:rPr>
    </w:lvl>
    <w:lvl w:ilvl="2" w:tplc="041A0005" w:tentative="1">
      <w:start w:val="1"/>
      <w:numFmt w:val="bullet"/>
      <w:lvlText w:val=""/>
      <w:lvlJc w:val="left"/>
      <w:pPr>
        <w:ind w:left="3240" w:hanging="360"/>
      </w:pPr>
      <w:rPr>
        <w:rFonts w:ascii="Wingdings" w:hAnsi="Wingdings" w:hint="default"/>
      </w:rPr>
    </w:lvl>
    <w:lvl w:ilvl="3" w:tplc="041A0001" w:tentative="1">
      <w:start w:val="1"/>
      <w:numFmt w:val="bullet"/>
      <w:lvlText w:val=""/>
      <w:lvlJc w:val="left"/>
      <w:pPr>
        <w:ind w:left="3960" w:hanging="360"/>
      </w:pPr>
      <w:rPr>
        <w:rFonts w:ascii="Symbol" w:hAnsi="Symbol" w:hint="default"/>
      </w:rPr>
    </w:lvl>
    <w:lvl w:ilvl="4" w:tplc="041A0003" w:tentative="1">
      <w:start w:val="1"/>
      <w:numFmt w:val="bullet"/>
      <w:lvlText w:val="o"/>
      <w:lvlJc w:val="left"/>
      <w:pPr>
        <w:ind w:left="4680" w:hanging="360"/>
      </w:pPr>
      <w:rPr>
        <w:rFonts w:ascii="Courier New" w:hAnsi="Courier New" w:cs="Courier New" w:hint="default"/>
      </w:rPr>
    </w:lvl>
    <w:lvl w:ilvl="5" w:tplc="041A0005" w:tentative="1">
      <w:start w:val="1"/>
      <w:numFmt w:val="bullet"/>
      <w:lvlText w:val=""/>
      <w:lvlJc w:val="left"/>
      <w:pPr>
        <w:ind w:left="5400" w:hanging="360"/>
      </w:pPr>
      <w:rPr>
        <w:rFonts w:ascii="Wingdings" w:hAnsi="Wingdings" w:hint="default"/>
      </w:rPr>
    </w:lvl>
    <w:lvl w:ilvl="6" w:tplc="041A0001" w:tentative="1">
      <w:start w:val="1"/>
      <w:numFmt w:val="bullet"/>
      <w:lvlText w:val=""/>
      <w:lvlJc w:val="left"/>
      <w:pPr>
        <w:ind w:left="6120" w:hanging="360"/>
      </w:pPr>
      <w:rPr>
        <w:rFonts w:ascii="Symbol" w:hAnsi="Symbol" w:hint="default"/>
      </w:rPr>
    </w:lvl>
    <w:lvl w:ilvl="7" w:tplc="041A0003" w:tentative="1">
      <w:start w:val="1"/>
      <w:numFmt w:val="bullet"/>
      <w:lvlText w:val="o"/>
      <w:lvlJc w:val="left"/>
      <w:pPr>
        <w:ind w:left="6840" w:hanging="360"/>
      </w:pPr>
      <w:rPr>
        <w:rFonts w:ascii="Courier New" w:hAnsi="Courier New" w:cs="Courier New" w:hint="default"/>
      </w:rPr>
    </w:lvl>
    <w:lvl w:ilvl="8" w:tplc="041A0005" w:tentative="1">
      <w:start w:val="1"/>
      <w:numFmt w:val="bullet"/>
      <w:lvlText w:val=""/>
      <w:lvlJc w:val="left"/>
      <w:pPr>
        <w:ind w:left="7560" w:hanging="360"/>
      </w:pPr>
      <w:rPr>
        <w:rFonts w:ascii="Wingdings" w:hAnsi="Wingdings" w:hint="default"/>
      </w:rPr>
    </w:lvl>
  </w:abstractNum>
  <w:abstractNum w:abstractNumId="37" w15:restartNumberingAfterBreak="0">
    <w:nsid w:val="4B1704D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8" w15:restartNumberingAfterBreak="0">
    <w:nsid w:val="4C0E74A0"/>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39" w15:restartNumberingAfterBreak="0">
    <w:nsid w:val="4C8146FA"/>
    <w:multiLevelType w:val="hybridMultilevel"/>
    <w:tmpl w:val="34F2A082"/>
    <w:lvl w:ilvl="0" w:tplc="041A0001">
      <w:start w:val="1"/>
      <w:numFmt w:val="bullet"/>
      <w:lvlText w:val=""/>
      <w:lvlJc w:val="left"/>
      <w:pPr>
        <w:ind w:left="1428" w:hanging="360"/>
      </w:pPr>
      <w:rPr>
        <w:rFonts w:ascii="Symbol" w:hAnsi="Symbol" w:hint="default"/>
      </w:rPr>
    </w:lvl>
    <w:lvl w:ilvl="1" w:tplc="041A0003" w:tentative="1">
      <w:start w:val="1"/>
      <w:numFmt w:val="bullet"/>
      <w:lvlText w:val="o"/>
      <w:lvlJc w:val="left"/>
      <w:pPr>
        <w:ind w:left="2148" w:hanging="360"/>
      </w:pPr>
      <w:rPr>
        <w:rFonts w:ascii="Courier New" w:hAnsi="Courier New" w:cs="Courier New" w:hint="default"/>
      </w:rPr>
    </w:lvl>
    <w:lvl w:ilvl="2" w:tplc="041A0005" w:tentative="1">
      <w:start w:val="1"/>
      <w:numFmt w:val="bullet"/>
      <w:lvlText w:val=""/>
      <w:lvlJc w:val="left"/>
      <w:pPr>
        <w:ind w:left="2868" w:hanging="360"/>
      </w:pPr>
      <w:rPr>
        <w:rFonts w:ascii="Wingdings" w:hAnsi="Wingdings" w:hint="default"/>
      </w:rPr>
    </w:lvl>
    <w:lvl w:ilvl="3" w:tplc="041A0001" w:tentative="1">
      <w:start w:val="1"/>
      <w:numFmt w:val="bullet"/>
      <w:lvlText w:val=""/>
      <w:lvlJc w:val="left"/>
      <w:pPr>
        <w:ind w:left="3588" w:hanging="360"/>
      </w:pPr>
      <w:rPr>
        <w:rFonts w:ascii="Symbol" w:hAnsi="Symbol" w:hint="default"/>
      </w:rPr>
    </w:lvl>
    <w:lvl w:ilvl="4" w:tplc="041A0003" w:tentative="1">
      <w:start w:val="1"/>
      <w:numFmt w:val="bullet"/>
      <w:lvlText w:val="o"/>
      <w:lvlJc w:val="left"/>
      <w:pPr>
        <w:ind w:left="4308" w:hanging="360"/>
      </w:pPr>
      <w:rPr>
        <w:rFonts w:ascii="Courier New" w:hAnsi="Courier New" w:cs="Courier New" w:hint="default"/>
      </w:rPr>
    </w:lvl>
    <w:lvl w:ilvl="5" w:tplc="041A0005" w:tentative="1">
      <w:start w:val="1"/>
      <w:numFmt w:val="bullet"/>
      <w:lvlText w:val=""/>
      <w:lvlJc w:val="left"/>
      <w:pPr>
        <w:ind w:left="5028" w:hanging="360"/>
      </w:pPr>
      <w:rPr>
        <w:rFonts w:ascii="Wingdings" w:hAnsi="Wingdings" w:hint="default"/>
      </w:rPr>
    </w:lvl>
    <w:lvl w:ilvl="6" w:tplc="041A0001" w:tentative="1">
      <w:start w:val="1"/>
      <w:numFmt w:val="bullet"/>
      <w:lvlText w:val=""/>
      <w:lvlJc w:val="left"/>
      <w:pPr>
        <w:ind w:left="5748" w:hanging="360"/>
      </w:pPr>
      <w:rPr>
        <w:rFonts w:ascii="Symbol" w:hAnsi="Symbol" w:hint="default"/>
      </w:rPr>
    </w:lvl>
    <w:lvl w:ilvl="7" w:tplc="041A0003" w:tentative="1">
      <w:start w:val="1"/>
      <w:numFmt w:val="bullet"/>
      <w:lvlText w:val="o"/>
      <w:lvlJc w:val="left"/>
      <w:pPr>
        <w:ind w:left="6468" w:hanging="360"/>
      </w:pPr>
      <w:rPr>
        <w:rFonts w:ascii="Courier New" w:hAnsi="Courier New" w:cs="Courier New" w:hint="default"/>
      </w:rPr>
    </w:lvl>
    <w:lvl w:ilvl="8" w:tplc="041A0005" w:tentative="1">
      <w:start w:val="1"/>
      <w:numFmt w:val="bullet"/>
      <w:lvlText w:val=""/>
      <w:lvlJc w:val="left"/>
      <w:pPr>
        <w:ind w:left="7188" w:hanging="360"/>
      </w:pPr>
      <w:rPr>
        <w:rFonts w:ascii="Wingdings" w:hAnsi="Wingdings" w:hint="default"/>
      </w:rPr>
    </w:lvl>
  </w:abstractNum>
  <w:abstractNum w:abstractNumId="40" w15:restartNumberingAfterBreak="0">
    <w:nsid w:val="4E606BB3"/>
    <w:multiLevelType w:val="hybridMultilevel"/>
    <w:tmpl w:val="0340081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1" w15:restartNumberingAfterBreak="0">
    <w:nsid w:val="4E82181C"/>
    <w:multiLevelType w:val="hybridMultilevel"/>
    <w:tmpl w:val="56987EEE"/>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2" w15:restartNumberingAfterBreak="0">
    <w:nsid w:val="4E8A40D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3" w15:restartNumberingAfterBreak="0">
    <w:nsid w:val="57A34F60"/>
    <w:multiLevelType w:val="multilevel"/>
    <w:tmpl w:val="D1FC2BCA"/>
    <w:lvl w:ilvl="0">
      <w:start w:val="1"/>
      <w:numFmt w:val="decimal"/>
      <w:lvlText w:val="%1."/>
      <w:lvlJc w:val="left"/>
      <w:pPr>
        <w:ind w:left="360" w:firstLine="0"/>
      </w:pPr>
      <w:rPr>
        <w:vertAlign w:val="baseline"/>
      </w:rPr>
    </w:lvl>
    <w:lvl w:ilvl="1">
      <w:start w:val="1"/>
      <w:numFmt w:val="decimal"/>
      <w:lvlText w:val="%1.%2."/>
      <w:lvlJc w:val="left"/>
      <w:pPr>
        <w:ind w:left="1000" w:firstLine="568"/>
      </w:pPr>
      <w:rPr>
        <w:vertAlign w:val="baseline"/>
      </w:rPr>
    </w:lvl>
    <w:lvl w:ilvl="2">
      <w:start w:val="1"/>
      <w:numFmt w:val="decimal"/>
      <w:lvlText w:val="2.%3.1."/>
      <w:lvlJc w:val="left"/>
      <w:pPr>
        <w:ind w:left="1224" w:firstLine="720"/>
      </w:pPr>
      <w:rPr>
        <w:vertAlign w:val="baseline"/>
      </w:rPr>
    </w:lvl>
    <w:lvl w:ilvl="3">
      <w:start w:val="1"/>
      <w:numFmt w:val="decimal"/>
      <w:lvlText w:val="%1.%2.%3.%4."/>
      <w:lvlJc w:val="left"/>
      <w:pPr>
        <w:ind w:left="1728" w:firstLine="1080"/>
      </w:pPr>
      <w:rPr>
        <w:vertAlign w:val="baseline"/>
      </w:rPr>
    </w:lvl>
    <w:lvl w:ilvl="4">
      <w:start w:val="1"/>
      <w:numFmt w:val="decimal"/>
      <w:lvlText w:val="%1.%2.%3.%4.%5."/>
      <w:lvlJc w:val="left"/>
      <w:pPr>
        <w:ind w:left="2232" w:firstLine="1440"/>
      </w:pPr>
      <w:rPr>
        <w:vertAlign w:val="baseline"/>
      </w:rPr>
    </w:lvl>
    <w:lvl w:ilvl="5">
      <w:start w:val="1"/>
      <w:numFmt w:val="decimal"/>
      <w:lvlText w:val="%1.%2.%3.%4.%5.%6."/>
      <w:lvlJc w:val="left"/>
      <w:pPr>
        <w:ind w:left="2736" w:firstLine="1800"/>
      </w:pPr>
      <w:rPr>
        <w:vertAlign w:val="baseline"/>
      </w:rPr>
    </w:lvl>
    <w:lvl w:ilvl="6">
      <w:start w:val="1"/>
      <w:numFmt w:val="decimal"/>
      <w:lvlText w:val="%1.%2.%3.%4.%5.%6.%7."/>
      <w:lvlJc w:val="left"/>
      <w:pPr>
        <w:ind w:left="3240" w:firstLine="2160"/>
      </w:pPr>
      <w:rPr>
        <w:vertAlign w:val="baseline"/>
      </w:rPr>
    </w:lvl>
    <w:lvl w:ilvl="7">
      <w:start w:val="1"/>
      <w:numFmt w:val="decimal"/>
      <w:lvlText w:val="%1.%2.%3.%4.%5.%6.%7.%8."/>
      <w:lvlJc w:val="left"/>
      <w:pPr>
        <w:ind w:left="3744" w:firstLine="2520"/>
      </w:pPr>
      <w:rPr>
        <w:vertAlign w:val="baseline"/>
      </w:rPr>
    </w:lvl>
    <w:lvl w:ilvl="8">
      <w:start w:val="1"/>
      <w:numFmt w:val="decimal"/>
      <w:lvlText w:val="%1.%2.%3.%4.%5.%6.%7.%8.%9."/>
      <w:lvlJc w:val="left"/>
      <w:pPr>
        <w:ind w:left="4320" w:firstLine="2880"/>
      </w:pPr>
      <w:rPr>
        <w:vertAlign w:val="baseline"/>
      </w:rPr>
    </w:lvl>
  </w:abstractNum>
  <w:abstractNum w:abstractNumId="44" w15:restartNumberingAfterBreak="0">
    <w:nsid w:val="58D6634C"/>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5" w15:restartNumberingAfterBreak="0">
    <w:nsid w:val="59B0088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6" w15:restartNumberingAfterBreak="0">
    <w:nsid w:val="5A73329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7" w15:restartNumberingAfterBreak="0">
    <w:nsid w:val="5D5E26F3"/>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48" w15:restartNumberingAfterBreak="0">
    <w:nsid w:val="5EB10501"/>
    <w:multiLevelType w:val="hybridMultilevel"/>
    <w:tmpl w:val="6A34A31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49" w15:restartNumberingAfterBreak="0">
    <w:nsid w:val="5EB63963"/>
    <w:multiLevelType w:val="hybridMultilevel"/>
    <w:tmpl w:val="EA16F21C"/>
    <w:lvl w:ilvl="0" w:tplc="041A000F">
      <w:start w:val="1"/>
      <w:numFmt w:val="decimal"/>
      <w:lvlText w:val="%1."/>
      <w:lvlJc w:val="left"/>
      <w:pPr>
        <w:ind w:left="2880" w:hanging="360"/>
      </w:pPr>
    </w:lvl>
    <w:lvl w:ilvl="1" w:tplc="041A0019">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0" w15:restartNumberingAfterBreak="0">
    <w:nsid w:val="5F854261"/>
    <w:multiLevelType w:val="hybridMultilevel"/>
    <w:tmpl w:val="DB2E2384"/>
    <w:lvl w:ilvl="0" w:tplc="9F1C9700">
      <w:start w:val="1"/>
      <w:numFmt w:val="decimal"/>
      <w:lvlText w:val="%1."/>
      <w:lvlJc w:val="right"/>
      <w:pPr>
        <w:ind w:left="720" w:hanging="360"/>
      </w:pPr>
      <w:rPr>
        <w:rFonts w:hint="default"/>
      </w:rPr>
    </w:lvl>
    <w:lvl w:ilvl="1" w:tplc="041A0019" w:tentative="1">
      <w:start w:val="1"/>
      <w:numFmt w:val="lowerLetter"/>
      <w:lvlText w:val="%2."/>
      <w:lvlJc w:val="left"/>
      <w:pPr>
        <w:ind w:left="1440" w:hanging="360"/>
      </w:pPr>
    </w:lvl>
    <w:lvl w:ilvl="2" w:tplc="041A001B" w:tentative="1">
      <w:start w:val="1"/>
      <w:numFmt w:val="lowerRoman"/>
      <w:lvlText w:val="%3."/>
      <w:lvlJc w:val="right"/>
      <w:pPr>
        <w:ind w:left="2160" w:hanging="180"/>
      </w:pPr>
    </w:lvl>
    <w:lvl w:ilvl="3" w:tplc="041A000F" w:tentative="1">
      <w:start w:val="1"/>
      <w:numFmt w:val="decimal"/>
      <w:lvlText w:val="%4."/>
      <w:lvlJc w:val="left"/>
      <w:pPr>
        <w:ind w:left="2880" w:hanging="360"/>
      </w:pPr>
    </w:lvl>
    <w:lvl w:ilvl="4" w:tplc="041A0019" w:tentative="1">
      <w:start w:val="1"/>
      <w:numFmt w:val="lowerLetter"/>
      <w:lvlText w:val="%5."/>
      <w:lvlJc w:val="left"/>
      <w:pPr>
        <w:ind w:left="3600" w:hanging="360"/>
      </w:pPr>
    </w:lvl>
    <w:lvl w:ilvl="5" w:tplc="041A001B" w:tentative="1">
      <w:start w:val="1"/>
      <w:numFmt w:val="lowerRoman"/>
      <w:lvlText w:val="%6."/>
      <w:lvlJc w:val="right"/>
      <w:pPr>
        <w:ind w:left="4320" w:hanging="180"/>
      </w:pPr>
    </w:lvl>
    <w:lvl w:ilvl="6" w:tplc="041A000F" w:tentative="1">
      <w:start w:val="1"/>
      <w:numFmt w:val="decimal"/>
      <w:lvlText w:val="%7."/>
      <w:lvlJc w:val="left"/>
      <w:pPr>
        <w:ind w:left="5040" w:hanging="360"/>
      </w:pPr>
    </w:lvl>
    <w:lvl w:ilvl="7" w:tplc="041A0019" w:tentative="1">
      <w:start w:val="1"/>
      <w:numFmt w:val="lowerLetter"/>
      <w:lvlText w:val="%8."/>
      <w:lvlJc w:val="left"/>
      <w:pPr>
        <w:ind w:left="5760" w:hanging="360"/>
      </w:pPr>
    </w:lvl>
    <w:lvl w:ilvl="8" w:tplc="041A001B" w:tentative="1">
      <w:start w:val="1"/>
      <w:numFmt w:val="lowerRoman"/>
      <w:lvlText w:val="%9."/>
      <w:lvlJc w:val="right"/>
      <w:pPr>
        <w:ind w:left="6480" w:hanging="180"/>
      </w:pPr>
    </w:lvl>
  </w:abstractNum>
  <w:abstractNum w:abstractNumId="51" w15:restartNumberingAfterBreak="0">
    <w:nsid w:val="612F116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2" w15:restartNumberingAfterBreak="0">
    <w:nsid w:val="61386798"/>
    <w:multiLevelType w:val="hybridMultilevel"/>
    <w:tmpl w:val="F144673C"/>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3" w15:restartNumberingAfterBreak="0">
    <w:nsid w:val="66DB20BF"/>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54" w15:restartNumberingAfterBreak="0">
    <w:nsid w:val="67975CC0"/>
    <w:multiLevelType w:val="multilevel"/>
    <w:tmpl w:val="EFDC895A"/>
    <w:lvl w:ilvl="0">
      <w:start w:val="1"/>
      <w:numFmt w:val="bullet"/>
      <w:lvlText w:val=""/>
      <w:lvlJc w:val="left"/>
      <w:pPr>
        <w:ind w:left="363" w:firstLine="0"/>
      </w:pPr>
      <w:rPr>
        <w:rFonts w:ascii="Symbol" w:hAnsi="Symbol" w:hint="default"/>
        <w:vertAlign w:val="baseline"/>
      </w:rPr>
    </w:lvl>
    <w:lvl w:ilvl="1">
      <w:start w:val="1"/>
      <w:numFmt w:val="decimal"/>
      <w:lvlText w:val="%1.%2."/>
      <w:lvlJc w:val="left"/>
      <w:pPr>
        <w:ind w:left="1003" w:firstLine="568"/>
      </w:pPr>
      <w:rPr>
        <w:vertAlign w:val="baseline"/>
      </w:rPr>
    </w:lvl>
    <w:lvl w:ilvl="2">
      <w:start w:val="1"/>
      <w:numFmt w:val="decimal"/>
      <w:lvlText w:val="2.%3.1."/>
      <w:lvlJc w:val="left"/>
      <w:pPr>
        <w:ind w:left="1227" w:firstLine="720"/>
      </w:pPr>
      <w:rPr>
        <w:vertAlign w:val="baseline"/>
      </w:rPr>
    </w:lvl>
    <w:lvl w:ilvl="3">
      <w:start w:val="1"/>
      <w:numFmt w:val="decimal"/>
      <w:lvlText w:val="%1.%2.%3.%4."/>
      <w:lvlJc w:val="left"/>
      <w:pPr>
        <w:ind w:left="1731" w:firstLine="1080"/>
      </w:pPr>
      <w:rPr>
        <w:vertAlign w:val="baseline"/>
      </w:rPr>
    </w:lvl>
    <w:lvl w:ilvl="4">
      <w:start w:val="1"/>
      <w:numFmt w:val="decimal"/>
      <w:lvlText w:val="%1.%2.%3.%4.%5."/>
      <w:lvlJc w:val="left"/>
      <w:pPr>
        <w:ind w:left="2235" w:firstLine="1440"/>
      </w:pPr>
      <w:rPr>
        <w:vertAlign w:val="baseline"/>
      </w:rPr>
    </w:lvl>
    <w:lvl w:ilvl="5">
      <w:start w:val="1"/>
      <w:numFmt w:val="decimal"/>
      <w:lvlText w:val="%1.%2.%3.%4.%5.%6."/>
      <w:lvlJc w:val="left"/>
      <w:pPr>
        <w:ind w:left="2739" w:firstLine="1800"/>
      </w:pPr>
      <w:rPr>
        <w:vertAlign w:val="baseline"/>
      </w:rPr>
    </w:lvl>
    <w:lvl w:ilvl="6">
      <w:start w:val="1"/>
      <w:numFmt w:val="decimal"/>
      <w:lvlText w:val="%1.%2.%3.%4.%5.%6.%7."/>
      <w:lvlJc w:val="left"/>
      <w:pPr>
        <w:ind w:left="3243" w:firstLine="2160"/>
      </w:pPr>
      <w:rPr>
        <w:vertAlign w:val="baseline"/>
      </w:rPr>
    </w:lvl>
    <w:lvl w:ilvl="7">
      <w:start w:val="1"/>
      <w:numFmt w:val="decimal"/>
      <w:lvlText w:val="%1.%2.%3.%4.%5.%6.%7.%8."/>
      <w:lvlJc w:val="left"/>
      <w:pPr>
        <w:ind w:left="3747" w:firstLine="2520"/>
      </w:pPr>
      <w:rPr>
        <w:vertAlign w:val="baseline"/>
      </w:rPr>
    </w:lvl>
    <w:lvl w:ilvl="8">
      <w:start w:val="1"/>
      <w:numFmt w:val="decimal"/>
      <w:lvlText w:val="%1.%2.%3.%4.%5.%6.%7.%8.%9."/>
      <w:lvlJc w:val="left"/>
      <w:pPr>
        <w:ind w:left="4323" w:firstLine="2880"/>
      </w:pPr>
      <w:rPr>
        <w:vertAlign w:val="baseline"/>
      </w:rPr>
    </w:lvl>
  </w:abstractNum>
  <w:abstractNum w:abstractNumId="55" w15:restartNumberingAfterBreak="0">
    <w:nsid w:val="68FF5265"/>
    <w:multiLevelType w:val="multilevel"/>
    <w:tmpl w:val="36EA1B5E"/>
    <w:styleLink w:val="Style1"/>
    <w:lvl w:ilvl="0">
      <w:start w:val="1"/>
      <w:numFmt w:val="decimal"/>
      <w:lvlText w:val="%1."/>
      <w:lvlJc w:val="right"/>
      <w:pPr>
        <w:ind w:left="1146" w:hanging="360"/>
      </w:pPr>
      <w:rPr>
        <w:rFonts w:hint="default"/>
      </w:rPr>
    </w:lvl>
    <w:lvl w:ilvl="1">
      <w:start w:val="1"/>
      <w:numFmt w:val="decimal"/>
      <w:lvlText w:val="%2."/>
      <w:lvlJc w:val="left"/>
      <w:pPr>
        <w:ind w:left="1866" w:hanging="360"/>
      </w:pPr>
      <w:rPr>
        <w:rFonts w:hint="default"/>
      </w:rPr>
    </w:lvl>
    <w:lvl w:ilvl="2">
      <w:start w:val="1"/>
      <w:numFmt w:val="decimal"/>
      <w:lvlText w:val="%3."/>
      <w:lvlJc w:val="right"/>
      <w:pPr>
        <w:ind w:left="2586" w:hanging="180"/>
      </w:pPr>
      <w:rPr>
        <w:rFonts w:hint="default"/>
      </w:rPr>
    </w:lvl>
    <w:lvl w:ilvl="3">
      <w:start w:val="1"/>
      <w:numFmt w:val="decimal"/>
      <w:lvlText w:val="%4."/>
      <w:lvlJc w:val="left"/>
      <w:pPr>
        <w:ind w:left="3306" w:hanging="360"/>
      </w:pPr>
      <w:rPr>
        <w:rFonts w:hint="default"/>
      </w:rPr>
    </w:lvl>
    <w:lvl w:ilvl="4">
      <w:start w:val="1"/>
      <w:numFmt w:val="lowerLetter"/>
      <w:lvlText w:val="%5."/>
      <w:lvlJc w:val="left"/>
      <w:pPr>
        <w:ind w:left="4026" w:hanging="360"/>
      </w:pPr>
      <w:rPr>
        <w:rFonts w:hint="default"/>
      </w:rPr>
    </w:lvl>
    <w:lvl w:ilvl="5">
      <w:start w:val="1"/>
      <w:numFmt w:val="lowerRoman"/>
      <w:lvlText w:val="%6."/>
      <w:lvlJc w:val="right"/>
      <w:pPr>
        <w:ind w:left="4746" w:hanging="180"/>
      </w:pPr>
      <w:rPr>
        <w:rFonts w:hint="default"/>
      </w:rPr>
    </w:lvl>
    <w:lvl w:ilvl="6">
      <w:start w:val="1"/>
      <w:numFmt w:val="decimal"/>
      <w:lvlText w:val="%7."/>
      <w:lvlJc w:val="left"/>
      <w:pPr>
        <w:ind w:left="5466" w:hanging="360"/>
      </w:pPr>
      <w:rPr>
        <w:rFonts w:hint="default"/>
      </w:rPr>
    </w:lvl>
    <w:lvl w:ilvl="7">
      <w:start w:val="1"/>
      <w:numFmt w:val="lowerLetter"/>
      <w:lvlText w:val="%8."/>
      <w:lvlJc w:val="left"/>
      <w:pPr>
        <w:ind w:left="6186" w:hanging="360"/>
      </w:pPr>
      <w:rPr>
        <w:rFonts w:hint="default"/>
      </w:rPr>
    </w:lvl>
    <w:lvl w:ilvl="8">
      <w:start w:val="1"/>
      <w:numFmt w:val="lowerRoman"/>
      <w:lvlText w:val="%9."/>
      <w:lvlJc w:val="right"/>
      <w:pPr>
        <w:ind w:left="6906" w:hanging="180"/>
      </w:pPr>
      <w:rPr>
        <w:rFonts w:hint="default"/>
      </w:rPr>
    </w:lvl>
  </w:abstractNum>
  <w:abstractNum w:abstractNumId="56" w15:restartNumberingAfterBreak="0">
    <w:nsid w:val="7000745B"/>
    <w:multiLevelType w:val="hybridMultilevel"/>
    <w:tmpl w:val="488A693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7" w15:restartNumberingAfterBreak="0">
    <w:nsid w:val="70425FBD"/>
    <w:multiLevelType w:val="hybridMultilevel"/>
    <w:tmpl w:val="5D006296"/>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abstractNum w:abstractNumId="58" w15:restartNumberingAfterBreak="0">
    <w:nsid w:val="70454F0E"/>
    <w:multiLevelType w:val="multilevel"/>
    <w:tmpl w:val="80B40C38"/>
    <w:lvl w:ilvl="0">
      <w:start w:val="1"/>
      <w:numFmt w:val="decimal"/>
      <w:pStyle w:val="Heading1"/>
      <w:lvlText w:val="%1."/>
      <w:lvlJc w:val="right"/>
      <w:pPr>
        <w:ind w:left="360" w:hanging="360"/>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59" w15:restartNumberingAfterBreak="0">
    <w:nsid w:val="72CB3675"/>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0" w15:restartNumberingAfterBreak="0">
    <w:nsid w:val="75593321"/>
    <w:multiLevelType w:val="hybridMultilevel"/>
    <w:tmpl w:val="61BE0E28"/>
    <w:lvl w:ilvl="0" w:tplc="041A000B">
      <w:start w:val="1"/>
      <w:numFmt w:val="bullet"/>
      <w:lvlText w:val=""/>
      <w:lvlJc w:val="left"/>
      <w:pPr>
        <w:ind w:left="2160" w:hanging="360"/>
      </w:pPr>
      <w:rPr>
        <w:rFonts w:ascii="Wingdings" w:hAnsi="Wingdings" w:hint="default"/>
      </w:rPr>
    </w:lvl>
    <w:lvl w:ilvl="1" w:tplc="041A0003" w:tentative="1">
      <w:start w:val="1"/>
      <w:numFmt w:val="bullet"/>
      <w:lvlText w:val="o"/>
      <w:lvlJc w:val="left"/>
      <w:pPr>
        <w:ind w:left="2880" w:hanging="360"/>
      </w:pPr>
      <w:rPr>
        <w:rFonts w:ascii="Courier New" w:hAnsi="Courier New" w:cs="Courier New" w:hint="default"/>
      </w:rPr>
    </w:lvl>
    <w:lvl w:ilvl="2" w:tplc="041A0005" w:tentative="1">
      <w:start w:val="1"/>
      <w:numFmt w:val="bullet"/>
      <w:lvlText w:val=""/>
      <w:lvlJc w:val="left"/>
      <w:pPr>
        <w:ind w:left="3600" w:hanging="360"/>
      </w:pPr>
      <w:rPr>
        <w:rFonts w:ascii="Wingdings" w:hAnsi="Wingdings" w:hint="default"/>
      </w:rPr>
    </w:lvl>
    <w:lvl w:ilvl="3" w:tplc="041A0001" w:tentative="1">
      <w:start w:val="1"/>
      <w:numFmt w:val="bullet"/>
      <w:lvlText w:val=""/>
      <w:lvlJc w:val="left"/>
      <w:pPr>
        <w:ind w:left="4320" w:hanging="360"/>
      </w:pPr>
      <w:rPr>
        <w:rFonts w:ascii="Symbol" w:hAnsi="Symbol" w:hint="default"/>
      </w:rPr>
    </w:lvl>
    <w:lvl w:ilvl="4" w:tplc="041A0003" w:tentative="1">
      <w:start w:val="1"/>
      <w:numFmt w:val="bullet"/>
      <w:lvlText w:val="o"/>
      <w:lvlJc w:val="left"/>
      <w:pPr>
        <w:ind w:left="5040" w:hanging="360"/>
      </w:pPr>
      <w:rPr>
        <w:rFonts w:ascii="Courier New" w:hAnsi="Courier New" w:cs="Courier New" w:hint="default"/>
      </w:rPr>
    </w:lvl>
    <w:lvl w:ilvl="5" w:tplc="041A0005" w:tentative="1">
      <w:start w:val="1"/>
      <w:numFmt w:val="bullet"/>
      <w:lvlText w:val=""/>
      <w:lvlJc w:val="left"/>
      <w:pPr>
        <w:ind w:left="5760" w:hanging="360"/>
      </w:pPr>
      <w:rPr>
        <w:rFonts w:ascii="Wingdings" w:hAnsi="Wingdings" w:hint="default"/>
      </w:rPr>
    </w:lvl>
    <w:lvl w:ilvl="6" w:tplc="041A0001" w:tentative="1">
      <w:start w:val="1"/>
      <w:numFmt w:val="bullet"/>
      <w:lvlText w:val=""/>
      <w:lvlJc w:val="left"/>
      <w:pPr>
        <w:ind w:left="6480" w:hanging="360"/>
      </w:pPr>
      <w:rPr>
        <w:rFonts w:ascii="Symbol" w:hAnsi="Symbol" w:hint="default"/>
      </w:rPr>
    </w:lvl>
    <w:lvl w:ilvl="7" w:tplc="041A0003" w:tentative="1">
      <w:start w:val="1"/>
      <w:numFmt w:val="bullet"/>
      <w:lvlText w:val="o"/>
      <w:lvlJc w:val="left"/>
      <w:pPr>
        <w:ind w:left="7200" w:hanging="360"/>
      </w:pPr>
      <w:rPr>
        <w:rFonts w:ascii="Courier New" w:hAnsi="Courier New" w:cs="Courier New" w:hint="default"/>
      </w:rPr>
    </w:lvl>
    <w:lvl w:ilvl="8" w:tplc="041A0005" w:tentative="1">
      <w:start w:val="1"/>
      <w:numFmt w:val="bullet"/>
      <w:lvlText w:val=""/>
      <w:lvlJc w:val="left"/>
      <w:pPr>
        <w:ind w:left="7920" w:hanging="360"/>
      </w:pPr>
      <w:rPr>
        <w:rFonts w:ascii="Wingdings" w:hAnsi="Wingdings" w:hint="default"/>
      </w:rPr>
    </w:lvl>
  </w:abstractNum>
  <w:abstractNum w:abstractNumId="61" w15:restartNumberingAfterBreak="0">
    <w:nsid w:val="772D4F6D"/>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2" w15:restartNumberingAfterBreak="0">
    <w:nsid w:val="782E4854"/>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3" w15:restartNumberingAfterBreak="0">
    <w:nsid w:val="78971A76"/>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4" w15:restartNumberingAfterBreak="0">
    <w:nsid w:val="7A0E3CDE"/>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5" w15:restartNumberingAfterBreak="0">
    <w:nsid w:val="7B442B08"/>
    <w:multiLevelType w:val="hybridMultilevel"/>
    <w:tmpl w:val="EA16F21C"/>
    <w:lvl w:ilvl="0" w:tplc="041A000F">
      <w:start w:val="1"/>
      <w:numFmt w:val="decimal"/>
      <w:lvlText w:val="%1."/>
      <w:lvlJc w:val="left"/>
      <w:pPr>
        <w:ind w:left="2880" w:hanging="360"/>
      </w:pPr>
    </w:lvl>
    <w:lvl w:ilvl="1" w:tplc="041A0019" w:tentative="1">
      <w:start w:val="1"/>
      <w:numFmt w:val="lowerLetter"/>
      <w:lvlText w:val="%2."/>
      <w:lvlJc w:val="left"/>
      <w:pPr>
        <w:ind w:left="3600" w:hanging="360"/>
      </w:pPr>
    </w:lvl>
    <w:lvl w:ilvl="2" w:tplc="041A001B" w:tentative="1">
      <w:start w:val="1"/>
      <w:numFmt w:val="lowerRoman"/>
      <w:lvlText w:val="%3."/>
      <w:lvlJc w:val="right"/>
      <w:pPr>
        <w:ind w:left="4320" w:hanging="180"/>
      </w:pPr>
    </w:lvl>
    <w:lvl w:ilvl="3" w:tplc="041A000F" w:tentative="1">
      <w:start w:val="1"/>
      <w:numFmt w:val="decimal"/>
      <w:lvlText w:val="%4."/>
      <w:lvlJc w:val="left"/>
      <w:pPr>
        <w:ind w:left="5040" w:hanging="360"/>
      </w:pPr>
    </w:lvl>
    <w:lvl w:ilvl="4" w:tplc="041A0019" w:tentative="1">
      <w:start w:val="1"/>
      <w:numFmt w:val="lowerLetter"/>
      <w:lvlText w:val="%5."/>
      <w:lvlJc w:val="left"/>
      <w:pPr>
        <w:ind w:left="5760" w:hanging="360"/>
      </w:pPr>
    </w:lvl>
    <w:lvl w:ilvl="5" w:tplc="041A001B" w:tentative="1">
      <w:start w:val="1"/>
      <w:numFmt w:val="lowerRoman"/>
      <w:lvlText w:val="%6."/>
      <w:lvlJc w:val="right"/>
      <w:pPr>
        <w:ind w:left="6480" w:hanging="180"/>
      </w:pPr>
    </w:lvl>
    <w:lvl w:ilvl="6" w:tplc="041A000F" w:tentative="1">
      <w:start w:val="1"/>
      <w:numFmt w:val="decimal"/>
      <w:lvlText w:val="%7."/>
      <w:lvlJc w:val="left"/>
      <w:pPr>
        <w:ind w:left="7200" w:hanging="360"/>
      </w:pPr>
    </w:lvl>
    <w:lvl w:ilvl="7" w:tplc="041A0019" w:tentative="1">
      <w:start w:val="1"/>
      <w:numFmt w:val="lowerLetter"/>
      <w:lvlText w:val="%8."/>
      <w:lvlJc w:val="left"/>
      <w:pPr>
        <w:ind w:left="7920" w:hanging="360"/>
      </w:pPr>
    </w:lvl>
    <w:lvl w:ilvl="8" w:tplc="041A001B" w:tentative="1">
      <w:start w:val="1"/>
      <w:numFmt w:val="lowerRoman"/>
      <w:lvlText w:val="%9."/>
      <w:lvlJc w:val="right"/>
      <w:pPr>
        <w:ind w:left="8640" w:hanging="180"/>
      </w:pPr>
    </w:lvl>
  </w:abstractNum>
  <w:abstractNum w:abstractNumId="66" w15:restartNumberingAfterBreak="0">
    <w:nsid w:val="7C63257B"/>
    <w:multiLevelType w:val="hybridMultilevel"/>
    <w:tmpl w:val="102265A0"/>
    <w:lvl w:ilvl="0" w:tplc="041A0001">
      <w:start w:val="1"/>
      <w:numFmt w:val="bullet"/>
      <w:lvlText w:val=""/>
      <w:lvlJc w:val="left"/>
      <w:pPr>
        <w:ind w:left="720" w:hanging="360"/>
      </w:pPr>
      <w:rPr>
        <w:rFonts w:ascii="Symbol" w:hAnsi="Symbol" w:hint="default"/>
      </w:rPr>
    </w:lvl>
    <w:lvl w:ilvl="1" w:tplc="041A0003" w:tentative="1">
      <w:start w:val="1"/>
      <w:numFmt w:val="bullet"/>
      <w:lvlText w:val="o"/>
      <w:lvlJc w:val="left"/>
      <w:pPr>
        <w:ind w:left="1440" w:hanging="360"/>
      </w:pPr>
      <w:rPr>
        <w:rFonts w:ascii="Courier New" w:hAnsi="Courier New" w:cs="Courier New" w:hint="default"/>
      </w:rPr>
    </w:lvl>
    <w:lvl w:ilvl="2" w:tplc="041A0005" w:tentative="1">
      <w:start w:val="1"/>
      <w:numFmt w:val="bullet"/>
      <w:lvlText w:val=""/>
      <w:lvlJc w:val="left"/>
      <w:pPr>
        <w:ind w:left="2160" w:hanging="360"/>
      </w:pPr>
      <w:rPr>
        <w:rFonts w:ascii="Wingdings" w:hAnsi="Wingdings" w:hint="default"/>
      </w:rPr>
    </w:lvl>
    <w:lvl w:ilvl="3" w:tplc="041A0001" w:tentative="1">
      <w:start w:val="1"/>
      <w:numFmt w:val="bullet"/>
      <w:lvlText w:val=""/>
      <w:lvlJc w:val="left"/>
      <w:pPr>
        <w:ind w:left="2880" w:hanging="360"/>
      </w:pPr>
      <w:rPr>
        <w:rFonts w:ascii="Symbol" w:hAnsi="Symbol" w:hint="default"/>
      </w:rPr>
    </w:lvl>
    <w:lvl w:ilvl="4" w:tplc="041A0003" w:tentative="1">
      <w:start w:val="1"/>
      <w:numFmt w:val="bullet"/>
      <w:lvlText w:val="o"/>
      <w:lvlJc w:val="left"/>
      <w:pPr>
        <w:ind w:left="3600" w:hanging="360"/>
      </w:pPr>
      <w:rPr>
        <w:rFonts w:ascii="Courier New" w:hAnsi="Courier New" w:cs="Courier New" w:hint="default"/>
      </w:rPr>
    </w:lvl>
    <w:lvl w:ilvl="5" w:tplc="041A0005" w:tentative="1">
      <w:start w:val="1"/>
      <w:numFmt w:val="bullet"/>
      <w:lvlText w:val=""/>
      <w:lvlJc w:val="left"/>
      <w:pPr>
        <w:ind w:left="4320" w:hanging="360"/>
      </w:pPr>
      <w:rPr>
        <w:rFonts w:ascii="Wingdings" w:hAnsi="Wingdings" w:hint="default"/>
      </w:rPr>
    </w:lvl>
    <w:lvl w:ilvl="6" w:tplc="041A0001" w:tentative="1">
      <w:start w:val="1"/>
      <w:numFmt w:val="bullet"/>
      <w:lvlText w:val=""/>
      <w:lvlJc w:val="left"/>
      <w:pPr>
        <w:ind w:left="5040" w:hanging="360"/>
      </w:pPr>
      <w:rPr>
        <w:rFonts w:ascii="Symbol" w:hAnsi="Symbol" w:hint="default"/>
      </w:rPr>
    </w:lvl>
    <w:lvl w:ilvl="7" w:tplc="041A0003" w:tentative="1">
      <w:start w:val="1"/>
      <w:numFmt w:val="bullet"/>
      <w:lvlText w:val="o"/>
      <w:lvlJc w:val="left"/>
      <w:pPr>
        <w:ind w:left="5760" w:hanging="360"/>
      </w:pPr>
      <w:rPr>
        <w:rFonts w:ascii="Courier New" w:hAnsi="Courier New" w:cs="Courier New" w:hint="default"/>
      </w:rPr>
    </w:lvl>
    <w:lvl w:ilvl="8" w:tplc="041A0005" w:tentative="1">
      <w:start w:val="1"/>
      <w:numFmt w:val="bullet"/>
      <w:lvlText w:val=""/>
      <w:lvlJc w:val="left"/>
      <w:pPr>
        <w:ind w:left="6480" w:hanging="360"/>
      </w:pPr>
      <w:rPr>
        <w:rFonts w:ascii="Wingdings" w:hAnsi="Wingdings" w:hint="default"/>
      </w:rPr>
    </w:lvl>
  </w:abstractNum>
  <w:num w:numId="1">
    <w:abstractNumId w:val="58"/>
  </w:num>
  <w:num w:numId="2">
    <w:abstractNumId w:val="3"/>
  </w:num>
  <w:num w:numId="3">
    <w:abstractNumId w:val="52"/>
  </w:num>
  <w:num w:numId="4">
    <w:abstractNumId w:val="66"/>
  </w:num>
  <w:num w:numId="5">
    <w:abstractNumId w:val="32"/>
  </w:num>
  <w:num w:numId="6">
    <w:abstractNumId w:val="57"/>
  </w:num>
  <w:num w:numId="7">
    <w:abstractNumId w:val="24"/>
  </w:num>
  <w:num w:numId="8">
    <w:abstractNumId w:val="29"/>
  </w:num>
  <w:num w:numId="9">
    <w:abstractNumId w:val="15"/>
  </w:num>
  <w:num w:numId="10">
    <w:abstractNumId w:val="39"/>
  </w:num>
  <w:num w:numId="11">
    <w:abstractNumId w:val="55"/>
  </w:num>
  <w:num w:numId="12">
    <w:abstractNumId w:val="50"/>
  </w:num>
  <w:num w:numId="13">
    <w:abstractNumId w:val="23"/>
  </w:num>
  <w:num w:numId="14">
    <w:abstractNumId w:val="60"/>
  </w:num>
  <w:num w:numId="15">
    <w:abstractNumId w:val="9"/>
  </w:num>
  <w:num w:numId="16">
    <w:abstractNumId w:val="64"/>
  </w:num>
  <w:num w:numId="17">
    <w:abstractNumId w:val="21"/>
  </w:num>
  <w:num w:numId="18">
    <w:abstractNumId w:val="5"/>
  </w:num>
  <w:num w:numId="19">
    <w:abstractNumId w:val="65"/>
  </w:num>
  <w:num w:numId="20">
    <w:abstractNumId w:val="27"/>
  </w:num>
  <w:num w:numId="21">
    <w:abstractNumId w:val="37"/>
  </w:num>
  <w:num w:numId="22">
    <w:abstractNumId w:val="7"/>
  </w:num>
  <w:num w:numId="23">
    <w:abstractNumId w:val="61"/>
  </w:num>
  <w:num w:numId="24">
    <w:abstractNumId w:val="44"/>
  </w:num>
  <w:num w:numId="25">
    <w:abstractNumId w:val="42"/>
  </w:num>
  <w:num w:numId="26">
    <w:abstractNumId w:val="26"/>
  </w:num>
  <w:num w:numId="27">
    <w:abstractNumId w:val="8"/>
  </w:num>
  <w:num w:numId="28">
    <w:abstractNumId w:val="51"/>
  </w:num>
  <w:num w:numId="29">
    <w:abstractNumId w:val="45"/>
  </w:num>
  <w:num w:numId="30">
    <w:abstractNumId w:val="13"/>
  </w:num>
  <w:num w:numId="31">
    <w:abstractNumId w:val="18"/>
  </w:num>
  <w:num w:numId="32">
    <w:abstractNumId w:val="62"/>
  </w:num>
  <w:num w:numId="33">
    <w:abstractNumId w:val="46"/>
  </w:num>
  <w:num w:numId="34">
    <w:abstractNumId w:val="63"/>
  </w:num>
  <w:num w:numId="35">
    <w:abstractNumId w:val="47"/>
  </w:num>
  <w:num w:numId="36">
    <w:abstractNumId w:val="49"/>
  </w:num>
  <w:num w:numId="37">
    <w:abstractNumId w:val="59"/>
  </w:num>
  <w:num w:numId="38">
    <w:abstractNumId w:val="30"/>
  </w:num>
  <w:num w:numId="39">
    <w:abstractNumId w:val="2"/>
  </w:num>
  <w:num w:numId="40">
    <w:abstractNumId w:val="25"/>
  </w:num>
  <w:num w:numId="41">
    <w:abstractNumId w:val="11"/>
  </w:num>
  <w:num w:numId="42">
    <w:abstractNumId w:val="0"/>
  </w:num>
  <w:num w:numId="43">
    <w:abstractNumId w:val="53"/>
  </w:num>
  <w:num w:numId="44">
    <w:abstractNumId w:val="20"/>
  </w:num>
  <w:num w:numId="45">
    <w:abstractNumId w:val="36"/>
  </w:num>
  <w:num w:numId="46">
    <w:abstractNumId w:val="38"/>
  </w:num>
  <w:num w:numId="47">
    <w:abstractNumId w:val="34"/>
  </w:num>
  <w:num w:numId="48">
    <w:abstractNumId w:val="54"/>
  </w:num>
  <w:num w:numId="49">
    <w:abstractNumId w:val="35"/>
  </w:num>
  <w:num w:numId="50">
    <w:abstractNumId w:val="12"/>
  </w:num>
  <w:num w:numId="51">
    <w:abstractNumId w:val="10"/>
  </w:num>
  <w:num w:numId="52">
    <w:abstractNumId w:val="56"/>
  </w:num>
  <w:num w:numId="53">
    <w:abstractNumId w:val="22"/>
  </w:num>
  <w:num w:numId="54">
    <w:abstractNumId w:val="28"/>
  </w:num>
  <w:num w:numId="55">
    <w:abstractNumId w:val="17"/>
  </w:num>
  <w:num w:numId="56">
    <w:abstractNumId w:val="31"/>
  </w:num>
  <w:num w:numId="57">
    <w:abstractNumId w:val="48"/>
  </w:num>
  <w:num w:numId="58">
    <w:abstractNumId w:val="40"/>
  </w:num>
  <w:num w:numId="59">
    <w:abstractNumId w:val="41"/>
  </w:num>
  <w:num w:numId="60">
    <w:abstractNumId w:val="6"/>
  </w:num>
  <w:num w:numId="61">
    <w:abstractNumId w:val="1"/>
  </w:num>
  <w:num w:numId="62">
    <w:abstractNumId w:val="33"/>
  </w:num>
  <w:num w:numId="63">
    <w:abstractNumId w:val="4"/>
  </w:num>
  <w:num w:numId="64">
    <w:abstractNumId w:val="19"/>
  </w:num>
  <w:num w:numId="65">
    <w:abstractNumId w:val="43"/>
  </w:num>
  <w:num w:numId="66">
    <w:abstractNumId w:val="14"/>
  </w:num>
  <w:num w:numId="67">
    <w:abstractNumId w:val="16"/>
  </w:num>
  <w:numIdMacAtCleanup w:val="60"/>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Tin Trčak">
    <w15:presenceInfo w15:providerId="None" w15:userId="Tin Trčak"/>
  </w15:person>
  <w15:person w15:author="Jan Kelemen">
    <w15:presenceInfo w15:providerId="Windows Live" w15:userId="0e761d12e7acaee6"/>
  </w15:person>
  <w15:person w15:author="Fredi">
    <w15:presenceInfo w15:providerId="None" w15:userId="Fredi"/>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20"/>
  <w:revisionView w:markup="0"/>
  <w:trackRevisions/>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F161A"/>
    <w:rsid w:val="00006D4F"/>
    <w:rsid w:val="00022764"/>
    <w:rsid w:val="000230E8"/>
    <w:rsid w:val="00025FCC"/>
    <w:rsid w:val="00025FF7"/>
    <w:rsid w:val="000416A5"/>
    <w:rsid w:val="00044234"/>
    <w:rsid w:val="0004754E"/>
    <w:rsid w:val="000636DA"/>
    <w:rsid w:val="00072F42"/>
    <w:rsid w:val="00084DC6"/>
    <w:rsid w:val="00085759"/>
    <w:rsid w:val="000A0B5F"/>
    <w:rsid w:val="000B494C"/>
    <w:rsid w:val="000E53F1"/>
    <w:rsid w:val="00106BB1"/>
    <w:rsid w:val="00112C54"/>
    <w:rsid w:val="0011363A"/>
    <w:rsid w:val="00115E20"/>
    <w:rsid w:val="00122538"/>
    <w:rsid w:val="0012792C"/>
    <w:rsid w:val="00134C81"/>
    <w:rsid w:val="00135DB7"/>
    <w:rsid w:val="00150D28"/>
    <w:rsid w:val="00151805"/>
    <w:rsid w:val="0015569F"/>
    <w:rsid w:val="001625F8"/>
    <w:rsid w:val="0016535B"/>
    <w:rsid w:val="00171F4F"/>
    <w:rsid w:val="00177B82"/>
    <w:rsid w:val="00182222"/>
    <w:rsid w:val="00182782"/>
    <w:rsid w:val="001911A1"/>
    <w:rsid w:val="00195161"/>
    <w:rsid w:val="00197614"/>
    <w:rsid w:val="001A0EE3"/>
    <w:rsid w:val="001A5EAF"/>
    <w:rsid w:val="001C235F"/>
    <w:rsid w:val="001C26C4"/>
    <w:rsid w:val="001C782B"/>
    <w:rsid w:val="001E3F76"/>
    <w:rsid w:val="001E5B16"/>
    <w:rsid w:val="001F404D"/>
    <w:rsid w:val="0020295F"/>
    <w:rsid w:val="00220F8B"/>
    <w:rsid w:val="00223EEB"/>
    <w:rsid w:val="00230D33"/>
    <w:rsid w:val="002349F4"/>
    <w:rsid w:val="00236F39"/>
    <w:rsid w:val="00250517"/>
    <w:rsid w:val="002605E6"/>
    <w:rsid w:val="002614E4"/>
    <w:rsid w:val="002636DE"/>
    <w:rsid w:val="00265CEE"/>
    <w:rsid w:val="0027165B"/>
    <w:rsid w:val="002716DD"/>
    <w:rsid w:val="00271CE2"/>
    <w:rsid w:val="00272801"/>
    <w:rsid w:val="00280571"/>
    <w:rsid w:val="00283BA3"/>
    <w:rsid w:val="002B515C"/>
    <w:rsid w:val="002C06DD"/>
    <w:rsid w:val="002D47D3"/>
    <w:rsid w:val="002E0231"/>
    <w:rsid w:val="002E21E6"/>
    <w:rsid w:val="002E33A3"/>
    <w:rsid w:val="002F15E8"/>
    <w:rsid w:val="002F4B4C"/>
    <w:rsid w:val="002F64DA"/>
    <w:rsid w:val="00302F59"/>
    <w:rsid w:val="0030703A"/>
    <w:rsid w:val="003222E1"/>
    <w:rsid w:val="00323742"/>
    <w:rsid w:val="00332449"/>
    <w:rsid w:val="00350C97"/>
    <w:rsid w:val="00352BCF"/>
    <w:rsid w:val="00353E1E"/>
    <w:rsid w:val="00353EC3"/>
    <w:rsid w:val="0035493B"/>
    <w:rsid w:val="003569F5"/>
    <w:rsid w:val="00356D77"/>
    <w:rsid w:val="0037529D"/>
    <w:rsid w:val="003771F5"/>
    <w:rsid w:val="003814FB"/>
    <w:rsid w:val="00385540"/>
    <w:rsid w:val="0039462F"/>
    <w:rsid w:val="003B2C71"/>
    <w:rsid w:val="003B650B"/>
    <w:rsid w:val="003B70CB"/>
    <w:rsid w:val="003C2989"/>
    <w:rsid w:val="003E4BF5"/>
    <w:rsid w:val="004037DD"/>
    <w:rsid w:val="00405337"/>
    <w:rsid w:val="0040643F"/>
    <w:rsid w:val="004130A4"/>
    <w:rsid w:val="00440E76"/>
    <w:rsid w:val="00445371"/>
    <w:rsid w:val="00460BB4"/>
    <w:rsid w:val="00465A1C"/>
    <w:rsid w:val="004722EF"/>
    <w:rsid w:val="004756A2"/>
    <w:rsid w:val="00476BBA"/>
    <w:rsid w:val="00484BF8"/>
    <w:rsid w:val="00487921"/>
    <w:rsid w:val="0049246C"/>
    <w:rsid w:val="004937B7"/>
    <w:rsid w:val="004A01A9"/>
    <w:rsid w:val="004A0E36"/>
    <w:rsid w:val="004A157F"/>
    <w:rsid w:val="004A227F"/>
    <w:rsid w:val="004A724C"/>
    <w:rsid w:val="004C40D4"/>
    <w:rsid w:val="004D7BA5"/>
    <w:rsid w:val="004E30C0"/>
    <w:rsid w:val="004F0B5B"/>
    <w:rsid w:val="00516425"/>
    <w:rsid w:val="005209EE"/>
    <w:rsid w:val="0052243C"/>
    <w:rsid w:val="00524C80"/>
    <w:rsid w:val="005264FF"/>
    <w:rsid w:val="005265A5"/>
    <w:rsid w:val="00530DDF"/>
    <w:rsid w:val="00533A94"/>
    <w:rsid w:val="00550C02"/>
    <w:rsid w:val="00554442"/>
    <w:rsid w:val="0055754B"/>
    <w:rsid w:val="005606F1"/>
    <w:rsid w:val="0056442F"/>
    <w:rsid w:val="00570139"/>
    <w:rsid w:val="0057027A"/>
    <w:rsid w:val="00570677"/>
    <w:rsid w:val="00571EED"/>
    <w:rsid w:val="00591538"/>
    <w:rsid w:val="00595ECF"/>
    <w:rsid w:val="005A3F8E"/>
    <w:rsid w:val="005B3BAD"/>
    <w:rsid w:val="005B405C"/>
    <w:rsid w:val="005C40E2"/>
    <w:rsid w:val="005D60C0"/>
    <w:rsid w:val="005D6128"/>
    <w:rsid w:val="005D69DF"/>
    <w:rsid w:val="005E1685"/>
    <w:rsid w:val="005E4C33"/>
    <w:rsid w:val="00604865"/>
    <w:rsid w:val="00604B53"/>
    <w:rsid w:val="00610D82"/>
    <w:rsid w:val="00612A5C"/>
    <w:rsid w:val="006256AC"/>
    <w:rsid w:val="00632682"/>
    <w:rsid w:val="00647055"/>
    <w:rsid w:val="0065103C"/>
    <w:rsid w:val="006631E0"/>
    <w:rsid w:val="00667908"/>
    <w:rsid w:val="006A5672"/>
    <w:rsid w:val="006A680D"/>
    <w:rsid w:val="006C332A"/>
    <w:rsid w:val="006D6634"/>
    <w:rsid w:val="006D733D"/>
    <w:rsid w:val="006E62A9"/>
    <w:rsid w:val="006F02EA"/>
    <w:rsid w:val="006F0537"/>
    <w:rsid w:val="006F6C23"/>
    <w:rsid w:val="00701C17"/>
    <w:rsid w:val="00706BA0"/>
    <w:rsid w:val="007364D4"/>
    <w:rsid w:val="00736C97"/>
    <w:rsid w:val="00757638"/>
    <w:rsid w:val="00767C8D"/>
    <w:rsid w:val="00775A91"/>
    <w:rsid w:val="007766D9"/>
    <w:rsid w:val="00793F8A"/>
    <w:rsid w:val="0079511F"/>
    <w:rsid w:val="007A0BB0"/>
    <w:rsid w:val="007A1235"/>
    <w:rsid w:val="007A2E92"/>
    <w:rsid w:val="007A5183"/>
    <w:rsid w:val="007B0D7C"/>
    <w:rsid w:val="007B0E2B"/>
    <w:rsid w:val="007B2935"/>
    <w:rsid w:val="007B46EE"/>
    <w:rsid w:val="007C0A28"/>
    <w:rsid w:val="007C6915"/>
    <w:rsid w:val="007D66C6"/>
    <w:rsid w:val="007E0D3E"/>
    <w:rsid w:val="007E42C3"/>
    <w:rsid w:val="007F474F"/>
    <w:rsid w:val="0080233F"/>
    <w:rsid w:val="008056C9"/>
    <w:rsid w:val="00806FAF"/>
    <w:rsid w:val="008106A3"/>
    <w:rsid w:val="008142BA"/>
    <w:rsid w:val="0082366C"/>
    <w:rsid w:val="00823F23"/>
    <w:rsid w:val="00824032"/>
    <w:rsid w:val="00824100"/>
    <w:rsid w:val="0082440D"/>
    <w:rsid w:val="00824B23"/>
    <w:rsid w:val="0083115D"/>
    <w:rsid w:val="008341DC"/>
    <w:rsid w:val="008512B3"/>
    <w:rsid w:val="0088028F"/>
    <w:rsid w:val="00884B94"/>
    <w:rsid w:val="008A0033"/>
    <w:rsid w:val="008A4DA5"/>
    <w:rsid w:val="008B4194"/>
    <w:rsid w:val="008C4056"/>
    <w:rsid w:val="008D3733"/>
    <w:rsid w:val="008E4372"/>
    <w:rsid w:val="008F2C10"/>
    <w:rsid w:val="008F3719"/>
    <w:rsid w:val="00912B4D"/>
    <w:rsid w:val="00913DF5"/>
    <w:rsid w:val="009143E6"/>
    <w:rsid w:val="00922458"/>
    <w:rsid w:val="00924CD0"/>
    <w:rsid w:val="00933B07"/>
    <w:rsid w:val="0093759E"/>
    <w:rsid w:val="00937DF5"/>
    <w:rsid w:val="009413E5"/>
    <w:rsid w:val="00943B0C"/>
    <w:rsid w:val="0095002B"/>
    <w:rsid w:val="009558AA"/>
    <w:rsid w:val="009619D5"/>
    <w:rsid w:val="009622DC"/>
    <w:rsid w:val="00972C9B"/>
    <w:rsid w:val="00974A3B"/>
    <w:rsid w:val="0098019C"/>
    <w:rsid w:val="00984B87"/>
    <w:rsid w:val="0099229B"/>
    <w:rsid w:val="00997128"/>
    <w:rsid w:val="009A7A9B"/>
    <w:rsid w:val="009C01CC"/>
    <w:rsid w:val="009C5C33"/>
    <w:rsid w:val="009E2F05"/>
    <w:rsid w:val="009E444A"/>
    <w:rsid w:val="009E7358"/>
    <w:rsid w:val="009E7F73"/>
    <w:rsid w:val="009F3C84"/>
    <w:rsid w:val="00A00727"/>
    <w:rsid w:val="00A06303"/>
    <w:rsid w:val="00A10B83"/>
    <w:rsid w:val="00A113B2"/>
    <w:rsid w:val="00A34459"/>
    <w:rsid w:val="00A360BF"/>
    <w:rsid w:val="00A368CA"/>
    <w:rsid w:val="00A4247E"/>
    <w:rsid w:val="00A45D3E"/>
    <w:rsid w:val="00A563F4"/>
    <w:rsid w:val="00A663B0"/>
    <w:rsid w:val="00A711AB"/>
    <w:rsid w:val="00A82942"/>
    <w:rsid w:val="00A95FAA"/>
    <w:rsid w:val="00AA2555"/>
    <w:rsid w:val="00AA5CC8"/>
    <w:rsid w:val="00AA6155"/>
    <w:rsid w:val="00AA79E3"/>
    <w:rsid w:val="00AB372B"/>
    <w:rsid w:val="00AB686A"/>
    <w:rsid w:val="00AB6D34"/>
    <w:rsid w:val="00AC4851"/>
    <w:rsid w:val="00AE0CCC"/>
    <w:rsid w:val="00AE2E7F"/>
    <w:rsid w:val="00AE410F"/>
    <w:rsid w:val="00AE7D9C"/>
    <w:rsid w:val="00AF68CF"/>
    <w:rsid w:val="00B00F49"/>
    <w:rsid w:val="00B03425"/>
    <w:rsid w:val="00B132E1"/>
    <w:rsid w:val="00B301DF"/>
    <w:rsid w:val="00B350D7"/>
    <w:rsid w:val="00B422A4"/>
    <w:rsid w:val="00B57B00"/>
    <w:rsid w:val="00B646CE"/>
    <w:rsid w:val="00B77847"/>
    <w:rsid w:val="00B81C2A"/>
    <w:rsid w:val="00B9032E"/>
    <w:rsid w:val="00B924CC"/>
    <w:rsid w:val="00B93800"/>
    <w:rsid w:val="00BA61C9"/>
    <w:rsid w:val="00BB12AB"/>
    <w:rsid w:val="00BB2AD7"/>
    <w:rsid w:val="00BC7593"/>
    <w:rsid w:val="00BD0F46"/>
    <w:rsid w:val="00BD4E4F"/>
    <w:rsid w:val="00BE0434"/>
    <w:rsid w:val="00BF4887"/>
    <w:rsid w:val="00C02DE5"/>
    <w:rsid w:val="00C04BD0"/>
    <w:rsid w:val="00C05B37"/>
    <w:rsid w:val="00C10ACD"/>
    <w:rsid w:val="00C2557B"/>
    <w:rsid w:val="00C255BA"/>
    <w:rsid w:val="00C35FE1"/>
    <w:rsid w:val="00C40C52"/>
    <w:rsid w:val="00C50C68"/>
    <w:rsid w:val="00C55AC7"/>
    <w:rsid w:val="00C67DA3"/>
    <w:rsid w:val="00C750F2"/>
    <w:rsid w:val="00C81882"/>
    <w:rsid w:val="00C84CCF"/>
    <w:rsid w:val="00C9308B"/>
    <w:rsid w:val="00C96D94"/>
    <w:rsid w:val="00C97DB1"/>
    <w:rsid w:val="00CA4155"/>
    <w:rsid w:val="00CA4D0E"/>
    <w:rsid w:val="00CA5BE5"/>
    <w:rsid w:val="00CC30B3"/>
    <w:rsid w:val="00CC7887"/>
    <w:rsid w:val="00CD7D48"/>
    <w:rsid w:val="00CE6E9A"/>
    <w:rsid w:val="00CF1348"/>
    <w:rsid w:val="00CF1609"/>
    <w:rsid w:val="00CF1A1C"/>
    <w:rsid w:val="00D00E07"/>
    <w:rsid w:val="00D014E3"/>
    <w:rsid w:val="00D37D22"/>
    <w:rsid w:val="00D427F0"/>
    <w:rsid w:val="00D51902"/>
    <w:rsid w:val="00D51D8A"/>
    <w:rsid w:val="00D54181"/>
    <w:rsid w:val="00D551A5"/>
    <w:rsid w:val="00D55856"/>
    <w:rsid w:val="00D602B0"/>
    <w:rsid w:val="00D64E08"/>
    <w:rsid w:val="00D751EA"/>
    <w:rsid w:val="00D81429"/>
    <w:rsid w:val="00D81AAB"/>
    <w:rsid w:val="00D9128D"/>
    <w:rsid w:val="00D947B8"/>
    <w:rsid w:val="00DB560D"/>
    <w:rsid w:val="00DB6268"/>
    <w:rsid w:val="00DD773E"/>
    <w:rsid w:val="00DD7EAE"/>
    <w:rsid w:val="00DE7BB5"/>
    <w:rsid w:val="00E01CB6"/>
    <w:rsid w:val="00E05AB8"/>
    <w:rsid w:val="00E05F58"/>
    <w:rsid w:val="00E10E84"/>
    <w:rsid w:val="00E10FB0"/>
    <w:rsid w:val="00E12151"/>
    <w:rsid w:val="00E17F7C"/>
    <w:rsid w:val="00E2434C"/>
    <w:rsid w:val="00E369C6"/>
    <w:rsid w:val="00E41FF2"/>
    <w:rsid w:val="00E51CCF"/>
    <w:rsid w:val="00E60BA2"/>
    <w:rsid w:val="00E644C7"/>
    <w:rsid w:val="00E70A20"/>
    <w:rsid w:val="00E7653F"/>
    <w:rsid w:val="00E86E03"/>
    <w:rsid w:val="00E86FC2"/>
    <w:rsid w:val="00E87214"/>
    <w:rsid w:val="00E90115"/>
    <w:rsid w:val="00E957F2"/>
    <w:rsid w:val="00E96B40"/>
    <w:rsid w:val="00EA6F10"/>
    <w:rsid w:val="00EB21A0"/>
    <w:rsid w:val="00EC1247"/>
    <w:rsid w:val="00ED01FE"/>
    <w:rsid w:val="00ED5A9F"/>
    <w:rsid w:val="00EE35DE"/>
    <w:rsid w:val="00EE669C"/>
    <w:rsid w:val="00EF161A"/>
    <w:rsid w:val="00EF3E02"/>
    <w:rsid w:val="00F06DFC"/>
    <w:rsid w:val="00F106C9"/>
    <w:rsid w:val="00F40D12"/>
    <w:rsid w:val="00F50187"/>
    <w:rsid w:val="00F529A4"/>
    <w:rsid w:val="00F55C46"/>
    <w:rsid w:val="00F576AA"/>
    <w:rsid w:val="00F6357E"/>
    <w:rsid w:val="00FA17D0"/>
    <w:rsid w:val="00FA4E9C"/>
    <w:rsid w:val="00FC43A1"/>
    <w:rsid w:val="00FC50EE"/>
    <w:rsid w:val="00FD4789"/>
    <w:rsid w:val="00FE1126"/>
    <w:rsid w:val="00FE123F"/>
    <w:rsid w:val="00FE3968"/>
    <w:rsid w:val="00FE44DA"/>
    <w:rsid w:val="00FF202D"/>
    <w:rsid w:val="00FF73E8"/>
  </w:rsids>
  <m:mathPr>
    <m:mathFont m:val="Cambria Math"/>
    <m:brkBin m:val="before"/>
    <m:brkBinSub m:val="--"/>
    <m:smallFrac m:val="0"/>
    <m:dispDef/>
    <m:lMargin m:val="0"/>
    <m:rMargin m:val="0"/>
    <m:defJc m:val="centerGroup"/>
    <m:wrapIndent m:val="1440"/>
    <m:intLim m:val="subSup"/>
    <m:naryLim m:val="undOvr"/>
  </m:mathPr>
  <w:themeFontLang w:val="hr-H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A7885A9"/>
  <w15:chartTrackingRefBased/>
  <w15:docId w15:val="{AAC13FCA-646B-4001-9DD3-E7CF246D7D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hr-H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0"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824032"/>
    <w:pPr>
      <w:spacing w:after="120" w:line="360" w:lineRule="auto"/>
      <w:jc w:val="both"/>
    </w:pPr>
    <w:rPr>
      <w:rFonts w:ascii="Times New Roman" w:hAnsi="Times New Roman"/>
      <w:sz w:val="24"/>
    </w:rPr>
  </w:style>
  <w:style w:type="paragraph" w:styleId="Heading1">
    <w:name w:val="heading 1"/>
    <w:basedOn w:val="Normal"/>
    <w:next w:val="Normal"/>
    <w:link w:val="Heading1Char"/>
    <w:uiPriority w:val="9"/>
    <w:qFormat/>
    <w:rsid w:val="008056C9"/>
    <w:pPr>
      <w:keepNext/>
      <w:keepLines/>
      <w:numPr>
        <w:numId w:val="1"/>
      </w:numPr>
      <w:spacing w:before="240"/>
      <w:jc w:val="left"/>
      <w:outlineLvl w:val="0"/>
    </w:pPr>
    <w:rPr>
      <w:rFonts w:eastAsiaTheme="majorEastAsia" w:cstheme="majorBidi"/>
      <w:b/>
      <w:sz w:val="32"/>
      <w:szCs w:val="32"/>
    </w:rPr>
  </w:style>
  <w:style w:type="paragraph" w:styleId="Heading2">
    <w:name w:val="heading 2"/>
    <w:basedOn w:val="Normal"/>
    <w:next w:val="Normal"/>
    <w:link w:val="Heading2Char"/>
    <w:qFormat/>
    <w:rsid w:val="00A360BF"/>
    <w:pPr>
      <w:keepNext/>
      <w:keepLines/>
      <w:numPr>
        <w:ilvl w:val="1"/>
        <w:numId w:val="1"/>
      </w:numPr>
      <w:spacing w:before="240" w:after="60" w:line="240" w:lineRule="auto"/>
      <w:outlineLvl w:val="1"/>
    </w:pPr>
    <w:rPr>
      <w:rFonts w:eastAsia="Arial" w:cs="Arial"/>
      <w:color w:val="000000"/>
      <w:sz w:val="28"/>
      <w:szCs w:val="20"/>
      <w:lang w:eastAsia="hr-HR"/>
    </w:rPr>
  </w:style>
  <w:style w:type="paragraph" w:styleId="Heading3">
    <w:name w:val="heading 3"/>
    <w:basedOn w:val="Normal"/>
    <w:next w:val="Normal"/>
    <w:link w:val="Heading3Char"/>
    <w:uiPriority w:val="9"/>
    <w:unhideWhenUsed/>
    <w:qFormat/>
    <w:rsid w:val="00F40D12"/>
    <w:pPr>
      <w:keepNext/>
      <w:keepLines/>
      <w:numPr>
        <w:ilvl w:val="2"/>
        <w:numId w:val="1"/>
      </w:numPr>
      <w:spacing w:before="40" w:after="0"/>
      <w:outlineLvl w:val="2"/>
    </w:pPr>
    <w:rPr>
      <w:rFonts w:eastAsiaTheme="majorEastAsia" w:cstheme="majorBidi"/>
      <w:sz w:val="28"/>
      <w:szCs w:val="24"/>
    </w:rPr>
  </w:style>
  <w:style w:type="paragraph" w:styleId="Heading4">
    <w:name w:val="heading 4"/>
    <w:basedOn w:val="Normal"/>
    <w:next w:val="Normal"/>
    <w:link w:val="Heading4Char"/>
    <w:uiPriority w:val="9"/>
    <w:semiHidden/>
    <w:unhideWhenUsed/>
    <w:qFormat/>
    <w:rsid w:val="00A360BF"/>
    <w:pPr>
      <w:keepNext/>
      <w:keepLines/>
      <w:numPr>
        <w:ilvl w:val="3"/>
        <w:numId w:val="1"/>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semiHidden/>
    <w:unhideWhenUsed/>
    <w:qFormat/>
    <w:rsid w:val="00A360BF"/>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A360BF"/>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A360BF"/>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A360BF"/>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A360BF"/>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rsid w:val="00C35FE1"/>
    <w:rPr>
      <w:rFonts w:ascii="Times New Roman" w:eastAsia="Arial" w:hAnsi="Times New Roman" w:cs="Arial"/>
      <w:color w:val="000000"/>
      <w:sz w:val="28"/>
      <w:szCs w:val="20"/>
      <w:lang w:eastAsia="hr-HR"/>
    </w:rPr>
  </w:style>
  <w:style w:type="paragraph" w:styleId="Header">
    <w:name w:val="header"/>
    <w:basedOn w:val="Normal"/>
    <w:link w:val="HeaderChar"/>
    <w:uiPriority w:val="99"/>
    <w:unhideWhenUsed/>
    <w:rsid w:val="00EF161A"/>
    <w:pPr>
      <w:tabs>
        <w:tab w:val="center" w:pos="4536"/>
        <w:tab w:val="right" w:pos="9072"/>
      </w:tabs>
      <w:spacing w:after="0" w:line="240" w:lineRule="auto"/>
    </w:pPr>
  </w:style>
  <w:style w:type="character" w:customStyle="1" w:styleId="HeaderChar">
    <w:name w:val="Header Char"/>
    <w:basedOn w:val="DefaultParagraphFont"/>
    <w:link w:val="Header"/>
    <w:uiPriority w:val="99"/>
    <w:rsid w:val="00EF161A"/>
  </w:style>
  <w:style w:type="paragraph" w:styleId="Footer">
    <w:name w:val="footer"/>
    <w:basedOn w:val="Normal"/>
    <w:link w:val="FooterChar"/>
    <w:uiPriority w:val="99"/>
    <w:unhideWhenUsed/>
    <w:rsid w:val="00EF161A"/>
    <w:pPr>
      <w:tabs>
        <w:tab w:val="center" w:pos="4536"/>
        <w:tab w:val="right" w:pos="9072"/>
      </w:tabs>
      <w:spacing w:after="0" w:line="240" w:lineRule="auto"/>
    </w:pPr>
  </w:style>
  <w:style w:type="character" w:customStyle="1" w:styleId="FooterChar">
    <w:name w:val="Footer Char"/>
    <w:basedOn w:val="DefaultParagraphFont"/>
    <w:link w:val="Footer"/>
    <w:uiPriority w:val="99"/>
    <w:rsid w:val="00EF161A"/>
  </w:style>
  <w:style w:type="paragraph" w:customStyle="1" w:styleId="Normal1">
    <w:name w:val="Normal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11">
    <w:name w:val="Normal11"/>
    <w:rsid w:val="00EF161A"/>
    <w:pPr>
      <w:spacing w:after="0" w:line="240" w:lineRule="auto"/>
    </w:pPr>
    <w:rPr>
      <w:rFonts w:ascii="Times New Roman" w:eastAsia="Times New Roman" w:hAnsi="Times New Roman" w:cs="Times New Roman"/>
      <w:color w:val="000000"/>
      <w:sz w:val="24"/>
      <w:szCs w:val="20"/>
      <w:lang w:eastAsia="hr-HR"/>
    </w:rPr>
  </w:style>
  <w:style w:type="paragraph" w:customStyle="1" w:styleId="Normal3">
    <w:name w:val="Normal3"/>
    <w:rsid w:val="00EF161A"/>
    <w:pPr>
      <w:spacing w:after="0" w:line="240" w:lineRule="auto"/>
    </w:pPr>
    <w:rPr>
      <w:rFonts w:ascii="Times New Roman" w:eastAsia="Times New Roman" w:hAnsi="Times New Roman" w:cs="Times New Roman"/>
      <w:color w:val="000000"/>
      <w:sz w:val="24"/>
      <w:szCs w:val="20"/>
      <w:lang w:eastAsia="hr-HR"/>
    </w:rPr>
  </w:style>
  <w:style w:type="character" w:customStyle="1" w:styleId="Heading1Char">
    <w:name w:val="Heading 1 Char"/>
    <w:basedOn w:val="DefaultParagraphFont"/>
    <w:link w:val="Heading1"/>
    <w:uiPriority w:val="9"/>
    <w:rsid w:val="00EF161A"/>
    <w:rPr>
      <w:rFonts w:ascii="Times New Roman" w:eastAsiaTheme="majorEastAsia" w:hAnsi="Times New Roman" w:cstheme="majorBidi"/>
      <w:b/>
      <w:sz w:val="32"/>
      <w:szCs w:val="32"/>
    </w:rPr>
  </w:style>
  <w:style w:type="paragraph" w:styleId="ListParagraph">
    <w:name w:val="List Paragraph"/>
    <w:basedOn w:val="Normal"/>
    <w:uiPriority w:val="34"/>
    <w:qFormat/>
    <w:rsid w:val="00824032"/>
    <w:pPr>
      <w:ind w:left="720"/>
      <w:contextualSpacing/>
    </w:pPr>
  </w:style>
  <w:style w:type="numbering" w:customStyle="1" w:styleId="Style1">
    <w:name w:val="Style1"/>
    <w:uiPriority w:val="99"/>
    <w:rsid w:val="00C35FE1"/>
    <w:pPr>
      <w:numPr>
        <w:numId w:val="11"/>
      </w:numPr>
    </w:pPr>
  </w:style>
  <w:style w:type="paragraph" w:styleId="Caption">
    <w:name w:val="caption"/>
    <w:basedOn w:val="Normal"/>
    <w:next w:val="Normal"/>
    <w:uiPriority w:val="35"/>
    <w:unhideWhenUsed/>
    <w:qFormat/>
    <w:rsid w:val="00F576AA"/>
    <w:pPr>
      <w:spacing w:after="0" w:line="240" w:lineRule="auto"/>
      <w:jc w:val="left"/>
    </w:pPr>
    <w:rPr>
      <w:rFonts w:eastAsia="Times New Roman" w:cs="Times New Roman"/>
      <w:b/>
      <w:bCs/>
      <w:color w:val="000000"/>
      <w:sz w:val="20"/>
      <w:szCs w:val="20"/>
      <w:lang w:eastAsia="hr-HR"/>
    </w:rPr>
  </w:style>
  <w:style w:type="paragraph" w:customStyle="1" w:styleId="Normal2">
    <w:name w:val="Normal2"/>
    <w:rsid w:val="00F576AA"/>
    <w:pPr>
      <w:spacing w:after="0" w:line="240" w:lineRule="auto"/>
    </w:pPr>
    <w:rPr>
      <w:rFonts w:ascii="Times New Roman" w:eastAsia="Times New Roman" w:hAnsi="Times New Roman" w:cs="Times New Roman"/>
      <w:color w:val="000000"/>
      <w:sz w:val="24"/>
      <w:szCs w:val="20"/>
      <w:lang w:eastAsia="hr-HR"/>
    </w:rPr>
  </w:style>
  <w:style w:type="character" w:customStyle="1" w:styleId="Heading3Char">
    <w:name w:val="Heading 3 Char"/>
    <w:basedOn w:val="DefaultParagraphFont"/>
    <w:link w:val="Heading3"/>
    <w:uiPriority w:val="9"/>
    <w:rsid w:val="00F40D12"/>
    <w:rPr>
      <w:rFonts w:ascii="Times New Roman" w:eastAsiaTheme="majorEastAsia" w:hAnsi="Times New Roman" w:cstheme="majorBidi"/>
      <w:sz w:val="28"/>
      <w:szCs w:val="24"/>
    </w:rPr>
  </w:style>
  <w:style w:type="character" w:styleId="CommentReference">
    <w:name w:val="annotation reference"/>
    <w:uiPriority w:val="99"/>
    <w:semiHidden/>
    <w:unhideWhenUsed/>
    <w:rsid w:val="00F576AA"/>
    <w:rPr>
      <w:sz w:val="16"/>
      <w:szCs w:val="16"/>
    </w:rPr>
  </w:style>
  <w:style w:type="paragraph" w:styleId="CommentText">
    <w:name w:val="annotation text"/>
    <w:basedOn w:val="Normal"/>
    <w:link w:val="CommentTextChar"/>
    <w:uiPriority w:val="99"/>
    <w:semiHidden/>
    <w:unhideWhenUsed/>
    <w:rsid w:val="00F576AA"/>
    <w:pPr>
      <w:spacing w:after="0" w:line="240" w:lineRule="auto"/>
      <w:jc w:val="left"/>
    </w:pPr>
    <w:rPr>
      <w:rFonts w:eastAsia="Times New Roman" w:cs="Times New Roman"/>
      <w:color w:val="000000"/>
      <w:sz w:val="20"/>
      <w:szCs w:val="20"/>
      <w:lang w:eastAsia="hr-HR"/>
    </w:rPr>
  </w:style>
  <w:style w:type="character" w:customStyle="1" w:styleId="CommentTextChar">
    <w:name w:val="Comment Text Char"/>
    <w:basedOn w:val="DefaultParagraphFont"/>
    <w:link w:val="CommentText"/>
    <w:uiPriority w:val="99"/>
    <w:semiHidden/>
    <w:rsid w:val="00F576AA"/>
    <w:rPr>
      <w:rFonts w:ascii="Times New Roman" w:eastAsia="Times New Roman" w:hAnsi="Times New Roman" w:cs="Times New Roman"/>
      <w:color w:val="000000"/>
      <w:sz w:val="20"/>
      <w:szCs w:val="20"/>
      <w:lang w:eastAsia="hr-HR"/>
    </w:rPr>
  </w:style>
  <w:style w:type="paragraph" w:styleId="BalloonText">
    <w:name w:val="Balloon Text"/>
    <w:basedOn w:val="Normal"/>
    <w:link w:val="BalloonTextChar"/>
    <w:uiPriority w:val="99"/>
    <w:semiHidden/>
    <w:unhideWhenUsed/>
    <w:rsid w:val="00135DB7"/>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135DB7"/>
    <w:rPr>
      <w:rFonts w:ascii="Segoe UI" w:hAnsi="Segoe UI" w:cs="Segoe UI"/>
      <w:sz w:val="18"/>
      <w:szCs w:val="18"/>
    </w:rPr>
  </w:style>
  <w:style w:type="paragraph" w:styleId="CommentSubject">
    <w:name w:val="annotation subject"/>
    <w:basedOn w:val="CommentText"/>
    <w:next w:val="CommentText"/>
    <w:link w:val="CommentSubjectChar"/>
    <w:uiPriority w:val="99"/>
    <w:semiHidden/>
    <w:unhideWhenUsed/>
    <w:rsid w:val="00135DB7"/>
    <w:pPr>
      <w:spacing w:after="120"/>
      <w:jc w:val="both"/>
    </w:pPr>
    <w:rPr>
      <w:rFonts w:eastAsiaTheme="minorHAnsi" w:cstheme="minorBidi"/>
      <w:b/>
      <w:bCs/>
      <w:color w:val="auto"/>
      <w:lang w:eastAsia="en-US"/>
    </w:rPr>
  </w:style>
  <w:style w:type="character" w:customStyle="1" w:styleId="CommentSubjectChar">
    <w:name w:val="Comment Subject Char"/>
    <w:basedOn w:val="CommentTextChar"/>
    <w:link w:val="CommentSubject"/>
    <w:uiPriority w:val="99"/>
    <w:semiHidden/>
    <w:rsid w:val="00135DB7"/>
    <w:rPr>
      <w:rFonts w:ascii="Times New Roman" w:eastAsia="Times New Roman" w:hAnsi="Times New Roman" w:cs="Times New Roman"/>
      <w:b/>
      <w:bCs/>
      <w:color w:val="000000"/>
      <w:sz w:val="20"/>
      <w:szCs w:val="20"/>
      <w:lang w:eastAsia="hr-HR"/>
    </w:rPr>
  </w:style>
  <w:style w:type="character" w:styleId="Hyperlink">
    <w:name w:val="Hyperlink"/>
    <w:uiPriority w:val="99"/>
    <w:unhideWhenUsed/>
    <w:rsid w:val="00937DF5"/>
    <w:rPr>
      <w:color w:val="0563C1"/>
      <w:u w:val="single"/>
    </w:rPr>
  </w:style>
  <w:style w:type="paragraph" w:styleId="TableofFigures">
    <w:name w:val="table of figures"/>
    <w:basedOn w:val="Normal"/>
    <w:next w:val="Normal"/>
    <w:uiPriority w:val="99"/>
    <w:unhideWhenUsed/>
    <w:rsid w:val="00937DF5"/>
    <w:pPr>
      <w:spacing w:after="0" w:line="240" w:lineRule="auto"/>
      <w:jc w:val="left"/>
    </w:pPr>
    <w:rPr>
      <w:rFonts w:eastAsia="Times New Roman" w:cs="Times New Roman"/>
      <w:color w:val="000000"/>
      <w:szCs w:val="20"/>
      <w:lang w:eastAsia="hr-HR"/>
    </w:rPr>
  </w:style>
  <w:style w:type="character" w:customStyle="1" w:styleId="Heading4Char">
    <w:name w:val="Heading 4 Char"/>
    <w:basedOn w:val="DefaultParagraphFont"/>
    <w:link w:val="Heading4"/>
    <w:uiPriority w:val="9"/>
    <w:semiHidden/>
    <w:rsid w:val="00A360BF"/>
    <w:rPr>
      <w:rFonts w:asciiTheme="majorHAnsi" w:eastAsiaTheme="majorEastAsia" w:hAnsiTheme="majorHAnsi" w:cstheme="majorBidi"/>
      <w:i/>
      <w:iCs/>
      <w:color w:val="2E74B5" w:themeColor="accent1" w:themeShade="BF"/>
      <w:sz w:val="24"/>
    </w:rPr>
  </w:style>
  <w:style w:type="character" w:customStyle="1" w:styleId="Heading5Char">
    <w:name w:val="Heading 5 Char"/>
    <w:basedOn w:val="DefaultParagraphFont"/>
    <w:link w:val="Heading5"/>
    <w:uiPriority w:val="9"/>
    <w:semiHidden/>
    <w:rsid w:val="00A360BF"/>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semiHidden/>
    <w:rsid w:val="00A360BF"/>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A360BF"/>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A360BF"/>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A360BF"/>
    <w:rPr>
      <w:rFonts w:asciiTheme="majorHAnsi" w:eastAsiaTheme="majorEastAsia" w:hAnsiTheme="majorHAnsi" w:cstheme="majorBidi"/>
      <w:i/>
      <w:iCs/>
      <w:color w:val="272727" w:themeColor="text1" w:themeTint="D8"/>
      <w:sz w:val="21"/>
      <w:szCs w:val="21"/>
    </w:rPr>
  </w:style>
  <w:style w:type="paragraph" w:styleId="TOCHeading">
    <w:name w:val="TOC Heading"/>
    <w:basedOn w:val="Heading1"/>
    <w:next w:val="Normal"/>
    <w:uiPriority w:val="39"/>
    <w:unhideWhenUsed/>
    <w:qFormat/>
    <w:rsid w:val="005209EE"/>
    <w:pPr>
      <w:numPr>
        <w:numId w:val="0"/>
      </w:numPr>
      <w:spacing w:before="480" w:after="0" w:line="276" w:lineRule="auto"/>
      <w:outlineLvl w:val="9"/>
    </w:pPr>
    <w:rPr>
      <w:rFonts w:asciiTheme="majorHAnsi" w:hAnsiTheme="majorHAnsi"/>
      <w:bCs/>
      <w:color w:val="2E74B5" w:themeColor="accent1" w:themeShade="BF"/>
      <w:sz w:val="28"/>
      <w:szCs w:val="28"/>
      <w:lang w:val="en-US"/>
    </w:rPr>
  </w:style>
  <w:style w:type="paragraph" w:styleId="TOC1">
    <w:name w:val="toc 1"/>
    <w:basedOn w:val="Normal"/>
    <w:next w:val="Normal"/>
    <w:autoRedefine/>
    <w:uiPriority w:val="39"/>
    <w:unhideWhenUsed/>
    <w:rsid w:val="00332449"/>
    <w:pPr>
      <w:tabs>
        <w:tab w:val="left" w:pos="480"/>
        <w:tab w:val="right" w:leader="dot" w:pos="9062"/>
      </w:tabs>
      <w:spacing w:after="0"/>
      <w:jc w:val="left"/>
    </w:pPr>
    <w:rPr>
      <w:rFonts w:asciiTheme="minorHAnsi" w:hAnsiTheme="minorHAnsi"/>
      <w:b/>
      <w:szCs w:val="24"/>
    </w:rPr>
  </w:style>
  <w:style w:type="paragraph" w:styleId="TOC2">
    <w:name w:val="toc 2"/>
    <w:basedOn w:val="Normal"/>
    <w:next w:val="Normal"/>
    <w:autoRedefine/>
    <w:uiPriority w:val="39"/>
    <w:unhideWhenUsed/>
    <w:rsid w:val="005209EE"/>
    <w:pPr>
      <w:spacing w:after="0"/>
      <w:ind w:left="240"/>
      <w:jc w:val="left"/>
    </w:pPr>
    <w:rPr>
      <w:rFonts w:asciiTheme="minorHAnsi" w:hAnsiTheme="minorHAnsi"/>
      <w:b/>
      <w:sz w:val="22"/>
    </w:rPr>
  </w:style>
  <w:style w:type="paragraph" w:styleId="TOC3">
    <w:name w:val="toc 3"/>
    <w:basedOn w:val="Normal"/>
    <w:next w:val="Normal"/>
    <w:autoRedefine/>
    <w:uiPriority w:val="39"/>
    <w:unhideWhenUsed/>
    <w:rsid w:val="005209EE"/>
    <w:pPr>
      <w:spacing w:after="0"/>
      <w:ind w:left="480"/>
      <w:jc w:val="left"/>
    </w:pPr>
    <w:rPr>
      <w:rFonts w:asciiTheme="minorHAnsi" w:hAnsiTheme="minorHAnsi"/>
      <w:sz w:val="22"/>
    </w:rPr>
  </w:style>
  <w:style w:type="paragraph" w:styleId="TOC4">
    <w:name w:val="toc 4"/>
    <w:basedOn w:val="Normal"/>
    <w:next w:val="Normal"/>
    <w:autoRedefine/>
    <w:uiPriority w:val="39"/>
    <w:semiHidden/>
    <w:unhideWhenUsed/>
    <w:rsid w:val="005209EE"/>
    <w:pPr>
      <w:spacing w:after="0"/>
      <w:ind w:left="720"/>
      <w:jc w:val="left"/>
    </w:pPr>
    <w:rPr>
      <w:rFonts w:asciiTheme="minorHAnsi" w:hAnsiTheme="minorHAnsi"/>
      <w:sz w:val="20"/>
      <w:szCs w:val="20"/>
    </w:rPr>
  </w:style>
  <w:style w:type="paragraph" w:styleId="TOC5">
    <w:name w:val="toc 5"/>
    <w:basedOn w:val="Normal"/>
    <w:next w:val="Normal"/>
    <w:autoRedefine/>
    <w:uiPriority w:val="39"/>
    <w:semiHidden/>
    <w:unhideWhenUsed/>
    <w:rsid w:val="005209EE"/>
    <w:pPr>
      <w:spacing w:after="0"/>
      <w:ind w:left="960"/>
      <w:jc w:val="left"/>
    </w:pPr>
    <w:rPr>
      <w:rFonts w:asciiTheme="minorHAnsi" w:hAnsiTheme="minorHAnsi"/>
      <w:sz w:val="20"/>
      <w:szCs w:val="20"/>
    </w:rPr>
  </w:style>
  <w:style w:type="paragraph" w:styleId="TOC6">
    <w:name w:val="toc 6"/>
    <w:basedOn w:val="Normal"/>
    <w:next w:val="Normal"/>
    <w:autoRedefine/>
    <w:uiPriority w:val="39"/>
    <w:semiHidden/>
    <w:unhideWhenUsed/>
    <w:rsid w:val="005209EE"/>
    <w:pPr>
      <w:spacing w:after="0"/>
      <w:ind w:left="1200"/>
      <w:jc w:val="left"/>
    </w:pPr>
    <w:rPr>
      <w:rFonts w:asciiTheme="minorHAnsi" w:hAnsiTheme="minorHAnsi"/>
      <w:sz w:val="20"/>
      <w:szCs w:val="20"/>
    </w:rPr>
  </w:style>
  <w:style w:type="paragraph" w:styleId="TOC7">
    <w:name w:val="toc 7"/>
    <w:basedOn w:val="Normal"/>
    <w:next w:val="Normal"/>
    <w:autoRedefine/>
    <w:uiPriority w:val="39"/>
    <w:semiHidden/>
    <w:unhideWhenUsed/>
    <w:rsid w:val="005209EE"/>
    <w:pPr>
      <w:spacing w:after="0"/>
      <w:ind w:left="1440"/>
      <w:jc w:val="left"/>
    </w:pPr>
    <w:rPr>
      <w:rFonts w:asciiTheme="minorHAnsi" w:hAnsiTheme="minorHAnsi"/>
      <w:sz w:val="20"/>
      <w:szCs w:val="20"/>
    </w:rPr>
  </w:style>
  <w:style w:type="paragraph" w:styleId="TOC8">
    <w:name w:val="toc 8"/>
    <w:basedOn w:val="Normal"/>
    <w:next w:val="Normal"/>
    <w:autoRedefine/>
    <w:uiPriority w:val="39"/>
    <w:semiHidden/>
    <w:unhideWhenUsed/>
    <w:rsid w:val="005209EE"/>
    <w:pPr>
      <w:spacing w:after="0"/>
      <w:ind w:left="1680"/>
      <w:jc w:val="left"/>
    </w:pPr>
    <w:rPr>
      <w:rFonts w:asciiTheme="minorHAnsi" w:hAnsiTheme="minorHAnsi"/>
      <w:sz w:val="20"/>
      <w:szCs w:val="20"/>
    </w:rPr>
  </w:style>
  <w:style w:type="paragraph" w:styleId="TOC9">
    <w:name w:val="toc 9"/>
    <w:basedOn w:val="Normal"/>
    <w:next w:val="Normal"/>
    <w:autoRedefine/>
    <w:uiPriority w:val="39"/>
    <w:semiHidden/>
    <w:unhideWhenUsed/>
    <w:rsid w:val="005209EE"/>
    <w:pPr>
      <w:spacing w:after="0"/>
      <w:ind w:left="1920"/>
      <w:jc w:val="left"/>
    </w:pPr>
    <w:rPr>
      <w:rFonts w:asciiTheme="minorHAnsi" w:hAnsiTheme="minorHAnsi"/>
      <w:sz w:val="20"/>
      <w:szCs w:val="20"/>
    </w:rPr>
  </w:style>
  <w:style w:type="paragraph" w:customStyle="1" w:styleId="Normal4">
    <w:name w:val="Normal4"/>
    <w:rsid w:val="00BA61C9"/>
    <w:pPr>
      <w:spacing w:after="0" w:line="240" w:lineRule="auto"/>
    </w:pPr>
    <w:rPr>
      <w:rFonts w:ascii="Times New Roman" w:eastAsia="Times New Roman" w:hAnsi="Times New Roman" w:cs="Times New Roman"/>
      <w:color w:val="000000"/>
      <w:sz w:val="24"/>
      <w:szCs w:val="20"/>
      <w:lang w:eastAsia="hr-HR"/>
    </w:rPr>
  </w:style>
  <w:style w:type="character" w:styleId="FollowedHyperlink">
    <w:name w:val="FollowedHyperlink"/>
    <w:basedOn w:val="DefaultParagraphFont"/>
    <w:uiPriority w:val="99"/>
    <w:semiHidden/>
    <w:unhideWhenUsed/>
    <w:rsid w:val="00440E76"/>
    <w:rPr>
      <w:color w:val="954F72" w:themeColor="followedHyperlink"/>
      <w:u w:val="single"/>
    </w:rPr>
  </w:style>
  <w:style w:type="paragraph" w:customStyle="1" w:styleId="Normal5">
    <w:name w:val="Normal5"/>
    <w:rsid w:val="00A563F4"/>
    <w:pPr>
      <w:spacing w:after="0" w:line="240" w:lineRule="auto"/>
    </w:pPr>
    <w:rPr>
      <w:rFonts w:ascii="Times New Roman" w:eastAsia="Times New Roman" w:hAnsi="Times New Roman" w:cs="Times New Roman"/>
      <w:color w:val="000000"/>
      <w:sz w:val="24"/>
      <w:szCs w:val="20"/>
      <w:lang w:eastAsia="hr-HR"/>
    </w:rPr>
  </w:style>
  <w:style w:type="paragraph" w:styleId="NoSpacing">
    <w:name w:val="No Spacing"/>
    <w:uiPriority w:val="1"/>
    <w:qFormat/>
    <w:rsid w:val="0004754E"/>
    <w:pPr>
      <w:spacing w:after="0" w:line="240" w:lineRule="auto"/>
      <w:jc w:val="both"/>
    </w:pPr>
    <w:rPr>
      <w:rFonts w:ascii="Times New Roman" w:hAnsi="Times New Roman"/>
      <w:sz w:val="24"/>
    </w:rPr>
  </w:style>
  <w:style w:type="paragraph" w:styleId="Revision">
    <w:name w:val="Revision"/>
    <w:hidden/>
    <w:uiPriority w:val="99"/>
    <w:semiHidden/>
    <w:rsid w:val="00D55856"/>
    <w:pPr>
      <w:spacing w:after="0" w:line="240" w:lineRule="auto"/>
    </w:pPr>
    <w:rPr>
      <w:rFonts w:ascii="Times New Roman" w:hAnsi="Times New Roman"/>
      <w:sz w:val="24"/>
    </w:rPr>
  </w:style>
  <w:style w:type="character" w:customStyle="1" w:styleId="messagebody">
    <w:name w:val="message_body"/>
    <w:basedOn w:val="DefaultParagraphFont"/>
    <w:rsid w:val="002B515C"/>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514470">
      <w:bodyDiv w:val="1"/>
      <w:marLeft w:val="0"/>
      <w:marRight w:val="0"/>
      <w:marTop w:val="0"/>
      <w:marBottom w:val="0"/>
      <w:divBdr>
        <w:top w:val="none" w:sz="0" w:space="0" w:color="auto"/>
        <w:left w:val="none" w:sz="0" w:space="0" w:color="auto"/>
        <w:bottom w:val="none" w:sz="0" w:space="0" w:color="auto"/>
        <w:right w:val="none" w:sz="0" w:space="0" w:color="auto"/>
      </w:divBdr>
    </w:div>
    <w:div w:id="21133209">
      <w:bodyDiv w:val="1"/>
      <w:marLeft w:val="0"/>
      <w:marRight w:val="0"/>
      <w:marTop w:val="0"/>
      <w:marBottom w:val="0"/>
      <w:divBdr>
        <w:top w:val="none" w:sz="0" w:space="0" w:color="auto"/>
        <w:left w:val="none" w:sz="0" w:space="0" w:color="auto"/>
        <w:bottom w:val="none" w:sz="0" w:space="0" w:color="auto"/>
        <w:right w:val="none" w:sz="0" w:space="0" w:color="auto"/>
      </w:divBdr>
      <w:divsChild>
        <w:div w:id="1518887079">
          <w:marLeft w:val="0"/>
          <w:marRight w:val="0"/>
          <w:marTop w:val="0"/>
          <w:marBottom w:val="0"/>
          <w:divBdr>
            <w:top w:val="none" w:sz="0" w:space="0" w:color="auto"/>
            <w:left w:val="none" w:sz="0" w:space="0" w:color="auto"/>
            <w:bottom w:val="none" w:sz="0" w:space="0" w:color="auto"/>
            <w:right w:val="none" w:sz="0" w:space="0" w:color="auto"/>
          </w:divBdr>
          <w:divsChild>
            <w:div w:id="1148934853">
              <w:marLeft w:val="0"/>
              <w:marRight w:val="0"/>
              <w:marTop w:val="0"/>
              <w:marBottom w:val="0"/>
              <w:divBdr>
                <w:top w:val="none" w:sz="0" w:space="0" w:color="auto"/>
                <w:left w:val="none" w:sz="0" w:space="0" w:color="auto"/>
                <w:bottom w:val="none" w:sz="0" w:space="0" w:color="auto"/>
                <w:right w:val="none" w:sz="0" w:space="0" w:color="auto"/>
              </w:divBdr>
              <w:divsChild>
                <w:div w:id="2043163376">
                  <w:marLeft w:val="0"/>
                  <w:marRight w:val="0"/>
                  <w:marTop w:val="0"/>
                  <w:marBottom w:val="0"/>
                  <w:divBdr>
                    <w:top w:val="none" w:sz="0" w:space="0" w:color="auto"/>
                    <w:left w:val="none" w:sz="0" w:space="0" w:color="auto"/>
                    <w:bottom w:val="none" w:sz="0" w:space="0" w:color="auto"/>
                    <w:right w:val="none" w:sz="0" w:space="0" w:color="auto"/>
                  </w:divBdr>
                  <w:divsChild>
                    <w:div w:id="1632858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12450">
      <w:bodyDiv w:val="1"/>
      <w:marLeft w:val="0"/>
      <w:marRight w:val="0"/>
      <w:marTop w:val="0"/>
      <w:marBottom w:val="0"/>
      <w:divBdr>
        <w:top w:val="none" w:sz="0" w:space="0" w:color="auto"/>
        <w:left w:val="none" w:sz="0" w:space="0" w:color="auto"/>
        <w:bottom w:val="none" w:sz="0" w:space="0" w:color="auto"/>
        <w:right w:val="none" w:sz="0" w:space="0" w:color="auto"/>
      </w:divBdr>
    </w:div>
    <w:div w:id="1147551255">
      <w:bodyDiv w:val="1"/>
      <w:marLeft w:val="0"/>
      <w:marRight w:val="0"/>
      <w:marTop w:val="0"/>
      <w:marBottom w:val="0"/>
      <w:divBdr>
        <w:top w:val="none" w:sz="0" w:space="0" w:color="auto"/>
        <w:left w:val="none" w:sz="0" w:space="0" w:color="auto"/>
        <w:bottom w:val="none" w:sz="0" w:space="0" w:color="auto"/>
        <w:right w:val="none" w:sz="0" w:space="0" w:color="auto"/>
      </w:divBdr>
    </w:div>
    <w:div w:id="1599412036">
      <w:bodyDiv w:val="1"/>
      <w:marLeft w:val="0"/>
      <w:marRight w:val="0"/>
      <w:marTop w:val="0"/>
      <w:marBottom w:val="0"/>
      <w:divBdr>
        <w:top w:val="none" w:sz="0" w:space="0" w:color="auto"/>
        <w:left w:val="none" w:sz="0" w:space="0" w:color="auto"/>
        <w:bottom w:val="none" w:sz="0" w:space="0" w:color="auto"/>
        <w:right w:val="none" w:sz="0" w:space="0" w:color="auto"/>
      </w:divBdr>
      <w:divsChild>
        <w:div w:id="900020474">
          <w:marLeft w:val="0"/>
          <w:marRight w:val="0"/>
          <w:marTop w:val="0"/>
          <w:marBottom w:val="0"/>
          <w:divBdr>
            <w:top w:val="none" w:sz="0" w:space="0" w:color="auto"/>
            <w:left w:val="none" w:sz="0" w:space="0" w:color="auto"/>
            <w:bottom w:val="none" w:sz="0" w:space="0" w:color="auto"/>
            <w:right w:val="none" w:sz="0" w:space="0" w:color="auto"/>
          </w:divBdr>
          <w:divsChild>
            <w:div w:id="383137270">
              <w:marLeft w:val="0"/>
              <w:marRight w:val="0"/>
              <w:marTop w:val="0"/>
              <w:marBottom w:val="0"/>
              <w:divBdr>
                <w:top w:val="none" w:sz="0" w:space="0" w:color="auto"/>
                <w:left w:val="none" w:sz="0" w:space="0" w:color="auto"/>
                <w:bottom w:val="none" w:sz="0" w:space="0" w:color="auto"/>
                <w:right w:val="none" w:sz="0" w:space="0" w:color="auto"/>
              </w:divBdr>
              <w:divsChild>
                <w:div w:id="1236012173">
                  <w:marLeft w:val="0"/>
                  <w:marRight w:val="0"/>
                  <w:marTop w:val="0"/>
                  <w:marBottom w:val="0"/>
                  <w:divBdr>
                    <w:top w:val="none" w:sz="0" w:space="0" w:color="auto"/>
                    <w:left w:val="none" w:sz="0" w:space="0" w:color="auto"/>
                    <w:bottom w:val="none" w:sz="0" w:space="0" w:color="auto"/>
                    <w:right w:val="none" w:sz="0" w:space="0" w:color="auto"/>
                  </w:divBdr>
                  <w:divsChild>
                    <w:div w:id="5568191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29117816">
      <w:bodyDiv w:val="1"/>
      <w:marLeft w:val="0"/>
      <w:marRight w:val="0"/>
      <w:marTop w:val="0"/>
      <w:marBottom w:val="0"/>
      <w:divBdr>
        <w:top w:val="none" w:sz="0" w:space="0" w:color="auto"/>
        <w:left w:val="none" w:sz="0" w:space="0" w:color="auto"/>
        <w:bottom w:val="none" w:sz="0" w:space="0" w:color="auto"/>
        <w:right w:val="none" w:sz="0" w:space="0" w:color="auto"/>
      </w:divBdr>
      <w:divsChild>
        <w:div w:id="424352479">
          <w:marLeft w:val="0"/>
          <w:marRight w:val="0"/>
          <w:marTop w:val="0"/>
          <w:marBottom w:val="0"/>
          <w:divBdr>
            <w:top w:val="none" w:sz="0" w:space="0" w:color="auto"/>
            <w:left w:val="none" w:sz="0" w:space="0" w:color="auto"/>
            <w:bottom w:val="none" w:sz="0" w:space="0" w:color="auto"/>
            <w:right w:val="none" w:sz="0" w:space="0" w:color="auto"/>
          </w:divBdr>
          <w:divsChild>
            <w:div w:id="878201658">
              <w:marLeft w:val="0"/>
              <w:marRight w:val="0"/>
              <w:marTop w:val="0"/>
              <w:marBottom w:val="0"/>
              <w:divBdr>
                <w:top w:val="none" w:sz="0" w:space="0" w:color="auto"/>
                <w:left w:val="none" w:sz="0" w:space="0" w:color="auto"/>
                <w:bottom w:val="none" w:sz="0" w:space="0" w:color="auto"/>
                <w:right w:val="none" w:sz="0" w:space="0" w:color="auto"/>
              </w:divBdr>
              <w:divsChild>
                <w:div w:id="1990329506">
                  <w:marLeft w:val="0"/>
                  <w:marRight w:val="0"/>
                  <w:marTop w:val="0"/>
                  <w:marBottom w:val="0"/>
                  <w:divBdr>
                    <w:top w:val="none" w:sz="0" w:space="0" w:color="auto"/>
                    <w:left w:val="none" w:sz="0" w:space="0" w:color="auto"/>
                    <w:bottom w:val="none" w:sz="0" w:space="0" w:color="auto"/>
                    <w:right w:val="none" w:sz="0" w:space="0" w:color="auto"/>
                  </w:divBdr>
                  <w:divsChild>
                    <w:div w:id="119152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9907589">
      <w:bodyDiv w:val="1"/>
      <w:marLeft w:val="0"/>
      <w:marRight w:val="0"/>
      <w:marTop w:val="0"/>
      <w:marBottom w:val="0"/>
      <w:divBdr>
        <w:top w:val="none" w:sz="0" w:space="0" w:color="auto"/>
        <w:left w:val="none" w:sz="0" w:space="0" w:color="auto"/>
        <w:bottom w:val="none" w:sz="0" w:space="0" w:color="auto"/>
        <w:right w:val="none" w:sz="0" w:space="0" w:color="auto"/>
      </w:divBdr>
      <w:divsChild>
        <w:div w:id="820538572">
          <w:marLeft w:val="0"/>
          <w:marRight w:val="0"/>
          <w:marTop w:val="0"/>
          <w:marBottom w:val="0"/>
          <w:divBdr>
            <w:top w:val="none" w:sz="0" w:space="0" w:color="auto"/>
            <w:left w:val="none" w:sz="0" w:space="0" w:color="auto"/>
            <w:bottom w:val="none" w:sz="0" w:space="0" w:color="auto"/>
            <w:right w:val="none" w:sz="0" w:space="0" w:color="auto"/>
          </w:divBdr>
          <w:divsChild>
            <w:div w:id="2141923909">
              <w:marLeft w:val="0"/>
              <w:marRight w:val="0"/>
              <w:marTop w:val="0"/>
              <w:marBottom w:val="0"/>
              <w:divBdr>
                <w:top w:val="none" w:sz="0" w:space="0" w:color="auto"/>
                <w:left w:val="none" w:sz="0" w:space="0" w:color="auto"/>
                <w:bottom w:val="none" w:sz="0" w:space="0" w:color="auto"/>
                <w:right w:val="none" w:sz="0" w:space="0" w:color="auto"/>
              </w:divBdr>
              <w:divsChild>
                <w:div w:id="1812090345">
                  <w:marLeft w:val="0"/>
                  <w:marRight w:val="0"/>
                  <w:marTop w:val="0"/>
                  <w:marBottom w:val="0"/>
                  <w:divBdr>
                    <w:top w:val="none" w:sz="0" w:space="0" w:color="auto"/>
                    <w:left w:val="none" w:sz="0" w:space="0" w:color="auto"/>
                    <w:bottom w:val="none" w:sz="0" w:space="0" w:color="auto"/>
                    <w:right w:val="none" w:sz="0" w:space="0" w:color="auto"/>
                  </w:divBdr>
                  <w:divsChild>
                    <w:div w:id="12613361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0036974">
      <w:bodyDiv w:val="1"/>
      <w:marLeft w:val="0"/>
      <w:marRight w:val="0"/>
      <w:marTop w:val="0"/>
      <w:marBottom w:val="0"/>
      <w:divBdr>
        <w:top w:val="none" w:sz="0" w:space="0" w:color="auto"/>
        <w:left w:val="none" w:sz="0" w:space="0" w:color="auto"/>
        <w:bottom w:val="none" w:sz="0" w:space="0" w:color="auto"/>
        <w:right w:val="none" w:sz="0" w:space="0" w:color="auto"/>
      </w:divBdr>
      <w:divsChild>
        <w:div w:id="1567642426">
          <w:marLeft w:val="0"/>
          <w:marRight w:val="0"/>
          <w:marTop w:val="0"/>
          <w:marBottom w:val="0"/>
          <w:divBdr>
            <w:top w:val="none" w:sz="0" w:space="0" w:color="auto"/>
            <w:left w:val="none" w:sz="0" w:space="0" w:color="auto"/>
            <w:bottom w:val="none" w:sz="0" w:space="0" w:color="auto"/>
            <w:right w:val="none" w:sz="0" w:space="0" w:color="auto"/>
          </w:divBdr>
          <w:divsChild>
            <w:div w:id="964428749">
              <w:marLeft w:val="0"/>
              <w:marRight w:val="0"/>
              <w:marTop w:val="0"/>
              <w:marBottom w:val="0"/>
              <w:divBdr>
                <w:top w:val="none" w:sz="0" w:space="0" w:color="auto"/>
                <w:left w:val="none" w:sz="0" w:space="0" w:color="auto"/>
                <w:bottom w:val="none" w:sz="0" w:space="0" w:color="auto"/>
                <w:right w:val="none" w:sz="0" w:space="0" w:color="auto"/>
              </w:divBdr>
              <w:divsChild>
                <w:div w:id="262154995">
                  <w:marLeft w:val="0"/>
                  <w:marRight w:val="0"/>
                  <w:marTop w:val="0"/>
                  <w:marBottom w:val="0"/>
                  <w:divBdr>
                    <w:top w:val="none" w:sz="0" w:space="0" w:color="auto"/>
                    <w:left w:val="none" w:sz="0" w:space="0" w:color="auto"/>
                    <w:bottom w:val="none" w:sz="0" w:space="0" w:color="auto"/>
                    <w:right w:val="none" w:sz="0" w:space="0" w:color="auto"/>
                  </w:divBdr>
                  <w:divsChild>
                    <w:div w:id="6283167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804718">
      <w:bodyDiv w:val="1"/>
      <w:marLeft w:val="0"/>
      <w:marRight w:val="0"/>
      <w:marTop w:val="0"/>
      <w:marBottom w:val="0"/>
      <w:divBdr>
        <w:top w:val="none" w:sz="0" w:space="0" w:color="auto"/>
        <w:left w:val="none" w:sz="0" w:space="0" w:color="auto"/>
        <w:bottom w:val="none" w:sz="0" w:space="0" w:color="auto"/>
        <w:right w:val="none" w:sz="0" w:space="0" w:color="auto"/>
      </w:divBdr>
      <w:divsChild>
        <w:div w:id="2134862211">
          <w:marLeft w:val="0"/>
          <w:marRight w:val="0"/>
          <w:marTop w:val="0"/>
          <w:marBottom w:val="0"/>
          <w:divBdr>
            <w:top w:val="none" w:sz="0" w:space="0" w:color="auto"/>
            <w:left w:val="none" w:sz="0" w:space="0" w:color="auto"/>
            <w:bottom w:val="none" w:sz="0" w:space="0" w:color="auto"/>
            <w:right w:val="none" w:sz="0" w:space="0" w:color="auto"/>
          </w:divBdr>
          <w:divsChild>
            <w:div w:id="324011699">
              <w:marLeft w:val="0"/>
              <w:marRight w:val="0"/>
              <w:marTop w:val="0"/>
              <w:marBottom w:val="0"/>
              <w:divBdr>
                <w:top w:val="none" w:sz="0" w:space="0" w:color="auto"/>
                <w:left w:val="none" w:sz="0" w:space="0" w:color="auto"/>
                <w:bottom w:val="none" w:sz="0" w:space="0" w:color="auto"/>
                <w:right w:val="none" w:sz="0" w:space="0" w:color="auto"/>
              </w:divBdr>
              <w:divsChild>
                <w:div w:id="1782842492">
                  <w:marLeft w:val="0"/>
                  <w:marRight w:val="0"/>
                  <w:marTop w:val="0"/>
                  <w:marBottom w:val="0"/>
                  <w:divBdr>
                    <w:top w:val="none" w:sz="0" w:space="0" w:color="auto"/>
                    <w:left w:val="none" w:sz="0" w:space="0" w:color="auto"/>
                    <w:bottom w:val="none" w:sz="0" w:space="0" w:color="auto"/>
                    <w:right w:val="none" w:sz="0" w:space="0" w:color="auto"/>
                  </w:divBdr>
                  <w:divsChild>
                    <w:div w:id="328170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9.png"/><Relationship Id="rId21" Type="http://schemas.openxmlformats.org/officeDocument/2006/relationships/image" Target="media/image14.png"/><Relationship Id="rId42" Type="http://schemas.openxmlformats.org/officeDocument/2006/relationships/image" Target="media/image35.png"/><Relationship Id="rId47" Type="http://schemas.openxmlformats.org/officeDocument/2006/relationships/image" Target="media/image40.png"/><Relationship Id="rId63" Type="http://schemas.openxmlformats.org/officeDocument/2006/relationships/oleObject" Target="embeddings/oleObject2.bin"/><Relationship Id="rId68" Type="http://schemas.openxmlformats.org/officeDocument/2006/relationships/image" Target="media/image57.emf"/><Relationship Id="rId84" Type="http://schemas.openxmlformats.org/officeDocument/2006/relationships/image" Target="media/image70.png"/><Relationship Id="rId89" Type="http://schemas.openxmlformats.org/officeDocument/2006/relationships/image" Target="media/image75.png"/><Relationship Id="rId16" Type="http://schemas.openxmlformats.org/officeDocument/2006/relationships/image" Target="media/image9.png"/><Relationship Id="rId107" Type="http://schemas.openxmlformats.org/officeDocument/2006/relationships/fontTable" Target="fontTable.xml"/><Relationship Id="rId11" Type="http://schemas.openxmlformats.org/officeDocument/2006/relationships/image" Target="media/image4.png"/><Relationship Id="rId32" Type="http://schemas.openxmlformats.org/officeDocument/2006/relationships/image" Target="media/image25.png"/><Relationship Id="rId37" Type="http://schemas.openxmlformats.org/officeDocument/2006/relationships/image" Target="media/image30.png"/><Relationship Id="rId53" Type="http://schemas.openxmlformats.org/officeDocument/2006/relationships/image" Target="media/image46.png"/><Relationship Id="rId58" Type="http://schemas.openxmlformats.org/officeDocument/2006/relationships/image" Target="media/image51.png"/><Relationship Id="rId74" Type="http://schemas.openxmlformats.org/officeDocument/2006/relationships/image" Target="media/image62.png"/><Relationship Id="rId79" Type="http://schemas.openxmlformats.org/officeDocument/2006/relationships/image" Target="media/image67.png"/><Relationship Id="rId102" Type="http://schemas.openxmlformats.org/officeDocument/2006/relationships/hyperlink" Target="http://astah.net/" TargetMode="External"/><Relationship Id="rId5" Type="http://schemas.openxmlformats.org/officeDocument/2006/relationships/webSettings" Target="webSettings.xml"/><Relationship Id="rId90" Type="http://schemas.openxmlformats.org/officeDocument/2006/relationships/image" Target="media/image76.png"/><Relationship Id="rId95" Type="http://schemas.openxmlformats.org/officeDocument/2006/relationships/image" Target="media/image81.png"/><Relationship Id="rId22" Type="http://schemas.openxmlformats.org/officeDocument/2006/relationships/image" Target="media/image15.png"/><Relationship Id="rId27" Type="http://schemas.openxmlformats.org/officeDocument/2006/relationships/image" Target="media/image20.png"/><Relationship Id="rId43" Type="http://schemas.openxmlformats.org/officeDocument/2006/relationships/image" Target="media/image36.png"/><Relationship Id="rId48" Type="http://schemas.openxmlformats.org/officeDocument/2006/relationships/image" Target="media/image41.png"/><Relationship Id="rId64" Type="http://schemas.openxmlformats.org/officeDocument/2006/relationships/image" Target="media/image55.emf"/><Relationship Id="rId69" Type="http://schemas.openxmlformats.org/officeDocument/2006/relationships/oleObject" Target="embeddings/oleObject5.bin"/><Relationship Id="rId80" Type="http://schemas.openxmlformats.org/officeDocument/2006/relationships/hyperlink" Target="https://www.visualstudio.com/" TargetMode="External"/><Relationship Id="rId85" Type="http://schemas.openxmlformats.org/officeDocument/2006/relationships/image" Target="media/image71.png"/><Relationship Id="rId12" Type="http://schemas.openxmlformats.org/officeDocument/2006/relationships/image" Target="media/image5.png"/><Relationship Id="rId17" Type="http://schemas.openxmlformats.org/officeDocument/2006/relationships/image" Target="media/image10.png"/><Relationship Id="rId33" Type="http://schemas.openxmlformats.org/officeDocument/2006/relationships/image" Target="media/image26.png"/><Relationship Id="rId38" Type="http://schemas.openxmlformats.org/officeDocument/2006/relationships/image" Target="media/image31.png"/><Relationship Id="rId59" Type="http://schemas.openxmlformats.org/officeDocument/2006/relationships/image" Target="media/image52.png"/><Relationship Id="rId103" Type="http://schemas.openxmlformats.org/officeDocument/2006/relationships/hyperlink" Target="http://www.asp.net/mvc" TargetMode="External"/><Relationship Id="rId108" Type="http://schemas.microsoft.com/office/2011/relationships/people" Target="people.xml"/><Relationship Id="rId54" Type="http://schemas.openxmlformats.org/officeDocument/2006/relationships/image" Target="media/image47.png"/><Relationship Id="rId70" Type="http://schemas.openxmlformats.org/officeDocument/2006/relationships/image" Target="media/image58.png"/><Relationship Id="rId75" Type="http://schemas.openxmlformats.org/officeDocument/2006/relationships/image" Target="media/image63.png"/><Relationship Id="rId91" Type="http://schemas.openxmlformats.org/officeDocument/2006/relationships/image" Target="media/image77.png"/><Relationship Id="rId96" Type="http://schemas.openxmlformats.org/officeDocument/2006/relationships/image" Target="media/image8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106" Type="http://schemas.openxmlformats.org/officeDocument/2006/relationships/image" Target="media/image85.png"/><Relationship Id="rId10" Type="http://schemas.openxmlformats.org/officeDocument/2006/relationships/image" Target="media/image3.png"/><Relationship Id="rId31" Type="http://schemas.openxmlformats.org/officeDocument/2006/relationships/image" Target="media/image24.png"/><Relationship Id="rId44" Type="http://schemas.openxmlformats.org/officeDocument/2006/relationships/image" Target="media/image37.jpg"/><Relationship Id="rId52" Type="http://schemas.openxmlformats.org/officeDocument/2006/relationships/footer" Target="footer1.xml"/><Relationship Id="rId60" Type="http://schemas.openxmlformats.org/officeDocument/2006/relationships/image" Target="media/image53.emf"/><Relationship Id="rId65" Type="http://schemas.openxmlformats.org/officeDocument/2006/relationships/oleObject" Target="embeddings/oleObject3.bin"/><Relationship Id="rId73" Type="http://schemas.openxmlformats.org/officeDocument/2006/relationships/image" Target="media/image61.png"/><Relationship Id="rId78" Type="http://schemas.openxmlformats.org/officeDocument/2006/relationships/image" Target="media/image66.png"/><Relationship Id="rId81" Type="http://schemas.openxmlformats.org/officeDocument/2006/relationships/hyperlink" Target="https://azure.microsoft.com" TargetMode="External"/><Relationship Id="rId86" Type="http://schemas.openxmlformats.org/officeDocument/2006/relationships/image" Target="media/image72.png"/><Relationship Id="rId94" Type="http://schemas.openxmlformats.org/officeDocument/2006/relationships/image" Target="media/image80.png"/><Relationship Id="rId99" Type="http://schemas.openxmlformats.org/officeDocument/2006/relationships/hyperlink" Target="http://www.fer.unizg.hr/predmet/opp" TargetMode="External"/><Relationship Id="rId101" Type="http://schemas.openxmlformats.org/officeDocument/2006/relationships/hyperlink" Target="http://www.fer.unizg.hr/predmet/op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6.png"/><Relationship Id="rId18" Type="http://schemas.openxmlformats.org/officeDocument/2006/relationships/image" Target="media/image11.png"/><Relationship Id="rId39" Type="http://schemas.openxmlformats.org/officeDocument/2006/relationships/image" Target="media/image32.png"/><Relationship Id="rId109" Type="http://schemas.openxmlformats.org/officeDocument/2006/relationships/theme" Target="theme/theme1.xml"/><Relationship Id="rId34" Type="http://schemas.openxmlformats.org/officeDocument/2006/relationships/image" Target="media/image27.png"/><Relationship Id="rId50" Type="http://schemas.openxmlformats.org/officeDocument/2006/relationships/image" Target="media/image43.png"/><Relationship Id="rId55" Type="http://schemas.openxmlformats.org/officeDocument/2006/relationships/image" Target="media/image48.png"/><Relationship Id="rId76" Type="http://schemas.openxmlformats.org/officeDocument/2006/relationships/image" Target="media/image64.png"/><Relationship Id="rId97" Type="http://schemas.openxmlformats.org/officeDocument/2006/relationships/image" Target="media/image83.png"/><Relationship Id="rId104" Type="http://schemas.openxmlformats.org/officeDocument/2006/relationships/hyperlink" Target="http://www.ibm.com/developerworks/rational/library/3101.html" TargetMode="External"/><Relationship Id="rId7" Type="http://schemas.openxmlformats.org/officeDocument/2006/relationships/endnotes" Target="endnotes.xml"/><Relationship Id="rId71" Type="http://schemas.openxmlformats.org/officeDocument/2006/relationships/image" Target="media/image59.png"/><Relationship Id="rId92" Type="http://schemas.openxmlformats.org/officeDocument/2006/relationships/image" Target="media/image78.png"/><Relationship Id="rId2" Type="http://schemas.openxmlformats.org/officeDocument/2006/relationships/numbering" Target="numbering.xml"/><Relationship Id="rId29" Type="http://schemas.openxmlformats.org/officeDocument/2006/relationships/image" Target="media/image22.png"/><Relationship Id="rId24" Type="http://schemas.openxmlformats.org/officeDocument/2006/relationships/image" Target="media/image17.png"/><Relationship Id="rId40" Type="http://schemas.openxmlformats.org/officeDocument/2006/relationships/image" Target="media/image33.png"/><Relationship Id="rId45" Type="http://schemas.openxmlformats.org/officeDocument/2006/relationships/image" Target="media/image38.JPG"/><Relationship Id="rId66" Type="http://schemas.openxmlformats.org/officeDocument/2006/relationships/image" Target="media/image56.emf"/><Relationship Id="rId87" Type="http://schemas.openxmlformats.org/officeDocument/2006/relationships/image" Target="media/image73.png"/><Relationship Id="rId61" Type="http://schemas.openxmlformats.org/officeDocument/2006/relationships/oleObject" Target="embeddings/oleObject1.bin"/><Relationship Id="rId82" Type="http://schemas.openxmlformats.org/officeDocument/2006/relationships/image" Target="media/image68.png"/><Relationship Id="rId19" Type="http://schemas.openxmlformats.org/officeDocument/2006/relationships/image" Target="media/image12.png"/><Relationship Id="rId14" Type="http://schemas.openxmlformats.org/officeDocument/2006/relationships/image" Target="media/image7.png"/><Relationship Id="rId30" Type="http://schemas.openxmlformats.org/officeDocument/2006/relationships/image" Target="media/image23.png"/><Relationship Id="rId35" Type="http://schemas.openxmlformats.org/officeDocument/2006/relationships/image" Target="media/image28.png"/><Relationship Id="rId56" Type="http://schemas.openxmlformats.org/officeDocument/2006/relationships/image" Target="media/image49.png"/><Relationship Id="rId77" Type="http://schemas.openxmlformats.org/officeDocument/2006/relationships/image" Target="media/image65.png"/><Relationship Id="rId100" Type="http://schemas.openxmlformats.org/officeDocument/2006/relationships/hyperlink" Target="https://moodle.fer.hr" TargetMode="External"/><Relationship Id="rId105" Type="http://schemas.openxmlformats.org/officeDocument/2006/relationships/hyperlink" Target="http://www.tracemodeler.com/articles/a_quick_introduction_to_uml_sequence_diagrams/" TargetMode="External"/><Relationship Id="rId8" Type="http://schemas.openxmlformats.org/officeDocument/2006/relationships/image" Target="media/image1.png"/><Relationship Id="rId51" Type="http://schemas.openxmlformats.org/officeDocument/2006/relationships/header" Target="header1.xml"/><Relationship Id="rId72" Type="http://schemas.openxmlformats.org/officeDocument/2006/relationships/image" Target="media/image60.png"/><Relationship Id="rId93" Type="http://schemas.openxmlformats.org/officeDocument/2006/relationships/image" Target="media/image79.png"/><Relationship Id="rId98" Type="http://schemas.openxmlformats.org/officeDocument/2006/relationships/image" Target="media/image84.png"/><Relationship Id="rId3" Type="http://schemas.openxmlformats.org/officeDocument/2006/relationships/styles" Target="styles.xml"/><Relationship Id="rId25" Type="http://schemas.openxmlformats.org/officeDocument/2006/relationships/image" Target="media/image18.png"/><Relationship Id="rId46" Type="http://schemas.openxmlformats.org/officeDocument/2006/relationships/image" Target="media/image39.png"/><Relationship Id="rId67" Type="http://schemas.openxmlformats.org/officeDocument/2006/relationships/oleObject" Target="embeddings/oleObject4.bin"/><Relationship Id="rId20" Type="http://schemas.openxmlformats.org/officeDocument/2006/relationships/image" Target="media/image13.png"/><Relationship Id="rId41" Type="http://schemas.openxmlformats.org/officeDocument/2006/relationships/image" Target="media/image34.png"/><Relationship Id="rId62" Type="http://schemas.openxmlformats.org/officeDocument/2006/relationships/image" Target="media/image54.emf"/><Relationship Id="rId83" Type="http://schemas.openxmlformats.org/officeDocument/2006/relationships/image" Target="media/image69.png"/><Relationship Id="rId88" Type="http://schemas.openxmlformats.org/officeDocument/2006/relationships/image" Target="media/image74.png"/></Relationships>
</file>

<file path=word/_rels/footer1.xml.rels><?xml version="1.0" encoding="UTF-8" standalone="yes"?>
<Relationships xmlns="http://schemas.openxmlformats.org/package/2006/relationships"><Relationship Id="rId1" Type="http://schemas.openxmlformats.org/officeDocument/2006/relationships/image" Target="media/image45.png"/></Relationships>
</file>

<file path=word/_rels/header1.xml.rels><?xml version="1.0" encoding="UTF-8" standalone="yes"?>
<Relationships xmlns="http://schemas.openxmlformats.org/package/2006/relationships"><Relationship Id="rId1" Type="http://schemas.openxmlformats.org/officeDocument/2006/relationships/image" Target="media/image4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2D0786C-6FF9-4AF7-93AA-570C2677511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98</Pages>
  <Words>15916</Words>
  <Characters>90722</Characters>
  <Application>Microsoft Office Word</Application>
  <DocSecurity>0</DocSecurity>
  <Lines>756</Lines>
  <Paragraphs>212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106426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Tin Trčak</dc:creator>
  <cp:keywords/>
  <dc:description/>
  <cp:lastModifiedBy>Jan Kelemen</cp:lastModifiedBy>
  <cp:revision>2</cp:revision>
  <cp:lastPrinted>2015-11-20T18:30:00Z</cp:lastPrinted>
  <dcterms:created xsi:type="dcterms:W3CDTF">2016-01-21T13:49:00Z</dcterms:created>
  <dcterms:modified xsi:type="dcterms:W3CDTF">2016-01-21T13:49:00Z</dcterms:modified>
</cp:coreProperties>
</file>