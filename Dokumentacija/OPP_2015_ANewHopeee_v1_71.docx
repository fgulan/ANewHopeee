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621801F"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133585">
          <w:rPr>
            <w:rFonts w:eastAsia="Arial"/>
            <w:i/>
            <w:sz w:val="32"/>
          </w:rPr>
          <w:t>8</w:t>
        </w:r>
      </w:ins>
      <w:ins w:id="1" w:author="Jan Kelemen" w:date="2016-01-21T14:42:00Z">
        <w:del w:id="2" w:author="Tin Trčak" w:date="2016-01-21T15:15:00Z">
          <w:r w:rsidR="000B494C" w:rsidDel="00133585">
            <w:rPr>
              <w:rFonts w:eastAsia="Arial"/>
              <w:i/>
              <w:sz w:val="32"/>
            </w:rPr>
            <w:delText>1</w:delText>
          </w:r>
        </w:del>
      </w:ins>
      <w:del w:id="3"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w:t>
      </w:r>
      <w:bookmarkStart w:id="4" w:name="_GoBack"/>
      <w:bookmarkEnd w:id="4"/>
      <w:r w:rsidRPr="0020295F">
        <w:rPr>
          <w:rFonts w:eastAsia="Arial"/>
          <w:i/>
        </w:rPr>
        <w:t xml:space="preserve">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5"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6"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7"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8"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9"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10" w:author="Tin Trčak" w:date="2016-01-21T00:39:00Z">
        <w:r w:rsidR="002B515C">
          <w:t xml:space="preserve">, </w:t>
        </w:r>
        <w:r w:rsidR="002B515C">
          <w:rPr>
            <w:rStyle w:val="messagebody"/>
          </w:rPr>
          <w:t>dijagram stanja</w:t>
        </w:r>
      </w:ins>
      <w:ins w:id="11" w:author="Tin Trčak" w:date="2016-01-21T00:54:00Z">
        <w:r w:rsidR="007F474F">
          <w:rPr>
            <w:rStyle w:val="messagebody"/>
          </w:rPr>
          <w:t>, pojmovnik</w:t>
        </w:r>
      </w:ins>
      <w:ins w:id="12"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13"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4"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ins>
          <w:r w:rsidR="00974A3B">
            <w:rPr>
              <w:noProof/>
              <w:webHidden/>
            </w:rPr>
          </w:r>
          <w:r w:rsidR="00974A3B">
            <w:rPr>
              <w:noProof/>
              <w:webHidden/>
            </w:rPr>
            <w:fldChar w:fldCharType="separate"/>
          </w:r>
          <w:ins w:id="15" w:author="Tin Trčak" w:date="2016-01-21T13:59:00Z">
            <w:r w:rsidR="00AB372B">
              <w:rPr>
                <w:noProof/>
                <w:webHidden/>
              </w:rPr>
              <w:t>4</w:t>
            </w:r>
          </w:ins>
          <w:ins w:id="16" w:author="Tin Trčak" w:date="2016-01-21T00:51:00Z">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17" w:author="Tin Trčak" w:date="2016-01-21T00:51:00Z"/>
              <w:rFonts w:eastAsiaTheme="minorEastAsia"/>
              <w:b w:val="0"/>
              <w:noProof/>
              <w:sz w:val="22"/>
              <w:szCs w:val="22"/>
              <w:lang w:eastAsia="hr-HR"/>
            </w:rPr>
          </w:pPr>
          <w:ins w:id="1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ins>
          <w:r>
            <w:rPr>
              <w:noProof/>
              <w:webHidden/>
            </w:rPr>
          </w:r>
          <w:r>
            <w:rPr>
              <w:noProof/>
              <w:webHidden/>
            </w:rPr>
            <w:fldChar w:fldCharType="separate"/>
          </w:r>
          <w:ins w:id="19" w:author="Tin Trčak" w:date="2016-01-21T13:59:00Z">
            <w:r w:rsidR="00AB372B">
              <w:rPr>
                <w:noProof/>
                <w:webHidden/>
              </w:rPr>
              <w:t>7</w:t>
            </w:r>
          </w:ins>
          <w:ins w:id="20" w:author="Tin Trčak" w:date="2016-01-21T00:51:00Z">
            <w:r>
              <w:rPr>
                <w:noProof/>
                <w:webHidden/>
              </w:rPr>
              <w:fldChar w:fldCharType="end"/>
            </w:r>
            <w:r w:rsidRPr="002D3D9F">
              <w:rPr>
                <w:rStyle w:val="Hyperlink"/>
                <w:noProof/>
              </w:rPr>
              <w:fldChar w:fldCharType="end"/>
            </w:r>
          </w:ins>
        </w:p>
        <w:p w14:paraId="1E6836F0" w14:textId="77777777" w:rsidR="00974A3B" w:rsidRDefault="00974A3B">
          <w:pPr>
            <w:pStyle w:val="TOC1"/>
            <w:rPr>
              <w:ins w:id="21" w:author="Tin Trčak" w:date="2016-01-21T00:51:00Z"/>
              <w:rFonts w:eastAsiaTheme="minorEastAsia"/>
              <w:b w:val="0"/>
              <w:noProof/>
              <w:sz w:val="22"/>
              <w:szCs w:val="22"/>
              <w:lang w:eastAsia="hr-HR"/>
            </w:rPr>
          </w:pPr>
          <w:ins w:id="2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ins>
          <w:r>
            <w:rPr>
              <w:noProof/>
              <w:webHidden/>
            </w:rPr>
          </w:r>
          <w:r>
            <w:rPr>
              <w:noProof/>
              <w:webHidden/>
            </w:rPr>
            <w:fldChar w:fldCharType="separate"/>
          </w:r>
          <w:ins w:id="23" w:author="Tin Trčak" w:date="2016-01-21T13:59:00Z">
            <w:r w:rsidR="00AB372B">
              <w:rPr>
                <w:noProof/>
                <w:webHidden/>
              </w:rPr>
              <w:t>10</w:t>
            </w:r>
          </w:ins>
          <w:ins w:id="24" w:author="Tin Trčak" w:date="2016-01-21T00:51:00Z">
            <w:r>
              <w:rPr>
                <w:noProof/>
                <w:webHidden/>
              </w:rPr>
              <w:fldChar w:fldCharType="end"/>
            </w:r>
            <w:r w:rsidRPr="002D3D9F">
              <w:rPr>
                <w:rStyle w:val="Hyperlink"/>
                <w:noProof/>
              </w:rPr>
              <w:fldChar w:fldCharType="end"/>
            </w:r>
          </w:ins>
        </w:p>
        <w:p w14:paraId="1F104931" w14:textId="77777777" w:rsidR="00974A3B" w:rsidRDefault="00974A3B">
          <w:pPr>
            <w:pStyle w:val="TOC1"/>
            <w:rPr>
              <w:ins w:id="25" w:author="Tin Trčak" w:date="2016-01-21T00:51:00Z"/>
              <w:rFonts w:eastAsiaTheme="minorEastAsia"/>
              <w:b w:val="0"/>
              <w:noProof/>
              <w:sz w:val="22"/>
              <w:szCs w:val="22"/>
              <w:lang w:eastAsia="hr-HR"/>
            </w:rPr>
          </w:pPr>
          <w:ins w:id="2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ins>
          <w:r>
            <w:rPr>
              <w:noProof/>
              <w:webHidden/>
            </w:rPr>
          </w:r>
          <w:r>
            <w:rPr>
              <w:noProof/>
              <w:webHidden/>
            </w:rPr>
            <w:fldChar w:fldCharType="separate"/>
          </w:r>
          <w:ins w:id="27" w:author="Tin Trčak" w:date="2016-01-21T13:59:00Z">
            <w:r w:rsidR="00AB372B">
              <w:rPr>
                <w:noProof/>
                <w:webHidden/>
              </w:rPr>
              <w:t>11</w:t>
            </w:r>
          </w:ins>
          <w:ins w:id="28" w:author="Tin Trčak" w:date="2016-01-21T00:51:00Z">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29" w:author="Tin Trčak" w:date="2016-01-21T00:51:00Z"/>
              <w:rFonts w:eastAsiaTheme="minorEastAsia"/>
              <w:b w:val="0"/>
              <w:noProof/>
              <w:lang w:eastAsia="hr-HR"/>
            </w:rPr>
          </w:pPr>
          <w:ins w:id="3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ins>
          <w:r>
            <w:rPr>
              <w:noProof/>
              <w:webHidden/>
            </w:rPr>
          </w:r>
          <w:r>
            <w:rPr>
              <w:noProof/>
              <w:webHidden/>
            </w:rPr>
            <w:fldChar w:fldCharType="separate"/>
          </w:r>
          <w:ins w:id="31" w:author="Tin Trčak" w:date="2016-01-21T13:59:00Z">
            <w:r w:rsidR="00AB372B">
              <w:rPr>
                <w:noProof/>
                <w:webHidden/>
              </w:rPr>
              <w:t>13</w:t>
            </w:r>
          </w:ins>
          <w:ins w:id="32" w:author="Tin Trčak" w:date="2016-01-21T00:51:00Z">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33" w:author="Tin Trčak" w:date="2016-01-21T00:51:00Z"/>
              <w:rFonts w:eastAsiaTheme="minorEastAsia"/>
              <w:b w:val="0"/>
              <w:noProof/>
              <w:lang w:eastAsia="hr-HR"/>
            </w:rPr>
          </w:pPr>
          <w:ins w:id="3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ins>
          <w:r>
            <w:rPr>
              <w:noProof/>
              <w:webHidden/>
            </w:rPr>
          </w:r>
          <w:r>
            <w:rPr>
              <w:noProof/>
              <w:webHidden/>
            </w:rPr>
            <w:fldChar w:fldCharType="separate"/>
          </w:r>
          <w:ins w:id="35" w:author="Tin Trčak" w:date="2016-01-21T13:59:00Z">
            <w:r w:rsidR="00AB372B">
              <w:rPr>
                <w:noProof/>
                <w:webHidden/>
              </w:rPr>
              <w:t>27</w:t>
            </w:r>
          </w:ins>
          <w:ins w:id="36" w:author="Tin Trčak" w:date="2016-01-21T00:51:00Z">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37" w:author="Tin Trčak" w:date="2016-01-21T00:51:00Z"/>
              <w:rFonts w:eastAsiaTheme="minorEastAsia"/>
              <w:b w:val="0"/>
              <w:noProof/>
              <w:lang w:eastAsia="hr-HR"/>
            </w:rPr>
          </w:pPr>
          <w:ins w:id="3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ins>
          <w:r>
            <w:rPr>
              <w:noProof/>
              <w:webHidden/>
            </w:rPr>
          </w:r>
          <w:r>
            <w:rPr>
              <w:noProof/>
              <w:webHidden/>
            </w:rPr>
            <w:fldChar w:fldCharType="separate"/>
          </w:r>
          <w:ins w:id="39" w:author="Tin Trčak" w:date="2016-01-21T13:59:00Z">
            <w:r w:rsidR="00AB372B">
              <w:rPr>
                <w:noProof/>
                <w:webHidden/>
              </w:rPr>
              <w:t>31</w:t>
            </w:r>
          </w:ins>
          <w:ins w:id="40" w:author="Tin Trčak" w:date="2016-01-21T00:51:00Z">
            <w:r>
              <w:rPr>
                <w:noProof/>
                <w:webHidden/>
              </w:rPr>
              <w:fldChar w:fldCharType="end"/>
            </w:r>
            <w:r w:rsidRPr="002D3D9F">
              <w:rPr>
                <w:rStyle w:val="Hyperlink"/>
                <w:noProof/>
              </w:rPr>
              <w:fldChar w:fldCharType="end"/>
            </w:r>
          </w:ins>
        </w:p>
        <w:p w14:paraId="1281EB13" w14:textId="77777777" w:rsidR="00974A3B" w:rsidRDefault="00974A3B">
          <w:pPr>
            <w:pStyle w:val="TOC1"/>
            <w:rPr>
              <w:ins w:id="41" w:author="Tin Trčak" w:date="2016-01-21T00:51:00Z"/>
              <w:rFonts w:eastAsiaTheme="minorEastAsia"/>
              <w:b w:val="0"/>
              <w:noProof/>
              <w:sz w:val="22"/>
              <w:szCs w:val="22"/>
              <w:lang w:eastAsia="hr-HR"/>
            </w:rPr>
          </w:pPr>
          <w:ins w:id="4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ins>
          <w:r>
            <w:rPr>
              <w:noProof/>
              <w:webHidden/>
            </w:rPr>
          </w:r>
          <w:r>
            <w:rPr>
              <w:noProof/>
              <w:webHidden/>
            </w:rPr>
            <w:fldChar w:fldCharType="separate"/>
          </w:r>
          <w:ins w:id="43" w:author="Tin Trčak" w:date="2016-01-21T13:59:00Z">
            <w:r w:rsidR="00AB372B">
              <w:rPr>
                <w:noProof/>
                <w:webHidden/>
              </w:rPr>
              <w:t>47</w:t>
            </w:r>
          </w:ins>
          <w:ins w:id="44" w:author="Tin Trčak" w:date="2016-01-21T00:51:00Z">
            <w:r>
              <w:rPr>
                <w:noProof/>
                <w:webHidden/>
              </w:rPr>
              <w:fldChar w:fldCharType="end"/>
            </w:r>
            <w:r w:rsidRPr="002D3D9F">
              <w:rPr>
                <w:rStyle w:val="Hyperlink"/>
                <w:noProof/>
              </w:rPr>
              <w:fldChar w:fldCharType="end"/>
            </w:r>
          </w:ins>
        </w:p>
        <w:p w14:paraId="1D23E6BC" w14:textId="77777777" w:rsidR="00974A3B" w:rsidRDefault="00974A3B">
          <w:pPr>
            <w:pStyle w:val="TOC1"/>
            <w:rPr>
              <w:ins w:id="45" w:author="Tin Trčak" w:date="2016-01-21T00:51:00Z"/>
              <w:rFonts w:eastAsiaTheme="minorEastAsia"/>
              <w:b w:val="0"/>
              <w:noProof/>
              <w:sz w:val="22"/>
              <w:szCs w:val="22"/>
              <w:lang w:eastAsia="hr-HR"/>
            </w:rPr>
          </w:pPr>
          <w:ins w:id="4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ins>
          <w:r>
            <w:rPr>
              <w:noProof/>
              <w:webHidden/>
            </w:rPr>
          </w:r>
          <w:r>
            <w:rPr>
              <w:noProof/>
              <w:webHidden/>
            </w:rPr>
            <w:fldChar w:fldCharType="separate"/>
          </w:r>
          <w:ins w:id="47" w:author="Tin Trčak" w:date="2016-01-21T13:59:00Z">
            <w:r w:rsidR="00AB372B">
              <w:rPr>
                <w:noProof/>
                <w:webHidden/>
              </w:rPr>
              <w:t>48</w:t>
            </w:r>
          </w:ins>
          <w:ins w:id="48" w:author="Tin Trčak" w:date="2016-01-21T00:51:00Z">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49" w:author="Tin Trčak" w:date="2016-01-21T00:51:00Z"/>
              <w:rFonts w:eastAsiaTheme="minorEastAsia"/>
              <w:b w:val="0"/>
              <w:noProof/>
              <w:lang w:eastAsia="hr-HR"/>
            </w:rPr>
          </w:pPr>
          <w:ins w:id="5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ins>
          <w:r>
            <w:rPr>
              <w:noProof/>
              <w:webHidden/>
            </w:rPr>
          </w:r>
          <w:r>
            <w:rPr>
              <w:noProof/>
              <w:webHidden/>
            </w:rPr>
            <w:fldChar w:fldCharType="separate"/>
          </w:r>
          <w:ins w:id="51" w:author="Tin Trčak" w:date="2016-01-21T13:59:00Z">
            <w:r w:rsidR="00AB372B">
              <w:rPr>
                <w:noProof/>
                <w:webHidden/>
              </w:rPr>
              <w:t>48</w:t>
            </w:r>
          </w:ins>
          <w:ins w:id="52" w:author="Tin Trčak" w:date="2016-01-21T00:51:00Z">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53" w:author="Tin Trčak" w:date="2016-01-21T00:51:00Z"/>
              <w:rFonts w:eastAsiaTheme="minorEastAsia"/>
              <w:b w:val="0"/>
              <w:noProof/>
              <w:lang w:eastAsia="hr-HR"/>
            </w:rPr>
          </w:pPr>
          <w:ins w:id="5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ins>
          <w:r>
            <w:rPr>
              <w:noProof/>
              <w:webHidden/>
            </w:rPr>
          </w:r>
          <w:r>
            <w:rPr>
              <w:noProof/>
              <w:webHidden/>
            </w:rPr>
            <w:fldChar w:fldCharType="separate"/>
          </w:r>
          <w:ins w:id="55" w:author="Tin Trčak" w:date="2016-01-21T13:59:00Z">
            <w:r w:rsidR="00AB372B">
              <w:rPr>
                <w:noProof/>
                <w:webHidden/>
              </w:rPr>
              <w:t>54</w:t>
            </w:r>
          </w:ins>
          <w:ins w:id="56" w:author="Tin Trčak" w:date="2016-01-21T00:51:00Z">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57" w:author="Tin Trčak" w:date="2016-01-21T00:51:00Z"/>
              <w:rFonts w:eastAsiaTheme="minorEastAsia"/>
              <w:b w:val="0"/>
              <w:noProof/>
              <w:lang w:eastAsia="hr-HR"/>
            </w:rPr>
          </w:pPr>
          <w:ins w:id="5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ins>
          <w:r>
            <w:rPr>
              <w:noProof/>
              <w:webHidden/>
            </w:rPr>
          </w:r>
          <w:r>
            <w:rPr>
              <w:noProof/>
              <w:webHidden/>
            </w:rPr>
            <w:fldChar w:fldCharType="separate"/>
          </w:r>
          <w:ins w:id="59" w:author="Tin Trčak" w:date="2016-01-21T13:59:00Z">
            <w:r w:rsidR="00AB372B">
              <w:rPr>
                <w:noProof/>
                <w:webHidden/>
              </w:rPr>
              <w:t>56</w:t>
            </w:r>
          </w:ins>
          <w:ins w:id="60" w:author="Tin Trčak" w:date="2016-01-21T00:51:00Z">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61" w:author="Tin Trčak" w:date="2016-01-21T00:51:00Z"/>
              <w:rFonts w:eastAsiaTheme="minorEastAsia"/>
              <w:b w:val="0"/>
              <w:noProof/>
              <w:lang w:eastAsia="hr-HR"/>
            </w:rPr>
          </w:pPr>
          <w:ins w:id="6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ins>
          <w:r>
            <w:rPr>
              <w:noProof/>
              <w:webHidden/>
            </w:rPr>
          </w:r>
          <w:r>
            <w:rPr>
              <w:noProof/>
              <w:webHidden/>
            </w:rPr>
            <w:fldChar w:fldCharType="separate"/>
          </w:r>
          <w:ins w:id="63" w:author="Tin Trčak" w:date="2016-01-21T13:59:00Z">
            <w:r w:rsidR="00AB372B">
              <w:rPr>
                <w:noProof/>
                <w:webHidden/>
              </w:rPr>
              <w:t>57</w:t>
            </w:r>
          </w:ins>
          <w:ins w:id="64" w:author="Tin Trčak" w:date="2016-01-21T00:51:00Z">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65" w:author="Tin Trčak" w:date="2016-01-21T00:51:00Z"/>
              <w:rFonts w:eastAsiaTheme="minorEastAsia"/>
              <w:noProof/>
              <w:lang w:eastAsia="hr-HR"/>
            </w:rPr>
          </w:pPr>
          <w:ins w:id="6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ins>
          <w:r>
            <w:rPr>
              <w:noProof/>
              <w:webHidden/>
            </w:rPr>
          </w:r>
          <w:r>
            <w:rPr>
              <w:noProof/>
              <w:webHidden/>
            </w:rPr>
            <w:fldChar w:fldCharType="separate"/>
          </w:r>
          <w:ins w:id="67" w:author="Tin Trčak" w:date="2016-01-21T13:59:00Z">
            <w:r w:rsidR="00AB372B">
              <w:rPr>
                <w:noProof/>
                <w:webHidden/>
              </w:rPr>
              <w:t>57</w:t>
            </w:r>
          </w:ins>
          <w:ins w:id="68" w:author="Tin Trčak" w:date="2016-01-21T00:51:00Z">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69" w:author="Tin Trčak" w:date="2016-01-21T00:51:00Z"/>
              <w:rFonts w:eastAsiaTheme="minorEastAsia"/>
              <w:noProof/>
              <w:lang w:eastAsia="hr-HR"/>
            </w:rPr>
          </w:pPr>
          <w:ins w:id="7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ins>
          <w:r>
            <w:rPr>
              <w:noProof/>
              <w:webHidden/>
            </w:rPr>
          </w:r>
          <w:r>
            <w:rPr>
              <w:noProof/>
              <w:webHidden/>
            </w:rPr>
            <w:fldChar w:fldCharType="separate"/>
          </w:r>
          <w:ins w:id="71" w:author="Tin Trčak" w:date="2016-01-21T13:59:00Z">
            <w:r w:rsidR="00AB372B">
              <w:rPr>
                <w:noProof/>
                <w:webHidden/>
              </w:rPr>
              <w:t>59</w:t>
            </w:r>
          </w:ins>
          <w:ins w:id="72" w:author="Tin Trčak" w:date="2016-01-21T00:51:00Z">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73" w:author="Tin Trčak" w:date="2016-01-21T00:51:00Z"/>
              <w:rFonts w:eastAsiaTheme="minorEastAsia"/>
              <w:noProof/>
              <w:lang w:eastAsia="hr-HR"/>
            </w:rPr>
          </w:pPr>
          <w:ins w:id="7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ins>
          <w:r>
            <w:rPr>
              <w:noProof/>
              <w:webHidden/>
            </w:rPr>
          </w:r>
          <w:r>
            <w:rPr>
              <w:noProof/>
              <w:webHidden/>
            </w:rPr>
            <w:fldChar w:fldCharType="separate"/>
          </w:r>
          <w:ins w:id="75" w:author="Tin Trčak" w:date="2016-01-21T13:59:00Z">
            <w:r w:rsidR="00AB372B">
              <w:rPr>
                <w:noProof/>
                <w:webHidden/>
              </w:rPr>
              <w:t>61</w:t>
            </w:r>
          </w:ins>
          <w:ins w:id="76" w:author="Tin Trčak" w:date="2016-01-21T00:51:00Z">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77" w:author="Tin Trčak" w:date="2016-01-21T00:51:00Z"/>
              <w:rFonts w:eastAsiaTheme="minorEastAsia"/>
              <w:noProof/>
              <w:lang w:eastAsia="hr-HR"/>
            </w:rPr>
          </w:pPr>
          <w:ins w:id="7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ins>
          <w:r>
            <w:rPr>
              <w:noProof/>
              <w:webHidden/>
            </w:rPr>
          </w:r>
          <w:r>
            <w:rPr>
              <w:noProof/>
              <w:webHidden/>
            </w:rPr>
            <w:fldChar w:fldCharType="separate"/>
          </w:r>
          <w:ins w:id="79" w:author="Tin Trčak" w:date="2016-01-21T13:59:00Z">
            <w:r w:rsidR="00AB372B">
              <w:rPr>
                <w:noProof/>
                <w:webHidden/>
              </w:rPr>
              <w:t>62</w:t>
            </w:r>
          </w:ins>
          <w:ins w:id="80" w:author="Tin Trčak" w:date="2016-01-21T00:51:00Z">
            <w:r>
              <w:rPr>
                <w:noProof/>
                <w:webHidden/>
              </w:rPr>
              <w:fldChar w:fldCharType="end"/>
            </w:r>
            <w:r w:rsidRPr="002D3D9F">
              <w:rPr>
                <w:rStyle w:val="Hyperlink"/>
                <w:noProof/>
              </w:rPr>
              <w:fldChar w:fldCharType="end"/>
            </w:r>
          </w:ins>
        </w:p>
        <w:p w14:paraId="4C1F154E" w14:textId="77777777" w:rsidR="00974A3B" w:rsidRDefault="00974A3B">
          <w:pPr>
            <w:pStyle w:val="TOC1"/>
            <w:rPr>
              <w:ins w:id="81" w:author="Tin Trčak" w:date="2016-01-21T00:51:00Z"/>
              <w:rFonts w:eastAsiaTheme="minorEastAsia"/>
              <w:b w:val="0"/>
              <w:noProof/>
              <w:sz w:val="22"/>
              <w:szCs w:val="22"/>
              <w:lang w:eastAsia="hr-HR"/>
            </w:rPr>
          </w:pPr>
          <w:ins w:id="8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ins>
          <w:r>
            <w:rPr>
              <w:noProof/>
              <w:webHidden/>
            </w:rPr>
          </w:r>
          <w:r>
            <w:rPr>
              <w:noProof/>
              <w:webHidden/>
            </w:rPr>
            <w:fldChar w:fldCharType="separate"/>
          </w:r>
          <w:ins w:id="83" w:author="Tin Trčak" w:date="2016-01-21T13:59:00Z">
            <w:r w:rsidR="00AB372B">
              <w:rPr>
                <w:noProof/>
                <w:webHidden/>
              </w:rPr>
              <w:t>65</w:t>
            </w:r>
          </w:ins>
          <w:ins w:id="84" w:author="Tin Trčak" w:date="2016-01-21T00:51:00Z">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85" w:author="Tin Trčak" w:date="2016-01-21T00:51:00Z"/>
              <w:rFonts w:eastAsiaTheme="minorEastAsia"/>
              <w:b w:val="0"/>
              <w:noProof/>
              <w:lang w:eastAsia="hr-HR"/>
            </w:rPr>
          </w:pPr>
          <w:ins w:id="8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ins>
          <w:r>
            <w:rPr>
              <w:noProof/>
              <w:webHidden/>
            </w:rPr>
          </w:r>
          <w:r>
            <w:rPr>
              <w:noProof/>
              <w:webHidden/>
            </w:rPr>
            <w:fldChar w:fldCharType="separate"/>
          </w:r>
          <w:ins w:id="87" w:author="Tin Trčak" w:date="2016-01-21T13:59:00Z">
            <w:r w:rsidR="00AB372B">
              <w:rPr>
                <w:noProof/>
                <w:webHidden/>
              </w:rPr>
              <w:t>65</w:t>
            </w:r>
          </w:ins>
          <w:ins w:id="88" w:author="Tin Trčak" w:date="2016-01-21T00:51:00Z">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89" w:author="Tin Trčak" w:date="2016-01-21T00:51:00Z"/>
              <w:rFonts w:eastAsiaTheme="minorEastAsia"/>
              <w:b w:val="0"/>
              <w:noProof/>
              <w:lang w:eastAsia="hr-HR"/>
            </w:rPr>
          </w:pPr>
          <w:ins w:id="9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ins>
          <w:r>
            <w:rPr>
              <w:noProof/>
              <w:webHidden/>
            </w:rPr>
          </w:r>
          <w:r>
            <w:rPr>
              <w:noProof/>
              <w:webHidden/>
            </w:rPr>
            <w:fldChar w:fldCharType="separate"/>
          </w:r>
          <w:ins w:id="91" w:author="Tin Trčak" w:date="2016-01-21T13:59:00Z">
            <w:r w:rsidR="00AB372B">
              <w:rPr>
                <w:noProof/>
                <w:webHidden/>
              </w:rPr>
              <w:t>66</w:t>
            </w:r>
          </w:ins>
          <w:ins w:id="92" w:author="Tin Trčak" w:date="2016-01-21T00:51:00Z">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93" w:author="Tin Trčak" w:date="2016-01-21T00:51:00Z"/>
              <w:rFonts w:eastAsiaTheme="minorEastAsia"/>
              <w:b w:val="0"/>
              <w:noProof/>
              <w:lang w:eastAsia="hr-HR"/>
            </w:rPr>
          </w:pPr>
          <w:ins w:id="9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ins>
          <w:r>
            <w:rPr>
              <w:noProof/>
              <w:webHidden/>
            </w:rPr>
          </w:r>
          <w:r>
            <w:rPr>
              <w:noProof/>
              <w:webHidden/>
            </w:rPr>
            <w:fldChar w:fldCharType="separate"/>
          </w:r>
          <w:ins w:id="95" w:author="Tin Trčak" w:date="2016-01-21T13:59:00Z">
            <w:r w:rsidR="00AB372B">
              <w:rPr>
                <w:noProof/>
                <w:webHidden/>
              </w:rPr>
              <w:t>68</w:t>
            </w:r>
          </w:ins>
          <w:ins w:id="96" w:author="Tin Trčak" w:date="2016-01-21T00:51:00Z">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97" w:author="Tin Trčak" w:date="2016-01-21T00:51:00Z"/>
              <w:rFonts w:eastAsiaTheme="minorEastAsia"/>
              <w:b w:val="0"/>
              <w:noProof/>
              <w:lang w:eastAsia="hr-HR"/>
            </w:rPr>
          </w:pPr>
          <w:ins w:id="9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ins>
          <w:r>
            <w:rPr>
              <w:noProof/>
              <w:webHidden/>
            </w:rPr>
          </w:r>
          <w:r>
            <w:rPr>
              <w:noProof/>
              <w:webHidden/>
            </w:rPr>
            <w:fldChar w:fldCharType="separate"/>
          </w:r>
          <w:ins w:id="99" w:author="Tin Trčak" w:date="2016-01-21T13:59:00Z">
            <w:r w:rsidR="00AB372B">
              <w:rPr>
                <w:noProof/>
                <w:webHidden/>
              </w:rPr>
              <w:t>71</w:t>
            </w:r>
          </w:ins>
          <w:ins w:id="100" w:author="Tin Trčak" w:date="2016-01-21T00:51:00Z">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101" w:author="Tin Trčak" w:date="2016-01-21T00:51:00Z"/>
              <w:rFonts w:eastAsiaTheme="minorEastAsia"/>
              <w:b w:val="0"/>
              <w:noProof/>
              <w:lang w:eastAsia="hr-HR"/>
            </w:rPr>
          </w:pPr>
          <w:ins w:id="10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ins>
          <w:r>
            <w:rPr>
              <w:noProof/>
              <w:webHidden/>
            </w:rPr>
          </w:r>
          <w:r>
            <w:rPr>
              <w:noProof/>
              <w:webHidden/>
            </w:rPr>
            <w:fldChar w:fldCharType="separate"/>
          </w:r>
          <w:ins w:id="103" w:author="Tin Trčak" w:date="2016-01-21T13:59:00Z">
            <w:r w:rsidR="00AB372B">
              <w:rPr>
                <w:noProof/>
                <w:webHidden/>
              </w:rPr>
              <w:t>78</w:t>
            </w:r>
          </w:ins>
          <w:ins w:id="104" w:author="Tin Trčak" w:date="2016-01-21T00:51:00Z">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105" w:author="Tin Trčak" w:date="2016-01-21T00:51:00Z"/>
              <w:rFonts w:eastAsiaTheme="minorEastAsia"/>
              <w:b w:val="0"/>
              <w:noProof/>
              <w:lang w:eastAsia="hr-HR"/>
            </w:rPr>
          </w:pPr>
          <w:ins w:id="10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ins>
          <w:r>
            <w:rPr>
              <w:noProof/>
              <w:webHidden/>
            </w:rPr>
          </w:r>
          <w:r>
            <w:rPr>
              <w:noProof/>
              <w:webHidden/>
            </w:rPr>
            <w:fldChar w:fldCharType="separate"/>
          </w:r>
          <w:ins w:id="107" w:author="Tin Trčak" w:date="2016-01-21T13:59:00Z">
            <w:r w:rsidR="00AB372B">
              <w:rPr>
                <w:noProof/>
                <w:webHidden/>
              </w:rPr>
              <w:t>85</w:t>
            </w:r>
          </w:ins>
          <w:ins w:id="108" w:author="Tin Trčak" w:date="2016-01-21T00:51:00Z">
            <w:r>
              <w:rPr>
                <w:noProof/>
                <w:webHidden/>
              </w:rPr>
              <w:fldChar w:fldCharType="end"/>
            </w:r>
            <w:r w:rsidRPr="002D3D9F">
              <w:rPr>
                <w:rStyle w:val="Hyperlink"/>
                <w:noProof/>
              </w:rPr>
              <w:fldChar w:fldCharType="end"/>
            </w:r>
          </w:ins>
        </w:p>
        <w:p w14:paraId="0546A5B7" w14:textId="77777777" w:rsidR="00974A3B" w:rsidRDefault="00974A3B">
          <w:pPr>
            <w:pStyle w:val="TOC1"/>
            <w:rPr>
              <w:ins w:id="109" w:author="Tin Trčak" w:date="2016-01-21T00:51:00Z"/>
              <w:rFonts w:eastAsiaTheme="minorEastAsia"/>
              <w:b w:val="0"/>
              <w:noProof/>
              <w:sz w:val="22"/>
              <w:szCs w:val="22"/>
              <w:lang w:eastAsia="hr-HR"/>
            </w:rPr>
          </w:pPr>
          <w:ins w:id="11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ins>
          <w:r>
            <w:rPr>
              <w:noProof/>
              <w:webHidden/>
            </w:rPr>
          </w:r>
          <w:r>
            <w:rPr>
              <w:noProof/>
              <w:webHidden/>
            </w:rPr>
            <w:fldChar w:fldCharType="separate"/>
          </w:r>
          <w:ins w:id="111" w:author="Tin Trčak" w:date="2016-01-21T13:59:00Z">
            <w:r w:rsidR="00AB372B">
              <w:rPr>
                <w:noProof/>
                <w:webHidden/>
              </w:rPr>
              <w:t>90</w:t>
            </w:r>
          </w:ins>
          <w:ins w:id="112" w:author="Tin Trčak" w:date="2016-01-21T00:51:00Z">
            <w:r>
              <w:rPr>
                <w:noProof/>
                <w:webHidden/>
              </w:rPr>
              <w:fldChar w:fldCharType="end"/>
            </w:r>
            <w:r w:rsidRPr="002D3D9F">
              <w:rPr>
                <w:rStyle w:val="Hyperlink"/>
                <w:noProof/>
              </w:rPr>
              <w:fldChar w:fldCharType="end"/>
            </w:r>
          </w:ins>
        </w:p>
        <w:p w14:paraId="02501D8C" w14:textId="77777777" w:rsidR="00974A3B" w:rsidRDefault="00974A3B">
          <w:pPr>
            <w:pStyle w:val="TOC1"/>
            <w:rPr>
              <w:ins w:id="113" w:author="Tin Trčak" w:date="2016-01-21T00:51:00Z"/>
              <w:rFonts w:eastAsiaTheme="minorEastAsia"/>
              <w:b w:val="0"/>
              <w:noProof/>
              <w:sz w:val="22"/>
              <w:szCs w:val="22"/>
              <w:lang w:eastAsia="hr-HR"/>
            </w:rPr>
          </w:pPr>
          <w:ins w:id="11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ins>
          <w:r>
            <w:rPr>
              <w:noProof/>
              <w:webHidden/>
            </w:rPr>
          </w:r>
          <w:r>
            <w:rPr>
              <w:noProof/>
              <w:webHidden/>
            </w:rPr>
            <w:fldChar w:fldCharType="separate"/>
          </w:r>
          <w:ins w:id="115" w:author="Tin Trčak" w:date="2016-01-21T13:59:00Z">
            <w:r w:rsidR="00AB372B">
              <w:rPr>
                <w:noProof/>
                <w:webHidden/>
              </w:rPr>
              <w:t>91</w:t>
            </w:r>
          </w:ins>
          <w:ins w:id="116" w:author="Tin Trčak" w:date="2016-01-21T00:51:00Z">
            <w:r>
              <w:rPr>
                <w:noProof/>
                <w:webHidden/>
              </w:rPr>
              <w:fldChar w:fldCharType="end"/>
            </w:r>
            <w:r w:rsidRPr="002D3D9F">
              <w:rPr>
                <w:rStyle w:val="Hyperlink"/>
                <w:noProof/>
              </w:rPr>
              <w:fldChar w:fldCharType="end"/>
            </w:r>
          </w:ins>
        </w:p>
        <w:p w14:paraId="568A42F3" w14:textId="77777777" w:rsidR="00974A3B" w:rsidRDefault="00974A3B">
          <w:pPr>
            <w:pStyle w:val="TOC1"/>
            <w:rPr>
              <w:ins w:id="117" w:author="Tin Trčak" w:date="2016-01-21T00:51:00Z"/>
              <w:rFonts w:eastAsiaTheme="minorEastAsia"/>
              <w:b w:val="0"/>
              <w:noProof/>
              <w:sz w:val="22"/>
              <w:szCs w:val="22"/>
              <w:lang w:eastAsia="hr-HR"/>
            </w:rPr>
          </w:pPr>
          <w:ins w:id="11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ins>
          <w:r>
            <w:rPr>
              <w:noProof/>
              <w:webHidden/>
            </w:rPr>
          </w:r>
          <w:r>
            <w:rPr>
              <w:noProof/>
              <w:webHidden/>
            </w:rPr>
            <w:fldChar w:fldCharType="separate"/>
          </w:r>
          <w:ins w:id="119" w:author="Tin Trčak" w:date="2016-01-21T13:59:00Z">
            <w:r w:rsidR="00AB372B">
              <w:rPr>
                <w:noProof/>
                <w:webHidden/>
              </w:rPr>
              <w:t>92</w:t>
            </w:r>
          </w:ins>
          <w:ins w:id="120" w:author="Tin Trčak" w:date="2016-01-21T00:51:00Z">
            <w:r>
              <w:rPr>
                <w:noProof/>
                <w:webHidden/>
              </w:rPr>
              <w:fldChar w:fldCharType="end"/>
            </w:r>
            <w:r w:rsidRPr="002D3D9F">
              <w:rPr>
                <w:rStyle w:val="Hyperlink"/>
                <w:noProof/>
              </w:rPr>
              <w:fldChar w:fldCharType="end"/>
            </w:r>
          </w:ins>
        </w:p>
        <w:p w14:paraId="11373BE0" w14:textId="77777777" w:rsidR="00974A3B" w:rsidRDefault="00974A3B">
          <w:pPr>
            <w:pStyle w:val="TOC1"/>
            <w:rPr>
              <w:ins w:id="121" w:author="Tin Trčak" w:date="2016-01-21T00:51:00Z"/>
              <w:rFonts w:eastAsiaTheme="minorEastAsia"/>
              <w:b w:val="0"/>
              <w:noProof/>
              <w:sz w:val="22"/>
              <w:szCs w:val="22"/>
              <w:lang w:eastAsia="hr-HR"/>
            </w:rPr>
          </w:pPr>
          <w:ins w:id="12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ins>
          <w:r>
            <w:rPr>
              <w:noProof/>
              <w:webHidden/>
            </w:rPr>
          </w:r>
          <w:r>
            <w:rPr>
              <w:noProof/>
              <w:webHidden/>
            </w:rPr>
            <w:fldChar w:fldCharType="separate"/>
          </w:r>
          <w:ins w:id="123" w:author="Tin Trčak" w:date="2016-01-21T13:59:00Z">
            <w:r w:rsidR="00AB372B">
              <w:rPr>
                <w:noProof/>
                <w:webHidden/>
              </w:rPr>
              <w:t>94</w:t>
            </w:r>
          </w:ins>
          <w:ins w:id="124" w:author="Tin Trčak" w:date="2016-01-21T00:51:00Z">
            <w:r>
              <w:rPr>
                <w:noProof/>
                <w:webHidden/>
              </w:rPr>
              <w:fldChar w:fldCharType="end"/>
            </w:r>
            <w:r w:rsidRPr="002D3D9F">
              <w:rPr>
                <w:rStyle w:val="Hyperlink"/>
                <w:noProof/>
              </w:rPr>
              <w:fldChar w:fldCharType="end"/>
            </w:r>
          </w:ins>
        </w:p>
        <w:p w14:paraId="0F00B175" w14:textId="77777777" w:rsidR="00974A3B" w:rsidRDefault="00974A3B">
          <w:pPr>
            <w:pStyle w:val="TOC1"/>
            <w:rPr>
              <w:ins w:id="125" w:author="Tin Trčak" w:date="2016-01-21T00:51:00Z"/>
              <w:rFonts w:eastAsiaTheme="minorEastAsia"/>
              <w:b w:val="0"/>
              <w:noProof/>
              <w:sz w:val="22"/>
              <w:szCs w:val="22"/>
              <w:lang w:eastAsia="hr-HR"/>
            </w:rPr>
          </w:pPr>
          <w:ins w:id="12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ins>
          <w:r>
            <w:rPr>
              <w:noProof/>
              <w:webHidden/>
            </w:rPr>
          </w:r>
          <w:r>
            <w:rPr>
              <w:noProof/>
              <w:webHidden/>
            </w:rPr>
            <w:fldChar w:fldCharType="separate"/>
          </w:r>
          <w:ins w:id="127" w:author="Tin Trčak" w:date="2016-01-21T13:59:00Z">
            <w:r w:rsidR="00AB372B">
              <w:rPr>
                <w:noProof/>
                <w:webHidden/>
              </w:rPr>
              <w:t>95</w:t>
            </w:r>
          </w:ins>
          <w:ins w:id="128" w:author="Tin Trčak" w:date="2016-01-21T00:51:00Z">
            <w:r>
              <w:rPr>
                <w:noProof/>
                <w:webHidden/>
              </w:rPr>
              <w:fldChar w:fldCharType="end"/>
            </w:r>
            <w:r w:rsidRPr="002D3D9F">
              <w:rPr>
                <w:rStyle w:val="Hyperlink"/>
                <w:noProof/>
              </w:rPr>
              <w:fldChar w:fldCharType="end"/>
            </w:r>
          </w:ins>
        </w:p>
        <w:p w14:paraId="28A48802" w14:textId="77777777" w:rsidR="00974A3B" w:rsidRDefault="00974A3B">
          <w:pPr>
            <w:pStyle w:val="TOC1"/>
            <w:rPr>
              <w:ins w:id="129" w:author="Tin Trčak" w:date="2016-01-21T00:51:00Z"/>
              <w:rFonts w:eastAsiaTheme="minorEastAsia"/>
              <w:b w:val="0"/>
              <w:noProof/>
              <w:sz w:val="22"/>
              <w:szCs w:val="22"/>
              <w:lang w:eastAsia="hr-HR"/>
            </w:rPr>
          </w:pPr>
          <w:ins w:id="13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ins>
          <w:r>
            <w:rPr>
              <w:noProof/>
              <w:webHidden/>
            </w:rPr>
          </w:r>
          <w:r>
            <w:rPr>
              <w:noProof/>
              <w:webHidden/>
            </w:rPr>
            <w:fldChar w:fldCharType="separate"/>
          </w:r>
          <w:ins w:id="131" w:author="Tin Trčak" w:date="2016-01-21T13:59:00Z">
            <w:r w:rsidR="00AB372B">
              <w:rPr>
                <w:noProof/>
                <w:webHidden/>
              </w:rPr>
              <w:t>98</w:t>
            </w:r>
          </w:ins>
          <w:ins w:id="132" w:author="Tin Trčak" w:date="2016-01-21T00:51:00Z">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133" w:author="Tin Trčak" w:date="2016-01-21T00:51:00Z"/>
              <w:rFonts w:eastAsiaTheme="minorEastAsia"/>
              <w:b w:val="0"/>
              <w:noProof/>
              <w:sz w:val="22"/>
              <w:szCs w:val="22"/>
              <w:lang w:eastAsia="hr-HR"/>
            </w:rPr>
          </w:pPr>
          <w:del w:id="134" w:author="Tin Trčak" w:date="2016-01-21T00:51:00Z">
            <w:r w:rsidRPr="00974A3B" w:rsidDel="00974A3B">
              <w:rPr>
                <w:rPrChange w:id="135" w:author="Tin Trčak" w:date="2016-01-21T00:51:00Z">
                  <w:rPr>
                    <w:rStyle w:val="Hyperlink"/>
                    <w:rFonts w:eastAsia="Arial"/>
                    <w:b w:val="0"/>
                    <w:noProof/>
                  </w:rPr>
                </w:rPrChange>
              </w:rPr>
              <w:delText>1.</w:delText>
            </w:r>
            <w:r w:rsidDel="00974A3B">
              <w:rPr>
                <w:rFonts w:eastAsiaTheme="minorEastAsia"/>
                <w:b w:val="0"/>
                <w:noProof/>
                <w:sz w:val="22"/>
                <w:szCs w:val="22"/>
                <w:lang w:eastAsia="hr-HR"/>
              </w:rPr>
              <w:tab/>
            </w:r>
            <w:r w:rsidRPr="00974A3B" w:rsidDel="00974A3B">
              <w:rPr>
                <w:rPrChange w:id="136" w:author="Tin Trčak" w:date="2016-01-21T00:51:00Z">
                  <w:rPr>
                    <w:rStyle w:val="Hyperlink"/>
                    <w:rFonts w:eastAsia="Arial"/>
                    <w:b w:val="0"/>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37" w:author="Tin Trčak" w:date="2016-01-21T00:51:00Z"/>
              <w:rFonts w:eastAsiaTheme="minorEastAsia"/>
              <w:b w:val="0"/>
              <w:noProof/>
              <w:sz w:val="22"/>
              <w:szCs w:val="22"/>
              <w:lang w:eastAsia="hr-HR"/>
            </w:rPr>
          </w:pPr>
          <w:del w:id="138" w:author="Tin Trčak" w:date="2016-01-21T00:51:00Z">
            <w:r w:rsidRPr="00974A3B" w:rsidDel="00974A3B">
              <w:rPr>
                <w:rPrChange w:id="139" w:author="Tin Trčak" w:date="2016-01-21T00:51:00Z">
                  <w:rPr>
                    <w:rStyle w:val="Hyperlink"/>
                    <w:b w:val="0"/>
                    <w:noProof/>
                  </w:rPr>
                </w:rPrChange>
              </w:rPr>
              <w:delText>2.</w:delText>
            </w:r>
            <w:r w:rsidDel="00974A3B">
              <w:rPr>
                <w:rFonts w:eastAsiaTheme="minorEastAsia"/>
                <w:b w:val="0"/>
                <w:noProof/>
                <w:sz w:val="22"/>
                <w:szCs w:val="22"/>
                <w:lang w:eastAsia="hr-HR"/>
              </w:rPr>
              <w:tab/>
            </w:r>
            <w:r w:rsidRPr="00974A3B" w:rsidDel="00974A3B">
              <w:rPr>
                <w:rPrChange w:id="140" w:author="Tin Trčak" w:date="2016-01-21T00:51:00Z">
                  <w:rPr>
                    <w:rStyle w:val="Hyperlink"/>
                    <w:b w:val="0"/>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41" w:author="Tin Trčak" w:date="2016-01-21T00:51:00Z"/>
              <w:rFonts w:eastAsiaTheme="minorEastAsia"/>
              <w:b w:val="0"/>
              <w:noProof/>
              <w:sz w:val="22"/>
              <w:szCs w:val="22"/>
              <w:lang w:eastAsia="hr-HR"/>
            </w:rPr>
          </w:pPr>
          <w:del w:id="142" w:author="Tin Trčak" w:date="2016-01-21T00:51:00Z">
            <w:r w:rsidRPr="00974A3B" w:rsidDel="00974A3B">
              <w:rPr>
                <w:rPrChange w:id="143" w:author="Tin Trčak" w:date="2016-01-21T00:51:00Z">
                  <w:rPr>
                    <w:rStyle w:val="Hyperlink"/>
                    <w:b w:val="0"/>
                    <w:noProof/>
                  </w:rPr>
                </w:rPrChange>
              </w:rPr>
              <w:delText>3.</w:delText>
            </w:r>
            <w:r w:rsidDel="00974A3B">
              <w:rPr>
                <w:rFonts w:eastAsiaTheme="minorEastAsia"/>
                <w:b w:val="0"/>
                <w:noProof/>
                <w:sz w:val="22"/>
                <w:szCs w:val="22"/>
                <w:lang w:eastAsia="hr-HR"/>
              </w:rPr>
              <w:tab/>
            </w:r>
            <w:r w:rsidRPr="00974A3B" w:rsidDel="00974A3B">
              <w:rPr>
                <w:rPrChange w:id="144" w:author="Tin Trčak" w:date="2016-01-21T00:51:00Z">
                  <w:rPr>
                    <w:rStyle w:val="Hyperlink"/>
                    <w:b w:val="0"/>
                    <w:noProof/>
                  </w:rPr>
                </w:rPrChange>
              </w:rPr>
              <w:delText>Pojmovnik</w:delText>
            </w:r>
            <w:r w:rsidDel="00974A3B">
              <w:rPr>
                <w:noProof/>
                <w:webHidden/>
              </w:rPr>
              <w:tab/>
              <w:delText>10</w:delText>
            </w:r>
          </w:del>
        </w:p>
        <w:p w14:paraId="07672706" w14:textId="77777777" w:rsidR="00CF1A1C" w:rsidDel="00974A3B" w:rsidRDefault="00CF1A1C">
          <w:pPr>
            <w:pStyle w:val="TOC1"/>
            <w:rPr>
              <w:del w:id="145" w:author="Tin Trčak" w:date="2016-01-21T00:51:00Z"/>
              <w:rFonts w:eastAsiaTheme="minorEastAsia"/>
              <w:b w:val="0"/>
              <w:noProof/>
              <w:sz w:val="22"/>
              <w:szCs w:val="22"/>
              <w:lang w:eastAsia="hr-HR"/>
            </w:rPr>
          </w:pPr>
          <w:del w:id="146" w:author="Tin Trčak" w:date="2016-01-21T00:51:00Z">
            <w:r w:rsidRPr="00974A3B" w:rsidDel="00974A3B">
              <w:rPr>
                <w:rPrChange w:id="147" w:author="Tin Trčak" w:date="2016-01-21T00:51:00Z">
                  <w:rPr>
                    <w:rStyle w:val="Hyperlink"/>
                    <w:b w:val="0"/>
                    <w:noProof/>
                  </w:rPr>
                </w:rPrChange>
              </w:rPr>
              <w:delText>4.</w:delText>
            </w:r>
            <w:r w:rsidDel="00974A3B">
              <w:rPr>
                <w:rFonts w:eastAsiaTheme="minorEastAsia"/>
                <w:b w:val="0"/>
                <w:noProof/>
                <w:sz w:val="22"/>
                <w:szCs w:val="22"/>
                <w:lang w:eastAsia="hr-HR"/>
              </w:rPr>
              <w:tab/>
            </w:r>
            <w:r w:rsidRPr="00974A3B" w:rsidDel="00974A3B">
              <w:rPr>
                <w:rPrChange w:id="148" w:author="Tin Trčak" w:date="2016-01-21T00:51:00Z">
                  <w:rPr>
                    <w:rStyle w:val="Hyperlink"/>
                    <w:b w:val="0"/>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49" w:author="Tin Trčak" w:date="2016-01-21T00:51:00Z"/>
              <w:rFonts w:eastAsiaTheme="minorEastAsia"/>
              <w:b w:val="0"/>
              <w:noProof/>
              <w:lang w:eastAsia="hr-HR"/>
            </w:rPr>
          </w:pPr>
          <w:del w:id="150" w:author="Tin Trčak" w:date="2016-01-21T00:51:00Z">
            <w:r w:rsidRPr="00974A3B" w:rsidDel="00974A3B">
              <w:rPr>
                <w:rPrChange w:id="151" w:author="Tin Trčak" w:date="2016-01-21T00:51:00Z">
                  <w:rPr>
                    <w:rStyle w:val="Hyperlink"/>
                    <w:b w:val="0"/>
                    <w:noProof/>
                  </w:rPr>
                </w:rPrChange>
              </w:rPr>
              <w:delText>4.1</w:delText>
            </w:r>
            <w:r w:rsidDel="00974A3B">
              <w:rPr>
                <w:rFonts w:eastAsiaTheme="minorEastAsia"/>
                <w:b w:val="0"/>
                <w:noProof/>
                <w:lang w:eastAsia="hr-HR"/>
              </w:rPr>
              <w:tab/>
            </w:r>
            <w:r w:rsidRPr="00974A3B" w:rsidDel="00974A3B">
              <w:rPr>
                <w:rPrChange w:id="152" w:author="Tin Trčak" w:date="2016-01-21T00:51:00Z">
                  <w:rPr>
                    <w:rStyle w:val="Hyperlink"/>
                    <w:b w:val="0"/>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53" w:author="Tin Trčak" w:date="2016-01-21T00:51:00Z"/>
              <w:rFonts w:eastAsiaTheme="minorEastAsia"/>
              <w:b w:val="0"/>
              <w:noProof/>
              <w:lang w:eastAsia="hr-HR"/>
            </w:rPr>
          </w:pPr>
          <w:del w:id="154" w:author="Tin Trčak" w:date="2016-01-21T00:51:00Z">
            <w:r w:rsidRPr="00974A3B" w:rsidDel="00974A3B">
              <w:rPr>
                <w:rPrChange w:id="155" w:author="Tin Trčak" w:date="2016-01-21T00:51:00Z">
                  <w:rPr>
                    <w:rStyle w:val="Hyperlink"/>
                    <w:b w:val="0"/>
                    <w:noProof/>
                  </w:rPr>
                </w:rPrChange>
              </w:rPr>
              <w:delText>4.2</w:delText>
            </w:r>
            <w:r w:rsidDel="00974A3B">
              <w:rPr>
                <w:rFonts w:eastAsiaTheme="minorEastAsia"/>
                <w:b w:val="0"/>
                <w:noProof/>
                <w:lang w:eastAsia="hr-HR"/>
              </w:rPr>
              <w:tab/>
            </w:r>
            <w:r w:rsidRPr="00974A3B" w:rsidDel="00974A3B">
              <w:rPr>
                <w:rPrChange w:id="156" w:author="Tin Trčak" w:date="2016-01-21T00:51:00Z">
                  <w:rPr>
                    <w:rStyle w:val="Hyperlink"/>
                    <w:b w:val="0"/>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57" w:author="Tin Trčak" w:date="2016-01-21T00:51:00Z"/>
              <w:rFonts w:eastAsiaTheme="minorEastAsia"/>
              <w:b w:val="0"/>
              <w:noProof/>
              <w:lang w:eastAsia="hr-HR"/>
            </w:rPr>
          </w:pPr>
          <w:del w:id="158" w:author="Tin Trčak" w:date="2016-01-21T00:51:00Z">
            <w:r w:rsidRPr="00974A3B" w:rsidDel="00974A3B">
              <w:rPr>
                <w:rPrChange w:id="159" w:author="Tin Trčak" w:date="2016-01-21T00:51:00Z">
                  <w:rPr>
                    <w:rStyle w:val="Hyperlink"/>
                    <w:b w:val="0"/>
                    <w:noProof/>
                  </w:rPr>
                </w:rPrChange>
              </w:rPr>
              <w:delText>4.3</w:delText>
            </w:r>
            <w:r w:rsidDel="00974A3B">
              <w:rPr>
                <w:rFonts w:eastAsiaTheme="minorEastAsia"/>
                <w:b w:val="0"/>
                <w:noProof/>
                <w:lang w:eastAsia="hr-HR"/>
              </w:rPr>
              <w:tab/>
            </w:r>
            <w:r w:rsidRPr="00974A3B" w:rsidDel="00974A3B">
              <w:rPr>
                <w:rPrChange w:id="160" w:author="Tin Trčak" w:date="2016-01-21T00:51:00Z">
                  <w:rPr>
                    <w:rStyle w:val="Hyperlink"/>
                    <w:b w:val="0"/>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61" w:author="Tin Trčak" w:date="2016-01-21T00:51:00Z"/>
              <w:rFonts w:eastAsiaTheme="minorEastAsia"/>
              <w:b w:val="0"/>
              <w:noProof/>
              <w:sz w:val="22"/>
              <w:szCs w:val="22"/>
              <w:lang w:eastAsia="hr-HR"/>
            </w:rPr>
          </w:pPr>
          <w:del w:id="162" w:author="Tin Trčak" w:date="2016-01-21T00:51:00Z">
            <w:r w:rsidRPr="00974A3B" w:rsidDel="00974A3B">
              <w:rPr>
                <w:rPrChange w:id="163" w:author="Tin Trčak" w:date="2016-01-21T00:51:00Z">
                  <w:rPr>
                    <w:rStyle w:val="Hyperlink"/>
                    <w:b w:val="0"/>
                    <w:noProof/>
                    <w:lang w:eastAsia="hr-HR"/>
                  </w:rPr>
                </w:rPrChange>
              </w:rPr>
              <w:delText>5.</w:delText>
            </w:r>
            <w:r w:rsidDel="00974A3B">
              <w:rPr>
                <w:rFonts w:eastAsiaTheme="minorEastAsia"/>
                <w:b w:val="0"/>
                <w:noProof/>
                <w:sz w:val="22"/>
                <w:szCs w:val="22"/>
                <w:lang w:eastAsia="hr-HR"/>
              </w:rPr>
              <w:tab/>
            </w:r>
            <w:r w:rsidRPr="00974A3B" w:rsidDel="00974A3B">
              <w:rPr>
                <w:rPrChange w:id="164" w:author="Tin Trčak" w:date="2016-01-21T00:51:00Z">
                  <w:rPr>
                    <w:rStyle w:val="Hyperlink"/>
                    <w:b w:val="0"/>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65" w:author="Tin Trčak" w:date="2016-01-21T00:51:00Z"/>
              <w:rFonts w:eastAsiaTheme="minorEastAsia"/>
              <w:b w:val="0"/>
              <w:noProof/>
              <w:sz w:val="22"/>
              <w:szCs w:val="22"/>
              <w:lang w:eastAsia="hr-HR"/>
            </w:rPr>
          </w:pPr>
          <w:del w:id="166" w:author="Tin Trčak" w:date="2016-01-21T00:51:00Z">
            <w:r w:rsidRPr="00974A3B" w:rsidDel="00974A3B">
              <w:rPr>
                <w:rPrChange w:id="167" w:author="Tin Trčak" w:date="2016-01-21T00:51:00Z">
                  <w:rPr>
                    <w:rStyle w:val="Hyperlink"/>
                    <w:b w:val="0"/>
                    <w:noProof/>
                    <w:lang w:eastAsia="hr-HR"/>
                  </w:rPr>
                </w:rPrChange>
              </w:rPr>
              <w:delText>6.</w:delText>
            </w:r>
            <w:r w:rsidDel="00974A3B">
              <w:rPr>
                <w:rFonts w:eastAsiaTheme="minorEastAsia"/>
                <w:b w:val="0"/>
                <w:noProof/>
                <w:sz w:val="22"/>
                <w:szCs w:val="22"/>
                <w:lang w:eastAsia="hr-HR"/>
              </w:rPr>
              <w:tab/>
            </w:r>
            <w:r w:rsidRPr="00974A3B" w:rsidDel="00974A3B">
              <w:rPr>
                <w:rPrChange w:id="168" w:author="Tin Trčak" w:date="2016-01-21T00:51:00Z">
                  <w:rPr>
                    <w:rStyle w:val="Hyperlink"/>
                    <w:b w:val="0"/>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69" w:author="Tin Trčak" w:date="2016-01-21T00:51:00Z"/>
              <w:rFonts w:eastAsiaTheme="minorEastAsia"/>
              <w:b w:val="0"/>
              <w:noProof/>
              <w:lang w:eastAsia="hr-HR"/>
            </w:rPr>
          </w:pPr>
          <w:del w:id="170" w:author="Tin Trčak" w:date="2016-01-21T00:51:00Z">
            <w:r w:rsidRPr="00974A3B" w:rsidDel="00974A3B">
              <w:rPr>
                <w:rPrChange w:id="171" w:author="Tin Trčak" w:date="2016-01-21T00:51:00Z">
                  <w:rPr>
                    <w:rStyle w:val="Hyperlink"/>
                    <w:b w:val="0"/>
                    <w:noProof/>
                  </w:rPr>
                </w:rPrChange>
              </w:rPr>
              <w:delText>6.1</w:delText>
            </w:r>
            <w:r w:rsidDel="00974A3B">
              <w:rPr>
                <w:rFonts w:eastAsiaTheme="minorEastAsia"/>
                <w:b w:val="0"/>
                <w:noProof/>
                <w:lang w:eastAsia="hr-HR"/>
              </w:rPr>
              <w:tab/>
            </w:r>
            <w:r w:rsidRPr="00974A3B" w:rsidDel="00974A3B">
              <w:rPr>
                <w:rPrChange w:id="172" w:author="Tin Trčak" w:date="2016-01-21T00:51:00Z">
                  <w:rPr>
                    <w:rStyle w:val="Hyperlink"/>
                    <w:b w:val="0"/>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73" w:author="Tin Trčak" w:date="2016-01-21T00:51:00Z"/>
              <w:rFonts w:eastAsiaTheme="minorEastAsia"/>
              <w:b w:val="0"/>
              <w:noProof/>
              <w:lang w:eastAsia="hr-HR"/>
            </w:rPr>
          </w:pPr>
          <w:del w:id="174" w:author="Tin Trčak" w:date="2016-01-21T00:51:00Z">
            <w:r w:rsidRPr="00974A3B" w:rsidDel="00974A3B">
              <w:rPr>
                <w:rPrChange w:id="175" w:author="Tin Trčak" w:date="2016-01-21T00:51:00Z">
                  <w:rPr>
                    <w:rStyle w:val="Hyperlink"/>
                    <w:b w:val="0"/>
                    <w:noProof/>
                  </w:rPr>
                </w:rPrChange>
              </w:rPr>
              <w:delText>6.2</w:delText>
            </w:r>
            <w:r w:rsidDel="00974A3B">
              <w:rPr>
                <w:rFonts w:eastAsiaTheme="minorEastAsia"/>
                <w:b w:val="0"/>
                <w:noProof/>
                <w:lang w:eastAsia="hr-HR"/>
              </w:rPr>
              <w:tab/>
            </w:r>
            <w:r w:rsidRPr="00974A3B" w:rsidDel="00974A3B">
              <w:rPr>
                <w:rPrChange w:id="176" w:author="Tin Trčak" w:date="2016-01-21T00:51:00Z">
                  <w:rPr>
                    <w:rStyle w:val="Hyperlink"/>
                    <w:b w:val="0"/>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77" w:author="Tin Trčak" w:date="2016-01-21T00:51:00Z"/>
              <w:rFonts w:eastAsiaTheme="minorEastAsia"/>
              <w:b w:val="0"/>
              <w:noProof/>
              <w:lang w:eastAsia="hr-HR"/>
            </w:rPr>
          </w:pPr>
          <w:del w:id="178" w:author="Tin Trčak" w:date="2016-01-21T00:51:00Z">
            <w:r w:rsidRPr="00974A3B" w:rsidDel="00974A3B">
              <w:rPr>
                <w:rPrChange w:id="179" w:author="Tin Trčak" w:date="2016-01-21T00:51:00Z">
                  <w:rPr>
                    <w:rStyle w:val="Hyperlink"/>
                    <w:b w:val="0"/>
                    <w:noProof/>
                  </w:rPr>
                </w:rPrChange>
              </w:rPr>
              <w:delText>6.3</w:delText>
            </w:r>
            <w:r w:rsidDel="00974A3B">
              <w:rPr>
                <w:rFonts w:eastAsiaTheme="minorEastAsia"/>
                <w:b w:val="0"/>
                <w:noProof/>
                <w:lang w:eastAsia="hr-HR"/>
              </w:rPr>
              <w:tab/>
            </w:r>
            <w:r w:rsidRPr="00974A3B" w:rsidDel="00974A3B">
              <w:rPr>
                <w:rPrChange w:id="180" w:author="Tin Trčak" w:date="2016-01-21T00:51:00Z">
                  <w:rPr>
                    <w:rStyle w:val="Hyperlink"/>
                    <w:b w:val="0"/>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81" w:author="Tin Trčak" w:date="2016-01-21T00:51:00Z"/>
              <w:rFonts w:eastAsiaTheme="minorEastAsia"/>
              <w:b w:val="0"/>
              <w:noProof/>
              <w:lang w:eastAsia="hr-HR"/>
            </w:rPr>
          </w:pPr>
          <w:del w:id="182" w:author="Tin Trčak" w:date="2016-01-21T00:51:00Z">
            <w:r w:rsidRPr="00974A3B" w:rsidDel="00974A3B">
              <w:rPr>
                <w:rPrChange w:id="183" w:author="Tin Trčak" w:date="2016-01-21T00:51:00Z">
                  <w:rPr>
                    <w:rStyle w:val="Hyperlink"/>
                    <w:b w:val="0"/>
                    <w:noProof/>
                  </w:rPr>
                </w:rPrChange>
              </w:rPr>
              <w:delText>6.4</w:delText>
            </w:r>
            <w:r w:rsidDel="00974A3B">
              <w:rPr>
                <w:rFonts w:eastAsiaTheme="minorEastAsia"/>
                <w:b w:val="0"/>
                <w:noProof/>
                <w:lang w:eastAsia="hr-HR"/>
              </w:rPr>
              <w:tab/>
            </w:r>
            <w:r w:rsidRPr="00974A3B" w:rsidDel="00974A3B">
              <w:rPr>
                <w:rPrChange w:id="184" w:author="Tin Trčak" w:date="2016-01-21T00:51:00Z">
                  <w:rPr>
                    <w:rStyle w:val="Hyperlink"/>
                    <w:b w:val="0"/>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85" w:author="Tin Trčak" w:date="2016-01-21T00:51:00Z"/>
              <w:rFonts w:eastAsiaTheme="minorEastAsia"/>
              <w:noProof/>
              <w:lang w:eastAsia="hr-HR"/>
            </w:rPr>
          </w:pPr>
          <w:del w:id="186" w:author="Tin Trčak" w:date="2016-01-21T00:51:00Z">
            <w:r w:rsidRPr="00974A3B" w:rsidDel="00974A3B">
              <w:rPr>
                <w:rPrChange w:id="187" w:author="Tin Trčak" w:date="2016-01-21T00:51:00Z">
                  <w:rPr>
                    <w:rStyle w:val="Hyperlink"/>
                    <w:noProof/>
                  </w:rPr>
                </w:rPrChange>
              </w:rPr>
              <w:delText>6.4.1</w:delText>
            </w:r>
            <w:r w:rsidDel="00974A3B">
              <w:rPr>
                <w:rFonts w:eastAsiaTheme="minorEastAsia"/>
                <w:noProof/>
                <w:lang w:eastAsia="hr-HR"/>
              </w:rPr>
              <w:tab/>
            </w:r>
            <w:r w:rsidRPr="00974A3B" w:rsidDel="00974A3B">
              <w:rPr>
                <w:rPrChange w:id="188"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89" w:author="Tin Trčak" w:date="2016-01-21T00:51:00Z"/>
              <w:rFonts w:eastAsiaTheme="minorEastAsia"/>
              <w:noProof/>
              <w:lang w:eastAsia="hr-HR"/>
            </w:rPr>
          </w:pPr>
          <w:del w:id="190" w:author="Tin Trčak" w:date="2016-01-21T00:51:00Z">
            <w:r w:rsidRPr="00974A3B" w:rsidDel="00974A3B">
              <w:rPr>
                <w:rPrChange w:id="191" w:author="Tin Trčak" w:date="2016-01-21T00:51:00Z">
                  <w:rPr>
                    <w:rStyle w:val="Hyperlink"/>
                    <w:noProof/>
                  </w:rPr>
                </w:rPrChange>
              </w:rPr>
              <w:delText>6.4.2</w:delText>
            </w:r>
            <w:r w:rsidDel="00974A3B">
              <w:rPr>
                <w:rFonts w:eastAsiaTheme="minorEastAsia"/>
                <w:noProof/>
                <w:lang w:eastAsia="hr-HR"/>
              </w:rPr>
              <w:tab/>
            </w:r>
            <w:r w:rsidRPr="00974A3B" w:rsidDel="00974A3B">
              <w:rPr>
                <w:rPrChange w:id="192"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93" w:author="Tin Trčak" w:date="2016-01-21T00:51:00Z"/>
              <w:rFonts w:eastAsiaTheme="minorEastAsia"/>
              <w:noProof/>
              <w:lang w:eastAsia="hr-HR"/>
            </w:rPr>
          </w:pPr>
          <w:del w:id="194" w:author="Tin Trčak" w:date="2016-01-21T00:51:00Z">
            <w:r w:rsidRPr="00974A3B" w:rsidDel="00974A3B">
              <w:rPr>
                <w:rPrChange w:id="195" w:author="Tin Trčak" w:date="2016-01-21T00:51:00Z">
                  <w:rPr>
                    <w:rStyle w:val="Hyperlink"/>
                    <w:noProof/>
                  </w:rPr>
                </w:rPrChange>
              </w:rPr>
              <w:delText>6.4.3</w:delText>
            </w:r>
            <w:r w:rsidDel="00974A3B">
              <w:rPr>
                <w:rFonts w:eastAsiaTheme="minorEastAsia"/>
                <w:noProof/>
                <w:lang w:eastAsia="hr-HR"/>
              </w:rPr>
              <w:tab/>
            </w:r>
            <w:r w:rsidRPr="00974A3B" w:rsidDel="00974A3B">
              <w:rPr>
                <w:rPrChange w:id="196"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97" w:author="Tin Trčak" w:date="2016-01-21T00:51:00Z"/>
              <w:rFonts w:eastAsiaTheme="minorEastAsia"/>
              <w:noProof/>
              <w:lang w:eastAsia="hr-HR"/>
            </w:rPr>
          </w:pPr>
          <w:del w:id="198" w:author="Tin Trčak" w:date="2016-01-21T00:51:00Z">
            <w:r w:rsidRPr="00974A3B" w:rsidDel="00974A3B">
              <w:rPr>
                <w:rPrChange w:id="199" w:author="Tin Trčak" w:date="2016-01-21T00:51:00Z">
                  <w:rPr>
                    <w:rStyle w:val="Hyperlink"/>
                    <w:noProof/>
                  </w:rPr>
                </w:rPrChange>
              </w:rPr>
              <w:delText>6.4.4</w:delText>
            </w:r>
            <w:r w:rsidDel="00974A3B">
              <w:rPr>
                <w:rFonts w:eastAsiaTheme="minorEastAsia"/>
                <w:noProof/>
                <w:lang w:eastAsia="hr-HR"/>
              </w:rPr>
              <w:tab/>
            </w:r>
            <w:r w:rsidRPr="00974A3B" w:rsidDel="00974A3B">
              <w:rPr>
                <w:rPrChange w:id="200"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201" w:author="Tin Trčak" w:date="2016-01-21T00:51:00Z"/>
              <w:rFonts w:eastAsiaTheme="minorEastAsia"/>
              <w:b w:val="0"/>
              <w:noProof/>
              <w:sz w:val="22"/>
              <w:szCs w:val="22"/>
              <w:lang w:eastAsia="hr-HR"/>
            </w:rPr>
          </w:pPr>
          <w:del w:id="202" w:author="Tin Trčak" w:date="2016-01-21T00:51:00Z">
            <w:r w:rsidRPr="00974A3B" w:rsidDel="00974A3B">
              <w:rPr>
                <w:rPrChange w:id="203" w:author="Tin Trčak" w:date="2016-01-21T00:51:00Z">
                  <w:rPr>
                    <w:rStyle w:val="Hyperlink"/>
                    <w:b w:val="0"/>
                    <w:noProof/>
                  </w:rPr>
                </w:rPrChange>
              </w:rPr>
              <w:delText>7.</w:delText>
            </w:r>
            <w:r w:rsidDel="00974A3B">
              <w:rPr>
                <w:rFonts w:eastAsiaTheme="minorEastAsia"/>
                <w:b w:val="0"/>
                <w:noProof/>
                <w:sz w:val="22"/>
                <w:szCs w:val="22"/>
                <w:lang w:eastAsia="hr-HR"/>
              </w:rPr>
              <w:tab/>
            </w:r>
            <w:r w:rsidRPr="00974A3B" w:rsidDel="00974A3B">
              <w:rPr>
                <w:rPrChange w:id="204" w:author="Tin Trčak" w:date="2016-01-21T00:51:00Z">
                  <w:rPr>
                    <w:rStyle w:val="Hyperlink"/>
                    <w:b w:val="0"/>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205" w:author="Tin Trčak" w:date="2016-01-21T00:51:00Z"/>
              <w:rFonts w:eastAsiaTheme="minorEastAsia"/>
              <w:b w:val="0"/>
              <w:noProof/>
              <w:lang w:eastAsia="hr-HR"/>
            </w:rPr>
          </w:pPr>
          <w:del w:id="206" w:author="Tin Trčak" w:date="2016-01-21T00:51:00Z">
            <w:r w:rsidRPr="00974A3B" w:rsidDel="00974A3B">
              <w:rPr>
                <w:rPrChange w:id="207" w:author="Tin Trčak" w:date="2016-01-21T00:51:00Z">
                  <w:rPr>
                    <w:rStyle w:val="Hyperlink"/>
                    <w:b w:val="0"/>
                    <w:noProof/>
                  </w:rPr>
                </w:rPrChange>
              </w:rPr>
              <w:delText>7.1</w:delText>
            </w:r>
            <w:r w:rsidDel="00974A3B">
              <w:rPr>
                <w:rFonts w:eastAsiaTheme="minorEastAsia"/>
                <w:b w:val="0"/>
                <w:noProof/>
                <w:lang w:eastAsia="hr-HR"/>
              </w:rPr>
              <w:tab/>
            </w:r>
            <w:r w:rsidRPr="00974A3B" w:rsidDel="00974A3B">
              <w:rPr>
                <w:rPrChange w:id="208" w:author="Tin Trčak" w:date="2016-01-21T00:51:00Z">
                  <w:rPr>
                    <w:rStyle w:val="Hyperlink"/>
                    <w:b w:val="0"/>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209" w:author="Tin Trčak" w:date="2016-01-21T00:51:00Z"/>
              <w:rFonts w:eastAsiaTheme="minorEastAsia"/>
              <w:b w:val="0"/>
              <w:noProof/>
              <w:lang w:eastAsia="hr-HR"/>
            </w:rPr>
          </w:pPr>
          <w:del w:id="210" w:author="Tin Trčak" w:date="2016-01-21T00:51:00Z">
            <w:r w:rsidRPr="00974A3B" w:rsidDel="00974A3B">
              <w:rPr>
                <w:rPrChange w:id="211" w:author="Tin Trčak" w:date="2016-01-21T00:51:00Z">
                  <w:rPr>
                    <w:rStyle w:val="Hyperlink"/>
                    <w:b w:val="0"/>
                    <w:noProof/>
                  </w:rPr>
                </w:rPrChange>
              </w:rPr>
              <w:delText>7.2</w:delText>
            </w:r>
            <w:r w:rsidDel="00974A3B">
              <w:rPr>
                <w:rFonts w:eastAsiaTheme="minorEastAsia"/>
                <w:b w:val="0"/>
                <w:noProof/>
                <w:lang w:eastAsia="hr-HR"/>
              </w:rPr>
              <w:tab/>
            </w:r>
            <w:r w:rsidRPr="00974A3B" w:rsidDel="00974A3B">
              <w:rPr>
                <w:rPrChange w:id="212" w:author="Tin Trčak" w:date="2016-01-21T00:51:00Z">
                  <w:rPr>
                    <w:rStyle w:val="Hyperlink"/>
                    <w:b w:val="0"/>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213" w:author="Tin Trčak" w:date="2016-01-21T00:51:00Z"/>
              <w:rFonts w:eastAsiaTheme="minorEastAsia"/>
              <w:b w:val="0"/>
              <w:noProof/>
              <w:lang w:eastAsia="hr-HR"/>
            </w:rPr>
          </w:pPr>
          <w:del w:id="214" w:author="Tin Trčak" w:date="2016-01-21T00:51:00Z">
            <w:r w:rsidRPr="00974A3B" w:rsidDel="00974A3B">
              <w:rPr>
                <w:rPrChange w:id="215" w:author="Tin Trčak" w:date="2016-01-21T00:51:00Z">
                  <w:rPr>
                    <w:rStyle w:val="Hyperlink"/>
                    <w:b w:val="0"/>
                    <w:noProof/>
                  </w:rPr>
                </w:rPrChange>
              </w:rPr>
              <w:delText>7.3</w:delText>
            </w:r>
            <w:r w:rsidDel="00974A3B">
              <w:rPr>
                <w:rFonts w:eastAsiaTheme="minorEastAsia"/>
                <w:b w:val="0"/>
                <w:noProof/>
                <w:lang w:eastAsia="hr-HR"/>
              </w:rPr>
              <w:tab/>
            </w:r>
            <w:r w:rsidRPr="00974A3B" w:rsidDel="00974A3B">
              <w:rPr>
                <w:rPrChange w:id="216" w:author="Tin Trčak" w:date="2016-01-21T00:51:00Z">
                  <w:rPr>
                    <w:rStyle w:val="Hyperlink"/>
                    <w:b w:val="0"/>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217" w:author="Tin Trčak" w:date="2016-01-21T00:51:00Z"/>
              <w:rFonts w:eastAsiaTheme="minorEastAsia"/>
              <w:b w:val="0"/>
              <w:noProof/>
              <w:lang w:eastAsia="hr-HR"/>
            </w:rPr>
          </w:pPr>
          <w:del w:id="218" w:author="Tin Trčak" w:date="2016-01-21T00:51:00Z">
            <w:r w:rsidRPr="00974A3B" w:rsidDel="00974A3B">
              <w:rPr>
                <w:rPrChange w:id="219" w:author="Tin Trčak" w:date="2016-01-21T00:51:00Z">
                  <w:rPr>
                    <w:rStyle w:val="Hyperlink"/>
                    <w:b w:val="0"/>
                    <w:noProof/>
                  </w:rPr>
                </w:rPrChange>
              </w:rPr>
              <w:delText>7.4</w:delText>
            </w:r>
            <w:r w:rsidDel="00974A3B">
              <w:rPr>
                <w:rFonts w:eastAsiaTheme="minorEastAsia"/>
                <w:b w:val="0"/>
                <w:noProof/>
                <w:lang w:eastAsia="hr-HR"/>
              </w:rPr>
              <w:tab/>
            </w:r>
            <w:r w:rsidRPr="00974A3B" w:rsidDel="00974A3B">
              <w:rPr>
                <w:rPrChange w:id="220" w:author="Tin Trčak" w:date="2016-01-21T00:51:00Z">
                  <w:rPr>
                    <w:rStyle w:val="Hyperlink"/>
                    <w:b w:val="0"/>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221" w:author="Tin Trčak" w:date="2016-01-21T00:51:00Z"/>
              <w:rFonts w:eastAsiaTheme="minorEastAsia"/>
              <w:b w:val="0"/>
              <w:noProof/>
              <w:lang w:eastAsia="hr-HR"/>
            </w:rPr>
          </w:pPr>
          <w:del w:id="222" w:author="Tin Trčak" w:date="2016-01-21T00:51:00Z">
            <w:r w:rsidRPr="00974A3B" w:rsidDel="00974A3B">
              <w:rPr>
                <w:rPrChange w:id="223" w:author="Tin Trčak" w:date="2016-01-21T00:51:00Z">
                  <w:rPr>
                    <w:rStyle w:val="Hyperlink"/>
                    <w:b w:val="0"/>
                    <w:noProof/>
                  </w:rPr>
                </w:rPrChange>
              </w:rPr>
              <w:delText>7.5</w:delText>
            </w:r>
            <w:r w:rsidDel="00974A3B">
              <w:rPr>
                <w:rFonts w:eastAsiaTheme="minorEastAsia"/>
                <w:b w:val="0"/>
                <w:noProof/>
                <w:lang w:eastAsia="hr-HR"/>
              </w:rPr>
              <w:tab/>
            </w:r>
            <w:r w:rsidRPr="00974A3B" w:rsidDel="00974A3B">
              <w:rPr>
                <w:rPrChange w:id="224" w:author="Tin Trčak" w:date="2016-01-21T00:51:00Z">
                  <w:rPr>
                    <w:rStyle w:val="Hyperlink"/>
                    <w:b w:val="0"/>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225" w:author="Tin Trčak" w:date="2016-01-21T00:51:00Z"/>
              <w:rFonts w:eastAsiaTheme="minorEastAsia"/>
              <w:b w:val="0"/>
              <w:noProof/>
              <w:lang w:eastAsia="hr-HR"/>
            </w:rPr>
          </w:pPr>
          <w:del w:id="226" w:author="Tin Trčak" w:date="2016-01-21T00:51:00Z">
            <w:r w:rsidRPr="00974A3B" w:rsidDel="00974A3B">
              <w:rPr>
                <w:rPrChange w:id="227" w:author="Tin Trčak" w:date="2016-01-21T00:51:00Z">
                  <w:rPr>
                    <w:rStyle w:val="Hyperlink"/>
                    <w:b w:val="0"/>
                    <w:noProof/>
                  </w:rPr>
                </w:rPrChange>
              </w:rPr>
              <w:delText>7.6</w:delText>
            </w:r>
            <w:r w:rsidDel="00974A3B">
              <w:rPr>
                <w:rFonts w:eastAsiaTheme="minorEastAsia"/>
                <w:b w:val="0"/>
                <w:noProof/>
                <w:lang w:eastAsia="hr-HR"/>
              </w:rPr>
              <w:tab/>
            </w:r>
            <w:r w:rsidRPr="00974A3B" w:rsidDel="00974A3B">
              <w:rPr>
                <w:rPrChange w:id="228" w:author="Tin Trčak" w:date="2016-01-21T00:51:00Z">
                  <w:rPr>
                    <w:rStyle w:val="Hyperlink"/>
                    <w:b w:val="0"/>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229" w:author="Tin Trčak" w:date="2016-01-21T00:51:00Z"/>
              <w:rFonts w:eastAsiaTheme="minorEastAsia"/>
              <w:b w:val="0"/>
              <w:noProof/>
              <w:sz w:val="22"/>
              <w:szCs w:val="22"/>
              <w:lang w:eastAsia="hr-HR"/>
            </w:rPr>
          </w:pPr>
          <w:del w:id="230" w:author="Tin Trčak" w:date="2016-01-21T00:51:00Z">
            <w:r w:rsidRPr="00974A3B" w:rsidDel="00974A3B">
              <w:rPr>
                <w:rPrChange w:id="231" w:author="Tin Trčak" w:date="2016-01-21T00:51:00Z">
                  <w:rPr>
                    <w:rStyle w:val="Hyperlink"/>
                    <w:b w:val="0"/>
                    <w:noProof/>
                  </w:rPr>
                </w:rPrChange>
              </w:rPr>
              <w:delText>8.</w:delText>
            </w:r>
            <w:r w:rsidDel="00974A3B">
              <w:rPr>
                <w:rFonts w:eastAsiaTheme="minorEastAsia"/>
                <w:b w:val="0"/>
                <w:noProof/>
                <w:sz w:val="22"/>
                <w:szCs w:val="22"/>
                <w:lang w:eastAsia="hr-HR"/>
              </w:rPr>
              <w:tab/>
            </w:r>
            <w:r w:rsidRPr="00974A3B" w:rsidDel="00974A3B">
              <w:rPr>
                <w:rPrChange w:id="232" w:author="Tin Trčak" w:date="2016-01-21T00:51:00Z">
                  <w:rPr>
                    <w:rStyle w:val="Hyperlink"/>
                    <w:b w:val="0"/>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33" w:author="Tin Trčak" w:date="2016-01-21T00:51:00Z"/>
              <w:rFonts w:eastAsiaTheme="minorEastAsia"/>
              <w:b w:val="0"/>
              <w:noProof/>
              <w:sz w:val="22"/>
              <w:szCs w:val="22"/>
              <w:lang w:eastAsia="hr-HR"/>
            </w:rPr>
          </w:pPr>
          <w:del w:id="234" w:author="Tin Trčak" w:date="2016-01-21T00:51:00Z">
            <w:r w:rsidRPr="00974A3B" w:rsidDel="00974A3B">
              <w:rPr>
                <w:rPrChange w:id="235" w:author="Tin Trčak" w:date="2016-01-21T00:51:00Z">
                  <w:rPr>
                    <w:rStyle w:val="Hyperlink"/>
                    <w:b w:val="0"/>
                    <w:noProof/>
                  </w:rPr>
                </w:rPrChange>
              </w:rPr>
              <w:delText>9.</w:delText>
            </w:r>
            <w:r w:rsidDel="00974A3B">
              <w:rPr>
                <w:rFonts w:eastAsiaTheme="minorEastAsia"/>
                <w:b w:val="0"/>
                <w:noProof/>
                <w:sz w:val="22"/>
                <w:szCs w:val="22"/>
                <w:lang w:eastAsia="hr-HR"/>
              </w:rPr>
              <w:tab/>
            </w:r>
            <w:r w:rsidRPr="00974A3B" w:rsidDel="00974A3B">
              <w:rPr>
                <w:rPrChange w:id="236" w:author="Tin Trčak" w:date="2016-01-21T00:51:00Z">
                  <w:rPr>
                    <w:rStyle w:val="Hyperlink"/>
                    <w:b w:val="0"/>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37" w:author="Tin Trčak" w:date="2016-01-21T00:51:00Z"/>
              <w:rFonts w:eastAsiaTheme="minorEastAsia"/>
              <w:b w:val="0"/>
              <w:noProof/>
              <w:sz w:val="22"/>
              <w:szCs w:val="22"/>
              <w:lang w:eastAsia="hr-HR"/>
            </w:rPr>
          </w:pPr>
          <w:del w:id="238" w:author="Tin Trčak" w:date="2016-01-21T00:51:00Z">
            <w:r w:rsidRPr="00974A3B" w:rsidDel="00974A3B">
              <w:rPr>
                <w:rPrChange w:id="239" w:author="Tin Trčak" w:date="2016-01-21T00:51:00Z">
                  <w:rPr>
                    <w:rStyle w:val="Hyperlink"/>
                    <w:b w:val="0"/>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40" w:author="Tin Trčak" w:date="2016-01-21T00:51:00Z"/>
              <w:rFonts w:eastAsiaTheme="minorEastAsia"/>
              <w:b w:val="0"/>
              <w:noProof/>
              <w:sz w:val="22"/>
              <w:szCs w:val="22"/>
              <w:lang w:eastAsia="hr-HR"/>
            </w:rPr>
          </w:pPr>
          <w:del w:id="241" w:author="Tin Trčak" w:date="2016-01-21T00:51:00Z">
            <w:r w:rsidRPr="00974A3B" w:rsidDel="00974A3B">
              <w:rPr>
                <w:rPrChange w:id="242" w:author="Tin Trčak" w:date="2016-01-21T00:51:00Z">
                  <w:rPr>
                    <w:rStyle w:val="Hyperlink"/>
                    <w:b w:val="0"/>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43" w:author="Tin Trčak" w:date="2016-01-21T00:51:00Z"/>
              <w:rFonts w:eastAsiaTheme="minorEastAsia"/>
              <w:b w:val="0"/>
              <w:noProof/>
              <w:sz w:val="22"/>
              <w:szCs w:val="22"/>
              <w:lang w:eastAsia="hr-HR"/>
            </w:rPr>
          </w:pPr>
          <w:del w:id="244" w:author="Tin Trčak" w:date="2016-01-21T00:51:00Z">
            <w:r w:rsidRPr="00974A3B" w:rsidDel="00974A3B">
              <w:rPr>
                <w:rPrChange w:id="245" w:author="Tin Trčak" w:date="2016-01-21T00:51:00Z">
                  <w:rPr>
                    <w:rStyle w:val="Hyperlink"/>
                    <w:b w:val="0"/>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46" w:author="Tin Trčak" w:date="2016-01-21T00:51:00Z"/>
              <w:rFonts w:eastAsiaTheme="minorEastAsia"/>
              <w:b w:val="0"/>
              <w:noProof/>
              <w:sz w:val="22"/>
              <w:szCs w:val="22"/>
              <w:lang w:eastAsia="hr-HR"/>
            </w:rPr>
          </w:pPr>
          <w:del w:id="247" w:author="Tin Trčak" w:date="2016-01-21T00:51:00Z">
            <w:r w:rsidRPr="00974A3B" w:rsidDel="00974A3B">
              <w:rPr>
                <w:rPrChange w:id="248" w:author="Tin Trčak" w:date="2016-01-21T00:51:00Z">
                  <w:rPr>
                    <w:rStyle w:val="Hyperlink"/>
                    <w:b w:val="0"/>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49" w:name="_Toc441100851"/>
      <w:r w:rsidR="00824032" w:rsidRPr="00E86FC2">
        <w:rPr>
          <w:rFonts w:eastAsia="Arial"/>
        </w:rPr>
        <w:lastRenderedPageBreak/>
        <w:t>Dnevnik promjena dokumentacije</w:t>
      </w:r>
      <w:bookmarkEnd w:id="24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50" w:author="Tin Trčak" w:date="2016-01-21T00:42:00Z">
              <w:r>
                <w:t>Kelemen</w:t>
              </w:r>
              <w:r w:rsidRPr="0020295F">
                <w:t>,   Latečki</w:t>
              </w:r>
            </w:ins>
            <w:del w:id="251"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52" w:author="Tin Trčak" w:date="2016-01-21T00:45:00Z">
              <w:r>
                <w:t>1.</w:t>
              </w:r>
            </w:ins>
            <w:ins w:id="253"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254" w:author="Tin Trčak" w:date="2016-01-21T00:51:00Z">
              <w:r>
                <w:t xml:space="preserve">Dodani nazivi slika, </w:t>
              </w:r>
            </w:ins>
            <w:ins w:id="255" w:author="Tin Trčak" w:date="2016-01-21T01:13:00Z">
              <w:r w:rsidR="00353E1E">
                <w:t xml:space="preserve">ažurirana </w:t>
              </w:r>
            </w:ins>
            <w:ins w:id="256" w:author="Tin Trčak" w:date="2016-01-21T00:51:00Z">
              <w:r>
                <w:t>tablic</w:t>
              </w:r>
            </w:ins>
            <w:ins w:id="257" w:author="Tin Trčak" w:date="2016-01-21T01:13:00Z">
              <w:r w:rsidR="00353E1E">
                <w:t>a slika</w:t>
              </w:r>
            </w:ins>
            <w:ins w:id="258" w:author="Tin Trčak" w:date="2016-01-21T00:51:00Z">
              <w:r w:rsidR="00353E1E">
                <w:t xml:space="preserve"> i </w:t>
              </w:r>
              <w:r>
                <w:t>sadrža</w:t>
              </w:r>
            </w:ins>
            <w:ins w:id="259" w:author="Tin Trčak" w:date="2016-01-21T01:13:00Z">
              <w:r w:rsidR="00353E1E">
                <w:t>j</w:t>
              </w:r>
            </w:ins>
            <w:ins w:id="260"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61"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62" w:author="Tin Trčak" w:date="2016-01-21T00:52:00Z">
              <w:r>
                <w:t>21.01.2016.</w:t>
              </w:r>
            </w:ins>
          </w:p>
        </w:tc>
      </w:tr>
      <w:tr w:rsidR="00182222" w:rsidRPr="0020295F" w14:paraId="10E8B676" w14:textId="77777777" w:rsidTr="00604865">
        <w:trPr>
          <w:trHeight w:val="692"/>
          <w:ins w:id="263"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264" w:author="Tin Trčak" w:date="2016-01-21T13:08:00Z"/>
              </w:rPr>
            </w:pPr>
            <w:ins w:id="265"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rsidP="00720780">
            <w:pPr>
              <w:spacing w:beforeLines="60" w:before="144" w:afterLines="60" w:after="144" w:line="240" w:lineRule="auto"/>
              <w:rPr>
                <w:ins w:id="266" w:author="Tin Trčak" w:date="2016-01-21T13:08:00Z"/>
              </w:rPr>
              <w:pPrChange w:id="267" w:author="Tin Trčak" w:date="2016-01-21T15:14:00Z">
                <w:pPr>
                  <w:spacing w:beforeLines="60" w:before="144" w:afterLines="60" w:after="144" w:line="240" w:lineRule="auto"/>
                </w:pPr>
              </w:pPrChange>
            </w:pPr>
            <w:ins w:id="268" w:author="Tin Trčak" w:date="2016-01-21T13:56:00Z">
              <w:r>
                <w:t>Revizija</w:t>
              </w:r>
              <w:r w:rsidR="00997128">
                <w:t xml:space="preserve"> poglavlj</w:t>
              </w:r>
            </w:ins>
            <w:ins w:id="269" w:author="Tin Trčak" w:date="2016-01-21T15:14:00Z">
              <w:r>
                <w:t>a</w:t>
              </w:r>
            </w:ins>
            <w:ins w:id="270" w:author="Tin Trčak" w:date="2016-01-21T13:57:00Z">
              <w:r w:rsidR="00997128">
                <w:t xml:space="preserve"> „Ostali UML dijagrami“</w:t>
              </w:r>
            </w:ins>
            <w:ins w:id="271" w:author="Tin Trčak" w:date="2016-01-21T14:31:00Z">
              <w:r>
                <w:t>, revizija</w:t>
              </w:r>
              <w:r w:rsidR="004A01A9">
                <w:t xml:space="preserve"> neki</w:t>
              </w:r>
            </w:ins>
            <w:ins w:id="272" w:author="Tin Trčak" w:date="2016-01-21T15:14:00Z">
              <w:r>
                <w:t>h</w:t>
              </w:r>
            </w:ins>
            <w:ins w:id="273"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274" w:author="Tin Trčak" w:date="2016-01-21T13:08:00Z"/>
              </w:rPr>
            </w:pPr>
            <w:ins w:id="275"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276" w:author="Tin Trčak" w:date="2016-01-21T13:08:00Z"/>
              </w:rPr>
            </w:pPr>
            <w:ins w:id="277" w:author="Tin Trčak" w:date="2016-01-21T13:09:00Z">
              <w:r>
                <w:t>21.01.2016.</w:t>
              </w:r>
            </w:ins>
          </w:p>
        </w:tc>
      </w:tr>
      <w:tr w:rsidR="000B494C" w:rsidRPr="0020295F" w14:paraId="43CA498E" w14:textId="77777777" w:rsidTr="00604865">
        <w:trPr>
          <w:trHeight w:val="692"/>
          <w:ins w:id="278"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279" w:author="Jan Kelemen" w:date="2016-01-21T14:49:00Z"/>
              </w:rPr>
            </w:pPr>
            <w:ins w:id="280"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281" w:author="Jan Kelemen" w:date="2016-01-21T14:49:00Z"/>
              </w:rPr>
            </w:pPr>
            <w:ins w:id="282"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283" w:author="Jan Kelemen" w:date="2016-01-21T14:49:00Z"/>
              </w:rPr>
            </w:pPr>
            <w:ins w:id="284"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285" w:author="Jan Kelemen" w:date="2016-01-21T14:49:00Z"/>
              </w:rPr>
            </w:pPr>
            <w:ins w:id="286" w:author="Jan Kelemen" w:date="2016-01-21T14:49:00Z">
              <w:r>
                <w:t>21.01.2016.</w:t>
              </w:r>
            </w:ins>
          </w:p>
        </w:tc>
      </w:tr>
      <w:tr w:rsidR="00720780" w:rsidRPr="0020295F" w14:paraId="765B2287" w14:textId="77777777" w:rsidTr="00604865">
        <w:trPr>
          <w:trHeight w:val="692"/>
          <w:ins w:id="287"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288" w:author="Tin Trčak" w:date="2016-01-21T15:14:00Z"/>
              </w:rPr>
            </w:pPr>
            <w:ins w:id="289"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290" w:author="Tin Trčak" w:date="2016-01-21T15:14:00Z"/>
              </w:rPr>
            </w:pPr>
            <w:ins w:id="291"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292" w:author="Tin Trčak" w:date="2016-01-21T15:14:00Z"/>
              </w:rPr>
            </w:pPr>
            <w:ins w:id="293"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294" w:author="Tin Trčak" w:date="2016-01-21T15:14:00Z"/>
              </w:rPr>
            </w:pPr>
            <w:ins w:id="295" w:author="Tin Trčak" w:date="2016-01-21T15:15:00Z">
              <w:r>
                <w:t>21.01.2016.</w:t>
              </w:r>
            </w:ins>
          </w:p>
        </w:tc>
      </w:tr>
    </w:tbl>
    <w:p w14:paraId="33BA7A22" w14:textId="18A406E9" w:rsidR="00B00F49" w:rsidRPr="0020295F" w:rsidRDefault="00B00F49" w:rsidP="00824032">
      <w:pPr>
        <w:pStyle w:val="Normal1"/>
      </w:pPr>
      <w:bookmarkStart w:id="296" w:name="h.30j0zll" w:colFirst="0" w:colLast="0"/>
      <w:bookmarkEnd w:id="296"/>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97" w:name="_Toc441100852"/>
      <w:r w:rsidRPr="00E86FC2">
        <w:lastRenderedPageBreak/>
        <w:t>Opis projektnog zadatka</w:t>
      </w:r>
      <w:bookmarkEnd w:id="297"/>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98" w:name="h.1fob9te" w:colFirst="0" w:colLast="0"/>
      <w:bookmarkEnd w:id="298"/>
      <w:r w:rsidRPr="0020295F">
        <w:br w:type="page"/>
      </w:r>
    </w:p>
    <w:p w14:paraId="34D559FD" w14:textId="77777777" w:rsidR="00824032" w:rsidRPr="00E86FC2" w:rsidRDefault="00824032" w:rsidP="00824032">
      <w:pPr>
        <w:pStyle w:val="Heading1"/>
      </w:pPr>
      <w:bookmarkStart w:id="299" w:name="_Toc441100853"/>
      <w:r w:rsidRPr="00E86FC2">
        <w:lastRenderedPageBreak/>
        <w:t>Pojmovnik</w:t>
      </w:r>
      <w:bookmarkEnd w:id="299"/>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300" w:name="_Toc441100854"/>
      <w:r w:rsidRPr="00E86FC2">
        <w:rPr>
          <w:b w:val="0"/>
        </w:rPr>
        <w:lastRenderedPageBreak/>
        <w:t>Funkcionalni zahtjevi</w:t>
      </w:r>
      <w:bookmarkEnd w:id="300"/>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301" w:name="_Toc441100855"/>
      <w:r w:rsidRPr="0020295F">
        <w:lastRenderedPageBreak/>
        <w:t>Opis obrazaca uporabe:</w:t>
      </w:r>
      <w:bookmarkEnd w:id="301"/>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206E7C02"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 xml:space="preserve">UC31 – </w:t>
      </w:r>
      <w:del w:id="302" w:author="Tin Trčak" w:date="2016-01-21T14:27:00Z">
        <w:r w:rsidRPr="00E86FC2" w:rsidDel="00EC1247">
          <w:rPr>
            <w:rFonts w:cs="Times New Roman"/>
            <w:b/>
            <w:szCs w:val="24"/>
          </w:rPr>
          <w:delText>SnimanjeNarudžbe</w:delText>
        </w:r>
      </w:del>
      <w:ins w:id="303" w:author="Tin Trčak" w:date="2016-01-21T14:27:00Z">
        <w:r w:rsidR="00EC1247" w:rsidRPr="00E86FC2">
          <w:rPr>
            <w:rFonts w:cs="Times New Roman"/>
            <w:b/>
            <w:szCs w:val="24"/>
          </w:rPr>
          <w:t>Snimanje</w:t>
        </w:r>
        <w:r w:rsidR="00EC1247">
          <w:rPr>
            <w:rFonts w:cs="Times New Roman"/>
            <w:b/>
            <w:szCs w:val="24"/>
          </w:rPr>
          <w:t>Statistike</w:t>
        </w:r>
      </w:ins>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30F74933"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del w:id="304" w:author="Tin Trčak" w:date="2016-01-21T14:27:00Z">
        <w:r w:rsidRPr="0020295F" w:rsidDel="00EC1247">
          <w:rPr>
            <w:rFonts w:cs="Times New Roman"/>
            <w:szCs w:val="24"/>
          </w:rPr>
          <w:delText>neke narudžbe</w:delText>
        </w:r>
      </w:del>
      <w:ins w:id="305" w:author="Tin Trčak" w:date="2016-01-21T14:27:00Z">
        <w:r w:rsidR="00EC1247">
          <w:rPr>
            <w:rFonts w:cs="Times New Roman"/>
            <w:szCs w:val="24"/>
          </w:rPr>
          <w:t>statistike</w:t>
        </w:r>
      </w:ins>
      <w:r w:rsidRPr="0020295F">
        <w:rPr>
          <w:rFonts w:cs="Times New Roman"/>
          <w:szCs w:val="24"/>
        </w:rPr>
        <w:t xml:space="preserv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0F83120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del w:id="306" w:author="Tin Trčak" w:date="2016-01-21T14:27:00Z">
        <w:r w:rsidRPr="0020295F" w:rsidDel="00EC1247">
          <w:rPr>
            <w:rFonts w:cs="Times New Roman"/>
            <w:szCs w:val="24"/>
          </w:rPr>
          <w:delText xml:space="preserve">narudžbe </w:delText>
        </w:r>
      </w:del>
      <w:ins w:id="307" w:author="Tin Trčak" w:date="2016-01-21T14:27:00Z">
        <w:r w:rsidR="00EC1247">
          <w:rPr>
            <w:rFonts w:cs="Times New Roman"/>
            <w:szCs w:val="24"/>
          </w:rPr>
          <w:t>statistike</w:t>
        </w:r>
        <w:r w:rsidR="00EC1247" w:rsidRPr="0020295F">
          <w:rPr>
            <w:rFonts w:cs="Times New Roman"/>
            <w:szCs w:val="24"/>
          </w:rPr>
          <w:t xml:space="preserve"> </w:t>
        </w:r>
      </w:ins>
      <w:r w:rsidRPr="0020295F">
        <w:rPr>
          <w:rFonts w:cs="Times New Roman"/>
          <w:szCs w:val="24"/>
        </w:rPr>
        <w:t>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7C17EB83" w:rsidR="00CA5BE5" w:rsidRPr="0020295F" w:rsidRDefault="00CA5BE5" w:rsidP="00CA5BE5">
      <w:pPr>
        <w:numPr>
          <w:ilvl w:val="0"/>
          <w:numId w:val="46"/>
        </w:numPr>
        <w:shd w:val="clear" w:color="auto" w:fill="FFFFFF"/>
        <w:spacing w:after="0"/>
        <w:textAlignment w:val="baseline"/>
        <w:rPr>
          <w:rFonts w:cs="Times New Roman"/>
          <w:szCs w:val="24"/>
        </w:rPr>
      </w:pPr>
      <w:del w:id="308" w:author="Tin Trčak" w:date="2016-01-21T14:28:00Z">
        <w:r w:rsidRPr="0020295F" w:rsidDel="00EC1247">
          <w:rPr>
            <w:rFonts w:cs="Times New Roman"/>
            <w:szCs w:val="24"/>
          </w:rPr>
          <w:delText>Podaci odabrane narudžbe spremaju</w:delText>
        </w:r>
      </w:del>
      <w:ins w:id="309" w:author="Tin Trčak" w:date="2016-01-21T14:28:00Z">
        <w:r w:rsidR="00EC1247">
          <w:rPr>
            <w:rFonts w:cs="Times New Roman"/>
            <w:szCs w:val="24"/>
          </w:rPr>
          <w:t>Statistika</w:t>
        </w:r>
      </w:ins>
      <w:r w:rsidRPr="0020295F">
        <w:rPr>
          <w:rFonts w:cs="Times New Roman"/>
          <w:szCs w:val="24"/>
        </w:rPr>
        <w:t xml:space="preserve"> se</w:t>
      </w:r>
      <w:ins w:id="310" w:author="Tin Trčak" w:date="2016-01-21T14:28:00Z">
        <w:r w:rsidR="00EC1247">
          <w:rPr>
            <w:rFonts w:cs="Times New Roman"/>
            <w:szCs w:val="24"/>
          </w:rPr>
          <w:t xml:space="preserve"> sprema</w:t>
        </w:r>
      </w:ins>
      <w:r w:rsidRPr="0020295F">
        <w:rPr>
          <w:rFonts w:cs="Times New Roman"/>
          <w:szCs w:val="24"/>
        </w:rPr>
        <w:t xml:space="preserv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311" w:name="_Toc441100856"/>
      <w:r w:rsidRPr="0020295F">
        <w:lastRenderedPageBreak/>
        <w:t>Dijagrami obrazaca</w:t>
      </w:r>
      <w:bookmarkEnd w:id="311"/>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312" w:name="_Toc441150007"/>
      <w:r w:rsidRPr="00E86FC2">
        <w:t xml:space="preserve">Slika </w:t>
      </w:r>
      <w:ins w:id="313" w:author="Tin Trčak" w:date="2016-01-21T13:41:00Z">
        <w:r w:rsidR="00476BBA">
          <w:fldChar w:fldCharType="begin"/>
        </w:r>
        <w:r w:rsidR="00476BBA">
          <w:instrText xml:space="preserve"> STYLEREF 2 \s </w:instrText>
        </w:r>
      </w:ins>
      <w:r w:rsidR="00476BBA">
        <w:fldChar w:fldCharType="separate"/>
      </w:r>
      <w:r w:rsidR="00476BBA">
        <w:rPr>
          <w:noProof/>
        </w:rPr>
        <w:t>4.2</w:t>
      </w:r>
      <w:ins w:id="3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15" w:author="Tin Trčak" w:date="2016-01-21T13:41:00Z">
        <w:r w:rsidR="00476BBA">
          <w:rPr>
            <w:noProof/>
          </w:rPr>
          <w:t>1</w:t>
        </w:r>
        <w:r w:rsidR="00476BBA">
          <w:fldChar w:fldCharType="end"/>
        </w:r>
      </w:ins>
      <w:ins w:id="316" w:author="Fredi" w:date="2016-01-21T00:26:00Z">
        <w:del w:id="317" w:author="Tin Trčak" w:date="2016-01-21T00:45:00Z">
          <w:r w:rsidR="00B93800" w:rsidDel="00C255BA">
            <w:fldChar w:fldCharType="begin"/>
          </w:r>
          <w:r w:rsidR="00B93800" w:rsidDel="00C255BA">
            <w:delInstrText xml:space="preserve"> STYLEREF 2 \s </w:delInstrText>
          </w:r>
        </w:del>
      </w:ins>
      <w:del w:id="318" w:author="Tin Trčak" w:date="2016-01-21T00:45:00Z">
        <w:r w:rsidR="00B93800" w:rsidDel="00C255BA">
          <w:fldChar w:fldCharType="separate"/>
        </w:r>
        <w:r w:rsidR="00B93800" w:rsidDel="00C255BA">
          <w:rPr>
            <w:noProof/>
          </w:rPr>
          <w:delText>4.2</w:delText>
        </w:r>
      </w:del>
      <w:ins w:id="319" w:author="Fredi" w:date="2016-01-21T00:26:00Z">
        <w:del w:id="3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21" w:author="Tin Trčak" w:date="2016-01-21T00:45:00Z">
        <w:r w:rsidR="00B93800" w:rsidDel="00C255BA">
          <w:fldChar w:fldCharType="separate"/>
        </w:r>
      </w:del>
      <w:ins w:id="322" w:author="Fredi" w:date="2016-01-21T00:26:00Z">
        <w:del w:id="323" w:author="Tin Trčak" w:date="2016-01-21T00:45:00Z">
          <w:r w:rsidR="00B93800" w:rsidDel="00C255BA">
            <w:rPr>
              <w:noProof/>
            </w:rPr>
            <w:delText>1</w:delText>
          </w:r>
          <w:r w:rsidR="00B93800" w:rsidDel="00C255BA">
            <w:fldChar w:fldCharType="end"/>
          </w:r>
        </w:del>
      </w:ins>
      <w:del w:id="3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312"/>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25" w:name="_Toc441150008"/>
      <w:r w:rsidRPr="00E86FC2">
        <w:t xml:space="preserve">Slika </w:t>
      </w:r>
      <w:ins w:id="326" w:author="Tin Trčak" w:date="2016-01-21T13:41:00Z">
        <w:r w:rsidR="00476BBA">
          <w:fldChar w:fldCharType="begin"/>
        </w:r>
        <w:r w:rsidR="00476BBA">
          <w:instrText xml:space="preserve"> STYLEREF 2 \s </w:instrText>
        </w:r>
      </w:ins>
      <w:r w:rsidR="00476BBA">
        <w:fldChar w:fldCharType="separate"/>
      </w:r>
      <w:r w:rsidR="00476BBA">
        <w:rPr>
          <w:noProof/>
        </w:rPr>
        <w:t>4.2</w:t>
      </w:r>
      <w:ins w:id="3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28" w:author="Tin Trčak" w:date="2016-01-21T13:41:00Z">
        <w:r w:rsidR="00476BBA">
          <w:rPr>
            <w:noProof/>
          </w:rPr>
          <w:t>2</w:t>
        </w:r>
        <w:r w:rsidR="00476BBA">
          <w:fldChar w:fldCharType="end"/>
        </w:r>
      </w:ins>
      <w:ins w:id="329" w:author="Fredi" w:date="2016-01-21T00:26:00Z">
        <w:del w:id="330" w:author="Tin Trčak" w:date="2016-01-21T00:45:00Z">
          <w:r w:rsidR="00B93800" w:rsidDel="00C255BA">
            <w:fldChar w:fldCharType="begin"/>
          </w:r>
          <w:r w:rsidR="00B93800" w:rsidDel="00C255BA">
            <w:delInstrText xml:space="preserve"> STYLEREF 2 \s </w:delInstrText>
          </w:r>
        </w:del>
      </w:ins>
      <w:del w:id="331" w:author="Tin Trčak" w:date="2016-01-21T00:45:00Z">
        <w:r w:rsidR="00B93800" w:rsidDel="00C255BA">
          <w:fldChar w:fldCharType="separate"/>
        </w:r>
        <w:r w:rsidR="00B93800" w:rsidDel="00C255BA">
          <w:rPr>
            <w:noProof/>
          </w:rPr>
          <w:delText>4.2</w:delText>
        </w:r>
      </w:del>
      <w:ins w:id="332" w:author="Fredi" w:date="2016-01-21T00:26:00Z">
        <w:del w:id="3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34" w:author="Tin Trčak" w:date="2016-01-21T00:45:00Z">
        <w:r w:rsidR="00B93800" w:rsidDel="00C255BA">
          <w:fldChar w:fldCharType="separate"/>
        </w:r>
      </w:del>
      <w:ins w:id="335" w:author="Fredi" w:date="2016-01-21T00:26:00Z">
        <w:del w:id="336" w:author="Tin Trčak" w:date="2016-01-21T00:45:00Z">
          <w:r w:rsidR="00B93800" w:rsidDel="00C255BA">
            <w:rPr>
              <w:noProof/>
            </w:rPr>
            <w:delText>2</w:delText>
          </w:r>
          <w:r w:rsidR="00B93800" w:rsidDel="00C255BA">
            <w:fldChar w:fldCharType="end"/>
          </w:r>
        </w:del>
      </w:ins>
      <w:del w:id="3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25"/>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38" w:name="_Toc441150009"/>
      <w:r w:rsidRPr="00E86FC2">
        <w:t xml:space="preserve">Slika </w:t>
      </w:r>
      <w:ins w:id="339" w:author="Tin Trčak" w:date="2016-01-21T13:41:00Z">
        <w:r w:rsidR="00476BBA">
          <w:fldChar w:fldCharType="begin"/>
        </w:r>
        <w:r w:rsidR="00476BBA">
          <w:instrText xml:space="preserve"> STYLEREF 2 \s </w:instrText>
        </w:r>
      </w:ins>
      <w:r w:rsidR="00476BBA">
        <w:fldChar w:fldCharType="separate"/>
      </w:r>
      <w:r w:rsidR="00476BBA">
        <w:rPr>
          <w:noProof/>
        </w:rPr>
        <w:t>4.2</w:t>
      </w:r>
      <w:ins w:id="3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41" w:author="Tin Trčak" w:date="2016-01-21T13:41:00Z">
        <w:r w:rsidR="00476BBA">
          <w:rPr>
            <w:noProof/>
          </w:rPr>
          <w:t>3</w:t>
        </w:r>
        <w:r w:rsidR="00476BBA">
          <w:fldChar w:fldCharType="end"/>
        </w:r>
      </w:ins>
      <w:ins w:id="342" w:author="Fredi" w:date="2016-01-21T00:26:00Z">
        <w:del w:id="343" w:author="Tin Trčak" w:date="2016-01-21T00:45:00Z">
          <w:r w:rsidR="00B93800" w:rsidDel="00C255BA">
            <w:fldChar w:fldCharType="begin"/>
          </w:r>
          <w:r w:rsidR="00B93800" w:rsidDel="00C255BA">
            <w:delInstrText xml:space="preserve"> STYLEREF 2 \s </w:delInstrText>
          </w:r>
        </w:del>
      </w:ins>
      <w:del w:id="344" w:author="Tin Trčak" w:date="2016-01-21T00:45:00Z">
        <w:r w:rsidR="00B93800" w:rsidDel="00C255BA">
          <w:fldChar w:fldCharType="separate"/>
        </w:r>
        <w:r w:rsidR="00B93800" w:rsidDel="00C255BA">
          <w:rPr>
            <w:noProof/>
          </w:rPr>
          <w:delText>4.2</w:delText>
        </w:r>
      </w:del>
      <w:ins w:id="345" w:author="Fredi" w:date="2016-01-21T00:26:00Z">
        <w:del w:id="3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47" w:author="Tin Trčak" w:date="2016-01-21T00:45:00Z">
        <w:r w:rsidR="00B93800" w:rsidDel="00C255BA">
          <w:fldChar w:fldCharType="separate"/>
        </w:r>
      </w:del>
      <w:ins w:id="348" w:author="Fredi" w:date="2016-01-21T00:26:00Z">
        <w:del w:id="349" w:author="Tin Trčak" w:date="2016-01-21T00:45:00Z">
          <w:r w:rsidR="00B93800" w:rsidDel="00C255BA">
            <w:rPr>
              <w:noProof/>
            </w:rPr>
            <w:delText>3</w:delText>
          </w:r>
          <w:r w:rsidR="00B93800" w:rsidDel="00C255BA">
            <w:fldChar w:fldCharType="end"/>
          </w:r>
        </w:del>
      </w:ins>
      <w:del w:id="3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38"/>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51" w:name="_Toc441150010"/>
      <w:r w:rsidRPr="00E86FC2">
        <w:t xml:space="preserve">Slika </w:t>
      </w:r>
      <w:ins w:id="352" w:author="Tin Trčak" w:date="2016-01-21T13:41:00Z">
        <w:r w:rsidR="00476BBA">
          <w:fldChar w:fldCharType="begin"/>
        </w:r>
        <w:r w:rsidR="00476BBA">
          <w:instrText xml:space="preserve"> STYLEREF 2 \s </w:instrText>
        </w:r>
      </w:ins>
      <w:r w:rsidR="00476BBA">
        <w:fldChar w:fldCharType="separate"/>
      </w:r>
      <w:r w:rsidR="00476BBA">
        <w:rPr>
          <w:noProof/>
        </w:rPr>
        <w:t>4.2</w:t>
      </w:r>
      <w:ins w:id="3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54" w:author="Tin Trčak" w:date="2016-01-21T13:41:00Z">
        <w:r w:rsidR="00476BBA">
          <w:rPr>
            <w:noProof/>
          </w:rPr>
          <w:t>4</w:t>
        </w:r>
        <w:r w:rsidR="00476BBA">
          <w:fldChar w:fldCharType="end"/>
        </w:r>
      </w:ins>
      <w:ins w:id="355" w:author="Fredi" w:date="2016-01-21T00:26:00Z">
        <w:del w:id="356" w:author="Tin Trčak" w:date="2016-01-21T00:45:00Z">
          <w:r w:rsidR="00B93800" w:rsidDel="00C255BA">
            <w:fldChar w:fldCharType="begin"/>
          </w:r>
          <w:r w:rsidR="00B93800" w:rsidDel="00C255BA">
            <w:delInstrText xml:space="preserve"> STYLEREF 2 \s </w:delInstrText>
          </w:r>
        </w:del>
      </w:ins>
      <w:del w:id="357" w:author="Tin Trčak" w:date="2016-01-21T00:45:00Z">
        <w:r w:rsidR="00B93800" w:rsidDel="00C255BA">
          <w:fldChar w:fldCharType="separate"/>
        </w:r>
        <w:r w:rsidR="00B93800" w:rsidDel="00C255BA">
          <w:rPr>
            <w:noProof/>
          </w:rPr>
          <w:delText>4.2</w:delText>
        </w:r>
      </w:del>
      <w:ins w:id="358" w:author="Fredi" w:date="2016-01-21T00:26:00Z">
        <w:del w:id="3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60" w:author="Tin Trčak" w:date="2016-01-21T00:45:00Z">
        <w:r w:rsidR="00B93800" w:rsidDel="00C255BA">
          <w:fldChar w:fldCharType="separate"/>
        </w:r>
      </w:del>
      <w:ins w:id="361" w:author="Fredi" w:date="2016-01-21T00:26:00Z">
        <w:del w:id="362" w:author="Tin Trčak" w:date="2016-01-21T00:45:00Z">
          <w:r w:rsidR="00B93800" w:rsidDel="00C255BA">
            <w:rPr>
              <w:noProof/>
            </w:rPr>
            <w:delText>4</w:delText>
          </w:r>
          <w:r w:rsidR="00B93800" w:rsidDel="00C255BA">
            <w:fldChar w:fldCharType="end"/>
          </w:r>
        </w:del>
      </w:ins>
      <w:del w:id="3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51"/>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364" w:name="_Toc441150011"/>
      <w:r w:rsidRPr="00E86FC2">
        <w:t xml:space="preserve">Slika </w:t>
      </w:r>
      <w:ins w:id="365" w:author="Tin Trčak" w:date="2016-01-21T13:41:00Z">
        <w:r w:rsidR="00476BBA">
          <w:fldChar w:fldCharType="begin"/>
        </w:r>
        <w:r w:rsidR="00476BBA">
          <w:instrText xml:space="preserve"> STYLEREF 2 \s </w:instrText>
        </w:r>
      </w:ins>
      <w:r w:rsidR="00476BBA">
        <w:fldChar w:fldCharType="separate"/>
      </w:r>
      <w:r w:rsidR="00476BBA">
        <w:rPr>
          <w:noProof/>
        </w:rPr>
        <w:t>4.2</w:t>
      </w:r>
      <w:ins w:id="3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67" w:author="Tin Trčak" w:date="2016-01-21T13:41:00Z">
        <w:r w:rsidR="00476BBA">
          <w:rPr>
            <w:noProof/>
          </w:rPr>
          <w:t>5</w:t>
        </w:r>
        <w:r w:rsidR="00476BBA">
          <w:fldChar w:fldCharType="end"/>
        </w:r>
      </w:ins>
      <w:ins w:id="368" w:author="Fredi" w:date="2016-01-21T00:26:00Z">
        <w:del w:id="369" w:author="Tin Trčak" w:date="2016-01-21T00:45:00Z">
          <w:r w:rsidR="00B93800" w:rsidDel="00C255BA">
            <w:fldChar w:fldCharType="begin"/>
          </w:r>
          <w:r w:rsidR="00B93800" w:rsidDel="00C255BA">
            <w:delInstrText xml:space="preserve"> STYLEREF 2 \s </w:delInstrText>
          </w:r>
        </w:del>
      </w:ins>
      <w:del w:id="370" w:author="Tin Trčak" w:date="2016-01-21T00:45:00Z">
        <w:r w:rsidR="00B93800" w:rsidDel="00C255BA">
          <w:fldChar w:fldCharType="separate"/>
        </w:r>
        <w:r w:rsidR="00B93800" w:rsidDel="00C255BA">
          <w:rPr>
            <w:noProof/>
          </w:rPr>
          <w:delText>4.2</w:delText>
        </w:r>
      </w:del>
      <w:ins w:id="371" w:author="Fredi" w:date="2016-01-21T00:26:00Z">
        <w:del w:id="3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3" w:author="Tin Trčak" w:date="2016-01-21T00:45:00Z">
        <w:r w:rsidR="00B93800" w:rsidDel="00C255BA">
          <w:fldChar w:fldCharType="separate"/>
        </w:r>
      </w:del>
      <w:ins w:id="374" w:author="Fredi" w:date="2016-01-21T00:26:00Z">
        <w:del w:id="375" w:author="Tin Trčak" w:date="2016-01-21T00:45:00Z">
          <w:r w:rsidR="00B93800" w:rsidDel="00C255BA">
            <w:rPr>
              <w:noProof/>
            </w:rPr>
            <w:delText>5</w:delText>
          </w:r>
          <w:r w:rsidR="00B93800" w:rsidDel="00C255BA">
            <w:fldChar w:fldCharType="end"/>
          </w:r>
        </w:del>
      </w:ins>
      <w:del w:id="3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364"/>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377" w:name="_Toc441150012"/>
      <w:r w:rsidRPr="00E86FC2">
        <w:t xml:space="preserve">Slika </w:t>
      </w:r>
      <w:ins w:id="378" w:author="Tin Trčak" w:date="2016-01-21T13:41:00Z">
        <w:r w:rsidR="00476BBA">
          <w:fldChar w:fldCharType="begin"/>
        </w:r>
        <w:r w:rsidR="00476BBA">
          <w:instrText xml:space="preserve"> STYLEREF 2 \s </w:instrText>
        </w:r>
      </w:ins>
      <w:r w:rsidR="00476BBA">
        <w:fldChar w:fldCharType="separate"/>
      </w:r>
      <w:r w:rsidR="00476BBA">
        <w:rPr>
          <w:noProof/>
        </w:rPr>
        <w:t>4.2</w:t>
      </w:r>
      <w:ins w:id="3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80" w:author="Tin Trčak" w:date="2016-01-21T13:41:00Z">
        <w:r w:rsidR="00476BBA">
          <w:rPr>
            <w:noProof/>
          </w:rPr>
          <w:t>6</w:t>
        </w:r>
        <w:r w:rsidR="00476BBA">
          <w:fldChar w:fldCharType="end"/>
        </w:r>
      </w:ins>
      <w:ins w:id="381" w:author="Fredi" w:date="2016-01-21T00:26:00Z">
        <w:del w:id="382" w:author="Tin Trčak" w:date="2016-01-21T00:45:00Z">
          <w:r w:rsidR="00B93800" w:rsidDel="00C255BA">
            <w:fldChar w:fldCharType="begin"/>
          </w:r>
          <w:r w:rsidR="00B93800" w:rsidDel="00C255BA">
            <w:delInstrText xml:space="preserve"> STYLEREF 2 \s </w:delInstrText>
          </w:r>
        </w:del>
      </w:ins>
      <w:del w:id="383" w:author="Tin Trčak" w:date="2016-01-21T00:45:00Z">
        <w:r w:rsidR="00B93800" w:rsidDel="00C255BA">
          <w:fldChar w:fldCharType="separate"/>
        </w:r>
        <w:r w:rsidR="00B93800" w:rsidDel="00C255BA">
          <w:rPr>
            <w:noProof/>
          </w:rPr>
          <w:delText>4.2</w:delText>
        </w:r>
      </w:del>
      <w:ins w:id="384" w:author="Fredi" w:date="2016-01-21T00:26:00Z">
        <w:del w:id="3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6" w:author="Tin Trčak" w:date="2016-01-21T00:45:00Z">
        <w:r w:rsidR="00B93800" w:rsidDel="00C255BA">
          <w:fldChar w:fldCharType="separate"/>
        </w:r>
      </w:del>
      <w:ins w:id="387" w:author="Fredi" w:date="2016-01-21T00:26:00Z">
        <w:del w:id="388" w:author="Tin Trčak" w:date="2016-01-21T00:45:00Z">
          <w:r w:rsidR="00B93800" w:rsidDel="00C255BA">
            <w:rPr>
              <w:noProof/>
            </w:rPr>
            <w:delText>6</w:delText>
          </w:r>
          <w:r w:rsidR="00B93800" w:rsidDel="00C255BA">
            <w:fldChar w:fldCharType="end"/>
          </w:r>
        </w:del>
      </w:ins>
      <w:del w:id="3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377"/>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390" w:name="_Toc441150013"/>
      <w:r w:rsidRPr="00E86FC2">
        <w:t xml:space="preserve">Slika </w:t>
      </w:r>
      <w:ins w:id="391" w:author="Tin Trčak" w:date="2016-01-21T13:41:00Z">
        <w:r w:rsidR="00476BBA">
          <w:fldChar w:fldCharType="begin"/>
        </w:r>
        <w:r w:rsidR="00476BBA">
          <w:instrText xml:space="preserve"> STYLEREF 2 \s </w:instrText>
        </w:r>
      </w:ins>
      <w:r w:rsidR="00476BBA">
        <w:fldChar w:fldCharType="separate"/>
      </w:r>
      <w:r w:rsidR="00476BBA">
        <w:rPr>
          <w:noProof/>
        </w:rPr>
        <w:t>4.2</w:t>
      </w:r>
      <w:ins w:id="3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93" w:author="Tin Trčak" w:date="2016-01-21T13:41:00Z">
        <w:r w:rsidR="00476BBA">
          <w:rPr>
            <w:noProof/>
          </w:rPr>
          <w:t>7</w:t>
        </w:r>
        <w:r w:rsidR="00476BBA">
          <w:fldChar w:fldCharType="end"/>
        </w:r>
      </w:ins>
      <w:ins w:id="394" w:author="Fredi" w:date="2016-01-21T00:26:00Z">
        <w:del w:id="395" w:author="Tin Trčak" w:date="2016-01-21T00:45:00Z">
          <w:r w:rsidR="00B93800" w:rsidDel="00C255BA">
            <w:fldChar w:fldCharType="begin"/>
          </w:r>
          <w:r w:rsidR="00B93800" w:rsidDel="00C255BA">
            <w:delInstrText xml:space="preserve"> STYLEREF 2 \s </w:delInstrText>
          </w:r>
        </w:del>
      </w:ins>
      <w:del w:id="396" w:author="Tin Trčak" w:date="2016-01-21T00:45:00Z">
        <w:r w:rsidR="00B93800" w:rsidDel="00C255BA">
          <w:fldChar w:fldCharType="separate"/>
        </w:r>
        <w:r w:rsidR="00B93800" w:rsidDel="00C255BA">
          <w:rPr>
            <w:noProof/>
          </w:rPr>
          <w:delText>4.2</w:delText>
        </w:r>
      </w:del>
      <w:ins w:id="397" w:author="Fredi" w:date="2016-01-21T00:26:00Z">
        <w:del w:id="3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9" w:author="Tin Trčak" w:date="2016-01-21T00:45:00Z">
        <w:r w:rsidR="00B93800" w:rsidDel="00C255BA">
          <w:fldChar w:fldCharType="separate"/>
        </w:r>
      </w:del>
      <w:ins w:id="400" w:author="Fredi" w:date="2016-01-21T00:26:00Z">
        <w:del w:id="401" w:author="Tin Trčak" w:date="2016-01-21T00:45:00Z">
          <w:r w:rsidR="00B93800" w:rsidDel="00C255BA">
            <w:rPr>
              <w:noProof/>
            </w:rPr>
            <w:delText>7</w:delText>
          </w:r>
          <w:r w:rsidR="00B93800" w:rsidDel="00C255BA">
            <w:fldChar w:fldCharType="end"/>
          </w:r>
        </w:del>
      </w:ins>
      <w:del w:id="4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90"/>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03" w:name="_Toc441100857"/>
      <w:r w:rsidRPr="0020295F">
        <w:lastRenderedPageBreak/>
        <w:t>Sekvencijski dijagrami</w:t>
      </w:r>
      <w:bookmarkEnd w:id="403"/>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404" w:name="_Toc441150014"/>
      <w:r w:rsidRPr="00E86FC2">
        <w:t xml:space="preserve">Slika </w:t>
      </w:r>
      <w:ins w:id="405" w:author="Tin Trčak" w:date="2016-01-21T13:41:00Z">
        <w:r w:rsidR="00476BBA">
          <w:fldChar w:fldCharType="begin"/>
        </w:r>
        <w:r w:rsidR="00476BBA">
          <w:instrText xml:space="preserve"> STYLEREF 2 \s </w:instrText>
        </w:r>
      </w:ins>
      <w:r w:rsidR="00476BBA">
        <w:fldChar w:fldCharType="separate"/>
      </w:r>
      <w:r w:rsidR="00476BBA">
        <w:rPr>
          <w:noProof/>
        </w:rPr>
        <w:t>4.3</w:t>
      </w:r>
      <w:ins w:id="4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07" w:author="Tin Trčak" w:date="2016-01-21T13:41:00Z">
        <w:r w:rsidR="00476BBA">
          <w:rPr>
            <w:noProof/>
          </w:rPr>
          <w:t>1</w:t>
        </w:r>
        <w:r w:rsidR="00476BBA">
          <w:fldChar w:fldCharType="end"/>
        </w:r>
      </w:ins>
      <w:ins w:id="408" w:author="Fredi" w:date="2016-01-21T00:26:00Z">
        <w:del w:id="409" w:author="Tin Trčak" w:date="2016-01-21T00:45:00Z">
          <w:r w:rsidR="00B93800" w:rsidDel="00C255BA">
            <w:fldChar w:fldCharType="begin"/>
          </w:r>
          <w:r w:rsidR="00B93800" w:rsidDel="00C255BA">
            <w:delInstrText xml:space="preserve"> STYLEREF 2 \s </w:delInstrText>
          </w:r>
        </w:del>
      </w:ins>
      <w:del w:id="410" w:author="Tin Trčak" w:date="2016-01-21T00:45:00Z">
        <w:r w:rsidR="00B93800" w:rsidDel="00C255BA">
          <w:fldChar w:fldCharType="separate"/>
        </w:r>
        <w:r w:rsidR="00B93800" w:rsidDel="00C255BA">
          <w:rPr>
            <w:noProof/>
          </w:rPr>
          <w:delText>4.3</w:delText>
        </w:r>
      </w:del>
      <w:ins w:id="411" w:author="Fredi" w:date="2016-01-21T00:26:00Z">
        <w:del w:id="4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3" w:author="Tin Trčak" w:date="2016-01-21T00:45:00Z">
        <w:r w:rsidR="00B93800" w:rsidDel="00C255BA">
          <w:fldChar w:fldCharType="separate"/>
        </w:r>
      </w:del>
      <w:ins w:id="414" w:author="Fredi" w:date="2016-01-21T00:26:00Z">
        <w:del w:id="415" w:author="Tin Trčak" w:date="2016-01-21T00:45:00Z">
          <w:r w:rsidR="00B93800" w:rsidDel="00C255BA">
            <w:rPr>
              <w:noProof/>
            </w:rPr>
            <w:delText>1</w:delText>
          </w:r>
          <w:r w:rsidR="00B93800" w:rsidDel="00C255BA">
            <w:fldChar w:fldCharType="end"/>
          </w:r>
        </w:del>
      </w:ins>
      <w:del w:id="4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04"/>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17" w:author="Tin Trčak" w:date="2016-01-21T14:05:00Z">
        <w:r w:rsidR="00EF3E02">
          <w:t xml:space="preserve">premještaju </w:t>
        </w:r>
      </w:ins>
      <w:del w:id="418" w:author="Tin Trčak" w:date="2016-01-21T14:04:00Z">
        <w:r w:rsidRPr="0020295F" w:rsidDel="00C750F2">
          <w:delText xml:space="preserve">brišu </w:delText>
        </w:r>
      </w:del>
      <w:r w:rsidRPr="0020295F">
        <w:t xml:space="preserve">iz </w:t>
      </w:r>
      <w:ins w:id="419" w:author="Tin Trčak" w:date="2016-01-21T14:06:00Z">
        <w:r w:rsidR="00EF3E02">
          <w:t>„</w:t>
        </w:r>
      </w:ins>
      <w:ins w:id="420" w:author="Tin Trčak" w:date="2016-01-21T14:05:00Z">
        <w:r w:rsidR="00EF3E02">
          <w:t>Popisa djelatnika</w:t>
        </w:r>
      </w:ins>
      <w:ins w:id="421" w:author="Tin Trčak" w:date="2016-01-21T14:06:00Z">
        <w:r w:rsidR="00EF3E02">
          <w:t>“</w:t>
        </w:r>
      </w:ins>
      <w:ins w:id="422" w:author="Tin Trčak" w:date="2016-01-21T14:05:00Z">
        <w:r w:rsidR="00EF3E02">
          <w:t xml:space="preserve"> u </w:t>
        </w:r>
      </w:ins>
      <w:ins w:id="423" w:author="Tin Trčak" w:date="2016-01-21T14:06:00Z">
        <w:r w:rsidR="00EF3E02">
          <w:t>„</w:t>
        </w:r>
      </w:ins>
      <w:ins w:id="424" w:author="Tin Trčak" w:date="2016-01-21T14:05:00Z">
        <w:r w:rsidR="00EF3E02">
          <w:t>Bivši djelatnici</w:t>
        </w:r>
      </w:ins>
      <w:ins w:id="425" w:author="Tin Trčak" w:date="2016-01-21T14:06:00Z">
        <w:r w:rsidR="00EF3E02">
          <w:t>“</w:t>
        </w:r>
      </w:ins>
      <w:ins w:id="426" w:author="Tin Trčak" w:date="2016-01-21T14:05:00Z">
        <w:r w:rsidR="00EF3E02">
          <w:t xml:space="preserve"> unutar </w:t>
        </w:r>
      </w:ins>
      <w:r w:rsidRPr="0020295F">
        <w:t>baze podataka</w:t>
      </w:r>
      <w:del w:id="427" w:author="Tin Trčak" w:date="2016-01-21T14:06:00Z">
        <w:r w:rsidRPr="0020295F" w:rsidDel="00EF3E02">
          <w:delText xml:space="preserve"> i djelatnik nestaje s popisa djelatnika.</w:delText>
        </w:r>
      </w:del>
      <w:ins w:id="428"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29" w:name="_Toc441150015"/>
      <w:r w:rsidRPr="00E86FC2">
        <w:t xml:space="preserve">Slika </w:t>
      </w:r>
      <w:ins w:id="430" w:author="Tin Trčak" w:date="2016-01-21T13:41:00Z">
        <w:r w:rsidR="00476BBA">
          <w:fldChar w:fldCharType="begin"/>
        </w:r>
        <w:r w:rsidR="00476BBA">
          <w:instrText xml:space="preserve"> STYLEREF 2 \s </w:instrText>
        </w:r>
      </w:ins>
      <w:r w:rsidR="00476BBA">
        <w:fldChar w:fldCharType="separate"/>
      </w:r>
      <w:r w:rsidR="00476BBA">
        <w:rPr>
          <w:noProof/>
        </w:rPr>
        <w:t>4.3</w:t>
      </w:r>
      <w:ins w:id="4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32" w:author="Tin Trčak" w:date="2016-01-21T13:41:00Z">
        <w:r w:rsidR="00476BBA">
          <w:rPr>
            <w:noProof/>
          </w:rPr>
          <w:t>2</w:t>
        </w:r>
        <w:r w:rsidR="00476BBA">
          <w:fldChar w:fldCharType="end"/>
        </w:r>
      </w:ins>
      <w:ins w:id="433" w:author="Fredi" w:date="2016-01-21T00:26:00Z">
        <w:del w:id="434" w:author="Tin Trčak" w:date="2016-01-21T00:45:00Z">
          <w:r w:rsidR="00B93800" w:rsidDel="00C255BA">
            <w:fldChar w:fldCharType="begin"/>
          </w:r>
          <w:r w:rsidR="00B93800" w:rsidDel="00C255BA">
            <w:delInstrText xml:space="preserve"> STYLEREF 2 \s </w:delInstrText>
          </w:r>
        </w:del>
      </w:ins>
      <w:del w:id="435" w:author="Tin Trčak" w:date="2016-01-21T00:45:00Z">
        <w:r w:rsidR="00B93800" w:rsidDel="00C255BA">
          <w:fldChar w:fldCharType="separate"/>
        </w:r>
        <w:r w:rsidR="00B93800" w:rsidDel="00C255BA">
          <w:rPr>
            <w:noProof/>
          </w:rPr>
          <w:delText>4.3</w:delText>
        </w:r>
      </w:del>
      <w:ins w:id="436" w:author="Fredi" w:date="2016-01-21T00:26:00Z">
        <w:del w:id="4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8" w:author="Tin Trčak" w:date="2016-01-21T00:45:00Z">
        <w:r w:rsidR="00B93800" w:rsidDel="00C255BA">
          <w:fldChar w:fldCharType="separate"/>
        </w:r>
      </w:del>
      <w:ins w:id="439" w:author="Fredi" w:date="2016-01-21T00:26:00Z">
        <w:del w:id="440" w:author="Tin Trčak" w:date="2016-01-21T00:45:00Z">
          <w:r w:rsidR="00B93800" w:rsidDel="00C255BA">
            <w:rPr>
              <w:noProof/>
            </w:rPr>
            <w:delText>2</w:delText>
          </w:r>
          <w:r w:rsidR="00B93800" w:rsidDel="00C255BA">
            <w:fldChar w:fldCharType="end"/>
          </w:r>
        </w:del>
      </w:ins>
      <w:del w:id="4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29"/>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42" w:name="_Toc441150016"/>
      <w:r w:rsidRPr="00E86FC2">
        <w:t xml:space="preserve">Slika </w:t>
      </w:r>
      <w:ins w:id="443" w:author="Tin Trčak" w:date="2016-01-21T13:41:00Z">
        <w:r w:rsidR="00476BBA">
          <w:fldChar w:fldCharType="begin"/>
        </w:r>
        <w:r w:rsidR="00476BBA">
          <w:instrText xml:space="preserve"> STYLEREF 2 \s </w:instrText>
        </w:r>
      </w:ins>
      <w:r w:rsidR="00476BBA">
        <w:fldChar w:fldCharType="separate"/>
      </w:r>
      <w:r w:rsidR="00476BBA">
        <w:rPr>
          <w:noProof/>
        </w:rPr>
        <w:t>4.3</w:t>
      </w:r>
      <w:ins w:id="4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45" w:author="Tin Trčak" w:date="2016-01-21T13:41:00Z">
        <w:r w:rsidR="00476BBA">
          <w:rPr>
            <w:noProof/>
          </w:rPr>
          <w:t>3</w:t>
        </w:r>
        <w:r w:rsidR="00476BBA">
          <w:fldChar w:fldCharType="end"/>
        </w:r>
      </w:ins>
      <w:ins w:id="446" w:author="Fredi" w:date="2016-01-21T00:26:00Z">
        <w:del w:id="447" w:author="Tin Trčak" w:date="2016-01-21T00:45:00Z">
          <w:r w:rsidR="00B93800" w:rsidDel="00C255BA">
            <w:fldChar w:fldCharType="begin"/>
          </w:r>
          <w:r w:rsidR="00B93800" w:rsidDel="00C255BA">
            <w:delInstrText xml:space="preserve"> STYLEREF 2 \s </w:delInstrText>
          </w:r>
        </w:del>
      </w:ins>
      <w:del w:id="448" w:author="Tin Trčak" w:date="2016-01-21T00:45:00Z">
        <w:r w:rsidR="00B93800" w:rsidDel="00C255BA">
          <w:fldChar w:fldCharType="separate"/>
        </w:r>
        <w:r w:rsidR="00B93800" w:rsidDel="00C255BA">
          <w:rPr>
            <w:noProof/>
          </w:rPr>
          <w:delText>4.3</w:delText>
        </w:r>
      </w:del>
      <w:ins w:id="449" w:author="Fredi" w:date="2016-01-21T00:26:00Z">
        <w:del w:id="4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1" w:author="Tin Trčak" w:date="2016-01-21T00:45:00Z">
        <w:r w:rsidR="00B93800" w:rsidDel="00C255BA">
          <w:fldChar w:fldCharType="separate"/>
        </w:r>
      </w:del>
      <w:ins w:id="452" w:author="Fredi" w:date="2016-01-21T00:26:00Z">
        <w:del w:id="453" w:author="Tin Trčak" w:date="2016-01-21T00:45:00Z">
          <w:r w:rsidR="00B93800" w:rsidDel="00C255BA">
            <w:rPr>
              <w:noProof/>
            </w:rPr>
            <w:delText>3</w:delText>
          </w:r>
          <w:r w:rsidR="00B93800" w:rsidDel="00C255BA">
            <w:fldChar w:fldCharType="end"/>
          </w:r>
        </w:del>
      </w:ins>
      <w:del w:id="4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42"/>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455" w:name="_Toc441150017"/>
      <w:r w:rsidRPr="00E86FC2">
        <w:t xml:space="preserve">Slika </w:t>
      </w:r>
      <w:ins w:id="456" w:author="Tin Trčak" w:date="2016-01-21T13:41:00Z">
        <w:r w:rsidR="00476BBA">
          <w:fldChar w:fldCharType="begin"/>
        </w:r>
        <w:r w:rsidR="00476BBA">
          <w:instrText xml:space="preserve"> STYLEREF 2 \s </w:instrText>
        </w:r>
      </w:ins>
      <w:r w:rsidR="00476BBA">
        <w:fldChar w:fldCharType="separate"/>
      </w:r>
      <w:r w:rsidR="00476BBA">
        <w:rPr>
          <w:noProof/>
        </w:rPr>
        <w:t>4.3</w:t>
      </w:r>
      <w:ins w:id="4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58" w:author="Tin Trčak" w:date="2016-01-21T13:41:00Z">
        <w:r w:rsidR="00476BBA">
          <w:rPr>
            <w:noProof/>
          </w:rPr>
          <w:t>4</w:t>
        </w:r>
        <w:r w:rsidR="00476BBA">
          <w:fldChar w:fldCharType="end"/>
        </w:r>
      </w:ins>
      <w:ins w:id="459" w:author="Fredi" w:date="2016-01-21T00:26:00Z">
        <w:del w:id="460" w:author="Tin Trčak" w:date="2016-01-21T00:45:00Z">
          <w:r w:rsidR="00B93800" w:rsidDel="00C255BA">
            <w:fldChar w:fldCharType="begin"/>
          </w:r>
          <w:r w:rsidR="00B93800" w:rsidDel="00C255BA">
            <w:delInstrText xml:space="preserve"> STYLEREF 2 \s </w:delInstrText>
          </w:r>
        </w:del>
      </w:ins>
      <w:del w:id="461" w:author="Tin Trčak" w:date="2016-01-21T00:45:00Z">
        <w:r w:rsidR="00B93800" w:rsidDel="00C255BA">
          <w:fldChar w:fldCharType="separate"/>
        </w:r>
        <w:r w:rsidR="00B93800" w:rsidDel="00C255BA">
          <w:rPr>
            <w:noProof/>
          </w:rPr>
          <w:delText>4.3</w:delText>
        </w:r>
      </w:del>
      <w:ins w:id="462" w:author="Fredi" w:date="2016-01-21T00:26:00Z">
        <w:del w:id="4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64" w:author="Tin Trčak" w:date="2016-01-21T00:45:00Z">
        <w:r w:rsidR="00B93800" w:rsidDel="00C255BA">
          <w:fldChar w:fldCharType="separate"/>
        </w:r>
      </w:del>
      <w:ins w:id="465" w:author="Fredi" w:date="2016-01-21T00:26:00Z">
        <w:del w:id="466" w:author="Tin Trčak" w:date="2016-01-21T00:45:00Z">
          <w:r w:rsidR="00B93800" w:rsidDel="00C255BA">
            <w:rPr>
              <w:noProof/>
            </w:rPr>
            <w:delText>4</w:delText>
          </w:r>
          <w:r w:rsidR="00B93800" w:rsidDel="00C255BA">
            <w:fldChar w:fldCharType="end"/>
          </w:r>
        </w:del>
      </w:ins>
      <w:del w:id="4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455"/>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468" w:name="_Toc441150018"/>
      <w:r w:rsidRPr="00E86FC2">
        <w:t xml:space="preserve">Slika </w:t>
      </w:r>
      <w:ins w:id="469" w:author="Tin Trčak" w:date="2016-01-21T13:41:00Z">
        <w:r w:rsidR="00476BBA">
          <w:fldChar w:fldCharType="begin"/>
        </w:r>
        <w:r w:rsidR="00476BBA">
          <w:instrText xml:space="preserve"> STYLEREF 2 \s </w:instrText>
        </w:r>
      </w:ins>
      <w:r w:rsidR="00476BBA">
        <w:fldChar w:fldCharType="separate"/>
      </w:r>
      <w:r w:rsidR="00476BBA">
        <w:rPr>
          <w:noProof/>
        </w:rPr>
        <w:t>4.3</w:t>
      </w:r>
      <w:ins w:id="4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71" w:author="Tin Trčak" w:date="2016-01-21T13:41:00Z">
        <w:r w:rsidR="00476BBA">
          <w:rPr>
            <w:noProof/>
          </w:rPr>
          <w:t>5</w:t>
        </w:r>
        <w:r w:rsidR="00476BBA">
          <w:fldChar w:fldCharType="end"/>
        </w:r>
      </w:ins>
      <w:ins w:id="472" w:author="Fredi" w:date="2016-01-21T00:26:00Z">
        <w:del w:id="473" w:author="Tin Trčak" w:date="2016-01-21T00:45:00Z">
          <w:r w:rsidR="00B93800" w:rsidDel="00C255BA">
            <w:fldChar w:fldCharType="begin"/>
          </w:r>
          <w:r w:rsidR="00B93800" w:rsidDel="00C255BA">
            <w:delInstrText xml:space="preserve"> STYLEREF 2 \s </w:delInstrText>
          </w:r>
        </w:del>
      </w:ins>
      <w:del w:id="474" w:author="Tin Trčak" w:date="2016-01-21T00:45:00Z">
        <w:r w:rsidR="00B93800" w:rsidDel="00C255BA">
          <w:fldChar w:fldCharType="separate"/>
        </w:r>
        <w:r w:rsidR="00B93800" w:rsidDel="00C255BA">
          <w:rPr>
            <w:noProof/>
          </w:rPr>
          <w:delText>4.3</w:delText>
        </w:r>
      </w:del>
      <w:ins w:id="475" w:author="Fredi" w:date="2016-01-21T00:26:00Z">
        <w:del w:id="4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7" w:author="Tin Trčak" w:date="2016-01-21T00:45:00Z">
        <w:r w:rsidR="00B93800" w:rsidDel="00C255BA">
          <w:fldChar w:fldCharType="separate"/>
        </w:r>
      </w:del>
      <w:ins w:id="478" w:author="Fredi" w:date="2016-01-21T00:26:00Z">
        <w:del w:id="479" w:author="Tin Trčak" w:date="2016-01-21T00:45:00Z">
          <w:r w:rsidR="00B93800" w:rsidDel="00C255BA">
            <w:rPr>
              <w:noProof/>
            </w:rPr>
            <w:delText>5</w:delText>
          </w:r>
          <w:r w:rsidR="00B93800" w:rsidDel="00C255BA">
            <w:fldChar w:fldCharType="end"/>
          </w:r>
        </w:del>
      </w:ins>
      <w:del w:id="4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468"/>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481" w:name="_Toc441150019"/>
      <w:r w:rsidRPr="00E86FC2">
        <w:t xml:space="preserve">Slika </w:t>
      </w:r>
      <w:ins w:id="482" w:author="Tin Trčak" w:date="2016-01-21T13:41:00Z">
        <w:r w:rsidR="00476BBA">
          <w:fldChar w:fldCharType="begin"/>
        </w:r>
        <w:r w:rsidR="00476BBA">
          <w:instrText xml:space="preserve"> STYLEREF 2 \s </w:instrText>
        </w:r>
      </w:ins>
      <w:r w:rsidR="00476BBA">
        <w:fldChar w:fldCharType="separate"/>
      </w:r>
      <w:r w:rsidR="00476BBA">
        <w:rPr>
          <w:noProof/>
        </w:rPr>
        <w:t>4.3</w:t>
      </w:r>
      <w:ins w:id="4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84" w:author="Tin Trčak" w:date="2016-01-21T13:41:00Z">
        <w:r w:rsidR="00476BBA">
          <w:rPr>
            <w:noProof/>
          </w:rPr>
          <w:t>6</w:t>
        </w:r>
        <w:r w:rsidR="00476BBA">
          <w:fldChar w:fldCharType="end"/>
        </w:r>
      </w:ins>
      <w:ins w:id="485" w:author="Fredi" w:date="2016-01-21T00:26:00Z">
        <w:del w:id="486" w:author="Tin Trčak" w:date="2016-01-21T00:45:00Z">
          <w:r w:rsidR="00B93800" w:rsidDel="00C255BA">
            <w:fldChar w:fldCharType="begin"/>
          </w:r>
          <w:r w:rsidR="00B93800" w:rsidDel="00C255BA">
            <w:delInstrText xml:space="preserve"> STYLEREF 2 \s </w:delInstrText>
          </w:r>
        </w:del>
      </w:ins>
      <w:del w:id="487" w:author="Tin Trčak" w:date="2016-01-21T00:45:00Z">
        <w:r w:rsidR="00B93800" w:rsidDel="00C255BA">
          <w:fldChar w:fldCharType="separate"/>
        </w:r>
        <w:r w:rsidR="00B93800" w:rsidDel="00C255BA">
          <w:rPr>
            <w:noProof/>
          </w:rPr>
          <w:delText>4.3</w:delText>
        </w:r>
      </w:del>
      <w:ins w:id="488" w:author="Fredi" w:date="2016-01-21T00:26:00Z">
        <w:del w:id="4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0" w:author="Tin Trčak" w:date="2016-01-21T00:45:00Z">
        <w:r w:rsidR="00B93800" w:rsidDel="00C255BA">
          <w:fldChar w:fldCharType="separate"/>
        </w:r>
      </w:del>
      <w:ins w:id="491" w:author="Fredi" w:date="2016-01-21T00:26:00Z">
        <w:del w:id="492" w:author="Tin Trčak" w:date="2016-01-21T00:45:00Z">
          <w:r w:rsidR="00B93800" w:rsidDel="00C255BA">
            <w:rPr>
              <w:noProof/>
            </w:rPr>
            <w:delText>6</w:delText>
          </w:r>
          <w:r w:rsidR="00B93800" w:rsidDel="00C255BA">
            <w:fldChar w:fldCharType="end"/>
          </w:r>
        </w:del>
      </w:ins>
      <w:del w:id="4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481"/>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494" w:name="_Toc441150020"/>
      <w:r w:rsidRPr="00E86FC2">
        <w:t xml:space="preserve">Slika </w:t>
      </w:r>
      <w:ins w:id="495" w:author="Tin Trčak" w:date="2016-01-21T13:41:00Z">
        <w:r w:rsidR="00476BBA">
          <w:fldChar w:fldCharType="begin"/>
        </w:r>
        <w:r w:rsidR="00476BBA">
          <w:instrText xml:space="preserve"> STYLEREF 2 \s </w:instrText>
        </w:r>
      </w:ins>
      <w:r w:rsidR="00476BBA">
        <w:fldChar w:fldCharType="separate"/>
      </w:r>
      <w:r w:rsidR="00476BBA">
        <w:rPr>
          <w:noProof/>
        </w:rPr>
        <w:t>4.3</w:t>
      </w:r>
      <w:ins w:id="4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7" w:author="Tin Trčak" w:date="2016-01-21T13:41:00Z">
        <w:r w:rsidR="00476BBA">
          <w:rPr>
            <w:noProof/>
          </w:rPr>
          <w:t>7</w:t>
        </w:r>
        <w:r w:rsidR="00476BBA">
          <w:fldChar w:fldCharType="end"/>
        </w:r>
      </w:ins>
      <w:ins w:id="498" w:author="Fredi" w:date="2016-01-21T00:26:00Z">
        <w:del w:id="499" w:author="Tin Trčak" w:date="2016-01-21T00:45:00Z">
          <w:r w:rsidR="00B93800" w:rsidDel="00C255BA">
            <w:fldChar w:fldCharType="begin"/>
          </w:r>
          <w:r w:rsidR="00B93800" w:rsidDel="00C255BA">
            <w:delInstrText xml:space="preserve"> STYLEREF 2 \s </w:delInstrText>
          </w:r>
        </w:del>
      </w:ins>
      <w:del w:id="500" w:author="Tin Trčak" w:date="2016-01-21T00:45:00Z">
        <w:r w:rsidR="00B93800" w:rsidDel="00C255BA">
          <w:fldChar w:fldCharType="separate"/>
        </w:r>
        <w:r w:rsidR="00B93800" w:rsidDel="00C255BA">
          <w:rPr>
            <w:noProof/>
          </w:rPr>
          <w:delText>4.3</w:delText>
        </w:r>
      </w:del>
      <w:ins w:id="501" w:author="Fredi" w:date="2016-01-21T00:26:00Z">
        <w:del w:id="5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3" w:author="Tin Trčak" w:date="2016-01-21T00:45:00Z">
        <w:r w:rsidR="00B93800" w:rsidDel="00C255BA">
          <w:fldChar w:fldCharType="separate"/>
        </w:r>
      </w:del>
      <w:ins w:id="504" w:author="Fredi" w:date="2016-01-21T00:26:00Z">
        <w:del w:id="505" w:author="Tin Trčak" w:date="2016-01-21T00:45:00Z">
          <w:r w:rsidR="00B93800" w:rsidDel="00C255BA">
            <w:rPr>
              <w:noProof/>
            </w:rPr>
            <w:delText>7</w:delText>
          </w:r>
          <w:r w:rsidR="00B93800" w:rsidDel="00C255BA">
            <w:fldChar w:fldCharType="end"/>
          </w:r>
        </w:del>
      </w:ins>
      <w:del w:id="5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494"/>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507" w:name="_Toc441150021"/>
      <w:r w:rsidRPr="00E86FC2">
        <w:t xml:space="preserve">Slika </w:t>
      </w:r>
      <w:ins w:id="508" w:author="Tin Trčak" w:date="2016-01-21T13:41:00Z">
        <w:r w:rsidR="00476BBA">
          <w:fldChar w:fldCharType="begin"/>
        </w:r>
        <w:r w:rsidR="00476BBA">
          <w:instrText xml:space="preserve"> STYLEREF 2 \s </w:instrText>
        </w:r>
      </w:ins>
      <w:r w:rsidR="00476BBA">
        <w:fldChar w:fldCharType="separate"/>
      </w:r>
      <w:r w:rsidR="00476BBA">
        <w:rPr>
          <w:noProof/>
        </w:rPr>
        <w:t>4.3</w:t>
      </w:r>
      <w:ins w:id="5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0" w:author="Tin Trčak" w:date="2016-01-21T13:41:00Z">
        <w:r w:rsidR="00476BBA">
          <w:rPr>
            <w:noProof/>
          </w:rPr>
          <w:t>8</w:t>
        </w:r>
        <w:r w:rsidR="00476BBA">
          <w:fldChar w:fldCharType="end"/>
        </w:r>
      </w:ins>
      <w:ins w:id="511" w:author="Fredi" w:date="2016-01-21T00:26:00Z">
        <w:del w:id="512" w:author="Tin Trčak" w:date="2016-01-21T00:45:00Z">
          <w:r w:rsidR="00B93800" w:rsidDel="00C255BA">
            <w:fldChar w:fldCharType="begin"/>
          </w:r>
          <w:r w:rsidR="00B93800" w:rsidDel="00C255BA">
            <w:delInstrText xml:space="preserve"> STYLEREF 2 \s </w:delInstrText>
          </w:r>
        </w:del>
      </w:ins>
      <w:del w:id="513" w:author="Tin Trčak" w:date="2016-01-21T00:45:00Z">
        <w:r w:rsidR="00B93800" w:rsidDel="00C255BA">
          <w:fldChar w:fldCharType="separate"/>
        </w:r>
        <w:r w:rsidR="00B93800" w:rsidDel="00C255BA">
          <w:rPr>
            <w:noProof/>
          </w:rPr>
          <w:delText>4.3</w:delText>
        </w:r>
      </w:del>
      <w:ins w:id="514" w:author="Fredi" w:date="2016-01-21T00:26:00Z">
        <w:del w:id="5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6" w:author="Tin Trčak" w:date="2016-01-21T00:45:00Z">
        <w:r w:rsidR="00B93800" w:rsidDel="00C255BA">
          <w:fldChar w:fldCharType="separate"/>
        </w:r>
      </w:del>
      <w:ins w:id="517" w:author="Fredi" w:date="2016-01-21T00:26:00Z">
        <w:del w:id="518" w:author="Tin Trčak" w:date="2016-01-21T00:45:00Z">
          <w:r w:rsidR="00B93800" w:rsidDel="00C255BA">
            <w:rPr>
              <w:noProof/>
            </w:rPr>
            <w:delText>8</w:delText>
          </w:r>
          <w:r w:rsidR="00B93800" w:rsidDel="00C255BA">
            <w:fldChar w:fldCharType="end"/>
          </w:r>
        </w:del>
      </w:ins>
      <w:del w:id="5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507"/>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20" w:author="Tin Trčak" w:date="2016-01-21T14:08:00Z">
        <w:r w:rsidR="003B2C71" w:rsidRPr="0020295F" w:rsidDel="00806FAF">
          <w:delText xml:space="preserve">tipku </w:delText>
        </w:r>
      </w:del>
      <w:ins w:id="521" w:author="Tin Trčak" w:date="2016-01-21T14:08:00Z">
        <w:r w:rsidR="00806FAF">
          <w:t>oznaku</w:t>
        </w:r>
        <w:r w:rsidR="00806FAF" w:rsidRPr="0020295F">
          <w:t xml:space="preserve"> </w:t>
        </w:r>
      </w:ins>
      <w:r w:rsidR="003B2C71" w:rsidRPr="0020295F">
        <w:t>košari</w:t>
      </w:r>
      <w:r w:rsidRPr="0020295F">
        <w:t>c</w:t>
      </w:r>
      <w:ins w:id="522" w:author="Tin Trčak" w:date="2016-01-21T14:08:00Z">
        <w:r w:rsidR="00806FAF">
          <w:t>e</w:t>
        </w:r>
      </w:ins>
      <w:del w:id="523" w:author="Tin Trčak" w:date="2016-01-21T14:08:00Z">
        <w:r w:rsidRPr="0020295F" w:rsidDel="00806FAF">
          <w:delText>e</w:delText>
        </w:r>
      </w:del>
      <w:r w:rsidRPr="0020295F">
        <w:t xml:space="preserve"> preusmjerava na </w:t>
      </w:r>
      <w:del w:id="524" w:author="Tin Trčak" w:date="2016-01-21T14:08:00Z">
        <w:r w:rsidRPr="0020295F" w:rsidDel="00806FAF">
          <w:delText xml:space="preserve">njegovu </w:delText>
        </w:r>
      </w:del>
      <w:ins w:id="525"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26" w:name="_Toc441150022"/>
      <w:r w:rsidRPr="00E86FC2">
        <w:t xml:space="preserve">Slika </w:t>
      </w:r>
      <w:ins w:id="527" w:author="Tin Trčak" w:date="2016-01-21T13:41:00Z">
        <w:r w:rsidR="00476BBA">
          <w:fldChar w:fldCharType="begin"/>
        </w:r>
        <w:r w:rsidR="00476BBA">
          <w:instrText xml:space="preserve"> STYLEREF 2 \s </w:instrText>
        </w:r>
      </w:ins>
      <w:r w:rsidR="00476BBA">
        <w:fldChar w:fldCharType="separate"/>
      </w:r>
      <w:r w:rsidR="00476BBA">
        <w:rPr>
          <w:noProof/>
        </w:rPr>
        <w:t>4.3</w:t>
      </w:r>
      <w:ins w:id="5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29" w:author="Tin Trčak" w:date="2016-01-21T13:41:00Z">
        <w:r w:rsidR="00476BBA">
          <w:rPr>
            <w:noProof/>
          </w:rPr>
          <w:t>9</w:t>
        </w:r>
        <w:r w:rsidR="00476BBA">
          <w:fldChar w:fldCharType="end"/>
        </w:r>
      </w:ins>
      <w:ins w:id="530" w:author="Fredi" w:date="2016-01-21T00:26:00Z">
        <w:del w:id="531" w:author="Tin Trčak" w:date="2016-01-21T00:45:00Z">
          <w:r w:rsidR="00B93800" w:rsidDel="00C255BA">
            <w:fldChar w:fldCharType="begin"/>
          </w:r>
          <w:r w:rsidR="00B93800" w:rsidDel="00C255BA">
            <w:delInstrText xml:space="preserve"> STYLEREF 2 \s </w:delInstrText>
          </w:r>
        </w:del>
      </w:ins>
      <w:del w:id="532" w:author="Tin Trčak" w:date="2016-01-21T00:45:00Z">
        <w:r w:rsidR="00B93800" w:rsidDel="00C255BA">
          <w:fldChar w:fldCharType="separate"/>
        </w:r>
        <w:r w:rsidR="00B93800" w:rsidDel="00C255BA">
          <w:rPr>
            <w:noProof/>
          </w:rPr>
          <w:delText>4.3</w:delText>
        </w:r>
      </w:del>
      <w:ins w:id="533" w:author="Fredi" w:date="2016-01-21T00:26:00Z">
        <w:del w:id="5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5" w:author="Tin Trčak" w:date="2016-01-21T00:45:00Z">
        <w:r w:rsidR="00B93800" w:rsidDel="00C255BA">
          <w:fldChar w:fldCharType="separate"/>
        </w:r>
      </w:del>
      <w:ins w:id="536" w:author="Fredi" w:date="2016-01-21T00:26:00Z">
        <w:del w:id="537" w:author="Tin Trčak" w:date="2016-01-21T00:45:00Z">
          <w:r w:rsidR="00B93800" w:rsidDel="00C255BA">
            <w:rPr>
              <w:noProof/>
            </w:rPr>
            <w:delText>9</w:delText>
          </w:r>
          <w:r w:rsidR="00B93800" w:rsidDel="00C255BA">
            <w:fldChar w:fldCharType="end"/>
          </w:r>
        </w:del>
      </w:ins>
      <w:del w:id="5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26"/>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39" w:name="_Toc441150023"/>
      <w:r w:rsidRPr="00E86FC2">
        <w:t xml:space="preserve">Slika </w:t>
      </w:r>
      <w:ins w:id="540" w:author="Tin Trčak" w:date="2016-01-21T13:41:00Z">
        <w:r w:rsidR="00476BBA">
          <w:fldChar w:fldCharType="begin"/>
        </w:r>
        <w:r w:rsidR="00476BBA">
          <w:instrText xml:space="preserve"> STYLEREF 2 \s </w:instrText>
        </w:r>
      </w:ins>
      <w:r w:rsidR="00476BBA">
        <w:fldChar w:fldCharType="separate"/>
      </w:r>
      <w:r w:rsidR="00476BBA">
        <w:rPr>
          <w:noProof/>
        </w:rPr>
        <w:t>4.3</w:t>
      </w:r>
      <w:ins w:id="5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2" w:author="Tin Trčak" w:date="2016-01-21T13:41:00Z">
        <w:r w:rsidR="00476BBA">
          <w:rPr>
            <w:noProof/>
          </w:rPr>
          <w:t>10</w:t>
        </w:r>
        <w:r w:rsidR="00476BBA">
          <w:fldChar w:fldCharType="end"/>
        </w:r>
      </w:ins>
      <w:ins w:id="543" w:author="Fredi" w:date="2016-01-21T00:26:00Z">
        <w:del w:id="544" w:author="Tin Trčak" w:date="2016-01-21T00:45:00Z">
          <w:r w:rsidR="00B93800" w:rsidDel="00C255BA">
            <w:fldChar w:fldCharType="begin"/>
          </w:r>
          <w:r w:rsidR="00B93800" w:rsidDel="00C255BA">
            <w:delInstrText xml:space="preserve"> STYLEREF 2 \s </w:delInstrText>
          </w:r>
        </w:del>
      </w:ins>
      <w:del w:id="545" w:author="Tin Trčak" w:date="2016-01-21T00:45:00Z">
        <w:r w:rsidR="00B93800" w:rsidDel="00C255BA">
          <w:fldChar w:fldCharType="separate"/>
        </w:r>
        <w:r w:rsidR="00B93800" w:rsidDel="00C255BA">
          <w:rPr>
            <w:noProof/>
          </w:rPr>
          <w:delText>4.3</w:delText>
        </w:r>
      </w:del>
      <w:ins w:id="546" w:author="Fredi" w:date="2016-01-21T00:26:00Z">
        <w:del w:id="5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8" w:author="Tin Trčak" w:date="2016-01-21T00:45:00Z">
        <w:r w:rsidR="00B93800" w:rsidDel="00C255BA">
          <w:fldChar w:fldCharType="separate"/>
        </w:r>
      </w:del>
      <w:ins w:id="549" w:author="Fredi" w:date="2016-01-21T00:26:00Z">
        <w:del w:id="550" w:author="Tin Trčak" w:date="2016-01-21T00:45:00Z">
          <w:r w:rsidR="00B93800" w:rsidDel="00C255BA">
            <w:rPr>
              <w:noProof/>
            </w:rPr>
            <w:delText>10</w:delText>
          </w:r>
          <w:r w:rsidR="00B93800" w:rsidDel="00C255BA">
            <w:fldChar w:fldCharType="end"/>
          </w:r>
        </w:del>
      </w:ins>
      <w:del w:id="5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39"/>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52" w:name="_Toc441150024"/>
      <w:r w:rsidRPr="00E86FC2">
        <w:t xml:space="preserve">Slika </w:t>
      </w:r>
      <w:ins w:id="553" w:author="Tin Trčak" w:date="2016-01-21T13:41:00Z">
        <w:r w:rsidR="00476BBA">
          <w:fldChar w:fldCharType="begin"/>
        </w:r>
        <w:r w:rsidR="00476BBA">
          <w:instrText xml:space="preserve"> STYLEREF 2 \s </w:instrText>
        </w:r>
      </w:ins>
      <w:r w:rsidR="00476BBA">
        <w:fldChar w:fldCharType="separate"/>
      </w:r>
      <w:r w:rsidR="00476BBA">
        <w:rPr>
          <w:noProof/>
        </w:rPr>
        <w:t>4.3</w:t>
      </w:r>
      <w:ins w:id="5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5" w:author="Tin Trčak" w:date="2016-01-21T13:41:00Z">
        <w:r w:rsidR="00476BBA">
          <w:rPr>
            <w:noProof/>
          </w:rPr>
          <w:t>11</w:t>
        </w:r>
        <w:r w:rsidR="00476BBA">
          <w:fldChar w:fldCharType="end"/>
        </w:r>
      </w:ins>
      <w:ins w:id="556" w:author="Fredi" w:date="2016-01-21T00:26:00Z">
        <w:del w:id="557" w:author="Tin Trčak" w:date="2016-01-21T00:45:00Z">
          <w:r w:rsidR="00B93800" w:rsidDel="00C255BA">
            <w:fldChar w:fldCharType="begin"/>
          </w:r>
          <w:r w:rsidR="00B93800" w:rsidDel="00C255BA">
            <w:delInstrText xml:space="preserve"> STYLEREF 2 \s </w:delInstrText>
          </w:r>
        </w:del>
      </w:ins>
      <w:del w:id="558" w:author="Tin Trčak" w:date="2016-01-21T00:45:00Z">
        <w:r w:rsidR="00B93800" w:rsidDel="00C255BA">
          <w:fldChar w:fldCharType="separate"/>
        </w:r>
        <w:r w:rsidR="00B93800" w:rsidDel="00C255BA">
          <w:rPr>
            <w:noProof/>
          </w:rPr>
          <w:delText>4.3</w:delText>
        </w:r>
      </w:del>
      <w:ins w:id="559" w:author="Fredi" w:date="2016-01-21T00:26:00Z">
        <w:del w:id="5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1" w:author="Tin Trčak" w:date="2016-01-21T00:45:00Z">
        <w:r w:rsidR="00B93800" w:rsidDel="00C255BA">
          <w:fldChar w:fldCharType="separate"/>
        </w:r>
      </w:del>
      <w:ins w:id="562" w:author="Fredi" w:date="2016-01-21T00:26:00Z">
        <w:del w:id="563" w:author="Tin Trčak" w:date="2016-01-21T00:45:00Z">
          <w:r w:rsidR="00B93800" w:rsidDel="00C255BA">
            <w:rPr>
              <w:noProof/>
            </w:rPr>
            <w:delText>11</w:delText>
          </w:r>
          <w:r w:rsidR="00B93800" w:rsidDel="00C255BA">
            <w:fldChar w:fldCharType="end"/>
          </w:r>
        </w:del>
      </w:ins>
      <w:del w:id="5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52"/>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565" w:name="_Toc441150025"/>
      <w:r w:rsidRPr="00E86FC2">
        <w:t xml:space="preserve">Slika </w:t>
      </w:r>
      <w:ins w:id="566" w:author="Tin Trčak" w:date="2016-01-21T13:41:00Z">
        <w:r w:rsidR="00476BBA">
          <w:fldChar w:fldCharType="begin"/>
        </w:r>
        <w:r w:rsidR="00476BBA">
          <w:instrText xml:space="preserve"> STYLEREF 2 \s </w:instrText>
        </w:r>
      </w:ins>
      <w:r w:rsidR="00476BBA">
        <w:fldChar w:fldCharType="separate"/>
      </w:r>
      <w:r w:rsidR="00476BBA">
        <w:rPr>
          <w:noProof/>
        </w:rPr>
        <w:t>4.3</w:t>
      </w:r>
      <w:ins w:id="5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8" w:author="Tin Trčak" w:date="2016-01-21T13:41:00Z">
        <w:r w:rsidR="00476BBA">
          <w:rPr>
            <w:noProof/>
          </w:rPr>
          <w:t>12</w:t>
        </w:r>
        <w:r w:rsidR="00476BBA">
          <w:fldChar w:fldCharType="end"/>
        </w:r>
      </w:ins>
      <w:ins w:id="569" w:author="Fredi" w:date="2016-01-21T00:26:00Z">
        <w:del w:id="570" w:author="Tin Trčak" w:date="2016-01-21T00:45:00Z">
          <w:r w:rsidR="00B93800" w:rsidDel="00C255BA">
            <w:fldChar w:fldCharType="begin"/>
          </w:r>
          <w:r w:rsidR="00B93800" w:rsidDel="00C255BA">
            <w:delInstrText xml:space="preserve"> STYLEREF 2 \s </w:delInstrText>
          </w:r>
        </w:del>
      </w:ins>
      <w:del w:id="571" w:author="Tin Trčak" w:date="2016-01-21T00:45:00Z">
        <w:r w:rsidR="00B93800" w:rsidDel="00C255BA">
          <w:fldChar w:fldCharType="separate"/>
        </w:r>
        <w:r w:rsidR="00B93800" w:rsidDel="00C255BA">
          <w:rPr>
            <w:noProof/>
          </w:rPr>
          <w:delText>4.3</w:delText>
        </w:r>
      </w:del>
      <w:ins w:id="572" w:author="Fredi" w:date="2016-01-21T00:26:00Z">
        <w:del w:id="5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4" w:author="Tin Trčak" w:date="2016-01-21T00:45:00Z">
        <w:r w:rsidR="00B93800" w:rsidDel="00C255BA">
          <w:fldChar w:fldCharType="separate"/>
        </w:r>
      </w:del>
      <w:ins w:id="575" w:author="Fredi" w:date="2016-01-21T00:26:00Z">
        <w:del w:id="576" w:author="Tin Trčak" w:date="2016-01-21T00:45:00Z">
          <w:r w:rsidR="00B93800" w:rsidDel="00C255BA">
            <w:rPr>
              <w:noProof/>
            </w:rPr>
            <w:delText>12</w:delText>
          </w:r>
          <w:r w:rsidR="00B93800" w:rsidDel="00C255BA">
            <w:fldChar w:fldCharType="end"/>
          </w:r>
        </w:del>
      </w:ins>
      <w:del w:id="5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565"/>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578" w:name="_Toc441150026"/>
      <w:r w:rsidRPr="00E86FC2">
        <w:t xml:space="preserve">Slika </w:t>
      </w:r>
      <w:ins w:id="579" w:author="Tin Trčak" w:date="2016-01-21T13:41:00Z">
        <w:r w:rsidR="00476BBA">
          <w:fldChar w:fldCharType="begin"/>
        </w:r>
        <w:r w:rsidR="00476BBA">
          <w:instrText xml:space="preserve"> STYLEREF 2 \s </w:instrText>
        </w:r>
      </w:ins>
      <w:r w:rsidR="00476BBA">
        <w:fldChar w:fldCharType="separate"/>
      </w:r>
      <w:r w:rsidR="00476BBA">
        <w:rPr>
          <w:noProof/>
        </w:rPr>
        <w:t>4.3</w:t>
      </w:r>
      <w:ins w:id="5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1" w:author="Tin Trčak" w:date="2016-01-21T13:41:00Z">
        <w:r w:rsidR="00476BBA">
          <w:rPr>
            <w:noProof/>
          </w:rPr>
          <w:t>13</w:t>
        </w:r>
        <w:r w:rsidR="00476BBA">
          <w:fldChar w:fldCharType="end"/>
        </w:r>
      </w:ins>
      <w:ins w:id="582" w:author="Fredi" w:date="2016-01-21T00:26:00Z">
        <w:del w:id="583" w:author="Tin Trčak" w:date="2016-01-21T00:45:00Z">
          <w:r w:rsidR="00B93800" w:rsidDel="00C255BA">
            <w:fldChar w:fldCharType="begin"/>
          </w:r>
          <w:r w:rsidR="00B93800" w:rsidDel="00C255BA">
            <w:delInstrText xml:space="preserve"> STYLEREF 2 \s </w:delInstrText>
          </w:r>
        </w:del>
      </w:ins>
      <w:del w:id="584" w:author="Tin Trčak" w:date="2016-01-21T00:45:00Z">
        <w:r w:rsidR="00B93800" w:rsidDel="00C255BA">
          <w:fldChar w:fldCharType="separate"/>
        </w:r>
        <w:r w:rsidR="00B93800" w:rsidDel="00C255BA">
          <w:rPr>
            <w:noProof/>
          </w:rPr>
          <w:delText>4.3</w:delText>
        </w:r>
      </w:del>
      <w:ins w:id="585" w:author="Fredi" w:date="2016-01-21T00:26:00Z">
        <w:del w:id="5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7" w:author="Tin Trčak" w:date="2016-01-21T00:45:00Z">
        <w:r w:rsidR="00B93800" w:rsidDel="00C255BA">
          <w:fldChar w:fldCharType="separate"/>
        </w:r>
      </w:del>
      <w:ins w:id="588" w:author="Fredi" w:date="2016-01-21T00:26:00Z">
        <w:del w:id="589" w:author="Tin Trčak" w:date="2016-01-21T00:45:00Z">
          <w:r w:rsidR="00B93800" w:rsidDel="00C255BA">
            <w:rPr>
              <w:noProof/>
            </w:rPr>
            <w:delText>13</w:delText>
          </w:r>
          <w:r w:rsidR="00B93800" w:rsidDel="00C255BA">
            <w:fldChar w:fldCharType="end"/>
          </w:r>
        </w:del>
      </w:ins>
      <w:del w:id="5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578"/>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591" w:name="_Toc441150027"/>
      <w:r w:rsidRPr="00E86FC2">
        <w:t xml:space="preserve">Slika </w:t>
      </w:r>
      <w:ins w:id="592" w:author="Tin Trčak" w:date="2016-01-21T13:41:00Z">
        <w:r w:rsidR="00476BBA">
          <w:fldChar w:fldCharType="begin"/>
        </w:r>
        <w:r w:rsidR="00476BBA">
          <w:instrText xml:space="preserve"> STYLEREF 2 \s </w:instrText>
        </w:r>
      </w:ins>
      <w:r w:rsidR="00476BBA">
        <w:fldChar w:fldCharType="separate"/>
      </w:r>
      <w:r w:rsidR="00476BBA">
        <w:rPr>
          <w:noProof/>
        </w:rPr>
        <w:t>4.3</w:t>
      </w:r>
      <w:ins w:id="5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94" w:author="Tin Trčak" w:date="2016-01-21T13:41:00Z">
        <w:r w:rsidR="00476BBA">
          <w:rPr>
            <w:noProof/>
          </w:rPr>
          <w:t>14</w:t>
        </w:r>
        <w:r w:rsidR="00476BBA">
          <w:fldChar w:fldCharType="end"/>
        </w:r>
      </w:ins>
      <w:ins w:id="595" w:author="Fredi" w:date="2016-01-21T00:26:00Z">
        <w:del w:id="596" w:author="Tin Trčak" w:date="2016-01-21T00:45:00Z">
          <w:r w:rsidR="00B93800" w:rsidDel="00C255BA">
            <w:fldChar w:fldCharType="begin"/>
          </w:r>
          <w:r w:rsidR="00B93800" w:rsidDel="00C255BA">
            <w:delInstrText xml:space="preserve"> STYLEREF 2 \s </w:delInstrText>
          </w:r>
        </w:del>
      </w:ins>
      <w:del w:id="597" w:author="Tin Trčak" w:date="2016-01-21T00:45:00Z">
        <w:r w:rsidR="00B93800" w:rsidDel="00C255BA">
          <w:fldChar w:fldCharType="separate"/>
        </w:r>
        <w:r w:rsidR="00B93800" w:rsidDel="00C255BA">
          <w:rPr>
            <w:noProof/>
          </w:rPr>
          <w:delText>4.3</w:delText>
        </w:r>
      </w:del>
      <w:ins w:id="598" w:author="Fredi" w:date="2016-01-21T00:26:00Z">
        <w:del w:id="5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0" w:author="Tin Trčak" w:date="2016-01-21T00:45:00Z">
        <w:r w:rsidR="00B93800" w:rsidDel="00C255BA">
          <w:fldChar w:fldCharType="separate"/>
        </w:r>
      </w:del>
      <w:ins w:id="601" w:author="Fredi" w:date="2016-01-21T00:26:00Z">
        <w:del w:id="602" w:author="Tin Trčak" w:date="2016-01-21T00:45:00Z">
          <w:r w:rsidR="00B93800" w:rsidDel="00C255BA">
            <w:rPr>
              <w:noProof/>
            </w:rPr>
            <w:delText>14</w:delText>
          </w:r>
          <w:r w:rsidR="00B93800" w:rsidDel="00C255BA">
            <w:fldChar w:fldCharType="end"/>
          </w:r>
        </w:del>
      </w:ins>
      <w:del w:id="6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591"/>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604" w:author="Tin Trčak" w:date="2016-01-21T14:11:00Z">
        <w:r w:rsidRPr="0020295F" w:rsidDel="00806FAF">
          <w:delText>tipk</w:delText>
        </w:r>
      </w:del>
      <w:ins w:id="605" w:author="Tin Trčak" w:date="2016-01-21T14:11:00Z">
        <w:r w:rsidR="00806FAF">
          <w:t>gumb</w:t>
        </w:r>
      </w:ins>
      <w:del w:id="606" w:author="Tin Trčak" w:date="2016-01-21T14:11:00Z">
        <w:r w:rsidRPr="0020295F" w:rsidDel="00806FAF">
          <w:delText>u</w:delText>
        </w:r>
      </w:del>
      <w:r w:rsidRPr="0020295F">
        <w:t xml:space="preserve"> „Potvrd</w:t>
      </w:r>
      <w:ins w:id="607" w:author="Tin Trčak" w:date="2016-01-21T14:11:00Z">
        <w:r w:rsidR="00806FAF">
          <w:t>i</w:t>
        </w:r>
      </w:ins>
      <w:del w:id="608" w:author="Tin Trčak" w:date="2016-01-21T14:11:00Z">
        <w:r w:rsidRPr="0020295F" w:rsidDel="00806FAF">
          <w:delText>a</w:delText>
        </w:r>
      </w:del>
      <w:r w:rsidRPr="0020295F">
        <w:t xml:space="preserve"> narudžb</w:t>
      </w:r>
      <w:del w:id="609" w:author="Tin Trčak" w:date="2016-01-21T14:11:00Z">
        <w:r w:rsidRPr="0020295F" w:rsidDel="00806FAF">
          <w:delText>e</w:delText>
        </w:r>
      </w:del>
      <w:ins w:id="610"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611" w:name="_Toc441150028"/>
      <w:r w:rsidRPr="00E86FC2">
        <w:t xml:space="preserve">Slika </w:t>
      </w:r>
      <w:ins w:id="612" w:author="Tin Trčak" w:date="2016-01-21T13:41:00Z">
        <w:r w:rsidR="00476BBA">
          <w:fldChar w:fldCharType="begin"/>
        </w:r>
        <w:r w:rsidR="00476BBA">
          <w:instrText xml:space="preserve"> STYLEREF 2 \s </w:instrText>
        </w:r>
      </w:ins>
      <w:r w:rsidR="00476BBA">
        <w:fldChar w:fldCharType="separate"/>
      </w:r>
      <w:r w:rsidR="00476BBA">
        <w:rPr>
          <w:noProof/>
        </w:rPr>
        <w:t>4.3</w:t>
      </w:r>
      <w:ins w:id="6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4" w:author="Tin Trčak" w:date="2016-01-21T13:41:00Z">
        <w:r w:rsidR="00476BBA">
          <w:rPr>
            <w:noProof/>
          </w:rPr>
          <w:t>15</w:t>
        </w:r>
        <w:r w:rsidR="00476BBA">
          <w:fldChar w:fldCharType="end"/>
        </w:r>
      </w:ins>
      <w:ins w:id="615" w:author="Fredi" w:date="2016-01-21T00:26:00Z">
        <w:del w:id="616" w:author="Tin Trčak" w:date="2016-01-21T00:45:00Z">
          <w:r w:rsidR="00B93800" w:rsidDel="00C255BA">
            <w:fldChar w:fldCharType="begin"/>
          </w:r>
          <w:r w:rsidR="00B93800" w:rsidDel="00C255BA">
            <w:delInstrText xml:space="preserve"> STYLEREF 2 \s </w:delInstrText>
          </w:r>
        </w:del>
      </w:ins>
      <w:del w:id="617" w:author="Tin Trčak" w:date="2016-01-21T00:45:00Z">
        <w:r w:rsidR="00B93800" w:rsidDel="00C255BA">
          <w:fldChar w:fldCharType="separate"/>
        </w:r>
        <w:r w:rsidR="00B93800" w:rsidDel="00C255BA">
          <w:rPr>
            <w:noProof/>
          </w:rPr>
          <w:delText>4.3</w:delText>
        </w:r>
      </w:del>
      <w:ins w:id="618" w:author="Fredi" w:date="2016-01-21T00:26:00Z">
        <w:del w:id="6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0" w:author="Tin Trčak" w:date="2016-01-21T00:45:00Z">
        <w:r w:rsidR="00B93800" w:rsidDel="00C255BA">
          <w:fldChar w:fldCharType="separate"/>
        </w:r>
      </w:del>
      <w:ins w:id="621" w:author="Fredi" w:date="2016-01-21T00:26:00Z">
        <w:del w:id="622" w:author="Tin Trčak" w:date="2016-01-21T00:45:00Z">
          <w:r w:rsidR="00B93800" w:rsidDel="00C255BA">
            <w:rPr>
              <w:noProof/>
            </w:rPr>
            <w:delText>15</w:delText>
          </w:r>
          <w:r w:rsidR="00B93800" w:rsidDel="00C255BA">
            <w:fldChar w:fldCharType="end"/>
          </w:r>
        </w:del>
      </w:ins>
      <w:del w:id="6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61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24" w:author="Tin Trčak" w:date="2016-01-21T14:11:00Z">
        <w:r w:rsidR="00806FAF">
          <w:t>...</w:t>
        </w:r>
      </w:ins>
      <w:r w:rsidRPr="0020295F">
        <w:t xml:space="preserve">“ </w:t>
      </w:r>
      <w:del w:id="625" w:author="Tin Trčak" w:date="2016-01-21T14:11:00Z">
        <w:r w:rsidRPr="0020295F" w:rsidDel="00806FAF">
          <w:delText xml:space="preserve"> se </w:delText>
        </w:r>
      </w:del>
      <w:r w:rsidRPr="0020295F">
        <w:t>prvo</w:t>
      </w:r>
      <w:ins w:id="626"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27" w:author="Tin Trčak" w:date="2016-01-21T14:13:00Z">
        <w:r w:rsidRPr="0020295F" w:rsidDel="00806FAF">
          <w:delText>i obavještava korisnika o spremljenom komentaru</w:delText>
        </w:r>
      </w:del>
      <w:ins w:id="628"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29" w:name="_Toc441150029"/>
      <w:r w:rsidRPr="00E86FC2">
        <w:t xml:space="preserve">Slika </w:t>
      </w:r>
      <w:ins w:id="630" w:author="Tin Trčak" w:date="2016-01-21T13:41:00Z">
        <w:r w:rsidR="00476BBA">
          <w:fldChar w:fldCharType="begin"/>
        </w:r>
        <w:r w:rsidR="00476BBA">
          <w:instrText xml:space="preserve"> STYLEREF 2 \s </w:instrText>
        </w:r>
      </w:ins>
      <w:r w:rsidR="00476BBA">
        <w:fldChar w:fldCharType="separate"/>
      </w:r>
      <w:r w:rsidR="00476BBA">
        <w:rPr>
          <w:noProof/>
        </w:rPr>
        <w:t>4.3</w:t>
      </w:r>
      <w:ins w:id="6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2" w:author="Tin Trčak" w:date="2016-01-21T13:41:00Z">
        <w:r w:rsidR="00476BBA">
          <w:rPr>
            <w:noProof/>
          </w:rPr>
          <w:t>16</w:t>
        </w:r>
        <w:r w:rsidR="00476BBA">
          <w:fldChar w:fldCharType="end"/>
        </w:r>
      </w:ins>
      <w:ins w:id="633" w:author="Fredi" w:date="2016-01-21T00:26:00Z">
        <w:del w:id="634" w:author="Tin Trčak" w:date="2016-01-21T00:45:00Z">
          <w:r w:rsidR="00B93800" w:rsidDel="00C255BA">
            <w:fldChar w:fldCharType="begin"/>
          </w:r>
          <w:r w:rsidR="00B93800" w:rsidDel="00C255BA">
            <w:delInstrText xml:space="preserve"> STYLEREF 2 \s </w:delInstrText>
          </w:r>
        </w:del>
      </w:ins>
      <w:del w:id="635" w:author="Tin Trčak" w:date="2016-01-21T00:45:00Z">
        <w:r w:rsidR="00B93800" w:rsidDel="00C255BA">
          <w:fldChar w:fldCharType="separate"/>
        </w:r>
        <w:r w:rsidR="00B93800" w:rsidDel="00C255BA">
          <w:rPr>
            <w:noProof/>
          </w:rPr>
          <w:delText>4.3</w:delText>
        </w:r>
      </w:del>
      <w:ins w:id="636" w:author="Fredi" w:date="2016-01-21T00:26:00Z">
        <w:del w:id="6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8" w:author="Tin Trčak" w:date="2016-01-21T00:45:00Z">
        <w:r w:rsidR="00B93800" w:rsidDel="00C255BA">
          <w:fldChar w:fldCharType="separate"/>
        </w:r>
      </w:del>
      <w:ins w:id="639" w:author="Fredi" w:date="2016-01-21T00:26:00Z">
        <w:del w:id="640" w:author="Tin Trčak" w:date="2016-01-21T00:45:00Z">
          <w:r w:rsidR="00B93800" w:rsidDel="00C255BA">
            <w:rPr>
              <w:noProof/>
            </w:rPr>
            <w:delText>16</w:delText>
          </w:r>
          <w:r w:rsidR="00B93800" w:rsidDel="00C255BA">
            <w:fldChar w:fldCharType="end"/>
          </w:r>
        </w:del>
      </w:ins>
      <w:del w:id="6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29"/>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42" w:name="_Toc441150030"/>
      <w:r w:rsidRPr="00E86FC2">
        <w:t xml:space="preserve">Slika </w:t>
      </w:r>
      <w:ins w:id="643" w:author="Tin Trčak" w:date="2016-01-21T13:41:00Z">
        <w:r w:rsidR="00476BBA">
          <w:fldChar w:fldCharType="begin"/>
        </w:r>
        <w:r w:rsidR="00476BBA">
          <w:instrText xml:space="preserve"> STYLEREF 2 \s </w:instrText>
        </w:r>
      </w:ins>
      <w:r w:rsidR="00476BBA">
        <w:fldChar w:fldCharType="separate"/>
      </w:r>
      <w:r w:rsidR="00476BBA">
        <w:rPr>
          <w:noProof/>
        </w:rPr>
        <w:t>4.3</w:t>
      </w:r>
      <w:ins w:id="6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5" w:author="Tin Trčak" w:date="2016-01-21T13:41:00Z">
        <w:r w:rsidR="00476BBA">
          <w:rPr>
            <w:noProof/>
          </w:rPr>
          <w:t>17</w:t>
        </w:r>
        <w:r w:rsidR="00476BBA">
          <w:fldChar w:fldCharType="end"/>
        </w:r>
      </w:ins>
      <w:ins w:id="646" w:author="Fredi" w:date="2016-01-21T00:26:00Z">
        <w:del w:id="647" w:author="Tin Trčak" w:date="2016-01-21T00:45:00Z">
          <w:r w:rsidR="00B93800" w:rsidDel="00C255BA">
            <w:fldChar w:fldCharType="begin"/>
          </w:r>
          <w:r w:rsidR="00B93800" w:rsidDel="00C255BA">
            <w:delInstrText xml:space="preserve"> STYLEREF 2 \s </w:delInstrText>
          </w:r>
        </w:del>
      </w:ins>
      <w:del w:id="648" w:author="Tin Trčak" w:date="2016-01-21T00:45:00Z">
        <w:r w:rsidR="00B93800" w:rsidDel="00C255BA">
          <w:fldChar w:fldCharType="separate"/>
        </w:r>
        <w:r w:rsidR="00B93800" w:rsidDel="00C255BA">
          <w:rPr>
            <w:noProof/>
          </w:rPr>
          <w:delText>4.3</w:delText>
        </w:r>
      </w:del>
      <w:ins w:id="649" w:author="Fredi" w:date="2016-01-21T00:26:00Z">
        <w:del w:id="6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1" w:author="Tin Trčak" w:date="2016-01-21T00:45:00Z">
        <w:r w:rsidR="00B93800" w:rsidDel="00C255BA">
          <w:fldChar w:fldCharType="separate"/>
        </w:r>
      </w:del>
      <w:ins w:id="652" w:author="Fredi" w:date="2016-01-21T00:26:00Z">
        <w:del w:id="653" w:author="Tin Trčak" w:date="2016-01-21T00:45:00Z">
          <w:r w:rsidR="00B93800" w:rsidDel="00C255BA">
            <w:rPr>
              <w:noProof/>
            </w:rPr>
            <w:delText>17</w:delText>
          </w:r>
          <w:r w:rsidR="00B93800" w:rsidDel="00C255BA">
            <w:fldChar w:fldCharType="end"/>
          </w:r>
        </w:del>
      </w:ins>
      <w:del w:id="6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42"/>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655" w:author="Tin Trčak" w:date="2016-01-21T14:15:00Z">
        <w:r w:rsidRPr="0020295F" w:rsidDel="00806FAF">
          <w:delText>mogu doći</w:delText>
        </w:r>
      </w:del>
      <w:ins w:id="656"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657" w:name="_Toc441150031"/>
      <w:r w:rsidRPr="00E86FC2">
        <w:t xml:space="preserve">Slika </w:t>
      </w:r>
      <w:ins w:id="658" w:author="Tin Trčak" w:date="2016-01-21T13:41:00Z">
        <w:r w:rsidR="00476BBA">
          <w:fldChar w:fldCharType="begin"/>
        </w:r>
        <w:r w:rsidR="00476BBA">
          <w:instrText xml:space="preserve"> STYLEREF 2 \s </w:instrText>
        </w:r>
      </w:ins>
      <w:r w:rsidR="00476BBA">
        <w:fldChar w:fldCharType="separate"/>
      </w:r>
      <w:r w:rsidR="00476BBA">
        <w:rPr>
          <w:noProof/>
        </w:rPr>
        <w:t>4.3</w:t>
      </w:r>
      <w:ins w:id="6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0" w:author="Tin Trčak" w:date="2016-01-21T13:41:00Z">
        <w:r w:rsidR="00476BBA">
          <w:rPr>
            <w:noProof/>
          </w:rPr>
          <w:t>18</w:t>
        </w:r>
        <w:r w:rsidR="00476BBA">
          <w:fldChar w:fldCharType="end"/>
        </w:r>
      </w:ins>
      <w:ins w:id="661" w:author="Fredi" w:date="2016-01-21T00:26:00Z">
        <w:del w:id="662" w:author="Tin Trčak" w:date="2016-01-21T00:45:00Z">
          <w:r w:rsidR="00B93800" w:rsidDel="00C255BA">
            <w:fldChar w:fldCharType="begin"/>
          </w:r>
          <w:r w:rsidR="00B93800" w:rsidDel="00C255BA">
            <w:delInstrText xml:space="preserve"> STYLEREF 2 \s </w:delInstrText>
          </w:r>
        </w:del>
      </w:ins>
      <w:del w:id="663" w:author="Tin Trčak" w:date="2016-01-21T00:45:00Z">
        <w:r w:rsidR="00B93800" w:rsidDel="00C255BA">
          <w:fldChar w:fldCharType="separate"/>
        </w:r>
        <w:r w:rsidR="00B93800" w:rsidDel="00C255BA">
          <w:rPr>
            <w:noProof/>
          </w:rPr>
          <w:delText>4.3</w:delText>
        </w:r>
      </w:del>
      <w:ins w:id="664" w:author="Fredi" w:date="2016-01-21T00:26:00Z">
        <w:del w:id="6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6" w:author="Tin Trčak" w:date="2016-01-21T00:45:00Z">
        <w:r w:rsidR="00B93800" w:rsidDel="00C255BA">
          <w:fldChar w:fldCharType="separate"/>
        </w:r>
      </w:del>
      <w:ins w:id="667" w:author="Fredi" w:date="2016-01-21T00:26:00Z">
        <w:del w:id="668" w:author="Tin Trčak" w:date="2016-01-21T00:45:00Z">
          <w:r w:rsidR="00B93800" w:rsidDel="00C255BA">
            <w:rPr>
              <w:noProof/>
            </w:rPr>
            <w:delText>18</w:delText>
          </w:r>
          <w:r w:rsidR="00B93800" w:rsidDel="00C255BA">
            <w:fldChar w:fldCharType="end"/>
          </w:r>
        </w:del>
      </w:ins>
      <w:del w:id="6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657"/>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670" w:name="_Toc441150032"/>
      <w:r w:rsidRPr="00E86FC2">
        <w:t xml:space="preserve">Slika </w:t>
      </w:r>
      <w:ins w:id="671" w:author="Tin Trčak" w:date="2016-01-21T13:41:00Z">
        <w:r w:rsidR="00476BBA">
          <w:fldChar w:fldCharType="begin"/>
        </w:r>
        <w:r w:rsidR="00476BBA">
          <w:instrText xml:space="preserve"> STYLEREF 2 \s </w:instrText>
        </w:r>
      </w:ins>
      <w:r w:rsidR="00476BBA">
        <w:fldChar w:fldCharType="separate"/>
      </w:r>
      <w:r w:rsidR="00476BBA">
        <w:rPr>
          <w:noProof/>
        </w:rPr>
        <w:t>4.3</w:t>
      </w:r>
      <w:ins w:id="67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3" w:author="Tin Trčak" w:date="2016-01-21T13:41:00Z">
        <w:r w:rsidR="00476BBA">
          <w:rPr>
            <w:noProof/>
          </w:rPr>
          <w:t>19</w:t>
        </w:r>
        <w:r w:rsidR="00476BBA">
          <w:fldChar w:fldCharType="end"/>
        </w:r>
      </w:ins>
      <w:ins w:id="674" w:author="Fredi" w:date="2016-01-21T00:26:00Z">
        <w:del w:id="675" w:author="Tin Trčak" w:date="2016-01-21T00:45:00Z">
          <w:r w:rsidR="00B93800" w:rsidDel="00C255BA">
            <w:fldChar w:fldCharType="begin"/>
          </w:r>
          <w:r w:rsidR="00B93800" w:rsidDel="00C255BA">
            <w:delInstrText xml:space="preserve"> STYLEREF 2 \s </w:delInstrText>
          </w:r>
        </w:del>
      </w:ins>
      <w:del w:id="676" w:author="Tin Trčak" w:date="2016-01-21T00:45:00Z">
        <w:r w:rsidR="00B93800" w:rsidDel="00C255BA">
          <w:fldChar w:fldCharType="separate"/>
        </w:r>
        <w:r w:rsidR="00B93800" w:rsidDel="00C255BA">
          <w:rPr>
            <w:noProof/>
          </w:rPr>
          <w:delText>4.3</w:delText>
        </w:r>
      </w:del>
      <w:ins w:id="677" w:author="Fredi" w:date="2016-01-21T00:26:00Z">
        <w:del w:id="67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9" w:author="Tin Trčak" w:date="2016-01-21T00:45:00Z">
        <w:r w:rsidR="00B93800" w:rsidDel="00C255BA">
          <w:fldChar w:fldCharType="separate"/>
        </w:r>
      </w:del>
      <w:ins w:id="680" w:author="Fredi" w:date="2016-01-21T00:26:00Z">
        <w:del w:id="681" w:author="Tin Trčak" w:date="2016-01-21T00:45:00Z">
          <w:r w:rsidR="00B93800" w:rsidDel="00C255BA">
            <w:rPr>
              <w:noProof/>
            </w:rPr>
            <w:delText>19</w:delText>
          </w:r>
          <w:r w:rsidR="00B93800" w:rsidDel="00C255BA">
            <w:fldChar w:fldCharType="end"/>
          </w:r>
        </w:del>
      </w:ins>
      <w:del w:id="68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670"/>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683" w:name="_Toc441150033"/>
      <w:r w:rsidRPr="00E86FC2">
        <w:t xml:space="preserve">Slika </w:t>
      </w:r>
      <w:ins w:id="684" w:author="Tin Trčak" w:date="2016-01-21T13:41:00Z">
        <w:r w:rsidR="00476BBA">
          <w:fldChar w:fldCharType="begin"/>
        </w:r>
        <w:r w:rsidR="00476BBA">
          <w:instrText xml:space="preserve"> STYLEREF 2 \s </w:instrText>
        </w:r>
      </w:ins>
      <w:r w:rsidR="00476BBA">
        <w:fldChar w:fldCharType="separate"/>
      </w:r>
      <w:r w:rsidR="00476BBA">
        <w:rPr>
          <w:noProof/>
        </w:rPr>
        <w:t>4.3</w:t>
      </w:r>
      <w:ins w:id="68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6" w:author="Tin Trčak" w:date="2016-01-21T13:41:00Z">
        <w:r w:rsidR="00476BBA">
          <w:rPr>
            <w:noProof/>
          </w:rPr>
          <w:t>20</w:t>
        </w:r>
        <w:r w:rsidR="00476BBA">
          <w:fldChar w:fldCharType="end"/>
        </w:r>
      </w:ins>
      <w:ins w:id="687" w:author="Fredi" w:date="2016-01-21T00:26:00Z">
        <w:del w:id="688" w:author="Tin Trčak" w:date="2016-01-21T00:45:00Z">
          <w:r w:rsidR="00B93800" w:rsidDel="00C255BA">
            <w:fldChar w:fldCharType="begin"/>
          </w:r>
          <w:r w:rsidR="00B93800" w:rsidDel="00C255BA">
            <w:delInstrText xml:space="preserve"> STYLEREF 2 \s </w:delInstrText>
          </w:r>
        </w:del>
      </w:ins>
      <w:del w:id="689" w:author="Tin Trčak" w:date="2016-01-21T00:45:00Z">
        <w:r w:rsidR="00B93800" w:rsidDel="00C255BA">
          <w:fldChar w:fldCharType="separate"/>
        </w:r>
        <w:r w:rsidR="00B93800" w:rsidDel="00C255BA">
          <w:rPr>
            <w:noProof/>
          </w:rPr>
          <w:delText>4.3</w:delText>
        </w:r>
      </w:del>
      <w:ins w:id="690" w:author="Fredi" w:date="2016-01-21T00:26:00Z">
        <w:del w:id="69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2" w:author="Tin Trčak" w:date="2016-01-21T00:45:00Z">
        <w:r w:rsidR="00B93800" w:rsidDel="00C255BA">
          <w:fldChar w:fldCharType="separate"/>
        </w:r>
      </w:del>
      <w:ins w:id="693" w:author="Fredi" w:date="2016-01-21T00:26:00Z">
        <w:del w:id="694" w:author="Tin Trčak" w:date="2016-01-21T00:45:00Z">
          <w:r w:rsidR="00B93800" w:rsidDel="00C255BA">
            <w:rPr>
              <w:noProof/>
            </w:rPr>
            <w:delText>20</w:delText>
          </w:r>
          <w:r w:rsidR="00B93800" w:rsidDel="00C255BA">
            <w:fldChar w:fldCharType="end"/>
          </w:r>
        </w:del>
      </w:ins>
      <w:del w:id="69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683"/>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696" w:name="_Toc441150034"/>
      <w:r w:rsidRPr="00E86FC2">
        <w:t xml:space="preserve">Slika </w:t>
      </w:r>
      <w:ins w:id="697" w:author="Tin Trčak" w:date="2016-01-21T13:41:00Z">
        <w:r w:rsidR="00476BBA">
          <w:fldChar w:fldCharType="begin"/>
        </w:r>
        <w:r w:rsidR="00476BBA">
          <w:instrText xml:space="preserve"> STYLEREF 2 \s </w:instrText>
        </w:r>
      </w:ins>
      <w:r w:rsidR="00476BBA">
        <w:fldChar w:fldCharType="separate"/>
      </w:r>
      <w:r w:rsidR="00476BBA">
        <w:rPr>
          <w:noProof/>
        </w:rPr>
        <w:t>4.3</w:t>
      </w:r>
      <w:ins w:id="69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9" w:author="Tin Trčak" w:date="2016-01-21T13:41:00Z">
        <w:r w:rsidR="00476BBA">
          <w:rPr>
            <w:noProof/>
          </w:rPr>
          <w:t>21</w:t>
        </w:r>
        <w:r w:rsidR="00476BBA">
          <w:fldChar w:fldCharType="end"/>
        </w:r>
      </w:ins>
      <w:ins w:id="700" w:author="Fredi" w:date="2016-01-21T00:26:00Z">
        <w:del w:id="701" w:author="Tin Trčak" w:date="2016-01-21T00:45:00Z">
          <w:r w:rsidR="00B93800" w:rsidDel="00C255BA">
            <w:fldChar w:fldCharType="begin"/>
          </w:r>
          <w:r w:rsidR="00B93800" w:rsidDel="00C255BA">
            <w:delInstrText xml:space="preserve"> STYLEREF 2 \s </w:delInstrText>
          </w:r>
        </w:del>
      </w:ins>
      <w:del w:id="702" w:author="Tin Trčak" w:date="2016-01-21T00:45:00Z">
        <w:r w:rsidR="00B93800" w:rsidDel="00C255BA">
          <w:fldChar w:fldCharType="separate"/>
        </w:r>
        <w:r w:rsidR="00B93800" w:rsidDel="00C255BA">
          <w:rPr>
            <w:noProof/>
          </w:rPr>
          <w:delText>4.3</w:delText>
        </w:r>
      </w:del>
      <w:ins w:id="703" w:author="Fredi" w:date="2016-01-21T00:26:00Z">
        <w:del w:id="70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5" w:author="Tin Trčak" w:date="2016-01-21T00:45:00Z">
        <w:r w:rsidR="00B93800" w:rsidDel="00C255BA">
          <w:fldChar w:fldCharType="separate"/>
        </w:r>
      </w:del>
      <w:ins w:id="706" w:author="Fredi" w:date="2016-01-21T00:26:00Z">
        <w:del w:id="707" w:author="Tin Trčak" w:date="2016-01-21T00:45:00Z">
          <w:r w:rsidR="00B93800" w:rsidDel="00C255BA">
            <w:rPr>
              <w:noProof/>
            </w:rPr>
            <w:delText>21</w:delText>
          </w:r>
          <w:r w:rsidR="00B93800" w:rsidDel="00C255BA">
            <w:fldChar w:fldCharType="end"/>
          </w:r>
        </w:del>
      </w:ins>
      <w:del w:id="70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696"/>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709" w:name="_Toc441150035"/>
      <w:r w:rsidRPr="00E86FC2">
        <w:t xml:space="preserve">Slika </w:t>
      </w:r>
      <w:ins w:id="710" w:author="Tin Trčak" w:date="2016-01-21T13:41:00Z">
        <w:r w:rsidR="00476BBA">
          <w:fldChar w:fldCharType="begin"/>
        </w:r>
        <w:r w:rsidR="00476BBA">
          <w:instrText xml:space="preserve"> STYLEREF 2 \s </w:instrText>
        </w:r>
      </w:ins>
      <w:r w:rsidR="00476BBA">
        <w:fldChar w:fldCharType="separate"/>
      </w:r>
      <w:r w:rsidR="00476BBA">
        <w:rPr>
          <w:noProof/>
        </w:rPr>
        <w:t>4.3</w:t>
      </w:r>
      <w:ins w:id="7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2" w:author="Tin Trčak" w:date="2016-01-21T13:41:00Z">
        <w:r w:rsidR="00476BBA">
          <w:rPr>
            <w:noProof/>
          </w:rPr>
          <w:t>22</w:t>
        </w:r>
        <w:r w:rsidR="00476BBA">
          <w:fldChar w:fldCharType="end"/>
        </w:r>
      </w:ins>
      <w:ins w:id="713" w:author="Fredi" w:date="2016-01-21T00:26:00Z">
        <w:del w:id="714" w:author="Tin Trčak" w:date="2016-01-21T00:45:00Z">
          <w:r w:rsidR="00B93800" w:rsidDel="00C255BA">
            <w:fldChar w:fldCharType="begin"/>
          </w:r>
          <w:r w:rsidR="00B93800" w:rsidDel="00C255BA">
            <w:delInstrText xml:space="preserve"> STYLEREF 2 \s </w:delInstrText>
          </w:r>
        </w:del>
      </w:ins>
      <w:del w:id="715" w:author="Tin Trčak" w:date="2016-01-21T00:45:00Z">
        <w:r w:rsidR="00B93800" w:rsidDel="00C255BA">
          <w:fldChar w:fldCharType="separate"/>
        </w:r>
        <w:r w:rsidR="00B93800" w:rsidDel="00C255BA">
          <w:rPr>
            <w:noProof/>
          </w:rPr>
          <w:delText>4.3</w:delText>
        </w:r>
      </w:del>
      <w:ins w:id="716" w:author="Fredi" w:date="2016-01-21T00:26:00Z">
        <w:del w:id="7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8" w:author="Tin Trčak" w:date="2016-01-21T00:45:00Z">
        <w:r w:rsidR="00B93800" w:rsidDel="00C255BA">
          <w:fldChar w:fldCharType="separate"/>
        </w:r>
      </w:del>
      <w:ins w:id="719" w:author="Fredi" w:date="2016-01-21T00:26:00Z">
        <w:del w:id="720" w:author="Tin Trčak" w:date="2016-01-21T00:45:00Z">
          <w:r w:rsidR="00B93800" w:rsidDel="00C255BA">
            <w:rPr>
              <w:noProof/>
            </w:rPr>
            <w:delText>22</w:delText>
          </w:r>
          <w:r w:rsidR="00B93800" w:rsidDel="00C255BA">
            <w:fldChar w:fldCharType="end"/>
          </w:r>
        </w:del>
      </w:ins>
      <w:del w:id="7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709"/>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22" w:name="_Toc441150036"/>
      <w:r w:rsidRPr="00E86FC2">
        <w:t xml:space="preserve">Slika </w:t>
      </w:r>
      <w:ins w:id="723" w:author="Tin Trčak" w:date="2016-01-21T13:41:00Z">
        <w:r w:rsidR="00476BBA">
          <w:fldChar w:fldCharType="begin"/>
        </w:r>
        <w:r w:rsidR="00476BBA">
          <w:instrText xml:space="preserve"> STYLEREF 2 \s </w:instrText>
        </w:r>
      </w:ins>
      <w:r w:rsidR="00476BBA">
        <w:fldChar w:fldCharType="separate"/>
      </w:r>
      <w:r w:rsidR="00476BBA">
        <w:rPr>
          <w:noProof/>
        </w:rPr>
        <w:t>4.3</w:t>
      </w:r>
      <w:ins w:id="7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5" w:author="Tin Trčak" w:date="2016-01-21T13:41:00Z">
        <w:r w:rsidR="00476BBA">
          <w:rPr>
            <w:noProof/>
          </w:rPr>
          <w:t>23</w:t>
        </w:r>
        <w:r w:rsidR="00476BBA">
          <w:fldChar w:fldCharType="end"/>
        </w:r>
      </w:ins>
      <w:ins w:id="726" w:author="Fredi" w:date="2016-01-21T00:26:00Z">
        <w:del w:id="727" w:author="Tin Trčak" w:date="2016-01-21T00:45:00Z">
          <w:r w:rsidR="00B93800" w:rsidDel="00C255BA">
            <w:fldChar w:fldCharType="begin"/>
          </w:r>
          <w:r w:rsidR="00B93800" w:rsidDel="00C255BA">
            <w:delInstrText xml:space="preserve"> STYLEREF 2 \s </w:delInstrText>
          </w:r>
        </w:del>
      </w:ins>
      <w:del w:id="728" w:author="Tin Trčak" w:date="2016-01-21T00:45:00Z">
        <w:r w:rsidR="00B93800" w:rsidDel="00C255BA">
          <w:fldChar w:fldCharType="separate"/>
        </w:r>
        <w:r w:rsidR="00B93800" w:rsidDel="00C255BA">
          <w:rPr>
            <w:noProof/>
          </w:rPr>
          <w:delText>4.3</w:delText>
        </w:r>
      </w:del>
      <w:ins w:id="729" w:author="Fredi" w:date="2016-01-21T00:26:00Z">
        <w:del w:id="7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1" w:author="Tin Trčak" w:date="2016-01-21T00:45:00Z">
        <w:r w:rsidR="00B93800" w:rsidDel="00C255BA">
          <w:fldChar w:fldCharType="separate"/>
        </w:r>
      </w:del>
      <w:ins w:id="732" w:author="Fredi" w:date="2016-01-21T00:26:00Z">
        <w:del w:id="733" w:author="Tin Trčak" w:date="2016-01-21T00:45:00Z">
          <w:r w:rsidR="00B93800" w:rsidDel="00C255BA">
            <w:rPr>
              <w:noProof/>
            </w:rPr>
            <w:delText>23</w:delText>
          </w:r>
          <w:r w:rsidR="00B93800" w:rsidDel="00C255BA">
            <w:fldChar w:fldCharType="end"/>
          </w:r>
        </w:del>
      </w:ins>
      <w:del w:id="7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22"/>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35" w:name="_Toc441150037"/>
      <w:r w:rsidRPr="00E86FC2">
        <w:t xml:space="preserve">Slika </w:t>
      </w:r>
      <w:ins w:id="736" w:author="Tin Trčak" w:date="2016-01-21T13:41:00Z">
        <w:r w:rsidR="00476BBA">
          <w:fldChar w:fldCharType="begin"/>
        </w:r>
        <w:r w:rsidR="00476BBA">
          <w:instrText xml:space="preserve"> STYLEREF 2 \s </w:instrText>
        </w:r>
      </w:ins>
      <w:r w:rsidR="00476BBA">
        <w:fldChar w:fldCharType="separate"/>
      </w:r>
      <w:r w:rsidR="00476BBA">
        <w:rPr>
          <w:noProof/>
        </w:rPr>
        <w:t>4.3</w:t>
      </w:r>
      <w:ins w:id="73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8" w:author="Tin Trčak" w:date="2016-01-21T13:41:00Z">
        <w:r w:rsidR="00476BBA">
          <w:rPr>
            <w:noProof/>
          </w:rPr>
          <w:t>24</w:t>
        </w:r>
        <w:r w:rsidR="00476BBA">
          <w:fldChar w:fldCharType="end"/>
        </w:r>
      </w:ins>
      <w:ins w:id="739" w:author="Fredi" w:date="2016-01-21T00:26:00Z">
        <w:del w:id="740" w:author="Tin Trčak" w:date="2016-01-21T00:45:00Z">
          <w:r w:rsidR="00B93800" w:rsidDel="00C255BA">
            <w:fldChar w:fldCharType="begin"/>
          </w:r>
          <w:r w:rsidR="00B93800" w:rsidDel="00C255BA">
            <w:delInstrText xml:space="preserve"> STYLEREF 2 \s </w:delInstrText>
          </w:r>
        </w:del>
      </w:ins>
      <w:del w:id="741" w:author="Tin Trčak" w:date="2016-01-21T00:45:00Z">
        <w:r w:rsidR="00B93800" w:rsidDel="00C255BA">
          <w:fldChar w:fldCharType="separate"/>
        </w:r>
        <w:r w:rsidR="00B93800" w:rsidDel="00C255BA">
          <w:rPr>
            <w:noProof/>
          </w:rPr>
          <w:delText>4.3</w:delText>
        </w:r>
      </w:del>
      <w:ins w:id="742" w:author="Fredi" w:date="2016-01-21T00:26:00Z">
        <w:del w:id="74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4" w:author="Tin Trčak" w:date="2016-01-21T00:45:00Z">
        <w:r w:rsidR="00B93800" w:rsidDel="00C255BA">
          <w:fldChar w:fldCharType="separate"/>
        </w:r>
      </w:del>
      <w:ins w:id="745" w:author="Fredi" w:date="2016-01-21T00:26:00Z">
        <w:del w:id="746" w:author="Tin Trčak" w:date="2016-01-21T00:45:00Z">
          <w:r w:rsidR="00B93800" w:rsidDel="00C255BA">
            <w:rPr>
              <w:noProof/>
            </w:rPr>
            <w:delText>24</w:delText>
          </w:r>
          <w:r w:rsidR="00B93800" w:rsidDel="00C255BA">
            <w:fldChar w:fldCharType="end"/>
          </w:r>
        </w:del>
      </w:ins>
      <w:del w:id="74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35"/>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48" w:name="_Toc441150038"/>
      <w:r w:rsidRPr="00E86FC2">
        <w:t xml:space="preserve">Slika </w:t>
      </w:r>
      <w:ins w:id="749" w:author="Tin Trčak" w:date="2016-01-21T13:41:00Z">
        <w:r w:rsidR="00476BBA">
          <w:fldChar w:fldCharType="begin"/>
        </w:r>
        <w:r w:rsidR="00476BBA">
          <w:instrText xml:space="preserve"> STYLEREF 2 \s </w:instrText>
        </w:r>
      </w:ins>
      <w:r w:rsidR="00476BBA">
        <w:fldChar w:fldCharType="separate"/>
      </w:r>
      <w:r w:rsidR="00476BBA">
        <w:rPr>
          <w:noProof/>
        </w:rPr>
        <w:t>4.3</w:t>
      </w:r>
      <w:ins w:id="75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1" w:author="Tin Trčak" w:date="2016-01-21T13:41:00Z">
        <w:r w:rsidR="00476BBA">
          <w:rPr>
            <w:noProof/>
          </w:rPr>
          <w:t>25</w:t>
        </w:r>
        <w:r w:rsidR="00476BBA">
          <w:fldChar w:fldCharType="end"/>
        </w:r>
      </w:ins>
      <w:ins w:id="752" w:author="Fredi" w:date="2016-01-21T00:26:00Z">
        <w:del w:id="753" w:author="Tin Trčak" w:date="2016-01-21T00:45:00Z">
          <w:r w:rsidR="00B93800" w:rsidDel="00C255BA">
            <w:fldChar w:fldCharType="begin"/>
          </w:r>
          <w:r w:rsidR="00B93800" w:rsidDel="00C255BA">
            <w:delInstrText xml:space="preserve"> STYLEREF 2 \s </w:delInstrText>
          </w:r>
        </w:del>
      </w:ins>
      <w:del w:id="754" w:author="Tin Trčak" w:date="2016-01-21T00:45:00Z">
        <w:r w:rsidR="00B93800" w:rsidDel="00C255BA">
          <w:fldChar w:fldCharType="separate"/>
        </w:r>
        <w:r w:rsidR="00B93800" w:rsidDel="00C255BA">
          <w:rPr>
            <w:noProof/>
          </w:rPr>
          <w:delText>4.3</w:delText>
        </w:r>
      </w:del>
      <w:ins w:id="755" w:author="Fredi" w:date="2016-01-21T00:26:00Z">
        <w:del w:id="75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7" w:author="Tin Trčak" w:date="2016-01-21T00:45:00Z">
        <w:r w:rsidR="00B93800" w:rsidDel="00C255BA">
          <w:fldChar w:fldCharType="separate"/>
        </w:r>
      </w:del>
      <w:ins w:id="758" w:author="Fredi" w:date="2016-01-21T00:26:00Z">
        <w:del w:id="759" w:author="Tin Trčak" w:date="2016-01-21T00:45:00Z">
          <w:r w:rsidR="00B93800" w:rsidDel="00C255BA">
            <w:rPr>
              <w:noProof/>
            </w:rPr>
            <w:delText>25</w:delText>
          </w:r>
          <w:r w:rsidR="00B93800" w:rsidDel="00C255BA">
            <w:fldChar w:fldCharType="end"/>
          </w:r>
        </w:del>
      </w:ins>
      <w:del w:id="76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48"/>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761" w:author="Tin Trčak" w:date="2016-01-21T14:21:00Z">
        <w:r w:rsidR="00EC1247">
          <w:t>.</w:t>
        </w:r>
      </w:ins>
      <w:del w:id="762"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763" w:name="_Toc441150039"/>
      <w:r w:rsidRPr="00E86FC2">
        <w:t xml:space="preserve">Slika </w:t>
      </w:r>
      <w:ins w:id="764" w:author="Tin Trčak" w:date="2016-01-21T13:41:00Z">
        <w:r w:rsidR="00476BBA">
          <w:fldChar w:fldCharType="begin"/>
        </w:r>
        <w:r w:rsidR="00476BBA">
          <w:instrText xml:space="preserve"> STYLEREF 2 \s </w:instrText>
        </w:r>
      </w:ins>
      <w:r w:rsidR="00476BBA">
        <w:fldChar w:fldCharType="separate"/>
      </w:r>
      <w:r w:rsidR="00476BBA">
        <w:rPr>
          <w:noProof/>
        </w:rPr>
        <w:t>4.3</w:t>
      </w:r>
      <w:ins w:id="7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6" w:author="Tin Trčak" w:date="2016-01-21T13:41:00Z">
        <w:r w:rsidR="00476BBA">
          <w:rPr>
            <w:noProof/>
          </w:rPr>
          <w:t>26</w:t>
        </w:r>
        <w:r w:rsidR="00476BBA">
          <w:fldChar w:fldCharType="end"/>
        </w:r>
      </w:ins>
      <w:ins w:id="767" w:author="Fredi" w:date="2016-01-21T00:26:00Z">
        <w:del w:id="768" w:author="Tin Trčak" w:date="2016-01-21T00:45:00Z">
          <w:r w:rsidR="00B93800" w:rsidDel="00C255BA">
            <w:fldChar w:fldCharType="begin"/>
          </w:r>
          <w:r w:rsidR="00B93800" w:rsidDel="00C255BA">
            <w:delInstrText xml:space="preserve"> STYLEREF 2 \s </w:delInstrText>
          </w:r>
        </w:del>
      </w:ins>
      <w:del w:id="769" w:author="Tin Trčak" w:date="2016-01-21T00:45:00Z">
        <w:r w:rsidR="00B93800" w:rsidDel="00C255BA">
          <w:fldChar w:fldCharType="separate"/>
        </w:r>
        <w:r w:rsidR="00B93800" w:rsidDel="00C255BA">
          <w:rPr>
            <w:noProof/>
          </w:rPr>
          <w:delText>4.3</w:delText>
        </w:r>
      </w:del>
      <w:ins w:id="770" w:author="Fredi" w:date="2016-01-21T00:26:00Z">
        <w:del w:id="7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2" w:author="Tin Trčak" w:date="2016-01-21T00:45:00Z">
        <w:r w:rsidR="00B93800" w:rsidDel="00C255BA">
          <w:fldChar w:fldCharType="separate"/>
        </w:r>
      </w:del>
      <w:ins w:id="773" w:author="Fredi" w:date="2016-01-21T00:26:00Z">
        <w:del w:id="774" w:author="Tin Trčak" w:date="2016-01-21T00:45:00Z">
          <w:r w:rsidR="00B93800" w:rsidDel="00C255BA">
            <w:rPr>
              <w:noProof/>
            </w:rPr>
            <w:delText>26</w:delText>
          </w:r>
          <w:r w:rsidR="00B93800" w:rsidDel="00C255BA">
            <w:fldChar w:fldCharType="end"/>
          </w:r>
        </w:del>
      </w:ins>
      <w:del w:id="7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763"/>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776" w:name="_Toc441150040"/>
      <w:r w:rsidRPr="00E86FC2">
        <w:t xml:space="preserve">Slika </w:t>
      </w:r>
      <w:ins w:id="777" w:author="Tin Trčak" w:date="2016-01-21T13:41:00Z">
        <w:r w:rsidR="00476BBA">
          <w:fldChar w:fldCharType="begin"/>
        </w:r>
        <w:r w:rsidR="00476BBA">
          <w:instrText xml:space="preserve"> STYLEREF 2 \s </w:instrText>
        </w:r>
      </w:ins>
      <w:r w:rsidR="00476BBA">
        <w:fldChar w:fldCharType="separate"/>
      </w:r>
      <w:r w:rsidR="00476BBA">
        <w:rPr>
          <w:noProof/>
        </w:rPr>
        <w:t>4.3</w:t>
      </w:r>
      <w:ins w:id="7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9" w:author="Tin Trčak" w:date="2016-01-21T13:41:00Z">
        <w:r w:rsidR="00476BBA">
          <w:rPr>
            <w:noProof/>
          </w:rPr>
          <w:t>27</w:t>
        </w:r>
        <w:r w:rsidR="00476BBA">
          <w:fldChar w:fldCharType="end"/>
        </w:r>
      </w:ins>
      <w:ins w:id="780" w:author="Fredi" w:date="2016-01-21T00:26:00Z">
        <w:del w:id="781" w:author="Tin Trčak" w:date="2016-01-21T00:45:00Z">
          <w:r w:rsidR="00B93800" w:rsidDel="00C255BA">
            <w:fldChar w:fldCharType="begin"/>
          </w:r>
          <w:r w:rsidR="00B93800" w:rsidDel="00C255BA">
            <w:delInstrText xml:space="preserve"> STYLEREF 2 \s </w:delInstrText>
          </w:r>
        </w:del>
      </w:ins>
      <w:del w:id="782" w:author="Tin Trčak" w:date="2016-01-21T00:45:00Z">
        <w:r w:rsidR="00B93800" w:rsidDel="00C255BA">
          <w:fldChar w:fldCharType="separate"/>
        </w:r>
        <w:r w:rsidR="00B93800" w:rsidDel="00C255BA">
          <w:rPr>
            <w:noProof/>
          </w:rPr>
          <w:delText>4.3</w:delText>
        </w:r>
      </w:del>
      <w:ins w:id="783" w:author="Fredi" w:date="2016-01-21T00:26:00Z">
        <w:del w:id="7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5" w:author="Tin Trčak" w:date="2016-01-21T00:45:00Z">
        <w:r w:rsidR="00B93800" w:rsidDel="00C255BA">
          <w:fldChar w:fldCharType="separate"/>
        </w:r>
      </w:del>
      <w:ins w:id="786" w:author="Fredi" w:date="2016-01-21T00:26:00Z">
        <w:del w:id="787" w:author="Tin Trčak" w:date="2016-01-21T00:45:00Z">
          <w:r w:rsidR="00B93800" w:rsidDel="00C255BA">
            <w:rPr>
              <w:noProof/>
            </w:rPr>
            <w:delText>27</w:delText>
          </w:r>
          <w:r w:rsidR="00B93800" w:rsidDel="00C255BA">
            <w:fldChar w:fldCharType="end"/>
          </w:r>
        </w:del>
      </w:ins>
      <w:del w:id="7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776"/>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789" w:name="_Toc441150041"/>
      <w:r w:rsidRPr="00E86FC2">
        <w:t xml:space="preserve">Slika </w:t>
      </w:r>
      <w:ins w:id="790" w:author="Tin Trčak" w:date="2016-01-21T13:41:00Z">
        <w:r w:rsidR="00476BBA">
          <w:fldChar w:fldCharType="begin"/>
        </w:r>
        <w:r w:rsidR="00476BBA">
          <w:instrText xml:space="preserve"> STYLEREF 2 \s </w:instrText>
        </w:r>
      </w:ins>
      <w:r w:rsidR="00476BBA">
        <w:fldChar w:fldCharType="separate"/>
      </w:r>
      <w:r w:rsidR="00476BBA">
        <w:rPr>
          <w:noProof/>
        </w:rPr>
        <w:t>4.3</w:t>
      </w:r>
      <w:ins w:id="7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2" w:author="Tin Trčak" w:date="2016-01-21T13:41:00Z">
        <w:r w:rsidR="00476BBA">
          <w:rPr>
            <w:noProof/>
          </w:rPr>
          <w:t>28</w:t>
        </w:r>
        <w:r w:rsidR="00476BBA">
          <w:fldChar w:fldCharType="end"/>
        </w:r>
      </w:ins>
      <w:ins w:id="793" w:author="Fredi" w:date="2016-01-21T00:26:00Z">
        <w:del w:id="794" w:author="Tin Trčak" w:date="2016-01-21T00:45:00Z">
          <w:r w:rsidR="00B93800" w:rsidDel="00C255BA">
            <w:fldChar w:fldCharType="begin"/>
          </w:r>
          <w:r w:rsidR="00B93800" w:rsidDel="00C255BA">
            <w:delInstrText xml:space="preserve"> STYLEREF 2 \s </w:delInstrText>
          </w:r>
        </w:del>
      </w:ins>
      <w:del w:id="795" w:author="Tin Trčak" w:date="2016-01-21T00:45:00Z">
        <w:r w:rsidR="00B93800" w:rsidDel="00C255BA">
          <w:fldChar w:fldCharType="separate"/>
        </w:r>
        <w:r w:rsidR="00B93800" w:rsidDel="00C255BA">
          <w:rPr>
            <w:noProof/>
          </w:rPr>
          <w:delText>4.3</w:delText>
        </w:r>
      </w:del>
      <w:ins w:id="796" w:author="Fredi" w:date="2016-01-21T00:26:00Z">
        <w:del w:id="7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8" w:author="Tin Trčak" w:date="2016-01-21T00:45:00Z">
        <w:r w:rsidR="00B93800" w:rsidDel="00C255BA">
          <w:fldChar w:fldCharType="separate"/>
        </w:r>
      </w:del>
      <w:ins w:id="799" w:author="Fredi" w:date="2016-01-21T00:26:00Z">
        <w:del w:id="800" w:author="Tin Trčak" w:date="2016-01-21T00:45:00Z">
          <w:r w:rsidR="00B93800" w:rsidDel="00C255BA">
            <w:rPr>
              <w:noProof/>
            </w:rPr>
            <w:delText>28</w:delText>
          </w:r>
          <w:r w:rsidR="00B93800" w:rsidDel="00C255BA">
            <w:fldChar w:fldCharType="end"/>
          </w:r>
        </w:del>
      </w:ins>
      <w:del w:id="8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789"/>
    </w:p>
    <w:p w14:paraId="7413942F" w14:textId="42B5AAFF" w:rsidR="00CA5BE5" w:rsidRPr="00E86FC2" w:rsidRDefault="00CA5BE5" w:rsidP="00CA5BE5">
      <w:pPr>
        <w:rPr>
          <w:b/>
        </w:rPr>
      </w:pPr>
      <w:r w:rsidRPr="00E86FC2">
        <w:rPr>
          <w:b/>
        </w:rPr>
        <w:lastRenderedPageBreak/>
        <w:t xml:space="preserve">Obrazac uporabe UC31 – </w:t>
      </w:r>
      <w:del w:id="802" w:author="Tin Trčak" w:date="2016-01-21T15:12:00Z">
        <w:r w:rsidRPr="00E86FC2" w:rsidDel="002D286A">
          <w:rPr>
            <w:b/>
          </w:rPr>
          <w:delText>SnimanjeNarudžbe</w:delText>
        </w:r>
      </w:del>
      <w:ins w:id="803" w:author="Tin Trčak" w:date="2016-01-21T15:12:00Z">
        <w:r w:rsidR="002D286A" w:rsidRPr="00E86FC2">
          <w:rPr>
            <w:b/>
          </w:rPr>
          <w:t>Snimanje</w:t>
        </w:r>
        <w:r w:rsidR="002D286A">
          <w:rPr>
            <w:b/>
          </w:rPr>
          <w:t>Statistike</w:t>
        </w:r>
      </w:ins>
    </w:p>
    <w:p w14:paraId="2E28BB1F" w14:textId="026A630B" w:rsidR="00CA5BE5" w:rsidRPr="0020295F" w:rsidRDefault="002D286A" w:rsidP="00CA5BE5">
      <w:pPr>
        <w:ind w:firstLine="708"/>
      </w:pPr>
      <w:ins w:id="804" w:author="Tin Trčak" w:date="2016-01-21T15:13:00Z">
        <w:r>
          <w:t>Vlasnik</w:t>
        </w:r>
      </w:ins>
      <w:del w:id="805" w:author="Tin Trčak" w:date="2016-01-21T15:13:00Z">
        <w:r w:rsidR="00CA5BE5" w:rsidRPr="0020295F" w:rsidDel="002D286A">
          <w:delText>Dj</w:delText>
        </w:r>
      </w:del>
      <w:del w:id="806" w:author="Tin Trčak" w:date="2016-01-21T15:12:00Z">
        <w:r w:rsidR="00CA5BE5" w:rsidRPr="0020295F" w:rsidDel="002D286A">
          <w:delText>elatnik</w:delText>
        </w:r>
      </w:del>
      <w:r w:rsidR="00CA5BE5" w:rsidRPr="0020295F">
        <w:t xml:space="preserve"> </w:t>
      </w:r>
      <w:del w:id="807" w:author="Tin Trčak" w:date="2016-01-21T15:13:00Z">
        <w:r w:rsidR="00CA5BE5" w:rsidRPr="0020295F" w:rsidDel="002D286A">
          <w:delText>odabere narudžbu koju želi snimiti</w:delText>
        </w:r>
      </w:del>
      <w:ins w:id="808" w:author="Tin Trčak" w:date="2016-01-21T15:13:00Z">
        <w:r>
          <w:t>na stranici statistike</w:t>
        </w:r>
      </w:ins>
      <w:del w:id="809" w:author="Tin Trčak" w:date="2016-01-21T15:13:00Z">
        <w:r w:rsidR="00CA5BE5" w:rsidRPr="0020295F" w:rsidDel="002D286A">
          <w:delText>, te</w:delText>
        </w:r>
      </w:del>
      <w:r w:rsidR="00CA5BE5" w:rsidRPr="0020295F">
        <w:t xml:space="preserve"> pritisne gumb „S</w:t>
      </w:r>
      <w:ins w:id="810" w:author="Tin Trčak" w:date="2016-01-21T14:24:00Z">
        <w:r w:rsidR="00EC1247">
          <w:t>premi</w:t>
        </w:r>
      </w:ins>
      <w:ins w:id="811" w:author="Tin Trčak" w:date="2016-01-21T15:13:00Z">
        <w:r>
          <w:t xml:space="preserve"> </w:t>
        </w:r>
      </w:ins>
      <w:ins w:id="812" w:author="Tin Trčak" w:date="2016-01-21T15:12:00Z">
        <w:r>
          <w:t>Statistiku</w:t>
        </w:r>
      </w:ins>
      <w:del w:id="813" w:author="Tin Trčak" w:date="2016-01-21T14:24:00Z">
        <w:r w:rsidR="00CA5BE5" w:rsidRPr="0020295F" w:rsidDel="00EC1247">
          <w:delText>nimanje narudžbe</w:delText>
        </w:r>
      </w:del>
      <w:r w:rsidR="00CA5BE5" w:rsidRPr="0020295F">
        <w:t xml:space="preserve">“. </w:t>
      </w:r>
      <w:ins w:id="814" w:author="Tin Trčak" w:date="2016-01-21T15:13:00Z">
        <w:r>
          <w:t>Podaci</w:t>
        </w:r>
      </w:ins>
      <w:del w:id="815" w:author="Tin Trčak" w:date="2016-01-21T15:13:00Z">
        <w:r w:rsidR="00CA5BE5" w:rsidRPr="0020295F" w:rsidDel="002D286A">
          <w:delText>Podaci odabrane narudžbe</w:delText>
        </w:r>
      </w:del>
      <w:r w:rsidR="00CA5BE5" w:rsidRPr="0020295F">
        <w:t xml:space="preserve"> se spremanju u izlaznu datoteku na </w:t>
      </w:r>
      <w:ins w:id="816" w:author="Tin Trčak" w:date="2016-01-21T15:13:00Z">
        <w:r>
          <w:t>vlasniko</w:t>
        </w:r>
      </w:ins>
      <w:del w:id="817" w:author="Tin Trčak" w:date="2016-01-21T15:13:00Z">
        <w:r w:rsidR="00CA5BE5" w:rsidRPr="0020295F" w:rsidDel="002D286A">
          <w:delText>djelatnikov</w:delText>
        </w:r>
      </w:del>
      <w:ins w:id="818"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819" w:name="_Toc435804006"/>
      <w:bookmarkStart w:id="820" w:name="_Toc441150042"/>
      <w:r w:rsidRPr="00E86FC2">
        <w:t xml:space="preserve">Slika </w:t>
      </w:r>
      <w:ins w:id="821" w:author="Tin Trčak" w:date="2016-01-21T13:41:00Z">
        <w:r w:rsidR="00476BBA">
          <w:fldChar w:fldCharType="begin"/>
        </w:r>
        <w:r w:rsidR="00476BBA">
          <w:instrText xml:space="preserve"> STYLEREF 2 \s </w:instrText>
        </w:r>
      </w:ins>
      <w:r w:rsidR="00476BBA">
        <w:fldChar w:fldCharType="separate"/>
      </w:r>
      <w:r w:rsidR="00476BBA">
        <w:rPr>
          <w:noProof/>
        </w:rPr>
        <w:t>4.3</w:t>
      </w:r>
      <w:ins w:id="8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3" w:author="Tin Trčak" w:date="2016-01-21T13:41:00Z">
        <w:r w:rsidR="00476BBA">
          <w:rPr>
            <w:noProof/>
          </w:rPr>
          <w:t>29</w:t>
        </w:r>
        <w:r w:rsidR="00476BBA">
          <w:fldChar w:fldCharType="end"/>
        </w:r>
      </w:ins>
      <w:ins w:id="824" w:author="Fredi" w:date="2016-01-21T00:26:00Z">
        <w:del w:id="825" w:author="Tin Trčak" w:date="2016-01-21T00:45:00Z">
          <w:r w:rsidR="00B93800" w:rsidDel="00C255BA">
            <w:fldChar w:fldCharType="begin"/>
          </w:r>
          <w:r w:rsidR="00B93800" w:rsidDel="00C255BA">
            <w:delInstrText xml:space="preserve"> STYLEREF 2 \s </w:delInstrText>
          </w:r>
        </w:del>
      </w:ins>
      <w:del w:id="826" w:author="Tin Trčak" w:date="2016-01-21T00:45:00Z">
        <w:r w:rsidR="00B93800" w:rsidDel="00C255BA">
          <w:fldChar w:fldCharType="separate"/>
        </w:r>
        <w:r w:rsidR="00B93800" w:rsidDel="00C255BA">
          <w:rPr>
            <w:noProof/>
          </w:rPr>
          <w:delText>4.3</w:delText>
        </w:r>
      </w:del>
      <w:ins w:id="827" w:author="Fredi" w:date="2016-01-21T00:26:00Z">
        <w:del w:id="8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9" w:author="Tin Trčak" w:date="2016-01-21T00:45:00Z">
        <w:r w:rsidR="00B93800" w:rsidDel="00C255BA">
          <w:fldChar w:fldCharType="separate"/>
        </w:r>
      </w:del>
      <w:ins w:id="830" w:author="Fredi" w:date="2016-01-21T00:26:00Z">
        <w:del w:id="831" w:author="Tin Trčak" w:date="2016-01-21T00:45:00Z">
          <w:r w:rsidR="00B93800" w:rsidDel="00C255BA">
            <w:rPr>
              <w:noProof/>
            </w:rPr>
            <w:delText>29</w:delText>
          </w:r>
          <w:r w:rsidR="00B93800" w:rsidDel="00C255BA">
            <w:fldChar w:fldCharType="end"/>
          </w:r>
        </w:del>
      </w:ins>
      <w:del w:id="8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33" w:author="Tin Trčak" w:date="2016-01-21T14:30:00Z">
        <w:r w:rsidRPr="00E86FC2" w:rsidDel="00E96B40">
          <w:delText>SnimanjeNarudžbe</w:delText>
        </w:r>
      </w:del>
      <w:bookmarkEnd w:id="819"/>
      <w:ins w:id="834" w:author="Tin Trčak" w:date="2016-01-21T14:30:00Z">
        <w:r w:rsidR="00E96B40" w:rsidRPr="00E86FC2">
          <w:t>Snimanje</w:t>
        </w:r>
        <w:r w:rsidR="00E96B40">
          <w:t>Statistike</w:t>
        </w:r>
      </w:ins>
      <w:bookmarkEnd w:id="820"/>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35" w:name="_Toc441100858"/>
      <w:r w:rsidRPr="00E86FC2">
        <w:rPr>
          <w:lang w:eastAsia="hr-HR"/>
        </w:rPr>
        <w:lastRenderedPageBreak/>
        <w:t>Ostali zahtjevi</w:t>
      </w:r>
      <w:bookmarkEnd w:id="835"/>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36"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36"/>
    </w:p>
    <w:p w14:paraId="200CC569" w14:textId="57ABF386" w:rsidR="00E05AB8" w:rsidRPr="0020295F" w:rsidRDefault="00F40D12" w:rsidP="009E444A">
      <w:pPr>
        <w:pStyle w:val="Heading2"/>
      </w:pPr>
      <w:bookmarkStart w:id="837" w:name="_Toc441100860"/>
      <w:r w:rsidRPr="0020295F">
        <w:t>Svrha, opći prioriteti i skica sustava</w:t>
      </w:r>
      <w:bookmarkEnd w:id="837"/>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38" w:name="_Toc441150043"/>
      <w:r w:rsidRPr="00E86FC2">
        <w:t xml:space="preserve">Slika </w:t>
      </w:r>
      <w:ins w:id="839" w:author="Tin Trčak" w:date="2016-01-21T13:41:00Z">
        <w:r w:rsidR="00476BBA">
          <w:fldChar w:fldCharType="begin"/>
        </w:r>
        <w:r w:rsidR="00476BBA">
          <w:instrText xml:space="preserve"> STYLEREF 2 \s </w:instrText>
        </w:r>
      </w:ins>
      <w:r w:rsidR="00476BBA">
        <w:fldChar w:fldCharType="separate"/>
      </w:r>
      <w:r w:rsidR="00476BBA">
        <w:rPr>
          <w:noProof/>
        </w:rPr>
        <w:t>6.1</w:t>
      </w:r>
      <w:ins w:id="8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1" w:author="Tin Trčak" w:date="2016-01-21T13:41:00Z">
        <w:r w:rsidR="00476BBA">
          <w:rPr>
            <w:noProof/>
          </w:rPr>
          <w:t>1</w:t>
        </w:r>
        <w:r w:rsidR="00476BBA">
          <w:fldChar w:fldCharType="end"/>
        </w:r>
      </w:ins>
      <w:ins w:id="842" w:author="Fredi" w:date="2016-01-21T00:26:00Z">
        <w:del w:id="843" w:author="Tin Trčak" w:date="2016-01-21T00:45:00Z">
          <w:r w:rsidR="00B93800" w:rsidDel="00C255BA">
            <w:fldChar w:fldCharType="begin"/>
          </w:r>
          <w:r w:rsidR="00B93800" w:rsidDel="00C255BA">
            <w:delInstrText xml:space="preserve"> STYLEREF 2 \s </w:delInstrText>
          </w:r>
        </w:del>
      </w:ins>
      <w:del w:id="844" w:author="Tin Trčak" w:date="2016-01-21T00:45:00Z">
        <w:r w:rsidR="00B93800" w:rsidDel="00C255BA">
          <w:fldChar w:fldCharType="separate"/>
        </w:r>
        <w:r w:rsidR="00B93800" w:rsidDel="00C255BA">
          <w:rPr>
            <w:noProof/>
          </w:rPr>
          <w:delText>6.1</w:delText>
        </w:r>
      </w:del>
      <w:ins w:id="845" w:author="Fredi" w:date="2016-01-21T00:26:00Z">
        <w:del w:id="8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7" w:author="Tin Trčak" w:date="2016-01-21T00:45:00Z">
        <w:r w:rsidR="00B93800" w:rsidDel="00C255BA">
          <w:fldChar w:fldCharType="separate"/>
        </w:r>
      </w:del>
      <w:ins w:id="848" w:author="Fredi" w:date="2016-01-21T00:26:00Z">
        <w:del w:id="849" w:author="Tin Trčak" w:date="2016-01-21T00:45:00Z">
          <w:r w:rsidR="00B93800" w:rsidDel="00C255BA">
            <w:rPr>
              <w:noProof/>
            </w:rPr>
            <w:delText>1</w:delText>
          </w:r>
          <w:r w:rsidR="00B93800" w:rsidDel="00C255BA">
            <w:fldChar w:fldCharType="end"/>
          </w:r>
        </w:del>
      </w:ins>
      <w:del w:id="8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38"/>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851" w:name="_Toc441150044"/>
      <w:r w:rsidRPr="00E86FC2">
        <w:t xml:space="preserve">Slika </w:t>
      </w:r>
      <w:ins w:id="852" w:author="Tin Trčak" w:date="2016-01-21T13:41:00Z">
        <w:r w:rsidR="00476BBA">
          <w:fldChar w:fldCharType="begin"/>
        </w:r>
        <w:r w:rsidR="00476BBA">
          <w:instrText xml:space="preserve"> STYLEREF 2 \s </w:instrText>
        </w:r>
      </w:ins>
      <w:r w:rsidR="00476BBA">
        <w:fldChar w:fldCharType="separate"/>
      </w:r>
      <w:r w:rsidR="00476BBA">
        <w:rPr>
          <w:noProof/>
        </w:rPr>
        <w:t>6.1</w:t>
      </w:r>
      <w:ins w:id="8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54" w:author="Tin Trčak" w:date="2016-01-21T13:41:00Z">
        <w:r w:rsidR="00476BBA">
          <w:rPr>
            <w:noProof/>
          </w:rPr>
          <w:t>2</w:t>
        </w:r>
        <w:r w:rsidR="00476BBA">
          <w:fldChar w:fldCharType="end"/>
        </w:r>
      </w:ins>
      <w:ins w:id="855" w:author="Fredi" w:date="2016-01-21T00:26:00Z">
        <w:del w:id="856" w:author="Tin Trčak" w:date="2016-01-21T00:45:00Z">
          <w:r w:rsidR="00B93800" w:rsidDel="00C255BA">
            <w:fldChar w:fldCharType="begin"/>
          </w:r>
          <w:r w:rsidR="00B93800" w:rsidDel="00C255BA">
            <w:delInstrText xml:space="preserve"> STYLEREF 2 \s </w:delInstrText>
          </w:r>
        </w:del>
      </w:ins>
      <w:del w:id="857" w:author="Tin Trčak" w:date="2016-01-21T00:45:00Z">
        <w:r w:rsidR="00B93800" w:rsidDel="00C255BA">
          <w:fldChar w:fldCharType="separate"/>
        </w:r>
        <w:r w:rsidR="00B93800" w:rsidDel="00C255BA">
          <w:rPr>
            <w:noProof/>
          </w:rPr>
          <w:delText>6.1</w:delText>
        </w:r>
      </w:del>
      <w:ins w:id="858" w:author="Fredi" w:date="2016-01-21T00:26:00Z">
        <w:del w:id="8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0" w:author="Tin Trčak" w:date="2016-01-21T00:45:00Z">
        <w:r w:rsidR="00B93800" w:rsidDel="00C255BA">
          <w:fldChar w:fldCharType="separate"/>
        </w:r>
      </w:del>
      <w:ins w:id="861" w:author="Fredi" w:date="2016-01-21T00:26:00Z">
        <w:del w:id="862" w:author="Tin Trčak" w:date="2016-01-21T00:45:00Z">
          <w:r w:rsidR="00B93800" w:rsidDel="00C255BA">
            <w:rPr>
              <w:noProof/>
            </w:rPr>
            <w:delText>2</w:delText>
          </w:r>
          <w:r w:rsidR="00B93800" w:rsidDel="00C255BA">
            <w:fldChar w:fldCharType="end"/>
          </w:r>
        </w:del>
      </w:ins>
      <w:del w:id="8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851"/>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864" w:name="_Toc441150045"/>
      <w:r w:rsidRPr="00E86FC2">
        <w:t xml:space="preserve">Slika </w:t>
      </w:r>
      <w:ins w:id="865" w:author="Tin Trčak" w:date="2016-01-21T13:41:00Z">
        <w:r w:rsidR="00476BBA">
          <w:fldChar w:fldCharType="begin"/>
        </w:r>
        <w:r w:rsidR="00476BBA">
          <w:instrText xml:space="preserve"> STYLEREF 2 \s </w:instrText>
        </w:r>
      </w:ins>
      <w:r w:rsidR="00476BBA">
        <w:fldChar w:fldCharType="separate"/>
      </w:r>
      <w:r w:rsidR="00476BBA">
        <w:rPr>
          <w:noProof/>
        </w:rPr>
        <w:t>6.1</w:t>
      </w:r>
      <w:ins w:id="8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7" w:author="Tin Trčak" w:date="2016-01-21T13:41:00Z">
        <w:r w:rsidR="00476BBA">
          <w:rPr>
            <w:noProof/>
          </w:rPr>
          <w:t>3</w:t>
        </w:r>
        <w:r w:rsidR="00476BBA">
          <w:fldChar w:fldCharType="end"/>
        </w:r>
      </w:ins>
      <w:ins w:id="868" w:author="Fredi" w:date="2016-01-21T00:26:00Z">
        <w:del w:id="869" w:author="Tin Trčak" w:date="2016-01-21T00:45:00Z">
          <w:r w:rsidR="00B93800" w:rsidDel="00C255BA">
            <w:fldChar w:fldCharType="begin"/>
          </w:r>
          <w:r w:rsidR="00B93800" w:rsidDel="00C255BA">
            <w:delInstrText xml:space="preserve"> STYLEREF 2 \s </w:delInstrText>
          </w:r>
        </w:del>
      </w:ins>
      <w:del w:id="870" w:author="Tin Trčak" w:date="2016-01-21T00:45:00Z">
        <w:r w:rsidR="00B93800" w:rsidDel="00C255BA">
          <w:fldChar w:fldCharType="separate"/>
        </w:r>
        <w:r w:rsidR="00B93800" w:rsidDel="00C255BA">
          <w:rPr>
            <w:noProof/>
          </w:rPr>
          <w:delText>6.1</w:delText>
        </w:r>
      </w:del>
      <w:ins w:id="871" w:author="Fredi" w:date="2016-01-21T00:26:00Z">
        <w:del w:id="8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3" w:author="Tin Trčak" w:date="2016-01-21T00:45:00Z">
        <w:r w:rsidR="00B93800" w:rsidDel="00C255BA">
          <w:fldChar w:fldCharType="separate"/>
        </w:r>
      </w:del>
      <w:ins w:id="874" w:author="Fredi" w:date="2016-01-21T00:26:00Z">
        <w:del w:id="875" w:author="Tin Trčak" w:date="2016-01-21T00:45:00Z">
          <w:r w:rsidR="00B93800" w:rsidDel="00C255BA">
            <w:rPr>
              <w:noProof/>
            </w:rPr>
            <w:delText>3</w:delText>
          </w:r>
          <w:r w:rsidR="00B93800" w:rsidDel="00C255BA">
            <w:fldChar w:fldCharType="end"/>
          </w:r>
        </w:del>
      </w:ins>
      <w:del w:id="8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864"/>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877" w:name="_Toc431806052"/>
      <w:bookmarkStart w:id="878" w:name="_Toc441100861"/>
      <w:r w:rsidRPr="0020295F">
        <w:lastRenderedPageBreak/>
        <w:t>Dijagram razreda s opisom</w:t>
      </w:r>
      <w:bookmarkEnd w:id="877"/>
      <w:bookmarkEnd w:id="878"/>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879" w:name="_Toc441150046"/>
      <w:r w:rsidRPr="00E86FC2">
        <w:t xml:space="preserve">Slika </w:t>
      </w:r>
      <w:ins w:id="880" w:author="Tin Trčak" w:date="2016-01-21T13:41:00Z">
        <w:r w:rsidR="00476BBA">
          <w:fldChar w:fldCharType="begin"/>
        </w:r>
        <w:r w:rsidR="00476BBA">
          <w:instrText xml:space="preserve"> STYLEREF 2 \s </w:instrText>
        </w:r>
      </w:ins>
      <w:r w:rsidR="00476BBA">
        <w:fldChar w:fldCharType="separate"/>
      </w:r>
      <w:r w:rsidR="00476BBA">
        <w:rPr>
          <w:noProof/>
        </w:rPr>
        <w:t>6.2</w:t>
      </w:r>
      <w:ins w:id="88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82" w:author="Tin Trčak" w:date="2016-01-21T13:41:00Z">
        <w:r w:rsidR="00476BBA">
          <w:rPr>
            <w:noProof/>
          </w:rPr>
          <w:t>1</w:t>
        </w:r>
        <w:r w:rsidR="00476BBA">
          <w:fldChar w:fldCharType="end"/>
        </w:r>
      </w:ins>
      <w:ins w:id="883" w:author="Fredi" w:date="2016-01-21T00:26:00Z">
        <w:del w:id="884" w:author="Tin Trčak" w:date="2016-01-21T00:45:00Z">
          <w:r w:rsidR="00B93800" w:rsidDel="00C255BA">
            <w:fldChar w:fldCharType="begin"/>
          </w:r>
          <w:r w:rsidR="00B93800" w:rsidDel="00C255BA">
            <w:delInstrText xml:space="preserve"> STYLEREF 2 \s </w:delInstrText>
          </w:r>
        </w:del>
      </w:ins>
      <w:del w:id="885" w:author="Tin Trčak" w:date="2016-01-21T00:45:00Z">
        <w:r w:rsidR="00B93800" w:rsidDel="00C255BA">
          <w:fldChar w:fldCharType="separate"/>
        </w:r>
        <w:r w:rsidR="00B93800" w:rsidDel="00C255BA">
          <w:rPr>
            <w:noProof/>
          </w:rPr>
          <w:delText>6.2</w:delText>
        </w:r>
      </w:del>
      <w:ins w:id="886" w:author="Fredi" w:date="2016-01-21T00:26:00Z">
        <w:del w:id="8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8" w:author="Tin Trčak" w:date="2016-01-21T00:45:00Z">
        <w:r w:rsidR="00B93800" w:rsidDel="00C255BA">
          <w:fldChar w:fldCharType="separate"/>
        </w:r>
      </w:del>
      <w:ins w:id="889" w:author="Fredi" w:date="2016-01-21T00:26:00Z">
        <w:del w:id="890" w:author="Tin Trčak" w:date="2016-01-21T00:45:00Z">
          <w:r w:rsidR="00B93800" w:rsidDel="00C255BA">
            <w:rPr>
              <w:noProof/>
            </w:rPr>
            <w:delText>1</w:delText>
          </w:r>
          <w:r w:rsidR="00B93800" w:rsidDel="00C255BA">
            <w:fldChar w:fldCharType="end"/>
          </w:r>
        </w:del>
      </w:ins>
      <w:del w:id="8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879"/>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892" w:name="h.4d34og8" w:colFirst="0" w:colLast="0"/>
      <w:bookmarkEnd w:id="892"/>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893" w:name="_Toc431806053"/>
      <w:bookmarkStart w:id="894" w:name="_Toc441100862"/>
      <w:r w:rsidRPr="0020295F">
        <w:lastRenderedPageBreak/>
        <w:t>Dijagram objekata</w:t>
      </w:r>
      <w:bookmarkEnd w:id="893"/>
      <w:bookmarkEnd w:id="894"/>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895" w:name="_Toc441150047"/>
      <w:r w:rsidRPr="00E86FC2">
        <w:t xml:space="preserve">Slika </w:t>
      </w:r>
      <w:ins w:id="896" w:author="Tin Trčak" w:date="2016-01-21T13:41:00Z">
        <w:r w:rsidR="00476BBA">
          <w:fldChar w:fldCharType="begin"/>
        </w:r>
        <w:r w:rsidR="00476BBA">
          <w:instrText xml:space="preserve"> STYLEREF 2 \s </w:instrText>
        </w:r>
      </w:ins>
      <w:r w:rsidR="00476BBA">
        <w:fldChar w:fldCharType="separate"/>
      </w:r>
      <w:r w:rsidR="00476BBA">
        <w:rPr>
          <w:noProof/>
        </w:rPr>
        <w:t>6.3</w:t>
      </w:r>
      <w:ins w:id="8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98" w:author="Tin Trčak" w:date="2016-01-21T13:41:00Z">
        <w:r w:rsidR="00476BBA">
          <w:rPr>
            <w:noProof/>
          </w:rPr>
          <w:t>1</w:t>
        </w:r>
        <w:r w:rsidR="00476BBA">
          <w:fldChar w:fldCharType="end"/>
        </w:r>
      </w:ins>
      <w:ins w:id="899" w:author="Fredi" w:date="2016-01-21T00:26:00Z">
        <w:del w:id="900" w:author="Tin Trčak" w:date="2016-01-21T00:45:00Z">
          <w:r w:rsidR="00B93800" w:rsidDel="00C255BA">
            <w:fldChar w:fldCharType="begin"/>
          </w:r>
          <w:r w:rsidR="00B93800" w:rsidDel="00C255BA">
            <w:delInstrText xml:space="preserve"> STYLEREF 2 \s </w:delInstrText>
          </w:r>
        </w:del>
      </w:ins>
      <w:del w:id="901" w:author="Tin Trčak" w:date="2016-01-21T00:45:00Z">
        <w:r w:rsidR="00B93800" w:rsidDel="00C255BA">
          <w:fldChar w:fldCharType="separate"/>
        </w:r>
        <w:r w:rsidR="00B93800" w:rsidDel="00C255BA">
          <w:rPr>
            <w:noProof/>
          </w:rPr>
          <w:delText>6.3</w:delText>
        </w:r>
      </w:del>
      <w:ins w:id="902" w:author="Fredi" w:date="2016-01-21T00:26:00Z">
        <w:del w:id="90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4" w:author="Tin Trčak" w:date="2016-01-21T00:45:00Z">
        <w:r w:rsidR="00B93800" w:rsidDel="00C255BA">
          <w:fldChar w:fldCharType="separate"/>
        </w:r>
      </w:del>
      <w:ins w:id="905" w:author="Fredi" w:date="2016-01-21T00:26:00Z">
        <w:del w:id="906" w:author="Tin Trčak" w:date="2016-01-21T00:45:00Z">
          <w:r w:rsidR="00B93800" w:rsidDel="00C255BA">
            <w:rPr>
              <w:noProof/>
            </w:rPr>
            <w:delText>1</w:delText>
          </w:r>
          <w:r w:rsidR="00B93800" w:rsidDel="00C255BA">
            <w:fldChar w:fldCharType="end"/>
          </w:r>
        </w:del>
      </w:ins>
      <w:del w:id="9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895"/>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908" w:name="_Toc431806054"/>
      <w:bookmarkStart w:id="909" w:name="_Toc441100863"/>
      <w:r w:rsidR="0004754E" w:rsidRPr="0020295F">
        <w:lastRenderedPageBreak/>
        <w:t>Ostali UML dijagrami</w:t>
      </w:r>
      <w:bookmarkEnd w:id="908"/>
      <w:bookmarkEnd w:id="909"/>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910" w:name="_Toc441055706"/>
      <w:bookmarkStart w:id="911" w:name="_Toc441055707"/>
      <w:bookmarkStart w:id="912" w:name="_Toc441100864"/>
      <w:bookmarkEnd w:id="910"/>
      <w:bookmarkEnd w:id="911"/>
      <w:r w:rsidRPr="0020295F">
        <w:t>Komunikacijski dijagram</w:t>
      </w:r>
      <w:bookmarkEnd w:id="912"/>
    </w:p>
    <w:p w14:paraId="2C78B6F4" w14:textId="36C51FD8" w:rsidR="00265CEE" w:rsidRPr="0020295F" w:rsidDel="00182222" w:rsidRDefault="00265CEE">
      <w:pPr>
        <w:tabs>
          <w:tab w:val="right" w:pos="9072"/>
        </w:tabs>
        <w:rPr>
          <w:del w:id="913" w:author="Tin Trčak" w:date="2016-01-21T13:13:00Z"/>
        </w:rPr>
        <w:pPrChange w:id="914" w:author="Tin Trčak" w:date="2016-01-21T13:12:00Z">
          <w:pPr/>
        </w:pPrChange>
      </w:pPr>
      <w:del w:id="915"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916" w:author="Tin Trčak" w:date="2016-01-21T13:13:00Z"/>
        </w:rPr>
      </w:pPr>
      <w:ins w:id="917" w:author="Tin Trčak" w:date="2016-01-21T13:13:00Z">
        <w:r w:rsidRPr="00182222">
          <w:t>Komunikacijski dijagram</w:t>
        </w:r>
        <w:r w:rsidR="006256AC">
          <w:t>i spada</w:t>
        </w:r>
      </w:ins>
      <w:ins w:id="918" w:author="Tin Trčak" w:date="2016-01-21T13:15:00Z">
        <w:r w:rsidR="006256AC">
          <w:t>ju</w:t>
        </w:r>
      </w:ins>
      <w:ins w:id="919"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65A1E09C" w:rsidR="00DB560D" w:rsidRPr="0020295F" w:rsidRDefault="006256AC" w:rsidP="00D9128D">
      <w:pPr>
        <w:ind w:firstLine="708"/>
      </w:pPr>
      <w:ins w:id="920" w:author="Tin Trčak" w:date="2016-01-21T13:13:00Z">
        <w:r>
          <w:t>Na</w:t>
        </w:r>
      </w:ins>
      <w:ins w:id="921" w:author="Tin Trčak" w:date="2016-01-21T13:14:00Z">
        <w:r>
          <w:t xml:space="preserve"> prvome</w:t>
        </w:r>
      </w:ins>
      <w:ins w:id="922" w:author="Tin Trčak" w:date="2016-01-21T13:13:00Z">
        <w:r>
          <w:t xml:space="preserve"> komunikacijskom </w:t>
        </w:r>
      </w:ins>
      <w:ins w:id="923" w:author="Tin Trčak" w:date="2016-01-21T13:14:00Z">
        <w:r>
          <w:t>dijagramu (</w:t>
        </w:r>
      </w:ins>
      <w:r w:rsidR="00DB560D" w:rsidRPr="0020295F">
        <w:t xml:space="preserve">Slika </w:t>
      </w:r>
      <w:r w:rsidR="008142BA" w:rsidRPr="0020295F">
        <w:t>6.4</w:t>
      </w:r>
      <w:ins w:id="924" w:author="Tin Trčak" w:date="2016-01-21T13:14:00Z">
        <w:r>
          <w:t>.</w:t>
        </w:r>
      </w:ins>
      <w:del w:id="925" w:author="Tin Trčak" w:date="2016-01-21T13:14:00Z">
        <w:r w:rsidR="008142BA" w:rsidRPr="0020295F" w:rsidDel="006256AC">
          <w:delText>-</w:delText>
        </w:r>
      </w:del>
      <w:r w:rsidR="008142BA" w:rsidRPr="0020295F">
        <w:t>1</w:t>
      </w:r>
      <w:ins w:id="926" w:author="Tin Trčak" w:date="2016-01-21T13:14:00Z">
        <w:r>
          <w:t>)</w:t>
        </w:r>
      </w:ins>
      <w:r w:rsidR="00DB560D"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927" w:name="_Toc441150048"/>
      <w:r>
        <w:t xml:space="preserve">Slika </w:t>
      </w:r>
      <w:ins w:id="928" w:author="Tin Trčak" w:date="2016-01-21T13:41:00Z">
        <w:r w:rsidR="00476BBA">
          <w:fldChar w:fldCharType="begin"/>
        </w:r>
        <w:r w:rsidR="00476BBA">
          <w:instrText xml:space="preserve"> STYLEREF 2 \s </w:instrText>
        </w:r>
      </w:ins>
      <w:r w:rsidR="00476BBA">
        <w:fldChar w:fldCharType="separate"/>
      </w:r>
      <w:r w:rsidR="00476BBA">
        <w:rPr>
          <w:noProof/>
        </w:rPr>
        <w:t>6.4</w:t>
      </w:r>
      <w:ins w:id="9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30" w:author="Tin Trčak" w:date="2016-01-21T13:41:00Z">
        <w:r w:rsidR="00476BBA">
          <w:rPr>
            <w:noProof/>
          </w:rPr>
          <w:t>1</w:t>
        </w:r>
        <w:r w:rsidR="00476BBA">
          <w:fldChar w:fldCharType="end"/>
        </w:r>
      </w:ins>
      <w:ins w:id="931" w:author="Fredi" w:date="2016-01-21T00:26:00Z">
        <w:del w:id="932" w:author="Tin Trčak" w:date="2016-01-21T00:45:00Z">
          <w:r w:rsidR="00B93800" w:rsidDel="00C255BA">
            <w:fldChar w:fldCharType="begin"/>
          </w:r>
          <w:r w:rsidR="00B93800" w:rsidDel="00C255BA">
            <w:delInstrText xml:space="preserve"> STYLEREF 2 \s </w:delInstrText>
          </w:r>
        </w:del>
      </w:ins>
      <w:del w:id="933" w:author="Tin Trčak" w:date="2016-01-21T00:45:00Z">
        <w:r w:rsidR="00B93800" w:rsidDel="00C255BA">
          <w:fldChar w:fldCharType="separate"/>
        </w:r>
        <w:r w:rsidR="00B93800" w:rsidDel="00C255BA">
          <w:rPr>
            <w:noProof/>
          </w:rPr>
          <w:delText>6.4</w:delText>
        </w:r>
      </w:del>
      <w:ins w:id="934" w:author="Fredi" w:date="2016-01-21T00:26:00Z">
        <w:del w:id="9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6" w:author="Tin Trčak" w:date="2016-01-21T00:45:00Z">
        <w:r w:rsidR="00B93800" w:rsidDel="00C255BA">
          <w:fldChar w:fldCharType="separate"/>
        </w:r>
      </w:del>
      <w:ins w:id="937" w:author="Fredi" w:date="2016-01-21T00:26:00Z">
        <w:del w:id="938" w:author="Tin Trčak" w:date="2016-01-21T00:45:00Z">
          <w:r w:rsidR="00B93800" w:rsidDel="00C255BA">
            <w:rPr>
              <w:noProof/>
            </w:rPr>
            <w:delText>1</w:delText>
          </w:r>
          <w:r w:rsidR="00B93800" w:rsidDel="00C255BA">
            <w:fldChar w:fldCharType="end"/>
          </w:r>
        </w:del>
      </w:ins>
      <w:del w:id="9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927"/>
    </w:p>
    <w:p w14:paraId="66085D5E" w14:textId="77777777" w:rsidR="009A7A9B" w:rsidRPr="00CF1A1C" w:rsidRDefault="009A7A9B" w:rsidP="00CF1A1C">
      <w:pPr>
        <w:rPr>
          <w:lang w:eastAsia="hr-HR"/>
        </w:rPr>
      </w:pPr>
    </w:p>
    <w:p w14:paraId="515A9577" w14:textId="1BE304D8" w:rsidR="00DB560D" w:rsidRPr="0020295F" w:rsidRDefault="006256AC" w:rsidP="00E86FC2">
      <w:pPr>
        <w:ind w:firstLine="708"/>
      </w:pPr>
      <w:ins w:id="940" w:author="Tin Trčak" w:date="2016-01-21T13:14:00Z">
        <w:r>
          <w:t>Na drugome komunikacijskom dijagramu (</w:t>
        </w:r>
      </w:ins>
      <w:r w:rsidR="00DB560D" w:rsidRPr="0020295F">
        <w:t xml:space="preserve">Slika </w:t>
      </w:r>
      <w:r w:rsidR="009A7A9B">
        <w:t>6.4</w:t>
      </w:r>
      <w:ins w:id="941" w:author="Tin Trčak" w:date="2016-01-21T13:14:00Z">
        <w:r>
          <w:t>.</w:t>
        </w:r>
      </w:ins>
      <w:del w:id="942" w:author="Tin Trčak" w:date="2016-01-21T13:14:00Z">
        <w:r w:rsidR="009A7A9B" w:rsidDel="006256AC">
          <w:delText>-</w:delText>
        </w:r>
      </w:del>
      <w:r w:rsidR="009A7A9B">
        <w:t>2</w:t>
      </w:r>
      <w:ins w:id="943" w:author="Tin Trčak" w:date="2016-01-21T13:14:00Z">
        <w:r>
          <w:t>)</w:t>
        </w:r>
      </w:ins>
      <w:r w:rsidR="00DB560D" w:rsidRPr="0020295F">
        <w:t xml:space="preserve"> prikazuje 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944" w:name="_Toc441150049"/>
      <w:r w:rsidRPr="00E86FC2">
        <w:t xml:space="preserve">Slika </w:t>
      </w:r>
      <w:ins w:id="945" w:author="Tin Trčak" w:date="2016-01-21T13:41:00Z">
        <w:r w:rsidR="00476BBA">
          <w:fldChar w:fldCharType="begin"/>
        </w:r>
        <w:r w:rsidR="00476BBA">
          <w:instrText xml:space="preserve"> STYLEREF 2 \s </w:instrText>
        </w:r>
      </w:ins>
      <w:r w:rsidR="00476BBA">
        <w:fldChar w:fldCharType="separate"/>
      </w:r>
      <w:r w:rsidR="00476BBA">
        <w:rPr>
          <w:noProof/>
        </w:rPr>
        <w:t>6.4</w:t>
      </w:r>
      <w:ins w:id="9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7" w:author="Tin Trčak" w:date="2016-01-21T13:41:00Z">
        <w:r w:rsidR="00476BBA">
          <w:rPr>
            <w:noProof/>
          </w:rPr>
          <w:t>2</w:t>
        </w:r>
        <w:r w:rsidR="00476BBA">
          <w:fldChar w:fldCharType="end"/>
        </w:r>
      </w:ins>
      <w:ins w:id="948" w:author="Fredi" w:date="2016-01-21T00:26:00Z">
        <w:del w:id="949" w:author="Tin Trčak" w:date="2016-01-21T00:45:00Z">
          <w:r w:rsidR="00B93800" w:rsidDel="00C255BA">
            <w:fldChar w:fldCharType="begin"/>
          </w:r>
          <w:r w:rsidR="00B93800" w:rsidDel="00C255BA">
            <w:delInstrText xml:space="preserve"> STYLEREF 2 \s </w:delInstrText>
          </w:r>
        </w:del>
      </w:ins>
      <w:del w:id="950" w:author="Tin Trčak" w:date="2016-01-21T00:45:00Z">
        <w:r w:rsidR="00B93800" w:rsidDel="00C255BA">
          <w:fldChar w:fldCharType="separate"/>
        </w:r>
        <w:r w:rsidR="00B93800" w:rsidDel="00C255BA">
          <w:rPr>
            <w:noProof/>
          </w:rPr>
          <w:delText>6.4</w:delText>
        </w:r>
      </w:del>
      <w:ins w:id="951" w:author="Fredi" w:date="2016-01-21T00:26:00Z">
        <w:del w:id="9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53" w:author="Tin Trčak" w:date="2016-01-21T00:45:00Z">
        <w:r w:rsidR="00B93800" w:rsidDel="00C255BA">
          <w:fldChar w:fldCharType="separate"/>
        </w:r>
      </w:del>
      <w:ins w:id="954" w:author="Fredi" w:date="2016-01-21T00:26:00Z">
        <w:del w:id="955" w:author="Tin Trčak" w:date="2016-01-21T00:45:00Z">
          <w:r w:rsidR="00B93800" w:rsidDel="00C255BA">
            <w:rPr>
              <w:noProof/>
            </w:rPr>
            <w:delText>2</w:delText>
          </w:r>
          <w:r w:rsidR="00B93800" w:rsidDel="00C255BA">
            <w:fldChar w:fldCharType="end"/>
          </w:r>
        </w:del>
      </w:ins>
      <w:del w:id="9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944"/>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957" w:name="_Toc441055709"/>
      <w:bookmarkStart w:id="958" w:name="_Toc441100865"/>
      <w:bookmarkEnd w:id="957"/>
      <w:r w:rsidRPr="0020295F">
        <w:lastRenderedPageBreak/>
        <w:t>Dijagram stanja</w:t>
      </w:r>
      <w:bookmarkEnd w:id="95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959" w:author="Tin Trčak" w:date="2016-01-21T13:16:00Z">
        <w:r>
          <w:t>Dijagram stanja (</w:t>
        </w:r>
      </w:ins>
      <w:r w:rsidR="009413E5" w:rsidRPr="0020295F">
        <w:t xml:space="preserve">Slika </w:t>
      </w:r>
      <w:r w:rsidR="008142BA" w:rsidRPr="0020295F">
        <w:t>6.4</w:t>
      </w:r>
      <w:ins w:id="960" w:author="Tin Trčak" w:date="2016-01-21T13:17:00Z">
        <w:r>
          <w:t xml:space="preserve">.3) </w:t>
        </w:r>
      </w:ins>
      <w:del w:id="961" w:author="Tin Trčak" w:date="2016-01-21T13:16:00Z">
        <w:r w:rsidR="009A7A9B" w:rsidDel="006256AC">
          <w:delText>-3</w:delText>
        </w:r>
        <w:r w:rsidR="009413E5" w:rsidRPr="0020295F" w:rsidDel="006256AC">
          <w:delText xml:space="preserve"> </w:delText>
        </w:r>
      </w:del>
      <w:del w:id="962"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967" w:name="_Toc441150050"/>
      <w:r w:rsidRPr="00E86FC2">
        <w:t xml:space="preserve">Slika </w:t>
      </w:r>
      <w:ins w:id="968" w:author="Tin Trčak" w:date="2016-01-21T13:41:00Z">
        <w:r w:rsidR="00476BBA">
          <w:fldChar w:fldCharType="begin"/>
        </w:r>
        <w:r w:rsidR="00476BBA">
          <w:instrText xml:space="preserve"> STYLEREF 2 \s </w:instrText>
        </w:r>
      </w:ins>
      <w:r w:rsidR="00476BBA">
        <w:fldChar w:fldCharType="separate"/>
      </w:r>
      <w:r w:rsidR="00476BBA">
        <w:rPr>
          <w:noProof/>
        </w:rPr>
        <w:t>6.4</w:t>
      </w:r>
      <w:ins w:id="9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70" w:author="Tin Trčak" w:date="2016-01-21T13:41:00Z">
        <w:r w:rsidR="00476BBA">
          <w:rPr>
            <w:noProof/>
          </w:rPr>
          <w:t>3</w:t>
        </w:r>
        <w:r w:rsidR="00476BBA">
          <w:fldChar w:fldCharType="end"/>
        </w:r>
      </w:ins>
      <w:ins w:id="971" w:author="Fredi" w:date="2016-01-21T00:26:00Z">
        <w:del w:id="972" w:author="Tin Trčak" w:date="2016-01-21T00:45:00Z">
          <w:r w:rsidR="00B93800" w:rsidDel="00C255BA">
            <w:fldChar w:fldCharType="begin"/>
          </w:r>
          <w:r w:rsidR="00B93800" w:rsidDel="00C255BA">
            <w:delInstrText xml:space="preserve"> STYLEREF 2 \s </w:delInstrText>
          </w:r>
        </w:del>
      </w:ins>
      <w:del w:id="973" w:author="Tin Trčak" w:date="2016-01-21T00:45:00Z">
        <w:r w:rsidR="00B93800" w:rsidDel="00C255BA">
          <w:fldChar w:fldCharType="separate"/>
        </w:r>
        <w:r w:rsidR="00B93800" w:rsidDel="00C255BA">
          <w:rPr>
            <w:noProof/>
          </w:rPr>
          <w:delText>6.4</w:delText>
        </w:r>
      </w:del>
      <w:ins w:id="974" w:author="Fredi" w:date="2016-01-21T00:26:00Z">
        <w:del w:id="9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6" w:author="Tin Trčak" w:date="2016-01-21T00:45:00Z">
        <w:r w:rsidR="00B93800" w:rsidDel="00C255BA">
          <w:fldChar w:fldCharType="separate"/>
        </w:r>
      </w:del>
      <w:ins w:id="977" w:author="Fredi" w:date="2016-01-21T00:26:00Z">
        <w:del w:id="978" w:author="Tin Trčak" w:date="2016-01-21T00:45:00Z">
          <w:r w:rsidR="00B93800" w:rsidDel="00C255BA">
            <w:rPr>
              <w:noProof/>
            </w:rPr>
            <w:delText>3</w:delText>
          </w:r>
          <w:r w:rsidR="00B93800" w:rsidDel="00C255BA">
            <w:fldChar w:fldCharType="end"/>
          </w:r>
        </w:del>
      </w:ins>
      <w:del w:id="9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967"/>
    </w:p>
    <w:p w14:paraId="0BED1B3F" w14:textId="2E66C1F8" w:rsidR="0065103C" w:rsidRPr="0020295F" w:rsidRDefault="00A10B83">
      <w:pPr>
        <w:pStyle w:val="Heading3"/>
      </w:pPr>
      <w:bookmarkStart w:id="980" w:name="_Toc441055711"/>
      <w:bookmarkStart w:id="981" w:name="_Toc441100866"/>
      <w:bookmarkEnd w:id="980"/>
      <w:r w:rsidRPr="0020295F">
        <w:lastRenderedPageBreak/>
        <w:t>Dijagram aktivnosti</w:t>
      </w:r>
      <w:bookmarkEnd w:id="98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982" w:author="Tin Trčak" w:date="2016-01-21T13:17:00Z">
        <w:r>
          <w:t>Na dij</w:t>
        </w:r>
      </w:ins>
      <w:ins w:id="983" w:author="Tin Trčak" w:date="2016-01-21T13:18:00Z">
        <w:r>
          <w:t>a</w:t>
        </w:r>
      </w:ins>
      <w:ins w:id="984" w:author="Tin Trčak" w:date="2016-01-21T13:17:00Z">
        <w:r>
          <w:t>gramu aktivnosti</w:t>
        </w:r>
      </w:ins>
      <w:ins w:id="985" w:author="Tin Trčak" w:date="2016-01-21T13:18:00Z">
        <w:r>
          <w:t xml:space="preserve"> (</w:t>
        </w:r>
      </w:ins>
      <w:r w:rsidR="00484BF8" w:rsidRPr="0020295F">
        <w:t xml:space="preserve">Slika </w:t>
      </w:r>
      <w:r w:rsidR="008142BA" w:rsidRPr="0020295F">
        <w:t>6.4</w:t>
      </w:r>
      <w:ins w:id="986" w:author="Tin Trčak" w:date="2016-01-21T13:18:00Z">
        <w:r>
          <w:t>.</w:t>
        </w:r>
      </w:ins>
      <w:del w:id="987" w:author="Tin Trčak" w:date="2016-01-21T13:18:00Z">
        <w:r w:rsidR="009A7A9B" w:rsidDel="006256AC">
          <w:delText>-</w:delText>
        </w:r>
      </w:del>
      <w:r w:rsidR="009A7A9B">
        <w:t>4</w:t>
      </w:r>
      <w:ins w:id="988" w:author="Tin Trčak" w:date="2016-01-21T13:18:00Z">
        <w:r>
          <w:t>)</w:t>
        </w:r>
      </w:ins>
      <w:r w:rsidR="008142BA" w:rsidRPr="0020295F">
        <w:t xml:space="preserve"> </w:t>
      </w:r>
      <w:del w:id="989" w:author="Tin Trčak" w:date="2016-01-21T13:18:00Z">
        <w:r w:rsidR="00484BF8" w:rsidRPr="0020295F" w:rsidDel="006256AC">
          <w:delText>prikazuje dijagram aktivnosti</w:delText>
        </w:r>
      </w:del>
      <w:ins w:id="990"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991" w:name="_Toc441150051"/>
      <w:r w:rsidRPr="00D55856">
        <w:t xml:space="preserve">Slika </w:t>
      </w:r>
      <w:ins w:id="992" w:author="Tin Trčak" w:date="2016-01-21T13:41:00Z">
        <w:r w:rsidR="00476BBA">
          <w:fldChar w:fldCharType="begin"/>
        </w:r>
        <w:r w:rsidR="00476BBA">
          <w:instrText xml:space="preserve"> STYLEREF 2 \s </w:instrText>
        </w:r>
      </w:ins>
      <w:r w:rsidR="00476BBA">
        <w:fldChar w:fldCharType="separate"/>
      </w:r>
      <w:r w:rsidR="00476BBA">
        <w:rPr>
          <w:noProof/>
        </w:rPr>
        <w:t>6.4</w:t>
      </w:r>
      <w:ins w:id="9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4" w:author="Tin Trčak" w:date="2016-01-21T13:41:00Z">
        <w:r w:rsidR="00476BBA">
          <w:rPr>
            <w:noProof/>
          </w:rPr>
          <w:t>4</w:t>
        </w:r>
        <w:r w:rsidR="00476BBA">
          <w:fldChar w:fldCharType="end"/>
        </w:r>
      </w:ins>
      <w:ins w:id="995" w:author="Fredi" w:date="2016-01-21T00:26:00Z">
        <w:del w:id="996" w:author="Tin Trčak" w:date="2016-01-21T00:45:00Z">
          <w:r w:rsidR="00B93800" w:rsidDel="00C255BA">
            <w:fldChar w:fldCharType="begin"/>
          </w:r>
          <w:r w:rsidR="00B93800" w:rsidDel="00C255BA">
            <w:delInstrText xml:space="preserve"> STYLEREF 2 \s </w:delInstrText>
          </w:r>
        </w:del>
      </w:ins>
      <w:del w:id="997" w:author="Tin Trčak" w:date="2016-01-21T00:45:00Z">
        <w:r w:rsidR="00B93800" w:rsidDel="00C255BA">
          <w:fldChar w:fldCharType="separate"/>
        </w:r>
        <w:r w:rsidR="00B93800" w:rsidDel="00C255BA">
          <w:rPr>
            <w:noProof/>
          </w:rPr>
          <w:delText>6.4</w:delText>
        </w:r>
      </w:del>
      <w:ins w:id="998" w:author="Fredi" w:date="2016-01-21T00:26:00Z">
        <w:del w:id="9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0" w:author="Tin Trčak" w:date="2016-01-21T00:45:00Z">
        <w:r w:rsidR="00B93800" w:rsidDel="00C255BA">
          <w:fldChar w:fldCharType="separate"/>
        </w:r>
      </w:del>
      <w:ins w:id="1001" w:author="Fredi" w:date="2016-01-21T00:26:00Z">
        <w:del w:id="1002" w:author="Tin Trčak" w:date="2016-01-21T00:45:00Z">
          <w:r w:rsidR="00B93800" w:rsidDel="00C255BA">
            <w:rPr>
              <w:noProof/>
            </w:rPr>
            <w:delText>4</w:delText>
          </w:r>
          <w:r w:rsidR="00B93800" w:rsidDel="00C255BA">
            <w:fldChar w:fldCharType="end"/>
          </w:r>
        </w:del>
      </w:ins>
      <w:del w:id="10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991"/>
    </w:p>
    <w:p w14:paraId="242B2612" w14:textId="024C707E" w:rsidR="004130A4" w:rsidRPr="0020295F" w:rsidRDefault="004130A4" w:rsidP="00632682">
      <w:pPr>
        <w:pStyle w:val="Heading3"/>
      </w:pPr>
      <w:bookmarkStart w:id="1004" w:name="_Toc441100867"/>
      <w:r w:rsidRPr="0020295F">
        <w:lastRenderedPageBreak/>
        <w:t>Dijagrami komponenata</w:t>
      </w:r>
      <w:bookmarkEnd w:id="100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005" w:author="Tin Trčak" w:date="2016-01-21T13:29:00Z">
        <w:r>
          <w:t>Na prvom d</w:t>
        </w:r>
      </w:ins>
      <w:ins w:id="1006" w:author="Tin Trčak" w:date="2016-01-21T13:19:00Z">
        <w:r w:rsidR="006256AC">
          <w:t>ijagram</w:t>
        </w:r>
      </w:ins>
      <w:ins w:id="1007" w:author="Tin Trčak" w:date="2016-01-21T13:29:00Z">
        <w:r>
          <w:t>u</w:t>
        </w:r>
      </w:ins>
      <w:ins w:id="1008" w:author="Tin Trčak" w:date="2016-01-21T13:19:00Z">
        <w:r w:rsidR="006256AC">
          <w:t xml:space="preserve"> komponenata (</w:t>
        </w:r>
      </w:ins>
      <w:r w:rsidR="00115E20" w:rsidRPr="0020295F">
        <w:t xml:space="preserve">Slika </w:t>
      </w:r>
      <w:r w:rsidR="008142BA" w:rsidRPr="0020295F">
        <w:t>6.4</w:t>
      </w:r>
      <w:ins w:id="1009" w:author="Tin Trčak" w:date="2016-01-21T13:19:00Z">
        <w:r w:rsidR="006256AC">
          <w:t>.</w:t>
        </w:r>
      </w:ins>
      <w:del w:id="1010" w:author="Tin Trčak" w:date="2016-01-21T13:19:00Z">
        <w:r w:rsidR="008142BA" w:rsidRPr="0020295F" w:rsidDel="006256AC">
          <w:delText>-</w:delText>
        </w:r>
      </w:del>
      <w:r w:rsidR="009A7A9B">
        <w:t>5</w:t>
      </w:r>
      <w:ins w:id="1011" w:author="Tin Trčak" w:date="2016-01-21T13:19:00Z">
        <w:r w:rsidR="006256AC">
          <w:t>)</w:t>
        </w:r>
      </w:ins>
      <w:r w:rsidR="008142BA" w:rsidRPr="0020295F">
        <w:t xml:space="preserve"> </w:t>
      </w:r>
      <w:r w:rsidR="00115E20" w:rsidRPr="0020295F">
        <w:t>prikaz</w:t>
      </w:r>
      <w:del w:id="1012" w:author="Tin Trčak" w:date="2016-01-21T13:29:00Z">
        <w:r w:rsidR="00115E20" w:rsidRPr="0020295F" w:rsidDel="005D69DF">
          <w:delText>uje</w:delText>
        </w:r>
      </w:del>
      <w:ins w:id="1013" w:author="Tin Trčak" w:date="2016-01-21T13:29:00Z">
        <w:r>
          <w:t>ane su</w:t>
        </w:r>
      </w:ins>
      <w:r w:rsidR="00115E20" w:rsidRPr="0020295F">
        <w:t xml:space="preserve"> </w:t>
      </w:r>
      <w:del w:id="1014" w:author="Tin Trčak" w:date="2016-01-21T13:20:00Z">
        <w:r w:rsidR="00115E20" w:rsidRPr="0020295F" w:rsidDel="006256AC">
          <w:delText xml:space="preserve">dijagram </w:delText>
        </w:r>
      </w:del>
      <w:r w:rsidR="00115E20" w:rsidRPr="0020295F">
        <w:t>komponen</w:t>
      </w:r>
      <w:ins w:id="1015" w:author="Tin Trčak" w:date="2016-01-21T13:20:00Z">
        <w:r w:rsidR="006256AC">
          <w:t>te</w:t>
        </w:r>
      </w:ins>
      <w:del w:id="1016"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017" w:name="_Toc441150052"/>
      <w:r w:rsidRPr="00D55856">
        <w:t xml:space="preserve">Slika </w:t>
      </w:r>
      <w:ins w:id="1018" w:author="Tin Trčak" w:date="2016-01-21T13:41:00Z">
        <w:r w:rsidR="00476BBA">
          <w:fldChar w:fldCharType="begin"/>
        </w:r>
        <w:r w:rsidR="00476BBA">
          <w:instrText xml:space="preserve"> STYLEREF 2 \s </w:instrText>
        </w:r>
      </w:ins>
      <w:r w:rsidR="00476BBA">
        <w:fldChar w:fldCharType="separate"/>
      </w:r>
      <w:r w:rsidR="00476BBA">
        <w:rPr>
          <w:noProof/>
        </w:rPr>
        <w:t>6.4</w:t>
      </w:r>
      <w:ins w:id="101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0" w:author="Tin Trčak" w:date="2016-01-21T13:41:00Z">
        <w:r w:rsidR="00476BBA">
          <w:rPr>
            <w:noProof/>
          </w:rPr>
          <w:t>5</w:t>
        </w:r>
        <w:r w:rsidR="00476BBA">
          <w:fldChar w:fldCharType="end"/>
        </w:r>
      </w:ins>
      <w:ins w:id="1021" w:author="Fredi" w:date="2016-01-21T00:26:00Z">
        <w:del w:id="1022" w:author="Tin Trčak" w:date="2016-01-21T00:45:00Z">
          <w:r w:rsidR="00B93800" w:rsidDel="00C255BA">
            <w:fldChar w:fldCharType="begin"/>
          </w:r>
          <w:r w:rsidR="00B93800" w:rsidDel="00C255BA">
            <w:delInstrText xml:space="preserve"> STYLEREF 2 \s </w:delInstrText>
          </w:r>
        </w:del>
      </w:ins>
      <w:del w:id="1023" w:author="Tin Trčak" w:date="2016-01-21T00:45:00Z">
        <w:r w:rsidR="00B93800" w:rsidDel="00C255BA">
          <w:fldChar w:fldCharType="separate"/>
        </w:r>
        <w:r w:rsidR="00B93800" w:rsidDel="00C255BA">
          <w:rPr>
            <w:noProof/>
          </w:rPr>
          <w:delText>6.4</w:delText>
        </w:r>
      </w:del>
      <w:ins w:id="1024" w:author="Fredi" w:date="2016-01-21T00:26:00Z">
        <w:del w:id="102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26" w:author="Tin Trčak" w:date="2016-01-21T00:45:00Z">
        <w:r w:rsidR="00B93800" w:rsidDel="00C255BA">
          <w:fldChar w:fldCharType="separate"/>
        </w:r>
      </w:del>
      <w:ins w:id="1027" w:author="Fredi" w:date="2016-01-21T00:26:00Z">
        <w:del w:id="1028" w:author="Tin Trčak" w:date="2016-01-21T00:45:00Z">
          <w:r w:rsidR="00B93800" w:rsidDel="00C255BA">
            <w:rPr>
              <w:noProof/>
            </w:rPr>
            <w:delText>5</w:delText>
          </w:r>
          <w:r w:rsidR="00B93800" w:rsidDel="00C255BA">
            <w:fldChar w:fldCharType="end"/>
          </w:r>
        </w:del>
      </w:ins>
      <w:del w:id="102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017"/>
    </w:p>
    <w:p w14:paraId="1C0F0CBD" w14:textId="67E29A8A" w:rsidR="008142BA" w:rsidRPr="0020295F" w:rsidRDefault="00115E20">
      <w:pPr>
        <w:ind w:firstLine="708"/>
      </w:pPr>
      <w:del w:id="1030"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31" w:author="Tin Trčak" w:date="2016-01-21T13:21:00Z">
        <w:r w:rsidR="006256AC">
          <w:t xml:space="preserve">Na </w:t>
        </w:r>
      </w:ins>
      <w:ins w:id="1032" w:author="Tin Trčak" w:date="2016-01-21T13:30:00Z">
        <w:r w:rsidR="005D69DF">
          <w:t>drugom dijag</w:t>
        </w:r>
      </w:ins>
      <w:ins w:id="1033" w:author="Tin Trčak" w:date="2016-01-21T13:31:00Z">
        <w:r w:rsidR="005D69DF">
          <w:t>ramu komponenata</w:t>
        </w:r>
      </w:ins>
      <w:ins w:id="1034" w:author="Tin Trčak" w:date="2016-01-21T13:21:00Z">
        <w:r w:rsidR="006256AC">
          <w:t xml:space="preserve"> (</w:t>
        </w:r>
      </w:ins>
      <w:ins w:id="1035" w:author="Tin Trčak" w:date="2016-01-21T13:22:00Z">
        <w:r w:rsidR="006256AC">
          <w:t>Slika 6</w:t>
        </w:r>
      </w:ins>
      <w:ins w:id="1036" w:author="Tin Trčak" w:date="2016-01-21T13:26:00Z">
        <w:r w:rsidR="005D69DF">
          <w:t>.4.6</w:t>
        </w:r>
      </w:ins>
      <w:ins w:id="1037" w:author="Tin Trčak" w:date="2016-01-21T13:21:00Z">
        <w:r w:rsidR="006256AC">
          <w:t>)</w:t>
        </w:r>
      </w:ins>
      <w:r w:rsidR="008142BA" w:rsidRPr="0020295F">
        <w:t xml:space="preserve"> </w:t>
      </w:r>
      <w:r w:rsidRPr="0020295F">
        <w:t>prikaz</w:t>
      </w:r>
      <w:ins w:id="1038" w:author="Tin Trčak" w:date="2016-01-21T13:31:00Z">
        <w:r w:rsidR="005D69DF">
          <w:t>an</w:t>
        </w:r>
      </w:ins>
      <w:del w:id="1039" w:author="Tin Trčak" w:date="2016-01-21T13:31:00Z">
        <w:r w:rsidRPr="0020295F" w:rsidDel="005D69DF">
          <w:delText>u</w:delText>
        </w:r>
      </w:del>
      <w:ins w:id="1040" w:author="Tin Trčak" w:date="2016-01-21T13:31:00Z">
        <w:r w:rsidR="005D69DF">
          <w:t>i su</w:t>
        </w:r>
      </w:ins>
      <w:del w:id="1041" w:author="Tin Trčak" w:date="2016-01-21T13:31:00Z">
        <w:r w:rsidRPr="0020295F" w:rsidDel="005D69DF">
          <w:delText>je dijagram komponenata</w:delText>
        </w:r>
      </w:del>
      <w:r w:rsidRPr="0020295F">
        <w:t xml:space="preserve"> kontroler</w:t>
      </w:r>
      <w:ins w:id="1042" w:author="Tin Trčak" w:date="2016-01-21T13:31:00Z">
        <w:r w:rsidR="005D69DF">
          <w:t>i</w:t>
        </w:r>
      </w:ins>
      <w:del w:id="1043" w:author="Tin Trčak" w:date="2016-01-21T13:31:00Z">
        <w:r w:rsidRPr="0020295F" w:rsidDel="005D69DF">
          <w:delText>a</w:delText>
        </w:r>
      </w:del>
      <w:r w:rsidRPr="0020295F">
        <w:t xml:space="preserve"> za </w:t>
      </w:r>
      <w:r w:rsidR="0020295F" w:rsidRPr="0020295F">
        <w:t>djelatničku</w:t>
      </w:r>
      <w:del w:id="1044" w:author="Tin Trčak" w:date="2016-01-21T13:32:00Z">
        <w:r w:rsidR="0020295F" w:rsidRPr="0020295F" w:rsidDel="005D69DF">
          <w:delText xml:space="preserve"> </w:delText>
        </w:r>
      </w:del>
      <w:r w:rsidR="0020295F" w:rsidRPr="0020295F">
        <w:t>/</w:t>
      </w:r>
      <w:del w:id="1045" w:author="Tin Trčak" w:date="2016-01-21T13:31:00Z">
        <w:r w:rsidR="0020295F" w:rsidRPr="0020295F" w:rsidDel="005D69DF">
          <w:delText xml:space="preserve"> </w:delText>
        </w:r>
      </w:del>
      <w:r w:rsidR="0020295F" w:rsidRPr="0020295F">
        <w:t xml:space="preserve">vlasničku </w:t>
      </w:r>
      <w:r w:rsidRPr="0020295F">
        <w:t>stranicu te komponen</w:t>
      </w:r>
      <w:ins w:id="1046" w:author="Tin Trčak" w:date="2016-01-21T13:32:00Z">
        <w:r w:rsidR="005D69DF">
          <w:t>te</w:t>
        </w:r>
      </w:ins>
      <w:del w:id="1047"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048" w:author="Tin Trčak" w:date="2016-01-21T13:32:00Z">
        <w:r w:rsidR="0020295F" w:rsidRPr="0020295F" w:rsidDel="005D69DF">
          <w:delText xml:space="preserve"> </w:delText>
        </w:r>
      </w:del>
      <w:r w:rsidR="0020295F" w:rsidRPr="0020295F">
        <w:t>/</w:t>
      </w:r>
      <w:del w:id="1049"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050" w:name="_Toc441150053"/>
      <w:r w:rsidRPr="00D55856">
        <w:t xml:space="preserve">Slika </w:t>
      </w:r>
      <w:ins w:id="1051" w:author="Tin Trčak" w:date="2016-01-21T13:41:00Z">
        <w:r w:rsidR="00476BBA">
          <w:fldChar w:fldCharType="begin"/>
        </w:r>
        <w:r w:rsidR="00476BBA">
          <w:instrText xml:space="preserve"> STYLEREF 2 \s </w:instrText>
        </w:r>
      </w:ins>
      <w:r w:rsidR="00476BBA">
        <w:fldChar w:fldCharType="separate"/>
      </w:r>
      <w:r w:rsidR="00476BBA">
        <w:rPr>
          <w:noProof/>
        </w:rPr>
        <w:t>6.4</w:t>
      </w:r>
      <w:ins w:id="10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3" w:author="Tin Trčak" w:date="2016-01-21T13:41:00Z">
        <w:r w:rsidR="00476BBA">
          <w:rPr>
            <w:noProof/>
          </w:rPr>
          <w:t>6</w:t>
        </w:r>
        <w:r w:rsidR="00476BBA">
          <w:fldChar w:fldCharType="end"/>
        </w:r>
      </w:ins>
      <w:ins w:id="1054" w:author="Fredi" w:date="2016-01-21T00:26:00Z">
        <w:del w:id="1055" w:author="Tin Trčak" w:date="2016-01-21T00:45:00Z">
          <w:r w:rsidR="00B93800" w:rsidDel="00C255BA">
            <w:fldChar w:fldCharType="begin"/>
          </w:r>
          <w:r w:rsidR="00B93800" w:rsidDel="00C255BA">
            <w:delInstrText xml:space="preserve"> STYLEREF 2 \s </w:delInstrText>
          </w:r>
        </w:del>
      </w:ins>
      <w:del w:id="1056" w:author="Tin Trčak" w:date="2016-01-21T00:45:00Z">
        <w:r w:rsidR="00B93800" w:rsidDel="00C255BA">
          <w:fldChar w:fldCharType="separate"/>
        </w:r>
        <w:r w:rsidR="00B93800" w:rsidDel="00C255BA">
          <w:rPr>
            <w:noProof/>
          </w:rPr>
          <w:delText>6.4</w:delText>
        </w:r>
      </w:del>
      <w:ins w:id="1057" w:author="Fredi" w:date="2016-01-21T00:26:00Z">
        <w:del w:id="10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9" w:author="Tin Trčak" w:date="2016-01-21T00:45:00Z">
        <w:r w:rsidR="00B93800" w:rsidDel="00C255BA">
          <w:fldChar w:fldCharType="separate"/>
        </w:r>
      </w:del>
      <w:ins w:id="1060" w:author="Fredi" w:date="2016-01-21T00:26:00Z">
        <w:del w:id="1061" w:author="Tin Trčak" w:date="2016-01-21T00:45:00Z">
          <w:r w:rsidR="00B93800" w:rsidDel="00C255BA">
            <w:rPr>
              <w:noProof/>
            </w:rPr>
            <w:delText>6</w:delText>
          </w:r>
          <w:r w:rsidR="00B93800" w:rsidDel="00C255BA">
            <w:fldChar w:fldCharType="end"/>
          </w:r>
        </w:del>
      </w:ins>
      <w:del w:id="10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050"/>
    </w:p>
    <w:p w14:paraId="33BF81F2" w14:textId="77777777" w:rsidR="004037DD" w:rsidRPr="0020295F" w:rsidRDefault="004037DD">
      <w:pPr>
        <w:spacing w:after="160" w:line="259" w:lineRule="auto"/>
        <w:jc w:val="left"/>
      </w:pPr>
      <w:r w:rsidRPr="0020295F">
        <w:br w:type="page"/>
      </w:r>
    </w:p>
    <w:p w14:paraId="53EF4B6E" w14:textId="3C8BB0AF" w:rsidR="004037DD" w:rsidRPr="0020295F" w:rsidRDefault="004037DD" w:rsidP="00D9128D">
      <w:pPr>
        <w:ind w:firstLine="708"/>
      </w:pPr>
      <w:del w:id="1063"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064" w:author="Tin Trčak" w:date="2016-01-21T13:32:00Z">
        <w:r w:rsidR="005D69DF">
          <w:t xml:space="preserve">Na </w:t>
        </w:r>
      </w:ins>
      <w:ins w:id="1065" w:author="Tin Trčak" w:date="2016-01-21T13:33:00Z">
        <w:r w:rsidR="005D69DF">
          <w:t>trećem</w:t>
        </w:r>
      </w:ins>
      <w:ins w:id="1066" w:author="Tin Trčak" w:date="2016-01-21T13:32:00Z">
        <w:r w:rsidR="005D69DF">
          <w:t xml:space="preserve"> dijagramu komponenata</w:t>
        </w:r>
      </w:ins>
      <w:ins w:id="1067" w:author="Tin Trčak" w:date="2016-01-21T13:26:00Z">
        <w:r w:rsidR="005D69DF">
          <w:t xml:space="preserve"> (Slika 6.4.7)</w:t>
        </w:r>
      </w:ins>
      <w:r w:rsidR="0020295F" w:rsidRPr="0020295F">
        <w:t xml:space="preserve"> </w:t>
      </w:r>
      <w:r w:rsidRPr="0020295F">
        <w:t>prikazuj</w:t>
      </w:r>
      <w:ins w:id="1068" w:author="Tin Trčak" w:date="2016-01-21T13:33:00Z">
        <w:r w:rsidR="005D69DF">
          <w:t>u</w:t>
        </w:r>
      </w:ins>
      <w:del w:id="1069" w:author="Tin Trčak" w:date="2016-01-21T13:33:00Z">
        <w:r w:rsidRPr="0020295F" w:rsidDel="005D69DF">
          <w:delText>e</w:delText>
        </w:r>
      </w:del>
      <w:r w:rsidRPr="0020295F">
        <w:t xml:space="preserve"> </w:t>
      </w:r>
      <w:ins w:id="1070" w:author="Tin Trčak" w:date="2016-01-21T13:33:00Z">
        <w:r w:rsidR="005D69DF">
          <w:t>se</w:t>
        </w:r>
      </w:ins>
      <w:del w:id="1071" w:author="Tin Trčak" w:date="2016-01-21T13:33:00Z">
        <w:r w:rsidRPr="0020295F" w:rsidDel="005D69DF">
          <w:delText>dijagram komponenata</w:delText>
        </w:r>
      </w:del>
      <w:r w:rsidRPr="0020295F">
        <w:t xml:space="preserve"> ostali</w:t>
      </w:r>
      <w:del w:id="1072" w:author="Tin Trčak" w:date="2016-01-21T13:33:00Z">
        <w:r w:rsidRPr="0020295F" w:rsidDel="005D69DF">
          <w:delText>h</w:delText>
        </w:r>
      </w:del>
      <w:r w:rsidRPr="0020295F">
        <w:t xml:space="preserve"> kontroler</w:t>
      </w:r>
      <w:ins w:id="1073" w:author="Tin Trčak" w:date="2016-01-21T13:33:00Z">
        <w:r w:rsidR="005D69DF">
          <w:t>i</w:t>
        </w:r>
      </w:ins>
      <w:del w:id="1074" w:author="Tin Trčak" w:date="2016-01-21T13:33:00Z">
        <w:r w:rsidRPr="0020295F" w:rsidDel="005D69DF">
          <w:delText>a</w:delText>
        </w:r>
      </w:del>
      <w:r w:rsidRPr="0020295F">
        <w:t xml:space="preserve"> te komponen</w:t>
      </w:r>
      <w:del w:id="1075" w:author="Tin Trčak" w:date="2016-01-21T13:35:00Z">
        <w:r w:rsidRPr="0020295F" w:rsidDel="002605E6">
          <w:delText>a</w:delText>
        </w:r>
      </w:del>
      <w:r w:rsidRPr="0020295F">
        <w:t>t</w:t>
      </w:r>
      <w:ins w:id="1076" w:author="Tin Trčak" w:date="2016-01-21T13:33:00Z">
        <w:r w:rsidR="005D69DF">
          <w:t>e</w:t>
        </w:r>
      </w:ins>
      <w:del w:id="1077"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078" w:name="_Toc441150054"/>
      <w:r w:rsidRPr="00D55856">
        <w:t xml:space="preserve">Slika </w:t>
      </w:r>
      <w:ins w:id="1079" w:author="Tin Trčak" w:date="2016-01-21T13:41:00Z">
        <w:r w:rsidR="00476BBA">
          <w:fldChar w:fldCharType="begin"/>
        </w:r>
        <w:r w:rsidR="00476BBA">
          <w:instrText xml:space="preserve"> STYLEREF 2 \s </w:instrText>
        </w:r>
      </w:ins>
      <w:r w:rsidR="00476BBA">
        <w:fldChar w:fldCharType="separate"/>
      </w:r>
      <w:r w:rsidR="00476BBA">
        <w:rPr>
          <w:noProof/>
        </w:rPr>
        <w:t>6.4</w:t>
      </w:r>
      <w:ins w:id="10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1" w:author="Tin Trčak" w:date="2016-01-21T13:41:00Z">
        <w:r w:rsidR="00476BBA">
          <w:rPr>
            <w:noProof/>
          </w:rPr>
          <w:t>7</w:t>
        </w:r>
        <w:r w:rsidR="00476BBA">
          <w:fldChar w:fldCharType="end"/>
        </w:r>
      </w:ins>
      <w:ins w:id="1082" w:author="Fredi" w:date="2016-01-21T00:26:00Z">
        <w:del w:id="1083" w:author="Tin Trčak" w:date="2016-01-21T00:45:00Z">
          <w:r w:rsidR="00B93800" w:rsidDel="00C255BA">
            <w:fldChar w:fldCharType="begin"/>
          </w:r>
          <w:r w:rsidR="00B93800" w:rsidDel="00C255BA">
            <w:delInstrText xml:space="preserve"> STYLEREF 2 \s </w:delInstrText>
          </w:r>
        </w:del>
      </w:ins>
      <w:del w:id="1084" w:author="Tin Trčak" w:date="2016-01-21T00:45:00Z">
        <w:r w:rsidR="00B93800" w:rsidDel="00C255BA">
          <w:fldChar w:fldCharType="separate"/>
        </w:r>
        <w:r w:rsidR="00B93800" w:rsidDel="00C255BA">
          <w:rPr>
            <w:noProof/>
          </w:rPr>
          <w:delText>6.4</w:delText>
        </w:r>
      </w:del>
      <w:ins w:id="1085" w:author="Fredi" w:date="2016-01-21T00:26:00Z">
        <w:del w:id="10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7" w:author="Tin Trčak" w:date="2016-01-21T00:45:00Z">
        <w:r w:rsidR="00B93800" w:rsidDel="00C255BA">
          <w:fldChar w:fldCharType="separate"/>
        </w:r>
      </w:del>
      <w:ins w:id="1088" w:author="Fredi" w:date="2016-01-21T00:26:00Z">
        <w:del w:id="1089" w:author="Tin Trčak" w:date="2016-01-21T00:45:00Z">
          <w:r w:rsidR="00B93800" w:rsidDel="00C255BA">
            <w:rPr>
              <w:noProof/>
            </w:rPr>
            <w:delText>7</w:delText>
          </w:r>
          <w:r w:rsidR="00B93800" w:rsidDel="00C255BA">
            <w:fldChar w:fldCharType="end"/>
          </w:r>
        </w:del>
      </w:ins>
      <w:del w:id="10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078"/>
    </w:p>
    <w:p w14:paraId="6064EDB7" w14:textId="3319A3D9" w:rsidR="0004754E" w:rsidRPr="0020295F" w:rsidRDefault="0004754E" w:rsidP="0004754E">
      <w:pPr>
        <w:pStyle w:val="Normal5"/>
        <w:spacing w:line="360" w:lineRule="auto"/>
      </w:pPr>
      <w:bookmarkStart w:id="1091" w:name="h.17dp8vu" w:colFirst="0" w:colLast="0"/>
      <w:bookmarkEnd w:id="1091"/>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092" w:name="_Toc431806055"/>
    </w:p>
    <w:p w14:paraId="42AD79E2" w14:textId="78AF9B75" w:rsidR="0004754E" w:rsidRPr="00332449" w:rsidRDefault="0004754E" w:rsidP="0004754E">
      <w:pPr>
        <w:pStyle w:val="Heading1"/>
        <w:jc w:val="both"/>
        <w:rPr>
          <w:b w:val="0"/>
        </w:rPr>
      </w:pPr>
      <w:bookmarkStart w:id="1093" w:name="_Toc441100868"/>
      <w:r w:rsidRPr="00332449">
        <w:rPr>
          <w:b w:val="0"/>
        </w:rPr>
        <w:lastRenderedPageBreak/>
        <w:t>Implementacija i korisničko sučelje</w:t>
      </w:r>
      <w:bookmarkEnd w:id="1092"/>
      <w:bookmarkEnd w:id="1093"/>
    </w:p>
    <w:p w14:paraId="02E7D96F" w14:textId="77777777" w:rsidR="0004754E" w:rsidRPr="0020295F" w:rsidRDefault="0004754E" w:rsidP="0004754E">
      <w:pPr>
        <w:pStyle w:val="Heading2"/>
      </w:pPr>
      <w:bookmarkStart w:id="1094" w:name="h.3rdcrjn" w:colFirst="0" w:colLast="0"/>
      <w:bookmarkStart w:id="1095" w:name="_Toc431806056"/>
      <w:bookmarkStart w:id="1096" w:name="_Toc441100869"/>
      <w:bookmarkEnd w:id="1094"/>
      <w:r w:rsidRPr="0020295F">
        <w:t>Dijagram razmještaja</w:t>
      </w:r>
      <w:bookmarkEnd w:id="1095"/>
      <w:bookmarkEnd w:id="1096"/>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1810E8BD" w:rsidR="0020295F" w:rsidRPr="00D55856" w:rsidRDefault="005D69DF" w:rsidP="00D55856">
      <w:pPr>
        <w:ind w:firstLine="576"/>
      </w:pPr>
      <w:ins w:id="1097" w:author="Tin Trčak" w:date="2016-01-21T13:27:00Z">
        <w:r>
          <w:rPr>
            <w:lang w:eastAsia="hr-HR"/>
          </w:rPr>
          <w:t xml:space="preserve">Naš </w:t>
        </w:r>
      </w:ins>
      <w:del w:id="1098" w:author="Tin Trčak" w:date="2016-01-21T13:27:00Z">
        <w:r w:rsidR="0020295F" w:rsidRPr="00D55856" w:rsidDel="005D69DF">
          <w:rPr>
            <w:lang w:eastAsia="hr-HR"/>
          </w:rPr>
          <w:delText xml:space="preserve">Slika 7.1-1 prikazuje </w:delText>
        </w:r>
      </w:del>
      <w:r w:rsidR="0020295F" w:rsidRPr="00D55856">
        <w:rPr>
          <w:lang w:eastAsia="hr-HR"/>
        </w:rPr>
        <w:t>dijagram razmještaja</w:t>
      </w:r>
      <w:ins w:id="1099" w:author="Tin Trčak" w:date="2016-01-21T13:27:00Z">
        <w:r>
          <w:rPr>
            <w:lang w:eastAsia="hr-HR"/>
          </w:rPr>
          <w:t xml:space="preserve"> prikazuje</w:t>
        </w:r>
      </w:ins>
      <w:r w:rsidR="0020295F" w:rsidRPr="00D55856">
        <w:rPr>
          <w:lang w:eastAsia="hr-HR"/>
        </w:rPr>
        <w:t xml:space="preserve"> razvijene aplikacije</w:t>
      </w:r>
      <w:ins w:id="1100" w:author="Tin Trčak" w:date="2016-01-21T13:27:00Z">
        <w:r>
          <w:rPr>
            <w:lang w:eastAsia="hr-HR"/>
          </w:rPr>
          <w:t xml:space="preserve"> (Slika 7.1.1)</w:t>
        </w:r>
      </w:ins>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101" w:name="_Toc441150055"/>
      <w:r>
        <w:t xml:space="preserve">Slika </w:t>
      </w:r>
      <w:ins w:id="1102" w:author="Tin Trčak" w:date="2016-01-21T13:41:00Z">
        <w:r w:rsidR="00476BBA">
          <w:fldChar w:fldCharType="begin"/>
        </w:r>
        <w:r w:rsidR="00476BBA">
          <w:instrText xml:space="preserve"> STYLEREF 2 \s </w:instrText>
        </w:r>
      </w:ins>
      <w:r w:rsidR="00476BBA">
        <w:fldChar w:fldCharType="separate"/>
      </w:r>
      <w:r w:rsidR="00476BBA">
        <w:rPr>
          <w:noProof/>
        </w:rPr>
        <w:t>7.1</w:t>
      </w:r>
      <w:ins w:id="11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04" w:author="Tin Trčak" w:date="2016-01-21T13:41:00Z">
        <w:r w:rsidR="00476BBA">
          <w:rPr>
            <w:noProof/>
          </w:rPr>
          <w:t>1</w:t>
        </w:r>
        <w:r w:rsidR="00476BBA">
          <w:fldChar w:fldCharType="end"/>
        </w:r>
      </w:ins>
      <w:ins w:id="1105" w:author="Fredi" w:date="2016-01-21T00:26:00Z">
        <w:del w:id="1106" w:author="Tin Trčak" w:date="2016-01-21T00:45:00Z">
          <w:r w:rsidR="00B93800" w:rsidDel="00C255BA">
            <w:fldChar w:fldCharType="begin"/>
          </w:r>
          <w:r w:rsidR="00B93800" w:rsidDel="00C255BA">
            <w:delInstrText xml:space="preserve"> STYLEREF 2 \s </w:delInstrText>
          </w:r>
        </w:del>
      </w:ins>
      <w:del w:id="1107" w:author="Tin Trčak" w:date="2016-01-21T00:45:00Z">
        <w:r w:rsidR="00B93800" w:rsidDel="00C255BA">
          <w:fldChar w:fldCharType="separate"/>
        </w:r>
        <w:r w:rsidR="00B93800" w:rsidDel="00C255BA">
          <w:rPr>
            <w:noProof/>
          </w:rPr>
          <w:delText>7.1</w:delText>
        </w:r>
      </w:del>
      <w:ins w:id="1108" w:author="Fredi" w:date="2016-01-21T00:26:00Z">
        <w:del w:id="11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10" w:author="Tin Trčak" w:date="2016-01-21T00:45:00Z">
        <w:r w:rsidR="00B93800" w:rsidDel="00C255BA">
          <w:fldChar w:fldCharType="separate"/>
        </w:r>
      </w:del>
      <w:ins w:id="1111" w:author="Fredi" w:date="2016-01-21T00:26:00Z">
        <w:del w:id="1112" w:author="Tin Trčak" w:date="2016-01-21T00:45:00Z">
          <w:r w:rsidR="00B93800" w:rsidDel="00C255BA">
            <w:rPr>
              <w:noProof/>
            </w:rPr>
            <w:delText>1</w:delText>
          </w:r>
          <w:r w:rsidR="00B93800" w:rsidDel="00C255BA">
            <w:fldChar w:fldCharType="end"/>
          </w:r>
        </w:del>
      </w:ins>
      <w:del w:id="11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114" w:author="Tin Trčak" w:date="2016-01-21T13:28:00Z">
        <w:r w:rsidDel="005D69DF">
          <w:delText>komponenata</w:delText>
        </w:r>
      </w:del>
      <w:ins w:id="1115" w:author="Tin Trčak" w:date="2016-01-21T13:28:00Z">
        <w:r w:rsidR="005D69DF">
          <w:t>razmještaja</w:t>
        </w:r>
      </w:ins>
      <w:bookmarkEnd w:id="1101"/>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116" w:name="h.26in1rg" w:colFirst="0" w:colLast="0"/>
      <w:bookmarkStart w:id="1117" w:name="_Toc441055716"/>
      <w:bookmarkStart w:id="1118" w:name="_Toc431806057"/>
      <w:bookmarkStart w:id="1119" w:name="_Toc441100870"/>
      <w:bookmarkEnd w:id="1116"/>
      <w:bookmarkEnd w:id="1117"/>
      <w:r w:rsidRPr="0020295F">
        <w:lastRenderedPageBreak/>
        <w:t>Korištene tehnologije i alati</w:t>
      </w:r>
      <w:bookmarkEnd w:id="1118"/>
      <w:bookmarkEnd w:id="1119"/>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120"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121"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122" w:author="Tin Trčak" w:date="2016-01-21T13:37:00Z"/>
        </w:rPr>
      </w:pPr>
      <w:ins w:id="1123" w:author="Tin Trčak" w:date="2016-01-21T13:37:00Z">
        <w:r>
          <w:br w:type="page"/>
        </w:r>
      </w:ins>
    </w:p>
    <w:p w14:paraId="4669EC72" w14:textId="59994DCF" w:rsidR="00AE0CCC" w:rsidRPr="0020295F" w:rsidDel="002605E6" w:rsidRDefault="00AE0CCC" w:rsidP="00D9128D">
      <w:pPr>
        <w:ind w:firstLine="708"/>
        <w:rPr>
          <w:del w:id="1124" w:author="Tin Trčak" w:date="2016-01-21T13:37:00Z"/>
        </w:rPr>
      </w:pPr>
    </w:p>
    <w:p w14:paraId="19FEF639" w14:textId="69A927D6" w:rsidR="0004754E" w:rsidRPr="0020295F" w:rsidDel="00B93800" w:rsidRDefault="0004754E" w:rsidP="0004754E">
      <w:pPr>
        <w:pStyle w:val="Heading2"/>
        <w:rPr>
          <w:moveFrom w:id="1125" w:author="Fredi" w:date="2016-01-21T00:27:00Z"/>
        </w:rPr>
      </w:pPr>
      <w:bookmarkStart w:id="1126" w:name="_Toc441055718"/>
      <w:bookmarkStart w:id="1127" w:name="h.lnxbz9" w:colFirst="0" w:colLast="0"/>
      <w:bookmarkStart w:id="1128" w:name="_Toc431806058"/>
      <w:bookmarkEnd w:id="1126"/>
      <w:bookmarkEnd w:id="1127"/>
      <w:moveFromRangeStart w:id="1129" w:author="Fredi" w:date="2016-01-21T00:27:00Z" w:name="move441099405"/>
      <w:moveFrom w:id="1130" w:author="Fredi" w:date="2016-01-21T00:27:00Z">
        <w:r w:rsidRPr="0020295F" w:rsidDel="00B93800">
          <w:t>Isječak programskog koda vezan za temeljnu funkcionalnost sustava</w:t>
        </w:r>
        <w:bookmarkStart w:id="1131" w:name="_Toc441100871"/>
        <w:bookmarkEnd w:id="1128"/>
        <w:bookmarkEnd w:id="1131"/>
      </w:moveFrom>
    </w:p>
    <w:p w14:paraId="6538AB04" w14:textId="08FB8D87" w:rsidR="0004754E" w:rsidRDefault="00B93800">
      <w:pPr>
        <w:pStyle w:val="Heading2"/>
        <w:rPr>
          <w:ins w:id="1132" w:author="Fredi" w:date="2016-01-21T00:28:00Z"/>
        </w:rPr>
        <w:pPrChange w:id="1133" w:author="Fredi" w:date="2016-01-21T00:27:00Z">
          <w:pPr>
            <w:pStyle w:val="Normal5"/>
            <w:spacing w:line="360" w:lineRule="auto"/>
            <w:jc w:val="both"/>
          </w:pPr>
        </w:pPrChange>
      </w:pPr>
      <w:bookmarkStart w:id="1134" w:name="_Toc441100872"/>
      <w:moveFromRangeEnd w:id="1129"/>
      <w:moveToRangeStart w:id="1135" w:author="Fredi" w:date="2016-01-21T00:27:00Z" w:name="move441099405"/>
      <w:moveTo w:id="1136" w:author="Fredi" w:date="2016-01-21T00:27:00Z">
        <w:r w:rsidRPr="0020295F">
          <w:t>Isječak programskog koda vezan za temeljnu funkcionalnost sustava</w:t>
        </w:r>
      </w:moveTo>
      <w:bookmarkEnd w:id="1134"/>
      <w:moveToRangeEnd w:id="1135"/>
    </w:p>
    <w:p w14:paraId="357123A0" w14:textId="77777777" w:rsidR="00B93800" w:rsidRPr="000B494C" w:rsidRDefault="00B93800">
      <w:pPr>
        <w:pPrChange w:id="1137" w:author="Fredi" w:date="2016-01-21T00:28:00Z">
          <w:pPr>
            <w:pStyle w:val="Normal5"/>
            <w:spacing w:line="360" w:lineRule="auto"/>
            <w:jc w:val="both"/>
          </w:pPr>
        </w:pPrChange>
      </w:pPr>
    </w:p>
    <w:p w14:paraId="5A459082" w14:textId="77777777" w:rsidR="00B93800" w:rsidRDefault="009E7358">
      <w:pPr>
        <w:ind w:firstLine="708"/>
        <w:rPr>
          <w:ins w:id="1138" w:author="Fredi" w:date="2016-01-20T23:54:00Z"/>
        </w:rPr>
        <w:pPrChange w:id="1139" w:author="Fredi" w:date="2016-01-21T00:25:00Z">
          <w:pPr>
            <w:ind w:firstLine="708"/>
            <w:jc w:val="center"/>
          </w:pPr>
        </w:pPrChange>
      </w:pPr>
      <w:ins w:id="1140" w:author="Fredi" w:date="2016-01-20T23:41:00Z">
        <w:r w:rsidRPr="009E7358">
          <w:rPr>
            <w:rPrChange w:id="1141" w:author="Fredi" w:date="2016-01-20T23:41:00Z">
              <w:rPr>
                <w:rFonts w:ascii="Arial" w:eastAsia="Arial" w:hAnsi="Arial" w:cs="Arial"/>
                <w:i/>
                <w:sz w:val="20"/>
              </w:rPr>
            </w:rPrChange>
          </w:rPr>
          <w:t>N</w:t>
        </w:r>
        <w:r>
          <w:t xml:space="preserve">aša </w:t>
        </w:r>
      </w:ins>
      <w:ins w:id="1142" w:author="Fredi" w:date="2016-01-20T23:42:00Z">
        <w:r>
          <w:t xml:space="preserve">web stranica podržava višekorisničko korištenje sustava. To smo ostvarili </w:t>
        </w:r>
      </w:ins>
      <w:ins w:id="1143" w:author="Fredi" w:date="2016-01-20T23:53:00Z">
        <w:r w:rsidR="002716DD">
          <w:t xml:space="preserve">uz pomoć „SignalR“ api-a. </w:t>
        </w:r>
      </w:ins>
      <w:ins w:id="1144" w:author="Fredi" w:date="2016-01-20T23:43:00Z">
        <w:r>
          <w:t xml:space="preserve">Svaki put kad bi se </w:t>
        </w:r>
      </w:ins>
      <w:ins w:id="1145" w:author="Fredi" w:date="2016-01-20T23:44:00Z">
        <w:r>
          <w:t>korisnik</w:t>
        </w:r>
      </w:ins>
      <w:ins w:id="1146" w:author="Fredi" w:date="2016-01-20T23:43:00Z">
        <w:r>
          <w:t xml:space="preserve"> prijavio </w:t>
        </w:r>
      </w:ins>
      <w:ins w:id="1147" w:author="Fredi" w:date="2016-01-20T23:44:00Z">
        <w:r>
          <w:t xml:space="preserve">on bi se dodao u </w:t>
        </w:r>
      </w:ins>
      <w:ins w:id="1148" w:author="Fredi" w:date="2016-01-20T23:53:00Z">
        <w:r w:rsidR="002716DD">
          <w:t>grupu aktivnih d</w:t>
        </w:r>
        <w:del w:id="1149" w:author="Tin Trčak" w:date="2016-01-21T13:39:00Z">
          <w:r w:rsidR="002716DD" w:rsidDel="00476BBA">
            <w:delText>i</w:delText>
          </w:r>
        </w:del>
        <w:r w:rsidR="002716DD">
          <w:t>jelatnika</w:t>
        </w:r>
      </w:ins>
      <w:ins w:id="1150" w:author="Fredi" w:date="2016-01-20T23:44:00Z">
        <w:r>
          <w:t xml:space="preserve">, a kad bi se odjavio on bi se iz te </w:t>
        </w:r>
      </w:ins>
      <w:ins w:id="1151" w:author="Fredi" w:date="2016-01-20T23:54:00Z">
        <w:r w:rsidR="00B93800">
          <w:t>grupe uklonio.</w:t>
        </w:r>
      </w:ins>
    </w:p>
    <w:bookmarkStart w:id="1152" w:name="_MON_1514839246"/>
    <w:bookmarkEnd w:id="1152"/>
    <w:p w14:paraId="29837F20" w14:textId="77777777" w:rsidR="00476BBA" w:rsidRDefault="002716DD">
      <w:pPr>
        <w:keepNext/>
        <w:ind w:firstLine="708"/>
        <w:rPr>
          <w:ins w:id="1153" w:author="Tin Trčak" w:date="2016-01-21T13:41:00Z"/>
        </w:rPr>
        <w:pPrChange w:id="1154" w:author="Tin Trčak" w:date="2016-01-21T13:41:00Z">
          <w:pPr>
            <w:ind w:firstLine="708"/>
          </w:pPr>
        </w:pPrChange>
      </w:pPr>
      <w:ins w:id="1155"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180.45pt" o:ole="">
              <v:imagedata r:id="rId60" o:title=""/>
            </v:shape>
            <o:OLEObject Type="Embed" ProgID="Word.OpenDocumentText.12" ShapeID="_x0000_i1025" DrawAspect="Content" ObjectID="_1514894564" r:id="rId61"/>
          </w:object>
        </w:r>
      </w:ins>
    </w:p>
    <w:p w14:paraId="34B0B150" w14:textId="0249144B" w:rsidR="00476BBA" w:rsidRDefault="00476BBA">
      <w:pPr>
        <w:pStyle w:val="Caption"/>
        <w:jc w:val="center"/>
        <w:rPr>
          <w:ins w:id="1156" w:author="Tin Trčak" w:date="2016-01-21T13:41:00Z"/>
        </w:rPr>
        <w:pPrChange w:id="1157" w:author="Tin Trčak" w:date="2016-01-21T13:41:00Z">
          <w:pPr>
            <w:pStyle w:val="Caption"/>
          </w:pPr>
        </w:pPrChange>
      </w:pPr>
      <w:bookmarkStart w:id="1158" w:name="_Toc441150056"/>
      <w:ins w:id="1159" w:author="Tin Trčak" w:date="2016-01-21T13:41:00Z">
        <w:r>
          <w:t xml:space="preserve">Slika </w:t>
        </w:r>
        <w:r>
          <w:fldChar w:fldCharType="begin"/>
        </w:r>
        <w:r>
          <w:instrText xml:space="preserve"> STYLEREF 2 \s </w:instrText>
        </w:r>
      </w:ins>
      <w:r>
        <w:fldChar w:fldCharType="separate"/>
      </w:r>
      <w:r>
        <w:rPr>
          <w:noProof/>
        </w:rPr>
        <w:t>7.3</w:t>
      </w:r>
      <w:ins w:id="1160" w:author="Tin Trčak" w:date="2016-01-21T13:41:00Z">
        <w:r>
          <w:fldChar w:fldCharType="end"/>
        </w:r>
        <w:r>
          <w:t>.</w:t>
        </w:r>
        <w:r>
          <w:fldChar w:fldCharType="begin"/>
        </w:r>
        <w:r>
          <w:instrText xml:space="preserve"> SEQ Slika \* ARABIC \s 2 </w:instrText>
        </w:r>
      </w:ins>
      <w:r>
        <w:fldChar w:fldCharType="separate"/>
      </w:r>
      <w:ins w:id="1161" w:author="Tin Trčak" w:date="2016-01-21T13:41:00Z">
        <w:r>
          <w:rPr>
            <w:noProof/>
          </w:rPr>
          <w:t>1</w:t>
        </w:r>
        <w:r>
          <w:fldChar w:fldCharType="end"/>
        </w:r>
        <w:r>
          <w:t xml:space="preserve"> </w:t>
        </w:r>
        <w:r w:rsidRPr="002C6F86">
          <w:t>Prijava i odjava korisnika u grupu aktvnih korisnika</w:t>
        </w:r>
        <w:bookmarkEnd w:id="1158"/>
      </w:ins>
    </w:p>
    <w:p w14:paraId="5629F5EC" w14:textId="77777777" w:rsidR="00476BBA" w:rsidRDefault="00476BBA">
      <w:pPr>
        <w:ind w:firstLine="708"/>
        <w:rPr>
          <w:ins w:id="1162" w:author="Tin Trčak" w:date="2016-01-21T13:41:00Z"/>
        </w:rPr>
        <w:pPrChange w:id="1163" w:author="Fredi" w:date="2016-01-20T23:41:00Z">
          <w:pPr>
            <w:pStyle w:val="Normal5"/>
            <w:spacing w:line="360" w:lineRule="auto"/>
            <w:jc w:val="both"/>
          </w:pPr>
        </w:pPrChange>
      </w:pPr>
    </w:p>
    <w:p w14:paraId="3B92A9E8" w14:textId="3BA0F929" w:rsidR="009143E6" w:rsidDel="00476BBA" w:rsidRDefault="00476BBA">
      <w:pPr>
        <w:ind w:firstLine="708"/>
        <w:rPr>
          <w:ins w:id="1164" w:author="Fredi" w:date="2016-01-21T00:04:00Z"/>
          <w:del w:id="1165" w:author="Tin Trčak" w:date="2016-01-21T13:40:00Z"/>
        </w:rPr>
        <w:pPrChange w:id="1166" w:author="Tin Trčak" w:date="2016-01-21T13:41:00Z">
          <w:pPr>
            <w:ind w:firstLine="708"/>
            <w:jc w:val="center"/>
          </w:pPr>
        </w:pPrChange>
      </w:pPr>
      <w:ins w:id="1167" w:author="Tin Trčak" w:date="2016-01-21T13:41:00Z">
        <w:r w:rsidDel="00476BBA">
          <w:t xml:space="preserve"> </w:t>
        </w:r>
      </w:ins>
    </w:p>
    <w:p w14:paraId="7F6E0B9E" w14:textId="7F6E96E7" w:rsidR="00B93800" w:rsidRPr="000B494C" w:rsidDel="00476BBA" w:rsidRDefault="009143E6">
      <w:pPr>
        <w:ind w:firstLine="708"/>
        <w:rPr>
          <w:ins w:id="1168" w:author="Fredi" w:date="2016-01-21T00:05:00Z"/>
          <w:del w:id="1169" w:author="Tin Trčak" w:date="2016-01-21T13:40:00Z"/>
        </w:rPr>
        <w:pPrChange w:id="1170" w:author="Tin Trčak" w:date="2016-01-21T13:41:00Z">
          <w:pPr>
            <w:pStyle w:val="Normal5"/>
            <w:spacing w:line="360" w:lineRule="auto"/>
            <w:jc w:val="both"/>
          </w:pPr>
        </w:pPrChange>
      </w:pPr>
      <w:ins w:id="1171" w:author="Fredi" w:date="2016-01-21T00:04:00Z">
        <w:del w:id="1172" w:author="Tin Trčak" w:date="2016-01-21T13:40:00Z">
          <w:r w:rsidDel="00476BBA">
            <w:delText xml:space="preserve">Slika </w:delText>
          </w:r>
        </w:del>
      </w:ins>
      <w:ins w:id="1173" w:author="Fredi" w:date="2016-01-21T00:26:00Z">
        <w:del w:id="1174" w:author="Tin Trčak" w:date="2016-01-21T00:45:00Z">
          <w:r w:rsidR="00B93800" w:rsidDel="00C255BA">
            <w:fldChar w:fldCharType="begin"/>
          </w:r>
          <w:r w:rsidR="00B93800" w:rsidDel="00C255BA">
            <w:delInstrText xml:space="preserve"> STYLEREF 2 \s </w:delInstrText>
          </w:r>
        </w:del>
      </w:ins>
      <w:del w:id="1175" w:author="Tin Trčak" w:date="2016-01-21T00:45:00Z">
        <w:r w:rsidR="00B93800" w:rsidDel="00C255BA">
          <w:fldChar w:fldCharType="separate"/>
        </w:r>
        <w:r w:rsidR="00B93800" w:rsidDel="00C255BA">
          <w:rPr>
            <w:noProof/>
          </w:rPr>
          <w:delText>7.3</w:delText>
        </w:r>
      </w:del>
      <w:ins w:id="1176" w:author="Fredi" w:date="2016-01-21T00:26:00Z">
        <w:del w:id="117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8" w:author="Tin Trčak" w:date="2016-01-21T00:45:00Z">
        <w:r w:rsidR="00B93800" w:rsidDel="00C255BA">
          <w:fldChar w:fldCharType="separate"/>
        </w:r>
      </w:del>
      <w:ins w:id="1179" w:author="Fredi" w:date="2016-01-21T00:26:00Z">
        <w:del w:id="1180" w:author="Tin Trčak" w:date="2016-01-21T00:45:00Z">
          <w:r w:rsidR="00B93800" w:rsidDel="00C255BA">
            <w:rPr>
              <w:noProof/>
            </w:rPr>
            <w:delText>1</w:delText>
          </w:r>
          <w:r w:rsidR="00B93800" w:rsidDel="00C255BA">
            <w:fldChar w:fldCharType="end"/>
          </w:r>
        </w:del>
      </w:ins>
      <w:ins w:id="1181" w:author="Fredi" w:date="2016-01-21T00:04:00Z">
        <w:del w:id="1182" w:author="Tin Trčak" w:date="2016-01-21T13:40:00Z">
          <w:r w:rsidDel="00476BBA">
            <w:delText xml:space="preserve"> Prijava i odjava korisnika u grupu aktvnih korisnika</w:delText>
          </w:r>
        </w:del>
      </w:ins>
    </w:p>
    <w:p w14:paraId="43FCBBFE" w14:textId="58A181D9" w:rsidR="00B9032E" w:rsidRDefault="009143E6">
      <w:pPr>
        <w:ind w:firstLine="708"/>
        <w:rPr>
          <w:ins w:id="1183" w:author="Fredi" w:date="2016-01-21T00:07:00Z"/>
        </w:rPr>
        <w:pPrChange w:id="1184" w:author="Fredi" w:date="2016-01-20T23:41:00Z">
          <w:pPr>
            <w:pStyle w:val="Normal5"/>
            <w:spacing w:line="360" w:lineRule="auto"/>
            <w:jc w:val="both"/>
          </w:pPr>
        </w:pPrChange>
      </w:pPr>
      <w:ins w:id="1185" w:author="Fredi" w:date="2016-01-21T00:05:00Z">
        <w:r>
          <w:t xml:space="preserve">Kad se korisnik prijavi onda se njemu mora poslat lista svih trenutnih narudžbi. </w:t>
        </w:r>
      </w:ins>
      <w:ins w:id="1186" w:author="Fredi" w:date="2016-01-21T00:06:00Z">
        <w:r>
          <w:t>Ta lista se sprema na poslužitelju i globalno je dostupna (</w:t>
        </w:r>
        <w:del w:id="1187" w:author="Tin Trčak" w:date="2016-01-21T14:01:00Z">
          <w:r w:rsidDel="009F3C84">
            <w:delText xml:space="preserve"> </w:delText>
          </w:r>
        </w:del>
        <w:r>
          <w:t>Singleton oblikovni obrazac</w:t>
        </w:r>
        <w:del w:id="1188" w:author="Tin Trčak" w:date="2016-01-21T14:01:00Z">
          <w:r w:rsidDel="009F3C84">
            <w:delText xml:space="preserve"> </w:delText>
          </w:r>
        </w:del>
        <w:r>
          <w:t>).</w:t>
        </w:r>
      </w:ins>
      <w:ins w:id="1189" w:author="Fredi" w:date="2016-01-21T00:08:00Z">
        <w:r w:rsidR="009622DC">
          <w:t xml:space="preserve"> Te</w:t>
        </w:r>
      </w:ins>
      <w:ins w:id="1190" w:author="Fredi" w:date="2016-01-21T00:06:00Z">
        <w:r>
          <w:t xml:space="preserve"> </w:t>
        </w:r>
      </w:ins>
      <w:ins w:id="1191" w:author="Fredi" w:date="2016-01-21T00:08:00Z">
        <w:r w:rsidR="009622DC">
          <w:t>s</w:t>
        </w:r>
      </w:ins>
      <w:ins w:id="1192" w:author="Fredi" w:date="2016-01-21T00:07:00Z">
        <w:r>
          <w:t>vaki put kad dođe</w:t>
        </w:r>
      </w:ins>
      <w:ins w:id="1193" w:author="Fredi" w:date="2016-01-21T00:08:00Z">
        <w:r w:rsidR="009622DC">
          <w:t xml:space="preserve"> nova</w:t>
        </w:r>
      </w:ins>
      <w:ins w:id="1194" w:author="Fredi" w:date="2016-01-21T00:07:00Z">
        <w:r w:rsidR="009622DC">
          <w:t xml:space="preserve"> narudžba, </w:t>
        </w:r>
        <w:r>
          <w:t xml:space="preserve">u tu </w:t>
        </w:r>
      </w:ins>
      <w:ins w:id="1195" w:author="Fredi" w:date="2016-01-21T00:08:00Z">
        <w:r w:rsidR="009622DC">
          <w:t xml:space="preserve">se </w:t>
        </w:r>
      </w:ins>
      <w:ins w:id="1196" w:author="Fredi" w:date="2016-01-21T00:07:00Z">
        <w:r>
          <w:t>listu mora spremiti t</w:t>
        </w:r>
      </w:ins>
      <w:ins w:id="1197" w:author="Fredi" w:date="2016-01-21T00:08:00Z">
        <w:r w:rsidR="009622DC">
          <w:t>a narudžba</w:t>
        </w:r>
      </w:ins>
      <w:ins w:id="1198" w:author="Fredi" w:date="2016-01-21T00:07:00Z">
        <w:r>
          <w:t xml:space="preserve"> i moraju se obav</w:t>
        </w:r>
      </w:ins>
      <w:ins w:id="1199" w:author="Tin Trčak" w:date="2016-01-21T13:39:00Z">
        <w:r w:rsidR="00476BBA">
          <w:t>i</w:t>
        </w:r>
      </w:ins>
      <w:ins w:id="1200" w:author="Fredi" w:date="2016-01-21T00:07:00Z">
        <w:r>
          <w:t>jestiti svi aktivni korisnici da je došla narudžba</w:t>
        </w:r>
      </w:ins>
      <w:ins w:id="1201" w:author="Fredi" w:date="2016-01-21T00:08:00Z">
        <w:r w:rsidR="009622DC">
          <w:t xml:space="preserve"> kako bi mogli osv</w:t>
        </w:r>
        <w:del w:id="1202" w:author="Tin Trčak" w:date="2016-01-21T13:39:00Z">
          <w:r w:rsidR="009622DC" w:rsidDel="00476BBA">
            <w:delText>i</w:delText>
          </w:r>
        </w:del>
        <w:r w:rsidR="009622DC">
          <w:t>ježiti prikaz svih a</w:t>
        </w:r>
        <w:del w:id="1203" w:author="Tin Trčak" w:date="2016-01-21T13:40:00Z">
          <w:r w:rsidR="009622DC" w:rsidDel="00476BBA">
            <w:delText>ktivnih a</w:delText>
          </w:r>
        </w:del>
        <w:r w:rsidR="009622DC">
          <w:t>ktivnih narudžbi korisniku.</w:t>
        </w:r>
      </w:ins>
    </w:p>
    <w:bookmarkStart w:id="1204" w:name="_MON_1514839480"/>
    <w:bookmarkEnd w:id="1204"/>
    <w:p w14:paraId="57367649" w14:textId="47135F79" w:rsidR="009622DC" w:rsidRDefault="00B93800">
      <w:pPr>
        <w:ind w:firstLine="708"/>
        <w:rPr>
          <w:ins w:id="1205" w:author="Fredi" w:date="2016-01-21T00:09:00Z"/>
        </w:rPr>
      </w:pPr>
      <w:ins w:id="1206" w:author="Fredi" w:date="2016-01-21T00:24:00Z">
        <w:r>
          <w:object w:dxaOrig="9072" w:dyaOrig="1897" w14:anchorId="126D9425">
            <v:shape id="_x0000_i1026" type="#_x0000_t75" style="width:454.45pt;height:94.45pt" o:ole="">
              <v:imagedata r:id="rId62" o:title=""/>
            </v:shape>
            <o:OLEObject Type="Embed" ProgID="Word.OpenDocumentText.12" ShapeID="_x0000_i1026" DrawAspect="Content" ObjectID="_1514894565" r:id="rId63"/>
          </w:object>
        </w:r>
      </w:ins>
    </w:p>
    <w:p w14:paraId="68533C9B" w14:textId="4D577BE5" w:rsidR="00B9032E" w:rsidRDefault="009622DC">
      <w:pPr>
        <w:pStyle w:val="Caption"/>
        <w:jc w:val="center"/>
        <w:rPr>
          <w:ins w:id="1207" w:author="Fredi" w:date="2016-01-21T00:26:00Z"/>
        </w:rPr>
        <w:pPrChange w:id="1208" w:author="Fredi" w:date="2016-01-21T00:23:00Z">
          <w:pPr>
            <w:pStyle w:val="Normal5"/>
            <w:spacing w:line="360" w:lineRule="auto"/>
            <w:jc w:val="both"/>
          </w:pPr>
        </w:pPrChange>
      </w:pPr>
      <w:bookmarkStart w:id="1209" w:name="_Toc441150057"/>
      <w:ins w:id="1210" w:author="Fredi" w:date="2016-01-21T00:09:00Z">
        <w:r>
          <w:t xml:space="preserve">Slika </w:t>
        </w:r>
      </w:ins>
      <w:ins w:id="1211" w:author="Tin Trčak" w:date="2016-01-21T13:41:00Z">
        <w:r w:rsidR="00476BBA">
          <w:fldChar w:fldCharType="begin"/>
        </w:r>
        <w:r w:rsidR="00476BBA">
          <w:instrText xml:space="preserve"> STYLEREF 2 \s </w:instrText>
        </w:r>
      </w:ins>
      <w:r w:rsidR="00476BBA">
        <w:fldChar w:fldCharType="separate"/>
      </w:r>
      <w:r w:rsidR="00476BBA">
        <w:rPr>
          <w:noProof/>
        </w:rPr>
        <w:t>7.3</w:t>
      </w:r>
      <w:ins w:id="12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13" w:author="Tin Trčak" w:date="2016-01-21T13:41:00Z">
        <w:r w:rsidR="00476BBA">
          <w:rPr>
            <w:noProof/>
          </w:rPr>
          <w:t>2</w:t>
        </w:r>
        <w:r w:rsidR="00476BBA">
          <w:fldChar w:fldCharType="end"/>
        </w:r>
      </w:ins>
      <w:ins w:id="1214" w:author="Fredi" w:date="2016-01-21T00:26:00Z">
        <w:del w:id="1215" w:author="Tin Trčak" w:date="2016-01-21T00:45:00Z">
          <w:r w:rsidR="00B93800" w:rsidDel="00C255BA">
            <w:fldChar w:fldCharType="begin"/>
          </w:r>
          <w:r w:rsidR="00B93800" w:rsidDel="00C255BA">
            <w:delInstrText xml:space="preserve"> STYLEREF 2 \s </w:delInstrText>
          </w:r>
        </w:del>
      </w:ins>
      <w:del w:id="1216" w:author="Tin Trčak" w:date="2016-01-21T00:45:00Z">
        <w:r w:rsidR="00B93800" w:rsidDel="00C255BA">
          <w:fldChar w:fldCharType="separate"/>
        </w:r>
        <w:r w:rsidR="00B93800" w:rsidDel="00C255BA">
          <w:rPr>
            <w:noProof/>
          </w:rPr>
          <w:delText>7.3</w:delText>
        </w:r>
      </w:del>
      <w:ins w:id="1217" w:author="Fredi" w:date="2016-01-21T00:26:00Z">
        <w:del w:id="12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9" w:author="Tin Trčak" w:date="2016-01-21T00:45:00Z">
        <w:r w:rsidR="00B93800" w:rsidDel="00C255BA">
          <w:fldChar w:fldCharType="separate"/>
        </w:r>
      </w:del>
      <w:ins w:id="1220" w:author="Fredi" w:date="2016-01-21T00:26:00Z">
        <w:del w:id="1221" w:author="Tin Trčak" w:date="2016-01-21T00:45:00Z">
          <w:r w:rsidR="00B93800" w:rsidDel="00C255BA">
            <w:rPr>
              <w:noProof/>
            </w:rPr>
            <w:delText>2</w:delText>
          </w:r>
          <w:r w:rsidR="00B93800" w:rsidDel="00C255BA">
            <w:fldChar w:fldCharType="end"/>
          </w:r>
        </w:del>
      </w:ins>
      <w:ins w:id="1222" w:author="Fredi" w:date="2016-01-21T00:09:00Z">
        <w:r>
          <w:t xml:space="preserve"> Prihvat nove narudžbe</w:t>
        </w:r>
      </w:ins>
      <w:bookmarkEnd w:id="1209"/>
    </w:p>
    <w:p w14:paraId="78853B56" w14:textId="0B1B7FDF" w:rsidR="00476BBA" w:rsidRDefault="00476BBA">
      <w:pPr>
        <w:spacing w:after="160" w:line="259" w:lineRule="auto"/>
        <w:jc w:val="left"/>
        <w:rPr>
          <w:ins w:id="1223" w:author="Tin Trčak" w:date="2016-01-21T13:37:00Z"/>
        </w:rPr>
      </w:pPr>
      <w:ins w:id="1224" w:author="Tin Trčak" w:date="2016-01-21T13:37:00Z">
        <w:r>
          <w:br w:type="page"/>
        </w:r>
      </w:ins>
    </w:p>
    <w:p w14:paraId="23B41C05" w14:textId="7E927CF2" w:rsidR="00B9032E" w:rsidRDefault="00B9032E">
      <w:pPr>
        <w:ind w:firstLine="708"/>
        <w:rPr>
          <w:ins w:id="1225" w:author="Fredi" w:date="2016-01-21T00:02:00Z"/>
        </w:rPr>
        <w:pPrChange w:id="1226" w:author="Fredi" w:date="2016-01-20T23:41:00Z">
          <w:pPr>
            <w:pStyle w:val="Normal5"/>
            <w:spacing w:line="360" w:lineRule="auto"/>
            <w:jc w:val="both"/>
          </w:pPr>
        </w:pPrChange>
      </w:pPr>
      <w:ins w:id="1227" w:author="Fredi" w:date="2016-01-21T00:00:00Z">
        <w:r>
          <w:lastRenderedPageBreak/>
          <w:t>Svaki put kad bi se narudžba potvrdila ili odbila moraju se obav</w:t>
        </w:r>
      </w:ins>
      <w:ins w:id="1228" w:author="Tin Trčak" w:date="2016-01-21T13:42:00Z">
        <w:r w:rsidR="00476BBA">
          <w:t>i</w:t>
        </w:r>
      </w:ins>
      <w:ins w:id="1229" w:author="Fredi" w:date="2016-01-21T00:00:00Z">
        <w:r>
          <w:t>jestiti svi ostali aktivni d</w:t>
        </w:r>
        <w:del w:id="1230" w:author="Tin Trčak" w:date="2016-01-21T13:42:00Z">
          <w:r w:rsidDel="00476BBA">
            <w:delText>i</w:delText>
          </w:r>
        </w:del>
        <w:r>
          <w:t xml:space="preserve">jelatnici </w:t>
        </w:r>
      </w:ins>
      <w:ins w:id="1231" w:author="Fredi" w:date="2016-01-21T00:01:00Z">
        <w:r>
          <w:t>kako bi mogli osv</w:t>
        </w:r>
        <w:del w:id="1232" w:author="Tin Trčak" w:date="2016-01-21T13:42:00Z">
          <w:r w:rsidDel="00476BBA">
            <w:delText>i</w:delText>
          </w:r>
        </w:del>
        <w:r>
          <w:t xml:space="preserve">ježiti prikaz </w:t>
        </w:r>
        <w:r w:rsidR="006E62A9">
          <w:t>narudžbi</w:t>
        </w:r>
      </w:ins>
      <w:ins w:id="1233" w:author="Fredi" w:date="2016-01-21T00:02:00Z">
        <w:r w:rsidR="006E62A9">
          <w:t xml:space="preserve"> korisniku.</w:t>
        </w:r>
      </w:ins>
    </w:p>
    <w:bookmarkStart w:id="1234" w:name="_MON_1514839699"/>
    <w:bookmarkEnd w:id="1234"/>
    <w:p w14:paraId="221E525A" w14:textId="77777777" w:rsidR="009622DC" w:rsidRDefault="006E62A9">
      <w:pPr>
        <w:keepNext/>
        <w:ind w:firstLine="708"/>
        <w:rPr>
          <w:ins w:id="1235" w:author="Fredi" w:date="2016-01-21T00:10:00Z"/>
        </w:rPr>
        <w:pPrChange w:id="1236" w:author="Fredi" w:date="2016-01-21T00:10:00Z">
          <w:pPr>
            <w:ind w:firstLine="708"/>
          </w:pPr>
        </w:pPrChange>
      </w:pPr>
      <w:ins w:id="1237" w:author="Fredi" w:date="2016-01-21T00:02:00Z">
        <w:r>
          <w:object w:dxaOrig="9072" w:dyaOrig="2740" w14:anchorId="4CDCAD92">
            <v:shape id="_x0000_i1027" type="#_x0000_t75" style="width:454.45pt;height:137.45pt" o:ole="">
              <v:imagedata r:id="rId64" o:title=""/>
            </v:shape>
            <o:OLEObject Type="Embed" ProgID="Word.OpenDocumentText.12" ShapeID="_x0000_i1027" DrawAspect="Content" ObjectID="_1514894566" r:id="rId65"/>
          </w:object>
        </w:r>
      </w:ins>
    </w:p>
    <w:p w14:paraId="360FF8E4" w14:textId="1E9F0A02" w:rsidR="009622DC" w:rsidRDefault="009622DC">
      <w:pPr>
        <w:pStyle w:val="Caption"/>
        <w:jc w:val="center"/>
        <w:rPr>
          <w:ins w:id="1238" w:author="Fredi" w:date="2016-01-21T00:26:00Z"/>
        </w:rPr>
        <w:pPrChange w:id="1239" w:author="Fredi" w:date="2016-01-21T00:23:00Z">
          <w:pPr>
            <w:pStyle w:val="Normal5"/>
            <w:spacing w:line="360" w:lineRule="auto"/>
            <w:jc w:val="both"/>
          </w:pPr>
        </w:pPrChange>
      </w:pPr>
      <w:bookmarkStart w:id="1240" w:name="_Toc441150058"/>
      <w:ins w:id="1241" w:author="Fredi" w:date="2016-01-21T00:10:00Z">
        <w:r>
          <w:t xml:space="preserve">Slika </w:t>
        </w:r>
      </w:ins>
      <w:ins w:id="1242" w:author="Tin Trčak" w:date="2016-01-21T13:41:00Z">
        <w:r w:rsidR="00476BBA">
          <w:fldChar w:fldCharType="begin"/>
        </w:r>
        <w:r w:rsidR="00476BBA">
          <w:instrText xml:space="preserve"> STYLEREF 2 \s </w:instrText>
        </w:r>
      </w:ins>
      <w:r w:rsidR="00476BBA">
        <w:fldChar w:fldCharType="separate"/>
      </w:r>
      <w:r w:rsidR="00476BBA">
        <w:rPr>
          <w:noProof/>
        </w:rPr>
        <w:t>7.3</w:t>
      </w:r>
      <w:ins w:id="12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44" w:author="Tin Trčak" w:date="2016-01-21T13:41:00Z">
        <w:r w:rsidR="00476BBA">
          <w:rPr>
            <w:noProof/>
          </w:rPr>
          <w:t>3</w:t>
        </w:r>
        <w:r w:rsidR="00476BBA">
          <w:fldChar w:fldCharType="end"/>
        </w:r>
      </w:ins>
      <w:ins w:id="1245" w:author="Fredi" w:date="2016-01-21T00:26:00Z">
        <w:del w:id="1246" w:author="Tin Trčak" w:date="2016-01-21T00:45:00Z">
          <w:r w:rsidR="00B93800" w:rsidDel="00C255BA">
            <w:fldChar w:fldCharType="begin"/>
          </w:r>
          <w:r w:rsidR="00B93800" w:rsidDel="00C255BA">
            <w:delInstrText xml:space="preserve"> STYLEREF 2 \s </w:delInstrText>
          </w:r>
        </w:del>
      </w:ins>
      <w:del w:id="1247" w:author="Tin Trčak" w:date="2016-01-21T00:45:00Z">
        <w:r w:rsidR="00B93800" w:rsidDel="00C255BA">
          <w:fldChar w:fldCharType="separate"/>
        </w:r>
        <w:r w:rsidR="00B93800" w:rsidDel="00C255BA">
          <w:rPr>
            <w:noProof/>
          </w:rPr>
          <w:delText>7.3</w:delText>
        </w:r>
      </w:del>
      <w:ins w:id="1248" w:author="Fredi" w:date="2016-01-21T00:26:00Z">
        <w:del w:id="12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50" w:author="Tin Trčak" w:date="2016-01-21T00:45:00Z">
        <w:r w:rsidR="00B93800" w:rsidDel="00C255BA">
          <w:fldChar w:fldCharType="separate"/>
        </w:r>
      </w:del>
      <w:ins w:id="1251" w:author="Fredi" w:date="2016-01-21T00:26:00Z">
        <w:del w:id="1252" w:author="Tin Trčak" w:date="2016-01-21T00:45:00Z">
          <w:r w:rsidR="00B93800" w:rsidDel="00C255BA">
            <w:rPr>
              <w:noProof/>
            </w:rPr>
            <w:delText>3</w:delText>
          </w:r>
          <w:r w:rsidR="00B93800" w:rsidDel="00C255BA">
            <w:fldChar w:fldCharType="end"/>
          </w:r>
        </w:del>
      </w:ins>
      <w:ins w:id="1253" w:author="Fredi" w:date="2016-01-21T00:10:00Z">
        <w:r>
          <w:t xml:space="preserve"> Obrada narudžbe i obavještavanje ostalih dijelatnika</w:t>
        </w:r>
      </w:ins>
      <w:bookmarkEnd w:id="1240"/>
    </w:p>
    <w:p w14:paraId="4551A4C6" w14:textId="77777777" w:rsidR="00B93800" w:rsidRPr="000B494C" w:rsidRDefault="00B93800">
      <w:pPr>
        <w:rPr>
          <w:ins w:id="1254" w:author="Fredi" w:date="2016-01-21T00:11:00Z"/>
        </w:rPr>
        <w:pPrChange w:id="1255" w:author="Fredi" w:date="2016-01-21T00:26:00Z">
          <w:pPr>
            <w:pStyle w:val="Normal5"/>
            <w:spacing w:line="360" w:lineRule="auto"/>
            <w:jc w:val="both"/>
          </w:pPr>
        </w:pPrChange>
      </w:pPr>
    </w:p>
    <w:p w14:paraId="5EB48CBF" w14:textId="16CBFC6A" w:rsidR="005264FF" w:rsidRDefault="00A663B0">
      <w:pPr>
        <w:ind w:firstLine="708"/>
        <w:rPr>
          <w:ins w:id="1256" w:author="Fredi" w:date="2016-01-21T00:15:00Z"/>
        </w:rPr>
        <w:pPrChange w:id="1257" w:author="Fredi" w:date="2016-01-21T00:15:00Z">
          <w:pPr>
            <w:pStyle w:val="Normal5"/>
            <w:spacing w:line="360" w:lineRule="auto"/>
            <w:jc w:val="both"/>
          </w:pPr>
        </w:pPrChange>
      </w:pPr>
      <w:ins w:id="1258" w:author="Fredi" w:date="2016-01-21T00:12:00Z">
        <w:del w:id="1259" w:author="Tin Trčak" w:date="2016-01-21T13:42:00Z">
          <w:r w:rsidDel="00476BBA">
            <w:rPr>
              <w:lang w:eastAsia="hr-HR"/>
            </w:rPr>
            <w:delText>Iz razloga</w:delText>
          </w:r>
        </w:del>
      </w:ins>
      <w:ins w:id="1260" w:author="Tin Trčak" w:date="2016-01-21T13:42:00Z">
        <w:r w:rsidR="00476BBA">
          <w:rPr>
            <w:lang w:eastAsia="hr-HR"/>
          </w:rPr>
          <w:t>Zato</w:t>
        </w:r>
      </w:ins>
      <w:ins w:id="1261" w:author="Fredi" w:date="2016-01-21T00:12:00Z">
        <w:r>
          <w:rPr>
            <w:lang w:eastAsia="hr-HR"/>
          </w:rPr>
          <w:t xml:space="preserve"> što imamo </w:t>
        </w:r>
      </w:ins>
      <w:ins w:id="1262" w:author="Fredi" w:date="2016-01-21T00:13:00Z">
        <w:r>
          <w:rPr>
            <w:lang w:eastAsia="hr-HR"/>
          </w:rPr>
          <w:t xml:space="preserve">aplikaciju koja se izvršava na web poslužitelju (browser-u) svu logiku koja mijenja sadržaj web stranice smo morali </w:t>
        </w:r>
      </w:ins>
      <w:ins w:id="1263"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264" w:author="Fredi" w:date="2016-01-21T00:15:00Z">
        <w:r w:rsidR="000636DA">
          <w:rPr>
            <w:lang w:eastAsia="hr-HR"/>
          </w:rPr>
          <w:t>.</w:t>
        </w:r>
      </w:ins>
    </w:p>
    <w:p w14:paraId="5BD04FF0" w14:textId="5A53FC10" w:rsidR="005264FF" w:rsidRDefault="005264FF">
      <w:pPr>
        <w:ind w:firstLine="708"/>
        <w:rPr>
          <w:ins w:id="1265" w:author="Fredi" w:date="2016-01-21T00:19:00Z"/>
        </w:rPr>
        <w:pPrChange w:id="1266" w:author="Fredi" w:date="2016-01-21T00:15:00Z">
          <w:pPr>
            <w:pStyle w:val="Normal5"/>
            <w:spacing w:line="360" w:lineRule="auto"/>
            <w:jc w:val="both"/>
          </w:pPr>
        </w:pPrChange>
      </w:pPr>
      <w:ins w:id="1267" w:author="Fredi" w:date="2016-01-21T00:16:00Z">
        <w:r>
          <w:rPr>
            <w:lang w:eastAsia="hr-HR"/>
          </w:rPr>
          <w:t xml:space="preserve">A kako bi ta komunikacija između kontrolera, koji se izvršava na poslužitelju, i klijentskog računala ispravno funkcionirala </w:t>
        </w:r>
      </w:ins>
      <w:ins w:id="1268" w:author="Fredi" w:date="2016-01-21T00:17:00Z">
        <w:r>
          <w:rPr>
            <w:lang w:eastAsia="hr-HR"/>
          </w:rPr>
          <w:t xml:space="preserve">morali samo dodati SignalR skriptu u web popis skripti za web stranicu. </w:t>
        </w:r>
      </w:ins>
      <w:ins w:id="1269" w:author="Fredi" w:date="2016-01-21T00:18:00Z">
        <w:r>
          <w:rPr>
            <w:lang w:eastAsia="hr-HR"/>
          </w:rPr>
          <w:t>Ali ta skripta ne postoji nek se ona izgenerira automatski prilikom pokretanja aplikacije.</w:t>
        </w:r>
      </w:ins>
      <w:ins w:id="1270" w:author="Fredi" w:date="2016-01-21T00:20:00Z">
        <w:r>
          <w:rPr>
            <w:lang w:eastAsia="hr-HR"/>
          </w:rPr>
          <w:t xml:space="preserve"> </w:t>
        </w:r>
      </w:ins>
    </w:p>
    <w:bookmarkStart w:id="1271" w:name="_MON_1514840775"/>
    <w:bookmarkEnd w:id="1271"/>
    <w:p w14:paraId="51D56AC1" w14:textId="77777777" w:rsidR="005264FF" w:rsidRDefault="005264FF">
      <w:pPr>
        <w:keepNext/>
        <w:ind w:firstLine="708"/>
        <w:jc w:val="center"/>
        <w:rPr>
          <w:ins w:id="1272" w:author="Fredi" w:date="2016-01-21T00:24:00Z"/>
        </w:rPr>
        <w:pPrChange w:id="1273" w:author="Fredi" w:date="2016-01-21T00:27:00Z">
          <w:pPr>
            <w:ind w:firstLine="708"/>
          </w:pPr>
        </w:pPrChange>
      </w:pPr>
      <w:ins w:id="1274" w:author="Fredi" w:date="2016-01-21T00:19:00Z">
        <w:r>
          <w:rPr>
            <w:lang w:eastAsia="hr-HR"/>
          </w:rPr>
          <w:object w:dxaOrig="9072" w:dyaOrig="211" w14:anchorId="7FE9B945">
            <v:shape id="_x0000_i1028" type="#_x0000_t75" style="width:454.45pt;height:10.3pt" o:ole="">
              <v:imagedata r:id="rId66" o:title=""/>
            </v:shape>
            <o:OLEObject Type="Embed" ProgID="Word.OpenDocumentText.12" ShapeID="_x0000_i1028" DrawAspect="Content" ObjectID="_1514894567" r:id="rId67"/>
          </w:object>
        </w:r>
      </w:ins>
    </w:p>
    <w:p w14:paraId="458E8EE5" w14:textId="1FE79BDB" w:rsidR="005264FF" w:rsidRDefault="005264FF">
      <w:pPr>
        <w:pStyle w:val="Caption"/>
        <w:jc w:val="center"/>
        <w:rPr>
          <w:ins w:id="1275" w:author="Fredi" w:date="2016-01-21T00:26:00Z"/>
        </w:rPr>
        <w:pPrChange w:id="1276" w:author="Fredi" w:date="2016-01-21T00:24:00Z">
          <w:pPr>
            <w:pStyle w:val="Normal5"/>
            <w:spacing w:line="360" w:lineRule="auto"/>
            <w:jc w:val="both"/>
          </w:pPr>
        </w:pPrChange>
      </w:pPr>
      <w:bookmarkStart w:id="1277" w:name="_Toc441150059"/>
      <w:ins w:id="1278" w:author="Fredi" w:date="2016-01-21T00:24:00Z">
        <w:r>
          <w:t xml:space="preserve">Slika </w:t>
        </w:r>
      </w:ins>
      <w:ins w:id="1279" w:author="Tin Trčak" w:date="2016-01-21T13:41:00Z">
        <w:r w:rsidR="00476BBA">
          <w:fldChar w:fldCharType="begin"/>
        </w:r>
        <w:r w:rsidR="00476BBA">
          <w:instrText xml:space="preserve"> STYLEREF 2 \s </w:instrText>
        </w:r>
      </w:ins>
      <w:r w:rsidR="00476BBA">
        <w:fldChar w:fldCharType="separate"/>
      </w:r>
      <w:r w:rsidR="00476BBA">
        <w:rPr>
          <w:noProof/>
        </w:rPr>
        <w:t>7.3</w:t>
      </w:r>
      <w:ins w:id="12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81" w:author="Tin Trčak" w:date="2016-01-21T13:41:00Z">
        <w:r w:rsidR="00476BBA">
          <w:rPr>
            <w:noProof/>
          </w:rPr>
          <w:t>4</w:t>
        </w:r>
        <w:r w:rsidR="00476BBA">
          <w:fldChar w:fldCharType="end"/>
        </w:r>
      </w:ins>
      <w:ins w:id="1282" w:author="Fredi" w:date="2016-01-21T00:26:00Z">
        <w:del w:id="1283" w:author="Tin Trčak" w:date="2016-01-21T00:45:00Z">
          <w:r w:rsidR="00B93800" w:rsidDel="00C255BA">
            <w:fldChar w:fldCharType="begin"/>
          </w:r>
          <w:r w:rsidR="00B93800" w:rsidDel="00C255BA">
            <w:delInstrText xml:space="preserve"> STYLEREF 2 \s </w:delInstrText>
          </w:r>
        </w:del>
      </w:ins>
      <w:del w:id="1284" w:author="Tin Trčak" w:date="2016-01-21T00:45:00Z">
        <w:r w:rsidR="00B93800" w:rsidDel="00C255BA">
          <w:fldChar w:fldCharType="separate"/>
        </w:r>
        <w:r w:rsidR="00B93800" w:rsidDel="00C255BA">
          <w:rPr>
            <w:noProof/>
          </w:rPr>
          <w:delText>7.3</w:delText>
        </w:r>
      </w:del>
      <w:ins w:id="1285" w:author="Fredi" w:date="2016-01-21T00:26:00Z">
        <w:del w:id="12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7" w:author="Tin Trčak" w:date="2016-01-21T00:45:00Z">
        <w:r w:rsidR="00B93800" w:rsidDel="00C255BA">
          <w:fldChar w:fldCharType="separate"/>
        </w:r>
      </w:del>
      <w:ins w:id="1288" w:author="Fredi" w:date="2016-01-21T00:26:00Z">
        <w:del w:id="1289" w:author="Tin Trčak" w:date="2016-01-21T00:45:00Z">
          <w:r w:rsidR="00B93800" w:rsidDel="00C255BA">
            <w:rPr>
              <w:noProof/>
            </w:rPr>
            <w:delText>4</w:delText>
          </w:r>
          <w:r w:rsidR="00B93800" w:rsidDel="00C255BA">
            <w:fldChar w:fldCharType="end"/>
          </w:r>
        </w:del>
      </w:ins>
      <w:ins w:id="1290" w:author="Fredi" w:date="2016-01-21T00:24:00Z">
        <w:r>
          <w:t xml:space="preserve"> Dodavanje SignalR skripte u web stranicu</w:t>
        </w:r>
      </w:ins>
      <w:bookmarkEnd w:id="1277"/>
    </w:p>
    <w:p w14:paraId="74476FF3" w14:textId="311ED047" w:rsidR="00476BBA" w:rsidRDefault="00476BBA">
      <w:pPr>
        <w:spacing w:after="160" w:line="259" w:lineRule="auto"/>
        <w:jc w:val="left"/>
        <w:rPr>
          <w:ins w:id="1291" w:author="Tin Trčak" w:date="2016-01-21T13:38:00Z"/>
        </w:rPr>
      </w:pPr>
      <w:ins w:id="1292" w:author="Tin Trčak" w:date="2016-01-21T13:38:00Z">
        <w:r>
          <w:br w:type="page"/>
        </w:r>
      </w:ins>
    </w:p>
    <w:p w14:paraId="0629040C" w14:textId="59BC3862" w:rsidR="00B93800" w:rsidRPr="000B494C" w:rsidDel="00476BBA" w:rsidRDefault="00476BBA">
      <w:pPr>
        <w:rPr>
          <w:ins w:id="1293" w:author="Fredi" w:date="2016-01-21T00:18:00Z"/>
          <w:del w:id="1294" w:author="Tin Trčak" w:date="2016-01-21T13:38:00Z"/>
        </w:rPr>
        <w:pPrChange w:id="1295" w:author="Fredi" w:date="2016-01-21T00:26:00Z">
          <w:pPr>
            <w:pStyle w:val="Normal5"/>
            <w:spacing w:line="360" w:lineRule="auto"/>
            <w:jc w:val="both"/>
          </w:pPr>
        </w:pPrChange>
      </w:pPr>
      <w:ins w:id="1296" w:author="Tin Trčak" w:date="2016-01-21T13:43:00Z">
        <w:r>
          <w:lastRenderedPageBreak/>
          <w:t>Također</w:t>
        </w:r>
      </w:ins>
    </w:p>
    <w:p w14:paraId="794CEE3D" w14:textId="3BD9A621" w:rsidR="005264FF" w:rsidRDefault="005264FF">
      <w:pPr>
        <w:ind w:firstLine="708"/>
        <w:rPr>
          <w:ins w:id="1297" w:author="Fredi" w:date="2016-01-21T00:20:00Z"/>
        </w:rPr>
        <w:pPrChange w:id="1298" w:author="Fredi" w:date="2016-01-21T00:15:00Z">
          <w:pPr>
            <w:pStyle w:val="Normal5"/>
            <w:spacing w:line="360" w:lineRule="auto"/>
            <w:jc w:val="both"/>
          </w:pPr>
        </w:pPrChange>
      </w:pPr>
      <w:ins w:id="1299" w:author="Fredi" w:date="2016-01-21T00:20:00Z">
        <w:del w:id="1300" w:author="Tin Trčak" w:date="2016-01-21T13:43:00Z">
          <w:r w:rsidDel="00476BBA">
            <w:rPr>
              <w:lang w:eastAsia="hr-HR"/>
            </w:rPr>
            <w:delText>I</w:delText>
          </w:r>
        </w:del>
      </w:ins>
      <w:ins w:id="1301" w:author="Tin Trčak" w:date="2016-01-21T13:43:00Z">
        <w:r w:rsidR="00476BBA">
          <w:rPr>
            <w:lang w:eastAsia="hr-HR"/>
          </w:rPr>
          <w:t>, i</w:t>
        </w:r>
      </w:ins>
      <w:ins w:id="1302" w:author="Fredi" w:date="2016-01-21T00:20:00Z">
        <w:r>
          <w:rPr>
            <w:lang w:eastAsia="hr-HR"/>
          </w:rPr>
          <w:t xml:space="preserve"> tu kako bi uspostavili konekciju sa serverom moramo inicijalizirati SignalR servis.</w:t>
        </w:r>
      </w:ins>
    </w:p>
    <w:bookmarkStart w:id="1303" w:name="_MON_1514840855"/>
    <w:bookmarkEnd w:id="1303"/>
    <w:p w14:paraId="7954B60B" w14:textId="77777777" w:rsidR="00B93800" w:rsidRDefault="005264FF">
      <w:pPr>
        <w:keepNext/>
        <w:ind w:firstLine="708"/>
        <w:rPr>
          <w:ins w:id="1304" w:author="Fredi" w:date="2016-01-21T00:26:00Z"/>
        </w:rPr>
        <w:pPrChange w:id="1305" w:author="Fredi" w:date="2016-01-21T00:26:00Z">
          <w:pPr>
            <w:ind w:firstLine="708"/>
          </w:pPr>
        </w:pPrChange>
      </w:pPr>
      <w:ins w:id="1306" w:author="Fredi" w:date="2016-01-21T00:21:00Z">
        <w:r>
          <w:rPr>
            <w:lang w:eastAsia="hr-HR"/>
          </w:rPr>
          <w:object w:dxaOrig="9072" w:dyaOrig="2740" w14:anchorId="343C8890">
            <v:shape id="_x0000_i1029" type="#_x0000_t75" style="width:454.45pt;height:137.45pt" o:ole="">
              <v:imagedata r:id="rId68" o:title=""/>
            </v:shape>
            <o:OLEObject Type="Embed" ProgID="Word.OpenDocumentText.12" ShapeID="_x0000_i1029" DrawAspect="Content" ObjectID="_1514894568" r:id="rId69"/>
          </w:object>
        </w:r>
      </w:ins>
    </w:p>
    <w:p w14:paraId="04C2F74B" w14:textId="5A6609B7" w:rsidR="005264FF" w:rsidRDefault="00B93800">
      <w:pPr>
        <w:pStyle w:val="Caption"/>
        <w:jc w:val="center"/>
        <w:rPr>
          <w:ins w:id="1307" w:author="Fredi" w:date="2016-01-21T00:10:00Z"/>
        </w:rPr>
        <w:pPrChange w:id="1308" w:author="Fredi" w:date="2016-01-21T00:26:00Z">
          <w:pPr>
            <w:pStyle w:val="Normal5"/>
            <w:spacing w:line="360" w:lineRule="auto"/>
            <w:jc w:val="both"/>
          </w:pPr>
        </w:pPrChange>
      </w:pPr>
      <w:bookmarkStart w:id="1309" w:name="_Toc441150060"/>
      <w:ins w:id="1310" w:author="Fredi" w:date="2016-01-21T00:26:00Z">
        <w:r>
          <w:t xml:space="preserve">Slika </w:t>
        </w:r>
      </w:ins>
      <w:ins w:id="1311" w:author="Tin Trčak" w:date="2016-01-21T13:41:00Z">
        <w:r w:rsidR="00476BBA">
          <w:fldChar w:fldCharType="begin"/>
        </w:r>
        <w:r w:rsidR="00476BBA">
          <w:instrText xml:space="preserve"> STYLEREF 2 \s </w:instrText>
        </w:r>
      </w:ins>
      <w:r w:rsidR="00476BBA">
        <w:fldChar w:fldCharType="separate"/>
      </w:r>
      <w:r w:rsidR="00476BBA">
        <w:rPr>
          <w:noProof/>
        </w:rPr>
        <w:t>7.3</w:t>
      </w:r>
      <w:ins w:id="13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13" w:author="Tin Trčak" w:date="2016-01-21T13:41:00Z">
        <w:r w:rsidR="00476BBA">
          <w:rPr>
            <w:noProof/>
          </w:rPr>
          <w:t>5</w:t>
        </w:r>
        <w:r w:rsidR="00476BBA">
          <w:fldChar w:fldCharType="end"/>
        </w:r>
      </w:ins>
      <w:ins w:id="1314" w:author="Fredi" w:date="2016-01-21T00:26:00Z">
        <w:del w:id="1315" w:author="Tin Trčak" w:date="2016-01-21T00:45:00Z">
          <w:r w:rsidDel="00C255BA">
            <w:fldChar w:fldCharType="begin"/>
          </w:r>
          <w:r w:rsidDel="00C255BA">
            <w:delInstrText xml:space="preserve"> STYLEREF 2 \s </w:delInstrText>
          </w:r>
        </w:del>
      </w:ins>
      <w:del w:id="1316" w:author="Tin Trčak" w:date="2016-01-21T00:45:00Z">
        <w:r w:rsidDel="00C255BA">
          <w:fldChar w:fldCharType="separate"/>
        </w:r>
        <w:r w:rsidDel="00C255BA">
          <w:rPr>
            <w:noProof/>
          </w:rPr>
          <w:delText>7.3</w:delText>
        </w:r>
      </w:del>
      <w:ins w:id="1317" w:author="Fredi" w:date="2016-01-21T00:26:00Z">
        <w:del w:id="1318"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319" w:author="Tin Trčak" w:date="2016-01-21T00:45:00Z">
        <w:r w:rsidDel="00C255BA">
          <w:fldChar w:fldCharType="separate"/>
        </w:r>
      </w:del>
      <w:ins w:id="1320" w:author="Fredi" w:date="2016-01-21T00:26:00Z">
        <w:del w:id="1321" w:author="Tin Trčak" w:date="2016-01-21T00:45:00Z">
          <w:r w:rsidDel="00C255BA">
            <w:rPr>
              <w:noProof/>
            </w:rPr>
            <w:delText>5</w:delText>
          </w:r>
          <w:r w:rsidDel="00C255BA">
            <w:fldChar w:fldCharType="end"/>
          </w:r>
        </w:del>
        <w:r>
          <w:t xml:space="preserve"> Inicijalizacija SignalR hub-a na klijentskoj strani</w:t>
        </w:r>
      </w:ins>
      <w:bookmarkEnd w:id="1309"/>
    </w:p>
    <w:p w14:paraId="13F5AFEE" w14:textId="0733F439" w:rsidR="007F474F" w:rsidRDefault="007F474F">
      <w:pPr>
        <w:spacing w:after="160" w:line="259" w:lineRule="auto"/>
        <w:jc w:val="left"/>
        <w:rPr>
          <w:ins w:id="1322" w:author="Tin Trčak" w:date="2016-01-21T00:55:00Z"/>
        </w:rPr>
      </w:pPr>
      <w:ins w:id="1323" w:author="Tin Trčak" w:date="2016-01-21T00:55:00Z">
        <w:r>
          <w:br w:type="page"/>
        </w:r>
      </w:ins>
    </w:p>
    <w:p w14:paraId="6F2CD30B" w14:textId="25A950DF" w:rsidR="009622DC" w:rsidRPr="000B494C" w:rsidDel="007F474F" w:rsidRDefault="009622DC">
      <w:pPr>
        <w:rPr>
          <w:ins w:id="1324" w:author="Fredi" w:date="2016-01-20T23:57:00Z"/>
          <w:del w:id="1325" w:author="Tin Trčak" w:date="2016-01-21T00:55:00Z"/>
        </w:rPr>
        <w:pPrChange w:id="1326" w:author="Fredi" w:date="2016-01-21T00:10:00Z">
          <w:pPr>
            <w:pStyle w:val="Normal5"/>
            <w:spacing w:line="360" w:lineRule="auto"/>
            <w:jc w:val="both"/>
          </w:pPr>
        </w:pPrChange>
      </w:pPr>
    </w:p>
    <w:p w14:paraId="571CC720" w14:textId="63086B22" w:rsidR="00283BA3" w:rsidRPr="009E7358" w:rsidDel="00B9032E" w:rsidRDefault="0004754E">
      <w:pPr>
        <w:ind w:firstLine="708"/>
        <w:rPr>
          <w:del w:id="1327" w:author="Fredi" w:date="2016-01-20T23:58:00Z"/>
          <w:rPrChange w:id="1328" w:author="Fredi" w:date="2016-01-20T23:41:00Z">
            <w:rPr>
              <w:del w:id="1329" w:author="Fredi" w:date="2016-01-20T23:58:00Z"/>
              <w:rFonts w:ascii="Arial" w:eastAsia="Arial" w:hAnsi="Arial" w:cs="Arial"/>
              <w:i/>
              <w:sz w:val="20"/>
            </w:rPr>
          </w:rPrChange>
        </w:rPr>
        <w:pPrChange w:id="1330" w:author="Fredi" w:date="2016-01-20T23:41:00Z">
          <w:pPr>
            <w:pStyle w:val="Normal5"/>
            <w:spacing w:line="360" w:lineRule="auto"/>
            <w:jc w:val="both"/>
          </w:pPr>
        </w:pPrChange>
      </w:pPr>
      <w:del w:id="1331" w:author="Fredi" w:date="2016-01-20T23:41:00Z">
        <w:r w:rsidRPr="009E7358" w:rsidDel="009E7358">
          <w:rPr>
            <w:rPrChange w:id="1332"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333" w:name="_Toc441100873"/>
      <w:bookmarkEnd w:id="1333"/>
    </w:p>
    <w:p w14:paraId="730AD24D" w14:textId="68CC8EB6" w:rsidR="00283BA3" w:rsidRPr="009E7358" w:rsidDel="00B9032E" w:rsidRDefault="00283BA3">
      <w:pPr>
        <w:ind w:firstLine="708"/>
        <w:rPr>
          <w:del w:id="1334" w:author="Fredi" w:date="2016-01-20T23:58:00Z"/>
          <w:rPrChange w:id="1335" w:author="Fredi" w:date="2016-01-20T23:41:00Z">
            <w:rPr>
              <w:del w:id="1336" w:author="Fredi" w:date="2016-01-20T23:58:00Z"/>
              <w:rFonts w:ascii="Arial" w:eastAsia="Arial" w:hAnsi="Arial" w:cs="Arial"/>
              <w:i/>
              <w:color w:val="000000"/>
              <w:sz w:val="20"/>
              <w:szCs w:val="20"/>
              <w:lang w:eastAsia="hr-HR"/>
            </w:rPr>
          </w:rPrChange>
        </w:rPr>
        <w:pPrChange w:id="1337" w:author="Fredi" w:date="2016-01-20T23:41:00Z">
          <w:pPr>
            <w:spacing w:after="160" w:line="259" w:lineRule="auto"/>
            <w:jc w:val="left"/>
          </w:pPr>
        </w:pPrChange>
      </w:pPr>
      <w:del w:id="1338" w:author="Fredi" w:date="2016-01-20T23:58:00Z">
        <w:r w:rsidRPr="009E7358" w:rsidDel="00B9032E">
          <w:rPr>
            <w:rPrChange w:id="1339"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340" w:name="_Toc441055720"/>
      <w:bookmarkStart w:id="1341" w:name="h.35nkun2" w:colFirst="0" w:colLast="0"/>
      <w:bookmarkStart w:id="1342" w:name="_Toc431806059"/>
      <w:bookmarkStart w:id="1343" w:name="_Toc441100874"/>
      <w:bookmarkEnd w:id="1340"/>
      <w:bookmarkEnd w:id="1341"/>
      <w:r w:rsidRPr="0020295F">
        <w:t>Ispitivanje programskog rješenja</w:t>
      </w:r>
      <w:bookmarkEnd w:id="1342"/>
      <w:bookmarkEnd w:id="1343"/>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344" w:author="Tin Trčak" w:date="2016-01-21T13:45:00Z">
            <w:rPr>
              <w:rFonts w:eastAsia="Arial"/>
              <w:color w:val="auto"/>
              <w:szCs w:val="24"/>
              <w:lang w:eastAsia="en-US"/>
            </w:rPr>
          </w:rPrChange>
        </w:rPr>
        <w:pPrChange w:id="1345" w:author="Tin Trčak" w:date="2016-01-21T13:45:00Z">
          <w:pPr>
            <w:pStyle w:val="Normal5"/>
            <w:spacing w:line="360" w:lineRule="auto"/>
            <w:jc w:val="both"/>
          </w:pPr>
        </w:pPrChange>
      </w:pPr>
      <w:r w:rsidRPr="00476BBA">
        <w:rPr>
          <w:lang w:eastAsia="hr-HR"/>
          <w:rPrChange w:id="1346" w:author="Tin Trčak" w:date="2016-01-21T13:45:00Z">
            <w:rPr>
              <w:rFonts w:eastAsia="Arial"/>
              <w:szCs w:val="24"/>
            </w:rPr>
          </w:rPrChange>
        </w:rPr>
        <w:t>Neprij</w:t>
      </w:r>
      <w:r w:rsidR="00972C9B" w:rsidRPr="00476BBA">
        <w:rPr>
          <w:lang w:eastAsia="hr-HR"/>
          <w:rPrChange w:id="1347" w:author="Tin Trčak" w:date="2016-01-21T13:45:00Z">
            <w:rPr>
              <w:rFonts w:eastAsia="Arial"/>
              <w:szCs w:val="24"/>
            </w:rPr>
          </w:rPrChange>
        </w:rPr>
        <w:t xml:space="preserve">avljeni korisnik na dnu </w:t>
      </w:r>
      <w:r w:rsidRPr="00476BBA">
        <w:rPr>
          <w:lang w:eastAsia="hr-HR"/>
          <w:rPrChange w:id="1348"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349"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350"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351"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352" w:name="_Toc441150061"/>
      <w:r>
        <w:t xml:space="preserve">Slika </w:t>
      </w:r>
      <w:ins w:id="1353" w:author="Tin Trčak" w:date="2016-01-21T13:41:00Z">
        <w:r w:rsidR="00476BBA">
          <w:fldChar w:fldCharType="begin"/>
        </w:r>
        <w:r w:rsidR="00476BBA">
          <w:instrText xml:space="preserve"> STYLEREF 2 \s </w:instrText>
        </w:r>
      </w:ins>
      <w:r w:rsidR="00476BBA">
        <w:fldChar w:fldCharType="separate"/>
      </w:r>
      <w:r w:rsidR="00476BBA">
        <w:rPr>
          <w:noProof/>
        </w:rPr>
        <w:t>7.4</w:t>
      </w:r>
      <w:ins w:id="13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55" w:author="Tin Trčak" w:date="2016-01-21T13:41:00Z">
        <w:r w:rsidR="00476BBA">
          <w:rPr>
            <w:noProof/>
          </w:rPr>
          <w:t>1</w:t>
        </w:r>
        <w:r w:rsidR="00476BBA">
          <w:fldChar w:fldCharType="end"/>
        </w:r>
      </w:ins>
      <w:ins w:id="1356" w:author="Fredi" w:date="2016-01-21T00:26:00Z">
        <w:del w:id="1357" w:author="Tin Trčak" w:date="2016-01-21T00:45:00Z">
          <w:r w:rsidR="00B93800" w:rsidDel="00C255BA">
            <w:fldChar w:fldCharType="begin"/>
          </w:r>
          <w:r w:rsidR="00B93800" w:rsidDel="00C255BA">
            <w:delInstrText xml:space="preserve"> STYLEREF 2 \s </w:delInstrText>
          </w:r>
        </w:del>
      </w:ins>
      <w:del w:id="1358" w:author="Tin Trčak" w:date="2016-01-21T00:45:00Z">
        <w:r w:rsidR="00B93800" w:rsidDel="00C255BA">
          <w:fldChar w:fldCharType="separate"/>
        </w:r>
        <w:r w:rsidR="00B93800" w:rsidDel="00C255BA">
          <w:rPr>
            <w:noProof/>
          </w:rPr>
          <w:delText>7.4</w:delText>
        </w:r>
      </w:del>
      <w:ins w:id="1359" w:author="Fredi" w:date="2016-01-21T00:26:00Z">
        <w:del w:id="13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61" w:author="Tin Trčak" w:date="2016-01-21T00:45:00Z">
        <w:r w:rsidR="00B93800" w:rsidDel="00C255BA">
          <w:fldChar w:fldCharType="separate"/>
        </w:r>
      </w:del>
      <w:ins w:id="1362" w:author="Fredi" w:date="2016-01-21T00:26:00Z">
        <w:del w:id="1363" w:author="Tin Trčak" w:date="2016-01-21T00:45:00Z">
          <w:r w:rsidR="00B93800" w:rsidDel="00C255BA">
            <w:rPr>
              <w:noProof/>
            </w:rPr>
            <w:delText>1</w:delText>
          </w:r>
          <w:r w:rsidR="00B93800" w:rsidDel="00C255BA">
            <w:fldChar w:fldCharType="end"/>
          </w:r>
        </w:del>
      </w:ins>
      <w:del w:id="13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352"/>
    </w:p>
    <w:p w14:paraId="76060F5D" w14:textId="77777777" w:rsidR="007F474F" w:rsidRDefault="007F474F" w:rsidP="00D9128D">
      <w:pPr>
        <w:pStyle w:val="Normal5"/>
        <w:spacing w:line="360" w:lineRule="auto"/>
        <w:rPr>
          <w:ins w:id="1365" w:author="Tin Trčak" w:date="2016-01-21T00:56:00Z"/>
          <w:rFonts w:eastAsia="Arial"/>
          <w:color w:val="auto"/>
          <w:szCs w:val="24"/>
          <w:lang w:eastAsia="en-US"/>
        </w:rPr>
      </w:pPr>
    </w:p>
    <w:p w14:paraId="40F6328C" w14:textId="2440D4B6" w:rsidR="00913DF5" w:rsidRDefault="00913DF5">
      <w:pPr>
        <w:ind w:firstLine="708"/>
        <w:rPr>
          <w:ins w:id="1366" w:author="Tin Trčak" w:date="2016-01-21T00:56:00Z"/>
        </w:rPr>
        <w:pPrChange w:id="1367"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368" w:name="_Toc441150062"/>
      <w:r>
        <w:t xml:space="preserve">Slika </w:t>
      </w:r>
      <w:ins w:id="1369" w:author="Tin Trčak" w:date="2016-01-21T13:41:00Z">
        <w:r w:rsidR="00476BBA">
          <w:fldChar w:fldCharType="begin"/>
        </w:r>
        <w:r w:rsidR="00476BBA">
          <w:instrText xml:space="preserve"> STYLEREF 2 \s </w:instrText>
        </w:r>
      </w:ins>
      <w:r w:rsidR="00476BBA">
        <w:fldChar w:fldCharType="separate"/>
      </w:r>
      <w:r w:rsidR="00476BBA">
        <w:rPr>
          <w:noProof/>
        </w:rPr>
        <w:t>7.4</w:t>
      </w:r>
      <w:ins w:id="13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71" w:author="Tin Trčak" w:date="2016-01-21T13:41:00Z">
        <w:r w:rsidR="00476BBA">
          <w:rPr>
            <w:noProof/>
          </w:rPr>
          <w:t>2</w:t>
        </w:r>
        <w:r w:rsidR="00476BBA">
          <w:fldChar w:fldCharType="end"/>
        </w:r>
      </w:ins>
      <w:ins w:id="1372" w:author="Fredi" w:date="2016-01-21T00:26:00Z">
        <w:del w:id="1373" w:author="Tin Trčak" w:date="2016-01-21T00:45:00Z">
          <w:r w:rsidR="00B93800" w:rsidDel="00C255BA">
            <w:fldChar w:fldCharType="begin"/>
          </w:r>
          <w:r w:rsidR="00B93800" w:rsidDel="00C255BA">
            <w:delInstrText xml:space="preserve"> STYLEREF 2 \s </w:delInstrText>
          </w:r>
        </w:del>
      </w:ins>
      <w:del w:id="1374" w:author="Tin Trčak" w:date="2016-01-21T00:45:00Z">
        <w:r w:rsidR="00B93800" w:rsidDel="00C255BA">
          <w:fldChar w:fldCharType="separate"/>
        </w:r>
        <w:r w:rsidR="00B93800" w:rsidDel="00C255BA">
          <w:rPr>
            <w:noProof/>
          </w:rPr>
          <w:delText>7.4</w:delText>
        </w:r>
      </w:del>
      <w:ins w:id="1375" w:author="Fredi" w:date="2016-01-21T00:26:00Z">
        <w:del w:id="13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77" w:author="Tin Trčak" w:date="2016-01-21T00:45:00Z">
        <w:r w:rsidR="00B93800" w:rsidDel="00C255BA">
          <w:fldChar w:fldCharType="separate"/>
        </w:r>
      </w:del>
      <w:ins w:id="1378" w:author="Fredi" w:date="2016-01-21T00:26:00Z">
        <w:del w:id="1379" w:author="Tin Trčak" w:date="2016-01-21T00:45:00Z">
          <w:r w:rsidR="00B93800" w:rsidDel="00C255BA">
            <w:rPr>
              <w:noProof/>
            </w:rPr>
            <w:delText>2</w:delText>
          </w:r>
          <w:r w:rsidR="00B93800" w:rsidDel="00C255BA">
            <w:fldChar w:fldCharType="end"/>
          </w:r>
        </w:del>
      </w:ins>
      <w:del w:id="13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368"/>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381" w:author="Tin Trčak" w:date="2016-01-21T13:45:00Z">
            <w:rPr>
              <w:rFonts w:eastAsia="Arial"/>
              <w:color w:val="auto"/>
              <w:szCs w:val="24"/>
              <w:lang w:eastAsia="en-US"/>
            </w:rPr>
          </w:rPrChange>
        </w:rPr>
        <w:pPrChange w:id="1382" w:author="Tin Trčak" w:date="2016-01-21T13:45:00Z">
          <w:pPr>
            <w:pStyle w:val="Normal5"/>
            <w:spacing w:line="360" w:lineRule="auto"/>
          </w:pPr>
        </w:pPrChange>
      </w:pPr>
      <w:r w:rsidRPr="00476BBA">
        <w:rPr>
          <w:lang w:eastAsia="hr-HR"/>
          <w:rPrChange w:id="1383" w:author="Tin Trčak" w:date="2016-01-21T13:45:00Z">
            <w:rPr>
              <w:rFonts w:eastAsia="Arial"/>
              <w:szCs w:val="24"/>
            </w:rPr>
          </w:rPrChange>
        </w:rPr>
        <w:t>Dodavanje</w:t>
      </w:r>
      <w:r w:rsidR="00524C80" w:rsidRPr="00476BBA">
        <w:rPr>
          <w:lang w:eastAsia="hr-HR"/>
          <w:rPrChange w:id="1384"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385" w:author="Tin Trčak" w:date="2016-01-21T13:45:00Z">
            <w:rPr>
              <w:rFonts w:eastAsia="Arial"/>
              <w:szCs w:val="24"/>
            </w:rPr>
          </w:rPrChange>
        </w:rPr>
        <w:t>karticu</w:t>
      </w:r>
      <w:r w:rsidR="00524C80" w:rsidRPr="00476BBA">
        <w:rPr>
          <w:lang w:eastAsia="hr-HR"/>
          <w:rPrChange w:id="1386"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387"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388"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389"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390"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391"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392" w:name="_Toc441150063"/>
      <w:r>
        <w:t xml:space="preserve">Slika </w:t>
      </w:r>
      <w:ins w:id="1393" w:author="Tin Trčak" w:date="2016-01-21T13:41:00Z">
        <w:r w:rsidR="00476BBA">
          <w:fldChar w:fldCharType="begin"/>
        </w:r>
        <w:r w:rsidR="00476BBA">
          <w:instrText xml:space="preserve"> STYLEREF 2 \s </w:instrText>
        </w:r>
      </w:ins>
      <w:r w:rsidR="00476BBA">
        <w:fldChar w:fldCharType="separate"/>
      </w:r>
      <w:r w:rsidR="00476BBA">
        <w:rPr>
          <w:noProof/>
        </w:rPr>
        <w:t>7.4</w:t>
      </w:r>
      <w:ins w:id="13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95" w:author="Tin Trčak" w:date="2016-01-21T13:41:00Z">
        <w:r w:rsidR="00476BBA">
          <w:rPr>
            <w:noProof/>
          </w:rPr>
          <w:t>3</w:t>
        </w:r>
        <w:r w:rsidR="00476BBA">
          <w:fldChar w:fldCharType="end"/>
        </w:r>
      </w:ins>
      <w:ins w:id="1396" w:author="Fredi" w:date="2016-01-21T00:26:00Z">
        <w:del w:id="1397" w:author="Tin Trčak" w:date="2016-01-21T00:45:00Z">
          <w:r w:rsidR="00B93800" w:rsidDel="00C255BA">
            <w:fldChar w:fldCharType="begin"/>
          </w:r>
          <w:r w:rsidR="00B93800" w:rsidDel="00C255BA">
            <w:delInstrText xml:space="preserve"> STYLEREF 2 \s </w:delInstrText>
          </w:r>
        </w:del>
      </w:ins>
      <w:del w:id="1398" w:author="Tin Trčak" w:date="2016-01-21T00:45:00Z">
        <w:r w:rsidR="00B93800" w:rsidDel="00C255BA">
          <w:fldChar w:fldCharType="separate"/>
        </w:r>
        <w:r w:rsidR="00B93800" w:rsidDel="00C255BA">
          <w:rPr>
            <w:noProof/>
          </w:rPr>
          <w:delText>7.4</w:delText>
        </w:r>
      </w:del>
      <w:ins w:id="1399" w:author="Fredi" w:date="2016-01-21T00:26:00Z">
        <w:del w:id="14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01" w:author="Tin Trčak" w:date="2016-01-21T00:45:00Z">
        <w:r w:rsidR="00B93800" w:rsidDel="00C255BA">
          <w:fldChar w:fldCharType="separate"/>
        </w:r>
      </w:del>
      <w:ins w:id="1402" w:author="Fredi" w:date="2016-01-21T00:26:00Z">
        <w:del w:id="1403" w:author="Tin Trčak" w:date="2016-01-21T00:45:00Z">
          <w:r w:rsidR="00B93800" w:rsidDel="00C255BA">
            <w:rPr>
              <w:noProof/>
            </w:rPr>
            <w:delText>3</w:delText>
          </w:r>
          <w:r w:rsidR="00B93800" w:rsidDel="00C255BA">
            <w:fldChar w:fldCharType="end"/>
          </w:r>
        </w:del>
      </w:ins>
      <w:del w:id="140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392"/>
    </w:p>
    <w:p w14:paraId="57D83D45" w14:textId="77777777" w:rsidR="00550C02" w:rsidRDefault="00550C02" w:rsidP="00D9128D">
      <w:pPr>
        <w:pStyle w:val="Normal5"/>
        <w:spacing w:line="360" w:lineRule="auto"/>
        <w:rPr>
          <w:ins w:id="1405"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406" w:author="Tin Trčak" w:date="2016-01-21T13:46:00Z">
            <w:rPr>
              <w:rFonts w:eastAsia="Arial"/>
              <w:color w:val="auto"/>
              <w:szCs w:val="24"/>
              <w:lang w:eastAsia="en-US"/>
            </w:rPr>
          </w:rPrChange>
        </w:rPr>
        <w:pPrChange w:id="1407" w:author="Tin Trčak" w:date="2016-01-21T13:46:00Z">
          <w:pPr>
            <w:pStyle w:val="Normal5"/>
            <w:spacing w:line="360" w:lineRule="auto"/>
          </w:pPr>
        </w:pPrChange>
      </w:pPr>
      <w:r w:rsidRPr="00476BBA">
        <w:rPr>
          <w:lang w:eastAsia="hr-HR"/>
          <w:rPrChange w:id="1408"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409" w:author="Tin Trčak" w:date="2016-01-21T13:46:00Z">
            <w:rPr>
              <w:rFonts w:eastAsia="Arial"/>
              <w:color w:val="auto"/>
              <w:szCs w:val="24"/>
              <w:lang w:eastAsia="en-US"/>
            </w:rPr>
          </w:rPrChange>
        </w:rPr>
        <w:pPrChange w:id="1410" w:author="Tin Trčak" w:date="2016-01-21T13:46:00Z">
          <w:pPr>
            <w:pStyle w:val="Normal5"/>
            <w:spacing w:line="360" w:lineRule="auto"/>
          </w:pPr>
        </w:pPrChange>
      </w:pPr>
      <w:r w:rsidRPr="00476BBA">
        <w:rPr>
          <w:lang w:eastAsia="hr-HR"/>
          <w:rPrChange w:id="1411"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412"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413"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414"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415"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416" w:name="_Toc441150064"/>
      <w:r>
        <w:t xml:space="preserve">Slika </w:t>
      </w:r>
      <w:ins w:id="1417" w:author="Tin Trčak" w:date="2016-01-21T13:41:00Z">
        <w:r w:rsidR="00476BBA">
          <w:fldChar w:fldCharType="begin"/>
        </w:r>
        <w:r w:rsidR="00476BBA">
          <w:instrText xml:space="preserve"> STYLEREF 2 \s </w:instrText>
        </w:r>
      </w:ins>
      <w:r w:rsidR="00476BBA">
        <w:fldChar w:fldCharType="separate"/>
      </w:r>
      <w:r w:rsidR="00476BBA">
        <w:rPr>
          <w:noProof/>
        </w:rPr>
        <w:t>7.4</w:t>
      </w:r>
      <w:ins w:id="14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19" w:author="Tin Trčak" w:date="2016-01-21T13:41:00Z">
        <w:r w:rsidR="00476BBA">
          <w:rPr>
            <w:noProof/>
          </w:rPr>
          <w:t>4</w:t>
        </w:r>
        <w:r w:rsidR="00476BBA">
          <w:fldChar w:fldCharType="end"/>
        </w:r>
      </w:ins>
      <w:ins w:id="1420" w:author="Fredi" w:date="2016-01-21T00:26:00Z">
        <w:del w:id="1421" w:author="Tin Trčak" w:date="2016-01-21T00:45:00Z">
          <w:r w:rsidR="00B93800" w:rsidDel="00C255BA">
            <w:fldChar w:fldCharType="begin"/>
          </w:r>
          <w:r w:rsidR="00B93800" w:rsidDel="00C255BA">
            <w:delInstrText xml:space="preserve"> STYLEREF 2 \s </w:delInstrText>
          </w:r>
        </w:del>
      </w:ins>
      <w:del w:id="1422" w:author="Tin Trčak" w:date="2016-01-21T00:45:00Z">
        <w:r w:rsidR="00B93800" w:rsidDel="00C255BA">
          <w:fldChar w:fldCharType="separate"/>
        </w:r>
        <w:r w:rsidR="00B93800" w:rsidDel="00C255BA">
          <w:rPr>
            <w:noProof/>
          </w:rPr>
          <w:delText>7.4</w:delText>
        </w:r>
      </w:del>
      <w:ins w:id="1423" w:author="Fredi" w:date="2016-01-21T00:26:00Z">
        <w:del w:id="14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25" w:author="Tin Trčak" w:date="2016-01-21T00:45:00Z">
        <w:r w:rsidR="00B93800" w:rsidDel="00C255BA">
          <w:fldChar w:fldCharType="separate"/>
        </w:r>
      </w:del>
      <w:ins w:id="1426" w:author="Fredi" w:date="2016-01-21T00:26:00Z">
        <w:del w:id="1427" w:author="Tin Trčak" w:date="2016-01-21T00:45:00Z">
          <w:r w:rsidR="00B93800" w:rsidDel="00C255BA">
            <w:rPr>
              <w:noProof/>
            </w:rPr>
            <w:delText>4</w:delText>
          </w:r>
          <w:r w:rsidR="00B93800" w:rsidDel="00C255BA">
            <w:fldChar w:fldCharType="end"/>
          </w:r>
        </w:del>
      </w:ins>
      <w:del w:id="14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416"/>
    </w:p>
    <w:p w14:paraId="1DB3630D" w14:textId="77777777" w:rsidR="00550C02" w:rsidRDefault="00550C02" w:rsidP="00D9128D">
      <w:pPr>
        <w:pStyle w:val="Normal5"/>
        <w:spacing w:line="360" w:lineRule="auto"/>
        <w:rPr>
          <w:ins w:id="1429" w:author="Tin Trčak" w:date="2016-01-21T00:56:00Z"/>
          <w:rFonts w:eastAsia="Arial"/>
          <w:noProof/>
          <w:color w:val="auto"/>
          <w:szCs w:val="24"/>
        </w:rPr>
      </w:pPr>
    </w:p>
    <w:p w14:paraId="47042C65" w14:textId="7BAB94BB" w:rsidR="00E7653F" w:rsidRPr="00476BBA" w:rsidRDefault="00E7653F">
      <w:pPr>
        <w:ind w:firstLine="708"/>
        <w:rPr>
          <w:rPrChange w:id="1430" w:author="Tin Trčak" w:date="2016-01-21T13:46:00Z">
            <w:rPr>
              <w:rFonts w:eastAsia="Arial"/>
              <w:noProof/>
              <w:color w:val="auto"/>
              <w:szCs w:val="24"/>
            </w:rPr>
          </w:rPrChange>
        </w:rPr>
        <w:pPrChange w:id="1431" w:author="Tin Trčak" w:date="2016-01-21T13:46:00Z">
          <w:pPr>
            <w:pStyle w:val="Normal5"/>
            <w:spacing w:line="360" w:lineRule="auto"/>
          </w:pPr>
        </w:pPrChange>
      </w:pPr>
      <w:r w:rsidRPr="00476BBA">
        <w:rPr>
          <w:lang w:eastAsia="hr-HR"/>
          <w:rPrChange w:id="1432"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433" w:name="_Toc441150065"/>
      <w:r>
        <w:t xml:space="preserve">Slika </w:t>
      </w:r>
      <w:ins w:id="1434" w:author="Tin Trčak" w:date="2016-01-21T13:41:00Z">
        <w:r w:rsidR="00476BBA">
          <w:fldChar w:fldCharType="begin"/>
        </w:r>
        <w:r w:rsidR="00476BBA">
          <w:instrText xml:space="preserve"> STYLEREF 2 \s </w:instrText>
        </w:r>
      </w:ins>
      <w:r w:rsidR="00476BBA">
        <w:fldChar w:fldCharType="separate"/>
      </w:r>
      <w:r w:rsidR="00476BBA">
        <w:rPr>
          <w:noProof/>
        </w:rPr>
        <w:t>7.4</w:t>
      </w:r>
      <w:ins w:id="14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36" w:author="Tin Trčak" w:date="2016-01-21T13:41:00Z">
        <w:r w:rsidR="00476BBA">
          <w:rPr>
            <w:noProof/>
          </w:rPr>
          <w:t>5</w:t>
        </w:r>
        <w:r w:rsidR="00476BBA">
          <w:fldChar w:fldCharType="end"/>
        </w:r>
      </w:ins>
      <w:ins w:id="1437" w:author="Fredi" w:date="2016-01-21T00:26:00Z">
        <w:del w:id="1438" w:author="Tin Trčak" w:date="2016-01-21T00:45:00Z">
          <w:r w:rsidR="00B93800" w:rsidDel="00C255BA">
            <w:fldChar w:fldCharType="begin"/>
          </w:r>
          <w:r w:rsidR="00B93800" w:rsidDel="00C255BA">
            <w:delInstrText xml:space="preserve"> STYLEREF 2 \s </w:delInstrText>
          </w:r>
        </w:del>
      </w:ins>
      <w:del w:id="1439" w:author="Tin Trčak" w:date="2016-01-21T00:45:00Z">
        <w:r w:rsidR="00B93800" w:rsidDel="00C255BA">
          <w:fldChar w:fldCharType="separate"/>
        </w:r>
        <w:r w:rsidR="00B93800" w:rsidDel="00C255BA">
          <w:rPr>
            <w:noProof/>
          </w:rPr>
          <w:delText>7.4</w:delText>
        </w:r>
      </w:del>
      <w:ins w:id="1440" w:author="Fredi" w:date="2016-01-21T00:26:00Z">
        <w:del w:id="14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42" w:author="Tin Trčak" w:date="2016-01-21T00:45:00Z">
        <w:r w:rsidR="00B93800" w:rsidDel="00C255BA">
          <w:fldChar w:fldCharType="separate"/>
        </w:r>
      </w:del>
      <w:ins w:id="1443" w:author="Fredi" w:date="2016-01-21T00:26:00Z">
        <w:del w:id="1444" w:author="Tin Trčak" w:date="2016-01-21T00:45:00Z">
          <w:r w:rsidR="00B93800" w:rsidDel="00C255BA">
            <w:rPr>
              <w:noProof/>
            </w:rPr>
            <w:delText>5</w:delText>
          </w:r>
          <w:r w:rsidR="00B93800" w:rsidDel="00C255BA">
            <w:fldChar w:fldCharType="end"/>
          </w:r>
        </w:del>
      </w:ins>
      <w:del w:id="14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433"/>
    </w:p>
    <w:p w14:paraId="05EB9B2E" w14:textId="77777777" w:rsidR="00550C02" w:rsidRDefault="00550C02" w:rsidP="00D9128D">
      <w:pPr>
        <w:pStyle w:val="Normal5"/>
        <w:spacing w:line="360" w:lineRule="auto"/>
        <w:rPr>
          <w:ins w:id="1446"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447" w:author="Tin Trčak" w:date="2016-01-21T13:46:00Z">
            <w:rPr>
              <w:rFonts w:eastAsia="Arial"/>
              <w:color w:val="auto"/>
              <w:szCs w:val="24"/>
              <w:lang w:eastAsia="en-US"/>
            </w:rPr>
          </w:rPrChange>
        </w:rPr>
        <w:pPrChange w:id="1448" w:author="Tin Trčak" w:date="2016-01-21T13:46:00Z">
          <w:pPr>
            <w:pStyle w:val="Normal5"/>
            <w:spacing w:line="360" w:lineRule="auto"/>
          </w:pPr>
        </w:pPrChange>
      </w:pPr>
      <w:r w:rsidRPr="00476BBA">
        <w:rPr>
          <w:lang w:eastAsia="hr-HR"/>
          <w:rPrChange w:id="1449" w:author="Tin Trčak" w:date="2016-01-21T13:46:00Z">
            <w:rPr>
              <w:rFonts w:eastAsia="Arial"/>
              <w:szCs w:val="24"/>
            </w:rPr>
          </w:rPrChange>
        </w:rPr>
        <w:t xml:space="preserve">U slučaju neispunjenog </w:t>
      </w:r>
      <w:r w:rsidR="00F6357E" w:rsidRPr="00476BBA">
        <w:rPr>
          <w:lang w:eastAsia="hr-HR"/>
          <w:rPrChange w:id="1450"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451" w:name="_Toc441150066"/>
      <w:r>
        <w:t xml:space="preserve">Slika </w:t>
      </w:r>
      <w:ins w:id="1452" w:author="Tin Trčak" w:date="2016-01-21T13:41:00Z">
        <w:r w:rsidR="00476BBA">
          <w:fldChar w:fldCharType="begin"/>
        </w:r>
        <w:r w:rsidR="00476BBA">
          <w:instrText xml:space="preserve"> STYLEREF 2 \s </w:instrText>
        </w:r>
      </w:ins>
      <w:r w:rsidR="00476BBA">
        <w:fldChar w:fldCharType="separate"/>
      </w:r>
      <w:r w:rsidR="00476BBA">
        <w:rPr>
          <w:noProof/>
        </w:rPr>
        <w:t>7.4</w:t>
      </w:r>
      <w:ins w:id="14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54" w:author="Tin Trčak" w:date="2016-01-21T13:41:00Z">
        <w:r w:rsidR="00476BBA">
          <w:rPr>
            <w:noProof/>
          </w:rPr>
          <w:t>6</w:t>
        </w:r>
        <w:r w:rsidR="00476BBA">
          <w:fldChar w:fldCharType="end"/>
        </w:r>
      </w:ins>
      <w:ins w:id="1455" w:author="Fredi" w:date="2016-01-21T00:26:00Z">
        <w:del w:id="1456" w:author="Tin Trčak" w:date="2016-01-21T00:45:00Z">
          <w:r w:rsidR="00B93800" w:rsidDel="00C255BA">
            <w:fldChar w:fldCharType="begin"/>
          </w:r>
          <w:r w:rsidR="00B93800" w:rsidDel="00C255BA">
            <w:delInstrText xml:space="preserve"> STYLEREF 2 \s </w:delInstrText>
          </w:r>
        </w:del>
      </w:ins>
      <w:del w:id="1457" w:author="Tin Trčak" w:date="2016-01-21T00:45:00Z">
        <w:r w:rsidR="00B93800" w:rsidDel="00C255BA">
          <w:fldChar w:fldCharType="separate"/>
        </w:r>
        <w:r w:rsidR="00B93800" w:rsidDel="00C255BA">
          <w:rPr>
            <w:noProof/>
          </w:rPr>
          <w:delText>7.4</w:delText>
        </w:r>
      </w:del>
      <w:ins w:id="1458" w:author="Fredi" w:date="2016-01-21T00:26:00Z">
        <w:del w:id="14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60" w:author="Tin Trčak" w:date="2016-01-21T00:45:00Z">
        <w:r w:rsidR="00B93800" w:rsidDel="00C255BA">
          <w:fldChar w:fldCharType="separate"/>
        </w:r>
      </w:del>
      <w:ins w:id="1461" w:author="Fredi" w:date="2016-01-21T00:26:00Z">
        <w:del w:id="1462" w:author="Tin Trčak" w:date="2016-01-21T00:45:00Z">
          <w:r w:rsidR="00B93800" w:rsidDel="00C255BA">
            <w:rPr>
              <w:noProof/>
            </w:rPr>
            <w:delText>6</w:delText>
          </w:r>
          <w:r w:rsidR="00B93800" w:rsidDel="00C255BA">
            <w:fldChar w:fldCharType="end"/>
          </w:r>
        </w:del>
      </w:ins>
      <w:del w:id="14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451"/>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464" w:author="Tin Trčak" w:date="2016-01-21T13:46:00Z">
            <w:rPr>
              <w:rFonts w:eastAsia="Arial"/>
              <w:color w:val="auto"/>
              <w:szCs w:val="24"/>
              <w:lang w:eastAsia="en-US"/>
            </w:rPr>
          </w:rPrChange>
        </w:rPr>
        <w:pPrChange w:id="1465" w:author="Tin Trčak" w:date="2016-01-21T13:46:00Z">
          <w:pPr>
            <w:pStyle w:val="Normal5"/>
            <w:spacing w:line="360" w:lineRule="auto"/>
          </w:pPr>
        </w:pPrChange>
      </w:pPr>
      <w:r w:rsidRPr="00476BBA">
        <w:rPr>
          <w:lang w:eastAsia="hr-HR"/>
          <w:rPrChange w:id="1466"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467"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468"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469"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470"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471"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472"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473" w:author="Tin Trčak" w:date="2016-01-21T13:47:00Z"/>
          <w:rFonts w:eastAsia="Arial"/>
          <w:color w:val="auto"/>
          <w:szCs w:val="24"/>
          <w:lang w:eastAsia="en-US"/>
        </w:rPr>
        <w:pPrChange w:id="1474"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475" w:author="Tin Trčak" w:date="2016-01-21T13:47:00Z"/>
          <w:rFonts w:eastAsia="Arial"/>
          <w:color w:val="auto"/>
          <w:szCs w:val="24"/>
          <w:lang w:eastAsia="en-US"/>
        </w:rPr>
        <w:pPrChange w:id="1476" w:author="Tin Trčak" w:date="2016-01-21T13:47:00Z">
          <w:pPr>
            <w:pStyle w:val="Normal5"/>
            <w:spacing w:line="360" w:lineRule="auto"/>
          </w:pPr>
        </w:pPrChange>
      </w:pPr>
    </w:p>
    <w:p w14:paraId="75B26AD0" w14:textId="77777777" w:rsidR="002D47D3" w:rsidRDefault="002D47D3">
      <w:pPr>
        <w:ind w:firstLine="708"/>
        <w:rPr>
          <w:ins w:id="1477" w:author="Tin Trčak" w:date="2016-01-21T13:47:00Z"/>
        </w:rPr>
        <w:pPrChange w:id="1478" w:author="Tin Trčak" w:date="2016-01-21T13:47:00Z">
          <w:pPr>
            <w:pStyle w:val="Normal5"/>
            <w:spacing w:line="360" w:lineRule="auto"/>
          </w:pPr>
        </w:pPrChange>
      </w:pPr>
    </w:p>
    <w:p w14:paraId="28753D5B" w14:textId="5D87A33D" w:rsidR="003B650B" w:rsidRPr="00476BBA" w:rsidRDefault="00610D82">
      <w:pPr>
        <w:ind w:firstLine="708"/>
        <w:rPr>
          <w:lang w:eastAsia="hr-HR"/>
          <w:rPrChange w:id="1479" w:author="Tin Trčak" w:date="2016-01-21T13:47:00Z">
            <w:rPr>
              <w:rFonts w:eastAsia="Arial"/>
              <w:color w:val="auto"/>
              <w:szCs w:val="24"/>
              <w:lang w:eastAsia="en-US"/>
            </w:rPr>
          </w:rPrChange>
        </w:rPr>
        <w:pPrChange w:id="1480" w:author="Tin Trčak" w:date="2016-01-21T13:47:00Z">
          <w:pPr>
            <w:pStyle w:val="Normal5"/>
            <w:spacing w:line="360" w:lineRule="auto"/>
          </w:pPr>
        </w:pPrChange>
      </w:pPr>
      <w:r w:rsidRPr="00476BBA">
        <w:rPr>
          <w:lang w:eastAsia="hr-HR"/>
          <w:rPrChange w:id="1481" w:author="Tin Trčak" w:date="2016-01-21T13:47:00Z">
            <w:rPr>
              <w:rFonts w:eastAsia="Arial"/>
              <w:szCs w:val="24"/>
            </w:rPr>
          </w:rPrChange>
        </w:rPr>
        <w:t>Ispit je uspješno prov</w:t>
      </w:r>
      <w:r w:rsidR="00D54181" w:rsidRPr="00476BBA">
        <w:rPr>
          <w:lang w:eastAsia="hr-HR"/>
          <w:rPrChange w:id="1482" w:author="Tin Trčak" w:date="2016-01-21T13:47:00Z">
            <w:rPr>
              <w:rFonts w:eastAsia="Arial"/>
              <w:szCs w:val="24"/>
            </w:rPr>
          </w:rPrChange>
        </w:rPr>
        <w:t>e</w:t>
      </w:r>
      <w:r w:rsidRPr="00476BBA">
        <w:rPr>
          <w:lang w:eastAsia="hr-HR"/>
          <w:rPrChange w:id="1483"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484" w:name="_Toc441150067"/>
      <w:r>
        <w:t xml:space="preserve">Slika </w:t>
      </w:r>
      <w:ins w:id="1485" w:author="Tin Trčak" w:date="2016-01-21T13:41:00Z">
        <w:r w:rsidR="00476BBA">
          <w:fldChar w:fldCharType="begin"/>
        </w:r>
        <w:r w:rsidR="00476BBA">
          <w:instrText xml:space="preserve"> STYLEREF 2 \s </w:instrText>
        </w:r>
      </w:ins>
      <w:r w:rsidR="00476BBA">
        <w:fldChar w:fldCharType="separate"/>
      </w:r>
      <w:r w:rsidR="00476BBA">
        <w:rPr>
          <w:noProof/>
        </w:rPr>
        <w:t>7.4</w:t>
      </w:r>
      <w:ins w:id="14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87" w:author="Tin Trčak" w:date="2016-01-21T13:41:00Z">
        <w:r w:rsidR="00476BBA">
          <w:rPr>
            <w:noProof/>
          </w:rPr>
          <w:t>7</w:t>
        </w:r>
        <w:r w:rsidR="00476BBA">
          <w:fldChar w:fldCharType="end"/>
        </w:r>
      </w:ins>
      <w:ins w:id="1488" w:author="Fredi" w:date="2016-01-21T00:26:00Z">
        <w:del w:id="1489" w:author="Tin Trčak" w:date="2016-01-21T00:45:00Z">
          <w:r w:rsidR="00B93800" w:rsidDel="00C255BA">
            <w:fldChar w:fldCharType="begin"/>
          </w:r>
          <w:r w:rsidR="00B93800" w:rsidDel="00C255BA">
            <w:delInstrText xml:space="preserve"> STYLEREF 2 \s </w:delInstrText>
          </w:r>
        </w:del>
      </w:ins>
      <w:del w:id="1490" w:author="Tin Trčak" w:date="2016-01-21T00:45:00Z">
        <w:r w:rsidR="00B93800" w:rsidDel="00C255BA">
          <w:fldChar w:fldCharType="separate"/>
        </w:r>
        <w:r w:rsidR="00B93800" w:rsidDel="00C255BA">
          <w:rPr>
            <w:noProof/>
          </w:rPr>
          <w:delText>7.4</w:delText>
        </w:r>
      </w:del>
      <w:ins w:id="1491" w:author="Fredi" w:date="2016-01-21T00:26:00Z">
        <w:del w:id="14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3" w:author="Tin Trčak" w:date="2016-01-21T00:45:00Z">
        <w:r w:rsidR="00B93800" w:rsidDel="00C255BA">
          <w:fldChar w:fldCharType="separate"/>
        </w:r>
      </w:del>
      <w:ins w:id="1494" w:author="Fredi" w:date="2016-01-21T00:26:00Z">
        <w:del w:id="1495" w:author="Tin Trčak" w:date="2016-01-21T00:45:00Z">
          <w:r w:rsidR="00B93800" w:rsidDel="00C255BA">
            <w:rPr>
              <w:noProof/>
            </w:rPr>
            <w:delText>7</w:delText>
          </w:r>
          <w:r w:rsidR="00B93800" w:rsidDel="00C255BA">
            <w:fldChar w:fldCharType="end"/>
          </w:r>
        </w:del>
      </w:ins>
      <w:del w:id="14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484"/>
    </w:p>
    <w:p w14:paraId="3AACE2B1" w14:textId="77777777" w:rsidR="00550C02" w:rsidRDefault="00550C02" w:rsidP="00D9128D">
      <w:pPr>
        <w:pStyle w:val="Normal5"/>
        <w:spacing w:line="360" w:lineRule="auto"/>
        <w:rPr>
          <w:ins w:id="1497"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498" w:author="Tin Trčak" w:date="2016-01-21T13:46:00Z">
            <w:rPr>
              <w:rFonts w:eastAsia="Arial"/>
              <w:color w:val="auto"/>
              <w:szCs w:val="24"/>
              <w:lang w:eastAsia="en-US"/>
            </w:rPr>
          </w:rPrChange>
        </w:rPr>
        <w:pPrChange w:id="1499" w:author="Tin Trčak" w:date="2016-01-21T13:46:00Z">
          <w:pPr>
            <w:pStyle w:val="Normal5"/>
            <w:spacing w:line="360" w:lineRule="auto"/>
          </w:pPr>
        </w:pPrChange>
      </w:pPr>
      <w:r w:rsidRPr="00476BBA">
        <w:rPr>
          <w:lang w:eastAsia="hr-HR"/>
          <w:rPrChange w:id="1500"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501" w:author="Tin Trčak" w:date="2016-01-21T13:46:00Z">
            <w:rPr>
              <w:rFonts w:eastAsia="Arial"/>
              <w:color w:val="auto"/>
              <w:szCs w:val="24"/>
              <w:lang w:eastAsia="en-US"/>
            </w:rPr>
          </w:rPrChange>
        </w:rPr>
        <w:pPrChange w:id="1502" w:author="Tin Trčak" w:date="2016-01-21T13:46:00Z">
          <w:pPr>
            <w:pStyle w:val="Normal5"/>
            <w:spacing w:line="360" w:lineRule="auto"/>
          </w:pPr>
        </w:pPrChange>
      </w:pPr>
      <w:r w:rsidRPr="00476BBA">
        <w:rPr>
          <w:lang w:eastAsia="hr-HR"/>
          <w:rPrChange w:id="1503"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504"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505"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506"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507"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508"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509"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510" w:author="Tin Trčak" w:date="2016-01-21T13:46:00Z">
            <w:rPr>
              <w:rFonts w:eastAsia="Arial"/>
              <w:color w:val="auto"/>
              <w:szCs w:val="24"/>
              <w:lang w:eastAsia="en-US"/>
            </w:rPr>
          </w:rPrChange>
        </w:rPr>
        <w:pPrChange w:id="1511" w:author="Tin Trčak" w:date="2016-01-21T13:46:00Z">
          <w:pPr>
            <w:pStyle w:val="Normal5"/>
            <w:spacing w:line="360" w:lineRule="auto"/>
          </w:pPr>
        </w:pPrChange>
      </w:pPr>
      <w:r w:rsidRPr="00476BBA">
        <w:rPr>
          <w:lang w:eastAsia="hr-HR"/>
          <w:rPrChange w:id="1512"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513" w:name="_Toc441150068"/>
      <w:r>
        <w:t xml:space="preserve">Slika </w:t>
      </w:r>
      <w:ins w:id="1514" w:author="Tin Trčak" w:date="2016-01-21T13:41:00Z">
        <w:r w:rsidR="00476BBA">
          <w:fldChar w:fldCharType="begin"/>
        </w:r>
        <w:r w:rsidR="00476BBA">
          <w:instrText xml:space="preserve"> STYLEREF 2 \s </w:instrText>
        </w:r>
      </w:ins>
      <w:r w:rsidR="00476BBA">
        <w:fldChar w:fldCharType="separate"/>
      </w:r>
      <w:r w:rsidR="00476BBA">
        <w:rPr>
          <w:noProof/>
        </w:rPr>
        <w:t>7.4</w:t>
      </w:r>
      <w:ins w:id="151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6" w:author="Tin Trčak" w:date="2016-01-21T13:41:00Z">
        <w:r w:rsidR="00476BBA">
          <w:rPr>
            <w:noProof/>
          </w:rPr>
          <w:t>8</w:t>
        </w:r>
        <w:r w:rsidR="00476BBA">
          <w:fldChar w:fldCharType="end"/>
        </w:r>
      </w:ins>
      <w:ins w:id="1517" w:author="Fredi" w:date="2016-01-21T00:26:00Z">
        <w:del w:id="1518" w:author="Tin Trčak" w:date="2016-01-21T00:45:00Z">
          <w:r w:rsidR="00B93800" w:rsidDel="00C255BA">
            <w:fldChar w:fldCharType="begin"/>
          </w:r>
          <w:r w:rsidR="00B93800" w:rsidDel="00C255BA">
            <w:delInstrText xml:space="preserve"> STYLEREF 2 \s </w:delInstrText>
          </w:r>
        </w:del>
      </w:ins>
      <w:del w:id="1519" w:author="Tin Trčak" w:date="2016-01-21T00:45:00Z">
        <w:r w:rsidR="00B93800" w:rsidDel="00C255BA">
          <w:fldChar w:fldCharType="separate"/>
        </w:r>
        <w:r w:rsidR="00B93800" w:rsidDel="00C255BA">
          <w:rPr>
            <w:noProof/>
          </w:rPr>
          <w:delText>7.4</w:delText>
        </w:r>
      </w:del>
      <w:ins w:id="1520" w:author="Fredi" w:date="2016-01-21T00:26:00Z">
        <w:del w:id="15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22" w:author="Tin Trčak" w:date="2016-01-21T00:45:00Z">
        <w:r w:rsidR="00B93800" w:rsidDel="00C255BA">
          <w:fldChar w:fldCharType="separate"/>
        </w:r>
      </w:del>
      <w:ins w:id="1523" w:author="Fredi" w:date="2016-01-21T00:26:00Z">
        <w:del w:id="1524" w:author="Tin Trčak" w:date="2016-01-21T00:45:00Z">
          <w:r w:rsidR="00B93800" w:rsidDel="00C255BA">
            <w:rPr>
              <w:noProof/>
            </w:rPr>
            <w:delText>8</w:delText>
          </w:r>
          <w:r w:rsidR="00B93800" w:rsidDel="00C255BA">
            <w:fldChar w:fldCharType="end"/>
          </w:r>
        </w:del>
      </w:ins>
      <w:del w:id="1525"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513"/>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526" w:name="_Toc441150069"/>
      <w:r>
        <w:t xml:space="preserve">Slika </w:t>
      </w:r>
      <w:ins w:id="1527" w:author="Tin Trčak" w:date="2016-01-21T13:41:00Z">
        <w:r w:rsidR="00476BBA">
          <w:fldChar w:fldCharType="begin"/>
        </w:r>
        <w:r w:rsidR="00476BBA">
          <w:instrText xml:space="preserve"> STYLEREF 2 \s </w:instrText>
        </w:r>
      </w:ins>
      <w:r w:rsidR="00476BBA">
        <w:fldChar w:fldCharType="separate"/>
      </w:r>
      <w:r w:rsidR="00476BBA">
        <w:rPr>
          <w:noProof/>
        </w:rPr>
        <w:t>7.4</w:t>
      </w:r>
      <w:ins w:id="15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29" w:author="Tin Trčak" w:date="2016-01-21T13:41:00Z">
        <w:r w:rsidR="00476BBA">
          <w:rPr>
            <w:noProof/>
          </w:rPr>
          <w:t>9</w:t>
        </w:r>
        <w:r w:rsidR="00476BBA">
          <w:fldChar w:fldCharType="end"/>
        </w:r>
      </w:ins>
      <w:ins w:id="1530" w:author="Fredi" w:date="2016-01-21T00:26:00Z">
        <w:del w:id="1531" w:author="Tin Trčak" w:date="2016-01-21T00:45:00Z">
          <w:r w:rsidR="00B93800" w:rsidDel="00C255BA">
            <w:fldChar w:fldCharType="begin"/>
          </w:r>
          <w:r w:rsidR="00B93800" w:rsidDel="00C255BA">
            <w:delInstrText xml:space="preserve"> STYLEREF 2 \s </w:delInstrText>
          </w:r>
        </w:del>
      </w:ins>
      <w:del w:id="1532" w:author="Tin Trčak" w:date="2016-01-21T00:45:00Z">
        <w:r w:rsidR="00B93800" w:rsidDel="00C255BA">
          <w:fldChar w:fldCharType="separate"/>
        </w:r>
        <w:r w:rsidR="00B93800" w:rsidDel="00C255BA">
          <w:rPr>
            <w:noProof/>
          </w:rPr>
          <w:delText>7.4</w:delText>
        </w:r>
      </w:del>
      <w:ins w:id="1533" w:author="Fredi" w:date="2016-01-21T00:26:00Z">
        <w:del w:id="15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35" w:author="Tin Trčak" w:date="2016-01-21T00:45:00Z">
        <w:r w:rsidR="00B93800" w:rsidDel="00C255BA">
          <w:fldChar w:fldCharType="separate"/>
        </w:r>
      </w:del>
      <w:ins w:id="1536" w:author="Fredi" w:date="2016-01-21T00:26:00Z">
        <w:del w:id="1537" w:author="Tin Trčak" w:date="2016-01-21T00:45:00Z">
          <w:r w:rsidR="00B93800" w:rsidDel="00C255BA">
            <w:rPr>
              <w:noProof/>
            </w:rPr>
            <w:delText>9</w:delText>
          </w:r>
          <w:r w:rsidR="00B93800" w:rsidDel="00C255BA">
            <w:fldChar w:fldCharType="end"/>
          </w:r>
        </w:del>
      </w:ins>
      <w:del w:id="153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526"/>
    </w:p>
    <w:p w14:paraId="5B26BAEA" w14:textId="70E13F35" w:rsidR="004937B7" w:rsidRPr="0020295F" w:rsidDel="002D47D3" w:rsidRDefault="004937B7" w:rsidP="00D9128D">
      <w:pPr>
        <w:pStyle w:val="Normal5"/>
        <w:spacing w:line="360" w:lineRule="auto"/>
        <w:jc w:val="center"/>
        <w:rPr>
          <w:del w:id="1539"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540" w:author="Tin Trčak" w:date="2016-01-21T13:48:00Z"/>
        </w:rPr>
      </w:pPr>
      <w:bookmarkStart w:id="1541" w:name="_Toc441150070"/>
      <w:r>
        <w:t xml:space="preserve">Slika </w:t>
      </w:r>
      <w:ins w:id="1542"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543"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544" w:author="Tin Trčak" w:date="2016-01-21T13:41:00Z">
        <w:r w:rsidR="00476BBA">
          <w:rPr>
            <w:noProof/>
          </w:rPr>
          <w:t>10</w:t>
        </w:r>
        <w:r w:rsidR="00476BBA">
          <w:rPr>
            <w:b w:val="0"/>
            <w:bCs w:val="0"/>
          </w:rPr>
          <w:fldChar w:fldCharType="end"/>
        </w:r>
      </w:ins>
      <w:ins w:id="1545" w:author="Fredi" w:date="2016-01-21T00:26:00Z">
        <w:del w:id="1546" w:author="Tin Trčak" w:date="2016-01-21T00:45:00Z">
          <w:r w:rsidR="00B93800" w:rsidDel="00C255BA">
            <w:rPr>
              <w:b w:val="0"/>
              <w:bCs w:val="0"/>
            </w:rPr>
            <w:fldChar w:fldCharType="begin"/>
          </w:r>
          <w:r w:rsidR="00B93800" w:rsidDel="00C255BA">
            <w:delInstrText xml:space="preserve"> STYLEREF 2 \s </w:delInstrText>
          </w:r>
        </w:del>
      </w:ins>
      <w:del w:id="1547" w:author="Tin Trčak" w:date="2016-01-21T00:45:00Z">
        <w:r w:rsidR="00B93800" w:rsidDel="00C255BA">
          <w:rPr>
            <w:b w:val="0"/>
            <w:bCs w:val="0"/>
          </w:rPr>
          <w:fldChar w:fldCharType="separate"/>
        </w:r>
        <w:r w:rsidR="00B93800" w:rsidDel="00C255BA">
          <w:rPr>
            <w:noProof/>
          </w:rPr>
          <w:delText>7.4</w:delText>
        </w:r>
      </w:del>
      <w:ins w:id="1548" w:author="Fredi" w:date="2016-01-21T00:26:00Z">
        <w:del w:id="1549"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550" w:author="Tin Trčak" w:date="2016-01-21T00:45:00Z">
        <w:r w:rsidR="00B93800" w:rsidDel="00C255BA">
          <w:rPr>
            <w:b w:val="0"/>
            <w:bCs w:val="0"/>
          </w:rPr>
          <w:fldChar w:fldCharType="separate"/>
        </w:r>
      </w:del>
      <w:ins w:id="1551" w:author="Fredi" w:date="2016-01-21T00:26:00Z">
        <w:del w:id="1552" w:author="Tin Trčak" w:date="2016-01-21T00:45:00Z">
          <w:r w:rsidR="00B93800" w:rsidDel="00C255BA">
            <w:rPr>
              <w:noProof/>
            </w:rPr>
            <w:delText>10</w:delText>
          </w:r>
          <w:r w:rsidR="00B93800" w:rsidDel="00C255BA">
            <w:rPr>
              <w:b w:val="0"/>
              <w:bCs w:val="0"/>
            </w:rPr>
            <w:fldChar w:fldCharType="end"/>
          </w:r>
        </w:del>
      </w:ins>
      <w:del w:id="1553"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Promjenjena prosječna ocjena restorana nakon ocjenjivanja</w:t>
      </w:r>
      <w:bookmarkEnd w:id="1541"/>
    </w:p>
    <w:p w14:paraId="63514CF3" w14:textId="683B1795" w:rsidR="00283BA3" w:rsidRPr="00476BBA" w:rsidRDefault="00283BA3">
      <w:pPr>
        <w:pStyle w:val="Caption"/>
        <w:jc w:val="center"/>
        <w:rPr>
          <w:rFonts w:eastAsiaTheme="minorHAnsi" w:cstheme="minorBidi"/>
          <w:sz w:val="24"/>
          <w:rPrChange w:id="1554" w:author="Tin Trčak" w:date="2016-01-21T13:46:00Z">
            <w:rPr>
              <w:rFonts w:ascii="Arial" w:eastAsia="Arial" w:hAnsi="Arial" w:cs="Arial"/>
              <w:i/>
              <w:sz w:val="20"/>
            </w:rPr>
          </w:rPrChange>
        </w:rPr>
        <w:pPrChange w:id="1555" w:author="Tin Trčak" w:date="2016-01-21T13:48:00Z">
          <w:pPr>
            <w:pStyle w:val="Normal5"/>
            <w:spacing w:line="360" w:lineRule="auto"/>
            <w:jc w:val="center"/>
          </w:pPr>
        </w:pPrChange>
      </w:pPr>
      <w:r w:rsidRPr="00476BBA">
        <w:rPr>
          <w:rFonts w:eastAsiaTheme="minorHAnsi" w:cstheme="minorBidi"/>
          <w:sz w:val="24"/>
          <w:rPrChange w:id="1556"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557" w:name="_Toc441055722"/>
      <w:bookmarkStart w:id="1558" w:name="h.1ksv4uv" w:colFirst="0" w:colLast="0"/>
      <w:bookmarkStart w:id="1559" w:name="_Toc431806060"/>
      <w:bookmarkStart w:id="1560" w:name="_Toc441100875"/>
      <w:bookmarkEnd w:id="1557"/>
      <w:bookmarkEnd w:id="1558"/>
      <w:r w:rsidRPr="0020295F">
        <w:lastRenderedPageBreak/>
        <w:t>Upute za instalaciju</w:t>
      </w:r>
      <w:bookmarkEnd w:id="1559"/>
      <w:bookmarkEnd w:id="1560"/>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561" w:name="_Toc441055724"/>
      <w:bookmarkStart w:id="1562" w:name="h.44sinio" w:colFirst="0" w:colLast="0"/>
      <w:bookmarkStart w:id="1563" w:name="_Toc431806061"/>
      <w:bookmarkStart w:id="1564" w:name="_Toc441100876"/>
      <w:bookmarkEnd w:id="1561"/>
      <w:bookmarkEnd w:id="1562"/>
      <w:r w:rsidRPr="0020295F">
        <w:lastRenderedPageBreak/>
        <w:t>Korisničke upute</w:t>
      </w:r>
      <w:bookmarkEnd w:id="1563"/>
      <w:bookmarkEnd w:id="1564"/>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565" w:author="Tin Trčak" w:date="2016-01-21T00:45:00Z"/>
        </w:rPr>
        <w:pPrChange w:id="1566"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567" w:author="Tin Trčak" w:date="2016-01-21T00:45:00Z">
          <w:pPr>
            <w:ind w:firstLine="432"/>
            <w:jc w:val="center"/>
          </w:pPr>
        </w:pPrChange>
      </w:pPr>
      <w:bookmarkStart w:id="1568" w:name="_Toc441150071"/>
      <w:ins w:id="1569" w:author="Tin Trčak" w:date="2016-01-21T00:45:00Z">
        <w:r>
          <w:t xml:space="preserve">Slika </w:t>
        </w:r>
      </w:ins>
      <w:ins w:id="1570" w:author="Tin Trčak" w:date="2016-01-21T13:41:00Z">
        <w:r w:rsidR="00476BBA">
          <w:fldChar w:fldCharType="begin"/>
        </w:r>
        <w:r w:rsidR="00476BBA">
          <w:instrText xml:space="preserve"> STYLEREF 2 \s </w:instrText>
        </w:r>
      </w:ins>
      <w:r w:rsidR="00476BBA">
        <w:fldChar w:fldCharType="separate"/>
      </w:r>
      <w:r w:rsidR="00476BBA">
        <w:rPr>
          <w:noProof/>
        </w:rPr>
        <w:t>7.6</w:t>
      </w:r>
      <w:ins w:id="15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72" w:author="Tin Trčak" w:date="2016-01-21T13:41:00Z">
        <w:r w:rsidR="00476BBA">
          <w:rPr>
            <w:noProof/>
          </w:rPr>
          <w:t>1</w:t>
        </w:r>
        <w:r w:rsidR="00476BBA">
          <w:fldChar w:fldCharType="end"/>
        </w:r>
      </w:ins>
      <w:ins w:id="1573" w:author="Tin Trčak" w:date="2016-01-21T00:46:00Z">
        <w:r>
          <w:t xml:space="preserve"> Odabir kartice Jelovnik</w:t>
        </w:r>
      </w:ins>
      <w:bookmarkEnd w:id="1568"/>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574" w:author="Tin Trčak" w:date="2016-01-21T00:45:00Z"/>
        </w:rPr>
        <w:pPrChange w:id="1575"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576" w:author="Tin Trčak" w:date="2016-01-21T00:46:00Z">
          <w:pPr>
            <w:ind w:firstLine="432"/>
          </w:pPr>
        </w:pPrChange>
      </w:pPr>
      <w:bookmarkStart w:id="1577" w:name="_Toc441150072"/>
      <w:ins w:id="1578" w:author="Tin Trčak" w:date="2016-01-21T00:45:00Z">
        <w:r>
          <w:t xml:space="preserve">Slika </w:t>
        </w:r>
      </w:ins>
      <w:ins w:id="1579" w:author="Tin Trčak" w:date="2016-01-21T13:41:00Z">
        <w:r w:rsidR="00476BBA">
          <w:fldChar w:fldCharType="begin"/>
        </w:r>
        <w:r w:rsidR="00476BBA">
          <w:instrText xml:space="preserve"> STYLEREF 2 \s </w:instrText>
        </w:r>
      </w:ins>
      <w:r w:rsidR="00476BBA">
        <w:fldChar w:fldCharType="separate"/>
      </w:r>
      <w:r w:rsidR="00476BBA">
        <w:rPr>
          <w:noProof/>
        </w:rPr>
        <w:t>7.6</w:t>
      </w:r>
      <w:ins w:id="15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1" w:author="Tin Trčak" w:date="2016-01-21T13:41:00Z">
        <w:r w:rsidR="00476BBA">
          <w:rPr>
            <w:noProof/>
          </w:rPr>
          <w:t>2</w:t>
        </w:r>
        <w:r w:rsidR="00476BBA">
          <w:fldChar w:fldCharType="end"/>
        </w:r>
      </w:ins>
      <w:ins w:id="1582" w:author="Tin Trčak" w:date="2016-01-21T00:46:00Z">
        <w:r>
          <w:t xml:space="preserve"> </w:t>
        </w:r>
      </w:ins>
      <w:ins w:id="1583" w:author="Tin Trčak" w:date="2016-01-21T00:47:00Z">
        <w:r>
          <w:t>Odabir kartice Narudžbe</w:t>
        </w:r>
      </w:ins>
      <w:bookmarkEnd w:id="1577"/>
    </w:p>
    <w:p w14:paraId="4AF3245F" w14:textId="77777777" w:rsidR="00D947B8" w:rsidRDefault="00D947B8" w:rsidP="007B46EE">
      <w:pPr>
        <w:ind w:firstLine="432"/>
        <w:rPr>
          <w:ins w:id="1584" w:author="Tin Trčak" w:date="2016-01-21T00:57:00Z"/>
        </w:rPr>
      </w:pPr>
    </w:p>
    <w:p w14:paraId="3B2E2B89" w14:textId="7DBA2BD3" w:rsidR="007B46EE" w:rsidRDefault="007B46EE" w:rsidP="007B46EE">
      <w:pPr>
        <w:ind w:firstLine="432"/>
        <w:rPr>
          <w:ins w:id="1585"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586" w:author="Tin Trčak" w:date="2016-01-21T00:45:00Z"/>
        </w:rPr>
        <w:pPrChange w:id="1587"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588" w:author="Tin Trčak" w:date="2016-01-21T00:47:00Z">
          <w:pPr>
            <w:ind w:firstLine="432"/>
          </w:pPr>
        </w:pPrChange>
      </w:pPr>
      <w:bookmarkStart w:id="1589" w:name="_Toc441150073"/>
      <w:ins w:id="1590" w:author="Tin Trčak" w:date="2016-01-21T00:45:00Z">
        <w:r>
          <w:t xml:space="preserve">Slika </w:t>
        </w:r>
      </w:ins>
      <w:ins w:id="1591" w:author="Tin Trčak" w:date="2016-01-21T13:41:00Z">
        <w:r w:rsidR="00476BBA">
          <w:fldChar w:fldCharType="begin"/>
        </w:r>
        <w:r w:rsidR="00476BBA">
          <w:instrText xml:space="preserve"> STYLEREF 2 \s </w:instrText>
        </w:r>
      </w:ins>
      <w:r w:rsidR="00476BBA">
        <w:fldChar w:fldCharType="separate"/>
      </w:r>
      <w:r w:rsidR="00476BBA">
        <w:rPr>
          <w:noProof/>
        </w:rPr>
        <w:t>7.6</w:t>
      </w:r>
      <w:ins w:id="15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93" w:author="Tin Trčak" w:date="2016-01-21T13:41:00Z">
        <w:r w:rsidR="00476BBA">
          <w:rPr>
            <w:noProof/>
          </w:rPr>
          <w:t>3</w:t>
        </w:r>
        <w:r w:rsidR="00476BBA">
          <w:fldChar w:fldCharType="end"/>
        </w:r>
      </w:ins>
      <w:ins w:id="1594" w:author="Tin Trčak" w:date="2016-01-21T00:47:00Z">
        <w:r>
          <w:t xml:space="preserve"> Odabir kartice</w:t>
        </w:r>
      </w:ins>
      <w:ins w:id="1595" w:author="Tin Trčak" w:date="2016-01-21T00:48:00Z">
        <w:r>
          <w:t xml:space="preserve"> Jela</w:t>
        </w:r>
      </w:ins>
      <w:bookmarkEnd w:id="1589"/>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596" w:author="Tin Trčak" w:date="2016-01-21T00:46:00Z"/>
        </w:rPr>
        <w:pPrChange w:id="1597"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598" w:author="Tin Trčak" w:date="2016-01-21T00:48:00Z">
          <w:pPr>
            <w:ind w:firstLine="432"/>
          </w:pPr>
        </w:pPrChange>
      </w:pPr>
      <w:bookmarkStart w:id="1599" w:name="_Toc441150074"/>
      <w:ins w:id="1600" w:author="Tin Trčak" w:date="2016-01-21T00:46:00Z">
        <w:r>
          <w:t xml:space="preserve">Slika </w:t>
        </w:r>
      </w:ins>
      <w:ins w:id="1601" w:author="Tin Trčak" w:date="2016-01-21T13:41:00Z">
        <w:r w:rsidR="00476BBA">
          <w:fldChar w:fldCharType="begin"/>
        </w:r>
        <w:r w:rsidR="00476BBA">
          <w:instrText xml:space="preserve"> STYLEREF 2 \s </w:instrText>
        </w:r>
      </w:ins>
      <w:r w:rsidR="00476BBA">
        <w:fldChar w:fldCharType="separate"/>
      </w:r>
      <w:r w:rsidR="00476BBA">
        <w:rPr>
          <w:noProof/>
        </w:rPr>
        <w:t>7.6</w:t>
      </w:r>
      <w:ins w:id="16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3" w:author="Tin Trčak" w:date="2016-01-21T13:41:00Z">
        <w:r w:rsidR="00476BBA">
          <w:rPr>
            <w:noProof/>
          </w:rPr>
          <w:t>4</w:t>
        </w:r>
        <w:r w:rsidR="00476BBA">
          <w:fldChar w:fldCharType="end"/>
        </w:r>
      </w:ins>
      <w:ins w:id="1604" w:author="Tin Trčak" w:date="2016-01-21T00:48:00Z">
        <w:r>
          <w:t xml:space="preserve"> Sučelje administrativne stranice</w:t>
        </w:r>
      </w:ins>
      <w:ins w:id="1605" w:author="Tin Trčak" w:date="2016-01-21T00:49:00Z">
        <w:r>
          <w:t xml:space="preserve"> vlasnika</w:t>
        </w:r>
      </w:ins>
      <w:bookmarkEnd w:id="1599"/>
    </w:p>
    <w:p w14:paraId="31909AC5" w14:textId="77777777" w:rsidR="00D947B8" w:rsidRDefault="00D947B8" w:rsidP="00D9128D">
      <w:pPr>
        <w:ind w:firstLine="432"/>
        <w:rPr>
          <w:ins w:id="1606"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607" w:author="Tin Trčak" w:date="2016-01-21T00:46:00Z"/>
        </w:rPr>
        <w:pPrChange w:id="1608"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609" w:author="Tin Trčak" w:date="2016-01-21T00:49:00Z">
          <w:pPr>
            <w:ind w:firstLine="432"/>
          </w:pPr>
        </w:pPrChange>
      </w:pPr>
      <w:bookmarkStart w:id="1610" w:name="_Toc441150075"/>
      <w:ins w:id="1611" w:author="Tin Trčak" w:date="2016-01-21T00:46:00Z">
        <w:r>
          <w:t xml:space="preserve">Slika </w:t>
        </w:r>
      </w:ins>
      <w:ins w:id="1612" w:author="Tin Trčak" w:date="2016-01-21T13:41:00Z">
        <w:r w:rsidR="00476BBA">
          <w:fldChar w:fldCharType="begin"/>
        </w:r>
        <w:r w:rsidR="00476BBA">
          <w:instrText xml:space="preserve"> STYLEREF 2 \s </w:instrText>
        </w:r>
      </w:ins>
      <w:r w:rsidR="00476BBA">
        <w:fldChar w:fldCharType="separate"/>
      </w:r>
      <w:r w:rsidR="00476BBA">
        <w:rPr>
          <w:noProof/>
        </w:rPr>
        <w:t>7.6</w:t>
      </w:r>
      <w:ins w:id="16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14" w:author="Tin Trčak" w:date="2016-01-21T13:41:00Z">
        <w:r w:rsidR="00476BBA">
          <w:rPr>
            <w:noProof/>
          </w:rPr>
          <w:t>5</w:t>
        </w:r>
        <w:r w:rsidR="00476BBA">
          <w:fldChar w:fldCharType="end"/>
        </w:r>
      </w:ins>
      <w:ins w:id="1615" w:author="Tin Trčak" w:date="2016-01-21T00:49:00Z">
        <w:r>
          <w:t xml:space="preserve"> Odabir kartice Statistika</w:t>
        </w:r>
      </w:ins>
      <w:bookmarkEnd w:id="1610"/>
    </w:p>
    <w:p w14:paraId="138E535B" w14:textId="77777777" w:rsidR="00D947B8" w:rsidRDefault="00D947B8" w:rsidP="00D9128D">
      <w:pPr>
        <w:ind w:firstLine="432"/>
        <w:rPr>
          <w:ins w:id="1616"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617" w:author="Tin Trčak" w:date="2016-01-21T00:46:00Z"/>
        </w:rPr>
        <w:pPrChange w:id="1618"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619" w:author="Tin Trčak" w:date="2016-01-21T00:49:00Z">
          <w:pPr>
            <w:ind w:firstLine="432"/>
          </w:pPr>
        </w:pPrChange>
      </w:pPr>
      <w:bookmarkStart w:id="1620" w:name="_Toc441150076"/>
      <w:ins w:id="1621" w:author="Tin Trčak" w:date="2016-01-21T00:46:00Z">
        <w:r>
          <w:t xml:space="preserve">Slika </w:t>
        </w:r>
      </w:ins>
      <w:ins w:id="1622" w:author="Tin Trčak" w:date="2016-01-21T13:41:00Z">
        <w:r w:rsidR="00476BBA">
          <w:fldChar w:fldCharType="begin"/>
        </w:r>
        <w:r w:rsidR="00476BBA">
          <w:instrText xml:space="preserve"> STYLEREF 2 \s </w:instrText>
        </w:r>
      </w:ins>
      <w:r w:rsidR="00476BBA">
        <w:fldChar w:fldCharType="separate"/>
      </w:r>
      <w:r w:rsidR="00476BBA">
        <w:rPr>
          <w:noProof/>
        </w:rPr>
        <w:t>7.6</w:t>
      </w:r>
      <w:ins w:id="16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4" w:author="Tin Trčak" w:date="2016-01-21T13:41:00Z">
        <w:r w:rsidR="00476BBA">
          <w:rPr>
            <w:noProof/>
          </w:rPr>
          <w:t>6</w:t>
        </w:r>
        <w:r w:rsidR="00476BBA">
          <w:fldChar w:fldCharType="end"/>
        </w:r>
      </w:ins>
      <w:ins w:id="1625" w:author="Tin Trčak" w:date="2016-01-21T00:50:00Z">
        <w:r w:rsidR="00AB686A">
          <w:t xml:space="preserve"> Odabir kartice Djelatnici</w:t>
        </w:r>
      </w:ins>
      <w:bookmarkEnd w:id="1620"/>
    </w:p>
    <w:p w14:paraId="1FAD127C" w14:textId="2075849A" w:rsidR="00195161" w:rsidRDefault="00195161" w:rsidP="00D9128D">
      <w:pPr>
        <w:ind w:firstLine="432"/>
        <w:rPr>
          <w:ins w:id="1626"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627" w:author="Tin Trčak" w:date="2016-01-21T00:46:00Z"/>
        </w:rPr>
        <w:pPrChange w:id="1628"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629" w:author="Tin Trčak" w:date="2016-01-21T00:46:00Z">
          <w:pPr>
            <w:ind w:firstLine="432"/>
            <w:jc w:val="center"/>
          </w:pPr>
        </w:pPrChange>
      </w:pPr>
      <w:bookmarkStart w:id="1630" w:name="_Toc441150077"/>
      <w:ins w:id="1631" w:author="Tin Trčak" w:date="2016-01-21T00:46:00Z">
        <w:r>
          <w:t xml:space="preserve">Slika </w:t>
        </w:r>
      </w:ins>
      <w:ins w:id="1632" w:author="Tin Trčak" w:date="2016-01-21T13:41:00Z">
        <w:r w:rsidR="00476BBA">
          <w:fldChar w:fldCharType="begin"/>
        </w:r>
        <w:r w:rsidR="00476BBA">
          <w:instrText xml:space="preserve"> STYLEREF 2 \s </w:instrText>
        </w:r>
      </w:ins>
      <w:r w:rsidR="00476BBA">
        <w:fldChar w:fldCharType="separate"/>
      </w:r>
      <w:r w:rsidR="00476BBA">
        <w:rPr>
          <w:noProof/>
        </w:rPr>
        <w:t>7.6</w:t>
      </w:r>
      <w:ins w:id="163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34" w:author="Tin Trčak" w:date="2016-01-21T13:41:00Z">
        <w:r w:rsidR="00476BBA">
          <w:rPr>
            <w:noProof/>
          </w:rPr>
          <w:t>7</w:t>
        </w:r>
        <w:r w:rsidR="00476BBA">
          <w:fldChar w:fldCharType="end"/>
        </w:r>
      </w:ins>
      <w:ins w:id="1635" w:author="Tin Trčak" w:date="2016-01-21T00:50:00Z">
        <w:r w:rsidR="00AB686A">
          <w:t xml:space="preserve"> Odabir kartice Wild8 info</w:t>
        </w:r>
      </w:ins>
      <w:bookmarkEnd w:id="1630"/>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636" w:name="_Toc441100877"/>
      <w:r w:rsidRPr="00D55856">
        <w:lastRenderedPageBreak/>
        <w:t>Zaključak i budući rad</w:t>
      </w:r>
      <w:bookmarkEnd w:id="1636"/>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637" w:author="Tin Trčak" w:date="2016-01-21T13:51:00Z">
        <w:r w:rsidRPr="0020295F" w:rsidDel="00571EED">
          <w:delText xml:space="preserve">su </w:delText>
        </w:r>
      </w:del>
      <w:r w:rsidRPr="0020295F">
        <w:t>bili</w:t>
      </w:r>
      <w:ins w:id="1638" w:author="Tin Trčak" w:date="2016-01-21T13:51:00Z">
        <w:r w:rsidR="00571EED">
          <w:t xml:space="preserve"> su</w:t>
        </w:r>
      </w:ins>
      <w:r w:rsidRPr="0020295F">
        <w:t xml:space="preserve"> o svemu obaviješteni pravovremeno i svi su sudjelovali u izradi projekta. Komunikacija između članova tima </w:t>
      </w:r>
      <w:del w:id="1639" w:author="Tin Trčak" w:date="2016-01-21T13:52:00Z">
        <w:r w:rsidRPr="0020295F" w:rsidDel="00571EED">
          <w:delText xml:space="preserve">je </w:delText>
        </w:r>
      </w:del>
      <w:ins w:id="1640" w:author="Tin Trčak" w:date="2016-01-21T13:51:00Z">
        <w:r w:rsidR="00571EED">
          <w:t>tekla</w:t>
        </w:r>
      </w:ins>
      <w:ins w:id="1641" w:author="Tin Trčak" w:date="2016-01-21T13:52:00Z">
        <w:r w:rsidR="00571EED">
          <w:t xml:space="preserve"> je</w:t>
        </w:r>
      </w:ins>
      <w:del w:id="1642" w:author="Tin Trčak" w:date="2016-01-21T13:51:00Z">
        <w:r w:rsidRPr="0020295F" w:rsidDel="00571EED">
          <w:delText>bila</w:delText>
        </w:r>
      </w:del>
      <w:r w:rsidRPr="0020295F">
        <w:t xml:space="preserve"> dobr</w:t>
      </w:r>
      <w:del w:id="1643" w:author="Tin Trčak" w:date="2016-01-21T13:51:00Z">
        <w:r w:rsidRPr="0020295F" w:rsidDel="00571EED">
          <w:delText>a</w:delText>
        </w:r>
      </w:del>
      <w:ins w:id="1644"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645" w:name="_Toc431806063"/>
      <w:bookmarkStart w:id="1646" w:name="_Toc441100878"/>
      <w:r w:rsidRPr="00D55856">
        <w:lastRenderedPageBreak/>
        <w:t>Popis literature</w:t>
      </w:r>
      <w:bookmarkEnd w:id="1645"/>
      <w:bookmarkEnd w:id="1646"/>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647" w:author="Tin Trčak" w:date="2016-01-21T01:04:00Z"/>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648" w:author="Tin Trčak" w:date="2016-01-21T01:05:00Z"/>
          <w:szCs w:val="24"/>
        </w:rPr>
        <w:pPrChange w:id="1649" w:author="Tin Trčak" w:date="2016-01-21T01:06:00Z">
          <w:pPr>
            <w:pStyle w:val="Normal4"/>
            <w:numPr>
              <w:numId w:val="61"/>
            </w:numPr>
            <w:tabs>
              <w:tab w:val="left" w:pos="360"/>
            </w:tabs>
            <w:spacing w:line="360" w:lineRule="auto"/>
            <w:ind w:left="360"/>
          </w:pPr>
        </w:pPrChange>
      </w:pPr>
      <w:ins w:id="1650" w:author="Tin Trčak" w:date="2016-01-21T01:05:00Z">
        <w:r w:rsidRPr="00667908">
          <w:rPr>
            <w:szCs w:val="24"/>
          </w:rPr>
          <w:t>jQuery: The Write Less, Do More, JavaScript Library,</w:t>
        </w:r>
        <w:r>
          <w:rPr>
            <w:szCs w:val="24"/>
          </w:rPr>
          <w:t xml:space="preserve"> </w:t>
        </w:r>
        <w:r w:rsidRPr="00667908">
          <w:rPr>
            <w:rStyle w:val="Hyperlink"/>
            <w:rPrChange w:id="1651" w:author="Tin Trčak" w:date="2016-01-21T01:06:00Z">
              <w:rPr>
                <w:szCs w:val="24"/>
              </w:rPr>
            </w:rPrChange>
          </w:rPr>
          <w:fldChar w:fldCharType="begin"/>
        </w:r>
        <w:r w:rsidRPr="00667908">
          <w:rPr>
            <w:rStyle w:val="Hyperlink"/>
            <w:rPrChange w:id="1652" w:author="Tin Trčak" w:date="2016-01-21T01:06:00Z">
              <w:rPr>
                <w:szCs w:val="24"/>
              </w:rPr>
            </w:rPrChange>
          </w:rPr>
          <w:instrText xml:space="preserve"> HYPERLINK "http://api.jquery.com/" </w:instrText>
        </w:r>
        <w:r w:rsidRPr="00667908">
          <w:rPr>
            <w:rStyle w:val="Hyperlink"/>
            <w:rPrChange w:id="1653" w:author="Tin Trčak" w:date="2016-01-21T01:06:00Z">
              <w:rPr>
                <w:szCs w:val="24"/>
              </w:rPr>
            </w:rPrChange>
          </w:rPr>
          <w:fldChar w:fldCharType="separate"/>
        </w:r>
        <w:r w:rsidRPr="00667908">
          <w:rPr>
            <w:rStyle w:val="Hyperlink"/>
            <w:rPrChange w:id="1654" w:author="Tin Trčak" w:date="2016-01-21T01:06:00Z">
              <w:rPr>
                <w:szCs w:val="24"/>
              </w:rPr>
            </w:rPrChange>
          </w:rPr>
          <w:t>http://api.jquery.com/</w:t>
        </w:r>
        <w:r w:rsidRPr="00667908">
          <w:rPr>
            <w:rStyle w:val="Hyperlink"/>
            <w:rPrChange w:id="1655"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656" w:author="Tin Trčak" w:date="2016-01-21T01:06:00Z">
          <w:pPr>
            <w:pStyle w:val="Normal4"/>
            <w:numPr>
              <w:numId w:val="61"/>
            </w:numPr>
            <w:tabs>
              <w:tab w:val="left" w:pos="360"/>
            </w:tabs>
            <w:spacing w:line="360" w:lineRule="auto"/>
            <w:ind w:left="360"/>
          </w:pPr>
        </w:pPrChange>
      </w:pPr>
      <w:ins w:id="1657" w:author="Tin Trčak" w:date="2016-01-21T01:05:00Z">
        <w:r w:rsidRPr="00667908">
          <w:rPr>
            <w:szCs w:val="24"/>
          </w:rPr>
          <w:t>Bootstrap, a sleek, intuitive, and powerful mobile first front-end framework for fa</w:t>
        </w:r>
        <w:r>
          <w:rPr>
            <w:szCs w:val="24"/>
          </w:rPr>
          <w:t xml:space="preserve">ster and easier web development, </w:t>
        </w:r>
      </w:ins>
      <w:ins w:id="1658" w:author="Tin Trčak" w:date="2016-01-21T01:06:00Z">
        <w:r w:rsidRPr="00667908">
          <w:rPr>
            <w:rStyle w:val="Hyperlink"/>
            <w:rPrChange w:id="1659" w:author="Tin Trčak" w:date="2016-01-21T01:06:00Z">
              <w:rPr>
                <w:szCs w:val="24"/>
              </w:rPr>
            </w:rPrChange>
          </w:rPr>
          <w:fldChar w:fldCharType="begin"/>
        </w:r>
        <w:r w:rsidRPr="00667908">
          <w:rPr>
            <w:rStyle w:val="Hyperlink"/>
            <w:rPrChange w:id="1660" w:author="Tin Trčak" w:date="2016-01-21T01:06:00Z">
              <w:rPr>
                <w:szCs w:val="24"/>
              </w:rPr>
            </w:rPrChange>
          </w:rPr>
          <w:instrText xml:space="preserve"> HYPERLINK "http://getbootstrap.com/components/" </w:instrText>
        </w:r>
        <w:r w:rsidRPr="00667908">
          <w:rPr>
            <w:rStyle w:val="Hyperlink"/>
            <w:rPrChange w:id="1661" w:author="Tin Trčak" w:date="2016-01-21T01:06:00Z">
              <w:rPr>
                <w:szCs w:val="24"/>
              </w:rPr>
            </w:rPrChange>
          </w:rPr>
          <w:fldChar w:fldCharType="separate"/>
        </w:r>
        <w:r w:rsidRPr="00667908">
          <w:rPr>
            <w:rStyle w:val="Hyperlink"/>
            <w:szCs w:val="24"/>
          </w:rPr>
          <w:t>http://getbootstrap.com/components/</w:t>
        </w:r>
        <w:r w:rsidRPr="00667908">
          <w:rPr>
            <w:rStyle w:val="Hyperlink"/>
            <w:rPrChange w:id="1662"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663"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664" w:name="_Toc431806064"/>
      <w:bookmarkStart w:id="1665" w:name="_Toc441100879"/>
      <w:r w:rsidRPr="00D55856">
        <w:lastRenderedPageBreak/>
        <w:t>Dodatak A: Indeks (slika, dijagrama, tablica, ispisa kôda)</w:t>
      </w:r>
      <w:bookmarkEnd w:id="1664"/>
      <w:bookmarkEnd w:id="1665"/>
    </w:p>
    <w:p w14:paraId="073C160B" w14:textId="77777777" w:rsidR="00EB21A0" w:rsidRDefault="00323742">
      <w:pPr>
        <w:pStyle w:val="TableofFigures"/>
        <w:tabs>
          <w:tab w:val="right" w:leader="dot" w:pos="9062"/>
        </w:tabs>
        <w:rPr>
          <w:ins w:id="1666" w:author="Tin Trčak" w:date="2016-01-21T14:31: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667" w:author="Tin Trčak" w:date="2016-01-21T14:31:00Z">
        <w:r w:rsidR="00EB21A0" w:rsidRPr="009437D6">
          <w:rPr>
            <w:rStyle w:val="Hyperlink"/>
            <w:noProof/>
          </w:rPr>
          <w:fldChar w:fldCharType="begin"/>
        </w:r>
        <w:r w:rsidR="00EB21A0" w:rsidRPr="009437D6">
          <w:rPr>
            <w:rStyle w:val="Hyperlink"/>
            <w:noProof/>
          </w:rPr>
          <w:instrText xml:space="preserve"> </w:instrText>
        </w:r>
        <w:r w:rsidR="00EB21A0">
          <w:rPr>
            <w:noProof/>
          </w:rPr>
          <w:instrText>HYPERLINK \l "_Toc441150007"</w:instrText>
        </w:r>
        <w:r w:rsidR="00EB21A0" w:rsidRPr="009437D6">
          <w:rPr>
            <w:rStyle w:val="Hyperlink"/>
            <w:noProof/>
          </w:rPr>
          <w:instrText xml:space="preserve"> </w:instrText>
        </w:r>
        <w:r w:rsidR="00EB21A0" w:rsidRPr="009437D6">
          <w:rPr>
            <w:rStyle w:val="Hyperlink"/>
            <w:noProof/>
          </w:rPr>
          <w:fldChar w:fldCharType="separate"/>
        </w:r>
        <w:r w:rsidR="00EB21A0" w:rsidRPr="009437D6">
          <w:rPr>
            <w:rStyle w:val="Hyperlink"/>
            <w:noProof/>
          </w:rPr>
          <w:t>Slika 4.2.1 Dijagram obrazaca uporabe sustava</w:t>
        </w:r>
        <w:r w:rsidR="00EB21A0">
          <w:rPr>
            <w:noProof/>
            <w:webHidden/>
          </w:rPr>
          <w:tab/>
        </w:r>
        <w:r w:rsidR="00EB21A0">
          <w:rPr>
            <w:noProof/>
            <w:webHidden/>
          </w:rPr>
          <w:fldChar w:fldCharType="begin"/>
        </w:r>
        <w:r w:rsidR="00EB21A0">
          <w:rPr>
            <w:noProof/>
            <w:webHidden/>
          </w:rPr>
          <w:instrText xml:space="preserve"> PAGEREF _Toc441150007 \h </w:instrText>
        </w:r>
      </w:ins>
      <w:r w:rsidR="00EB21A0">
        <w:rPr>
          <w:noProof/>
          <w:webHidden/>
        </w:rPr>
      </w:r>
      <w:r w:rsidR="00EB21A0">
        <w:rPr>
          <w:noProof/>
          <w:webHidden/>
        </w:rPr>
        <w:fldChar w:fldCharType="separate"/>
      </w:r>
      <w:ins w:id="1668" w:author="Tin Trčak" w:date="2016-01-21T14:31:00Z">
        <w:r w:rsidR="00EB21A0">
          <w:rPr>
            <w:noProof/>
            <w:webHidden/>
          </w:rPr>
          <w:t>27</w:t>
        </w:r>
        <w:r w:rsidR="00EB21A0">
          <w:rPr>
            <w:noProof/>
            <w:webHidden/>
          </w:rPr>
          <w:fldChar w:fldCharType="end"/>
        </w:r>
        <w:r w:rsidR="00EB21A0" w:rsidRPr="009437D6">
          <w:rPr>
            <w:rStyle w:val="Hyperlink"/>
            <w:noProof/>
          </w:rPr>
          <w:fldChar w:fldCharType="end"/>
        </w:r>
      </w:ins>
    </w:p>
    <w:p w14:paraId="27265E38" w14:textId="77777777" w:rsidR="00EB21A0" w:rsidRDefault="00EB21A0">
      <w:pPr>
        <w:pStyle w:val="TableofFigures"/>
        <w:tabs>
          <w:tab w:val="right" w:leader="dot" w:pos="9062"/>
        </w:tabs>
        <w:rPr>
          <w:ins w:id="1669" w:author="Tin Trčak" w:date="2016-01-21T14:31:00Z"/>
          <w:rFonts w:asciiTheme="minorHAnsi" w:eastAsiaTheme="minorEastAsia" w:hAnsiTheme="minorHAnsi" w:cstheme="minorBidi"/>
          <w:noProof/>
          <w:color w:val="auto"/>
          <w:sz w:val="22"/>
          <w:szCs w:val="22"/>
        </w:rPr>
      </w:pPr>
      <w:ins w:id="167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_Toc441150008 \h </w:instrText>
        </w:r>
      </w:ins>
      <w:r>
        <w:rPr>
          <w:noProof/>
          <w:webHidden/>
        </w:rPr>
      </w:r>
      <w:r>
        <w:rPr>
          <w:noProof/>
          <w:webHidden/>
        </w:rPr>
        <w:fldChar w:fldCharType="separate"/>
      </w:r>
      <w:ins w:id="1671" w:author="Tin Trčak" w:date="2016-01-21T14:31:00Z">
        <w:r>
          <w:rPr>
            <w:noProof/>
            <w:webHidden/>
          </w:rPr>
          <w:t>27</w:t>
        </w:r>
        <w:r>
          <w:rPr>
            <w:noProof/>
            <w:webHidden/>
          </w:rPr>
          <w:fldChar w:fldCharType="end"/>
        </w:r>
        <w:r w:rsidRPr="009437D6">
          <w:rPr>
            <w:rStyle w:val="Hyperlink"/>
            <w:noProof/>
          </w:rPr>
          <w:fldChar w:fldCharType="end"/>
        </w:r>
      </w:ins>
    </w:p>
    <w:p w14:paraId="05F942FE" w14:textId="77777777" w:rsidR="00EB21A0" w:rsidRDefault="00EB21A0">
      <w:pPr>
        <w:pStyle w:val="TableofFigures"/>
        <w:tabs>
          <w:tab w:val="right" w:leader="dot" w:pos="9062"/>
        </w:tabs>
        <w:rPr>
          <w:ins w:id="1672" w:author="Tin Trčak" w:date="2016-01-21T14:31:00Z"/>
          <w:rFonts w:asciiTheme="minorHAnsi" w:eastAsiaTheme="minorEastAsia" w:hAnsiTheme="minorHAnsi" w:cstheme="minorBidi"/>
          <w:noProof/>
          <w:color w:val="auto"/>
          <w:sz w:val="22"/>
          <w:szCs w:val="22"/>
        </w:rPr>
      </w:pPr>
      <w:ins w:id="167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_Toc441150009 \h </w:instrText>
        </w:r>
      </w:ins>
      <w:r>
        <w:rPr>
          <w:noProof/>
          <w:webHidden/>
        </w:rPr>
      </w:r>
      <w:r>
        <w:rPr>
          <w:noProof/>
          <w:webHidden/>
        </w:rPr>
        <w:fldChar w:fldCharType="separate"/>
      </w:r>
      <w:ins w:id="1674" w:author="Tin Trčak" w:date="2016-01-21T14:31:00Z">
        <w:r>
          <w:rPr>
            <w:noProof/>
            <w:webHidden/>
          </w:rPr>
          <w:t>28</w:t>
        </w:r>
        <w:r>
          <w:rPr>
            <w:noProof/>
            <w:webHidden/>
          </w:rPr>
          <w:fldChar w:fldCharType="end"/>
        </w:r>
        <w:r w:rsidRPr="009437D6">
          <w:rPr>
            <w:rStyle w:val="Hyperlink"/>
            <w:noProof/>
          </w:rPr>
          <w:fldChar w:fldCharType="end"/>
        </w:r>
      </w:ins>
    </w:p>
    <w:p w14:paraId="468BCA0A" w14:textId="77777777" w:rsidR="00EB21A0" w:rsidRDefault="00EB21A0">
      <w:pPr>
        <w:pStyle w:val="TableofFigures"/>
        <w:tabs>
          <w:tab w:val="right" w:leader="dot" w:pos="9062"/>
        </w:tabs>
        <w:rPr>
          <w:ins w:id="1675" w:author="Tin Trčak" w:date="2016-01-21T14:31:00Z"/>
          <w:rFonts w:asciiTheme="minorHAnsi" w:eastAsiaTheme="minorEastAsia" w:hAnsiTheme="minorHAnsi" w:cstheme="minorBidi"/>
          <w:noProof/>
          <w:color w:val="auto"/>
          <w:sz w:val="22"/>
          <w:szCs w:val="22"/>
        </w:rPr>
      </w:pPr>
      <w:ins w:id="167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_Toc441150010 \h </w:instrText>
        </w:r>
      </w:ins>
      <w:r>
        <w:rPr>
          <w:noProof/>
          <w:webHidden/>
        </w:rPr>
      </w:r>
      <w:r>
        <w:rPr>
          <w:noProof/>
          <w:webHidden/>
        </w:rPr>
        <w:fldChar w:fldCharType="separate"/>
      </w:r>
      <w:ins w:id="1677" w:author="Tin Trčak" w:date="2016-01-21T14:31:00Z">
        <w:r>
          <w:rPr>
            <w:noProof/>
            <w:webHidden/>
          </w:rPr>
          <w:t>28</w:t>
        </w:r>
        <w:r>
          <w:rPr>
            <w:noProof/>
            <w:webHidden/>
          </w:rPr>
          <w:fldChar w:fldCharType="end"/>
        </w:r>
        <w:r w:rsidRPr="009437D6">
          <w:rPr>
            <w:rStyle w:val="Hyperlink"/>
            <w:noProof/>
          </w:rPr>
          <w:fldChar w:fldCharType="end"/>
        </w:r>
      </w:ins>
    </w:p>
    <w:p w14:paraId="7BD2AB36" w14:textId="77777777" w:rsidR="00EB21A0" w:rsidRDefault="00EB21A0">
      <w:pPr>
        <w:pStyle w:val="TableofFigures"/>
        <w:tabs>
          <w:tab w:val="right" w:leader="dot" w:pos="9062"/>
        </w:tabs>
        <w:rPr>
          <w:ins w:id="1678" w:author="Tin Trčak" w:date="2016-01-21T14:31:00Z"/>
          <w:rFonts w:asciiTheme="minorHAnsi" w:eastAsiaTheme="minorEastAsia" w:hAnsiTheme="minorHAnsi" w:cstheme="minorBidi"/>
          <w:noProof/>
          <w:color w:val="auto"/>
          <w:sz w:val="22"/>
          <w:szCs w:val="22"/>
        </w:rPr>
      </w:pPr>
      <w:ins w:id="167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_Toc441150011 \h </w:instrText>
        </w:r>
      </w:ins>
      <w:r>
        <w:rPr>
          <w:noProof/>
          <w:webHidden/>
        </w:rPr>
      </w:r>
      <w:r>
        <w:rPr>
          <w:noProof/>
          <w:webHidden/>
        </w:rPr>
        <w:fldChar w:fldCharType="separate"/>
      </w:r>
      <w:ins w:id="1680" w:author="Tin Trčak" w:date="2016-01-21T14:31:00Z">
        <w:r>
          <w:rPr>
            <w:noProof/>
            <w:webHidden/>
          </w:rPr>
          <w:t>29</w:t>
        </w:r>
        <w:r>
          <w:rPr>
            <w:noProof/>
            <w:webHidden/>
          </w:rPr>
          <w:fldChar w:fldCharType="end"/>
        </w:r>
        <w:r w:rsidRPr="009437D6">
          <w:rPr>
            <w:rStyle w:val="Hyperlink"/>
            <w:noProof/>
          </w:rPr>
          <w:fldChar w:fldCharType="end"/>
        </w:r>
      </w:ins>
    </w:p>
    <w:p w14:paraId="5BFF1EB1" w14:textId="77777777" w:rsidR="00EB21A0" w:rsidRDefault="00EB21A0">
      <w:pPr>
        <w:pStyle w:val="TableofFigures"/>
        <w:tabs>
          <w:tab w:val="right" w:leader="dot" w:pos="9062"/>
        </w:tabs>
        <w:rPr>
          <w:ins w:id="1681" w:author="Tin Trčak" w:date="2016-01-21T14:31:00Z"/>
          <w:rFonts w:asciiTheme="minorHAnsi" w:eastAsiaTheme="minorEastAsia" w:hAnsiTheme="minorHAnsi" w:cstheme="minorBidi"/>
          <w:noProof/>
          <w:color w:val="auto"/>
          <w:sz w:val="22"/>
          <w:szCs w:val="22"/>
        </w:rPr>
      </w:pPr>
      <w:ins w:id="168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_Toc441150012 \h </w:instrText>
        </w:r>
      </w:ins>
      <w:r>
        <w:rPr>
          <w:noProof/>
          <w:webHidden/>
        </w:rPr>
      </w:r>
      <w:r>
        <w:rPr>
          <w:noProof/>
          <w:webHidden/>
        </w:rPr>
        <w:fldChar w:fldCharType="separate"/>
      </w:r>
      <w:ins w:id="1683" w:author="Tin Trčak" w:date="2016-01-21T14:31:00Z">
        <w:r>
          <w:rPr>
            <w:noProof/>
            <w:webHidden/>
          </w:rPr>
          <w:t>29</w:t>
        </w:r>
        <w:r>
          <w:rPr>
            <w:noProof/>
            <w:webHidden/>
          </w:rPr>
          <w:fldChar w:fldCharType="end"/>
        </w:r>
        <w:r w:rsidRPr="009437D6">
          <w:rPr>
            <w:rStyle w:val="Hyperlink"/>
            <w:noProof/>
          </w:rPr>
          <w:fldChar w:fldCharType="end"/>
        </w:r>
      </w:ins>
    </w:p>
    <w:p w14:paraId="654951AD" w14:textId="77777777" w:rsidR="00EB21A0" w:rsidRDefault="00EB21A0">
      <w:pPr>
        <w:pStyle w:val="TableofFigures"/>
        <w:tabs>
          <w:tab w:val="right" w:leader="dot" w:pos="9062"/>
        </w:tabs>
        <w:rPr>
          <w:ins w:id="1684" w:author="Tin Trčak" w:date="2016-01-21T14:31:00Z"/>
          <w:rFonts w:asciiTheme="minorHAnsi" w:eastAsiaTheme="minorEastAsia" w:hAnsiTheme="minorHAnsi" w:cstheme="minorBidi"/>
          <w:noProof/>
          <w:color w:val="auto"/>
          <w:sz w:val="22"/>
          <w:szCs w:val="22"/>
        </w:rPr>
      </w:pPr>
      <w:ins w:id="168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_Toc441150013 \h </w:instrText>
        </w:r>
      </w:ins>
      <w:r>
        <w:rPr>
          <w:noProof/>
          <w:webHidden/>
        </w:rPr>
      </w:r>
      <w:r>
        <w:rPr>
          <w:noProof/>
          <w:webHidden/>
        </w:rPr>
        <w:fldChar w:fldCharType="separate"/>
      </w:r>
      <w:ins w:id="1686" w:author="Tin Trčak" w:date="2016-01-21T14:31:00Z">
        <w:r>
          <w:rPr>
            <w:noProof/>
            <w:webHidden/>
          </w:rPr>
          <w:t>30</w:t>
        </w:r>
        <w:r>
          <w:rPr>
            <w:noProof/>
            <w:webHidden/>
          </w:rPr>
          <w:fldChar w:fldCharType="end"/>
        </w:r>
        <w:r w:rsidRPr="009437D6">
          <w:rPr>
            <w:rStyle w:val="Hyperlink"/>
            <w:noProof/>
          </w:rPr>
          <w:fldChar w:fldCharType="end"/>
        </w:r>
      </w:ins>
    </w:p>
    <w:p w14:paraId="48CF50D5" w14:textId="77777777" w:rsidR="00EB21A0" w:rsidRDefault="00EB21A0">
      <w:pPr>
        <w:pStyle w:val="TableofFigures"/>
        <w:tabs>
          <w:tab w:val="right" w:leader="dot" w:pos="9062"/>
        </w:tabs>
        <w:rPr>
          <w:ins w:id="1687" w:author="Tin Trčak" w:date="2016-01-21T14:31:00Z"/>
          <w:rFonts w:asciiTheme="minorHAnsi" w:eastAsiaTheme="minorEastAsia" w:hAnsiTheme="minorHAnsi" w:cstheme="minorBidi"/>
          <w:noProof/>
          <w:color w:val="auto"/>
          <w:sz w:val="22"/>
          <w:szCs w:val="22"/>
        </w:rPr>
      </w:pPr>
      <w:ins w:id="168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_Toc441150014 \h </w:instrText>
        </w:r>
      </w:ins>
      <w:r>
        <w:rPr>
          <w:noProof/>
          <w:webHidden/>
        </w:rPr>
      </w:r>
      <w:r>
        <w:rPr>
          <w:noProof/>
          <w:webHidden/>
        </w:rPr>
        <w:fldChar w:fldCharType="separate"/>
      </w:r>
      <w:ins w:id="1689" w:author="Tin Trčak" w:date="2016-01-21T14:31:00Z">
        <w:r>
          <w:rPr>
            <w:noProof/>
            <w:webHidden/>
          </w:rPr>
          <w:t>31</w:t>
        </w:r>
        <w:r>
          <w:rPr>
            <w:noProof/>
            <w:webHidden/>
          </w:rPr>
          <w:fldChar w:fldCharType="end"/>
        </w:r>
        <w:r w:rsidRPr="009437D6">
          <w:rPr>
            <w:rStyle w:val="Hyperlink"/>
            <w:noProof/>
          </w:rPr>
          <w:fldChar w:fldCharType="end"/>
        </w:r>
      </w:ins>
    </w:p>
    <w:p w14:paraId="545CE64D" w14:textId="77777777" w:rsidR="00EB21A0" w:rsidRDefault="00EB21A0">
      <w:pPr>
        <w:pStyle w:val="TableofFigures"/>
        <w:tabs>
          <w:tab w:val="right" w:leader="dot" w:pos="9062"/>
        </w:tabs>
        <w:rPr>
          <w:ins w:id="1690" w:author="Tin Trčak" w:date="2016-01-21T14:31:00Z"/>
          <w:rFonts w:asciiTheme="minorHAnsi" w:eastAsiaTheme="minorEastAsia" w:hAnsiTheme="minorHAnsi" w:cstheme="minorBidi"/>
          <w:noProof/>
          <w:color w:val="auto"/>
          <w:sz w:val="22"/>
          <w:szCs w:val="22"/>
        </w:rPr>
      </w:pPr>
      <w:ins w:id="169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_Toc441150015 \h </w:instrText>
        </w:r>
      </w:ins>
      <w:r>
        <w:rPr>
          <w:noProof/>
          <w:webHidden/>
        </w:rPr>
      </w:r>
      <w:r>
        <w:rPr>
          <w:noProof/>
          <w:webHidden/>
        </w:rPr>
        <w:fldChar w:fldCharType="separate"/>
      </w:r>
      <w:ins w:id="1692" w:author="Tin Trčak" w:date="2016-01-21T14:31:00Z">
        <w:r>
          <w:rPr>
            <w:noProof/>
            <w:webHidden/>
          </w:rPr>
          <w:t>32</w:t>
        </w:r>
        <w:r>
          <w:rPr>
            <w:noProof/>
            <w:webHidden/>
          </w:rPr>
          <w:fldChar w:fldCharType="end"/>
        </w:r>
        <w:r w:rsidRPr="009437D6">
          <w:rPr>
            <w:rStyle w:val="Hyperlink"/>
            <w:noProof/>
          </w:rPr>
          <w:fldChar w:fldCharType="end"/>
        </w:r>
      </w:ins>
    </w:p>
    <w:p w14:paraId="0AFBF988" w14:textId="77777777" w:rsidR="00EB21A0" w:rsidRDefault="00EB21A0">
      <w:pPr>
        <w:pStyle w:val="TableofFigures"/>
        <w:tabs>
          <w:tab w:val="right" w:leader="dot" w:pos="9062"/>
        </w:tabs>
        <w:rPr>
          <w:ins w:id="1693" w:author="Tin Trčak" w:date="2016-01-21T14:31:00Z"/>
          <w:rFonts w:asciiTheme="minorHAnsi" w:eastAsiaTheme="minorEastAsia" w:hAnsiTheme="minorHAnsi" w:cstheme="minorBidi"/>
          <w:noProof/>
          <w:color w:val="auto"/>
          <w:sz w:val="22"/>
          <w:szCs w:val="22"/>
        </w:rPr>
      </w:pPr>
      <w:ins w:id="169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_Toc441150016 \h </w:instrText>
        </w:r>
      </w:ins>
      <w:r>
        <w:rPr>
          <w:noProof/>
          <w:webHidden/>
        </w:rPr>
      </w:r>
      <w:r>
        <w:rPr>
          <w:noProof/>
          <w:webHidden/>
        </w:rPr>
        <w:fldChar w:fldCharType="separate"/>
      </w:r>
      <w:ins w:id="1695" w:author="Tin Trčak" w:date="2016-01-21T14:31:00Z">
        <w:r>
          <w:rPr>
            <w:noProof/>
            <w:webHidden/>
          </w:rPr>
          <w:t>32</w:t>
        </w:r>
        <w:r>
          <w:rPr>
            <w:noProof/>
            <w:webHidden/>
          </w:rPr>
          <w:fldChar w:fldCharType="end"/>
        </w:r>
        <w:r w:rsidRPr="009437D6">
          <w:rPr>
            <w:rStyle w:val="Hyperlink"/>
            <w:noProof/>
          </w:rPr>
          <w:fldChar w:fldCharType="end"/>
        </w:r>
      </w:ins>
    </w:p>
    <w:p w14:paraId="7FA09CE9" w14:textId="77777777" w:rsidR="00EB21A0" w:rsidRDefault="00EB21A0">
      <w:pPr>
        <w:pStyle w:val="TableofFigures"/>
        <w:tabs>
          <w:tab w:val="right" w:leader="dot" w:pos="9062"/>
        </w:tabs>
        <w:rPr>
          <w:ins w:id="1696" w:author="Tin Trčak" w:date="2016-01-21T14:31:00Z"/>
          <w:rFonts w:asciiTheme="minorHAnsi" w:eastAsiaTheme="minorEastAsia" w:hAnsiTheme="minorHAnsi" w:cstheme="minorBidi"/>
          <w:noProof/>
          <w:color w:val="auto"/>
          <w:sz w:val="22"/>
          <w:szCs w:val="22"/>
        </w:rPr>
      </w:pPr>
      <w:ins w:id="169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_Toc441150017 \h </w:instrText>
        </w:r>
      </w:ins>
      <w:r>
        <w:rPr>
          <w:noProof/>
          <w:webHidden/>
        </w:rPr>
      </w:r>
      <w:r>
        <w:rPr>
          <w:noProof/>
          <w:webHidden/>
        </w:rPr>
        <w:fldChar w:fldCharType="separate"/>
      </w:r>
      <w:ins w:id="1698" w:author="Tin Trčak" w:date="2016-01-21T14:31:00Z">
        <w:r>
          <w:rPr>
            <w:noProof/>
            <w:webHidden/>
          </w:rPr>
          <w:t>33</w:t>
        </w:r>
        <w:r>
          <w:rPr>
            <w:noProof/>
            <w:webHidden/>
          </w:rPr>
          <w:fldChar w:fldCharType="end"/>
        </w:r>
        <w:r w:rsidRPr="009437D6">
          <w:rPr>
            <w:rStyle w:val="Hyperlink"/>
            <w:noProof/>
          </w:rPr>
          <w:fldChar w:fldCharType="end"/>
        </w:r>
      </w:ins>
    </w:p>
    <w:p w14:paraId="4FB093ED" w14:textId="77777777" w:rsidR="00EB21A0" w:rsidRDefault="00EB21A0">
      <w:pPr>
        <w:pStyle w:val="TableofFigures"/>
        <w:tabs>
          <w:tab w:val="right" w:leader="dot" w:pos="9062"/>
        </w:tabs>
        <w:rPr>
          <w:ins w:id="1699" w:author="Tin Trčak" w:date="2016-01-21T14:31:00Z"/>
          <w:rFonts w:asciiTheme="minorHAnsi" w:eastAsiaTheme="minorEastAsia" w:hAnsiTheme="minorHAnsi" w:cstheme="minorBidi"/>
          <w:noProof/>
          <w:color w:val="auto"/>
          <w:sz w:val="22"/>
          <w:szCs w:val="22"/>
        </w:rPr>
      </w:pPr>
      <w:ins w:id="170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_Toc441150018 \h </w:instrText>
        </w:r>
      </w:ins>
      <w:r>
        <w:rPr>
          <w:noProof/>
          <w:webHidden/>
        </w:rPr>
      </w:r>
      <w:r>
        <w:rPr>
          <w:noProof/>
          <w:webHidden/>
        </w:rPr>
        <w:fldChar w:fldCharType="separate"/>
      </w:r>
      <w:ins w:id="1701" w:author="Tin Trčak" w:date="2016-01-21T14:31:00Z">
        <w:r>
          <w:rPr>
            <w:noProof/>
            <w:webHidden/>
          </w:rPr>
          <w:t>33</w:t>
        </w:r>
        <w:r>
          <w:rPr>
            <w:noProof/>
            <w:webHidden/>
          </w:rPr>
          <w:fldChar w:fldCharType="end"/>
        </w:r>
        <w:r w:rsidRPr="009437D6">
          <w:rPr>
            <w:rStyle w:val="Hyperlink"/>
            <w:noProof/>
          </w:rPr>
          <w:fldChar w:fldCharType="end"/>
        </w:r>
      </w:ins>
    </w:p>
    <w:p w14:paraId="4427B98C" w14:textId="77777777" w:rsidR="00EB21A0" w:rsidRDefault="00EB21A0">
      <w:pPr>
        <w:pStyle w:val="TableofFigures"/>
        <w:tabs>
          <w:tab w:val="right" w:leader="dot" w:pos="9062"/>
        </w:tabs>
        <w:rPr>
          <w:ins w:id="1702" w:author="Tin Trčak" w:date="2016-01-21T14:31:00Z"/>
          <w:rFonts w:asciiTheme="minorHAnsi" w:eastAsiaTheme="minorEastAsia" w:hAnsiTheme="minorHAnsi" w:cstheme="minorBidi"/>
          <w:noProof/>
          <w:color w:val="auto"/>
          <w:sz w:val="22"/>
          <w:szCs w:val="22"/>
        </w:rPr>
      </w:pPr>
      <w:ins w:id="170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_Toc441150019 \h </w:instrText>
        </w:r>
      </w:ins>
      <w:r>
        <w:rPr>
          <w:noProof/>
          <w:webHidden/>
        </w:rPr>
      </w:r>
      <w:r>
        <w:rPr>
          <w:noProof/>
          <w:webHidden/>
        </w:rPr>
        <w:fldChar w:fldCharType="separate"/>
      </w:r>
      <w:ins w:id="1704" w:author="Tin Trčak" w:date="2016-01-21T14:31:00Z">
        <w:r>
          <w:rPr>
            <w:noProof/>
            <w:webHidden/>
          </w:rPr>
          <w:t>34</w:t>
        </w:r>
        <w:r>
          <w:rPr>
            <w:noProof/>
            <w:webHidden/>
          </w:rPr>
          <w:fldChar w:fldCharType="end"/>
        </w:r>
        <w:r w:rsidRPr="009437D6">
          <w:rPr>
            <w:rStyle w:val="Hyperlink"/>
            <w:noProof/>
          </w:rPr>
          <w:fldChar w:fldCharType="end"/>
        </w:r>
      </w:ins>
    </w:p>
    <w:p w14:paraId="43061084" w14:textId="77777777" w:rsidR="00EB21A0" w:rsidRDefault="00EB21A0">
      <w:pPr>
        <w:pStyle w:val="TableofFigures"/>
        <w:tabs>
          <w:tab w:val="right" w:leader="dot" w:pos="9062"/>
        </w:tabs>
        <w:rPr>
          <w:ins w:id="1705" w:author="Tin Trčak" w:date="2016-01-21T14:31:00Z"/>
          <w:rFonts w:asciiTheme="minorHAnsi" w:eastAsiaTheme="minorEastAsia" w:hAnsiTheme="minorHAnsi" w:cstheme="minorBidi"/>
          <w:noProof/>
          <w:color w:val="auto"/>
          <w:sz w:val="22"/>
          <w:szCs w:val="22"/>
        </w:rPr>
      </w:pPr>
      <w:ins w:id="170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_Toc441150020 \h </w:instrText>
        </w:r>
      </w:ins>
      <w:r>
        <w:rPr>
          <w:noProof/>
          <w:webHidden/>
        </w:rPr>
      </w:r>
      <w:r>
        <w:rPr>
          <w:noProof/>
          <w:webHidden/>
        </w:rPr>
        <w:fldChar w:fldCharType="separate"/>
      </w:r>
      <w:ins w:id="1707" w:author="Tin Trčak" w:date="2016-01-21T14:31:00Z">
        <w:r>
          <w:rPr>
            <w:noProof/>
            <w:webHidden/>
          </w:rPr>
          <w:t>34</w:t>
        </w:r>
        <w:r>
          <w:rPr>
            <w:noProof/>
            <w:webHidden/>
          </w:rPr>
          <w:fldChar w:fldCharType="end"/>
        </w:r>
        <w:r w:rsidRPr="009437D6">
          <w:rPr>
            <w:rStyle w:val="Hyperlink"/>
            <w:noProof/>
          </w:rPr>
          <w:fldChar w:fldCharType="end"/>
        </w:r>
      </w:ins>
    </w:p>
    <w:p w14:paraId="5AB47DEE" w14:textId="77777777" w:rsidR="00EB21A0" w:rsidRDefault="00EB21A0">
      <w:pPr>
        <w:pStyle w:val="TableofFigures"/>
        <w:tabs>
          <w:tab w:val="right" w:leader="dot" w:pos="9062"/>
        </w:tabs>
        <w:rPr>
          <w:ins w:id="1708" w:author="Tin Trčak" w:date="2016-01-21T14:31:00Z"/>
          <w:rFonts w:asciiTheme="minorHAnsi" w:eastAsiaTheme="minorEastAsia" w:hAnsiTheme="minorHAnsi" w:cstheme="minorBidi"/>
          <w:noProof/>
          <w:color w:val="auto"/>
          <w:sz w:val="22"/>
          <w:szCs w:val="22"/>
        </w:rPr>
      </w:pPr>
      <w:ins w:id="170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_Toc441150021 \h </w:instrText>
        </w:r>
      </w:ins>
      <w:r>
        <w:rPr>
          <w:noProof/>
          <w:webHidden/>
        </w:rPr>
      </w:r>
      <w:r>
        <w:rPr>
          <w:noProof/>
          <w:webHidden/>
        </w:rPr>
        <w:fldChar w:fldCharType="separate"/>
      </w:r>
      <w:ins w:id="1710" w:author="Tin Trčak" w:date="2016-01-21T14:31:00Z">
        <w:r>
          <w:rPr>
            <w:noProof/>
            <w:webHidden/>
          </w:rPr>
          <w:t>35</w:t>
        </w:r>
        <w:r>
          <w:rPr>
            <w:noProof/>
            <w:webHidden/>
          </w:rPr>
          <w:fldChar w:fldCharType="end"/>
        </w:r>
        <w:r w:rsidRPr="009437D6">
          <w:rPr>
            <w:rStyle w:val="Hyperlink"/>
            <w:noProof/>
          </w:rPr>
          <w:fldChar w:fldCharType="end"/>
        </w:r>
      </w:ins>
    </w:p>
    <w:p w14:paraId="594FF577" w14:textId="77777777" w:rsidR="00EB21A0" w:rsidRDefault="00EB21A0">
      <w:pPr>
        <w:pStyle w:val="TableofFigures"/>
        <w:tabs>
          <w:tab w:val="right" w:leader="dot" w:pos="9062"/>
        </w:tabs>
        <w:rPr>
          <w:ins w:id="1711" w:author="Tin Trčak" w:date="2016-01-21T14:31:00Z"/>
          <w:rFonts w:asciiTheme="minorHAnsi" w:eastAsiaTheme="minorEastAsia" w:hAnsiTheme="minorHAnsi" w:cstheme="minorBidi"/>
          <w:noProof/>
          <w:color w:val="auto"/>
          <w:sz w:val="22"/>
          <w:szCs w:val="22"/>
        </w:rPr>
      </w:pPr>
      <w:ins w:id="171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_Toc441150022 \h </w:instrText>
        </w:r>
      </w:ins>
      <w:r>
        <w:rPr>
          <w:noProof/>
          <w:webHidden/>
        </w:rPr>
      </w:r>
      <w:r>
        <w:rPr>
          <w:noProof/>
          <w:webHidden/>
        </w:rPr>
        <w:fldChar w:fldCharType="separate"/>
      </w:r>
      <w:ins w:id="1713" w:author="Tin Trčak" w:date="2016-01-21T14:31:00Z">
        <w:r>
          <w:rPr>
            <w:noProof/>
            <w:webHidden/>
          </w:rPr>
          <w:t>35</w:t>
        </w:r>
        <w:r>
          <w:rPr>
            <w:noProof/>
            <w:webHidden/>
          </w:rPr>
          <w:fldChar w:fldCharType="end"/>
        </w:r>
        <w:r w:rsidRPr="009437D6">
          <w:rPr>
            <w:rStyle w:val="Hyperlink"/>
            <w:noProof/>
          </w:rPr>
          <w:fldChar w:fldCharType="end"/>
        </w:r>
      </w:ins>
    </w:p>
    <w:p w14:paraId="6B88C68C" w14:textId="77777777" w:rsidR="00EB21A0" w:rsidRDefault="00EB21A0">
      <w:pPr>
        <w:pStyle w:val="TableofFigures"/>
        <w:tabs>
          <w:tab w:val="right" w:leader="dot" w:pos="9062"/>
        </w:tabs>
        <w:rPr>
          <w:ins w:id="1714" w:author="Tin Trčak" w:date="2016-01-21T14:31:00Z"/>
          <w:rFonts w:asciiTheme="minorHAnsi" w:eastAsiaTheme="minorEastAsia" w:hAnsiTheme="minorHAnsi" w:cstheme="minorBidi"/>
          <w:noProof/>
          <w:color w:val="auto"/>
          <w:sz w:val="22"/>
          <w:szCs w:val="22"/>
        </w:rPr>
      </w:pPr>
      <w:ins w:id="171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_Toc441150023 \h </w:instrText>
        </w:r>
      </w:ins>
      <w:r>
        <w:rPr>
          <w:noProof/>
          <w:webHidden/>
        </w:rPr>
      </w:r>
      <w:r>
        <w:rPr>
          <w:noProof/>
          <w:webHidden/>
        </w:rPr>
        <w:fldChar w:fldCharType="separate"/>
      </w:r>
      <w:ins w:id="1716" w:author="Tin Trčak" w:date="2016-01-21T14:31:00Z">
        <w:r>
          <w:rPr>
            <w:noProof/>
            <w:webHidden/>
          </w:rPr>
          <w:t>36</w:t>
        </w:r>
        <w:r>
          <w:rPr>
            <w:noProof/>
            <w:webHidden/>
          </w:rPr>
          <w:fldChar w:fldCharType="end"/>
        </w:r>
        <w:r w:rsidRPr="009437D6">
          <w:rPr>
            <w:rStyle w:val="Hyperlink"/>
            <w:noProof/>
          </w:rPr>
          <w:fldChar w:fldCharType="end"/>
        </w:r>
      </w:ins>
    </w:p>
    <w:p w14:paraId="7935CD69" w14:textId="77777777" w:rsidR="00EB21A0" w:rsidRDefault="00EB21A0">
      <w:pPr>
        <w:pStyle w:val="TableofFigures"/>
        <w:tabs>
          <w:tab w:val="right" w:leader="dot" w:pos="9062"/>
        </w:tabs>
        <w:rPr>
          <w:ins w:id="1717" w:author="Tin Trčak" w:date="2016-01-21T14:31:00Z"/>
          <w:rFonts w:asciiTheme="minorHAnsi" w:eastAsiaTheme="minorEastAsia" w:hAnsiTheme="minorHAnsi" w:cstheme="minorBidi"/>
          <w:noProof/>
          <w:color w:val="auto"/>
          <w:sz w:val="22"/>
          <w:szCs w:val="22"/>
        </w:rPr>
      </w:pPr>
      <w:ins w:id="171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_Toc441150024 \h </w:instrText>
        </w:r>
      </w:ins>
      <w:r>
        <w:rPr>
          <w:noProof/>
          <w:webHidden/>
        </w:rPr>
      </w:r>
      <w:r>
        <w:rPr>
          <w:noProof/>
          <w:webHidden/>
        </w:rPr>
        <w:fldChar w:fldCharType="separate"/>
      </w:r>
      <w:ins w:id="1719" w:author="Tin Trčak" w:date="2016-01-21T14:31:00Z">
        <w:r>
          <w:rPr>
            <w:noProof/>
            <w:webHidden/>
          </w:rPr>
          <w:t>36</w:t>
        </w:r>
        <w:r>
          <w:rPr>
            <w:noProof/>
            <w:webHidden/>
          </w:rPr>
          <w:fldChar w:fldCharType="end"/>
        </w:r>
        <w:r w:rsidRPr="009437D6">
          <w:rPr>
            <w:rStyle w:val="Hyperlink"/>
            <w:noProof/>
          </w:rPr>
          <w:fldChar w:fldCharType="end"/>
        </w:r>
      </w:ins>
    </w:p>
    <w:p w14:paraId="20162C5C" w14:textId="77777777" w:rsidR="00EB21A0" w:rsidRDefault="00EB21A0">
      <w:pPr>
        <w:pStyle w:val="TableofFigures"/>
        <w:tabs>
          <w:tab w:val="right" w:leader="dot" w:pos="9062"/>
        </w:tabs>
        <w:rPr>
          <w:ins w:id="1720" w:author="Tin Trčak" w:date="2016-01-21T14:31:00Z"/>
          <w:rFonts w:asciiTheme="minorHAnsi" w:eastAsiaTheme="minorEastAsia" w:hAnsiTheme="minorHAnsi" w:cstheme="minorBidi"/>
          <w:noProof/>
          <w:color w:val="auto"/>
          <w:sz w:val="22"/>
          <w:szCs w:val="22"/>
        </w:rPr>
      </w:pPr>
      <w:ins w:id="172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_Toc441150025 \h </w:instrText>
        </w:r>
      </w:ins>
      <w:r>
        <w:rPr>
          <w:noProof/>
          <w:webHidden/>
        </w:rPr>
      </w:r>
      <w:r>
        <w:rPr>
          <w:noProof/>
          <w:webHidden/>
        </w:rPr>
        <w:fldChar w:fldCharType="separate"/>
      </w:r>
      <w:ins w:id="1722" w:author="Tin Trčak" w:date="2016-01-21T14:31:00Z">
        <w:r>
          <w:rPr>
            <w:noProof/>
            <w:webHidden/>
          </w:rPr>
          <w:t>37</w:t>
        </w:r>
        <w:r>
          <w:rPr>
            <w:noProof/>
            <w:webHidden/>
          </w:rPr>
          <w:fldChar w:fldCharType="end"/>
        </w:r>
        <w:r w:rsidRPr="009437D6">
          <w:rPr>
            <w:rStyle w:val="Hyperlink"/>
            <w:noProof/>
          </w:rPr>
          <w:fldChar w:fldCharType="end"/>
        </w:r>
      </w:ins>
    </w:p>
    <w:p w14:paraId="0DB0789A" w14:textId="77777777" w:rsidR="00EB21A0" w:rsidRDefault="00EB21A0">
      <w:pPr>
        <w:pStyle w:val="TableofFigures"/>
        <w:tabs>
          <w:tab w:val="right" w:leader="dot" w:pos="9062"/>
        </w:tabs>
        <w:rPr>
          <w:ins w:id="1723" w:author="Tin Trčak" w:date="2016-01-21T14:31:00Z"/>
          <w:rFonts w:asciiTheme="minorHAnsi" w:eastAsiaTheme="minorEastAsia" w:hAnsiTheme="minorHAnsi" w:cstheme="minorBidi"/>
          <w:noProof/>
          <w:color w:val="auto"/>
          <w:sz w:val="22"/>
          <w:szCs w:val="22"/>
        </w:rPr>
      </w:pPr>
      <w:ins w:id="172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_Toc441150026 \h </w:instrText>
        </w:r>
      </w:ins>
      <w:r>
        <w:rPr>
          <w:noProof/>
          <w:webHidden/>
        </w:rPr>
      </w:r>
      <w:r>
        <w:rPr>
          <w:noProof/>
          <w:webHidden/>
        </w:rPr>
        <w:fldChar w:fldCharType="separate"/>
      </w:r>
      <w:ins w:id="1725" w:author="Tin Trčak" w:date="2016-01-21T14:31:00Z">
        <w:r>
          <w:rPr>
            <w:noProof/>
            <w:webHidden/>
          </w:rPr>
          <w:t>38</w:t>
        </w:r>
        <w:r>
          <w:rPr>
            <w:noProof/>
            <w:webHidden/>
          </w:rPr>
          <w:fldChar w:fldCharType="end"/>
        </w:r>
        <w:r w:rsidRPr="009437D6">
          <w:rPr>
            <w:rStyle w:val="Hyperlink"/>
            <w:noProof/>
          </w:rPr>
          <w:fldChar w:fldCharType="end"/>
        </w:r>
      </w:ins>
    </w:p>
    <w:p w14:paraId="460F61BE" w14:textId="77777777" w:rsidR="00EB21A0" w:rsidRDefault="00EB21A0">
      <w:pPr>
        <w:pStyle w:val="TableofFigures"/>
        <w:tabs>
          <w:tab w:val="right" w:leader="dot" w:pos="9062"/>
        </w:tabs>
        <w:rPr>
          <w:ins w:id="1726" w:author="Tin Trčak" w:date="2016-01-21T14:31:00Z"/>
          <w:rFonts w:asciiTheme="minorHAnsi" w:eastAsiaTheme="minorEastAsia" w:hAnsiTheme="minorHAnsi" w:cstheme="minorBidi"/>
          <w:noProof/>
          <w:color w:val="auto"/>
          <w:sz w:val="22"/>
          <w:szCs w:val="22"/>
        </w:rPr>
      </w:pPr>
      <w:ins w:id="172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_Toc441150027 \h </w:instrText>
        </w:r>
      </w:ins>
      <w:r>
        <w:rPr>
          <w:noProof/>
          <w:webHidden/>
        </w:rPr>
      </w:r>
      <w:r>
        <w:rPr>
          <w:noProof/>
          <w:webHidden/>
        </w:rPr>
        <w:fldChar w:fldCharType="separate"/>
      </w:r>
      <w:ins w:id="1728" w:author="Tin Trčak" w:date="2016-01-21T14:31:00Z">
        <w:r>
          <w:rPr>
            <w:noProof/>
            <w:webHidden/>
          </w:rPr>
          <w:t>38</w:t>
        </w:r>
        <w:r>
          <w:rPr>
            <w:noProof/>
            <w:webHidden/>
          </w:rPr>
          <w:fldChar w:fldCharType="end"/>
        </w:r>
        <w:r w:rsidRPr="009437D6">
          <w:rPr>
            <w:rStyle w:val="Hyperlink"/>
            <w:noProof/>
          </w:rPr>
          <w:fldChar w:fldCharType="end"/>
        </w:r>
      </w:ins>
    </w:p>
    <w:p w14:paraId="57259FE5" w14:textId="77777777" w:rsidR="00EB21A0" w:rsidRDefault="00EB21A0">
      <w:pPr>
        <w:pStyle w:val="TableofFigures"/>
        <w:tabs>
          <w:tab w:val="right" w:leader="dot" w:pos="9062"/>
        </w:tabs>
        <w:rPr>
          <w:ins w:id="1729" w:author="Tin Trčak" w:date="2016-01-21T14:31:00Z"/>
          <w:rFonts w:asciiTheme="minorHAnsi" w:eastAsiaTheme="minorEastAsia" w:hAnsiTheme="minorHAnsi" w:cstheme="minorBidi"/>
          <w:noProof/>
          <w:color w:val="auto"/>
          <w:sz w:val="22"/>
          <w:szCs w:val="22"/>
        </w:rPr>
      </w:pPr>
      <w:ins w:id="173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_Toc441150028 \h </w:instrText>
        </w:r>
      </w:ins>
      <w:r>
        <w:rPr>
          <w:noProof/>
          <w:webHidden/>
        </w:rPr>
      </w:r>
      <w:r>
        <w:rPr>
          <w:noProof/>
          <w:webHidden/>
        </w:rPr>
        <w:fldChar w:fldCharType="separate"/>
      </w:r>
      <w:ins w:id="1731" w:author="Tin Trčak" w:date="2016-01-21T14:31:00Z">
        <w:r>
          <w:rPr>
            <w:noProof/>
            <w:webHidden/>
          </w:rPr>
          <w:t>39</w:t>
        </w:r>
        <w:r>
          <w:rPr>
            <w:noProof/>
            <w:webHidden/>
          </w:rPr>
          <w:fldChar w:fldCharType="end"/>
        </w:r>
        <w:r w:rsidRPr="009437D6">
          <w:rPr>
            <w:rStyle w:val="Hyperlink"/>
            <w:noProof/>
          </w:rPr>
          <w:fldChar w:fldCharType="end"/>
        </w:r>
      </w:ins>
    </w:p>
    <w:p w14:paraId="59740748" w14:textId="77777777" w:rsidR="00EB21A0" w:rsidRDefault="00EB21A0">
      <w:pPr>
        <w:pStyle w:val="TableofFigures"/>
        <w:tabs>
          <w:tab w:val="right" w:leader="dot" w:pos="9062"/>
        </w:tabs>
        <w:rPr>
          <w:ins w:id="1732" w:author="Tin Trčak" w:date="2016-01-21T14:31:00Z"/>
          <w:rFonts w:asciiTheme="minorHAnsi" w:eastAsiaTheme="minorEastAsia" w:hAnsiTheme="minorHAnsi" w:cstheme="minorBidi"/>
          <w:noProof/>
          <w:color w:val="auto"/>
          <w:sz w:val="22"/>
          <w:szCs w:val="22"/>
        </w:rPr>
      </w:pPr>
      <w:ins w:id="173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_Toc441150029 \h </w:instrText>
        </w:r>
      </w:ins>
      <w:r>
        <w:rPr>
          <w:noProof/>
          <w:webHidden/>
        </w:rPr>
      </w:r>
      <w:r>
        <w:rPr>
          <w:noProof/>
          <w:webHidden/>
        </w:rPr>
        <w:fldChar w:fldCharType="separate"/>
      </w:r>
      <w:ins w:id="1734" w:author="Tin Trčak" w:date="2016-01-21T14:31:00Z">
        <w:r>
          <w:rPr>
            <w:noProof/>
            <w:webHidden/>
          </w:rPr>
          <w:t>39</w:t>
        </w:r>
        <w:r>
          <w:rPr>
            <w:noProof/>
            <w:webHidden/>
          </w:rPr>
          <w:fldChar w:fldCharType="end"/>
        </w:r>
        <w:r w:rsidRPr="009437D6">
          <w:rPr>
            <w:rStyle w:val="Hyperlink"/>
            <w:noProof/>
          </w:rPr>
          <w:fldChar w:fldCharType="end"/>
        </w:r>
      </w:ins>
    </w:p>
    <w:p w14:paraId="53482EFF" w14:textId="77777777" w:rsidR="00EB21A0" w:rsidRDefault="00EB21A0">
      <w:pPr>
        <w:pStyle w:val="TableofFigures"/>
        <w:tabs>
          <w:tab w:val="right" w:leader="dot" w:pos="9062"/>
        </w:tabs>
        <w:rPr>
          <w:ins w:id="1735" w:author="Tin Trčak" w:date="2016-01-21T14:31:00Z"/>
          <w:rFonts w:asciiTheme="minorHAnsi" w:eastAsiaTheme="minorEastAsia" w:hAnsiTheme="minorHAnsi" w:cstheme="minorBidi"/>
          <w:noProof/>
          <w:color w:val="auto"/>
          <w:sz w:val="22"/>
          <w:szCs w:val="22"/>
        </w:rPr>
      </w:pPr>
      <w:ins w:id="173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_Toc441150030 \h </w:instrText>
        </w:r>
      </w:ins>
      <w:r>
        <w:rPr>
          <w:noProof/>
          <w:webHidden/>
        </w:rPr>
      </w:r>
      <w:r>
        <w:rPr>
          <w:noProof/>
          <w:webHidden/>
        </w:rPr>
        <w:fldChar w:fldCharType="separate"/>
      </w:r>
      <w:ins w:id="1737" w:author="Tin Trčak" w:date="2016-01-21T14:31:00Z">
        <w:r>
          <w:rPr>
            <w:noProof/>
            <w:webHidden/>
          </w:rPr>
          <w:t>40</w:t>
        </w:r>
        <w:r>
          <w:rPr>
            <w:noProof/>
            <w:webHidden/>
          </w:rPr>
          <w:fldChar w:fldCharType="end"/>
        </w:r>
        <w:r w:rsidRPr="009437D6">
          <w:rPr>
            <w:rStyle w:val="Hyperlink"/>
            <w:noProof/>
          </w:rPr>
          <w:fldChar w:fldCharType="end"/>
        </w:r>
      </w:ins>
    </w:p>
    <w:p w14:paraId="133FBE50" w14:textId="77777777" w:rsidR="00EB21A0" w:rsidRDefault="00EB21A0">
      <w:pPr>
        <w:pStyle w:val="TableofFigures"/>
        <w:tabs>
          <w:tab w:val="right" w:leader="dot" w:pos="9062"/>
        </w:tabs>
        <w:rPr>
          <w:ins w:id="1738" w:author="Tin Trčak" w:date="2016-01-21T14:31:00Z"/>
          <w:rFonts w:asciiTheme="minorHAnsi" w:eastAsiaTheme="minorEastAsia" w:hAnsiTheme="minorHAnsi" w:cstheme="minorBidi"/>
          <w:noProof/>
          <w:color w:val="auto"/>
          <w:sz w:val="22"/>
          <w:szCs w:val="22"/>
        </w:rPr>
      </w:pPr>
      <w:ins w:id="173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_Toc441150031 \h </w:instrText>
        </w:r>
      </w:ins>
      <w:r>
        <w:rPr>
          <w:noProof/>
          <w:webHidden/>
        </w:rPr>
      </w:r>
      <w:r>
        <w:rPr>
          <w:noProof/>
          <w:webHidden/>
        </w:rPr>
        <w:fldChar w:fldCharType="separate"/>
      </w:r>
      <w:ins w:id="1740" w:author="Tin Trčak" w:date="2016-01-21T14:31:00Z">
        <w:r>
          <w:rPr>
            <w:noProof/>
            <w:webHidden/>
          </w:rPr>
          <w:t>40</w:t>
        </w:r>
        <w:r>
          <w:rPr>
            <w:noProof/>
            <w:webHidden/>
          </w:rPr>
          <w:fldChar w:fldCharType="end"/>
        </w:r>
        <w:r w:rsidRPr="009437D6">
          <w:rPr>
            <w:rStyle w:val="Hyperlink"/>
            <w:noProof/>
          </w:rPr>
          <w:fldChar w:fldCharType="end"/>
        </w:r>
      </w:ins>
    </w:p>
    <w:p w14:paraId="0F74B618" w14:textId="77777777" w:rsidR="00EB21A0" w:rsidRDefault="00EB21A0">
      <w:pPr>
        <w:pStyle w:val="TableofFigures"/>
        <w:tabs>
          <w:tab w:val="right" w:leader="dot" w:pos="9062"/>
        </w:tabs>
        <w:rPr>
          <w:ins w:id="1741" w:author="Tin Trčak" w:date="2016-01-21T14:31:00Z"/>
          <w:rFonts w:asciiTheme="minorHAnsi" w:eastAsiaTheme="minorEastAsia" w:hAnsiTheme="minorHAnsi" w:cstheme="minorBidi"/>
          <w:noProof/>
          <w:color w:val="auto"/>
          <w:sz w:val="22"/>
          <w:szCs w:val="22"/>
        </w:rPr>
      </w:pPr>
      <w:ins w:id="174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_Toc441150032 \h </w:instrText>
        </w:r>
      </w:ins>
      <w:r>
        <w:rPr>
          <w:noProof/>
          <w:webHidden/>
        </w:rPr>
      </w:r>
      <w:r>
        <w:rPr>
          <w:noProof/>
          <w:webHidden/>
        </w:rPr>
        <w:fldChar w:fldCharType="separate"/>
      </w:r>
      <w:ins w:id="1743" w:author="Tin Trčak" w:date="2016-01-21T14:31:00Z">
        <w:r>
          <w:rPr>
            <w:noProof/>
            <w:webHidden/>
          </w:rPr>
          <w:t>41</w:t>
        </w:r>
        <w:r>
          <w:rPr>
            <w:noProof/>
            <w:webHidden/>
          </w:rPr>
          <w:fldChar w:fldCharType="end"/>
        </w:r>
        <w:r w:rsidRPr="009437D6">
          <w:rPr>
            <w:rStyle w:val="Hyperlink"/>
            <w:noProof/>
          </w:rPr>
          <w:fldChar w:fldCharType="end"/>
        </w:r>
      </w:ins>
    </w:p>
    <w:p w14:paraId="0B7A5E96" w14:textId="77777777" w:rsidR="00EB21A0" w:rsidRDefault="00EB21A0">
      <w:pPr>
        <w:pStyle w:val="TableofFigures"/>
        <w:tabs>
          <w:tab w:val="right" w:leader="dot" w:pos="9062"/>
        </w:tabs>
        <w:rPr>
          <w:ins w:id="1744" w:author="Tin Trčak" w:date="2016-01-21T14:31:00Z"/>
          <w:rFonts w:asciiTheme="minorHAnsi" w:eastAsiaTheme="minorEastAsia" w:hAnsiTheme="minorHAnsi" w:cstheme="minorBidi"/>
          <w:noProof/>
          <w:color w:val="auto"/>
          <w:sz w:val="22"/>
          <w:szCs w:val="22"/>
        </w:rPr>
      </w:pPr>
      <w:ins w:id="174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_Toc441150033 \h </w:instrText>
        </w:r>
      </w:ins>
      <w:r>
        <w:rPr>
          <w:noProof/>
          <w:webHidden/>
        </w:rPr>
      </w:r>
      <w:r>
        <w:rPr>
          <w:noProof/>
          <w:webHidden/>
        </w:rPr>
        <w:fldChar w:fldCharType="separate"/>
      </w:r>
      <w:ins w:id="1746" w:author="Tin Trčak" w:date="2016-01-21T14:31:00Z">
        <w:r>
          <w:rPr>
            <w:noProof/>
            <w:webHidden/>
          </w:rPr>
          <w:t>41</w:t>
        </w:r>
        <w:r>
          <w:rPr>
            <w:noProof/>
            <w:webHidden/>
          </w:rPr>
          <w:fldChar w:fldCharType="end"/>
        </w:r>
        <w:r w:rsidRPr="009437D6">
          <w:rPr>
            <w:rStyle w:val="Hyperlink"/>
            <w:noProof/>
          </w:rPr>
          <w:fldChar w:fldCharType="end"/>
        </w:r>
      </w:ins>
    </w:p>
    <w:p w14:paraId="708B45E1" w14:textId="77777777" w:rsidR="00EB21A0" w:rsidRDefault="00EB21A0">
      <w:pPr>
        <w:pStyle w:val="TableofFigures"/>
        <w:tabs>
          <w:tab w:val="right" w:leader="dot" w:pos="9062"/>
        </w:tabs>
        <w:rPr>
          <w:ins w:id="1747" w:author="Tin Trčak" w:date="2016-01-21T14:31:00Z"/>
          <w:rFonts w:asciiTheme="minorHAnsi" w:eastAsiaTheme="minorEastAsia" w:hAnsiTheme="minorHAnsi" w:cstheme="minorBidi"/>
          <w:noProof/>
          <w:color w:val="auto"/>
          <w:sz w:val="22"/>
          <w:szCs w:val="22"/>
        </w:rPr>
      </w:pPr>
      <w:ins w:id="174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_Toc441150034 \h </w:instrText>
        </w:r>
      </w:ins>
      <w:r>
        <w:rPr>
          <w:noProof/>
          <w:webHidden/>
        </w:rPr>
      </w:r>
      <w:r>
        <w:rPr>
          <w:noProof/>
          <w:webHidden/>
        </w:rPr>
        <w:fldChar w:fldCharType="separate"/>
      </w:r>
      <w:ins w:id="1749" w:author="Tin Trčak" w:date="2016-01-21T14:31:00Z">
        <w:r>
          <w:rPr>
            <w:noProof/>
            <w:webHidden/>
          </w:rPr>
          <w:t>42</w:t>
        </w:r>
        <w:r>
          <w:rPr>
            <w:noProof/>
            <w:webHidden/>
          </w:rPr>
          <w:fldChar w:fldCharType="end"/>
        </w:r>
        <w:r w:rsidRPr="009437D6">
          <w:rPr>
            <w:rStyle w:val="Hyperlink"/>
            <w:noProof/>
          </w:rPr>
          <w:fldChar w:fldCharType="end"/>
        </w:r>
      </w:ins>
    </w:p>
    <w:p w14:paraId="2A04BB15" w14:textId="77777777" w:rsidR="00EB21A0" w:rsidRDefault="00EB21A0">
      <w:pPr>
        <w:pStyle w:val="TableofFigures"/>
        <w:tabs>
          <w:tab w:val="right" w:leader="dot" w:pos="9062"/>
        </w:tabs>
        <w:rPr>
          <w:ins w:id="1750" w:author="Tin Trčak" w:date="2016-01-21T14:31:00Z"/>
          <w:rFonts w:asciiTheme="minorHAnsi" w:eastAsiaTheme="minorEastAsia" w:hAnsiTheme="minorHAnsi" w:cstheme="minorBidi"/>
          <w:noProof/>
          <w:color w:val="auto"/>
          <w:sz w:val="22"/>
          <w:szCs w:val="22"/>
        </w:rPr>
      </w:pPr>
      <w:ins w:id="175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_Toc441150035 \h </w:instrText>
        </w:r>
      </w:ins>
      <w:r>
        <w:rPr>
          <w:noProof/>
          <w:webHidden/>
        </w:rPr>
      </w:r>
      <w:r>
        <w:rPr>
          <w:noProof/>
          <w:webHidden/>
        </w:rPr>
        <w:fldChar w:fldCharType="separate"/>
      </w:r>
      <w:ins w:id="1752" w:author="Tin Trčak" w:date="2016-01-21T14:31:00Z">
        <w:r>
          <w:rPr>
            <w:noProof/>
            <w:webHidden/>
          </w:rPr>
          <w:t>42</w:t>
        </w:r>
        <w:r>
          <w:rPr>
            <w:noProof/>
            <w:webHidden/>
          </w:rPr>
          <w:fldChar w:fldCharType="end"/>
        </w:r>
        <w:r w:rsidRPr="009437D6">
          <w:rPr>
            <w:rStyle w:val="Hyperlink"/>
            <w:noProof/>
          </w:rPr>
          <w:fldChar w:fldCharType="end"/>
        </w:r>
      </w:ins>
    </w:p>
    <w:p w14:paraId="1289CF4D" w14:textId="77777777" w:rsidR="00EB21A0" w:rsidRDefault="00EB21A0">
      <w:pPr>
        <w:pStyle w:val="TableofFigures"/>
        <w:tabs>
          <w:tab w:val="right" w:leader="dot" w:pos="9062"/>
        </w:tabs>
        <w:rPr>
          <w:ins w:id="1753" w:author="Tin Trčak" w:date="2016-01-21T14:31:00Z"/>
          <w:rFonts w:asciiTheme="minorHAnsi" w:eastAsiaTheme="minorEastAsia" w:hAnsiTheme="minorHAnsi" w:cstheme="minorBidi"/>
          <w:noProof/>
          <w:color w:val="auto"/>
          <w:sz w:val="22"/>
          <w:szCs w:val="22"/>
        </w:rPr>
      </w:pPr>
      <w:ins w:id="175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_Toc441150036 \h </w:instrText>
        </w:r>
      </w:ins>
      <w:r>
        <w:rPr>
          <w:noProof/>
          <w:webHidden/>
        </w:rPr>
      </w:r>
      <w:r>
        <w:rPr>
          <w:noProof/>
          <w:webHidden/>
        </w:rPr>
        <w:fldChar w:fldCharType="separate"/>
      </w:r>
      <w:ins w:id="1755" w:author="Tin Trčak" w:date="2016-01-21T14:31:00Z">
        <w:r>
          <w:rPr>
            <w:noProof/>
            <w:webHidden/>
          </w:rPr>
          <w:t>43</w:t>
        </w:r>
        <w:r>
          <w:rPr>
            <w:noProof/>
            <w:webHidden/>
          </w:rPr>
          <w:fldChar w:fldCharType="end"/>
        </w:r>
        <w:r w:rsidRPr="009437D6">
          <w:rPr>
            <w:rStyle w:val="Hyperlink"/>
            <w:noProof/>
          </w:rPr>
          <w:fldChar w:fldCharType="end"/>
        </w:r>
      </w:ins>
    </w:p>
    <w:p w14:paraId="4BE27911" w14:textId="77777777" w:rsidR="00EB21A0" w:rsidRDefault="00EB21A0">
      <w:pPr>
        <w:pStyle w:val="TableofFigures"/>
        <w:tabs>
          <w:tab w:val="right" w:leader="dot" w:pos="9062"/>
        </w:tabs>
        <w:rPr>
          <w:ins w:id="1756" w:author="Tin Trčak" w:date="2016-01-21T14:31:00Z"/>
          <w:rFonts w:asciiTheme="minorHAnsi" w:eastAsiaTheme="minorEastAsia" w:hAnsiTheme="minorHAnsi" w:cstheme="minorBidi"/>
          <w:noProof/>
          <w:color w:val="auto"/>
          <w:sz w:val="22"/>
          <w:szCs w:val="22"/>
        </w:rPr>
      </w:pPr>
      <w:ins w:id="175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_Toc441150037 \h </w:instrText>
        </w:r>
      </w:ins>
      <w:r>
        <w:rPr>
          <w:noProof/>
          <w:webHidden/>
        </w:rPr>
      </w:r>
      <w:r>
        <w:rPr>
          <w:noProof/>
          <w:webHidden/>
        </w:rPr>
        <w:fldChar w:fldCharType="separate"/>
      </w:r>
      <w:ins w:id="1758" w:author="Tin Trčak" w:date="2016-01-21T14:31:00Z">
        <w:r>
          <w:rPr>
            <w:noProof/>
            <w:webHidden/>
          </w:rPr>
          <w:t>43</w:t>
        </w:r>
        <w:r>
          <w:rPr>
            <w:noProof/>
            <w:webHidden/>
          </w:rPr>
          <w:fldChar w:fldCharType="end"/>
        </w:r>
        <w:r w:rsidRPr="009437D6">
          <w:rPr>
            <w:rStyle w:val="Hyperlink"/>
            <w:noProof/>
          </w:rPr>
          <w:fldChar w:fldCharType="end"/>
        </w:r>
      </w:ins>
    </w:p>
    <w:p w14:paraId="4A4B4E94" w14:textId="77777777" w:rsidR="00EB21A0" w:rsidRDefault="00EB21A0">
      <w:pPr>
        <w:pStyle w:val="TableofFigures"/>
        <w:tabs>
          <w:tab w:val="right" w:leader="dot" w:pos="9062"/>
        </w:tabs>
        <w:rPr>
          <w:ins w:id="1759" w:author="Tin Trčak" w:date="2016-01-21T14:31:00Z"/>
          <w:rFonts w:asciiTheme="minorHAnsi" w:eastAsiaTheme="minorEastAsia" w:hAnsiTheme="minorHAnsi" w:cstheme="minorBidi"/>
          <w:noProof/>
          <w:color w:val="auto"/>
          <w:sz w:val="22"/>
          <w:szCs w:val="22"/>
        </w:rPr>
      </w:pPr>
      <w:ins w:id="176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_Toc441150038 \h </w:instrText>
        </w:r>
      </w:ins>
      <w:r>
        <w:rPr>
          <w:noProof/>
          <w:webHidden/>
        </w:rPr>
      </w:r>
      <w:r>
        <w:rPr>
          <w:noProof/>
          <w:webHidden/>
        </w:rPr>
        <w:fldChar w:fldCharType="separate"/>
      </w:r>
      <w:ins w:id="1761" w:author="Tin Trčak" w:date="2016-01-21T14:31:00Z">
        <w:r>
          <w:rPr>
            <w:noProof/>
            <w:webHidden/>
          </w:rPr>
          <w:t>44</w:t>
        </w:r>
        <w:r>
          <w:rPr>
            <w:noProof/>
            <w:webHidden/>
          </w:rPr>
          <w:fldChar w:fldCharType="end"/>
        </w:r>
        <w:r w:rsidRPr="009437D6">
          <w:rPr>
            <w:rStyle w:val="Hyperlink"/>
            <w:noProof/>
          </w:rPr>
          <w:fldChar w:fldCharType="end"/>
        </w:r>
      </w:ins>
    </w:p>
    <w:p w14:paraId="46124F98" w14:textId="77777777" w:rsidR="00EB21A0" w:rsidRDefault="00EB21A0">
      <w:pPr>
        <w:pStyle w:val="TableofFigures"/>
        <w:tabs>
          <w:tab w:val="right" w:leader="dot" w:pos="9062"/>
        </w:tabs>
        <w:rPr>
          <w:ins w:id="1762" w:author="Tin Trčak" w:date="2016-01-21T14:31:00Z"/>
          <w:rFonts w:asciiTheme="minorHAnsi" w:eastAsiaTheme="minorEastAsia" w:hAnsiTheme="minorHAnsi" w:cstheme="minorBidi"/>
          <w:noProof/>
          <w:color w:val="auto"/>
          <w:sz w:val="22"/>
          <w:szCs w:val="22"/>
        </w:rPr>
      </w:pPr>
      <w:ins w:id="176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_Toc441150039 \h </w:instrText>
        </w:r>
      </w:ins>
      <w:r>
        <w:rPr>
          <w:noProof/>
          <w:webHidden/>
        </w:rPr>
      </w:r>
      <w:r>
        <w:rPr>
          <w:noProof/>
          <w:webHidden/>
        </w:rPr>
        <w:fldChar w:fldCharType="separate"/>
      </w:r>
      <w:ins w:id="1764" w:author="Tin Trčak" w:date="2016-01-21T14:31:00Z">
        <w:r>
          <w:rPr>
            <w:noProof/>
            <w:webHidden/>
          </w:rPr>
          <w:t>44</w:t>
        </w:r>
        <w:r>
          <w:rPr>
            <w:noProof/>
            <w:webHidden/>
          </w:rPr>
          <w:fldChar w:fldCharType="end"/>
        </w:r>
        <w:r w:rsidRPr="009437D6">
          <w:rPr>
            <w:rStyle w:val="Hyperlink"/>
            <w:noProof/>
          </w:rPr>
          <w:fldChar w:fldCharType="end"/>
        </w:r>
      </w:ins>
    </w:p>
    <w:p w14:paraId="47844D2A" w14:textId="77777777" w:rsidR="00EB21A0" w:rsidRDefault="00EB21A0">
      <w:pPr>
        <w:pStyle w:val="TableofFigures"/>
        <w:tabs>
          <w:tab w:val="right" w:leader="dot" w:pos="9062"/>
        </w:tabs>
        <w:rPr>
          <w:ins w:id="1765" w:author="Tin Trčak" w:date="2016-01-21T14:31:00Z"/>
          <w:rFonts w:asciiTheme="minorHAnsi" w:eastAsiaTheme="minorEastAsia" w:hAnsiTheme="minorHAnsi" w:cstheme="minorBidi"/>
          <w:noProof/>
          <w:color w:val="auto"/>
          <w:sz w:val="22"/>
          <w:szCs w:val="22"/>
        </w:rPr>
      </w:pPr>
      <w:ins w:id="176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_Toc441150040 \h </w:instrText>
        </w:r>
      </w:ins>
      <w:r>
        <w:rPr>
          <w:noProof/>
          <w:webHidden/>
        </w:rPr>
      </w:r>
      <w:r>
        <w:rPr>
          <w:noProof/>
          <w:webHidden/>
        </w:rPr>
        <w:fldChar w:fldCharType="separate"/>
      </w:r>
      <w:ins w:id="1767" w:author="Tin Trčak" w:date="2016-01-21T14:31:00Z">
        <w:r>
          <w:rPr>
            <w:noProof/>
            <w:webHidden/>
          </w:rPr>
          <w:t>45</w:t>
        </w:r>
        <w:r>
          <w:rPr>
            <w:noProof/>
            <w:webHidden/>
          </w:rPr>
          <w:fldChar w:fldCharType="end"/>
        </w:r>
        <w:r w:rsidRPr="009437D6">
          <w:rPr>
            <w:rStyle w:val="Hyperlink"/>
            <w:noProof/>
          </w:rPr>
          <w:fldChar w:fldCharType="end"/>
        </w:r>
      </w:ins>
    </w:p>
    <w:p w14:paraId="39912105" w14:textId="77777777" w:rsidR="00EB21A0" w:rsidRDefault="00EB21A0">
      <w:pPr>
        <w:pStyle w:val="TableofFigures"/>
        <w:tabs>
          <w:tab w:val="right" w:leader="dot" w:pos="9062"/>
        </w:tabs>
        <w:rPr>
          <w:ins w:id="1768" w:author="Tin Trčak" w:date="2016-01-21T14:31:00Z"/>
          <w:rFonts w:asciiTheme="minorHAnsi" w:eastAsiaTheme="minorEastAsia" w:hAnsiTheme="minorHAnsi" w:cstheme="minorBidi"/>
          <w:noProof/>
          <w:color w:val="auto"/>
          <w:sz w:val="22"/>
          <w:szCs w:val="22"/>
        </w:rPr>
      </w:pPr>
      <w:ins w:id="176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_Toc441150041 \h </w:instrText>
        </w:r>
      </w:ins>
      <w:r>
        <w:rPr>
          <w:noProof/>
          <w:webHidden/>
        </w:rPr>
      </w:r>
      <w:r>
        <w:rPr>
          <w:noProof/>
          <w:webHidden/>
        </w:rPr>
        <w:fldChar w:fldCharType="separate"/>
      </w:r>
      <w:ins w:id="1770" w:author="Tin Trčak" w:date="2016-01-21T14:31:00Z">
        <w:r>
          <w:rPr>
            <w:noProof/>
            <w:webHidden/>
          </w:rPr>
          <w:t>45</w:t>
        </w:r>
        <w:r>
          <w:rPr>
            <w:noProof/>
            <w:webHidden/>
          </w:rPr>
          <w:fldChar w:fldCharType="end"/>
        </w:r>
        <w:r w:rsidRPr="009437D6">
          <w:rPr>
            <w:rStyle w:val="Hyperlink"/>
            <w:noProof/>
          </w:rPr>
          <w:fldChar w:fldCharType="end"/>
        </w:r>
      </w:ins>
    </w:p>
    <w:p w14:paraId="0FAC91B7" w14:textId="77777777" w:rsidR="00EB21A0" w:rsidRDefault="00EB21A0">
      <w:pPr>
        <w:pStyle w:val="TableofFigures"/>
        <w:tabs>
          <w:tab w:val="right" w:leader="dot" w:pos="9062"/>
        </w:tabs>
        <w:rPr>
          <w:ins w:id="1771" w:author="Tin Trčak" w:date="2016-01-21T14:31:00Z"/>
          <w:rFonts w:asciiTheme="minorHAnsi" w:eastAsiaTheme="minorEastAsia" w:hAnsiTheme="minorHAnsi" w:cstheme="minorBidi"/>
          <w:noProof/>
          <w:color w:val="auto"/>
          <w:sz w:val="22"/>
          <w:szCs w:val="22"/>
        </w:rPr>
      </w:pPr>
      <w:ins w:id="177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_Toc441150042 \h </w:instrText>
        </w:r>
      </w:ins>
      <w:r>
        <w:rPr>
          <w:noProof/>
          <w:webHidden/>
        </w:rPr>
      </w:r>
      <w:r>
        <w:rPr>
          <w:noProof/>
          <w:webHidden/>
        </w:rPr>
        <w:fldChar w:fldCharType="separate"/>
      </w:r>
      <w:ins w:id="1773" w:author="Tin Trčak" w:date="2016-01-21T14:31:00Z">
        <w:r>
          <w:rPr>
            <w:noProof/>
            <w:webHidden/>
          </w:rPr>
          <w:t>46</w:t>
        </w:r>
        <w:r>
          <w:rPr>
            <w:noProof/>
            <w:webHidden/>
          </w:rPr>
          <w:fldChar w:fldCharType="end"/>
        </w:r>
        <w:r w:rsidRPr="009437D6">
          <w:rPr>
            <w:rStyle w:val="Hyperlink"/>
            <w:noProof/>
          </w:rPr>
          <w:fldChar w:fldCharType="end"/>
        </w:r>
      </w:ins>
    </w:p>
    <w:p w14:paraId="6A5EC53D" w14:textId="77777777" w:rsidR="00EB21A0" w:rsidRDefault="00EB21A0">
      <w:pPr>
        <w:pStyle w:val="TableofFigures"/>
        <w:tabs>
          <w:tab w:val="right" w:leader="dot" w:pos="9062"/>
        </w:tabs>
        <w:rPr>
          <w:ins w:id="1774" w:author="Tin Trčak" w:date="2016-01-21T14:31:00Z"/>
          <w:rFonts w:asciiTheme="minorHAnsi" w:eastAsiaTheme="minorEastAsia" w:hAnsiTheme="minorHAnsi" w:cstheme="minorBidi"/>
          <w:noProof/>
          <w:color w:val="auto"/>
          <w:sz w:val="22"/>
          <w:szCs w:val="22"/>
        </w:rPr>
      </w:pPr>
      <w:ins w:id="177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6.1.1 Arhitektura sustava</w:t>
        </w:r>
        <w:r>
          <w:rPr>
            <w:noProof/>
            <w:webHidden/>
          </w:rPr>
          <w:tab/>
        </w:r>
        <w:r>
          <w:rPr>
            <w:noProof/>
            <w:webHidden/>
          </w:rPr>
          <w:fldChar w:fldCharType="begin"/>
        </w:r>
        <w:r>
          <w:rPr>
            <w:noProof/>
            <w:webHidden/>
          </w:rPr>
          <w:instrText xml:space="preserve"> PAGEREF _Toc441150043 \h </w:instrText>
        </w:r>
      </w:ins>
      <w:r>
        <w:rPr>
          <w:noProof/>
          <w:webHidden/>
        </w:rPr>
      </w:r>
      <w:r>
        <w:rPr>
          <w:noProof/>
          <w:webHidden/>
        </w:rPr>
        <w:fldChar w:fldCharType="separate"/>
      </w:r>
      <w:ins w:id="1776" w:author="Tin Trčak" w:date="2016-01-21T14:31:00Z">
        <w:r>
          <w:rPr>
            <w:noProof/>
            <w:webHidden/>
          </w:rPr>
          <w:t>48</w:t>
        </w:r>
        <w:r>
          <w:rPr>
            <w:noProof/>
            <w:webHidden/>
          </w:rPr>
          <w:fldChar w:fldCharType="end"/>
        </w:r>
        <w:r w:rsidRPr="009437D6">
          <w:rPr>
            <w:rStyle w:val="Hyperlink"/>
            <w:noProof/>
          </w:rPr>
          <w:fldChar w:fldCharType="end"/>
        </w:r>
      </w:ins>
    </w:p>
    <w:p w14:paraId="50C191FF" w14:textId="77777777" w:rsidR="00EB21A0" w:rsidRDefault="00EB21A0">
      <w:pPr>
        <w:pStyle w:val="TableofFigures"/>
        <w:tabs>
          <w:tab w:val="right" w:leader="dot" w:pos="9062"/>
        </w:tabs>
        <w:rPr>
          <w:ins w:id="1777" w:author="Tin Trčak" w:date="2016-01-21T14:31:00Z"/>
          <w:rFonts w:asciiTheme="minorHAnsi" w:eastAsiaTheme="minorEastAsia" w:hAnsiTheme="minorHAnsi" w:cstheme="minorBidi"/>
          <w:noProof/>
          <w:color w:val="auto"/>
          <w:sz w:val="22"/>
          <w:szCs w:val="22"/>
        </w:rPr>
      </w:pPr>
      <w:ins w:id="177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6.1.2 MVC obrazac</w:t>
        </w:r>
        <w:r>
          <w:rPr>
            <w:noProof/>
            <w:webHidden/>
          </w:rPr>
          <w:tab/>
        </w:r>
        <w:r>
          <w:rPr>
            <w:noProof/>
            <w:webHidden/>
          </w:rPr>
          <w:fldChar w:fldCharType="begin"/>
        </w:r>
        <w:r>
          <w:rPr>
            <w:noProof/>
            <w:webHidden/>
          </w:rPr>
          <w:instrText xml:space="preserve"> PAGEREF _Toc441150044 \h </w:instrText>
        </w:r>
      </w:ins>
      <w:r>
        <w:rPr>
          <w:noProof/>
          <w:webHidden/>
        </w:rPr>
      </w:r>
      <w:r>
        <w:rPr>
          <w:noProof/>
          <w:webHidden/>
        </w:rPr>
        <w:fldChar w:fldCharType="separate"/>
      </w:r>
      <w:ins w:id="1779" w:author="Tin Trčak" w:date="2016-01-21T14:31:00Z">
        <w:r>
          <w:rPr>
            <w:noProof/>
            <w:webHidden/>
          </w:rPr>
          <w:t>49</w:t>
        </w:r>
        <w:r>
          <w:rPr>
            <w:noProof/>
            <w:webHidden/>
          </w:rPr>
          <w:fldChar w:fldCharType="end"/>
        </w:r>
        <w:r w:rsidRPr="009437D6">
          <w:rPr>
            <w:rStyle w:val="Hyperlink"/>
            <w:noProof/>
          </w:rPr>
          <w:fldChar w:fldCharType="end"/>
        </w:r>
      </w:ins>
    </w:p>
    <w:p w14:paraId="2D0ABF80" w14:textId="77777777" w:rsidR="00EB21A0" w:rsidRDefault="00EB21A0">
      <w:pPr>
        <w:pStyle w:val="TableofFigures"/>
        <w:tabs>
          <w:tab w:val="right" w:leader="dot" w:pos="9062"/>
        </w:tabs>
        <w:rPr>
          <w:ins w:id="1780" w:author="Tin Trčak" w:date="2016-01-21T14:31:00Z"/>
          <w:rFonts w:asciiTheme="minorHAnsi" w:eastAsiaTheme="minorEastAsia" w:hAnsiTheme="minorHAnsi" w:cstheme="minorBidi"/>
          <w:noProof/>
          <w:color w:val="auto"/>
          <w:sz w:val="22"/>
          <w:szCs w:val="22"/>
        </w:rPr>
      </w:pPr>
      <w:ins w:id="178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6.1.3 ER model baze podataka</w:t>
        </w:r>
        <w:r>
          <w:rPr>
            <w:noProof/>
            <w:webHidden/>
          </w:rPr>
          <w:tab/>
        </w:r>
        <w:r>
          <w:rPr>
            <w:noProof/>
            <w:webHidden/>
          </w:rPr>
          <w:fldChar w:fldCharType="begin"/>
        </w:r>
        <w:r>
          <w:rPr>
            <w:noProof/>
            <w:webHidden/>
          </w:rPr>
          <w:instrText xml:space="preserve"> PAGEREF _Toc441150045 \h </w:instrText>
        </w:r>
      </w:ins>
      <w:r>
        <w:rPr>
          <w:noProof/>
          <w:webHidden/>
        </w:rPr>
      </w:r>
      <w:r>
        <w:rPr>
          <w:noProof/>
          <w:webHidden/>
        </w:rPr>
        <w:fldChar w:fldCharType="separate"/>
      </w:r>
      <w:ins w:id="1782" w:author="Tin Trčak" w:date="2016-01-21T14:31:00Z">
        <w:r>
          <w:rPr>
            <w:noProof/>
            <w:webHidden/>
          </w:rPr>
          <w:t>53</w:t>
        </w:r>
        <w:r>
          <w:rPr>
            <w:noProof/>
            <w:webHidden/>
          </w:rPr>
          <w:fldChar w:fldCharType="end"/>
        </w:r>
        <w:r w:rsidRPr="009437D6">
          <w:rPr>
            <w:rStyle w:val="Hyperlink"/>
            <w:noProof/>
          </w:rPr>
          <w:fldChar w:fldCharType="end"/>
        </w:r>
      </w:ins>
    </w:p>
    <w:p w14:paraId="10615F81" w14:textId="77777777" w:rsidR="00EB21A0" w:rsidRDefault="00EB21A0">
      <w:pPr>
        <w:pStyle w:val="TableofFigures"/>
        <w:tabs>
          <w:tab w:val="right" w:leader="dot" w:pos="9062"/>
        </w:tabs>
        <w:rPr>
          <w:ins w:id="1783" w:author="Tin Trčak" w:date="2016-01-21T14:31:00Z"/>
          <w:rFonts w:asciiTheme="minorHAnsi" w:eastAsiaTheme="minorEastAsia" w:hAnsiTheme="minorHAnsi" w:cstheme="minorBidi"/>
          <w:noProof/>
          <w:color w:val="auto"/>
          <w:sz w:val="22"/>
          <w:szCs w:val="22"/>
        </w:rPr>
      </w:pPr>
      <w:ins w:id="178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6.2.1 Dijagram razreda</w:t>
        </w:r>
        <w:r>
          <w:rPr>
            <w:noProof/>
            <w:webHidden/>
          </w:rPr>
          <w:tab/>
        </w:r>
        <w:r>
          <w:rPr>
            <w:noProof/>
            <w:webHidden/>
          </w:rPr>
          <w:fldChar w:fldCharType="begin"/>
        </w:r>
        <w:r>
          <w:rPr>
            <w:noProof/>
            <w:webHidden/>
          </w:rPr>
          <w:instrText xml:space="preserve"> PAGEREF _Toc441150046 \h </w:instrText>
        </w:r>
      </w:ins>
      <w:r>
        <w:rPr>
          <w:noProof/>
          <w:webHidden/>
        </w:rPr>
      </w:r>
      <w:r>
        <w:rPr>
          <w:noProof/>
          <w:webHidden/>
        </w:rPr>
        <w:fldChar w:fldCharType="separate"/>
      </w:r>
      <w:ins w:id="1785" w:author="Tin Trčak" w:date="2016-01-21T14:31:00Z">
        <w:r>
          <w:rPr>
            <w:noProof/>
            <w:webHidden/>
          </w:rPr>
          <w:t>55</w:t>
        </w:r>
        <w:r>
          <w:rPr>
            <w:noProof/>
            <w:webHidden/>
          </w:rPr>
          <w:fldChar w:fldCharType="end"/>
        </w:r>
        <w:r w:rsidRPr="009437D6">
          <w:rPr>
            <w:rStyle w:val="Hyperlink"/>
            <w:noProof/>
          </w:rPr>
          <w:fldChar w:fldCharType="end"/>
        </w:r>
      </w:ins>
    </w:p>
    <w:p w14:paraId="02998EB7" w14:textId="77777777" w:rsidR="00EB21A0" w:rsidRDefault="00EB21A0">
      <w:pPr>
        <w:pStyle w:val="TableofFigures"/>
        <w:tabs>
          <w:tab w:val="right" w:leader="dot" w:pos="9062"/>
        </w:tabs>
        <w:rPr>
          <w:ins w:id="1786" w:author="Tin Trčak" w:date="2016-01-21T14:31:00Z"/>
          <w:rFonts w:asciiTheme="minorHAnsi" w:eastAsiaTheme="minorEastAsia" w:hAnsiTheme="minorHAnsi" w:cstheme="minorBidi"/>
          <w:noProof/>
          <w:color w:val="auto"/>
          <w:sz w:val="22"/>
          <w:szCs w:val="22"/>
        </w:rPr>
      </w:pPr>
      <w:ins w:id="178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6.3.1 Dijagram objekata</w:t>
        </w:r>
        <w:r>
          <w:rPr>
            <w:noProof/>
            <w:webHidden/>
          </w:rPr>
          <w:tab/>
        </w:r>
        <w:r>
          <w:rPr>
            <w:noProof/>
            <w:webHidden/>
          </w:rPr>
          <w:fldChar w:fldCharType="begin"/>
        </w:r>
        <w:r>
          <w:rPr>
            <w:noProof/>
            <w:webHidden/>
          </w:rPr>
          <w:instrText xml:space="preserve"> PAGEREF _Toc441150047 \h </w:instrText>
        </w:r>
      </w:ins>
      <w:r>
        <w:rPr>
          <w:noProof/>
          <w:webHidden/>
        </w:rPr>
      </w:r>
      <w:r>
        <w:rPr>
          <w:noProof/>
          <w:webHidden/>
        </w:rPr>
        <w:fldChar w:fldCharType="separate"/>
      </w:r>
      <w:ins w:id="1788" w:author="Tin Trčak" w:date="2016-01-21T14:31:00Z">
        <w:r>
          <w:rPr>
            <w:noProof/>
            <w:webHidden/>
          </w:rPr>
          <w:t>56</w:t>
        </w:r>
        <w:r>
          <w:rPr>
            <w:noProof/>
            <w:webHidden/>
          </w:rPr>
          <w:fldChar w:fldCharType="end"/>
        </w:r>
        <w:r w:rsidRPr="009437D6">
          <w:rPr>
            <w:rStyle w:val="Hyperlink"/>
            <w:noProof/>
          </w:rPr>
          <w:fldChar w:fldCharType="end"/>
        </w:r>
      </w:ins>
    </w:p>
    <w:p w14:paraId="5804B475" w14:textId="77777777" w:rsidR="00EB21A0" w:rsidRDefault="00EB21A0">
      <w:pPr>
        <w:pStyle w:val="TableofFigures"/>
        <w:tabs>
          <w:tab w:val="right" w:leader="dot" w:pos="9062"/>
        </w:tabs>
        <w:rPr>
          <w:ins w:id="1789" w:author="Tin Trčak" w:date="2016-01-21T14:31:00Z"/>
          <w:rFonts w:asciiTheme="minorHAnsi" w:eastAsiaTheme="minorEastAsia" w:hAnsiTheme="minorHAnsi" w:cstheme="minorBidi"/>
          <w:noProof/>
          <w:color w:val="auto"/>
          <w:sz w:val="22"/>
          <w:szCs w:val="22"/>
        </w:rPr>
      </w:pPr>
      <w:ins w:id="179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_Toc441150048 \h </w:instrText>
        </w:r>
      </w:ins>
      <w:r>
        <w:rPr>
          <w:noProof/>
          <w:webHidden/>
        </w:rPr>
      </w:r>
      <w:r>
        <w:rPr>
          <w:noProof/>
          <w:webHidden/>
        </w:rPr>
        <w:fldChar w:fldCharType="separate"/>
      </w:r>
      <w:ins w:id="1791" w:author="Tin Trčak" w:date="2016-01-21T14:31:00Z">
        <w:r>
          <w:rPr>
            <w:noProof/>
            <w:webHidden/>
          </w:rPr>
          <w:t>57</w:t>
        </w:r>
        <w:r>
          <w:rPr>
            <w:noProof/>
            <w:webHidden/>
          </w:rPr>
          <w:fldChar w:fldCharType="end"/>
        </w:r>
        <w:r w:rsidRPr="009437D6">
          <w:rPr>
            <w:rStyle w:val="Hyperlink"/>
            <w:noProof/>
          </w:rPr>
          <w:fldChar w:fldCharType="end"/>
        </w:r>
      </w:ins>
    </w:p>
    <w:p w14:paraId="478BCC44" w14:textId="77777777" w:rsidR="00EB21A0" w:rsidRDefault="00EB21A0">
      <w:pPr>
        <w:pStyle w:val="TableofFigures"/>
        <w:tabs>
          <w:tab w:val="right" w:leader="dot" w:pos="9062"/>
        </w:tabs>
        <w:rPr>
          <w:ins w:id="1792" w:author="Tin Trčak" w:date="2016-01-21T14:31:00Z"/>
          <w:rFonts w:asciiTheme="minorHAnsi" w:eastAsiaTheme="minorEastAsia" w:hAnsiTheme="minorHAnsi" w:cstheme="minorBidi"/>
          <w:noProof/>
          <w:color w:val="auto"/>
          <w:sz w:val="22"/>
          <w:szCs w:val="22"/>
        </w:rPr>
      </w:pPr>
      <w:ins w:id="179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_Toc441150049 \h </w:instrText>
        </w:r>
      </w:ins>
      <w:r>
        <w:rPr>
          <w:noProof/>
          <w:webHidden/>
        </w:rPr>
      </w:r>
      <w:r>
        <w:rPr>
          <w:noProof/>
          <w:webHidden/>
        </w:rPr>
        <w:fldChar w:fldCharType="separate"/>
      </w:r>
      <w:ins w:id="1794" w:author="Tin Trčak" w:date="2016-01-21T14:31:00Z">
        <w:r>
          <w:rPr>
            <w:noProof/>
            <w:webHidden/>
          </w:rPr>
          <w:t>58</w:t>
        </w:r>
        <w:r>
          <w:rPr>
            <w:noProof/>
            <w:webHidden/>
          </w:rPr>
          <w:fldChar w:fldCharType="end"/>
        </w:r>
        <w:r w:rsidRPr="009437D6">
          <w:rPr>
            <w:rStyle w:val="Hyperlink"/>
            <w:noProof/>
          </w:rPr>
          <w:fldChar w:fldCharType="end"/>
        </w:r>
      </w:ins>
    </w:p>
    <w:p w14:paraId="59281C6D" w14:textId="77777777" w:rsidR="00EB21A0" w:rsidRDefault="00EB21A0">
      <w:pPr>
        <w:pStyle w:val="TableofFigures"/>
        <w:tabs>
          <w:tab w:val="right" w:leader="dot" w:pos="9062"/>
        </w:tabs>
        <w:rPr>
          <w:ins w:id="1795" w:author="Tin Trčak" w:date="2016-01-21T14:31:00Z"/>
          <w:rFonts w:asciiTheme="minorHAnsi" w:eastAsiaTheme="minorEastAsia" w:hAnsiTheme="minorHAnsi" w:cstheme="minorBidi"/>
          <w:noProof/>
          <w:color w:val="auto"/>
          <w:sz w:val="22"/>
          <w:szCs w:val="22"/>
        </w:rPr>
      </w:pPr>
      <w:ins w:id="179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6.4.3 Dijagram stanja</w:t>
        </w:r>
        <w:r>
          <w:rPr>
            <w:noProof/>
            <w:webHidden/>
          </w:rPr>
          <w:tab/>
        </w:r>
        <w:r>
          <w:rPr>
            <w:noProof/>
            <w:webHidden/>
          </w:rPr>
          <w:fldChar w:fldCharType="begin"/>
        </w:r>
        <w:r>
          <w:rPr>
            <w:noProof/>
            <w:webHidden/>
          </w:rPr>
          <w:instrText xml:space="preserve"> PAGEREF _Toc441150050 \h </w:instrText>
        </w:r>
      </w:ins>
      <w:r>
        <w:rPr>
          <w:noProof/>
          <w:webHidden/>
        </w:rPr>
      </w:r>
      <w:r>
        <w:rPr>
          <w:noProof/>
          <w:webHidden/>
        </w:rPr>
        <w:fldChar w:fldCharType="separate"/>
      </w:r>
      <w:ins w:id="1797" w:author="Tin Trčak" w:date="2016-01-21T14:31:00Z">
        <w:r>
          <w:rPr>
            <w:noProof/>
            <w:webHidden/>
          </w:rPr>
          <w:t>60</w:t>
        </w:r>
        <w:r>
          <w:rPr>
            <w:noProof/>
            <w:webHidden/>
          </w:rPr>
          <w:fldChar w:fldCharType="end"/>
        </w:r>
        <w:r w:rsidRPr="009437D6">
          <w:rPr>
            <w:rStyle w:val="Hyperlink"/>
            <w:noProof/>
          </w:rPr>
          <w:fldChar w:fldCharType="end"/>
        </w:r>
      </w:ins>
    </w:p>
    <w:p w14:paraId="72D765A0" w14:textId="77777777" w:rsidR="00EB21A0" w:rsidRDefault="00EB21A0">
      <w:pPr>
        <w:pStyle w:val="TableofFigures"/>
        <w:tabs>
          <w:tab w:val="right" w:leader="dot" w:pos="9062"/>
        </w:tabs>
        <w:rPr>
          <w:ins w:id="1798" w:author="Tin Trčak" w:date="2016-01-21T14:31:00Z"/>
          <w:rFonts w:asciiTheme="minorHAnsi" w:eastAsiaTheme="minorEastAsia" w:hAnsiTheme="minorHAnsi" w:cstheme="minorBidi"/>
          <w:noProof/>
          <w:color w:val="auto"/>
          <w:sz w:val="22"/>
          <w:szCs w:val="22"/>
        </w:rPr>
      </w:pPr>
      <w:ins w:id="179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_Toc441150051 \h </w:instrText>
        </w:r>
      </w:ins>
      <w:r>
        <w:rPr>
          <w:noProof/>
          <w:webHidden/>
        </w:rPr>
      </w:r>
      <w:r>
        <w:rPr>
          <w:noProof/>
          <w:webHidden/>
        </w:rPr>
        <w:fldChar w:fldCharType="separate"/>
      </w:r>
      <w:ins w:id="1800" w:author="Tin Trčak" w:date="2016-01-21T14:31:00Z">
        <w:r>
          <w:rPr>
            <w:noProof/>
            <w:webHidden/>
          </w:rPr>
          <w:t>61</w:t>
        </w:r>
        <w:r>
          <w:rPr>
            <w:noProof/>
            <w:webHidden/>
          </w:rPr>
          <w:fldChar w:fldCharType="end"/>
        </w:r>
        <w:r w:rsidRPr="009437D6">
          <w:rPr>
            <w:rStyle w:val="Hyperlink"/>
            <w:noProof/>
          </w:rPr>
          <w:fldChar w:fldCharType="end"/>
        </w:r>
      </w:ins>
    </w:p>
    <w:p w14:paraId="4C6297C5" w14:textId="77777777" w:rsidR="00EB21A0" w:rsidRDefault="00EB21A0">
      <w:pPr>
        <w:pStyle w:val="TableofFigures"/>
        <w:tabs>
          <w:tab w:val="right" w:leader="dot" w:pos="9062"/>
        </w:tabs>
        <w:rPr>
          <w:ins w:id="1801" w:author="Tin Trčak" w:date="2016-01-21T14:31:00Z"/>
          <w:rFonts w:asciiTheme="minorHAnsi" w:eastAsiaTheme="minorEastAsia" w:hAnsiTheme="minorHAnsi" w:cstheme="minorBidi"/>
          <w:noProof/>
          <w:color w:val="auto"/>
          <w:sz w:val="22"/>
          <w:szCs w:val="22"/>
        </w:rPr>
      </w:pPr>
      <w:ins w:id="180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_Toc441150052 \h </w:instrText>
        </w:r>
      </w:ins>
      <w:r>
        <w:rPr>
          <w:noProof/>
          <w:webHidden/>
        </w:rPr>
      </w:r>
      <w:r>
        <w:rPr>
          <w:noProof/>
          <w:webHidden/>
        </w:rPr>
        <w:fldChar w:fldCharType="separate"/>
      </w:r>
      <w:ins w:id="1803" w:author="Tin Trčak" w:date="2016-01-21T14:31:00Z">
        <w:r>
          <w:rPr>
            <w:noProof/>
            <w:webHidden/>
          </w:rPr>
          <w:t>62</w:t>
        </w:r>
        <w:r>
          <w:rPr>
            <w:noProof/>
            <w:webHidden/>
          </w:rPr>
          <w:fldChar w:fldCharType="end"/>
        </w:r>
        <w:r w:rsidRPr="009437D6">
          <w:rPr>
            <w:rStyle w:val="Hyperlink"/>
            <w:noProof/>
          </w:rPr>
          <w:fldChar w:fldCharType="end"/>
        </w:r>
      </w:ins>
    </w:p>
    <w:p w14:paraId="7D654917" w14:textId="77777777" w:rsidR="00EB21A0" w:rsidRDefault="00EB21A0">
      <w:pPr>
        <w:pStyle w:val="TableofFigures"/>
        <w:tabs>
          <w:tab w:val="right" w:leader="dot" w:pos="9062"/>
        </w:tabs>
        <w:rPr>
          <w:ins w:id="1804" w:author="Tin Trčak" w:date="2016-01-21T14:31:00Z"/>
          <w:rFonts w:asciiTheme="minorHAnsi" w:eastAsiaTheme="minorEastAsia" w:hAnsiTheme="minorHAnsi" w:cstheme="minorBidi"/>
          <w:noProof/>
          <w:color w:val="auto"/>
          <w:sz w:val="22"/>
          <w:szCs w:val="22"/>
        </w:rPr>
      </w:pPr>
      <w:ins w:id="180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_Toc441150053 \h </w:instrText>
        </w:r>
      </w:ins>
      <w:r>
        <w:rPr>
          <w:noProof/>
          <w:webHidden/>
        </w:rPr>
      </w:r>
      <w:r>
        <w:rPr>
          <w:noProof/>
          <w:webHidden/>
        </w:rPr>
        <w:fldChar w:fldCharType="separate"/>
      </w:r>
      <w:ins w:id="1806" w:author="Tin Trčak" w:date="2016-01-21T14:31:00Z">
        <w:r>
          <w:rPr>
            <w:noProof/>
            <w:webHidden/>
          </w:rPr>
          <w:t>63</w:t>
        </w:r>
        <w:r>
          <w:rPr>
            <w:noProof/>
            <w:webHidden/>
          </w:rPr>
          <w:fldChar w:fldCharType="end"/>
        </w:r>
        <w:r w:rsidRPr="009437D6">
          <w:rPr>
            <w:rStyle w:val="Hyperlink"/>
            <w:noProof/>
          </w:rPr>
          <w:fldChar w:fldCharType="end"/>
        </w:r>
      </w:ins>
    </w:p>
    <w:p w14:paraId="31B1E01B" w14:textId="77777777" w:rsidR="00EB21A0" w:rsidRDefault="00EB21A0">
      <w:pPr>
        <w:pStyle w:val="TableofFigures"/>
        <w:tabs>
          <w:tab w:val="right" w:leader="dot" w:pos="9062"/>
        </w:tabs>
        <w:rPr>
          <w:ins w:id="1807" w:author="Tin Trčak" w:date="2016-01-21T14:31:00Z"/>
          <w:rFonts w:asciiTheme="minorHAnsi" w:eastAsiaTheme="minorEastAsia" w:hAnsiTheme="minorHAnsi" w:cstheme="minorBidi"/>
          <w:noProof/>
          <w:color w:val="auto"/>
          <w:sz w:val="22"/>
          <w:szCs w:val="22"/>
        </w:rPr>
      </w:pPr>
      <w:ins w:id="180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6.4.7 Dijagram komponenata ostalih stranica</w:t>
        </w:r>
        <w:r>
          <w:rPr>
            <w:noProof/>
            <w:webHidden/>
          </w:rPr>
          <w:tab/>
        </w:r>
        <w:r>
          <w:rPr>
            <w:noProof/>
            <w:webHidden/>
          </w:rPr>
          <w:fldChar w:fldCharType="begin"/>
        </w:r>
        <w:r>
          <w:rPr>
            <w:noProof/>
            <w:webHidden/>
          </w:rPr>
          <w:instrText xml:space="preserve"> PAGEREF _Toc441150054 \h </w:instrText>
        </w:r>
      </w:ins>
      <w:r>
        <w:rPr>
          <w:noProof/>
          <w:webHidden/>
        </w:rPr>
      </w:r>
      <w:r>
        <w:rPr>
          <w:noProof/>
          <w:webHidden/>
        </w:rPr>
        <w:fldChar w:fldCharType="separate"/>
      </w:r>
      <w:ins w:id="1809" w:author="Tin Trčak" w:date="2016-01-21T14:31:00Z">
        <w:r>
          <w:rPr>
            <w:noProof/>
            <w:webHidden/>
          </w:rPr>
          <w:t>64</w:t>
        </w:r>
        <w:r>
          <w:rPr>
            <w:noProof/>
            <w:webHidden/>
          </w:rPr>
          <w:fldChar w:fldCharType="end"/>
        </w:r>
        <w:r w:rsidRPr="009437D6">
          <w:rPr>
            <w:rStyle w:val="Hyperlink"/>
            <w:noProof/>
          </w:rPr>
          <w:fldChar w:fldCharType="end"/>
        </w:r>
      </w:ins>
    </w:p>
    <w:p w14:paraId="0FEF4341" w14:textId="77777777" w:rsidR="00EB21A0" w:rsidRDefault="00EB21A0">
      <w:pPr>
        <w:pStyle w:val="TableofFigures"/>
        <w:tabs>
          <w:tab w:val="right" w:leader="dot" w:pos="9062"/>
        </w:tabs>
        <w:rPr>
          <w:ins w:id="1810" w:author="Tin Trčak" w:date="2016-01-21T14:31:00Z"/>
          <w:rFonts w:asciiTheme="minorHAnsi" w:eastAsiaTheme="minorEastAsia" w:hAnsiTheme="minorHAnsi" w:cstheme="minorBidi"/>
          <w:noProof/>
          <w:color w:val="auto"/>
          <w:sz w:val="22"/>
          <w:szCs w:val="22"/>
        </w:rPr>
      </w:pPr>
      <w:ins w:id="1811" w:author="Tin Trčak" w:date="2016-01-21T14:31:00Z">
        <w:r w:rsidRPr="009437D6">
          <w:rPr>
            <w:rStyle w:val="Hyperlink"/>
            <w:noProof/>
          </w:rPr>
          <w:lastRenderedPageBreak/>
          <w:fldChar w:fldCharType="begin"/>
        </w:r>
        <w:r w:rsidRPr="009437D6">
          <w:rPr>
            <w:rStyle w:val="Hyperlink"/>
            <w:noProof/>
          </w:rPr>
          <w:instrText xml:space="preserve"> </w:instrText>
        </w:r>
        <w:r>
          <w:rPr>
            <w:noProof/>
          </w:rPr>
          <w:instrText>HYPERLINK \l "_Toc441150055"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7.1.1 Dijagram razmještaja</w:t>
        </w:r>
        <w:r>
          <w:rPr>
            <w:noProof/>
            <w:webHidden/>
          </w:rPr>
          <w:tab/>
        </w:r>
        <w:r>
          <w:rPr>
            <w:noProof/>
            <w:webHidden/>
          </w:rPr>
          <w:fldChar w:fldCharType="begin"/>
        </w:r>
        <w:r>
          <w:rPr>
            <w:noProof/>
            <w:webHidden/>
          </w:rPr>
          <w:instrText xml:space="preserve"> PAGEREF _Toc441150055 \h </w:instrText>
        </w:r>
      </w:ins>
      <w:r>
        <w:rPr>
          <w:noProof/>
          <w:webHidden/>
        </w:rPr>
      </w:r>
      <w:r>
        <w:rPr>
          <w:noProof/>
          <w:webHidden/>
        </w:rPr>
        <w:fldChar w:fldCharType="separate"/>
      </w:r>
      <w:ins w:id="1812" w:author="Tin Trčak" w:date="2016-01-21T14:31:00Z">
        <w:r>
          <w:rPr>
            <w:noProof/>
            <w:webHidden/>
          </w:rPr>
          <w:t>65</w:t>
        </w:r>
        <w:r>
          <w:rPr>
            <w:noProof/>
            <w:webHidden/>
          </w:rPr>
          <w:fldChar w:fldCharType="end"/>
        </w:r>
        <w:r w:rsidRPr="009437D6">
          <w:rPr>
            <w:rStyle w:val="Hyperlink"/>
            <w:noProof/>
          </w:rPr>
          <w:fldChar w:fldCharType="end"/>
        </w:r>
      </w:ins>
    </w:p>
    <w:p w14:paraId="68F3C71D" w14:textId="77777777" w:rsidR="00EB21A0" w:rsidRDefault="00EB21A0">
      <w:pPr>
        <w:pStyle w:val="TableofFigures"/>
        <w:tabs>
          <w:tab w:val="right" w:leader="dot" w:pos="9062"/>
        </w:tabs>
        <w:rPr>
          <w:ins w:id="1813" w:author="Tin Trčak" w:date="2016-01-21T14:31:00Z"/>
          <w:rFonts w:asciiTheme="minorHAnsi" w:eastAsiaTheme="minorEastAsia" w:hAnsiTheme="minorHAnsi" w:cstheme="minorBidi"/>
          <w:noProof/>
          <w:color w:val="auto"/>
          <w:sz w:val="22"/>
          <w:szCs w:val="22"/>
        </w:rPr>
      </w:pPr>
      <w:ins w:id="181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_Toc441150056 \h </w:instrText>
        </w:r>
      </w:ins>
      <w:r>
        <w:rPr>
          <w:noProof/>
          <w:webHidden/>
        </w:rPr>
      </w:r>
      <w:r>
        <w:rPr>
          <w:noProof/>
          <w:webHidden/>
        </w:rPr>
        <w:fldChar w:fldCharType="separate"/>
      </w:r>
      <w:ins w:id="1815" w:author="Tin Trčak" w:date="2016-01-21T14:31:00Z">
        <w:r>
          <w:rPr>
            <w:noProof/>
            <w:webHidden/>
          </w:rPr>
          <w:t>68</w:t>
        </w:r>
        <w:r>
          <w:rPr>
            <w:noProof/>
            <w:webHidden/>
          </w:rPr>
          <w:fldChar w:fldCharType="end"/>
        </w:r>
        <w:r w:rsidRPr="009437D6">
          <w:rPr>
            <w:rStyle w:val="Hyperlink"/>
            <w:noProof/>
          </w:rPr>
          <w:fldChar w:fldCharType="end"/>
        </w:r>
      </w:ins>
    </w:p>
    <w:p w14:paraId="6B2A8DB5" w14:textId="77777777" w:rsidR="00EB21A0" w:rsidRDefault="00EB21A0">
      <w:pPr>
        <w:pStyle w:val="TableofFigures"/>
        <w:tabs>
          <w:tab w:val="right" w:leader="dot" w:pos="9062"/>
        </w:tabs>
        <w:rPr>
          <w:ins w:id="1816" w:author="Tin Trčak" w:date="2016-01-21T14:31:00Z"/>
          <w:rFonts w:asciiTheme="minorHAnsi" w:eastAsiaTheme="minorEastAsia" w:hAnsiTheme="minorHAnsi" w:cstheme="minorBidi"/>
          <w:noProof/>
          <w:color w:val="auto"/>
          <w:sz w:val="22"/>
          <w:szCs w:val="22"/>
        </w:rPr>
      </w:pPr>
      <w:ins w:id="181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7.3.2 Prihvat nove narudžbe</w:t>
        </w:r>
        <w:r>
          <w:rPr>
            <w:noProof/>
            <w:webHidden/>
          </w:rPr>
          <w:tab/>
        </w:r>
        <w:r>
          <w:rPr>
            <w:noProof/>
            <w:webHidden/>
          </w:rPr>
          <w:fldChar w:fldCharType="begin"/>
        </w:r>
        <w:r>
          <w:rPr>
            <w:noProof/>
            <w:webHidden/>
          </w:rPr>
          <w:instrText xml:space="preserve"> PAGEREF _Toc441150057 \h </w:instrText>
        </w:r>
      </w:ins>
      <w:r>
        <w:rPr>
          <w:noProof/>
          <w:webHidden/>
        </w:rPr>
      </w:r>
      <w:r>
        <w:rPr>
          <w:noProof/>
          <w:webHidden/>
        </w:rPr>
        <w:fldChar w:fldCharType="separate"/>
      </w:r>
      <w:ins w:id="1818" w:author="Tin Trčak" w:date="2016-01-21T14:31:00Z">
        <w:r>
          <w:rPr>
            <w:noProof/>
            <w:webHidden/>
          </w:rPr>
          <w:t>68</w:t>
        </w:r>
        <w:r>
          <w:rPr>
            <w:noProof/>
            <w:webHidden/>
          </w:rPr>
          <w:fldChar w:fldCharType="end"/>
        </w:r>
        <w:r w:rsidRPr="009437D6">
          <w:rPr>
            <w:rStyle w:val="Hyperlink"/>
            <w:noProof/>
          </w:rPr>
          <w:fldChar w:fldCharType="end"/>
        </w:r>
      </w:ins>
    </w:p>
    <w:p w14:paraId="5A8B415A" w14:textId="77777777" w:rsidR="00EB21A0" w:rsidRDefault="00EB21A0">
      <w:pPr>
        <w:pStyle w:val="TableofFigures"/>
        <w:tabs>
          <w:tab w:val="right" w:leader="dot" w:pos="9062"/>
        </w:tabs>
        <w:rPr>
          <w:ins w:id="1819" w:author="Tin Trčak" w:date="2016-01-21T14:31:00Z"/>
          <w:rFonts w:asciiTheme="minorHAnsi" w:eastAsiaTheme="minorEastAsia" w:hAnsiTheme="minorHAnsi" w:cstheme="minorBidi"/>
          <w:noProof/>
          <w:color w:val="auto"/>
          <w:sz w:val="22"/>
          <w:szCs w:val="22"/>
        </w:rPr>
      </w:pPr>
      <w:ins w:id="182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_Toc441150058 \h </w:instrText>
        </w:r>
      </w:ins>
      <w:r>
        <w:rPr>
          <w:noProof/>
          <w:webHidden/>
        </w:rPr>
      </w:r>
      <w:r>
        <w:rPr>
          <w:noProof/>
          <w:webHidden/>
        </w:rPr>
        <w:fldChar w:fldCharType="separate"/>
      </w:r>
      <w:ins w:id="1821" w:author="Tin Trčak" w:date="2016-01-21T14:31:00Z">
        <w:r>
          <w:rPr>
            <w:noProof/>
            <w:webHidden/>
          </w:rPr>
          <w:t>69</w:t>
        </w:r>
        <w:r>
          <w:rPr>
            <w:noProof/>
            <w:webHidden/>
          </w:rPr>
          <w:fldChar w:fldCharType="end"/>
        </w:r>
        <w:r w:rsidRPr="009437D6">
          <w:rPr>
            <w:rStyle w:val="Hyperlink"/>
            <w:noProof/>
          </w:rPr>
          <w:fldChar w:fldCharType="end"/>
        </w:r>
      </w:ins>
    </w:p>
    <w:p w14:paraId="2B57096A" w14:textId="77777777" w:rsidR="00EB21A0" w:rsidRDefault="00EB21A0">
      <w:pPr>
        <w:pStyle w:val="TableofFigures"/>
        <w:tabs>
          <w:tab w:val="right" w:leader="dot" w:pos="9062"/>
        </w:tabs>
        <w:rPr>
          <w:ins w:id="1822" w:author="Tin Trčak" w:date="2016-01-21T14:31:00Z"/>
          <w:rFonts w:asciiTheme="minorHAnsi" w:eastAsiaTheme="minorEastAsia" w:hAnsiTheme="minorHAnsi" w:cstheme="minorBidi"/>
          <w:noProof/>
          <w:color w:val="auto"/>
          <w:sz w:val="22"/>
          <w:szCs w:val="22"/>
        </w:rPr>
      </w:pPr>
      <w:ins w:id="182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_Toc441150059 \h </w:instrText>
        </w:r>
      </w:ins>
      <w:r>
        <w:rPr>
          <w:noProof/>
          <w:webHidden/>
        </w:rPr>
      </w:r>
      <w:r>
        <w:rPr>
          <w:noProof/>
          <w:webHidden/>
        </w:rPr>
        <w:fldChar w:fldCharType="separate"/>
      </w:r>
      <w:ins w:id="1824" w:author="Tin Trčak" w:date="2016-01-21T14:31:00Z">
        <w:r>
          <w:rPr>
            <w:noProof/>
            <w:webHidden/>
          </w:rPr>
          <w:t>69</w:t>
        </w:r>
        <w:r>
          <w:rPr>
            <w:noProof/>
            <w:webHidden/>
          </w:rPr>
          <w:fldChar w:fldCharType="end"/>
        </w:r>
        <w:r w:rsidRPr="009437D6">
          <w:rPr>
            <w:rStyle w:val="Hyperlink"/>
            <w:noProof/>
          </w:rPr>
          <w:fldChar w:fldCharType="end"/>
        </w:r>
      </w:ins>
    </w:p>
    <w:p w14:paraId="4510FAAE" w14:textId="77777777" w:rsidR="00EB21A0" w:rsidRDefault="00EB21A0">
      <w:pPr>
        <w:pStyle w:val="TableofFigures"/>
        <w:tabs>
          <w:tab w:val="right" w:leader="dot" w:pos="9062"/>
        </w:tabs>
        <w:rPr>
          <w:ins w:id="1825" w:author="Tin Trčak" w:date="2016-01-21T14:31:00Z"/>
          <w:rFonts w:asciiTheme="minorHAnsi" w:eastAsiaTheme="minorEastAsia" w:hAnsiTheme="minorHAnsi" w:cstheme="minorBidi"/>
          <w:noProof/>
          <w:color w:val="auto"/>
          <w:sz w:val="22"/>
          <w:szCs w:val="22"/>
        </w:rPr>
      </w:pPr>
      <w:ins w:id="182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_Toc441150060 \h </w:instrText>
        </w:r>
      </w:ins>
      <w:r>
        <w:rPr>
          <w:noProof/>
          <w:webHidden/>
        </w:rPr>
      </w:r>
      <w:r>
        <w:rPr>
          <w:noProof/>
          <w:webHidden/>
        </w:rPr>
        <w:fldChar w:fldCharType="separate"/>
      </w:r>
      <w:ins w:id="1827" w:author="Tin Trčak" w:date="2016-01-21T14:31:00Z">
        <w:r>
          <w:rPr>
            <w:noProof/>
            <w:webHidden/>
          </w:rPr>
          <w:t>70</w:t>
        </w:r>
        <w:r>
          <w:rPr>
            <w:noProof/>
            <w:webHidden/>
          </w:rPr>
          <w:fldChar w:fldCharType="end"/>
        </w:r>
        <w:r w:rsidRPr="009437D6">
          <w:rPr>
            <w:rStyle w:val="Hyperlink"/>
            <w:noProof/>
          </w:rPr>
          <w:fldChar w:fldCharType="end"/>
        </w:r>
      </w:ins>
    </w:p>
    <w:p w14:paraId="376DB084" w14:textId="77777777" w:rsidR="00EB21A0" w:rsidRDefault="00EB21A0">
      <w:pPr>
        <w:pStyle w:val="TableofFigures"/>
        <w:tabs>
          <w:tab w:val="right" w:leader="dot" w:pos="9062"/>
        </w:tabs>
        <w:rPr>
          <w:ins w:id="1828" w:author="Tin Trčak" w:date="2016-01-21T14:31:00Z"/>
          <w:rFonts w:asciiTheme="minorHAnsi" w:eastAsiaTheme="minorEastAsia" w:hAnsiTheme="minorHAnsi" w:cstheme="minorBidi"/>
          <w:noProof/>
          <w:color w:val="auto"/>
          <w:sz w:val="22"/>
          <w:szCs w:val="22"/>
        </w:rPr>
      </w:pPr>
      <w:ins w:id="182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 Prijava osoblja</w:t>
        </w:r>
        <w:r>
          <w:rPr>
            <w:noProof/>
            <w:webHidden/>
          </w:rPr>
          <w:tab/>
        </w:r>
        <w:r>
          <w:rPr>
            <w:noProof/>
            <w:webHidden/>
          </w:rPr>
          <w:fldChar w:fldCharType="begin"/>
        </w:r>
        <w:r>
          <w:rPr>
            <w:noProof/>
            <w:webHidden/>
          </w:rPr>
          <w:instrText xml:space="preserve"> PAGEREF _Toc441150061 \h </w:instrText>
        </w:r>
      </w:ins>
      <w:r>
        <w:rPr>
          <w:noProof/>
          <w:webHidden/>
        </w:rPr>
      </w:r>
      <w:r>
        <w:rPr>
          <w:noProof/>
          <w:webHidden/>
        </w:rPr>
        <w:fldChar w:fldCharType="separate"/>
      </w:r>
      <w:ins w:id="1830" w:author="Tin Trčak" w:date="2016-01-21T14:31:00Z">
        <w:r>
          <w:rPr>
            <w:noProof/>
            <w:webHidden/>
          </w:rPr>
          <w:t>71</w:t>
        </w:r>
        <w:r>
          <w:rPr>
            <w:noProof/>
            <w:webHidden/>
          </w:rPr>
          <w:fldChar w:fldCharType="end"/>
        </w:r>
        <w:r w:rsidRPr="009437D6">
          <w:rPr>
            <w:rStyle w:val="Hyperlink"/>
            <w:noProof/>
          </w:rPr>
          <w:fldChar w:fldCharType="end"/>
        </w:r>
      </w:ins>
    </w:p>
    <w:p w14:paraId="0619807D" w14:textId="77777777" w:rsidR="00EB21A0" w:rsidRDefault="00EB21A0">
      <w:pPr>
        <w:pStyle w:val="TableofFigures"/>
        <w:tabs>
          <w:tab w:val="right" w:leader="dot" w:pos="9062"/>
        </w:tabs>
        <w:rPr>
          <w:ins w:id="1831" w:author="Tin Trčak" w:date="2016-01-21T14:31:00Z"/>
          <w:rFonts w:asciiTheme="minorHAnsi" w:eastAsiaTheme="minorEastAsia" w:hAnsiTheme="minorHAnsi" w:cstheme="minorBidi"/>
          <w:noProof/>
          <w:color w:val="auto"/>
          <w:sz w:val="22"/>
          <w:szCs w:val="22"/>
        </w:rPr>
      </w:pPr>
      <w:ins w:id="183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7.4.2 Pogrešno upisani korisnički podaci</w:t>
        </w:r>
        <w:r>
          <w:rPr>
            <w:noProof/>
            <w:webHidden/>
          </w:rPr>
          <w:tab/>
        </w:r>
        <w:r>
          <w:rPr>
            <w:noProof/>
            <w:webHidden/>
          </w:rPr>
          <w:fldChar w:fldCharType="begin"/>
        </w:r>
        <w:r>
          <w:rPr>
            <w:noProof/>
            <w:webHidden/>
          </w:rPr>
          <w:instrText xml:space="preserve"> PAGEREF _Toc441150062 \h </w:instrText>
        </w:r>
      </w:ins>
      <w:r>
        <w:rPr>
          <w:noProof/>
          <w:webHidden/>
        </w:rPr>
      </w:r>
      <w:r>
        <w:rPr>
          <w:noProof/>
          <w:webHidden/>
        </w:rPr>
        <w:fldChar w:fldCharType="separate"/>
      </w:r>
      <w:ins w:id="1833" w:author="Tin Trčak" w:date="2016-01-21T14:31:00Z">
        <w:r>
          <w:rPr>
            <w:noProof/>
            <w:webHidden/>
          </w:rPr>
          <w:t>72</w:t>
        </w:r>
        <w:r>
          <w:rPr>
            <w:noProof/>
            <w:webHidden/>
          </w:rPr>
          <w:fldChar w:fldCharType="end"/>
        </w:r>
        <w:r w:rsidRPr="009437D6">
          <w:rPr>
            <w:rStyle w:val="Hyperlink"/>
            <w:noProof/>
          </w:rPr>
          <w:fldChar w:fldCharType="end"/>
        </w:r>
      </w:ins>
    </w:p>
    <w:p w14:paraId="1B62E84B" w14:textId="77777777" w:rsidR="00EB21A0" w:rsidRDefault="00EB21A0">
      <w:pPr>
        <w:pStyle w:val="TableofFigures"/>
        <w:tabs>
          <w:tab w:val="right" w:leader="dot" w:pos="9062"/>
        </w:tabs>
        <w:rPr>
          <w:ins w:id="1834" w:author="Tin Trčak" w:date="2016-01-21T14:31:00Z"/>
          <w:rFonts w:asciiTheme="minorHAnsi" w:eastAsiaTheme="minorEastAsia" w:hAnsiTheme="minorHAnsi" w:cstheme="minorBidi"/>
          <w:noProof/>
          <w:color w:val="auto"/>
          <w:sz w:val="22"/>
          <w:szCs w:val="22"/>
        </w:rPr>
      </w:pPr>
      <w:ins w:id="183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7.4.3 Dodavanje jela u košaricu</w:t>
        </w:r>
        <w:r>
          <w:rPr>
            <w:noProof/>
            <w:webHidden/>
          </w:rPr>
          <w:tab/>
        </w:r>
        <w:r>
          <w:rPr>
            <w:noProof/>
            <w:webHidden/>
          </w:rPr>
          <w:fldChar w:fldCharType="begin"/>
        </w:r>
        <w:r>
          <w:rPr>
            <w:noProof/>
            <w:webHidden/>
          </w:rPr>
          <w:instrText xml:space="preserve"> PAGEREF _Toc441150063 \h </w:instrText>
        </w:r>
      </w:ins>
      <w:r>
        <w:rPr>
          <w:noProof/>
          <w:webHidden/>
        </w:rPr>
      </w:r>
      <w:r>
        <w:rPr>
          <w:noProof/>
          <w:webHidden/>
        </w:rPr>
        <w:fldChar w:fldCharType="separate"/>
      </w:r>
      <w:ins w:id="1836" w:author="Tin Trčak" w:date="2016-01-21T14:31:00Z">
        <w:r>
          <w:rPr>
            <w:noProof/>
            <w:webHidden/>
          </w:rPr>
          <w:t>73</w:t>
        </w:r>
        <w:r>
          <w:rPr>
            <w:noProof/>
            <w:webHidden/>
          </w:rPr>
          <w:fldChar w:fldCharType="end"/>
        </w:r>
        <w:r w:rsidRPr="009437D6">
          <w:rPr>
            <w:rStyle w:val="Hyperlink"/>
            <w:noProof/>
          </w:rPr>
          <w:fldChar w:fldCharType="end"/>
        </w:r>
      </w:ins>
    </w:p>
    <w:p w14:paraId="3C765785" w14:textId="77777777" w:rsidR="00EB21A0" w:rsidRDefault="00EB21A0">
      <w:pPr>
        <w:pStyle w:val="TableofFigures"/>
        <w:tabs>
          <w:tab w:val="right" w:leader="dot" w:pos="9062"/>
        </w:tabs>
        <w:rPr>
          <w:ins w:id="1837" w:author="Tin Trčak" w:date="2016-01-21T14:31:00Z"/>
          <w:rFonts w:asciiTheme="minorHAnsi" w:eastAsiaTheme="minorEastAsia" w:hAnsiTheme="minorHAnsi" w:cstheme="minorBidi"/>
          <w:noProof/>
          <w:color w:val="auto"/>
          <w:sz w:val="22"/>
          <w:szCs w:val="22"/>
        </w:rPr>
      </w:pPr>
      <w:ins w:id="183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_Toc441150064 \h </w:instrText>
        </w:r>
      </w:ins>
      <w:r>
        <w:rPr>
          <w:noProof/>
          <w:webHidden/>
        </w:rPr>
      </w:r>
      <w:r>
        <w:rPr>
          <w:noProof/>
          <w:webHidden/>
        </w:rPr>
        <w:fldChar w:fldCharType="separate"/>
      </w:r>
      <w:ins w:id="1839" w:author="Tin Trčak" w:date="2016-01-21T14:31:00Z">
        <w:r>
          <w:rPr>
            <w:noProof/>
            <w:webHidden/>
          </w:rPr>
          <w:t>74</w:t>
        </w:r>
        <w:r>
          <w:rPr>
            <w:noProof/>
            <w:webHidden/>
          </w:rPr>
          <w:fldChar w:fldCharType="end"/>
        </w:r>
        <w:r w:rsidRPr="009437D6">
          <w:rPr>
            <w:rStyle w:val="Hyperlink"/>
            <w:noProof/>
          </w:rPr>
          <w:fldChar w:fldCharType="end"/>
        </w:r>
      </w:ins>
    </w:p>
    <w:p w14:paraId="23084DBA" w14:textId="77777777" w:rsidR="00EB21A0" w:rsidRDefault="00EB21A0">
      <w:pPr>
        <w:pStyle w:val="TableofFigures"/>
        <w:tabs>
          <w:tab w:val="right" w:leader="dot" w:pos="9062"/>
        </w:tabs>
        <w:rPr>
          <w:ins w:id="1840" w:author="Tin Trčak" w:date="2016-01-21T14:31:00Z"/>
          <w:rFonts w:asciiTheme="minorHAnsi" w:eastAsiaTheme="minorEastAsia" w:hAnsiTheme="minorHAnsi" w:cstheme="minorBidi"/>
          <w:noProof/>
          <w:color w:val="auto"/>
          <w:sz w:val="22"/>
          <w:szCs w:val="22"/>
        </w:rPr>
      </w:pPr>
      <w:ins w:id="184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7.4.5 Poruka zahvale</w:t>
        </w:r>
        <w:r>
          <w:rPr>
            <w:noProof/>
            <w:webHidden/>
          </w:rPr>
          <w:tab/>
        </w:r>
        <w:r>
          <w:rPr>
            <w:noProof/>
            <w:webHidden/>
          </w:rPr>
          <w:fldChar w:fldCharType="begin"/>
        </w:r>
        <w:r>
          <w:rPr>
            <w:noProof/>
            <w:webHidden/>
          </w:rPr>
          <w:instrText xml:space="preserve"> PAGEREF _Toc441150065 \h </w:instrText>
        </w:r>
      </w:ins>
      <w:r>
        <w:rPr>
          <w:noProof/>
          <w:webHidden/>
        </w:rPr>
      </w:r>
      <w:r>
        <w:rPr>
          <w:noProof/>
          <w:webHidden/>
        </w:rPr>
        <w:fldChar w:fldCharType="separate"/>
      </w:r>
      <w:ins w:id="1842" w:author="Tin Trčak" w:date="2016-01-21T14:31:00Z">
        <w:r>
          <w:rPr>
            <w:noProof/>
            <w:webHidden/>
          </w:rPr>
          <w:t>74</w:t>
        </w:r>
        <w:r>
          <w:rPr>
            <w:noProof/>
            <w:webHidden/>
          </w:rPr>
          <w:fldChar w:fldCharType="end"/>
        </w:r>
        <w:r w:rsidRPr="009437D6">
          <w:rPr>
            <w:rStyle w:val="Hyperlink"/>
            <w:noProof/>
          </w:rPr>
          <w:fldChar w:fldCharType="end"/>
        </w:r>
      </w:ins>
    </w:p>
    <w:p w14:paraId="109AAC32" w14:textId="77777777" w:rsidR="00EB21A0" w:rsidRDefault="00EB21A0">
      <w:pPr>
        <w:pStyle w:val="TableofFigures"/>
        <w:tabs>
          <w:tab w:val="right" w:leader="dot" w:pos="9062"/>
        </w:tabs>
        <w:rPr>
          <w:ins w:id="1843" w:author="Tin Trčak" w:date="2016-01-21T14:31:00Z"/>
          <w:rFonts w:asciiTheme="minorHAnsi" w:eastAsiaTheme="minorEastAsia" w:hAnsiTheme="minorHAnsi" w:cstheme="minorBidi"/>
          <w:noProof/>
          <w:color w:val="auto"/>
          <w:sz w:val="22"/>
          <w:szCs w:val="22"/>
        </w:rPr>
      </w:pPr>
      <w:ins w:id="184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7.4.6 Neispravno unešeni podaci</w:t>
        </w:r>
        <w:r>
          <w:rPr>
            <w:noProof/>
            <w:webHidden/>
          </w:rPr>
          <w:tab/>
        </w:r>
        <w:r>
          <w:rPr>
            <w:noProof/>
            <w:webHidden/>
          </w:rPr>
          <w:fldChar w:fldCharType="begin"/>
        </w:r>
        <w:r>
          <w:rPr>
            <w:noProof/>
            <w:webHidden/>
          </w:rPr>
          <w:instrText xml:space="preserve"> PAGEREF _Toc441150066 \h </w:instrText>
        </w:r>
      </w:ins>
      <w:r>
        <w:rPr>
          <w:noProof/>
          <w:webHidden/>
        </w:rPr>
      </w:r>
      <w:r>
        <w:rPr>
          <w:noProof/>
          <w:webHidden/>
        </w:rPr>
        <w:fldChar w:fldCharType="separate"/>
      </w:r>
      <w:ins w:id="1845" w:author="Tin Trčak" w:date="2016-01-21T14:31:00Z">
        <w:r>
          <w:rPr>
            <w:noProof/>
            <w:webHidden/>
          </w:rPr>
          <w:t>75</w:t>
        </w:r>
        <w:r>
          <w:rPr>
            <w:noProof/>
            <w:webHidden/>
          </w:rPr>
          <w:fldChar w:fldCharType="end"/>
        </w:r>
        <w:r w:rsidRPr="009437D6">
          <w:rPr>
            <w:rStyle w:val="Hyperlink"/>
            <w:noProof/>
          </w:rPr>
          <w:fldChar w:fldCharType="end"/>
        </w:r>
      </w:ins>
    </w:p>
    <w:p w14:paraId="18CCA28E" w14:textId="77777777" w:rsidR="00EB21A0" w:rsidRDefault="00EB21A0">
      <w:pPr>
        <w:pStyle w:val="TableofFigures"/>
        <w:tabs>
          <w:tab w:val="right" w:leader="dot" w:pos="9062"/>
        </w:tabs>
        <w:rPr>
          <w:ins w:id="1846" w:author="Tin Trčak" w:date="2016-01-21T14:31:00Z"/>
          <w:rFonts w:asciiTheme="minorHAnsi" w:eastAsiaTheme="minorEastAsia" w:hAnsiTheme="minorHAnsi" w:cstheme="minorBidi"/>
          <w:noProof/>
          <w:color w:val="auto"/>
          <w:sz w:val="22"/>
          <w:szCs w:val="22"/>
        </w:rPr>
      </w:pPr>
      <w:ins w:id="184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7.4.7 Obrazac za komentiranje</w:t>
        </w:r>
        <w:r>
          <w:rPr>
            <w:noProof/>
            <w:webHidden/>
          </w:rPr>
          <w:tab/>
        </w:r>
        <w:r>
          <w:rPr>
            <w:noProof/>
            <w:webHidden/>
          </w:rPr>
          <w:fldChar w:fldCharType="begin"/>
        </w:r>
        <w:r>
          <w:rPr>
            <w:noProof/>
            <w:webHidden/>
          </w:rPr>
          <w:instrText xml:space="preserve"> PAGEREF _Toc441150067 \h </w:instrText>
        </w:r>
      </w:ins>
      <w:r>
        <w:rPr>
          <w:noProof/>
          <w:webHidden/>
        </w:rPr>
      </w:r>
      <w:r>
        <w:rPr>
          <w:noProof/>
          <w:webHidden/>
        </w:rPr>
        <w:fldChar w:fldCharType="separate"/>
      </w:r>
      <w:ins w:id="1848" w:author="Tin Trčak" w:date="2016-01-21T14:31:00Z">
        <w:r>
          <w:rPr>
            <w:noProof/>
            <w:webHidden/>
          </w:rPr>
          <w:t>76</w:t>
        </w:r>
        <w:r>
          <w:rPr>
            <w:noProof/>
            <w:webHidden/>
          </w:rPr>
          <w:fldChar w:fldCharType="end"/>
        </w:r>
        <w:r w:rsidRPr="009437D6">
          <w:rPr>
            <w:rStyle w:val="Hyperlink"/>
            <w:noProof/>
          </w:rPr>
          <w:fldChar w:fldCharType="end"/>
        </w:r>
      </w:ins>
    </w:p>
    <w:p w14:paraId="7D84D163" w14:textId="77777777" w:rsidR="00EB21A0" w:rsidRDefault="00EB21A0">
      <w:pPr>
        <w:pStyle w:val="TableofFigures"/>
        <w:tabs>
          <w:tab w:val="right" w:leader="dot" w:pos="9062"/>
        </w:tabs>
        <w:rPr>
          <w:ins w:id="1849" w:author="Tin Trčak" w:date="2016-01-21T14:31:00Z"/>
          <w:rFonts w:asciiTheme="minorHAnsi" w:eastAsiaTheme="minorEastAsia" w:hAnsiTheme="minorHAnsi" w:cstheme="minorBidi"/>
          <w:noProof/>
          <w:color w:val="auto"/>
          <w:sz w:val="22"/>
          <w:szCs w:val="22"/>
        </w:rPr>
      </w:pPr>
      <w:ins w:id="185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7.4.8 Početna prosječna ocjena restorana</w:t>
        </w:r>
        <w:r>
          <w:rPr>
            <w:noProof/>
            <w:webHidden/>
          </w:rPr>
          <w:tab/>
        </w:r>
        <w:r>
          <w:rPr>
            <w:noProof/>
            <w:webHidden/>
          </w:rPr>
          <w:fldChar w:fldCharType="begin"/>
        </w:r>
        <w:r>
          <w:rPr>
            <w:noProof/>
            <w:webHidden/>
          </w:rPr>
          <w:instrText xml:space="preserve"> PAGEREF _Toc441150068 \h </w:instrText>
        </w:r>
      </w:ins>
      <w:r>
        <w:rPr>
          <w:noProof/>
          <w:webHidden/>
        </w:rPr>
      </w:r>
      <w:r>
        <w:rPr>
          <w:noProof/>
          <w:webHidden/>
        </w:rPr>
        <w:fldChar w:fldCharType="separate"/>
      </w:r>
      <w:ins w:id="1851" w:author="Tin Trčak" w:date="2016-01-21T14:31:00Z">
        <w:r>
          <w:rPr>
            <w:noProof/>
            <w:webHidden/>
          </w:rPr>
          <w:t>77</w:t>
        </w:r>
        <w:r>
          <w:rPr>
            <w:noProof/>
            <w:webHidden/>
          </w:rPr>
          <w:fldChar w:fldCharType="end"/>
        </w:r>
        <w:r w:rsidRPr="009437D6">
          <w:rPr>
            <w:rStyle w:val="Hyperlink"/>
            <w:noProof/>
          </w:rPr>
          <w:fldChar w:fldCharType="end"/>
        </w:r>
      </w:ins>
    </w:p>
    <w:p w14:paraId="6B61BED2" w14:textId="77777777" w:rsidR="00EB21A0" w:rsidRDefault="00EB21A0">
      <w:pPr>
        <w:pStyle w:val="TableofFigures"/>
        <w:tabs>
          <w:tab w:val="right" w:leader="dot" w:pos="9062"/>
        </w:tabs>
        <w:rPr>
          <w:ins w:id="1852" w:author="Tin Trčak" w:date="2016-01-21T14:31:00Z"/>
          <w:rFonts w:asciiTheme="minorHAnsi" w:eastAsiaTheme="minorEastAsia" w:hAnsiTheme="minorHAnsi" w:cstheme="minorBidi"/>
          <w:noProof/>
          <w:color w:val="auto"/>
          <w:sz w:val="22"/>
          <w:szCs w:val="22"/>
        </w:rPr>
      </w:pPr>
      <w:ins w:id="185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7.4.9 Prikaz unešenih komentara</w:t>
        </w:r>
        <w:r>
          <w:rPr>
            <w:noProof/>
            <w:webHidden/>
          </w:rPr>
          <w:tab/>
        </w:r>
        <w:r>
          <w:rPr>
            <w:noProof/>
            <w:webHidden/>
          </w:rPr>
          <w:fldChar w:fldCharType="begin"/>
        </w:r>
        <w:r>
          <w:rPr>
            <w:noProof/>
            <w:webHidden/>
          </w:rPr>
          <w:instrText xml:space="preserve"> PAGEREF _Toc441150069 \h </w:instrText>
        </w:r>
      </w:ins>
      <w:r>
        <w:rPr>
          <w:noProof/>
          <w:webHidden/>
        </w:rPr>
      </w:r>
      <w:r>
        <w:rPr>
          <w:noProof/>
          <w:webHidden/>
        </w:rPr>
        <w:fldChar w:fldCharType="separate"/>
      </w:r>
      <w:ins w:id="1854" w:author="Tin Trčak" w:date="2016-01-21T14:31:00Z">
        <w:r>
          <w:rPr>
            <w:noProof/>
            <w:webHidden/>
          </w:rPr>
          <w:t>77</w:t>
        </w:r>
        <w:r>
          <w:rPr>
            <w:noProof/>
            <w:webHidden/>
          </w:rPr>
          <w:fldChar w:fldCharType="end"/>
        </w:r>
        <w:r w:rsidRPr="009437D6">
          <w:rPr>
            <w:rStyle w:val="Hyperlink"/>
            <w:noProof/>
          </w:rPr>
          <w:fldChar w:fldCharType="end"/>
        </w:r>
      </w:ins>
    </w:p>
    <w:p w14:paraId="1FE261DF" w14:textId="77777777" w:rsidR="00EB21A0" w:rsidRDefault="00EB21A0">
      <w:pPr>
        <w:pStyle w:val="TableofFigures"/>
        <w:tabs>
          <w:tab w:val="right" w:leader="dot" w:pos="9062"/>
        </w:tabs>
        <w:rPr>
          <w:ins w:id="1855" w:author="Tin Trčak" w:date="2016-01-21T14:31:00Z"/>
          <w:rFonts w:asciiTheme="minorHAnsi" w:eastAsiaTheme="minorEastAsia" w:hAnsiTheme="minorHAnsi" w:cstheme="minorBidi"/>
          <w:noProof/>
          <w:color w:val="auto"/>
          <w:sz w:val="22"/>
          <w:szCs w:val="22"/>
        </w:rPr>
      </w:pPr>
      <w:ins w:id="185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_Toc441150070 \h </w:instrText>
        </w:r>
      </w:ins>
      <w:r>
        <w:rPr>
          <w:noProof/>
          <w:webHidden/>
        </w:rPr>
      </w:r>
      <w:r>
        <w:rPr>
          <w:noProof/>
          <w:webHidden/>
        </w:rPr>
        <w:fldChar w:fldCharType="separate"/>
      </w:r>
      <w:ins w:id="1857" w:author="Tin Trčak" w:date="2016-01-21T14:31:00Z">
        <w:r>
          <w:rPr>
            <w:noProof/>
            <w:webHidden/>
          </w:rPr>
          <w:t>77</w:t>
        </w:r>
        <w:r>
          <w:rPr>
            <w:noProof/>
            <w:webHidden/>
          </w:rPr>
          <w:fldChar w:fldCharType="end"/>
        </w:r>
        <w:r w:rsidRPr="009437D6">
          <w:rPr>
            <w:rStyle w:val="Hyperlink"/>
            <w:noProof/>
          </w:rPr>
          <w:fldChar w:fldCharType="end"/>
        </w:r>
      </w:ins>
    </w:p>
    <w:p w14:paraId="4AD16AEC" w14:textId="77777777" w:rsidR="00EB21A0" w:rsidRDefault="00EB21A0">
      <w:pPr>
        <w:pStyle w:val="TableofFigures"/>
        <w:tabs>
          <w:tab w:val="right" w:leader="dot" w:pos="9062"/>
        </w:tabs>
        <w:rPr>
          <w:ins w:id="1858" w:author="Tin Trčak" w:date="2016-01-21T14:31:00Z"/>
          <w:rFonts w:asciiTheme="minorHAnsi" w:eastAsiaTheme="minorEastAsia" w:hAnsiTheme="minorHAnsi" w:cstheme="minorBidi"/>
          <w:noProof/>
          <w:color w:val="auto"/>
          <w:sz w:val="22"/>
          <w:szCs w:val="22"/>
        </w:rPr>
      </w:pPr>
      <w:ins w:id="185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7.6.1 Odabir kartice Jelovnik</w:t>
        </w:r>
        <w:r>
          <w:rPr>
            <w:noProof/>
            <w:webHidden/>
          </w:rPr>
          <w:tab/>
        </w:r>
        <w:r>
          <w:rPr>
            <w:noProof/>
            <w:webHidden/>
          </w:rPr>
          <w:fldChar w:fldCharType="begin"/>
        </w:r>
        <w:r>
          <w:rPr>
            <w:noProof/>
            <w:webHidden/>
          </w:rPr>
          <w:instrText xml:space="preserve"> PAGEREF _Toc441150071 \h </w:instrText>
        </w:r>
      </w:ins>
      <w:r>
        <w:rPr>
          <w:noProof/>
          <w:webHidden/>
        </w:rPr>
      </w:r>
      <w:r>
        <w:rPr>
          <w:noProof/>
          <w:webHidden/>
        </w:rPr>
        <w:fldChar w:fldCharType="separate"/>
      </w:r>
      <w:ins w:id="1860" w:author="Tin Trčak" w:date="2016-01-21T14:31:00Z">
        <w:r>
          <w:rPr>
            <w:noProof/>
            <w:webHidden/>
          </w:rPr>
          <w:t>85</w:t>
        </w:r>
        <w:r>
          <w:rPr>
            <w:noProof/>
            <w:webHidden/>
          </w:rPr>
          <w:fldChar w:fldCharType="end"/>
        </w:r>
        <w:r w:rsidRPr="009437D6">
          <w:rPr>
            <w:rStyle w:val="Hyperlink"/>
            <w:noProof/>
          </w:rPr>
          <w:fldChar w:fldCharType="end"/>
        </w:r>
      </w:ins>
    </w:p>
    <w:p w14:paraId="5EFFC170" w14:textId="77777777" w:rsidR="00EB21A0" w:rsidRDefault="00EB21A0">
      <w:pPr>
        <w:pStyle w:val="TableofFigures"/>
        <w:tabs>
          <w:tab w:val="right" w:leader="dot" w:pos="9062"/>
        </w:tabs>
        <w:rPr>
          <w:ins w:id="1861" w:author="Tin Trčak" w:date="2016-01-21T14:31:00Z"/>
          <w:rFonts w:asciiTheme="minorHAnsi" w:eastAsiaTheme="minorEastAsia" w:hAnsiTheme="minorHAnsi" w:cstheme="minorBidi"/>
          <w:noProof/>
          <w:color w:val="auto"/>
          <w:sz w:val="22"/>
          <w:szCs w:val="22"/>
        </w:rPr>
      </w:pPr>
      <w:ins w:id="186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7.6.2 Odabir kartice Narudžbe</w:t>
        </w:r>
        <w:r>
          <w:rPr>
            <w:noProof/>
            <w:webHidden/>
          </w:rPr>
          <w:tab/>
        </w:r>
        <w:r>
          <w:rPr>
            <w:noProof/>
            <w:webHidden/>
          </w:rPr>
          <w:fldChar w:fldCharType="begin"/>
        </w:r>
        <w:r>
          <w:rPr>
            <w:noProof/>
            <w:webHidden/>
          </w:rPr>
          <w:instrText xml:space="preserve"> PAGEREF _Toc441150072 \h </w:instrText>
        </w:r>
      </w:ins>
      <w:r>
        <w:rPr>
          <w:noProof/>
          <w:webHidden/>
        </w:rPr>
      </w:r>
      <w:r>
        <w:rPr>
          <w:noProof/>
          <w:webHidden/>
        </w:rPr>
        <w:fldChar w:fldCharType="separate"/>
      </w:r>
      <w:ins w:id="1863" w:author="Tin Trčak" w:date="2016-01-21T14:31:00Z">
        <w:r>
          <w:rPr>
            <w:noProof/>
            <w:webHidden/>
          </w:rPr>
          <w:t>86</w:t>
        </w:r>
        <w:r>
          <w:rPr>
            <w:noProof/>
            <w:webHidden/>
          </w:rPr>
          <w:fldChar w:fldCharType="end"/>
        </w:r>
        <w:r w:rsidRPr="009437D6">
          <w:rPr>
            <w:rStyle w:val="Hyperlink"/>
            <w:noProof/>
          </w:rPr>
          <w:fldChar w:fldCharType="end"/>
        </w:r>
      </w:ins>
    </w:p>
    <w:p w14:paraId="14ACE07F" w14:textId="77777777" w:rsidR="00EB21A0" w:rsidRDefault="00EB21A0">
      <w:pPr>
        <w:pStyle w:val="TableofFigures"/>
        <w:tabs>
          <w:tab w:val="right" w:leader="dot" w:pos="9062"/>
        </w:tabs>
        <w:rPr>
          <w:ins w:id="1864" w:author="Tin Trčak" w:date="2016-01-21T14:31:00Z"/>
          <w:rFonts w:asciiTheme="minorHAnsi" w:eastAsiaTheme="minorEastAsia" w:hAnsiTheme="minorHAnsi" w:cstheme="minorBidi"/>
          <w:noProof/>
          <w:color w:val="auto"/>
          <w:sz w:val="22"/>
          <w:szCs w:val="22"/>
        </w:rPr>
      </w:pPr>
      <w:ins w:id="186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7.6.3 Odabir kartice Jela</w:t>
        </w:r>
        <w:r>
          <w:rPr>
            <w:noProof/>
            <w:webHidden/>
          </w:rPr>
          <w:tab/>
        </w:r>
        <w:r>
          <w:rPr>
            <w:noProof/>
            <w:webHidden/>
          </w:rPr>
          <w:fldChar w:fldCharType="begin"/>
        </w:r>
        <w:r>
          <w:rPr>
            <w:noProof/>
            <w:webHidden/>
          </w:rPr>
          <w:instrText xml:space="preserve"> PAGEREF _Toc441150073 \h </w:instrText>
        </w:r>
      </w:ins>
      <w:r>
        <w:rPr>
          <w:noProof/>
          <w:webHidden/>
        </w:rPr>
      </w:r>
      <w:r>
        <w:rPr>
          <w:noProof/>
          <w:webHidden/>
        </w:rPr>
        <w:fldChar w:fldCharType="separate"/>
      </w:r>
      <w:ins w:id="1866" w:author="Tin Trčak" w:date="2016-01-21T14:31:00Z">
        <w:r>
          <w:rPr>
            <w:noProof/>
            <w:webHidden/>
          </w:rPr>
          <w:t>86</w:t>
        </w:r>
        <w:r>
          <w:rPr>
            <w:noProof/>
            <w:webHidden/>
          </w:rPr>
          <w:fldChar w:fldCharType="end"/>
        </w:r>
        <w:r w:rsidRPr="009437D6">
          <w:rPr>
            <w:rStyle w:val="Hyperlink"/>
            <w:noProof/>
          </w:rPr>
          <w:fldChar w:fldCharType="end"/>
        </w:r>
      </w:ins>
    </w:p>
    <w:p w14:paraId="472D36D0" w14:textId="77777777" w:rsidR="00EB21A0" w:rsidRDefault="00EB21A0">
      <w:pPr>
        <w:pStyle w:val="TableofFigures"/>
        <w:tabs>
          <w:tab w:val="right" w:leader="dot" w:pos="9062"/>
        </w:tabs>
        <w:rPr>
          <w:ins w:id="1867" w:author="Tin Trčak" w:date="2016-01-21T14:31:00Z"/>
          <w:rFonts w:asciiTheme="minorHAnsi" w:eastAsiaTheme="minorEastAsia" w:hAnsiTheme="minorHAnsi" w:cstheme="minorBidi"/>
          <w:noProof/>
          <w:color w:val="auto"/>
          <w:sz w:val="22"/>
          <w:szCs w:val="22"/>
        </w:rPr>
      </w:pPr>
      <w:ins w:id="186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_Toc441150074 \h </w:instrText>
        </w:r>
      </w:ins>
      <w:r>
        <w:rPr>
          <w:noProof/>
          <w:webHidden/>
        </w:rPr>
      </w:r>
      <w:r>
        <w:rPr>
          <w:noProof/>
          <w:webHidden/>
        </w:rPr>
        <w:fldChar w:fldCharType="separate"/>
      </w:r>
      <w:ins w:id="1869" w:author="Tin Trčak" w:date="2016-01-21T14:31:00Z">
        <w:r>
          <w:rPr>
            <w:noProof/>
            <w:webHidden/>
          </w:rPr>
          <w:t>87</w:t>
        </w:r>
        <w:r>
          <w:rPr>
            <w:noProof/>
            <w:webHidden/>
          </w:rPr>
          <w:fldChar w:fldCharType="end"/>
        </w:r>
        <w:r w:rsidRPr="009437D6">
          <w:rPr>
            <w:rStyle w:val="Hyperlink"/>
            <w:noProof/>
          </w:rPr>
          <w:fldChar w:fldCharType="end"/>
        </w:r>
      </w:ins>
    </w:p>
    <w:p w14:paraId="2C9C98C3" w14:textId="77777777" w:rsidR="00EB21A0" w:rsidRDefault="00EB21A0">
      <w:pPr>
        <w:pStyle w:val="TableofFigures"/>
        <w:tabs>
          <w:tab w:val="right" w:leader="dot" w:pos="9062"/>
        </w:tabs>
        <w:rPr>
          <w:ins w:id="1870" w:author="Tin Trčak" w:date="2016-01-21T14:31:00Z"/>
          <w:rFonts w:asciiTheme="minorHAnsi" w:eastAsiaTheme="minorEastAsia" w:hAnsiTheme="minorHAnsi" w:cstheme="minorBidi"/>
          <w:noProof/>
          <w:color w:val="auto"/>
          <w:sz w:val="22"/>
          <w:szCs w:val="22"/>
        </w:rPr>
      </w:pPr>
      <w:ins w:id="187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7.6.5 Odabir kartice Statistika</w:t>
        </w:r>
        <w:r>
          <w:rPr>
            <w:noProof/>
            <w:webHidden/>
          </w:rPr>
          <w:tab/>
        </w:r>
        <w:r>
          <w:rPr>
            <w:noProof/>
            <w:webHidden/>
          </w:rPr>
          <w:fldChar w:fldCharType="begin"/>
        </w:r>
        <w:r>
          <w:rPr>
            <w:noProof/>
            <w:webHidden/>
          </w:rPr>
          <w:instrText xml:space="preserve"> PAGEREF _Toc441150075 \h </w:instrText>
        </w:r>
      </w:ins>
      <w:r>
        <w:rPr>
          <w:noProof/>
          <w:webHidden/>
        </w:rPr>
      </w:r>
      <w:r>
        <w:rPr>
          <w:noProof/>
          <w:webHidden/>
        </w:rPr>
        <w:fldChar w:fldCharType="separate"/>
      </w:r>
      <w:ins w:id="1872" w:author="Tin Trčak" w:date="2016-01-21T14:31:00Z">
        <w:r>
          <w:rPr>
            <w:noProof/>
            <w:webHidden/>
          </w:rPr>
          <w:t>88</w:t>
        </w:r>
        <w:r>
          <w:rPr>
            <w:noProof/>
            <w:webHidden/>
          </w:rPr>
          <w:fldChar w:fldCharType="end"/>
        </w:r>
        <w:r w:rsidRPr="009437D6">
          <w:rPr>
            <w:rStyle w:val="Hyperlink"/>
            <w:noProof/>
          </w:rPr>
          <w:fldChar w:fldCharType="end"/>
        </w:r>
      </w:ins>
    </w:p>
    <w:p w14:paraId="0E9D4A75" w14:textId="77777777" w:rsidR="00EB21A0" w:rsidRDefault="00EB21A0">
      <w:pPr>
        <w:pStyle w:val="TableofFigures"/>
        <w:tabs>
          <w:tab w:val="right" w:leader="dot" w:pos="9062"/>
        </w:tabs>
        <w:rPr>
          <w:ins w:id="1873" w:author="Tin Trčak" w:date="2016-01-21T14:31:00Z"/>
          <w:rFonts w:asciiTheme="minorHAnsi" w:eastAsiaTheme="minorEastAsia" w:hAnsiTheme="minorHAnsi" w:cstheme="minorBidi"/>
          <w:noProof/>
          <w:color w:val="auto"/>
          <w:sz w:val="22"/>
          <w:szCs w:val="22"/>
        </w:rPr>
      </w:pPr>
      <w:ins w:id="187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7.6.6 Odabir kartice Djelatnici</w:t>
        </w:r>
        <w:r>
          <w:rPr>
            <w:noProof/>
            <w:webHidden/>
          </w:rPr>
          <w:tab/>
        </w:r>
        <w:r>
          <w:rPr>
            <w:noProof/>
            <w:webHidden/>
          </w:rPr>
          <w:fldChar w:fldCharType="begin"/>
        </w:r>
        <w:r>
          <w:rPr>
            <w:noProof/>
            <w:webHidden/>
          </w:rPr>
          <w:instrText xml:space="preserve"> PAGEREF _Toc441150076 \h </w:instrText>
        </w:r>
      </w:ins>
      <w:r>
        <w:rPr>
          <w:noProof/>
          <w:webHidden/>
        </w:rPr>
      </w:r>
      <w:r>
        <w:rPr>
          <w:noProof/>
          <w:webHidden/>
        </w:rPr>
        <w:fldChar w:fldCharType="separate"/>
      </w:r>
      <w:ins w:id="1875" w:author="Tin Trčak" w:date="2016-01-21T14:31:00Z">
        <w:r>
          <w:rPr>
            <w:noProof/>
            <w:webHidden/>
          </w:rPr>
          <w:t>88</w:t>
        </w:r>
        <w:r>
          <w:rPr>
            <w:noProof/>
            <w:webHidden/>
          </w:rPr>
          <w:fldChar w:fldCharType="end"/>
        </w:r>
        <w:r w:rsidRPr="009437D6">
          <w:rPr>
            <w:rStyle w:val="Hyperlink"/>
            <w:noProof/>
          </w:rPr>
          <w:fldChar w:fldCharType="end"/>
        </w:r>
      </w:ins>
    </w:p>
    <w:p w14:paraId="433E2745" w14:textId="77777777" w:rsidR="00EB21A0" w:rsidRDefault="00EB21A0">
      <w:pPr>
        <w:pStyle w:val="TableofFigures"/>
        <w:tabs>
          <w:tab w:val="right" w:leader="dot" w:pos="9062"/>
        </w:tabs>
        <w:rPr>
          <w:ins w:id="1876" w:author="Tin Trčak" w:date="2016-01-21T14:31:00Z"/>
          <w:rFonts w:asciiTheme="minorHAnsi" w:eastAsiaTheme="minorEastAsia" w:hAnsiTheme="minorHAnsi" w:cstheme="minorBidi"/>
          <w:noProof/>
          <w:color w:val="auto"/>
          <w:sz w:val="22"/>
          <w:szCs w:val="22"/>
        </w:rPr>
      </w:pPr>
      <w:ins w:id="187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7.6.7 Odabir kartice Wild8 info</w:t>
        </w:r>
        <w:r>
          <w:rPr>
            <w:noProof/>
            <w:webHidden/>
          </w:rPr>
          <w:tab/>
        </w:r>
        <w:r>
          <w:rPr>
            <w:noProof/>
            <w:webHidden/>
          </w:rPr>
          <w:fldChar w:fldCharType="begin"/>
        </w:r>
        <w:r>
          <w:rPr>
            <w:noProof/>
            <w:webHidden/>
          </w:rPr>
          <w:instrText xml:space="preserve"> PAGEREF _Toc441150077 \h </w:instrText>
        </w:r>
      </w:ins>
      <w:r>
        <w:rPr>
          <w:noProof/>
          <w:webHidden/>
        </w:rPr>
      </w:r>
      <w:r>
        <w:rPr>
          <w:noProof/>
          <w:webHidden/>
        </w:rPr>
        <w:fldChar w:fldCharType="separate"/>
      </w:r>
      <w:ins w:id="1878" w:author="Tin Trčak" w:date="2016-01-21T14:31:00Z">
        <w:r>
          <w:rPr>
            <w:noProof/>
            <w:webHidden/>
          </w:rPr>
          <w:t>89</w:t>
        </w:r>
        <w:r>
          <w:rPr>
            <w:noProof/>
            <w:webHidden/>
          </w:rPr>
          <w:fldChar w:fldCharType="end"/>
        </w:r>
        <w:r w:rsidRPr="009437D6">
          <w:rPr>
            <w:rStyle w:val="Hyperlink"/>
            <w:noProof/>
          </w:rPr>
          <w:fldChar w:fldCharType="end"/>
        </w:r>
      </w:ins>
    </w:p>
    <w:p w14:paraId="62733FAE" w14:textId="77777777" w:rsidR="00CF1A1C" w:rsidDel="00974A3B" w:rsidRDefault="00CF1A1C">
      <w:pPr>
        <w:pStyle w:val="TableofFigures"/>
        <w:tabs>
          <w:tab w:val="right" w:leader="dot" w:pos="9062"/>
        </w:tabs>
        <w:rPr>
          <w:del w:id="1879" w:author="Tin Trčak" w:date="2016-01-21T00:50:00Z"/>
          <w:rFonts w:asciiTheme="minorHAnsi" w:eastAsiaTheme="minorEastAsia" w:hAnsiTheme="minorHAnsi" w:cstheme="minorBidi"/>
          <w:noProof/>
          <w:color w:val="auto"/>
          <w:sz w:val="22"/>
          <w:szCs w:val="22"/>
        </w:rPr>
      </w:pPr>
      <w:del w:id="1880" w:author="Tin Trčak" w:date="2016-01-21T00:50:00Z">
        <w:r w:rsidRPr="00974A3B" w:rsidDel="00974A3B">
          <w:rPr>
            <w:rPrChange w:id="1881" w:author="Tin Trčak" w:date="2016-01-21T00:50:00Z">
              <w:rPr>
                <w:rStyle w:val="Hyperlink"/>
                <w:noProof/>
              </w:rPr>
            </w:rPrChange>
          </w:rPr>
          <w:delText>Slika 4.2</w:delText>
        </w:r>
        <w:r w:rsidRPr="00974A3B" w:rsidDel="00974A3B">
          <w:rPr>
            <w:rPrChange w:id="1882"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883" w:author="Tin Trčak" w:date="2016-01-21T00:50:00Z"/>
          <w:rFonts w:asciiTheme="minorHAnsi" w:eastAsiaTheme="minorEastAsia" w:hAnsiTheme="minorHAnsi" w:cstheme="minorBidi"/>
          <w:noProof/>
          <w:color w:val="auto"/>
          <w:sz w:val="22"/>
          <w:szCs w:val="22"/>
        </w:rPr>
      </w:pPr>
      <w:del w:id="1884" w:author="Tin Trčak" w:date="2016-01-21T00:50:00Z">
        <w:r w:rsidRPr="00974A3B" w:rsidDel="00974A3B">
          <w:rPr>
            <w:rPrChange w:id="1885" w:author="Tin Trčak" w:date="2016-01-21T00:50:00Z">
              <w:rPr>
                <w:rStyle w:val="Hyperlink"/>
                <w:noProof/>
              </w:rPr>
            </w:rPrChange>
          </w:rPr>
          <w:delText>Slika 4.2</w:delText>
        </w:r>
        <w:r w:rsidRPr="00974A3B" w:rsidDel="00974A3B">
          <w:rPr>
            <w:rPrChange w:id="1886"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887" w:author="Tin Trčak" w:date="2016-01-21T00:50:00Z"/>
          <w:rFonts w:asciiTheme="minorHAnsi" w:eastAsiaTheme="minorEastAsia" w:hAnsiTheme="minorHAnsi" w:cstheme="minorBidi"/>
          <w:noProof/>
          <w:color w:val="auto"/>
          <w:sz w:val="22"/>
          <w:szCs w:val="22"/>
        </w:rPr>
      </w:pPr>
      <w:del w:id="1888" w:author="Tin Trčak" w:date="2016-01-21T00:50:00Z">
        <w:r w:rsidRPr="00974A3B" w:rsidDel="00974A3B">
          <w:rPr>
            <w:rPrChange w:id="1889" w:author="Tin Trčak" w:date="2016-01-21T00:50:00Z">
              <w:rPr>
                <w:rStyle w:val="Hyperlink"/>
                <w:noProof/>
              </w:rPr>
            </w:rPrChange>
          </w:rPr>
          <w:delText>Slika 4.2</w:delText>
        </w:r>
        <w:r w:rsidRPr="00974A3B" w:rsidDel="00974A3B">
          <w:rPr>
            <w:rPrChange w:id="1890"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891" w:author="Tin Trčak" w:date="2016-01-21T00:50:00Z"/>
          <w:rFonts w:asciiTheme="minorHAnsi" w:eastAsiaTheme="minorEastAsia" w:hAnsiTheme="minorHAnsi" w:cstheme="minorBidi"/>
          <w:noProof/>
          <w:color w:val="auto"/>
          <w:sz w:val="22"/>
          <w:szCs w:val="22"/>
        </w:rPr>
      </w:pPr>
      <w:del w:id="1892" w:author="Tin Trčak" w:date="2016-01-21T00:50:00Z">
        <w:r w:rsidRPr="00974A3B" w:rsidDel="00974A3B">
          <w:rPr>
            <w:rPrChange w:id="1893" w:author="Tin Trčak" w:date="2016-01-21T00:50:00Z">
              <w:rPr>
                <w:rStyle w:val="Hyperlink"/>
                <w:noProof/>
              </w:rPr>
            </w:rPrChange>
          </w:rPr>
          <w:delText>Slika 4.2</w:delText>
        </w:r>
        <w:r w:rsidRPr="00974A3B" w:rsidDel="00974A3B">
          <w:rPr>
            <w:rPrChange w:id="1894"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895" w:author="Tin Trčak" w:date="2016-01-21T00:50:00Z"/>
          <w:rFonts w:asciiTheme="minorHAnsi" w:eastAsiaTheme="minorEastAsia" w:hAnsiTheme="minorHAnsi" w:cstheme="minorBidi"/>
          <w:noProof/>
          <w:color w:val="auto"/>
          <w:sz w:val="22"/>
          <w:szCs w:val="22"/>
        </w:rPr>
      </w:pPr>
      <w:del w:id="1896" w:author="Tin Trčak" w:date="2016-01-21T00:50:00Z">
        <w:r w:rsidRPr="00974A3B" w:rsidDel="00974A3B">
          <w:rPr>
            <w:rPrChange w:id="1897" w:author="Tin Trčak" w:date="2016-01-21T00:50:00Z">
              <w:rPr>
                <w:rStyle w:val="Hyperlink"/>
                <w:noProof/>
              </w:rPr>
            </w:rPrChange>
          </w:rPr>
          <w:delText>Slika 4.2</w:delText>
        </w:r>
        <w:r w:rsidRPr="00974A3B" w:rsidDel="00974A3B">
          <w:rPr>
            <w:rPrChange w:id="1898"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899" w:author="Tin Trčak" w:date="2016-01-21T00:50:00Z"/>
          <w:rFonts w:asciiTheme="minorHAnsi" w:eastAsiaTheme="minorEastAsia" w:hAnsiTheme="minorHAnsi" w:cstheme="minorBidi"/>
          <w:noProof/>
          <w:color w:val="auto"/>
          <w:sz w:val="22"/>
          <w:szCs w:val="22"/>
        </w:rPr>
      </w:pPr>
      <w:del w:id="1900" w:author="Tin Trčak" w:date="2016-01-21T00:50:00Z">
        <w:r w:rsidRPr="00974A3B" w:rsidDel="00974A3B">
          <w:rPr>
            <w:rPrChange w:id="1901" w:author="Tin Trčak" w:date="2016-01-21T00:50:00Z">
              <w:rPr>
                <w:rStyle w:val="Hyperlink"/>
                <w:noProof/>
              </w:rPr>
            </w:rPrChange>
          </w:rPr>
          <w:delText>Slika 4.2</w:delText>
        </w:r>
        <w:r w:rsidRPr="00974A3B" w:rsidDel="00974A3B">
          <w:rPr>
            <w:rPrChange w:id="1902"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903" w:author="Tin Trčak" w:date="2016-01-21T00:50:00Z"/>
          <w:rFonts w:asciiTheme="minorHAnsi" w:eastAsiaTheme="minorEastAsia" w:hAnsiTheme="minorHAnsi" w:cstheme="minorBidi"/>
          <w:noProof/>
          <w:color w:val="auto"/>
          <w:sz w:val="22"/>
          <w:szCs w:val="22"/>
        </w:rPr>
      </w:pPr>
      <w:del w:id="1904" w:author="Tin Trčak" w:date="2016-01-21T00:50:00Z">
        <w:r w:rsidRPr="00974A3B" w:rsidDel="00974A3B">
          <w:rPr>
            <w:rPrChange w:id="1905" w:author="Tin Trčak" w:date="2016-01-21T00:50:00Z">
              <w:rPr>
                <w:rStyle w:val="Hyperlink"/>
                <w:noProof/>
              </w:rPr>
            </w:rPrChange>
          </w:rPr>
          <w:delText>Slika 4.2</w:delText>
        </w:r>
        <w:r w:rsidRPr="00974A3B" w:rsidDel="00974A3B">
          <w:rPr>
            <w:rPrChange w:id="1906"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907" w:author="Tin Trčak" w:date="2016-01-21T00:50:00Z"/>
          <w:rFonts w:asciiTheme="minorHAnsi" w:eastAsiaTheme="minorEastAsia" w:hAnsiTheme="minorHAnsi" w:cstheme="minorBidi"/>
          <w:noProof/>
          <w:color w:val="auto"/>
          <w:sz w:val="22"/>
          <w:szCs w:val="22"/>
        </w:rPr>
      </w:pPr>
      <w:del w:id="1908" w:author="Tin Trčak" w:date="2016-01-21T00:50:00Z">
        <w:r w:rsidRPr="00974A3B" w:rsidDel="00974A3B">
          <w:rPr>
            <w:rPrChange w:id="1909" w:author="Tin Trčak" w:date="2016-01-21T00:50:00Z">
              <w:rPr>
                <w:rStyle w:val="Hyperlink"/>
                <w:noProof/>
              </w:rPr>
            </w:rPrChange>
          </w:rPr>
          <w:delText>Slika 4.3</w:delText>
        </w:r>
        <w:r w:rsidRPr="00974A3B" w:rsidDel="00974A3B">
          <w:rPr>
            <w:rPrChange w:id="1910"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911" w:author="Tin Trčak" w:date="2016-01-21T00:50:00Z"/>
          <w:rFonts w:asciiTheme="minorHAnsi" w:eastAsiaTheme="minorEastAsia" w:hAnsiTheme="minorHAnsi" w:cstheme="minorBidi"/>
          <w:noProof/>
          <w:color w:val="auto"/>
          <w:sz w:val="22"/>
          <w:szCs w:val="22"/>
        </w:rPr>
      </w:pPr>
      <w:del w:id="1912" w:author="Tin Trčak" w:date="2016-01-21T00:50:00Z">
        <w:r w:rsidRPr="00974A3B" w:rsidDel="00974A3B">
          <w:rPr>
            <w:rPrChange w:id="1913" w:author="Tin Trčak" w:date="2016-01-21T00:50:00Z">
              <w:rPr>
                <w:rStyle w:val="Hyperlink"/>
                <w:noProof/>
              </w:rPr>
            </w:rPrChange>
          </w:rPr>
          <w:delText>Slika 4.3</w:delText>
        </w:r>
        <w:r w:rsidRPr="00974A3B" w:rsidDel="00974A3B">
          <w:rPr>
            <w:rPrChange w:id="1914"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915" w:author="Tin Trčak" w:date="2016-01-21T00:50:00Z"/>
          <w:rFonts w:asciiTheme="minorHAnsi" w:eastAsiaTheme="minorEastAsia" w:hAnsiTheme="minorHAnsi" w:cstheme="minorBidi"/>
          <w:noProof/>
          <w:color w:val="auto"/>
          <w:sz w:val="22"/>
          <w:szCs w:val="22"/>
        </w:rPr>
      </w:pPr>
      <w:del w:id="1916" w:author="Tin Trčak" w:date="2016-01-21T00:50:00Z">
        <w:r w:rsidRPr="00974A3B" w:rsidDel="00974A3B">
          <w:rPr>
            <w:rPrChange w:id="1917" w:author="Tin Trčak" w:date="2016-01-21T00:50:00Z">
              <w:rPr>
                <w:rStyle w:val="Hyperlink"/>
                <w:noProof/>
              </w:rPr>
            </w:rPrChange>
          </w:rPr>
          <w:delText>Slika 4.3</w:delText>
        </w:r>
        <w:r w:rsidRPr="00974A3B" w:rsidDel="00974A3B">
          <w:rPr>
            <w:rPrChange w:id="1918"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919" w:author="Tin Trčak" w:date="2016-01-21T00:50:00Z"/>
          <w:rFonts w:asciiTheme="minorHAnsi" w:eastAsiaTheme="minorEastAsia" w:hAnsiTheme="minorHAnsi" w:cstheme="minorBidi"/>
          <w:noProof/>
          <w:color w:val="auto"/>
          <w:sz w:val="22"/>
          <w:szCs w:val="22"/>
        </w:rPr>
      </w:pPr>
      <w:del w:id="1920" w:author="Tin Trčak" w:date="2016-01-21T00:50:00Z">
        <w:r w:rsidRPr="00974A3B" w:rsidDel="00974A3B">
          <w:rPr>
            <w:rPrChange w:id="1921" w:author="Tin Trčak" w:date="2016-01-21T00:50:00Z">
              <w:rPr>
                <w:rStyle w:val="Hyperlink"/>
                <w:noProof/>
              </w:rPr>
            </w:rPrChange>
          </w:rPr>
          <w:delText>Slika 4.3</w:delText>
        </w:r>
        <w:r w:rsidRPr="00974A3B" w:rsidDel="00974A3B">
          <w:rPr>
            <w:rPrChange w:id="1922"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923" w:author="Tin Trčak" w:date="2016-01-21T00:50:00Z"/>
          <w:rFonts w:asciiTheme="minorHAnsi" w:eastAsiaTheme="minorEastAsia" w:hAnsiTheme="minorHAnsi" w:cstheme="minorBidi"/>
          <w:noProof/>
          <w:color w:val="auto"/>
          <w:sz w:val="22"/>
          <w:szCs w:val="22"/>
        </w:rPr>
      </w:pPr>
      <w:del w:id="1924" w:author="Tin Trčak" w:date="2016-01-21T00:50:00Z">
        <w:r w:rsidRPr="00974A3B" w:rsidDel="00974A3B">
          <w:rPr>
            <w:rPrChange w:id="1925" w:author="Tin Trčak" w:date="2016-01-21T00:50:00Z">
              <w:rPr>
                <w:rStyle w:val="Hyperlink"/>
                <w:noProof/>
              </w:rPr>
            </w:rPrChange>
          </w:rPr>
          <w:delText>Slika 4.3</w:delText>
        </w:r>
        <w:r w:rsidRPr="00974A3B" w:rsidDel="00974A3B">
          <w:rPr>
            <w:rPrChange w:id="1926"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927" w:author="Tin Trčak" w:date="2016-01-21T00:50:00Z"/>
          <w:rFonts w:asciiTheme="minorHAnsi" w:eastAsiaTheme="minorEastAsia" w:hAnsiTheme="minorHAnsi" w:cstheme="minorBidi"/>
          <w:noProof/>
          <w:color w:val="auto"/>
          <w:sz w:val="22"/>
          <w:szCs w:val="22"/>
        </w:rPr>
      </w:pPr>
      <w:del w:id="1928" w:author="Tin Trčak" w:date="2016-01-21T00:50:00Z">
        <w:r w:rsidRPr="00974A3B" w:rsidDel="00974A3B">
          <w:rPr>
            <w:rPrChange w:id="1929" w:author="Tin Trčak" w:date="2016-01-21T00:50:00Z">
              <w:rPr>
                <w:rStyle w:val="Hyperlink"/>
                <w:noProof/>
              </w:rPr>
            </w:rPrChange>
          </w:rPr>
          <w:delText>Slika 4.3</w:delText>
        </w:r>
        <w:r w:rsidRPr="00974A3B" w:rsidDel="00974A3B">
          <w:rPr>
            <w:rPrChange w:id="1930"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931" w:author="Tin Trčak" w:date="2016-01-21T00:50:00Z"/>
          <w:rFonts w:asciiTheme="minorHAnsi" w:eastAsiaTheme="minorEastAsia" w:hAnsiTheme="minorHAnsi" w:cstheme="minorBidi"/>
          <w:noProof/>
          <w:color w:val="auto"/>
          <w:sz w:val="22"/>
          <w:szCs w:val="22"/>
        </w:rPr>
      </w:pPr>
      <w:del w:id="1932" w:author="Tin Trčak" w:date="2016-01-21T00:50:00Z">
        <w:r w:rsidRPr="00974A3B" w:rsidDel="00974A3B">
          <w:rPr>
            <w:rPrChange w:id="1933" w:author="Tin Trčak" w:date="2016-01-21T00:50:00Z">
              <w:rPr>
                <w:rStyle w:val="Hyperlink"/>
                <w:noProof/>
              </w:rPr>
            </w:rPrChange>
          </w:rPr>
          <w:delText>Slika 4.3</w:delText>
        </w:r>
        <w:r w:rsidRPr="00974A3B" w:rsidDel="00974A3B">
          <w:rPr>
            <w:rPrChange w:id="1934"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935" w:author="Tin Trčak" w:date="2016-01-21T00:50:00Z"/>
          <w:rFonts w:asciiTheme="minorHAnsi" w:eastAsiaTheme="minorEastAsia" w:hAnsiTheme="minorHAnsi" w:cstheme="minorBidi"/>
          <w:noProof/>
          <w:color w:val="auto"/>
          <w:sz w:val="22"/>
          <w:szCs w:val="22"/>
        </w:rPr>
      </w:pPr>
      <w:del w:id="1936" w:author="Tin Trčak" w:date="2016-01-21T00:50:00Z">
        <w:r w:rsidRPr="00974A3B" w:rsidDel="00974A3B">
          <w:rPr>
            <w:rPrChange w:id="1937" w:author="Tin Trčak" w:date="2016-01-21T00:50:00Z">
              <w:rPr>
                <w:rStyle w:val="Hyperlink"/>
                <w:noProof/>
              </w:rPr>
            </w:rPrChange>
          </w:rPr>
          <w:delText>Slika 4.3</w:delText>
        </w:r>
        <w:r w:rsidRPr="00974A3B" w:rsidDel="00974A3B">
          <w:rPr>
            <w:rPrChange w:id="1938"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939" w:author="Tin Trčak" w:date="2016-01-21T00:50:00Z"/>
          <w:rFonts w:asciiTheme="minorHAnsi" w:eastAsiaTheme="minorEastAsia" w:hAnsiTheme="minorHAnsi" w:cstheme="minorBidi"/>
          <w:noProof/>
          <w:color w:val="auto"/>
          <w:sz w:val="22"/>
          <w:szCs w:val="22"/>
        </w:rPr>
      </w:pPr>
      <w:del w:id="1940" w:author="Tin Trčak" w:date="2016-01-21T00:50:00Z">
        <w:r w:rsidRPr="00974A3B" w:rsidDel="00974A3B">
          <w:rPr>
            <w:rPrChange w:id="1941" w:author="Tin Trčak" w:date="2016-01-21T00:50:00Z">
              <w:rPr>
                <w:rStyle w:val="Hyperlink"/>
                <w:noProof/>
              </w:rPr>
            </w:rPrChange>
          </w:rPr>
          <w:delText>Slika 4.3</w:delText>
        </w:r>
        <w:r w:rsidRPr="00974A3B" w:rsidDel="00974A3B">
          <w:rPr>
            <w:rPrChange w:id="1942"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943" w:author="Tin Trčak" w:date="2016-01-21T00:50:00Z"/>
          <w:rFonts w:asciiTheme="minorHAnsi" w:eastAsiaTheme="minorEastAsia" w:hAnsiTheme="minorHAnsi" w:cstheme="minorBidi"/>
          <w:noProof/>
          <w:color w:val="auto"/>
          <w:sz w:val="22"/>
          <w:szCs w:val="22"/>
        </w:rPr>
      </w:pPr>
      <w:del w:id="1944" w:author="Tin Trčak" w:date="2016-01-21T00:50:00Z">
        <w:r w:rsidRPr="00974A3B" w:rsidDel="00974A3B">
          <w:rPr>
            <w:rPrChange w:id="1945" w:author="Tin Trčak" w:date="2016-01-21T00:50:00Z">
              <w:rPr>
                <w:rStyle w:val="Hyperlink"/>
                <w:noProof/>
              </w:rPr>
            </w:rPrChange>
          </w:rPr>
          <w:delText>Slika 4.3</w:delText>
        </w:r>
        <w:r w:rsidRPr="00974A3B" w:rsidDel="00974A3B">
          <w:rPr>
            <w:rPrChange w:id="1946"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947" w:author="Tin Trčak" w:date="2016-01-21T00:50:00Z"/>
          <w:rFonts w:asciiTheme="minorHAnsi" w:eastAsiaTheme="minorEastAsia" w:hAnsiTheme="minorHAnsi" w:cstheme="minorBidi"/>
          <w:noProof/>
          <w:color w:val="auto"/>
          <w:sz w:val="22"/>
          <w:szCs w:val="22"/>
        </w:rPr>
      </w:pPr>
      <w:del w:id="1948" w:author="Tin Trčak" w:date="2016-01-21T00:50:00Z">
        <w:r w:rsidRPr="00974A3B" w:rsidDel="00974A3B">
          <w:rPr>
            <w:rPrChange w:id="1949" w:author="Tin Trčak" w:date="2016-01-21T00:50:00Z">
              <w:rPr>
                <w:rStyle w:val="Hyperlink"/>
                <w:noProof/>
              </w:rPr>
            </w:rPrChange>
          </w:rPr>
          <w:delText>Slika 4.3</w:delText>
        </w:r>
        <w:r w:rsidRPr="00974A3B" w:rsidDel="00974A3B">
          <w:rPr>
            <w:rPrChange w:id="1950"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951" w:author="Tin Trčak" w:date="2016-01-21T00:50:00Z"/>
          <w:rFonts w:asciiTheme="minorHAnsi" w:eastAsiaTheme="minorEastAsia" w:hAnsiTheme="minorHAnsi" w:cstheme="minorBidi"/>
          <w:noProof/>
          <w:color w:val="auto"/>
          <w:sz w:val="22"/>
          <w:szCs w:val="22"/>
        </w:rPr>
      </w:pPr>
      <w:del w:id="1952" w:author="Tin Trčak" w:date="2016-01-21T00:50:00Z">
        <w:r w:rsidRPr="00974A3B" w:rsidDel="00974A3B">
          <w:rPr>
            <w:rPrChange w:id="1953" w:author="Tin Trčak" w:date="2016-01-21T00:50:00Z">
              <w:rPr>
                <w:rStyle w:val="Hyperlink"/>
                <w:noProof/>
              </w:rPr>
            </w:rPrChange>
          </w:rPr>
          <w:delText>Slika 4.3</w:delText>
        </w:r>
        <w:r w:rsidRPr="00974A3B" w:rsidDel="00974A3B">
          <w:rPr>
            <w:rPrChange w:id="1954"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955" w:author="Tin Trčak" w:date="2016-01-21T00:50:00Z"/>
          <w:rFonts w:asciiTheme="minorHAnsi" w:eastAsiaTheme="minorEastAsia" w:hAnsiTheme="minorHAnsi" w:cstheme="minorBidi"/>
          <w:noProof/>
          <w:color w:val="auto"/>
          <w:sz w:val="22"/>
          <w:szCs w:val="22"/>
        </w:rPr>
      </w:pPr>
      <w:del w:id="1956" w:author="Tin Trčak" w:date="2016-01-21T00:50:00Z">
        <w:r w:rsidRPr="00974A3B" w:rsidDel="00974A3B">
          <w:rPr>
            <w:rPrChange w:id="1957" w:author="Tin Trčak" w:date="2016-01-21T00:50:00Z">
              <w:rPr>
                <w:rStyle w:val="Hyperlink"/>
                <w:noProof/>
              </w:rPr>
            </w:rPrChange>
          </w:rPr>
          <w:delText>Slika 4.3</w:delText>
        </w:r>
        <w:r w:rsidRPr="00974A3B" w:rsidDel="00974A3B">
          <w:rPr>
            <w:rPrChange w:id="1958"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959" w:author="Tin Trčak" w:date="2016-01-21T00:50:00Z"/>
          <w:rFonts w:asciiTheme="minorHAnsi" w:eastAsiaTheme="minorEastAsia" w:hAnsiTheme="minorHAnsi" w:cstheme="minorBidi"/>
          <w:noProof/>
          <w:color w:val="auto"/>
          <w:sz w:val="22"/>
          <w:szCs w:val="22"/>
        </w:rPr>
      </w:pPr>
      <w:del w:id="1960" w:author="Tin Trčak" w:date="2016-01-21T00:50:00Z">
        <w:r w:rsidRPr="00974A3B" w:rsidDel="00974A3B">
          <w:rPr>
            <w:rPrChange w:id="1961" w:author="Tin Trčak" w:date="2016-01-21T00:50:00Z">
              <w:rPr>
                <w:rStyle w:val="Hyperlink"/>
                <w:noProof/>
              </w:rPr>
            </w:rPrChange>
          </w:rPr>
          <w:delText>Slika 4.3</w:delText>
        </w:r>
        <w:r w:rsidRPr="00974A3B" w:rsidDel="00974A3B">
          <w:rPr>
            <w:rPrChange w:id="1962"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963" w:author="Tin Trčak" w:date="2016-01-21T00:50:00Z"/>
          <w:rFonts w:asciiTheme="minorHAnsi" w:eastAsiaTheme="minorEastAsia" w:hAnsiTheme="minorHAnsi" w:cstheme="minorBidi"/>
          <w:noProof/>
          <w:color w:val="auto"/>
          <w:sz w:val="22"/>
          <w:szCs w:val="22"/>
        </w:rPr>
      </w:pPr>
      <w:del w:id="1964" w:author="Tin Trčak" w:date="2016-01-21T00:50:00Z">
        <w:r w:rsidRPr="00974A3B" w:rsidDel="00974A3B">
          <w:rPr>
            <w:rPrChange w:id="1965" w:author="Tin Trčak" w:date="2016-01-21T00:50:00Z">
              <w:rPr>
                <w:rStyle w:val="Hyperlink"/>
                <w:noProof/>
              </w:rPr>
            </w:rPrChange>
          </w:rPr>
          <w:delText>Slika 4.3</w:delText>
        </w:r>
        <w:r w:rsidRPr="00974A3B" w:rsidDel="00974A3B">
          <w:rPr>
            <w:rPrChange w:id="1966"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967" w:author="Tin Trčak" w:date="2016-01-21T00:50:00Z"/>
          <w:rFonts w:asciiTheme="minorHAnsi" w:eastAsiaTheme="minorEastAsia" w:hAnsiTheme="minorHAnsi" w:cstheme="minorBidi"/>
          <w:noProof/>
          <w:color w:val="auto"/>
          <w:sz w:val="22"/>
          <w:szCs w:val="22"/>
        </w:rPr>
      </w:pPr>
      <w:del w:id="1968" w:author="Tin Trčak" w:date="2016-01-21T00:50:00Z">
        <w:r w:rsidRPr="00974A3B" w:rsidDel="00974A3B">
          <w:rPr>
            <w:rPrChange w:id="1969" w:author="Tin Trčak" w:date="2016-01-21T00:50:00Z">
              <w:rPr>
                <w:rStyle w:val="Hyperlink"/>
                <w:noProof/>
              </w:rPr>
            </w:rPrChange>
          </w:rPr>
          <w:delText>Slika 4.3</w:delText>
        </w:r>
        <w:r w:rsidRPr="00974A3B" w:rsidDel="00974A3B">
          <w:rPr>
            <w:rPrChange w:id="1970"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1971" w:author="Tin Trčak" w:date="2016-01-21T00:50:00Z"/>
          <w:rFonts w:asciiTheme="minorHAnsi" w:eastAsiaTheme="minorEastAsia" w:hAnsiTheme="minorHAnsi" w:cstheme="minorBidi"/>
          <w:noProof/>
          <w:color w:val="auto"/>
          <w:sz w:val="22"/>
          <w:szCs w:val="22"/>
        </w:rPr>
      </w:pPr>
      <w:del w:id="1972" w:author="Tin Trčak" w:date="2016-01-21T00:50:00Z">
        <w:r w:rsidRPr="00974A3B" w:rsidDel="00974A3B">
          <w:rPr>
            <w:rPrChange w:id="1973" w:author="Tin Trčak" w:date="2016-01-21T00:50:00Z">
              <w:rPr>
                <w:rStyle w:val="Hyperlink"/>
                <w:noProof/>
              </w:rPr>
            </w:rPrChange>
          </w:rPr>
          <w:delText>Slika 4.3</w:delText>
        </w:r>
        <w:r w:rsidRPr="00974A3B" w:rsidDel="00974A3B">
          <w:rPr>
            <w:rPrChange w:id="1974"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1975" w:author="Tin Trčak" w:date="2016-01-21T00:50:00Z"/>
          <w:rFonts w:asciiTheme="minorHAnsi" w:eastAsiaTheme="minorEastAsia" w:hAnsiTheme="minorHAnsi" w:cstheme="minorBidi"/>
          <w:noProof/>
          <w:color w:val="auto"/>
          <w:sz w:val="22"/>
          <w:szCs w:val="22"/>
        </w:rPr>
      </w:pPr>
      <w:del w:id="1976" w:author="Tin Trčak" w:date="2016-01-21T00:50:00Z">
        <w:r w:rsidRPr="00974A3B" w:rsidDel="00974A3B">
          <w:rPr>
            <w:rPrChange w:id="1977" w:author="Tin Trčak" w:date="2016-01-21T00:50:00Z">
              <w:rPr>
                <w:rStyle w:val="Hyperlink"/>
                <w:noProof/>
              </w:rPr>
            </w:rPrChange>
          </w:rPr>
          <w:delText>Slika 4.3</w:delText>
        </w:r>
        <w:r w:rsidRPr="00974A3B" w:rsidDel="00974A3B">
          <w:rPr>
            <w:rPrChange w:id="1978"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1979" w:author="Tin Trčak" w:date="2016-01-21T00:50:00Z"/>
          <w:rFonts w:asciiTheme="minorHAnsi" w:eastAsiaTheme="minorEastAsia" w:hAnsiTheme="minorHAnsi" w:cstheme="minorBidi"/>
          <w:noProof/>
          <w:color w:val="auto"/>
          <w:sz w:val="22"/>
          <w:szCs w:val="22"/>
        </w:rPr>
      </w:pPr>
      <w:del w:id="1980" w:author="Tin Trčak" w:date="2016-01-21T00:50:00Z">
        <w:r w:rsidRPr="00974A3B" w:rsidDel="00974A3B">
          <w:rPr>
            <w:rPrChange w:id="1981" w:author="Tin Trčak" w:date="2016-01-21T00:50:00Z">
              <w:rPr>
                <w:rStyle w:val="Hyperlink"/>
                <w:noProof/>
              </w:rPr>
            </w:rPrChange>
          </w:rPr>
          <w:delText>Slika 4.3</w:delText>
        </w:r>
        <w:r w:rsidRPr="00974A3B" w:rsidDel="00974A3B">
          <w:rPr>
            <w:rPrChange w:id="1982"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1983" w:author="Tin Trčak" w:date="2016-01-21T00:50:00Z"/>
          <w:rFonts w:asciiTheme="minorHAnsi" w:eastAsiaTheme="minorEastAsia" w:hAnsiTheme="minorHAnsi" w:cstheme="minorBidi"/>
          <w:noProof/>
          <w:color w:val="auto"/>
          <w:sz w:val="22"/>
          <w:szCs w:val="22"/>
        </w:rPr>
      </w:pPr>
      <w:del w:id="1984" w:author="Tin Trčak" w:date="2016-01-21T00:50:00Z">
        <w:r w:rsidRPr="00974A3B" w:rsidDel="00974A3B">
          <w:rPr>
            <w:rPrChange w:id="1985" w:author="Tin Trčak" w:date="2016-01-21T00:50:00Z">
              <w:rPr>
                <w:rStyle w:val="Hyperlink"/>
                <w:noProof/>
              </w:rPr>
            </w:rPrChange>
          </w:rPr>
          <w:delText>Slika 4.3</w:delText>
        </w:r>
        <w:r w:rsidRPr="00974A3B" w:rsidDel="00974A3B">
          <w:rPr>
            <w:rPrChange w:id="1986"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1987" w:author="Tin Trčak" w:date="2016-01-21T00:50:00Z"/>
          <w:rFonts w:asciiTheme="minorHAnsi" w:eastAsiaTheme="minorEastAsia" w:hAnsiTheme="minorHAnsi" w:cstheme="minorBidi"/>
          <w:noProof/>
          <w:color w:val="auto"/>
          <w:sz w:val="22"/>
          <w:szCs w:val="22"/>
        </w:rPr>
      </w:pPr>
      <w:del w:id="1988" w:author="Tin Trčak" w:date="2016-01-21T00:50:00Z">
        <w:r w:rsidRPr="00974A3B" w:rsidDel="00974A3B">
          <w:rPr>
            <w:rPrChange w:id="1989" w:author="Tin Trčak" w:date="2016-01-21T00:50:00Z">
              <w:rPr>
                <w:rStyle w:val="Hyperlink"/>
                <w:noProof/>
              </w:rPr>
            </w:rPrChange>
          </w:rPr>
          <w:delText>Slika 4.3</w:delText>
        </w:r>
        <w:r w:rsidRPr="00974A3B" w:rsidDel="00974A3B">
          <w:rPr>
            <w:rPrChange w:id="1990"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1991" w:author="Tin Trčak" w:date="2016-01-21T00:50:00Z"/>
          <w:rFonts w:asciiTheme="minorHAnsi" w:eastAsiaTheme="minorEastAsia" w:hAnsiTheme="minorHAnsi" w:cstheme="minorBidi"/>
          <w:noProof/>
          <w:color w:val="auto"/>
          <w:sz w:val="22"/>
          <w:szCs w:val="22"/>
        </w:rPr>
      </w:pPr>
      <w:del w:id="1992" w:author="Tin Trčak" w:date="2016-01-21T00:50:00Z">
        <w:r w:rsidRPr="00974A3B" w:rsidDel="00974A3B">
          <w:rPr>
            <w:rPrChange w:id="1993" w:author="Tin Trčak" w:date="2016-01-21T00:50:00Z">
              <w:rPr>
                <w:rStyle w:val="Hyperlink"/>
                <w:noProof/>
              </w:rPr>
            </w:rPrChange>
          </w:rPr>
          <w:delText>Slika 4.3</w:delText>
        </w:r>
        <w:r w:rsidRPr="00974A3B" w:rsidDel="00974A3B">
          <w:rPr>
            <w:rPrChange w:id="1994"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1995" w:author="Tin Trčak" w:date="2016-01-21T00:50:00Z"/>
          <w:rFonts w:asciiTheme="minorHAnsi" w:eastAsiaTheme="minorEastAsia" w:hAnsiTheme="minorHAnsi" w:cstheme="minorBidi"/>
          <w:noProof/>
          <w:color w:val="auto"/>
          <w:sz w:val="22"/>
          <w:szCs w:val="22"/>
        </w:rPr>
      </w:pPr>
      <w:del w:id="1996" w:author="Tin Trčak" w:date="2016-01-21T00:50:00Z">
        <w:r w:rsidRPr="00974A3B" w:rsidDel="00974A3B">
          <w:rPr>
            <w:rPrChange w:id="1997" w:author="Tin Trčak" w:date="2016-01-21T00:50:00Z">
              <w:rPr>
                <w:rStyle w:val="Hyperlink"/>
                <w:noProof/>
              </w:rPr>
            </w:rPrChange>
          </w:rPr>
          <w:delText>Slika 4.3</w:delText>
        </w:r>
        <w:r w:rsidRPr="00974A3B" w:rsidDel="00974A3B">
          <w:rPr>
            <w:rPrChange w:id="1998"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1999" w:author="Tin Trčak" w:date="2016-01-21T00:50:00Z"/>
          <w:rFonts w:asciiTheme="minorHAnsi" w:eastAsiaTheme="minorEastAsia" w:hAnsiTheme="minorHAnsi" w:cstheme="minorBidi"/>
          <w:noProof/>
          <w:color w:val="auto"/>
          <w:sz w:val="22"/>
          <w:szCs w:val="22"/>
        </w:rPr>
      </w:pPr>
      <w:del w:id="2000" w:author="Tin Trčak" w:date="2016-01-21T00:50:00Z">
        <w:r w:rsidRPr="00974A3B" w:rsidDel="00974A3B">
          <w:rPr>
            <w:rPrChange w:id="2001" w:author="Tin Trčak" w:date="2016-01-21T00:50:00Z">
              <w:rPr>
                <w:rStyle w:val="Hyperlink"/>
                <w:noProof/>
              </w:rPr>
            </w:rPrChange>
          </w:rPr>
          <w:delText>Slika 4.3</w:delText>
        </w:r>
        <w:r w:rsidRPr="00974A3B" w:rsidDel="00974A3B">
          <w:rPr>
            <w:rPrChange w:id="2002"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2003" w:author="Tin Trčak" w:date="2016-01-21T00:50:00Z"/>
          <w:rFonts w:asciiTheme="minorHAnsi" w:eastAsiaTheme="minorEastAsia" w:hAnsiTheme="minorHAnsi" w:cstheme="minorBidi"/>
          <w:noProof/>
          <w:color w:val="auto"/>
          <w:sz w:val="22"/>
          <w:szCs w:val="22"/>
        </w:rPr>
      </w:pPr>
      <w:del w:id="2004" w:author="Tin Trčak" w:date="2016-01-21T00:50:00Z">
        <w:r w:rsidRPr="00974A3B" w:rsidDel="00974A3B">
          <w:rPr>
            <w:rPrChange w:id="2005" w:author="Tin Trčak" w:date="2016-01-21T00:50:00Z">
              <w:rPr>
                <w:rStyle w:val="Hyperlink"/>
                <w:noProof/>
              </w:rPr>
            </w:rPrChange>
          </w:rPr>
          <w:delText>Slika 4.3</w:delText>
        </w:r>
        <w:r w:rsidRPr="00974A3B" w:rsidDel="00974A3B">
          <w:rPr>
            <w:rPrChange w:id="2006"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2007" w:author="Tin Trčak" w:date="2016-01-21T00:50:00Z"/>
          <w:rFonts w:asciiTheme="minorHAnsi" w:eastAsiaTheme="minorEastAsia" w:hAnsiTheme="minorHAnsi" w:cstheme="minorBidi"/>
          <w:noProof/>
          <w:color w:val="auto"/>
          <w:sz w:val="22"/>
          <w:szCs w:val="22"/>
        </w:rPr>
      </w:pPr>
      <w:del w:id="2008" w:author="Tin Trčak" w:date="2016-01-21T00:50:00Z">
        <w:r w:rsidRPr="00974A3B" w:rsidDel="00974A3B">
          <w:rPr>
            <w:rPrChange w:id="2009" w:author="Tin Trčak" w:date="2016-01-21T00:50:00Z">
              <w:rPr>
                <w:rStyle w:val="Hyperlink"/>
                <w:noProof/>
              </w:rPr>
            </w:rPrChange>
          </w:rPr>
          <w:delText>Slika 4.3</w:delText>
        </w:r>
        <w:r w:rsidRPr="00974A3B" w:rsidDel="00974A3B">
          <w:rPr>
            <w:rPrChange w:id="2010"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2011" w:author="Tin Trčak" w:date="2016-01-21T00:50:00Z"/>
          <w:rFonts w:asciiTheme="minorHAnsi" w:eastAsiaTheme="minorEastAsia" w:hAnsiTheme="minorHAnsi" w:cstheme="minorBidi"/>
          <w:noProof/>
          <w:color w:val="auto"/>
          <w:sz w:val="22"/>
          <w:szCs w:val="22"/>
        </w:rPr>
      </w:pPr>
      <w:del w:id="2012" w:author="Tin Trčak" w:date="2016-01-21T00:50:00Z">
        <w:r w:rsidRPr="00974A3B" w:rsidDel="00974A3B">
          <w:rPr>
            <w:rPrChange w:id="2013" w:author="Tin Trčak" w:date="2016-01-21T00:50:00Z">
              <w:rPr>
                <w:rStyle w:val="Hyperlink"/>
                <w:noProof/>
              </w:rPr>
            </w:rPrChange>
          </w:rPr>
          <w:delText>Slika 4.3</w:delText>
        </w:r>
        <w:r w:rsidRPr="00974A3B" w:rsidDel="00974A3B">
          <w:rPr>
            <w:rPrChange w:id="2014"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2015" w:author="Tin Trčak" w:date="2016-01-21T00:50:00Z"/>
          <w:rFonts w:asciiTheme="minorHAnsi" w:eastAsiaTheme="minorEastAsia" w:hAnsiTheme="minorHAnsi" w:cstheme="minorBidi"/>
          <w:noProof/>
          <w:color w:val="auto"/>
          <w:sz w:val="22"/>
          <w:szCs w:val="22"/>
        </w:rPr>
      </w:pPr>
      <w:del w:id="2016" w:author="Tin Trčak" w:date="2016-01-21T00:50:00Z">
        <w:r w:rsidRPr="00974A3B" w:rsidDel="00974A3B">
          <w:rPr>
            <w:rPrChange w:id="2017" w:author="Tin Trčak" w:date="2016-01-21T00:50:00Z">
              <w:rPr>
                <w:rStyle w:val="Hyperlink"/>
                <w:noProof/>
              </w:rPr>
            </w:rPrChange>
          </w:rPr>
          <w:delText>Slika 4.3</w:delText>
        </w:r>
        <w:r w:rsidRPr="00974A3B" w:rsidDel="00974A3B">
          <w:rPr>
            <w:rPrChange w:id="2018"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2019" w:author="Tin Trčak" w:date="2016-01-21T00:50:00Z"/>
          <w:rFonts w:asciiTheme="minorHAnsi" w:eastAsiaTheme="minorEastAsia" w:hAnsiTheme="minorHAnsi" w:cstheme="minorBidi"/>
          <w:noProof/>
          <w:color w:val="auto"/>
          <w:sz w:val="22"/>
          <w:szCs w:val="22"/>
        </w:rPr>
      </w:pPr>
      <w:del w:id="2020" w:author="Tin Trčak" w:date="2016-01-21T00:50:00Z">
        <w:r w:rsidRPr="00974A3B" w:rsidDel="00974A3B">
          <w:rPr>
            <w:rPrChange w:id="2021" w:author="Tin Trčak" w:date="2016-01-21T00:50:00Z">
              <w:rPr>
                <w:rStyle w:val="Hyperlink"/>
                <w:noProof/>
              </w:rPr>
            </w:rPrChange>
          </w:rPr>
          <w:delText>Slika 4.3</w:delText>
        </w:r>
        <w:r w:rsidRPr="00974A3B" w:rsidDel="00974A3B">
          <w:rPr>
            <w:rPrChange w:id="2022"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2023" w:author="Tin Trčak" w:date="2016-01-21T00:50:00Z"/>
          <w:rFonts w:asciiTheme="minorHAnsi" w:eastAsiaTheme="minorEastAsia" w:hAnsiTheme="minorHAnsi" w:cstheme="minorBidi"/>
          <w:noProof/>
          <w:color w:val="auto"/>
          <w:sz w:val="22"/>
          <w:szCs w:val="22"/>
        </w:rPr>
      </w:pPr>
      <w:del w:id="2024" w:author="Tin Trčak" w:date="2016-01-21T00:50:00Z">
        <w:r w:rsidRPr="00974A3B" w:rsidDel="00974A3B">
          <w:rPr>
            <w:rPrChange w:id="2025" w:author="Tin Trčak" w:date="2016-01-21T00:50:00Z">
              <w:rPr>
                <w:rStyle w:val="Hyperlink"/>
                <w:noProof/>
              </w:rPr>
            </w:rPrChange>
          </w:rPr>
          <w:delText>Slika 6.1</w:delText>
        </w:r>
        <w:r w:rsidRPr="00974A3B" w:rsidDel="00974A3B">
          <w:rPr>
            <w:rPrChange w:id="2026"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2027" w:author="Tin Trčak" w:date="2016-01-21T00:50:00Z"/>
          <w:rFonts w:asciiTheme="minorHAnsi" w:eastAsiaTheme="minorEastAsia" w:hAnsiTheme="minorHAnsi" w:cstheme="minorBidi"/>
          <w:noProof/>
          <w:color w:val="auto"/>
          <w:sz w:val="22"/>
          <w:szCs w:val="22"/>
        </w:rPr>
      </w:pPr>
      <w:del w:id="2028" w:author="Tin Trčak" w:date="2016-01-21T00:50:00Z">
        <w:r w:rsidRPr="00974A3B" w:rsidDel="00974A3B">
          <w:rPr>
            <w:rPrChange w:id="2029" w:author="Tin Trčak" w:date="2016-01-21T00:50:00Z">
              <w:rPr>
                <w:rStyle w:val="Hyperlink"/>
                <w:noProof/>
              </w:rPr>
            </w:rPrChange>
          </w:rPr>
          <w:delText>Slika 6.1</w:delText>
        </w:r>
        <w:r w:rsidRPr="00974A3B" w:rsidDel="00974A3B">
          <w:rPr>
            <w:rPrChange w:id="2030"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031" w:author="Tin Trčak" w:date="2016-01-21T00:50:00Z"/>
          <w:rFonts w:asciiTheme="minorHAnsi" w:eastAsiaTheme="minorEastAsia" w:hAnsiTheme="minorHAnsi" w:cstheme="minorBidi"/>
          <w:noProof/>
          <w:color w:val="auto"/>
          <w:sz w:val="22"/>
          <w:szCs w:val="22"/>
        </w:rPr>
      </w:pPr>
      <w:del w:id="2032" w:author="Tin Trčak" w:date="2016-01-21T00:50:00Z">
        <w:r w:rsidRPr="00974A3B" w:rsidDel="00974A3B">
          <w:rPr>
            <w:rPrChange w:id="2033" w:author="Tin Trčak" w:date="2016-01-21T00:50:00Z">
              <w:rPr>
                <w:rStyle w:val="Hyperlink"/>
                <w:noProof/>
              </w:rPr>
            </w:rPrChange>
          </w:rPr>
          <w:delText>Slika 6.1</w:delText>
        </w:r>
        <w:r w:rsidRPr="00974A3B" w:rsidDel="00974A3B">
          <w:rPr>
            <w:rPrChange w:id="2034"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035" w:author="Tin Trčak" w:date="2016-01-21T00:50:00Z"/>
          <w:rFonts w:asciiTheme="minorHAnsi" w:eastAsiaTheme="minorEastAsia" w:hAnsiTheme="minorHAnsi" w:cstheme="minorBidi"/>
          <w:noProof/>
          <w:color w:val="auto"/>
          <w:sz w:val="22"/>
          <w:szCs w:val="22"/>
        </w:rPr>
      </w:pPr>
      <w:del w:id="2036" w:author="Tin Trčak" w:date="2016-01-21T00:50:00Z">
        <w:r w:rsidRPr="00974A3B" w:rsidDel="00974A3B">
          <w:rPr>
            <w:rPrChange w:id="2037" w:author="Tin Trčak" w:date="2016-01-21T00:50:00Z">
              <w:rPr>
                <w:rStyle w:val="Hyperlink"/>
                <w:noProof/>
              </w:rPr>
            </w:rPrChange>
          </w:rPr>
          <w:delText>Slika 6.2</w:delText>
        </w:r>
        <w:r w:rsidRPr="00974A3B" w:rsidDel="00974A3B">
          <w:rPr>
            <w:rPrChange w:id="2038"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039" w:author="Tin Trčak" w:date="2016-01-21T00:50:00Z"/>
          <w:rFonts w:asciiTheme="minorHAnsi" w:eastAsiaTheme="minorEastAsia" w:hAnsiTheme="minorHAnsi" w:cstheme="minorBidi"/>
          <w:noProof/>
          <w:color w:val="auto"/>
          <w:sz w:val="22"/>
          <w:szCs w:val="22"/>
        </w:rPr>
      </w:pPr>
      <w:del w:id="2040" w:author="Tin Trčak" w:date="2016-01-21T00:50:00Z">
        <w:r w:rsidRPr="00974A3B" w:rsidDel="00974A3B">
          <w:rPr>
            <w:rPrChange w:id="2041" w:author="Tin Trčak" w:date="2016-01-21T00:50:00Z">
              <w:rPr>
                <w:rStyle w:val="Hyperlink"/>
                <w:noProof/>
              </w:rPr>
            </w:rPrChange>
          </w:rPr>
          <w:delText>Slika 6.3</w:delText>
        </w:r>
        <w:r w:rsidRPr="00974A3B" w:rsidDel="00974A3B">
          <w:rPr>
            <w:rPrChange w:id="2042"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043" w:author="Tin Trčak" w:date="2016-01-21T00:50:00Z"/>
          <w:rFonts w:asciiTheme="minorHAnsi" w:eastAsiaTheme="minorEastAsia" w:hAnsiTheme="minorHAnsi" w:cstheme="minorBidi"/>
          <w:noProof/>
          <w:color w:val="auto"/>
          <w:sz w:val="22"/>
          <w:szCs w:val="22"/>
        </w:rPr>
      </w:pPr>
      <w:del w:id="2044" w:author="Tin Trčak" w:date="2016-01-21T00:50:00Z">
        <w:r w:rsidRPr="00974A3B" w:rsidDel="00974A3B">
          <w:rPr>
            <w:rPrChange w:id="2045" w:author="Tin Trčak" w:date="2016-01-21T00:50:00Z">
              <w:rPr>
                <w:rStyle w:val="Hyperlink"/>
                <w:noProof/>
              </w:rPr>
            </w:rPrChange>
          </w:rPr>
          <w:delText>Slika 6.4</w:delText>
        </w:r>
        <w:r w:rsidRPr="00974A3B" w:rsidDel="00974A3B">
          <w:rPr>
            <w:rPrChange w:id="2046"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047" w:author="Tin Trčak" w:date="2016-01-21T00:50:00Z"/>
          <w:rFonts w:asciiTheme="minorHAnsi" w:eastAsiaTheme="minorEastAsia" w:hAnsiTheme="minorHAnsi" w:cstheme="minorBidi"/>
          <w:noProof/>
          <w:color w:val="auto"/>
          <w:sz w:val="22"/>
          <w:szCs w:val="22"/>
        </w:rPr>
      </w:pPr>
      <w:del w:id="2048" w:author="Tin Trčak" w:date="2016-01-21T00:50:00Z">
        <w:r w:rsidRPr="00974A3B" w:rsidDel="00974A3B">
          <w:rPr>
            <w:rPrChange w:id="2049" w:author="Tin Trčak" w:date="2016-01-21T00:50:00Z">
              <w:rPr>
                <w:rStyle w:val="Hyperlink"/>
                <w:noProof/>
              </w:rPr>
            </w:rPrChange>
          </w:rPr>
          <w:delText>Slika 6.4</w:delText>
        </w:r>
        <w:r w:rsidRPr="00974A3B" w:rsidDel="00974A3B">
          <w:rPr>
            <w:rPrChange w:id="2050"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051" w:author="Tin Trčak" w:date="2016-01-21T00:50:00Z"/>
          <w:rFonts w:asciiTheme="minorHAnsi" w:eastAsiaTheme="minorEastAsia" w:hAnsiTheme="minorHAnsi" w:cstheme="minorBidi"/>
          <w:noProof/>
          <w:color w:val="auto"/>
          <w:sz w:val="22"/>
          <w:szCs w:val="22"/>
        </w:rPr>
      </w:pPr>
      <w:del w:id="2052" w:author="Tin Trčak" w:date="2016-01-21T00:50:00Z">
        <w:r w:rsidRPr="00974A3B" w:rsidDel="00974A3B">
          <w:rPr>
            <w:rPrChange w:id="2053" w:author="Tin Trčak" w:date="2016-01-21T00:50:00Z">
              <w:rPr>
                <w:rStyle w:val="Hyperlink"/>
                <w:noProof/>
              </w:rPr>
            </w:rPrChange>
          </w:rPr>
          <w:delText>Slika 6.4</w:delText>
        </w:r>
        <w:r w:rsidRPr="00974A3B" w:rsidDel="00974A3B">
          <w:rPr>
            <w:rPrChange w:id="2054"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055" w:author="Tin Trčak" w:date="2016-01-21T00:50:00Z"/>
          <w:rFonts w:asciiTheme="minorHAnsi" w:eastAsiaTheme="minorEastAsia" w:hAnsiTheme="minorHAnsi" w:cstheme="minorBidi"/>
          <w:noProof/>
          <w:color w:val="auto"/>
          <w:sz w:val="22"/>
          <w:szCs w:val="22"/>
        </w:rPr>
      </w:pPr>
      <w:del w:id="2056" w:author="Tin Trčak" w:date="2016-01-21T00:50:00Z">
        <w:r w:rsidRPr="00974A3B" w:rsidDel="00974A3B">
          <w:rPr>
            <w:rPrChange w:id="2057" w:author="Tin Trčak" w:date="2016-01-21T00:50:00Z">
              <w:rPr>
                <w:rStyle w:val="Hyperlink"/>
                <w:noProof/>
              </w:rPr>
            </w:rPrChange>
          </w:rPr>
          <w:delText>Slika 6.4</w:delText>
        </w:r>
        <w:r w:rsidRPr="00974A3B" w:rsidDel="00974A3B">
          <w:rPr>
            <w:rPrChange w:id="2058"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059" w:author="Tin Trčak" w:date="2016-01-21T00:50:00Z"/>
          <w:rFonts w:asciiTheme="minorHAnsi" w:eastAsiaTheme="minorEastAsia" w:hAnsiTheme="minorHAnsi" w:cstheme="minorBidi"/>
          <w:noProof/>
          <w:color w:val="auto"/>
          <w:sz w:val="22"/>
          <w:szCs w:val="22"/>
        </w:rPr>
      </w:pPr>
      <w:del w:id="2060" w:author="Tin Trčak" w:date="2016-01-21T00:50:00Z">
        <w:r w:rsidRPr="00974A3B" w:rsidDel="00974A3B">
          <w:rPr>
            <w:rPrChange w:id="2061" w:author="Tin Trčak" w:date="2016-01-21T00:50:00Z">
              <w:rPr>
                <w:rStyle w:val="Hyperlink"/>
                <w:noProof/>
              </w:rPr>
            </w:rPrChange>
          </w:rPr>
          <w:delText>Slika 6.4</w:delText>
        </w:r>
        <w:r w:rsidRPr="00974A3B" w:rsidDel="00974A3B">
          <w:rPr>
            <w:rPrChange w:id="2062"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063" w:author="Tin Trčak" w:date="2016-01-21T00:50:00Z"/>
          <w:rFonts w:asciiTheme="minorHAnsi" w:eastAsiaTheme="minorEastAsia" w:hAnsiTheme="minorHAnsi" w:cstheme="minorBidi"/>
          <w:noProof/>
          <w:color w:val="auto"/>
          <w:sz w:val="22"/>
          <w:szCs w:val="22"/>
        </w:rPr>
      </w:pPr>
      <w:del w:id="2064" w:author="Tin Trčak" w:date="2016-01-21T00:50:00Z">
        <w:r w:rsidRPr="00974A3B" w:rsidDel="00974A3B">
          <w:rPr>
            <w:rPrChange w:id="2065" w:author="Tin Trčak" w:date="2016-01-21T00:50:00Z">
              <w:rPr>
                <w:rStyle w:val="Hyperlink"/>
                <w:noProof/>
              </w:rPr>
            </w:rPrChange>
          </w:rPr>
          <w:delText>Slika 6.4</w:delText>
        </w:r>
        <w:r w:rsidRPr="00974A3B" w:rsidDel="00974A3B">
          <w:rPr>
            <w:rPrChange w:id="2066"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067" w:author="Tin Trčak" w:date="2016-01-21T00:50:00Z"/>
          <w:rFonts w:asciiTheme="minorHAnsi" w:eastAsiaTheme="minorEastAsia" w:hAnsiTheme="minorHAnsi" w:cstheme="minorBidi"/>
          <w:noProof/>
          <w:color w:val="auto"/>
          <w:sz w:val="22"/>
          <w:szCs w:val="22"/>
        </w:rPr>
      </w:pPr>
      <w:del w:id="2068" w:author="Tin Trčak" w:date="2016-01-21T00:50:00Z">
        <w:r w:rsidRPr="00974A3B" w:rsidDel="00974A3B">
          <w:rPr>
            <w:rPrChange w:id="2069" w:author="Tin Trčak" w:date="2016-01-21T00:50:00Z">
              <w:rPr>
                <w:rStyle w:val="Hyperlink"/>
                <w:noProof/>
              </w:rPr>
            </w:rPrChange>
          </w:rPr>
          <w:delText>Slika 6.4</w:delText>
        </w:r>
        <w:r w:rsidRPr="00974A3B" w:rsidDel="00974A3B">
          <w:rPr>
            <w:rPrChange w:id="2070"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071" w:author="Tin Trčak" w:date="2016-01-21T00:50:00Z"/>
          <w:rFonts w:asciiTheme="minorHAnsi" w:eastAsiaTheme="minorEastAsia" w:hAnsiTheme="minorHAnsi" w:cstheme="minorBidi"/>
          <w:noProof/>
          <w:color w:val="auto"/>
          <w:sz w:val="22"/>
          <w:szCs w:val="22"/>
        </w:rPr>
      </w:pPr>
      <w:del w:id="2072" w:author="Tin Trčak" w:date="2016-01-21T00:50:00Z">
        <w:r w:rsidRPr="00974A3B" w:rsidDel="00974A3B">
          <w:rPr>
            <w:rPrChange w:id="2073" w:author="Tin Trčak" w:date="2016-01-21T00:50:00Z">
              <w:rPr>
                <w:rStyle w:val="Hyperlink"/>
                <w:noProof/>
              </w:rPr>
            </w:rPrChange>
          </w:rPr>
          <w:delText>Slika 7.1</w:delText>
        </w:r>
        <w:r w:rsidRPr="00974A3B" w:rsidDel="00974A3B">
          <w:rPr>
            <w:rPrChange w:id="2074"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075" w:author="Tin Trčak" w:date="2016-01-21T00:50:00Z"/>
          <w:rFonts w:asciiTheme="minorHAnsi" w:eastAsiaTheme="minorEastAsia" w:hAnsiTheme="minorHAnsi" w:cstheme="minorBidi"/>
          <w:noProof/>
          <w:color w:val="auto"/>
          <w:sz w:val="22"/>
          <w:szCs w:val="22"/>
        </w:rPr>
      </w:pPr>
      <w:del w:id="2076" w:author="Tin Trčak" w:date="2016-01-21T00:50:00Z">
        <w:r w:rsidRPr="00974A3B" w:rsidDel="00974A3B">
          <w:rPr>
            <w:rPrChange w:id="2077" w:author="Tin Trčak" w:date="2016-01-21T00:50:00Z">
              <w:rPr>
                <w:rStyle w:val="Hyperlink"/>
                <w:noProof/>
              </w:rPr>
            </w:rPrChange>
          </w:rPr>
          <w:delText>Slika 7.4</w:delText>
        </w:r>
        <w:r w:rsidRPr="00974A3B" w:rsidDel="00974A3B">
          <w:rPr>
            <w:rPrChange w:id="2078"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079" w:author="Tin Trčak" w:date="2016-01-21T00:50:00Z"/>
          <w:rFonts w:asciiTheme="minorHAnsi" w:eastAsiaTheme="minorEastAsia" w:hAnsiTheme="minorHAnsi" w:cstheme="minorBidi"/>
          <w:noProof/>
          <w:color w:val="auto"/>
          <w:sz w:val="22"/>
          <w:szCs w:val="22"/>
        </w:rPr>
      </w:pPr>
      <w:del w:id="2080" w:author="Tin Trčak" w:date="2016-01-21T00:50:00Z">
        <w:r w:rsidRPr="00974A3B" w:rsidDel="00974A3B">
          <w:rPr>
            <w:rPrChange w:id="2081" w:author="Tin Trčak" w:date="2016-01-21T00:50:00Z">
              <w:rPr>
                <w:rStyle w:val="Hyperlink"/>
                <w:noProof/>
              </w:rPr>
            </w:rPrChange>
          </w:rPr>
          <w:delText>Slika 7.4</w:delText>
        </w:r>
        <w:r w:rsidRPr="00974A3B" w:rsidDel="00974A3B">
          <w:rPr>
            <w:rPrChange w:id="2082"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083" w:author="Tin Trčak" w:date="2016-01-21T00:50:00Z"/>
          <w:rFonts w:asciiTheme="minorHAnsi" w:eastAsiaTheme="minorEastAsia" w:hAnsiTheme="minorHAnsi" w:cstheme="minorBidi"/>
          <w:noProof/>
          <w:color w:val="auto"/>
          <w:sz w:val="22"/>
          <w:szCs w:val="22"/>
        </w:rPr>
      </w:pPr>
      <w:del w:id="2084" w:author="Tin Trčak" w:date="2016-01-21T00:50:00Z">
        <w:r w:rsidRPr="00974A3B" w:rsidDel="00974A3B">
          <w:rPr>
            <w:rPrChange w:id="2085" w:author="Tin Trčak" w:date="2016-01-21T00:50:00Z">
              <w:rPr>
                <w:rStyle w:val="Hyperlink"/>
                <w:noProof/>
              </w:rPr>
            </w:rPrChange>
          </w:rPr>
          <w:delText>Slika 7.4</w:delText>
        </w:r>
        <w:r w:rsidRPr="00974A3B" w:rsidDel="00974A3B">
          <w:rPr>
            <w:rPrChange w:id="2086"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087" w:author="Tin Trčak" w:date="2016-01-21T00:50:00Z"/>
          <w:rFonts w:asciiTheme="minorHAnsi" w:eastAsiaTheme="minorEastAsia" w:hAnsiTheme="minorHAnsi" w:cstheme="minorBidi"/>
          <w:noProof/>
          <w:color w:val="auto"/>
          <w:sz w:val="22"/>
          <w:szCs w:val="22"/>
        </w:rPr>
      </w:pPr>
      <w:del w:id="2088" w:author="Tin Trčak" w:date="2016-01-21T00:50:00Z">
        <w:r w:rsidRPr="00974A3B" w:rsidDel="00974A3B">
          <w:rPr>
            <w:rPrChange w:id="2089" w:author="Tin Trčak" w:date="2016-01-21T00:50:00Z">
              <w:rPr>
                <w:rStyle w:val="Hyperlink"/>
                <w:noProof/>
              </w:rPr>
            </w:rPrChange>
          </w:rPr>
          <w:delText>Slika 7.4</w:delText>
        </w:r>
        <w:r w:rsidRPr="00974A3B" w:rsidDel="00974A3B">
          <w:rPr>
            <w:rPrChange w:id="2090"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091" w:author="Tin Trčak" w:date="2016-01-21T00:50:00Z"/>
          <w:rFonts w:asciiTheme="minorHAnsi" w:eastAsiaTheme="minorEastAsia" w:hAnsiTheme="minorHAnsi" w:cstheme="minorBidi"/>
          <w:noProof/>
          <w:color w:val="auto"/>
          <w:sz w:val="22"/>
          <w:szCs w:val="22"/>
        </w:rPr>
      </w:pPr>
      <w:del w:id="2092" w:author="Tin Trčak" w:date="2016-01-21T00:50:00Z">
        <w:r w:rsidRPr="00974A3B" w:rsidDel="00974A3B">
          <w:rPr>
            <w:rPrChange w:id="2093" w:author="Tin Trčak" w:date="2016-01-21T00:50:00Z">
              <w:rPr>
                <w:rStyle w:val="Hyperlink"/>
                <w:noProof/>
              </w:rPr>
            </w:rPrChange>
          </w:rPr>
          <w:delText>Slika 7.4</w:delText>
        </w:r>
        <w:r w:rsidRPr="00974A3B" w:rsidDel="00974A3B">
          <w:rPr>
            <w:rPrChange w:id="2094"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095" w:author="Tin Trčak" w:date="2016-01-21T00:50:00Z"/>
          <w:rFonts w:asciiTheme="minorHAnsi" w:eastAsiaTheme="minorEastAsia" w:hAnsiTheme="minorHAnsi" w:cstheme="minorBidi"/>
          <w:noProof/>
          <w:color w:val="auto"/>
          <w:sz w:val="22"/>
          <w:szCs w:val="22"/>
        </w:rPr>
      </w:pPr>
      <w:del w:id="2096" w:author="Tin Trčak" w:date="2016-01-21T00:50:00Z">
        <w:r w:rsidRPr="00974A3B" w:rsidDel="00974A3B">
          <w:rPr>
            <w:rPrChange w:id="2097" w:author="Tin Trčak" w:date="2016-01-21T00:50:00Z">
              <w:rPr>
                <w:rStyle w:val="Hyperlink"/>
                <w:noProof/>
              </w:rPr>
            </w:rPrChange>
          </w:rPr>
          <w:delText>Slika 7.4</w:delText>
        </w:r>
        <w:r w:rsidRPr="00974A3B" w:rsidDel="00974A3B">
          <w:rPr>
            <w:rPrChange w:id="2098"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099" w:author="Tin Trčak" w:date="2016-01-21T00:50:00Z"/>
          <w:rFonts w:asciiTheme="minorHAnsi" w:eastAsiaTheme="minorEastAsia" w:hAnsiTheme="minorHAnsi" w:cstheme="minorBidi"/>
          <w:noProof/>
          <w:color w:val="auto"/>
          <w:sz w:val="22"/>
          <w:szCs w:val="22"/>
        </w:rPr>
      </w:pPr>
      <w:del w:id="2100" w:author="Tin Trčak" w:date="2016-01-21T00:50:00Z">
        <w:r w:rsidRPr="00974A3B" w:rsidDel="00974A3B">
          <w:rPr>
            <w:rPrChange w:id="2101" w:author="Tin Trčak" w:date="2016-01-21T00:50:00Z">
              <w:rPr>
                <w:rStyle w:val="Hyperlink"/>
                <w:noProof/>
              </w:rPr>
            </w:rPrChange>
          </w:rPr>
          <w:delText>Slika 7.4</w:delText>
        </w:r>
        <w:r w:rsidRPr="00974A3B" w:rsidDel="00974A3B">
          <w:rPr>
            <w:rPrChange w:id="2102"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103" w:author="Tin Trčak" w:date="2016-01-21T00:50:00Z"/>
          <w:rFonts w:asciiTheme="minorHAnsi" w:eastAsiaTheme="minorEastAsia" w:hAnsiTheme="minorHAnsi" w:cstheme="minorBidi"/>
          <w:noProof/>
          <w:color w:val="auto"/>
          <w:sz w:val="22"/>
          <w:szCs w:val="22"/>
        </w:rPr>
      </w:pPr>
      <w:del w:id="2104" w:author="Tin Trčak" w:date="2016-01-21T00:50:00Z">
        <w:r w:rsidRPr="00974A3B" w:rsidDel="00974A3B">
          <w:rPr>
            <w:rPrChange w:id="2105" w:author="Tin Trčak" w:date="2016-01-21T00:50:00Z">
              <w:rPr>
                <w:rStyle w:val="Hyperlink"/>
                <w:noProof/>
              </w:rPr>
            </w:rPrChange>
          </w:rPr>
          <w:delText>Slika 7.4</w:delText>
        </w:r>
        <w:r w:rsidRPr="00974A3B" w:rsidDel="00974A3B">
          <w:rPr>
            <w:rPrChange w:id="2106"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107" w:author="Tin Trčak" w:date="2016-01-21T00:50:00Z"/>
          <w:rFonts w:asciiTheme="minorHAnsi" w:eastAsiaTheme="minorEastAsia" w:hAnsiTheme="minorHAnsi" w:cstheme="minorBidi"/>
          <w:noProof/>
          <w:color w:val="auto"/>
          <w:sz w:val="22"/>
          <w:szCs w:val="22"/>
        </w:rPr>
      </w:pPr>
      <w:del w:id="2108" w:author="Tin Trčak" w:date="2016-01-21T00:50:00Z">
        <w:r w:rsidRPr="00974A3B" w:rsidDel="00974A3B">
          <w:rPr>
            <w:rPrChange w:id="2109" w:author="Tin Trčak" w:date="2016-01-21T00:50:00Z">
              <w:rPr>
                <w:rStyle w:val="Hyperlink"/>
                <w:noProof/>
              </w:rPr>
            </w:rPrChange>
          </w:rPr>
          <w:delText>Slika 7.4</w:delText>
        </w:r>
        <w:r w:rsidRPr="00974A3B" w:rsidDel="00974A3B">
          <w:rPr>
            <w:rPrChange w:id="2110"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111" w:author="Tin Trčak" w:date="2016-01-21T00:50:00Z"/>
          <w:rFonts w:asciiTheme="minorHAnsi" w:eastAsiaTheme="minorEastAsia" w:hAnsiTheme="minorHAnsi" w:cstheme="minorBidi"/>
          <w:noProof/>
          <w:color w:val="auto"/>
          <w:sz w:val="22"/>
          <w:szCs w:val="22"/>
        </w:rPr>
      </w:pPr>
      <w:del w:id="2112" w:author="Tin Trčak" w:date="2016-01-21T00:50:00Z">
        <w:r w:rsidRPr="00974A3B" w:rsidDel="00974A3B">
          <w:rPr>
            <w:rPrChange w:id="2113" w:author="Tin Trčak" w:date="2016-01-21T00:50:00Z">
              <w:rPr>
                <w:rStyle w:val="Hyperlink"/>
                <w:noProof/>
              </w:rPr>
            </w:rPrChange>
          </w:rPr>
          <w:delText>Slika 7.4</w:delText>
        </w:r>
        <w:r w:rsidRPr="00974A3B" w:rsidDel="00974A3B">
          <w:rPr>
            <w:rPrChange w:id="2114"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115" w:name="_Toc431806065"/>
      <w:bookmarkStart w:id="2116" w:name="_Toc441100880"/>
      <w:r w:rsidRPr="00D55856">
        <w:lastRenderedPageBreak/>
        <w:t>Dodatak B: Dnevnik sastajanja</w:t>
      </w:r>
      <w:bookmarkEnd w:id="2115"/>
      <w:bookmarkEnd w:id="2116"/>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117" w:author="Tin Trčak" w:date="2016-01-21T01:07:00Z"/>
          <w:b/>
          <w:u w:val="single"/>
        </w:rPr>
      </w:pPr>
      <w:ins w:id="2118" w:author="Tin Trčak" w:date="2016-01-21T01:07:00Z">
        <w:r>
          <w:rPr>
            <w:b/>
            <w:u w:val="single"/>
          </w:rPr>
          <w:t>Sastanak br. 5</w:t>
        </w:r>
        <w:r w:rsidRPr="00D55856">
          <w:rPr>
            <w:b/>
            <w:u w:val="single"/>
          </w:rPr>
          <w:t xml:space="preserve">: </w:t>
        </w:r>
        <w:r>
          <w:rPr>
            <w:b/>
            <w:u w:val="single"/>
          </w:rPr>
          <w:t>1</w:t>
        </w:r>
      </w:ins>
      <w:ins w:id="2119" w:author="Tin Trčak" w:date="2016-01-21T01:09:00Z">
        <w:r>
          <w:rPr>
            <w:b/>
            <w:u w:val="single"/>
          </w:rPr>
          <w:t>5</w:t>
        </w:r>
      </w:ins>
      <w:ins w:id="2120" w:author="Tin Trčak" w:date="2016-01-21T01:07:00Z">
        <w:r>
          <w:rPr>
            <w:b/>
            <w:u w:val="single"/>
          </w:rPr>
          <w:t>.12</w:t>
        </w:r>
        <w:r w:rsidRPr="00D55856">
          <w:rPr>
            <w:b/>
            <w:u w:val="single"/>
          </w:rPr>
          <w:t>.2015.</w:t>
        </w:r>
      </w:ins>
    </w:p>
    <w:p w14:paraId="618B8788" w14:textId="77777777" w:rsidR="00353E1E" w:rsidRPr="0020295F" w:rsidRDefault="00353E1E" w:rsidP="00353E1E">
      <w:pPr>
        <w:rPr>
          <w:ins w:id="2121" w:author="Tin Trčak" w:date="2016-01-21T01:07:00Z"/>
        </w:rPr>
      </w:pPr>
      <w:ins w:id="2122"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123" w:author="Tin Trčak" w:date="2016-01-21T01:07:00Z"/>
        </w:rPr>
      </w:pPr>
      <w:ins w:id="2124" w:author="Tin Trčak" w:date="2016-01-21T01:07:00Z">
        <w:r w:rsidRPr="00D55856">
          <w:rPr>
            <w:b/>
          </w:rPr>
          <w:t>Sadržaj sastanka:</w:t>
        </w:r>
        <w:r w:rsidRPr="0020295F">
          <w:t xml:space="preserve"> </w:t>
        </w:r>
      </w:ins>
      <w:ins w:id="2125" w:author="Tin Trčak" w:date="2016-01-21T01:09:00Z">
        <w:r>
          <w:rPr>
            <w:szCs w:val="24"/>
          </w:rPr>
          <w:t>d</w:t>
        </w:r>
        <w:r w:rsidRPr="00257E82">
          <w:rPr>
            <w:szCs w:val="24"/>
          </w:rPr>
          <w:t>ogovor oko poglavlja 6.4. do 7.6. dokumentacije</w:t>
        </w:r>
      </w:ins>
      <w:ins w:id="2126" w:author="Tin Trčak" w:date="2016-01-21T01:11:00Z">
        <w:r>
          <w:rPr>
            <w:szCs w:val="24"/>
          </w:rPr>
          <w:t>.</w:t>
        </w:r>
      </w:ins>
    </w:p>
    <w:p w14:paraId="34A6E98B" w14:textId="65DB0810" w:rsidR="00353E1E" w:rsidRPr="00D55856" w:rsidRDefault="00353E1E" w:rsidP="00353E1E">
      <w:pPr>
        <w:rPr>
          <w:ins w:id="2127" w:author="Tin Trčak" w:date="2016-01-21T01:07:00Z"/>
          <w:b/>
          <w:u w:val="single"/>
        </w:rPr>
      </w:pPr>
      <w:ins w:id="2128"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129" w:author="Tin Trčak" w:date="2016-01-21T01:07:00Z"/>
        </w:rPr>
      </w:pPr>
      <w:ins w:id="2130"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131" w:author="Tin Trčak" w:date="2016-01-21T01:07:00Z"/>
          <w:rFonts w:ascii="Arial" w:hAnsi="Arial" w:cs="Arial"/>
        </w:rPr>
      </w:pPr>
      <w:ins w:id="2132" w:author="Tin Trčak" w:date="2016-01-21T01:07:00Z">
        <w:r w:rsidRPr="00D55856">
          <w:rPr>
            <w:b/>
          </w:rPr>
          <w:t>Sadržaj sastanka:</w:t>
        </w:r>
        <w:r w:rsidRPr="0020295F">
          <w:t xml:space="preserve"> </w:t>
        </w:r>
      </w:ins>
      <w:ins w:id="2133" w:author="Tin Trčak" w:date="2016-01-21T01:11:00Z">
        <w:r w:rsidRPr="00353E1E">
          <w:t>završni dogovori</w:t>
        </w:r>
        <w:r>
          <w:t xml:space="preserve"> i izmjene.</w:t>
        </w:r>
      </w:ins>
    </w:p>
    <w:p w14:paraId="36B9B8E4" w14:textId="63F61FF6" w:rsidR="00937DF5" w:rsidRPr="0020295F" w:rsidDel="00353E1E" w:rsidRDefault="00937DF5" w:rsidP="00937DF5">
      <w:pPr>
        <w:rPr>
          <w:del w:id="2134"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135" w:name="_Toc431806066"/>
      <w:bookmarkStart w:id="2136" w:name="_Toc441100881"/>
      <w:r w:rsidRPr="00D55856">
        <w:lastRenderedPageBreak/>
        <w:t>Dodatak C: Prikaz aktivnosti grupe</w:t>
      </w:r>
      <w:bookmarkEnd w:id="2135"/>
      <w:bookmarkEnd w:id="2136"/>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137" w:author="Tin Trčak" w:date="2016-01-21T01:15:00Z">
              <w:r>
                <w:rPr>
                  <w:rFonts w:cs="Times New Roman"/>
                  <w:sz w:val="20"/>
                  <w:lang w:val="en-US"/>
                </w:rPr>
                <w:t>75</w:t>
              </w:r>
            </w:ins>
            <w:del w:id="2138"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139" w:author="Tin Trčak" w:date="2016-01-21T01:15:00Z">
              <w:r w:rsidRPr="0020295F" w:rsidDel="00E01CB6">
                <w:rPr>
                  <w:rFonts w:cs="Times New Roman"/>
                  <w:sz w:val="20"/>
                  <w:lang w:val="en-US"/>
                </w:rPr>
                <w:delText>0</w:delText>
              </w:r>
            </w:del>
            <w:ins w:id="2140"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141" w:author="Tin Trčak" w:date="2016-01-21T01:15:00Z">
              <w:r>
                <w:rPr>
                  <w:rFonts w:cs="Times New Roman"/>
                  <w:sz w:val="20"/>
                  <w:lang w:val="en-US"/>
                </w:rPr>
                <w:t>5</w:t>
              </w:r>
            </w:ins>
            <w:del w:id="2142"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143" w:author="Tin Trčak" w:date="2016-01-21T01:15:00Z">
              <w:r>
                <w:rPr>
                  <w:rFonts w:cs="Times New Roman"/>
                  <w:sz w:val="20"/>
                  <w:lang w:val="en-US"/>
                </w:rPr>
                <w:t>65</w:t>
              </w:r>
            </w:ins>
            <w:del w:id="2144"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145" w:name="_Toc431806067"/>
      <w:bookmarkStart w:id="2146" w:name="_Toc441100882"/>
      <w:r w:rsidRPr="00D55856">
        <w:lastRenderedPageBreak/>
        <w:t>Dodatak D: Plan rada / Pregled rada i stanje ostvarenja</w:t>
      </w:r>
      <w:bookmarkEnd w:id="2145"/>
      <w:bookmarkEnd w:id="2146"/>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147" w:author="Tin Trčak" w:date="2016-01-21T00:59:00Z"/>
        </w:rPr>
      </w:pPr>
    </w:p>
    <w:p w14:paraId="18173B12" w14:textId="5D7C8D4D" w:rsidR="00A563F4" w:rsidRPr="0020295F" w:rsidDel="00823F23" w:rsidRDefault="00A563F4" w:rsidP="00A563F4">
      <w:pPr>
        <w:pStyle w:val="Normal5"/>
        <w:spacing w:line="360" w:lineRule="auto"/>
        <w:jc w:val="both"/>
        <w:rPr>
          <w:del w:id="2148" w:author="Tin Trčak" w:date="2016-01-21T00:59:00Z"/>
          <w:rFonts w:ascii="Arial" w:eastAsia="Arial" w:hAnsi="Arial" w:cs="Arial"/>
          <w:i/>
          <w:sz w:val="20"/>
        </w:rPr>
      </w:pPr>
      <w:del w:id="2149"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150" w:author="Tin Trčak" w:date="2016-01-21T00:59:00Z"/>
          <w:rFonts w:ascii="Arial" w:hAnsi="Arial" w:cs="Arial"/>
          <w:i/>
          <w:sz w:val="20"/>
        </w:rPr>
      </w:pPr>
      <w:del w:id="2151"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152" w:author="Tin Trčak" w:date="2016-01-21T00:59:00Z"/>
        </w:rPr>
      </w:pPr>
      <w:del w:id="2153"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9108D" w14:textId="77777777" w:rsidR="00046FB2" w:rsidRDefault="00046FB2" w:rsidP="00EF161A">
      <w:pPr>
        <w:spacing w:after="0" w:line="240" w:lineRule="auto"/>
      </w:pPr>
      <w:r>
        <w:separator/>
      </w:r>
    </w:p>
  </w:endnote>
  <w:endnote w:type="continuationSeparator" w:id="0">
    <w:p w14:paraId="1773E6DB" w14:textId="77777777" w:rsidR="00046FB2" w:rsidRDefault="00046FB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806FAF" w:rsidRDefault="00806FAF"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33585">
      <w:rPr>
        <w:noProof/>
      </w:rPr>
      <w:t>3</w:t>
    </w:r>
    <w:r>
      <w:fldChar w:fldCharType="end"/>
    </w:r>
    <w:r>
      <w:rPr>
        <w:rFonts w:ascii="Arial" w:eastAsia="Arial" w:hAnsi="Arial" w:cs="Arial"/>
        <w:sz w:val="20"/>
      </w:rPr>
      <w:t xml:space="preserve"> od </w:t>
    </w:r>
    <w:r>
      <w:fldChar w:fldCharType="begin"/>
    </w:r>
    <w:r>
      <w:instrText>NUMPAGES</w:instrText>
    </w:r>
    <w:r>
      <w:fldChar w:fldCharType="separate"/>
    </w:r>
    <w:r w:rsidR="00133585">
      <w:rPr>
        <w:noProof/>
      </w:rPr>
      <w:t>98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963" w:author="Tin Trčak" w:date="2016-01-21T15:12:00Z">
      <w:r w:rsidR="002D286A">
        <w:rPr>
          <w:rFonts w:ascii="Arial" w:eastAsia="Arial" w:hAnsi="Arial" w:cs="Arial"/>
          <w:noProof/>
          <w:sz w:val="20"/>
        </w:rPr>
        <w:t>21. siječnja 2016.</w:t>
      </w:r>
    </w:ins>
    <w:ins w:id="964" w:author="Jan Kelemen" w:date="2016-01-21T14:42:00Z">
      <w:del w:id="965" w:author="Tin Trčak" w:date="2016-01-21T15:12:00Z">
        <w:r w:rsidR="000B494C" w:rsidDel="002D286A">
          <w:rPr>
            <w:rFonts w:ascii="Arial" w:eastAsia="Arial" w:hAnsi="Arial" w:cs="Arial"/>
            <w:noProof/>
            <w:sz w:val="20"/>
          </w:rPr>
          <w:delText>21. siječnja 2016.</w:delText>
        </w:r>
      </w:del>
    </w:ins>
    <w:del w:id="966" w:author="Tin Trčak" w:date="2016-01-21T15:12:00Z">
      <w:r w:rsidDel="002D286A">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6FAF" w:rsidRDefault="00806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64054" w14:textId="77777777" w:rsidR="00046FB2" w:rsidRDefault="00046FB2" w:rsidP="00EF161A">
      <w:pPr>
        <w:spacing w:after="0" w:line="240" w:lineRule="auto"/>
      </w:pPr>
      <w:r>
        <w:separator/>
      </w:r>
    </w:p>
  </w:footnote>
  <w:footnote w:type="continuationSeparator" w:id="0">
    <w:p w14:paraId="3EADB49F" w14:textId="77777777" w:rsidR="00046FB2" w:rsidRDefault="00046FB2"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6FAF" w:rsidRDefault="00806FAF"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6FAF" w:rsidRDefault="00806F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6FB2"/>
    <w:rsid w:val="0004754E"/>
    <w:rsid w:val="000636DA"/>
    <w:rsid w:val="00072F42"/>
    <w:rsid w:val="00084DC6"/>
    <w:rsid w:val="00085759"/>
    <w:rsid w:val="000A0B5F"/>
    <w:rsid w:val="000B494C"/>
    <w:rsid w:val="000E53F1"/>
    <w:rsid w:val="00106BB1"/>
    <w:rsid w:val="00112C54"/>
    <w:rsid w:val="0011363A"/>
    <w:rsid w:val="00115E20"/>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0C02"/>
    <w:rsid w:val="00554442"/>
    <w:rsid w:val="0055754B"/>
    <w:rsid w:val="005606F1"/>
    <w:rsid w:val="0056442F"/>
    <w:rsid w:val="00570139"/>
    <w:rsid w:val="0057027A"/>
    <w:rsid w:val="00570677"/>
    <w:rsid w:val="00571EED"/>
    <w:rsid w:val="00591538"/>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631E0"/>
    <w:rsid w:val="00667908"/>
    <w:rsid w:val="006A5672"/>
    <w:rsid w:val="006A680D"/>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97128"/>
    <w:rsid w:val="009A7A9B"/>
    <w:rsid w:val="009C01CC"/>
    <w:rsid w:val="009C5C33"/>
    <w:rsid w:val="009E2F05"/>
    <w:rsid w:val="009E444A"/>
    <w:rsid w:val="009E7358"/>
    <w:rsid w:val="009E7F73"/>
    <w:rsid w:val="009F3C84"/>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372B"/>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05B37"/>
    <w:rsid w:val="00C10ACD"/>
    <w:rsid w:val="00C2557B"/>
    <w:rsid w:val="00C255BA"/>
    <w:rsid w:val="00C35FE1"/>
    <w:rsid w:val="00C40C52"/>
    <w:rsid w:val="00C50C68"/>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700B6-5141-48E8-9F1C-23D5B0A3B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98</Pages>
  <Words>15938</Words>
  <Characters>90848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5</cp:revision>
  <cp:lastPrinted>2015-11-20T18:30:00Z</cp:lastPrinted>
  <dcterms:created xsi:type="dcterms:W3CDTF">2016-01-21T13:49:00Z</dcterms:created>
  <dcterms:modified xsi:type="dcterms:W3CDTF">2016-01-21T14:16:00Z</dcterms:modified>
</cp:coreProperties>
</file>