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1D5BAF81"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ins w:id="0" w:author="Tin Trčak" w:date="2016-01-21T15:15:00Z">
        <w:r w:rsidR="006513DE">
          <w:rPr>
            <w:rFonts w:eastAsia="Arial"/>
            <w:i/>
            <w:sz w:val="32"/>
          </w:rPr>
          <w:t>9</w:t>
        </w:r>
      </w:ins>
      <w:ins w:id="1" w:author="Jan Kelemen" w:date="2016-01-21T14:42:00Z">
        <w:del w:id="2" w:author="Tin Trčak" w:date="2016-01-21T15:15:00Z">
          <w:r w:rsidR="000B494C" w:rsidDel="00133585">
            <w:rPr>
              <w:rFonts w:eastAsia="Arial"/>
              <w:i/>
              <w:sz w:val="32"/>
            </w:rPr>
            <w:delText>1</w:delText>
          </w:r>
        </w:del>
      </w:ins>
      <w:del w:id="3" w:author="Tin Trčak" w:date="2016-01-21T00:38:00Z">
        <w:r w:rsidR="00E86FC2" w:rsidDel="002B515C">
          <w:rPr>
            <w:rFonts w:eastAsia="Arial"/>
            <w:i/>
            <w:sz w:val="32"/>
          </w:rPr>
          <w:delText>5</w:delText>
        </w:r>
        <w:r w:rsidR="009A7A9B" w:rsidDel="002B515C">
          <w:rPr>
            <w:rFonts w:eastAsia="Arial"/>
            <w:i/>
            <w:sz w:val="32"/>
          </w:rPr>
          <w:delText>1</w:delText>
        </w:r>
      </w:del>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7151964A"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ins w:id="4" w:author="Tin Trčak" w:date="2016-01-21T13:06:00Z">
        <w:r w:rsidR="00182222">
          <w:t>, implementacija</w:t>
        </w:r>
      </w:ins>
    </w:p>
    <w:p w14:paraId="42F835FF" w14:textId="538F9A4B"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ins w:id="5" w:author="Tin Trčak" w:date="2016-01-21T13:07:00Z">
        <w:r w:rsidR="00182222">
          <w:t>, implementacija</w:t>
        </w:r>
      </w:ins>
    </w:p>
    <w:p w14:paraId="2C501467" w14:textId="107AD6D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ins w:id="6" w:author="Tin Trčak" w:date="2016-01-21T13:07:00Z">
        <w:r w:rsidR="00182222">
          <w:t>, implementacija</w:t>
        </w:r>
      </w:ins>
    </w:p>
    <w:p w14:paraId="172B8578" w14:textId="5C11CDC4"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ins w:id="7" w:author="Tin Trčak" w:date="2016-01-21T13:07:00Z">
        <w:r w:rsidR="00182222">
          <w:t>, implementacija</w:t>
        </w:r>
      </w:ins>
    </w:p>
    <w:p w14:paraId="0FF32B12" w14:textId="060CC405"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xml:space="preserve">, </w:t>
      </w:r>
      <w:ins w:id="8" w:author="Tin Trčak" w:date="2016-01-21T13:07:00Z">
        <w:r w:rsidR="00182222">
          <w:t xml:space="preserve">pojmovnik, </w:t>
        </w:r>
      </w:ins>
      <w:r w:rsidR="00265CEE" w:rsidRPr="0020295F">
        <w:t>ispitivanje programskog rješenja</w:t>
      </w:r>
      <w:r w:rsidR="005B3BAD" w:rsidRPr="0020295F">
        <w:t>, zaključak, ispitivanje programskog rješenja, korisničke upute</w:t>
      </w:r>
    </w:p>
    <w:p w14:paraId="7EC7F8DF" w14:textId="22221FA8" w:rsidR="00EF161A" w:rsidRPr="0020295F" w:rsidRDefault="00EF161A" w:rsidP="00EF161A">
      <w:r w:rsidRPr="00E86FC2">
        <w:rPr>
          <w:b/>
          <w:i/>
        </w:rPr>
        <w:t>Latečki Domagoj</w:t>
      </w:r>
      <w:r w:rsidRPr="0020295F">
        <w:rPr>
          <w:i/>
        </w:rPr>
        <w:t xml:space="preserve"> </w:t>
      </w:r>
      <w:r w:rsidRPr="0020295F">
        <w:t>– sekvencijski dijagrami</w:t>
      </w:r>
      <w:ins w:id="9" w:author="Tin Trčak" w:date="2016-01-21T00:39:00Z">
        <w:r w:rsidR="002B515C">
          <w:t xml:space="preserve">, </w:t>
        </w:r>
        <w:r w:rsidR="002B515C">
          <w:rPr>
            <w:rStyle w:val="messagebody"/>
          </w:rPr>
          <w:t>dijagram stanja</w:t>
        </w:r>
      </w:ins>
      <w:ins w:id="10" w:author="Tin Trčak" w:date="2016-01-21T00:54:00Z">
        <w:r w:rsidR="007F474F">
          <w:rPr>
            <w:rStyle w:val="messagebody"/>
          </w:rPr>
          <w:t>, pojmovnik</w:t>
        </w:r>
      </w:ins>
      <w:ins w:id="11" w:author="Tin Trčak" w:date="2016-01-21T13:07:00Z">
        <w:r w:rsidR="00182222">
          <w:rPr>
            <w:rStyle w:val="messagebody"/>
          </w:rPr>
          <w:t xml:space="preserve">, </w:t>
        </w:r>
        <w:r w:rsidR="00182222">
          <w:t>implementacija</w:t>
        </w:r>
      </w:ins>
    </w:p>
    <w:p w14:paraId="16016EBB" w14:textId="6C2C9994"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0A5CD92E" w14:textId="77777777" w:rsidR="009F57E8" w:rsidRDefault="005209EE">
          <w:pPr>
            <w:pStyle w:val="TOC1"/>
            <w:rPr>
              <w:ins w:id="12" w:author="Tin Trčak" w:date="2016-01-21T15:47:00Z"/>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ins w:id="13" w:author="Tin Trčak" w:date="2016-01-21T15:47:00Z">
            <w:r w:rsidR="009F57E8" w:rsidRPr="007C335B">
              <w:rPr>
                <w:rStyle w:val="Hyperlink"/>
                <w:noProof/>
              </w:rPr>
              <w:fldChar w:fldCharType="begin"/>
            </w:r>
            <w:r w:rsidR="009F57E8" w:rsidRPr="007C335B">
              <w:rPr>
                <w:rStyle w:val="Hyperlink"/>
                <w:noProof/>
              </w:rPr>
              <w:instrText xml:space="preserve"> </w:instrText>
            </w:r>
            <w:r w:rsidR="009F57E8">
              <w:rPr>
                <w:noProof/>
              </w:rPr>
              <w:instrText>HYPERLINK \l "_Toc441154589"</w:instrText>
            </w:r>
            <w:r w:rsidR="009F57E8" w:rsidRPr="007C335B">
              <w:rPr>
                <w:rStyle w:val="Hyperlink"/>
                <w:noProof/>
              </w:rPr>
              <w:instrText xml:space="preserve"> </w:instrText>
            </w:r>
            <w:r w:rsidR="009F57E8" w:rsidRPr="007C335B">
              <w:rPr>
                <w:rStyle w:val="Hyperlink"/>
                <w:noProof/>
              </w:rPr>
              <w:fldChar w:fldCharType="separate"/>
            </w:r>
            <w:r w:rsidR="009F57E8" w:rsidRPr="007C335B">
              <w:rPr>
                <w:rStyle w:val="Hyperlink"/>
                <w:rFonts w:eastAsia="Arial"/>
                <w:noProof/>
              </w:rPr>
              <w:t>1.</w:t>
            </w:r>
            <w:r w:rsidR="009F57E8">
              <w:rPr>
                <w:rFonts w:eastAsiaTheme="minorEastAsia"/>
                <w:b w:val="0"/>
                <w:noProof/>
                <w:sz w:val="22"/>
                <w:szCs w:val="22"/>
                <w:lang w:eastAsia="hr-HR"/>
              </w:rPr>
              <w:tab/>
            </w:r>
            <w:r w:rsidR="009F57E8" w:rsidRPr="007C335B">
              <w:rPr>
                <w:rStyle w:val="Hyperlink"/>
                <w:rFonts w:eastAsia="Arial"/>
                <w:noProof/>
              </w:rPr>
              <w:t>Dnevnik promjena dokumentacije</w:t>
            </w:r>
            <w:r w:rsidR="009F57E8">
              <w:rPr>
                <w:noProof/>
                <w:webHidden/>
              </w:rPr>
              <w:tab/>
            </w:r>
            <w:r w:rsidR="009F57E8">
              <w:rPr>
                <w:noProof/>
                <w:webHidden/>
              </w:rPr>
              <w:fldChar w:fldCharType="begin"/>
            </w:r>
            <w:r w:rsidR="009F57E8">
              <w:rPr>
                <w:noProof/>
                <w:webHidden/>
              </w:rPr>
              <w:instrText xml:space="preserve"> PAGEREF _Toc441154589 \h </w:instrText>
            </w:r>
          </w:ins>
          <w:r w:rsidR="009F57E8">
            <w:rPr>
              <w:noProof/>
              <w:webHidden/>
            </w:rPr>
          </w:r>
          <w:r w:rsidR="009F57E8">
            <w:rPr>
              <w:noProof/>
              <w:webHidden/>
            </w:rPr>
            <w:fldChar w:fldCharType="separate"/>
          </w:r>
          <w:ins w:id="14" w:author="Tin Trčak" w:date="2016-01-21T15:47:00Z">
            <w:r w:rsidR="009F57E8">
              <w:rPr>
                <w:noProof/>
                <w:webHidden/>
              </w:rPr>
              <w:t>4</w:t>
            </w:r>
            <w:r w:rsidR="009F57E8">
              <w:rPr>
                <w:noProof/>
                <w:webHidden/>
              </w:rPr>
              <w:fldChar w:fldCharType="end"/>
            </w:r>
            <w:r w:rsidR="009F57E8" w:rsidRPr="007C335B">
              <w:rPr>
                <w:rStyle w:val="Hyperlink"/>
                <w:noProof/>
              </w:rPr>
              <w:fldChar w:fldCharType="end"/>
            </w:r>
          </w:ins>
        </w:p>
        <w:p w14:paraId="270478E1" w14:textId="77777777" w:rsidR="009F57E8" w:rsidRDefault="009F57E8">
          <w:pPr>
            <w:pStyle w:val="TOC1"/>
            <w:rPr>
              <w:ins w:id="15" w:author="Tin Trčak" w:date="2016-01-21T15:47:00Z"/>
              <w:rFonts w:eastAsiaTheme="minorEastAsia"/>
              <w:b w:val="0"/>
              <w:noProof/>
              <w:sz w:val="22"/>
              <w:szCs w:val="22"/>
              <w:lang w:eastAsia="hr-HR"/>
            </w:rPr>
          </w:pPr>
          <w:ins w:id="16"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"_Toc441154590"</w:instrText>
            </w:r>
            <w:r w:rsidRPr="007C335B">
              <w:rPr>
                <w:rStyle w:val="Hyperlink"/>
                <w:noProof/>
              </w:rPr>
              <w:instrText xml:space="preserve"> </w:instrText>
            </w:r>
            <w:r w:rsidRPr="007C335B">
              <w:rPr>
                <w:rStyle w:val="Hyperlink"/>
                <w:noProof/>
              </w:rPr>
              <w:fldChar w:fldCharType="separate"/>
            </w:r>
            <w:r w:rsidRPr="007C335B">
              <w:rPr>
                <w:rStyle w:val="Hyperlink"/>
                <w:noProof/>
              </w:rPr>
              <w:t>2.</w:t>
            </w:r>
            <w:r>
              <w:rPr>
                <w:rFonts w:eastAsiaTheme="minorEastAsia"/>
                <w:b w:val="0"/>
                <w:noProof/>
                <w:sz w:val="22"/>
                <w:szCs w:val="22"/>
                <w:lang w:eastAsia="hr-HR"/>
              </w:rPr>
              <w:tab/>
            </w:r>
            <w:r w:rsidRPr="007C335B">
              <w:rPr>
                <w:rStyle w:val="Hyperlink"/>
                <w:noProof/>
              </w:rPr>
              <w:t>Opis projektnog zadatka</w:t>
            </w:r>
            <w:r>
              <w:rPr>
                <w:noProof/>
                <w:webHidden/>
              </w:rPr>
              <w:tab/>
            </w:r>
            <w:r>
              <w:rPr>
                <w:noProof/>
                <w:webHidden/>
              </w:rPr>
              <w:fldChar w:fldCharType="begin"/>
            </w:r>
            <w:r>
              <w:rPr>
                <w:noProof/>
                <w:webHidden/>
              </w:rPr>
              <w:instrText xml:space="preserve"> PAGEREF _Toc441154590 \h </w:instrText>
            </w:r>
          </w:ins>
          <w:r>
            <w:rPr>
              <w:noProof/>
              <w:webHidden/>
            </w:rPr>
          </w:r>
          <w:r>
            <w:rPr>
              <w:noProof/>
              <w:webHidden/>
            </w:rPr>
            <w:fldChar w:fldCharType="separate"/>
          </w:r>
          <w:ins w:id="17" w:author="Tin Trčak" w:date="2016-01-21T15:47:00Z">
            <w:r>
              <w:rPr>
                <w:noProof/>
                <w:webHidden/>
              </w:rPr>
              <w:t>7</w:t>
            </w:r>
            <w:r>
              <w:rPr>
                <w:noProof/>
                <w:webHidden/>
              </w:rPr>
              <w:fldChar w:fldCharType="end"/>
            </w:r>
            <w:r w:rsidRPr="007C335B">
              <w:rPr>
                <w:rStyle w:val="Hyperlink"/>
                <w:noProof/>
              </w:rPr>
              <w:fldChar w:fldCharType="end"/>
            </w:r>
          </w:ins>
        </w:p>
        <w:p w14:paraId="719E07EF" w14:textId="77777777" w:rsidR="009F57E8" w:rsidRDefault="009F57E8">
          <w:pPr>
            <w:pStyle w:val="TOC1"/>
            <w:rPr>
              <w:ins w:id="18" w:author="Tin Trčak" w:date="2016-01-21T15:47:00Z"/>
              <w:rFonts w:eastAsiaTheme="minorEastAsia"/>
              <w:b w:val="0"/>
              <w:noProof/>
              <w:sz w:val="22"/>
              <w:szCs w:val="22"/>
              <w:lang w:eastAsia="hr-HR"/>
            </w:rPr>
          </w:pPr>
          <w:ins w:id="19"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"_Toc441154591"</w:instrText>
            </w:r>
            <w:r w:rsidRPr="007C335B">
              <w:rPr>
                <w:rStyle w:val="Hyperlink"/>
                <w:noProof/>
              </w:rPr>
              <w:instrText xml:space="preserve"> </w:instrText>
            </w:r>
            <w:r w:rsidRPr="007C335B">
              <w:rPr>
                <w:rStyle w:val="Hyperlink"/>
                <w:noProof/>
              </w:rPr>
              <w:fldChar w:fldCharType="separate"/>
            </w:r>
            <w:r w:rsidRPr="007C335B">
              <w:rPr>
                <w:rStyle w:val="Hyperlink"/>
                <w:noProof/>
              </w:rPr>
              <w:t>3.</w:t>
            </w:r>
            <w:r>
              <w:rPr>
                <w:rFonts w:eastAsiaTheme="minorEastAsia"/>
                <w:b w:val="0"/>
                <w:noProof/>
                <w:sz w:val="22"/>
                <w:szCs w:val="22"/>
                <w:lang w:eastAsia="hr-HR"/>
              </w:rPr>
              <w:tab/>
            </w:r>
            <w:r w:rsidRPr="007C335B">
              <w:rPr>
                <w:rStyle w:val="Hyperlink"/>
                <w:noProof/>
              </w:rPr>
              <w:t>Pojmovnik</w:t>
            </w:r>
            <w:r>
              <w:rPr>
                <w:noProof/>
                <w:webHidden/>
              </w:rPr>
              <w:tab/>
            </w:r>
            <w:r>
              <w:rPr>
                <w:noProof/>
                <w:webHidden/>
              </w:rPr>
              <w:fldChar w:fldCharType="begin"/>
            </w:r>
            <w:r>
              <w:rPr>
                <w:noProof/>
                <w:webHidden/>
              </w:rPr>
              <w:instrText xml:space="preserve"> PAGEREF _Toc441154591 \h </w:instrText>
            </w:r>
          </w:ins>
          <w:r>
            <w:rPr>
              <w:noProof/>
              <w:webHidden/>
            </w:rPr>
          </w:r>
          <w:r>
            <w:rPr>
              <w:noProof/>
              <w:webHidden/>
            </w:rPr>
            <w:fldChar w:fldCharType="separate"/>
          </w:r>
          <w:ins w:id="20" w:author="Tin Trčak" w:date="2016-01-21T15:47:00Z">
            <w:r>
              <w:rPr>
                <w:noProof/>
                <w:webHidden/>
              </w:rPr>
              <w:t>10</w:t>
            </w:r>
            <w:r>
              <w:rPr>
                <w:noProof/>
                <w:webHidden/>
              </w:rPr>
              <w:fldChar w:fldCharType="end"/>
            </w:r>
            <w:r w:rsidRPr="007C335B">
              <w:rPr>
                <w:rStyle w:val="Hyperlink"/>
                <w:noProof/>
              </w:rPr>
              <w:fldChar w:fldCharType="end"/>
            </w:r>
          </w:ins>
        </w:p>
        <w:p w14:paraId="56A33E81" w14:textId="77777777" w:rsidR="009F57E8" w:rsidRDefault="009F57E8">
          <w:pPr>
            <w:pStyle w:val="TOC1"/>
            <w:rPr>
              <w:ins w:id="21" w:author="Tin Trčak" w:date="2016-01-21T15:47:00Z"/>
              <w:rFonts w:eastAsiaTheme="minorEastAsia"/>
              <w:b w:val="0"/>
              <w:noProof/>
              <w:sz w:val="22"/>
              <w:szCs w:val="22"/>
              <w:lang w:eastAsia="hr-HR"/>
            </w:rPr>
          </w:pPr>
          <w:ins w:id="22"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"_Toc441154592"</w:instrText>
            </w:r>
            <w:r w:rsidRPr="007C335B">
              <w:rPr>
                <w:rStyle w:val="Hyperlink"/>
                <w:noProof/>
              </w:rPr>
              <w:instrText xml:space="preserve"> </w:instrText>
            </w:r>
            <w:r w:rsidRPr="007C335B">
              <w:rPr>
                <w:rStyle w:val="Hyperlink"/>
                <w:noProof/>
              </w:rPr>
              <w:fldChar w:fldCharType="separate"/>
            </w:r>
            <w:r w:rsidRPr="007C335B">
              <w:rPr>
                <w:rStyle w:val="Hyperlink"/>
                <w:noProof/>
              </w:rPr>
              <w:t>4.</w:t>
            </w:r>
            <w:r>
              <w:rPr>
                <w:rFonts w:eastAsiaTheme="minorEastAsia"/>
                <w:b w:val="0"/>
                <w:noProof/>
                <w:sz w:val="22"/>
                <w:szCs w:val="22"/>
                <w:lang w:eastAsia="hr-HR"/>
              </w:rPr>
              <w:tab/>
            </w:r>
            <w:r w:rsidRPr="007C335B">
              <w:rPr>
                <w:rStyle w:val="Hyperlink"/>
                <w:noProof/>
              </w:rPr>
              <w:t>Funkcionalni zahtjevi</w:t>
            </w:r>
            <w:r>
              <w:rPr>
                <w:noProof/>
                <w:webHidden/>
              </w:rPr>
              <w:tab/>
            </w:r>
            <w:r>
              <w:rPr>
                <w:noProof/>
                <w:webHidden/>
              </w:rPr>
              <w:fldChar w:fldCharType="begin"/>
            </w:r>
            <w:r>
              <w:rPr>
                <w:noProof/>
                <w:webHidden/>
              </w:rPr>
              <w:instrText xml:space="preserve"> PAGEREF _Toc441154592 \h </w:instrText>
            </w:r>
          </w:ins>
          <w:r>
            <w:rPr>
              <w:noProof/>
              <w:webHidden/>
            </w:rPr>
          </w:r>
          <w:r>
            <w:rPr>
              <w:noProof/>
              <w:webHidden/>
            </w:rPr>
            <w:fldChar w:fldCharType="separate"/>
          </w:r>
          <w:ins w:id="23" w:author="Tin Trčak" w:date="2016-01-21T15:47:00Z">
            <w:r>
              <w:rPr>
                <w:noProof/>
                <w:webHidden/>
              </w:rPr>
              <w:t>11</w:t>
            </w:r>
            <w:r>
              <w:rPr>
                <w:noProof/>
                <w:webHidden/>
              </w:rPr>
              <w:fldChar w:fldCharType="end"/>
            </w:r>
            <w:r w:rsidRPr="007C335B">
              <w:rPr>
                <w:rStyle w:val="Hyperlink"/>
                <w:noProof/>
              </w:rPr>
              <w:fldChar w:fldCharType="end"/>
            </w:r>
          </w:ins>
        </w:p>
        <w:p w14:paraId="4FA1BD3E" w14:textId="77777777" w:rsidR="009F57E8" w:rsidRDefault="009F57E8">
          <w:pPr>
            <w:pStyle w:val="TOC2"/>
            <w:tabs>
              <w:tab w:val="left" w:pos="960"/>
              <w:tab w:val="right" w:leader="dot" w:pos="9062"/>
            </w:tabs>
            <w:rPr>
              <w:ins w:id="24" w:author="Tin Trčak" w:date="2016-01-21T15:47:00Z"/>
              <w:rFonts w:eastAsiaTheme="minorEastAsia"/>
              <w:b w:val="0"/>
              <w:noProof/>
              <w:lang w:eastAsia="hr-HR"/>
            </w:rPr>
          </w:pPr>
          <w:ins w:id="25"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"_Toc441154593"</w:instrText>
            </w:r>
            <w:r w:rsidRPr="007C335B">
              <w:rPr>
                <w:rStyle w:val="Hyperlink"/>
                <w:noProof/>
              </w:rPr>
              <w:instrText xml:space="preserve"> </w:instrText>
            </w:r>
            <w:r w:rsidRPr="007C335B">
              <w:rPr>
                <w:rStyle w:val="Hyperlink"/>
                <w:noProof/>
              </w:rPr>
              <w:fldChar w:fldCharType="separate"/>
            </w:r>
            <w:r w:rsidRPr="007C335B">
              <w:rPr>
                <w:rStyle w:val="Hyperlink"/>
                <w:noProof/>
              </w:rPr>
              <w:t>4.1</w:t>
            </w:r>
            <w:r>
              <w:rPr>
                <w:rFonts w:eastAsiaTheme="minorEastAsia"/>
                <w:b w:val="0"/>
                <w:noProof/>
                <w:lang w:eastAsia="hr-HR"/>
              </w:rPr>
              <w:tab/>
            </w:r>
            <w:r w:rsidRPr="007C335B">
              <w:rPr>
                <w:rStyle w:val="Hyperlink"/>
                <w:noProof/>
              </w:rPr>
              <w:t>Opis obrazaca uporabe:</w:t>
            </w:r>
            <w:r>
              <w:rPr>
                <w:noProof/>
                <w:webHidden/>
              </w:rPr>
              <w:tab/>
            </w:r>
            <w:r>
              <w:rPr>
                <w:noProof/>
                <w:webHidden/>
              </w:rPr>
              <w:fldChar w:fldCharType="begin"/>
            </w:r>
            <w:r>
              <w:rPr>
                <w:noProof/>
                <w:webHidden/>
              </w:rPr>
              <w:instrText xml:space="preserve"> PAGEREF _Toc441154593 \h </w:instrText>
            </w:r>
          </w:ins>
          <w:r>
            <w:rPr>
              <w:noProof/>
              <w:webHidden/>
            </w:rPr>
          </w:r>
          <w:r>
            <w:rPr>
              <w:noProof/>
              <w:webHidden/>
            </w:rPr>
            <w:fldChar w:fldCharType="separate"/>
          </w:r>
          <w:ins w:id="26" w:author="Tin Trčak" w:date="2016-01-21T15:47:00Z">
            <w:r>
              <w:rPr>
                <w:noProof/>
                <w:webHidden/>
              </w:rPr>
              <w:t>13</w:t>
            </w:r>
            <w:r>
              <w:rPr>
                <w:noProof/>
                <w:webHidden/>
              </w:rPr>
              <w:fldChar w:fldCharType="end"/>
            </w:r>
            <w:r w:rsidRPr="007C335B">
              <w:rPr>
                <w:rStyle w:val="Hyperlink"/>
                <w:noProof/>
              </w:rPr>
              <w:fldChar w:fldCharType="end"/>
            </w:r>
          </w:ins>
        </w:p>
        <w:p w14:paraId="0AE5E053" w14:textId="77777777" w:rsidR="009F57E8" w:rsidRDefault="009F57E8">
          <w:pPr>
            <w:pStyle w:val="TOC2"/>
            <w:tabs>
              <w:tab w:val="left" w:pos="960"/>
              <w:tab w:val="right" w:leader="dot" w:pos="9062"/>
            </w:tabs>
            <w:rPr>
              <w:ins w:id="27" w:author="Tin Trčak" w:date="2016-01-21T15:47:00Z"/>
              <w:rFonts w:eastAsiaTheme="minorEastAsia"/>
              <w:b w:val="0"/>
              <w:noProof/>
              <w:lang w:eastAsia="hr-HR"/>
            </w:rPr>
          </w:pPr>
          <w:ins w:id="28"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"_Toc441154594"</w:instrText>
            </w:r>
            <w:r w:rsidRPr="007C335B">
              <w:rPr>
                <w:rStyle w:val="Hyperlink"/>
                <w:noProof/>
              </w:rPr>
              <w:instrText xml:space="preserve"> </w:instrText>
            </w:r>
            <w:r w:rsidRPr="007C335B">
              <w:rPr>
                <w:rStyle w:val="Hyperlink"/>
                <w:noProof/>
              </w:rPr>
              <w:fldChar w:fldCharType="separate"/>
            </w:r>
            <w:r w:rsidRPr="007C335B">
              <w:rPr>
                <w:rStyle w:val="Hyperlink"/>
                <w:noProof/>
              </w:rPr>
              <w:t>4.2</w:t>
            </w:r>
            <w:r>
              <w:rPr>
                <w:rFonts w:eastAsiaTheme="minorEastAsia"/>
                <w:b w:val="0"/>
                <w:noProof/>
                <w:lang w:eastAsia="hr-HR"/>
              </w:rPr>
              <w:tab/>
            </w:r>
            <w:r w:rsidRPr="007C335B">
              <w:rPr>
                <w:rStyle w:val="Hyperlink"/>
                <w:noProof/>
              </w:rPr>
              <w:t>Dijagrami obrazaca</w:t>
            </w:r>
            <w:r>
              <w:rPr>
                <w:noProof/>
                <w:webHidden/>
              </w:rPr>
              <w:tab/>
            </w:r>
            <w:r>
              <w:rPr>
                <w:noProof/>
                <w:webHidden/>
              </w:rPr>
              <w:fldChar w:fldCharType="begin"/>
            </w:r>
            <w:r>
              <w:rPr>
                <w:noProof/>
                <w:webHidden/>
              </w:rPr>
              <w:instrText xml:space="preserve"> PAGEREF _Toc441154594 \h </w:instrText>
            </w:r>
          </w:ins>
          <w:r>
            <w:rPr>
              <w:noProof/>
              <w:webHidden/>
            </w:rPr>
          </w:r>
          <w:r>
            <w:rPr>
              <w:noProof/>
              <w:webHidden/>
            </w:rPr>
            <w:fldChar w:fldCharType="separate"/>
          </w:r>
          <w:ins w:id="29" w:author="Tin Trčak" w:date="2016-01-21T15:47:00Z">
            <w:r>
              <w:rPr>
                <w:noProof/>
                <w:webHidden/>
              </w:rPr>
              <w:t>28</w:t>
            </w:r>
            <w:r>
              <w:rPr>
                <w:noProof/>
                <w:webHidden/>
              </w:rPr>
              <w:fldChar w:fldCharType="end"/>
            </w:r>
            <w:r w:rsidRPr="007C335B">
              <w:rPr>
                <w:rStyle w:val="Hyperlink"/>
                <w:noProof/>
              </w:rPr>
              <w:fldChar w:fldCharType="end"/>
            </w:r>
          </w:ins>
        </w:p>
        <w:p w14:paraId="2FDB79BD" w14:textId="77777777" w:rsidR="009F57E8" w:rsidRDefault="009F57E8">
          <w:pPr>
            <w:pStyle w:val="TOC2"/>
            <w:tabs>
              <w:tab w:val="left" w:pos="960"/>
              <w:tab w:val="right" w:leader="dot" w:pos="9062"/>
            </w:tabs>
            <w:rPr>
              <w:ins w:id="30" w:author="Tin Trčak" w:date="2016-01-21T15:47:00Z"/>
              <w:rFonts w:eastAsiaTheme="minorEastAsia"/>
              <w:b w:val="0"/>
              <w:noProof/>
              <w:lang w:eastAsia="hr-HR"/>
            </w:rPr>
          </w:pPr>
          <w:ins w:id="31"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"_Toc441154595"</w:instrText>
            </w:r>
            <w:r w:rsidRPr="007C335B">
              <w:rPr>
                <w:rStyle w:val="Hyperlink"/>
                <w:noProof/>
              </w:rPr>
              <w:instrText xml:space="preserve"> </w:instrText>
            </w:r>
            <w:r w:rsidRPr="007C335B">
              <w:rPr>
                <w:rStyle w:val="Hyperlink"/>
                <w:noProof/>
              </w:rPr>
              <w:fldChar w:fldCharType="separate"/>
            </w:r>
            <w:r w:rsidRPr="007C335B">
              <w:rPr>
                <w:rStyle w:val="Hyperlink"/>
                <w:noProof/>
              </w:rPr>
              <w:t>4.3</w:t>
            </w:r>
            <w:r>
              <w:rPr>
                <w:rFonts w:eastAsiaTheme="minorEastAsia"/>
                <w:b w:val="0"/>
                <w:noProof/>
                <w:lang w:eastAsia="hr-HR"/>
              </w:rPr>
              <w:tab/>
            </w:r>
            <w:r w:rsidRPr="007C335B">
              <w:rPr>
                <w:rStyle w:val="Hyperlink"/>
                <w:noProof/>
              </w:rPr>
              <w:t>Sekvencijski dijagrami</w:t>
            </w:r>
            <w:r>
              <w:rPr>
                <w:noProof/>
                <w:webHidden/>
              </w:rPr>
              <w:tab/>
            </w:r>
            <w:r>
              <w:rPr>
                <w:noProof/>
                <w:webHidden/>
              </w:rPr>
              <w:fldChar w:fldCharType="begin"/>
            </w:r>
            <w:r>
              <w:rPr>
                <w:noProof/>
                <w:webHidden/>
              </w:rPr>
              <w:instrText xml:space="preserve"> PAGEREF _Toc441154595 \h </w:instrText>
            </w:r>
          </w:ins>
          <w:r>
            <w:rPr>
              <w:noProof/>
              <w:webHidden/>
            </w:rPr>
          </w:r>
          <w:r>
            <w:rPr>
              <w:noProof/>
              <w:webHidden/>
            </w:rPr>
            <w:fldChar w:fldCharType="separate"/>
          </w:r>
          <w:ins w:id="32" w:author="Tin Trčak" w:date="2016-01-21T15:47:00Z">
            <w:r>
              <w:rPr>
                <w:noProof/>
                <w:webHidden/>
              </w:rPr>
              <w:t>32</w:t>
            </w:r>
            <w:r>
              <w:rPr>
                <w:noProof/>
                <w:webHidden/>
              </w:rPr>
              <w:fldChar w:fldCharType="end"/>
            </w:r>
            <w:r w:rsidRPr="007C335B">
              <w:rPr>
                <w:rStyle w:val="Hyperlink"/>
                <w:noProof/>
              </w:rPr>
              <w:fldChar w:fldCharType="end"/>
            </w:r>
          </w:ins>
        </w:p>
        <w:p w14:paraId="11DA1A3C" w14:textId="77777777" w:rsidR="009F57E8" w:rsidRDefault="009F57E8">
          <w:pPr>
            <w:pStyle w:val="TOC1"/>
            <w:rPr>
              <w:ins w:id="33" w:author="Tin Trčak" w:date="2016-01-21T15:47:00Z"/>
              <w:rFonts w:eastAsiaTheme="minorEastAsia"/>
              <w:b w:val="0"/>
              <w:noProof/>
              <w:sz w:val="22"/>
              <w:szCs w:val="22"/>
              <w:lang w:eastAsia="hr-HR"/>
            </w:rPr>
          </w:pPr>
          <w:ins w:id="34"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"_Toc441154596"</w:instrText>
            </w:r>
            <w:r w:rsidRPr="007C335B">
              <w:rPr>
                <w:rStyle w:val="Hyperlink"/>
                <w:noProof/>
              </w:rPr>
              <w:instrText xml:space="preserve"> </w:instrText>
            </w:r>
            <w:r w:rsidRPr="007C335B">
              <w:rPr>
                <w:rStyle w:val="Hyperlink"/>
                <w:noProof/>
              </w:rPr>
              <w:fldChar w:fldCharType="separate"/>
            </w:r>
            <w:r w:rsidRPr="007C335B">
              <w:rPr>
                <w:rStyle w:val="Hyperlink"/>
                <w:noProof/>
                <w:lang w:eastAsia="hr-HR"/>
              </w:rPr>
              <w:t>5.</w:t>
            </w:r>
            <w:r>
              <w:rPr>
                <w:rFonts w:eastAsiaTheme="minorEastAsia"/>
                <w:b w:val="0"/>
                <w:noProof/>
                <w:sz w:val="22"/>
                <w:szCs w:val="22"/>
                <w:lang w:eastAsia="hr-HR"/>
              </w:rPr>
              <w:tab/>
            </w:r>
            <w:r w:rsidRPr="007C335B">
              <w:rPr>
                <w:rStyle w:val="Hyperlink"/>
                <w:noProof/>
                <w:lang w:eastAsia="hr-HR"/>
              </w:rPr>
              <w:t>Ostali zahtjevi</w:t>
            </w:r>
            <w:r>
              <w:rPr>
                <w:noProof/>
                <w:webHidden/>
              </w:rPr>
              <w:tab/>
            </w:r>
            <w:r>
              <w:rPr>
                <w:noProof/>
                <w:webHidden/>
              </w:rPr>
              <w:fldChar w:fldCharType="begin"/>
            </w:r>
            <w:r>
              <w:rPr>
                <w:noProof/>
                <w:webHidden/>
              </w:rPr>
              <w:instrText xml:space="preserve"> PAGEREF _Toc441154596 \h </w:instrText>
            </w:r>
          </w:ins>
          <w:r>
            <w:rPr>
              <w:noProof/>
              <w:webHidden/>
            </w:rPr>
          </w:r>
          <w:r>
            <w:rPr>
              <w:noProof/>
              <w:webHidden/>
            </w:rPr>
            <w:fldChar w:fldCharType="separate"/>
          </w:r>
          <w:ins w:id="35" w:author="Tin Trčak" w:date="2016-01-21T15:47:00Z">
            <w:r>
              <w:rPr>
                <w:noProof/>
                <w:webHidden/>
              </w:rPr>
              <w:t>48</w:t>
            </w:r>
            <w:r>
              <w:rPr>
                <w:noProof/>
                <w:webHidden/>
              </w:rPr>
              <w:fldChar w:fldCharType="end"/>
            </w:r>
            <w:r w:rsidRPr="007C335B">
              <w:rPr>
                <w:rStyle w:val="Hyperlink"/>
                <w:noProof/>
              </w:rPr>
              <w:fldChar w:fldCharType="end"/>
            </w:r>
          </w:ins>
        </w:p>
        <w:p w14:paraId="772D29B7" w14:textId="77777777" w:rsidR="009F57E8" w:rsidRDefault="009F57E8">
          <w:pPr>
            <w:pStyle w:val="TOC1"/>
            <w:rPr>
              <w:ins w:id="36" w:author="Tin Trčak" w:date="2016-01-21T15:47:00Z"/>
              <w:rFonts w:eastAsiaTheme="minorEastAsia"/>
              <w:b w:val="0"/>
              <w:noProof/>
              <w:sz w:val="22"/>
              <w:szCs w:val="22"/>
              <w:lang w:eastAsia="hr-HR"/>
            </w:rPr>
          </w:pPr>
          <w:ins w:id="37"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"_Toc441154597"</w:instrText>
            </w:r>
            <w:r w:rsidRPr="007C335B">
              <w:rPr>
                <w:rStyle w:val="Hyperlink"/>
                <w:noProof/>
              </w:rPr>
              <w:instrText xml:space="preserve"> </w:instrText>
            </w:r>
            <w:r w:rsidRPr="007C335B">
              <w:rPr>
                <w:rStyle w:val="Hyperlink"/>
                <w:noProof/>
              </w:rPr>
              <w:fldChar w:fldCharType="separate"/>
            </w:r>
            <w:r w:rsidRPr="007C335B">
              <w:rPr>
                <w:rStyle w:val="Hyperlink"/>
                <w:noProof/>
                <w:lang w:eastAsia="hr-HR"/>
              </w:rPr>
              <w:t>6.</w:t>
            </w:r>
            <w:r>
              <w:rPr>
                <w:rFonts w:eastAsiaTheme="minorEastAsia"/>
                <w:b w:val="0"/>
                <w:noProof/>
                <w:sz w:val="22"/>
                <w:szCs w:val="22"/>
                <w:lang w:eastAsia="hr-HR"/>
              </w:rPr>
              <w:tab/>
            </w:r>
            <w:r w:rsidRPr="007C335B">
              <w:rPr>
                <w:rStyle w:val="Hyperlink"/>
                <w:noProof/>
                <w:lang w:eastAsia="hr-HR"/>
              </w:rPr>
              <w:t>Arhitektura i dizajn sustava</w:t>
            </w:r>
            <w:r>
              <w:rPr>
                <w:noProof/>
                <w:webHidden/>
              </w:rPr>
              <w:tab/>
            </w:r>
            <w:r>
              <w:rPr>
                <w:noProof/>
                <w:webHidden/>
              </w:rPr>
              <w:fldChar w:fldCharType="begin"/>
            </w:r>
            <w:r>
              <w:rPr>
                <w:noProof/>
                <w:webHidden/>
              </w:rPr>
              <w:instrText xml:space="preserve"> PAGEREF _Toc441154597 \h </w:instrText>
            </w:r>
          </w:ins>
          <w:r>
            <w:rPr>
              <w:noProof/>
              <w:webHidden/>
            </w:rPr>
          </w:r>
          <w:r>
            <w:rPr>
              <w:noProof/>
              <w:webHidden/>
            </w:rPr>
            <w:fldChar w:fldCharType="separate"/>
          </w:r>
          <w:ins w:id="38" w:author="Tin Trčak" w:date="2016-01-21T15:47:00Z">
            <w:r>
              <w:rPr>
                <w:noProof/>
                <w:webHidden/>
              </w:rPr>
              <w:t>49</w:t>
            </w:r>
            <w:r>
              <w:rPr>
                <w:noProof/>
                <w:webHidden/>
              </w:rPr>
              <w:fldChar w:fldCharType="end"/>
            </w:r>
            <w:r w:rsidRPr="007C335B">
              <w:rPr>
                <w:rStyle w:val="Hyperlink"/>
                <w:noProof/>
              </w:rPr>
              <w:fldChar w:fldCharType="end"/>
            </w:r>
          </w:ins>
        </w:p>
        <w:p w14:paraId="1AA63AFB" w14:textId="77777777" w:rsidR="009F57E8" w:rsidRDefault="009F57E8">
          <w:pPr>
            <w:pStyle w:val="TOC2"/>
            <w:tabs>
              <w:tab w:val="left" w:pos="960"/>
              <w:tab w:val="right" w:leader="dot" w:pos="9062"/>
            </w:tabs>
            <w:rPr>
              <w:ins w:id="39" w:author="Tin Trčak" w:date="2016-01-21T15:47:00Z"/>
              <w:rFonts w:eastAsiaTheme="minorEastAsia"/>
              <w:b w:val="0"/>
              <w:noProof/>
              <w:lang w:eastAsia="hr-HR"/>
            </w:rPr>
          </w:pPr>
          <w:ins w:id="40"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"_Toc441154598"</w:instrText>
            </w:r>
            <w:r w:rsidRPr="007C335B">
              <w:rPr>
                <w:rStyle w:val="Hyperlink"/>
                <w:noProof/>
              </w:rPr>
              <w:instrText xml:space="preserve"> </w:instrText>
            </w:r>
            <w:r w:rsidRPr="007C335B">
              <w:rPr>
                <w:rStyle w:val="Hyperlink"/>
                <w:noProof/>
              </w:rPr>
              <w:fldChar w:fldCharType="separate"/>
            </w:r>
            <w:r w:rsidRPr="007C335B">
              <w:rPr>
                <w:rStyle w:val="Hyperlink"/>
                <w:noProof/>
              </w:rPr>
              <w:t>6.1</w:t>
            </w:r>
            <w:r>
              <w:rPr>
                <w:rFonts w:eastAsiaTheme="minorEastAsia"/>
                <w:b w:val="0"/>
                <w:noProof/>
                <w:lang w:eastAsia="hr-HR"/>
              </w:rPr>
              <w:tab/>
            </w:r>
            <w:r w:rsidRPr="007C335B">
              <w:rPr>
                <w:rStyle w:val="Hyperlink"/>
                <w:noProof/>
              </w:rPr>
              <w:t>Svrha, opći prioriteti i skica sustava</w:t>
            </w:r>
            <w:r>
              <w:rPr>
                <w:noProof/>
                <w:webHidden/>
              </w:rPr>
              <w:tab/>
            </w:r>
            <w:r>
              <w:rPr>
                <w:noProof/>
                <w:webHidden/>
              </w:rPr>
              <w:fldChar w:fldCharType="begin"/>
            </w:r>
            <w:r>
              <w:rPr>
                <w:noProof/>
                <w:webHidden/>
              </w:rPr>
              <w:instrText xml:space="preserve"> PAGEREF _Toc441154598 \h </w:instrText>
            </w:r>
          </w:ins>
          <w:r>
            <w:rPr>
              <w:noProof/>
              <w:webHidden/>
            </w:rPr>
          </w:r>
          <w:r>
            <w:rPr>
              <w:noProof/>
              <w:webHidden/>
            </w:rPr>
            <w:fldChar w:fldCharType="separate"/>
          </w:r>
          <w:ins w:id="41" w:author="Tin Trčak" w:date="2016-01-21T15:47:00Z">
            <w:r>
              <w:rPr>
                <w:noProof/>
                <w:webHidden/>
              </w:rPr>
              <w:t>49</w:t>
            </w:r>
            <w:r>
              <w:rPr>
                <w:noProof/>
                <w:webHidden/>
              </w:rPr>
              <w:fldChar w:fldCharType="end"/>
            </w:r>
            <w:r w:rsidRPr="007C335B">
              <w:rPr>
                <w:rStyle w:val="Hyperlink"/>
                <w:noProof/>
              </w:rPr>
              <w:fldChar w:fldCharType="end"/>
            </w:r>
          </w:ins>
        </w:p>
        <w:p w14:paraId="76317F6E" w14:textId="77777777" w:rsidR="009F57E8" w:rsidRDefault="009F57E8">
          <w:pPr>
            <w:pStyle w:val="TOC2"/>
            <w:tabs>
              <w:tab w:val="left" w:pos="960"/>
              <w:tab w:val="right" w:leader="dot" w:pos="9062"/>
            </w:tabs>
            <w:rPr>
              <w:ins w:id="42" w:author="Tin Trčak" w:date="2016-01-21T15:47:00Z"/>
              <w:rFonts w:eastAsiaTheme="minorEastAsia"/>
              <w:b w:val="0"/>
              <w:noProof/>
              <w:lang w:eastAsia="hr-HR"/>
            </w:rPr>
          </w:pPr>
          <w:ins w:id="43"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"_Toc441154599"</w:instrText>
            </w:r>
            <w:r w:rsidRPr="007C335B">
              <w:rPr>
                <w:rStyle w:val="Hyperlink"/>
                <w:noProof/>
              </w:rPr>
              <w:instrText xml:space="preserve"> </w:instrText>
            </w:r>
            <w:r w:rsidRPr="007C335B">
              <w:rPr>
                <w:rStyle w:val="Hyperlink"/>
                <w:noProof/>
              </w:rPr>
              <w:fldChar w:fldCharType="separate"/>
            </w:r>
            <w:r w:rsidRPr="007C335B">
              <w:rPr>
                <w:rStyle w:val="Hyperlink"/>
                <w:noProof/>
              </w:rPr>
              <w:t>6.2</w:t>
            </w:r>
            <w:r>
              <w:rPr>
                <w:rFonts w:eastAsiaTheme="minorEastAsia"/>
                <w:b w:val="0"/>
                <w:noProof/>
                <w:lang w:eastAsia="hr-HR"/>
              </w:rPr>
              <w:tab/>
            </w:r>
            <w:r w:rsidRPr="007C335B">
              <w:rPr>
                <w:rStyle w:val="Hyperlink"/>
                <w:noProof/>
              </w:rPr>
              <w:t>Dijagram razreda s opisom</w:t>
            </w:r>
            <w:r>
              <w:rPr>
                <w:noProof/>
                <w:webHidden/>
              </w:rPr>
              <w:tab/>
            </w:r>
            <w:r>
              <w:rPr>
                <w:noProof/>
                <w:webHidden/>
              </w:rPr>
              <w:fldChar w:fldCharType="begin"/>
            </w:r>
            <w:r>
              <w:rPr>
                <w:noProof/>
                <w:webHidden/>
              </w:rPr>
              <w:instrText xml:space="preserve"> PAGEREF _Toc441154599 \h </w:instrText>
            </w:r>
          </w:ins>
          <w:r>
            <w:rPr>
              <w:noProof/>
              <w:webHidden/>
            </w:rPr>
          </w:r>
          <w:r>
            <w:rPr>
              <w:noProof/>
              <w:webHidden/>
            </w:rPr>
            <w:fldChar w:fldCharType="separate"/>
          </w:r>
          <w:ins w:id="44" w:author="Tin Trčak" w:date="2016-01-21T15:47:00Z">
            <w:r>
              <w:rPr>
                <w:noProof/>
                <w:webHidden/>
              </w:rPr>
              <w:t>55</w:t>
            </w:r>
            <w:r>
              <w:rPr>
                <w:noProof/>
                <w:webHidden/>
              </w:rPr>
              <w:fldChar w:fldCharType="end"/>
            </w:r>
            <w:r w:rsidRPr="007C335B">
              <w:rPr>
                <w:rStyle w:val="Hyperlink"/>
                <w:noProof/>
              </w:rPr>
              <w:fldChar w:fldCharType="end"/>
            </w:r>
          </w:ins>
        </w:p>
        <w:p w14:paraId="63F28D67" w14:textId="77777777" w:rsidR="009F57E8" w:rsidRDefault="009F57E8">
          <w:pPr>
            <w:pStyle w:val="TOC2"/>
            <w:tabs>
              <w:tab w:val="left" w:pos="960"/>
              <w:tab w:val="right" w:leader="dot" w:pos="9062"/>
            </w:tabs>
            <w:rPr>
              <w:ins w:id="45" w:author="Tin Trčak" w:date="2016-01-21T15:47:00Z"/>
              <w:rFonts w:eastAsiaTheme="minorEastAsia"/>
              <w:b w:val="0"/>
              <w:noProof/>
              <w:lang w:eastAsia="hr-HR"/>
            </w:rPr>
          </w:pPr>
          <w:ins w:id="46"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"_Toc441154600"</w:instrText>
            </w:r>
            <w:r w:rsidRPr="007C335B">
              <w:rPr>
                <w:rStyle w:val="Hyperlink"/>
                <w:noProof/>
              </w:rPr>
              <w:instrText xml:space="preserve"> </w:instrText>
            </w:r>
            <w:r w:rsidRPr="007C335B">
              <w:rPr>
                <w:rStyle w:val="Hyperlink"/>
                <w:noProof/>
              </w:rPr>
              <w:fldChar w:fldCharType="separate"/>
            </w:r>
            <w:r w:rsidRPr="007C335B">
              <w:rPr>
                <w:rStyle w:val="Hyperlink"/>
                <w:noProof/>
              </w:rPr>
              <w:t>6.3</w:t>
            </w:r>
            <w:r>
              <w:rPr>
                <w:rFonts w:eastAsiaTheme="minorEastAsia"/>
                <w:b w:val="0"/>
                <w:noProof/>
                <w:lang w:eastAsia="hr-HR"/>
              </w:rPr>
              <w:tab/>
            </w:r>
            <w:r w:rsidRPr="007C335B">
              <w:rPr>
                <w:rStyle w:val="Hyperlink"/>
                <w:noProof/>
              </w:rPr>
              <w:t>Dijagram objekata</w:t>
            </w:r>
            <w:r>
              <w:rPr>
                <w:noProof/>
                <w:webHidden/>
              </w:rPr>
              <w:tab/>
            </w:r>
            <w:r>
              <w:rPr>
                <w:noProof/>
                <w:webHidden/>
              </w:rPr>
              <w:fldChar w:fldCharType="begin"/>
            </w:r>
            <w:r>
              <w:rPr>
                <w:noProof/>
                <w:webHidden/>
              </w:rPr>
              <w:instrText xml:space="preserve"> PAGEREF _Toc441154600 \h </w:instrText>
            </w:r>
          </w:ins>
          <w:r>
            <w:rPr>
              <w:noProof/>
              <w:webHidden/>
            </w:rPr>
          </w:r>
          <w:r>
            <w:rPr>
              <w:noProof/>
              <w:webHidden/>
            </w:rPr>
            <w:fldChar w:fldCharType="separate"/>
          </w:r>
          <w:ins w:id="47" w:author="Tin Trčak" w:date="2016-01-21T15:47:00Z">
            <w:r>
              <w:rPr>
                <w:noProof/>
                <w:webHidden/>
              </w:rPr>
              <w:t>57</w:t>
            </w:r>
            <w:r>
              <w:rPr>
                <w:noProof/>
                <w:webHidden/>
              </w:rPr>
              <w:fldChar w:fldCharType="end"/>
            </w:r>
            <w:r w:rsidRPr="007C335B">
              <w:rPr>
                <w:rStyle w:val="Hyperlink"/>
                <w:noProof/>
              </w:rPr>
              <w:fldChar w:fldCharType="end"/>
            </w:r>
          </w:ins>
        </w:p>
        <w:p w14:paraId="6B279EBA" w14:textId="77777777" w:rsidR="009F57E8" w:rsidRDefault="009F57E8">
          <w:pPr>
            <w:pStyle w:val="TOC2"/>
            <w:tabs>
              <w:tab w:val="left" w:pos="960"/>
              <w:tab w:val="right" w:leader="dot" w:pos="9062"/>
            </w:tabs>
            <w:rPr>
              <w:ins w:id="48" w:author="Tin Trčak" w:date="2016-01-21T15:47:00Z"/>
              <w:rFonts w:eastAsiaTheme="minorEastAsia"/>
              <w:b w:val="0"/>
              <w:noProof/>
              <w:lang w:eastAsia="hr-HR"/>
            </w:rPr>
          </w:pPr>
          <w:ins w:id="49"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"_Toc441154601"</w:instrText>
            </w:r>
            <w:r w:rsidRPr="007C335B">
              <w:rPr>
                <w:rStyle w:val="Hyperlink"/>
                <w:noProof/>
              </w:rPr>
              <w:instrText xml:space="preserve"> </w:instrText>
            </w:r>
            <w:r w:rsidRPr="007C335B">
              <w:rPr>
                <w:rStyle w:val="Hyperlink"/>
                <w:noProof/>
              </w:rPr>
              <w:fldChar w:fldCharType="separate"/>
            </w:r>
            <w:r w:rsidRPr="007C335B">
              <w:rPr>
                <w:rStyle w:val="Hyperlink"/>
                <w:noProof/>
              </w:rPr>
              <w:t>6.4</w:t>
            </w:r>
            <w:r>
              <w:rPr>
                <w:rFonts w:eastAsiaTheme="minorEastAsia"/>
                <w:b w:val="0"/>
                <w:noProof/>
                <w:lang w:eastAsia="hr-HR"/>
              </w:rPr>
              <w:tab/>
            </w:r>
            <w:r w:rsidRPr="007C335B">
              <w:rPr>
                <w:rStyle w:val="Hyperlink"/>
                <w:noProof/>
              </w:rPr>
              <w:t>Ostali UML dijagrami</w:t>
            </w:r>
            <w:r>
              <w:rPr>
                <w:noProof/>
                <w:webHidden/>
              </w:rPr>
              <w:tab/>
            </w:r>
            <w:r>
              <w:rPr>
                <w:noProof/>
                <w:webHidden/>
              </w:rPr>
              <w:fldChar w:fldCharType="begin"/>
            </w:r>
            <w:r>
              <w:rPr>
                <w:noProof/>
                <w:webHidden/>
              </w:rPr>
              <w:instrText xml:space="preserve"> PAGEREF _Toc441154601 \h </w:instrText>
            </w:r>
          </w:ins>
          <w:r>
            <w:rPr>
              <w:noProof/>
              <w:webHidden/>
            </w:rPr>
          </w:r>
          <w:r>
            <w:rPr>
              <w:noProof/>
              <w:webHidden/>
            </w:rPr>
            <w:fldChar w:fldCharType="separate"/>
          </w:r>
          <w:ins w:id="50" w:author="Tin Trčak" w:date="2016-01-21T15:47:00Z">
            <w:r>
              <w:rPr>
                <w:noProof/>
                <w:webHidden/>
              </w:rPr>
              <w:t>58</w:t>
            </w:r>
            <w:r>
              <w:rPr>
                <w:noProof/>
                <w:webHidden/>
              </w:rPr>
              <w:fldChar w:fldCharType="end"/>
            </w:r>
            <w:r w:rsidRPr="007C335B">
              <w:rPr>
                <w:rStyle w:val="Hyperlink"/>
                <w:noProof/>
              </w:rPr>
              <w:fldChar w:fldCharType="end"/>
            </w:r>
          </w:ins>
        </w:p>
        <w:p w14:paraId="6A013E81" w14:textId="77777777" w:rsidR="009F57E8" w:rsidRDefault="009F57E8">
          <w:pPr>
            <w:pStyle w:val="TOC3"/>
            <w:tabs>
              <w:tab w:val="left" w:pos="1200"/>
              <w:tab w:val="right" w:leader="dot" w:pos="9062"/>
            </w:tabs>
            <w:rPr>
              <w:ins w:id="51" w:author="Tin Trčak" w:date="2016-01-21T15:47:00Z"/>
              <w:rFonts w:eastAsiaTheme="minorEastAsia"/>
              <w:noProof/>
              <w:lang w:eastAsia="hr-HR"/>
            </w:rPr>
          </w:pPr>
          <w:ins w:id="52"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"_Toc441154602"</w:instrText>
            </w:r>
            <w:r w:rsidRPr="007C335B">
              <w:rPr>
                <w:rStyle w:val="Hyperlink"/>
                <w:noProof/>
              </w:rPr>
              <w:instrText xml:space="preserve"> </w:instrText>
            </w:r>
            <w:r w:rsidRPr="007C335B">
              <w:rPr>
                <w:rStyle w:val="Hyperlink"/>
                <w:noProof/>
              </w:rPr>
              <w:fldChar w:fldCharType="separate"/>
            </w:r>
            <w:r w:rsidRPr="007C335B">
              <w:rPr>
                <w:rStyle w:val="Hyperlink"/>
                <w:noProof/>
              </w:rPr>
              <w:t>6.4.1</w:t>
            </w:r>
            <w:r>
              <w:rPr>
                <w:rFonts w:eastAsiaTheme="minorEastAsia"/>
                <w:noProof/>
                <w:lang w:eastAsia="hr-HR"/>
              </w:rPr>
              <w:tab/>
            </w:r>
            <w:r w:rsidRPr="007C335B">
              <w:rPr>
                <w:rStyle w:val="Hyperlink"/>
                <w:noProof/>
              </w:rPr>
              <w:t>Komunikacijski dijagram</w:t>
            </w:r>
            <w:r>
              <w:rPr>
                <w:noProof/>
                <w:webHidden/>
              </w:rPr>
              <w:tab/>
            </w:r>
            <w:r>
              <w:rPr>
                <w:noProof/>
                <w:webHidden/>
              </w:rPr>
              <w:fldChar w:fldCharType="begin"/>
            </w:r>
            <w:r>
              <w:rPr>
                <w:noProof/>
                <w:webHidden/>
              </w:rPr>
              <w:instrText xml:space="preserve"> PAGEREF _Toc441154602 \h </w:instrText>
            </w:r>
          </w:ins>
          <w:r>
            <w:rPr>
              <w:noProof/>
              <w:webHidden/>
            </w:rPr>
          </w:r>
          <w:r>
            <w:rPr>
              <w:noProof/>
              <w:webHidden/>
            </w:rPr>
            <w:fldChar w:fldCharType="separate"/>
          </w:r>
          <w:ins w:id="53" w:author="Tin Trčak" w:date="2016-01-21T15:47:00Z">
            <w:r>
              <w:rPr>
                <w:noProof/>
                <w:webHidden/>
              </w:rPr>
              <w:t>58</w:t>
            </w:r>
            <w:r>
              <w:rPr>
                <w:noProof/>
                <w:webHidden/>
              </w:rPr>
              <w:fldChar w:fldCharType="end"/>
            </w:r>
            <w:r w:rsidRPr="007C335B">
              <w:rPr>
                <w:rStyle w:val="Hyperlink"/>
                <w:noProof/>
              </w:rPr>
              <w:fldChar w:fldCharType="end"/>
            </w:r>
          </w:ins>
        </w:p>
        <w:p w14:paraId="4CC7BB4C" w14:textId="77777777" w:rsidR="009F57E8" w:rsidRDefault="009F57E8">
          <w:pPr>
            <w:pStyle w:val="TOC3"/>
            <w:tabs>
              <w:tab w:val="left" w:pos="1200"/>
              <w:tab w:val="right" w:leader="dot" w:pos="9062"/>
            </w:tabs>
            <w:rPr>
              <w:ins w:id="54" w:author="Tin Trčak" w:date="2016-01-21T15:47:00Z"/>
              <w:rFonts w:eastAsiaTheme="minorEastAsia"/>
              <w:noProof/>
              <w:lang w:eastAsia="hr-HR"/>
            </w:rPr>
          </w:pPr>
          <w:ins w:id="55"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"_Toc441154603"</w:instrText>
            </w:r>
            <w:r w:rsidRPr="007C335B">
              <w:rPr>
                <w:rStyle w:val="Hyperlink"/>
                <w:noProof/>
              </w:rPr>
              <w:instrText xml:space="preserve"> </w:instrText>
            </w:r>
            <w:r w:rsidRPr="007C335B">
              <w:rPr>
                <w:rStyle w:val="Hyperlink"/>
                <w:noProof/>
              </w:rPr>
              <w:fldChar w:fldCharType="separate"/>
            </w:r>
            <w:r w:rsidRPr="007C335B">
              <w:rPr>
                <w:rStyle w:val="Hyperlink"/>
                <w:noProof/>
              </w:rPr>
              <w:t>6.4.2</w:t>
            </w:r>
            <w:r>
              <w:rPr>
                <w:rFonts w:eastAsiaTheme="minorEastAsia"/>
                <w:noProof/>
                <w:lang w:eastAsia="hr-HR"/>
              </w:rPr>
              <w:tab/>
            </w:r>
            <w:r w:rsidRPr="007C335B">
              <w:rPr>
                <w:rStyle w:val="Hyperlink"/>
                <w:noProof/>
              </w:rPr>
              <w:t>Dijagram stanja</w:t>
            </w:r>
            <w:r>
              <w:rPr>
                <w:noProof/>
                <w:webHidden/>
              </w:rPr>
              <w:tab/>
            </w:r>
            <w:r>
              <w:rPr>
                <w:noProof/>
                <w:webHidden/>
              </w:rPr>
              <w:fldChar w:fldCharType="begin"/>
            </w:r>
            <w:r>
              <w:rPr>
                <w:noProof/>
                <w:webHidden/>
              </w:rPr>
              <w:instrText xml:space="preserve"> PAGEREF _Toc441154603 \h </w:instrText>
            </w:r>
          </w:ins>
          <w:r>
            <w:rPr>
              <w:noProof/>
              <w:webHidden/>
            </w:rPr>
          </w:r>
          <w:r>
            <w:rPr>
              <w:noProof/>
              <w:webHidden/>
            </w:rPr>
            <w:fldChar w:fldCharType="separate"/>
          </w:r>
          <w:ins w:id="56" w:author="Tin Trčak" w:date="2016-01-21T15:47:00Z">
            <w:r>
              <w:rPr>
                <w:noProof/>
                <w:webHidden/>
              </w:rPr>
              <w:t>60</w:t>
            </w:r>
            <w:r>
              <w:rPr>
                <w:noProof/>
                <w:webHidden/>
              </w:rPr>
              <w:fldChar w:fldCharType="end"/>
            </w:r>
            <w:r w:rsidRPr="007C335B">
              <w:rPr>
                <w:rStyle w:val="Hyperlink"/>
                <w:noProof/>
              </w:rPr>
              <w:fldChar w:fldCharType="end"/>
            </w:r>
          </w:ins>
        </w:p>
        <w:p w14:paraId="256923AF" w14:textId="77777777" w:rsidR="009F57E8" w:rsidRDefault="009F57E8">
          <w:pPr>
            <w:pStyle w:val="TOC3"/>
            <w:tabs>
              <w:tab w:val="left" w:pos="1200"/>
              <w:tab w:val="right" w:leader="dot" w:pos="9062"/>
            </w:tabs>
            <w:rPr>
              <w:ins w:id="57" w:author="Tin Trčak" w:date="2016-01-21T15:47:00Z"/>
              <w:rFonts w:eastAsiaTheme="minorEastAsia"/>
              <w:noProof/>
              <w:lang w:eastAsia="hr-HR"/>
            </w:rPr>
          </w:pPr>
          <w:ins w:id="58"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"_Toc441154604"</w:instrText>
            </w:r>
            <w:r w:rsidRPr="007C335B">
              <w:rPr>
                <w:rStyle w:val="Hyperlink"/>
                <w:noProof/>
              </w:rPr>
              <w:instrText xml:space="preserve"> </w:instrText>
            </w:r>
            <w:r w:rsidRPr="007C335B">
              <w:rPr>
                <w:rStyle w:val="Hyperlink"/>
                <w:noProof/>
              </w:rPr>
              <w:fldChar w:fldCharType="separate"/>
            </w:r>
            <w:r w:rsidRPr="007C335B">
              <w:rPr>
                <w:rStyle w:val="Hyperlink"/>
                <w:noProof/>
              </w:rPr>
              <w:t>6.4.3</w:t>
            </w:r>
            <w:r>
              <w:rPr>
                <w:rFonts w:eastAsiaTheme="minorEastAsia"/>
                <w:noProof/>
                <w:lang w:eastAsia="hr-HR"/>
              </w:rPr>
              <w:tab/>
            </w:r>
            <w:r w:rsidRPr="007C335B">
              <w:rPr>
                <w:rStyle w:val="Hyperlink"/>
                <w:noProof/>
              </w:rPr>
              <w:t>Dijagram aktivnosti</w:t>
            </w:r>
            <w:r>
              <w:rPr>
                <w:noProof/>
                <w:webHidden/>
              </w:rPr>
              <w:tab/>
            </w:r>
            <w:r>
              <w:rPr>
                <w:noProof/>
                <w:webHidden/>
              </w:rPr>
              <w:fldChar w:fldCharType="begin"/>
            </w:r>
            <w:r>
              <w:rPr>
                <w:noProof/>
                <w:webHidden/>
              </w:rPr>
              <w:instrText xml:space="preserve"> PAGEREF _Toc441154604 \h </w:instrText>
            </w:r>
          </w:ins>
          <w:r>
            <w:rPr>
              <w:noProof/>
              <w:webHidden/>
            </w:rPr>
          </w:r>
          <w:r>
            <w:rPr>
              <w:noProof/>
              <w:webHidden/>
            </w:rPr>
            <w:fldChar w:fldCharType="separate"/>
          </w:r>
          <w:ins w:id="59" w:author="Tin Trčak" w:date="2016-01-21T15:47:00Z">
            <w:r>
              <w:rPr>
                <w:noProof/>
                <w:webHidden/>
              </w:rPr>
              <w:t>62</w:t>
            </w:r>
            <w:r>
              <w:rPr>
                <w:noProof/>
                <w:webHidden/>
              </w:rPr>
              <w:fldChar w:fldCharType="end"/>
            </w:r>
            <w:r w:rsidRPr="007C335B">
              <w:rPr>
                <w:rStyle w:val="Hyperlink"/>
                <w:noProof/>
              </w:rPr>
              <w:fldChar w:fldCharType="end"/>
            </w:r>
          </w:ins>
        </w:p>
        <w:p w14:paraId="4D8AB894" w14:textId="77777777" w:rsidR="009F57E8" w:rsidRDefault="009F57E8">
          <w:pPr>
            <w:pStyle w:val="TOC3"/>
            <w:tabs>
              <w:tab w:val="left" w:pos="1200"/>
              <w:tab w:val="right" w:leader="dot" w:pos="9062"/>
            </w:tabs>
            <w:rPr>
              <w:ins w:id="60" w:author="Tin Trčak" w:date="2016-01-21T15:47:00Z"/>
              <w:rFonts w:eastAsiaTheme="minorEastAsia"/>
              <w:noProof/>
              <w:lang w:eastAsia="hr-HR"/>
            </w:rPr>
          </w:pPr>
          <w:ins w:id="61"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"_Toc441154605"</w:instrText>
            </w:r>
            <w:r w:rsidRPr="007C335B">
              <w:rPr>
                <w:rStyle w:val="Hyperlink"/>
                <w:noProof/>
              </w:rPr>
              <w:instrText xml:space="preserve"> </w:instrText>
            </w:r>
            <w:r w:rsidRPr="007C335B">
              <w:rPr>
                <w:rStyle w:val="Hyperlink"/>
                <w:noProof/>
              </w:rPr>
              <w:fldChar w:fldCharType="separate"/>
            </w:r>
            <w:r w:rsidRPr="007C335B">
              <w:rPr>
                <w:rStyle w:val="Hyperlink"/>
                <w:noProof/>
              </w:rPr>
              <w:t>6.4.4</w:t>
            </w:r>
            <w:r>
              <w:rPr>
                <w:rFonts w:eastAsiaTheme="minorEastAsia"/>
                <w:noProof/>
                <w:lang w:eastAsia="hr-HR"/>
              </w:rPr>
              <w:tab/>
            </w:r>
            <w:r w:rsidRPr="007C335B">
              <w:rPr>
                <w:rStyle w:val="Hyperlink"/>
                <w:noProof/>
              </w:rPr>
              <w:t>Dijagrami komponenata</w:t>
            </w:r>
            <w:r>
              <w:rPr>
                <w:noProof/>
                <w:webHidden/>
              </w:rPr>
              <w:tab/>
            </w:r>
            <w:r>
              <w:rPr>
                <w:noProof/>
                <w:webHidden/>
              </w:rPr>
              <w:fldChar w:fldCharType="begin"/>
            </w:r>
            <w:r>
              <w:rPr>
                <w:noProof/>
                <w:webHidden/>
              </w:rPr>
              <w:instrText xml:space="preserve"> PAGEREF _Toc441154605 \h </w:instrText>
            </w:r>
          </w:ins>
          <w:r>
            <w:rPr>
              <w:noProof/>
              <w:webHidden/>
            </w:rPr>
          </w:r>
          <w:r>
            <w:rPr>
              <w:noProof/>
              <w:webHidden/>
            </w:rPr>
            <w:fldChar w:fldCharType="separate"/>
          </w:r>
          <w:ins w:id="62" w:author="Tin Trčak" w:date="2016-01-21T15:47:00Z">
            <w:r>
              <w:rPr>
                <w:noProof/>
                <w:webHidden/>
              </w:rPr>
              <w:t>63</w:t>
            </w:r>
            <w:r>
              <w:rPr>
                <w:noProof/>
                <w:webHidden/>
              </w:rPr>
              <w:fldChar w:fldCharType="end"/>
            </w:r>
            <w:r w:rsidRPr="007C335B">
              <w:rPr>
                <w:rStyle w:val="Hyperlink"/>
                <w:noProof/>
              </w:rPr>
              <w:fldChar w:fldCharType="end"/>
            </w:r>
          </w:ins>
        </w:p>
        <w:p w14:paraId="5DD7F4F5" w14:textId="77777777" w:rsidR="009F57E8" w:rsidRDefault="009F57E8">
          <w:pPr>
            <w:pStyle w:val="TOC1"/>
            <w:rPr>
              <w:ins w:id="63" w:author="Tin Trčak" w:date="2016-01-21T15:47:00Z"/>
              <w:rFonts w:eastAsiaTheme="minorEastAsia"/>
              <w:b w:val="0"/>
              <w:noProof/>
              <w:sz w:val="22"/>
              <w:szCs w:val="22"/>
              <w:lang w:eastAsia="hr-HR"/>
            </w:rPr>
          </w:pPr>
          <w:ins w:id="64"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"_Toc441154606"</w:instrText>
            </w:r>
            <w:r w:rsidRPr="007C335B">
              <w:rPr>
                <w:rStyle w:val="Hyperlink"/>
                <w:noProof/>
              </w:rPr>
              <w:instrText xml:space="preserve"> </w:instrText>
            </w:r>
            <w:r w:rsidRPr="007C335B">
              <w:rPr>
                <w:rStyle w:val="Hyperlink"/>
                <w:noProof/>
              </w:rPr>
              <w:fldChar w:fldCharType="separate"/>
            </w:r>
            <w:r w:rsidRPr="007C335B">
              <w:rPr>
                <w:rStyle w:val="Hyperlink"/>
                <w:noProof/>
              </w:rPr>
              <w:t>7.</w:t>
            </w:r>
            <w:r>
              <w:rPr>
                <w:rFonts w:eastAsiaTheme="minorEastAsia"/>
                <w:b w:val="0"/>
                <w:noProof/>
                <w:sz w:val="22"/>
                <w:szCs w:val="22"/>
                <w:lang w:eastAsia="hr-HR"/>
              </w:rPr>
              <w:tab/>
            </w:r>
            <w:r w:rsidRPr="007C335B">
              <w:rPr>
                <w:rStyle w:val="Hyperlink"/>
                <w:noProof/>
              </w:rPr>
              <w:t>Implementacija i korisničko sučelje</w:t>
            </w:r>
            <w:r>
              <w:rPr>
                <w:noProof/>
                <w:webHidden/>
              </w:rPr>
              <w:tab/>
            </w:r>
            <w:r>
              <w:rPr>
                <w:noProof/>
                <w:webHidden/>
              </w:rPr>
              <w:fldChar w:fldCharType="begin"/>
            </w:r>
            <w:r>
              <w:rPr>
                <w:noProof/>
                <w:webHidden/>
              </w:rPr>
              <w:instrText xml:space="preserve"> PAGEREF _Toc441154606 \h </w:instrText>
            </w:r>
          </w:ins>
          <w:r>
            <w:rPr>
              <w:noProof/>
              <w:webHidden/>
            </w:rPr>
          </w:r>
          <w:r>
            <w:rPr>
              <w:noProof/>
              <w:webHidden/>
            </w:rPr>
            <w:fldChar w:fldCharType="separate"/>
          </w:r>
          <w:ins w:id="65" w:author="Tin Trčak" w:date="2016-01-21T15:47:00Z">
            <w:r>
              <w:rPr>
                <w:noProof/>
                <w:webHidden/>
              </w:rPr>
              <w:t>66</w:t>
            </w:r>
            <w:r>
              <w:rPr>
                <w:noProof/>
                <w:webHidden/>
              </w:rPr>
              <w:fldChar w:fldCharType="end"/>
            </w:r>
            <w:r w:rsidRPr="007C335B">
              <w:rPr>
                <w:rStyle w:val="Hyperlink"/>
                <w:noProof/>
              </w:rPr>
              <w:fldChar w:fldCharType="end"/>
            </w:r>
          </w:ins>
        </w:p>
        <w:p w14:paraId="40DD4A1F" w14:textId="77777777" w:rsidR="009F57E8" w:rsidRDefault="009F57E8">
          <w:pPr>
            <w:pStyle w:val="TOC2"/>
            <w:tabs>
              <w:tab w:val="left" w:pos="960"/>
              <w:tab w:val="right" w:leader="dot" w:pos="9062"/>
            </w:tabs>
            <w:rPr>
              <w:ins w:id="66" w:author="Tin Trčak" w:date="2016-01-21T15:47:00Z"/>
              <w:rFonts w:eastAsiaTheme="minorEastAsia"/>
              <w:b w:val="0"/>
              <w:noProof/>
              <w:lang w:eastAsia="hr-HR"/>
            </w:rPr>
          </w:pPr>
          <w:ins w:id="67"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"_Toc441154607"</w:instrText>
            </w:r>
            <w:r w:rsidRPr="007C335B">
              <w:rPr>
                <w:rStyle w:val="Hyperlink"/>
                <w:noProof/>
              </w:rPr>
              <w:instrText xml:space="preserve"> </w:instrText>
            </w:r>
            <w:r w:rsidRPr="007C335B">
              <w:rPr>
                <w:rStyle w:val="Hyperlink"/>
                <w:noProof/>
              </w:rPr>
              <w:fldChar w:fldCharType="separate"/>
            </w:r>
            <w:r w:rsidRPr="007C335B">
              <w:rPr>
                <w:rStyle w:val="Hyperlink"/>
                <w:noProof/>
              </w:rPr>
              <w:t>7.1</w:t>
            </w:r>
            <w:r>
              <w:rPr>
                <w:rFonts w:eastAsiaTheme="minorEastAsia"/>
                <w:b w:val="0"/>
                <w:noProof/>
                <w:lang w:eastAsia="hr-HR"/>
              </w:rPr>
              <w:tab/>
            </w:r>
            <w:r w:rsidRPr="007C335B">
              <w:rPr>
                <w:rStyle w:val="Hyperlink"/>
                <w:noProof/>
              </w:rPr>
              <w:t>Dijagram razmještaja</w:t>
            </w:r>
            <w:r>
              <w:rPr>
                <w:noProof/>
                <w:webHidden/>
              </w:rPr>
              <w:tab/>
            </w:r>
            <w:r>
              <w:rPr>
                <w:noProof/>
                <w:webHidden/>
              </w:rPr>
              <w:fldChar w:fldCharType="begin"/>
            </w:r>
            <w:r>
              <w:rPr>
                <w:noProof/>
                <w:webHidden/>
              </w:rPr>
              <w:instrText xml:space="preserve"> PAGEREF _Toc441154607 \h </w:instrText>
            </w:r>
          </w:ins>
          <w:r>
            <w:rPr>
              <w:noProof/>
              <w:webHidden/>
            </w:rPr>
          </w:r>
          <w:r>
            <w:rPr>
              <w:noProof/>
              <w:webHidden/>
            </w:rPr>
            <w:fldChar w:fldCharType="separate"/>
          </w:r>
          <w:ins w:id="68" w:author="Tin Trčak" w:date="2016-01-21T15:47:00Z">
            <w:r>
              <w:rPr>
                <w:noProof/>
                <w:webHidden/>
              </w:rPr>
              <w:t>66</w:t>
            </w:r>
            <w:r>
              <w:rPr>
                <w:noProof/>
                <w:webHidden/>
              </w:rPr>
              <w:fldChar w:fldCharType="end"/>
            </w:r>
            <w:r w:rsidRPr="007C335B">
              <w:rPr>
                <w:rStyle w:val="Hyperlink"/>
                <w:noProof/>
              </w:rPr>
              <w:fldChar w:fldCharType="end"/>
            </w:r>
          </w:ins>
        </w:p>
        <w:p w14:paraId="04716F6A" w14:textId="77777777" w:rsidR="009F57E8" w:rsidRDefault="009F57E8">
          <w:pPr>
            <w:pStyle w:val="TOC2"/>
            <w:tabs>
              <w:tab w:val="left" w:pos="960"/>
              <w:tab w:val="right" w:leader="dot" w:pos="9062"/>
            </w:tabs>
            <w:rPr>
              <w:ins w:id="69" w:author="Tin Trčak" w:date="2016-01-21T15:47:00Z"/>
              <w:rFonts w:eastAsiaTheme="minorEastAsia"/>
              <w:b w:val="0"/>
              <w:noProof/>
              <w:lang w:eastAsia="hr-HR"/>
            </w:rPr>
          </w:pPr>
          <w:ins w:id="70"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"_Toc441154608"</w:instrText>
            </w:r>
            <w:r w:rsidRPr="007C335B">
              <w:rPr>
                <w:rStyle w:val="Hyperlink"/>
                <w:noProof/>
              </w:rPr>
              <w:instrText xml:space="preserve"> </w:instrText>
            </w:r>
            <w:r w:rsidRPr="007C335B">
              <w:rPr>
                <w:rStyle w:val="Hyperlink"/>
                <w:noProof/>
              </w:rPr>
              <w:fldChar w:fldCharType="separate"/>
            </w:r>
            <w:r w:rsidRPr="007C335B">
              <w:rPr>
                <w:rStyle w:val="Hyperlink"/>
                <w:noProof/>
              </w:rPr>
              <w:t>7.2</w:t>
            </w:r>
            <w:r>
              <w:rPr>
                <w:rFonts w:eastAsiaTheme="minorEastAsia"/>
                <w:b w:val="0"/>
                <w:noProof/>
                <w:lang w:eastAsia="hr-HR"/>
              </w:rPr>
              <w:tab/>
            </w:r>
            <w:r w:rsidRPr="007C335B">
              <w:rPr>
                <w:rStyle w:val="Hyperlink"/>
                <w:noProof/>
              </w:rPr>
              <w:t>Korištene tehnologije i alati</w:t>
            </w:r>
            <w:r>
              <w:rPr>
                <w:noProof/>
                <w:webHidden/>
              </w:rPr>
              <w:tab/>
            </w:r>
            <w:r>
              <w:rPr>
                <w:noProof/>
                <w:webHidden/>
              </w:rPr>
              <w:fldChar w:fldCharType="begin"/>
            </w:r>
            <w:r>
              <w:rPr>
                <w:noProof/>
                <w:webHidden/>
              </w:rPr>
              <w:instrText xml:space="preserve"> PAGEREF _Toc441154608 \h </w:instrText>
            </w:r>
          </w:ins>
          <w:r>
            <w:rPr>
              <w:noProof/>
              <w:webHidden/>
            </w:rPr>
          </w:r>
          <w:r>
            <w:rPr>
              <w:noProof/>
              <w:webHidden/>
            </w:rPr>
            <w:fldChar w:fldCharType="separate"/>
          </w:r>
          <w:ins w:id="71" w:author="Tin Trčak" w:date="2016-01-21T15:47:00Z">
            <w:r>
              <w:rPr>
                <w:noProof/>
                <w:webHidden/>
              </w:rPr>
              <w:t>67</w:t>
            </w:r>
            <w:r>
              <w:rPr>
                <w:noProof/>
                <w:webHidden/>
              </w:rPr>
              <w:fldChar w:fldCharType="end"/>
            </w:r>
            <w:r w:rsidRPr="007C335B">
              <w:rPr>
                <w:rStyle w:val="Hyperlink"/>
                <w:noProof/>
              </w:rPr>
              <w:fldChar w:fldCharType="end"/>
            </w:r>
          </w:ins>
        </w:p>
        <w:p w14:paraId="0ECBFB6B" w14:textId="77777777" w:rsidR="009F57E8" w:rsidRDefault="009F57E8">
          <w:pPr>
            <w:pStyle w:val="TOC2"/>
            <w:tabs>
              <w:tab w:val="left" w:pos="960"/>
              <w:tab w:val="right" w:leader="dot" w:pos="9062"/>
            </w:tabs>
            <w:rPr>
              <w:ins w:id="72" w:author="Tin Trčak" w:date="2016-01-21T15:47:00Z"/>
              <w:rFonts w:eastAsiaTheme="minorEastAsia"/>
              <w:b w:val="0"/>
              <w:noProof/>
              <w:lang w:eastAsia="hr-HR"/>
            </w:rPr>
          </w:pPr>
          <w:ins w:id="73"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"_Toc441154611"</w:instrText>
            </w:r>
            <w:r w:rsidRPr="007C335B">
              <w:rPr>
                <w:rStyle w:val="Hyperlink"/>
                <w:noProof/>
              </w:rPr>
              <w:instrText xml:space="preserve"> </w:instrText>
            </w:r>
            <w:r w:rsidRPr="007C335B">
              <w:rPr>
                <w:rStyle w:val="Hyperlink"/>
                <w:noProof/>
              </w:rPr>
              <w:fldChar w:fldCharType="separate"/>
            </w:r>
            <w:r w:rsidRPr="007C335B">
              <w:rPr>
                <w:rStyle w:val="Hyperlink"/>
                <w:noProof/>
              </w:rPr>
              <w:t>7.3</w:t>
            </w:r>
            <w:r>
              <w:rPr>
                <w:rFonts w:eastAsiaTheme="minorEastAsia"/>
                <w:b w:val="0"/>
                <w:noProof/>
                <w:lang w:eastAsia="hr-HR"/>
              </w:rPr>
              <w:tab/>
            </w:r>
            <w:r w:rsidRPr="007C335B">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_Toc441154611 \h </w:instrText>
            </w:r>
          </w:ins>
          <w:r>
            <w:rPr>
              <w:noProof/>
              <w:webHidden/>
            </w:rPr>
          </w:r>
          <w:r>
            <w:rPr>
              <w:noProof/>
              <w:webHidden/>
            </w:rPr>
            <w:fldChar w:fldCharType="separate"/>
          </w:r>
          <w:ins w:id="74" w:author="Tin Trčak" w:date="2016-01-21T15:47:00Z">
            <w:r>
              <w:rPr>
                <w:noProof/>
                <w:webHidden/>
              </w:rPr>
              <w:t>69</w:t>
            </w:r>
            <w:r>
              <w:rPr>
                <w:noProof/>
                <w:webHidden/>
              </w:rPr>
              <w:fldChar w:fldCharType="end"/>
            </w:r>
            <w:r w:rsidRPr="007C335B">
              <w:rPr>
                <w:rStyle w:val="Hyperlink"/>
                <w:noProof/>
              </w:rPr>
              <w:fldChar w:fldCharType="end"/>
            </w:r>
          </w:ins>
        </w:p>
        <w:p w14:paraId="4278FD68" w14:textId="77777777" w:rsidR="009F57E8" w:rsidRDefault="009F57E8">
          <w:pPr>
            <w:pStyle w:val="TOC2"/>
            <w:tabs>
              <w:tab w:val="left" w:pos="960"/>
              <w:tab w:val="right" w:leader="dot" w:pos="9062"/>
            </w:tabs>
            <w:rPr>
              <w:ins w:id="75" w:author="Tin Trčak" w:date="2016-01-21T15:47:00Z"/>
              <w:rFonts w:eastAsiaTheme="minorEastAsia"/>
              <w:b w:val="0"/>
              <w:noProof/>
              <w:lang w:eastAsia="hr-HR"/>
            </w:rPr>
          </w:pPr>
          <w:ins w:id="76"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"_Toc441154614"</w:instrText>
            </w:r>
            <w:r w:rsidRPr="007C335B">
              <w:rPr>
                <w:rStyle w:val="Hyperlink"/>
                <w:noProof/>
              </w:rPr>
              <w:instrText xml:space="preserve"> </w:instrText>
            </w:r>
            <w:r w:rsidRPr="007C335B">
              <w:rPr>
                <w:rStyle w:val="Hyperlink"/>
                <w:noProof/>
              </w:rPr>
              <w:fldChar w:fldCharType="separate"/>
            </w:r>
            <w:r w:rsidRPr="007C335B">
              <w:rPr>
                <w:rStyle w:val="Hyperlink"/>
                <w:noProof/>
              </w:rPr>
              <w:t>7.4</w:t>
            </w:r>
            <w:r>
              <w:rPr>
                <w:rFonts w:eastAsiaTheme="minorEastAsia"/>
                <w:b w:val="0"/>
                <w:noProof/>
                <w:lang w:eastAsia="hr-HR"/>
              </w:rPr>
              <w:tab/>
            </w:r>
            <w:r w:rsidRPr="007C335B">
              <w:rPr>
                <w:rStyle w:val="Hyperlink"/>
                <w:noProof/>
              </w:rPr>
              <w:t>Ispitivanje programskog rješenja</w:t>
            </w:r>
            <w:r>
              <w:rPr>
                <w:noProof/>
                <w:webHidden/>
              </w:rPr>
              <w:tab/>
            </w:r>
            <w:r>
              <w:rPr>
                <w:noProof/>
                <w:webHidden/>
              </w:rPr>
              <w:fldChar w:fldCharType="begin"/>
            </w:r>
            <w:r>
              <w:rPr>
                <w:noProof/>
                <w:webHidden/>
              </w:rPr>
              <w:instrText xml:space="preserve"> PAGEREF _Toc441154614 \h </w:instrText>
            </w:r>
          </w:ins>
          <w:r>
            <w:rPr>
              <w:noProof/>
              <w:webHidden/>
            </w:rPr>
          </w:r>
          <w:r>
            <w:rPr>
              <w:noProof/>
              <w:webHidden/>
            </w:rPr>
            <w:fldChar w:fldCharType="separate"/>
          </w:r>
          <w:ins w:id="77" w:author="Tin Trčak" w:date="2016-01-21T15:47:00Z">
            <w:r>
              <w:rPr>
                <w:noProof/>
                <w:webHidden/>
              </w:rPr>
              <w:t>72</w:t>
            </w:r>
            <w:r>
              <w:rPr>
                <w:noProof/>
                <w:webHidden/>
              </w:rPr>
              <w:fldChar w:fldCharType="end"/>
            </w:r>
            <w:r w:rsidRPr="007C335B">
              <w:rPr>
                <w:rStyle w:val="Hyperlink"/>
                <w:noProof/>
              </w:rPr>
              <w:fldChar w:fldCharType="end"/>
            </w:r>
          </w:ins>
        </w:p>
        <w:p w14:paraId="369E47D6" w14:textId="77777777" w:rsidR="009F57E8" w:rsidRDefault="009F57E8">
          <w:pPr>
            <w:pStyle w:val="TOC2"/>
            <w:tabs>
              <w:tab w:val="left" w:pos="960"/>
              <w:tab w:val="right" w:leader="dot" w:pos="9062"/>
            </w:tabs>
            <w:rPr>
              <w:ins w:id="78" w:author="Tin Trčak" w:date="2016-01-21T15:47:00Z"/>
              <w:rFonts w:eastAsiaTheme="minorEastAsia"/>
              <w:b w:val="0"/>
              <w:noProof/>
              <w:lang w:eastAsia="hr-HR"/>
            </w:rPr>
          </w:pPr>
          <w:ins w:id="79"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"_Toc441154615"</w:instrText>
            </w:r>
            <w:r w:rsidRPr="007C335B">
              <w:rPr>
                <w:rStyle w:val="Hyperlink"/>
                <w:noProof/>
              </w:rPr>
              <w:instrText xml:space="preserve"> </w:instrText>
            </w:r>
            <w:r w:rsidRPr="007C335B">
              <w:rPr>
                <w:rStyle w:val="Hyperlink"/>
                <w:noProof/>
              </w:rPr>
              <w:fldChar w:fldCharType="separate"/>
            </w:r>
            <w:r w:rsidRPr="007C335B">
              <w:rPr>
                <w:rStyle w:val="Hyperlink"/>
                <w:noProof/>
              </w:rPr>
              <w:t>7.5</w:t>
            </w:r>
            <w:r>
              <w:rPr>
                <w:rFonts w:eastAsiaTheme="minorEastAsia"/>
                <w:b w:val="0"/>
                <w:noProof/>
                <w:lang w:eastAsia="hr-HR"/>
              </w:rPr>
              <w:tab/>
            </w:r>
            <w:r w:rsidRPr="007C335B">
              <w:rPr>
                <w:rStyle w:val="Hyperlink"/>
                <w:noProof/>
              </w:rPr>
              <w:t>Upute za instalaciju</w:t>
            </w:r>
            <w:r>
              <w:rPr>
                <w:noProof/>
                <w:webHidden/>
              </w:rPr>
              <w:tab/>
            </w:r>
            <w:r>
              <w:rPr>
                <w:noProof/>
                <w:webHidden/>
              </w:rPr>
              <w:fldChar w:fldCharType="begin"/>
            </w:r>
            <w:r>
              <w:rPr>
                <w:noProof/>
                <w:webHidden/>
              </w:rPr>
              <w:instrText xml:space="preserve"> PAGEREF _Toc441154615 \h </w:instrText>
            </w:r>
          </w:ins>
          <w:r>
            <w:rPr>
              <w:noProof/>
              <w:webHidden/>
            </w:rPr>
          </w:r>
          <w:r>
            <w:rPr>
              <w:noProof/>
              <w:webHidden/>
            </w:rPr>
            <w:fldChar w:fldCharType="separate"/>
          </w:r>
          <w:ins w:id="80" w:author="Tin Trčak" w:date="2016-01-21T15:47:00Z">
            <w:r>
              <w:rPr>
                <w:noProof/>
                <w:webHidden/>
              </w:rPr>
              <w:t>79</w:t>
            </w:r>
            <w:r>
              <w:rPr>
                <w:noProof/>
                <w:webHidden/>
              </w:rPr>
              <w:fldChar w:fldCharType="end"/>
            </w:r>
            <w:r w:rsidRPr="007C335B">
              <w:rPr>
                <w:rStyle w:val="Hyperlink"/>
                <w:noProof/>
              </w:rPr>
              <w:fldChar w:fldCharType="end"/>
            </w:r>
          </w:ins>
        </w:p>
        <w:p w14:paraId="7136BA66" w14:textId="77777777" w:rsidR="009F57E8" w:rsidRDefault="009F57E8">
          <w:pPr>
            <w:pStyle w:val="TOC2"/>
            <w:tabs>
              <w:tab w:val="left" w:pos="960"/>
              <w:tab w:val="right" w:leader="dot" w:pos="9062"/>
            </w:tabs>
            <w:rPr>
              <w:ins w:id="81" w:author="Tin Trčak" w:date="2016-01-21T15:47:00Z"/>
              <w:rFonts w:eastAsiaTheme="minorEastAsia"/>
              <w:b w:val="0"/>
              <w:noProof/>
              <w:lang w:eastAsia="hr-HR"/>
            </w:rPr>
          </w:pPr>
          <w:ins w:id="82"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"_Toc441154616"</w:instrText>
            </w:r>
            <w:r w:rsidRPr="007C335B">
              <w:rPr>
                <w:rStyle w:val="Hyperlink"/>
                <w:noProof/>
              </w:rPr>
              <w:instrText xml:space="preserve"> </w:instrText>
            </w:r>
            <w:r w:rsidRPr="007C335B">
              <w:rPr>
                <w:rStyle w:val="Hyperlink"/>
                <w:noProof/>
              </w:rPr>
              <w:fldChar w:fldCharType="separate"/>
            </w:r>
            <w:r w:rsidRPr="007C335B">
              <w:rPr>
                <w:rStyle w:val="Hyperlink"/>
                <w:noProof/>
              </w:rPr>
              <w:t>7.6</w:t>
            </w:r>
            <w:r>
              <w:rPr>
                <w:rFonts w:eastAsiaTheme="minorEastAsia"/>
                <w:b w:val="0"/>
                <w:noProof/>
                <w:lang w:eastAsia="hr-HR"/>
              </w:rPr>
              <w:tab/>
            </w:r>
            <w:r w:rsidRPr="007C335B">
              <w:rPr>
                <w:rStyle w:val="Hyperlink"/>
                <w:noProof/>
              </w:rPr>
              <w:t>Korisničke upute</w:t>
            </w:r>
            <w:r>
              <w:rPr>
                <w:noProof/>
                <w:webHidden/>
              </w:rPr>
              <w:tab/>
            </w:r>
            <w:r>
              <w:rPr>
                <w:noProof/>
                <w:webHidden/>
              </w:rPr>
              <w:fldChar w:fldCharType="begin"/>
            </w:r>
            <w:r>
              <w:rPr>
                <w:noProof/>
                <w:webHidden/>
              </w:rPr>
              <w:instrText xml:space="preserve"> PAGEREF _Toc441154616 \h </w:instrText>
            </w:r>
          </w:ins>
          <w:r>
            <w:rPr>
              <w:noProof/>
              <w:webHidden/>
            </w:rPr>
          </w:r>
          <w:r>
            <w:rPr>
              <w:noProof/>
              <w:webHidden/>
            </w:rPr>
            <w:fldChar w:fldCharType="separate"/>
          </w:r>
          <w:ins w:id="83" w:author="Tin Trčak" w:date="2016-01-21T15:47:00Z">
            <w:r>
              <w:rPr>
                <w:noProof/>
                <w:webHidden/>
              </w:rPr>
              <w:t>86</w:t>
            </w:r>
            <w:r>
              <w:rPr>
                <w:noProof/>
                <w:webHidden/>
              </w:rPr>
              <w:fldChar w:fldCharType="end"/>
            </w:r>
            <w:r w:rsidRPr="007C335B">
              <w:rPr>
                <w:rStyle w:val="Hyperlink"/>
                <w:noProof/>
              </w:rPr>
              <w:fldChar w:fldCharType="end"/>
            </w:r>
          </w:ins>
        </w:p>
        <w:p w14:paraId="5B99DD34" w14:textId="77777777" w:rsidR="009F57E8" w:rsidRDefault="009F57E8">
          <w:pPr>
            <w:pStyle w:val="TOC1"/>
            <w:rPr>
              <w:ins w:id="84" w:author="Tin Trčak" w:date="2016-01-21T15:47:00Z"/>
              <w:rFonts w:eastAsiaTheme="minorEastAsia"/>
              <w:b w:val="0"/>
              <w:noProof/>
              <w:sz w:val="22"/>
              <w:szCs w:val="22"/>
              <w:lang w:eastAsia="hr-HR"/>
            </w:rPr>
          </w:pPr>
          <w:ins w:id="85"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"_Toc441154617"</w:instrText>
            </w:r>
            <w:r w:rsidRPr="007C335B">
              <w:rPr>
                <w:rStyle w:val="Hyperlink"/>
                <w:noProof/>
              </w:rPr>
              <w:instrText xml:space="preserve"> </w:instrText>
            </w:r>
            <w:r w:rsidRPr="007C335B">
              <w:rPr>
                <w:rStyle w:val="Hyperlink"/>
                <w:noProof/>
              </w:rPr>
              <w:fldChar w:fldCharType="separate"/>
            </w:r>
            <w:r w:rsidRPr="007C335B">
              <w:rPr>
                <w:rStyle w:val="Hyperlink"/>
                <w:noProof/>
              </w:rPr>
              <w:t>8.</w:t>
            </w:r>
            <w:r>
              <w:rPr>
                <w:rFonts w:eastAsiaTheme="minorEastAsia"/>
                <w:b w:val="0"/>
                <w:noProof/>
                <w:sz w:val="22"/>
                <w:szCs w:val="22"/>
                <w:lang w:eastAsia="hr-HR"/>
              </w:rPr>
              <w:tab/>
            </w:r>
            <w:r w:rsidRPr="007C335B">
              <w:rPr>
                <w:rStyle w:val="Hyperlink"/>
                <w:noProof/>
              </w:rPr>
              <w:t>Zaključak i budući rad</w:t>
            </w:r>
            <w:r>
              <w:rPr>
                <w:noProof/>
                <w:webHidden/>
              </w:rPr>
              <w:tab/>
            </w:r>
            <w:r>
              <w:rPr>
                <w:noProof/>
                <w:webHidden/>
              </w:rPr>
              <w:fldChar w:fldCharType="begin"/>
            </w:r>
            <w:r>
              <w:rPr>
                <w:noProof/>
                <w:webHidden/>
              </w:rPr>
              <w:instrText xml:space="preserve"> PAGEREF _Toc441154617 \h </w:instrText>
            </w:r>
          </w:ins>
          <w:r>
            <w:rPr>
              <w:noProof/>
              <w:webHidden/>
            </w:rPr>
          </w:r>
          <w:r>
            <w:rPr>
              <w:noProof/>
              <w:webHidden/>
            </w:rPr>
            <w:fldChar w:fldCharType="separate"/>
          </w:r>
          <w:ins w:id="86" w:author="Tin Trčak" w:date="2016-01-21T15:47:00Z">
            <w:r>
              <w:rPr>
                <w:noProof/>
                <w:webHidden/>
              </w:rPr>
              <w:t>91</w:t>
            </w:r>
            <w:r>
              <w:rPr>
                <w:noProof/>
                <w:webHidden/>
              </w:rPr>
              <w:fldChar w:fldCharType="end"/>
            </w:r>
            <w:r w:rsidRPr="007C335B">
              <w:rPr>
                <w:rStyle w:val="Hyperlink"/>
                <w:noProof/>
              </w:rPr>
              <w:fldChar w:fldCharType="end"/>
            </w:r>
          </w:ins>
        </w:p>
        <w:p w14:paraId="38C8015D" w14:textId="77777777" w:rsidR="009F57E8" w:rsidRDefault="009F57E8">
          <w:pPr>
            <w:pStyle w:val="TOC1"/>
            <w:rPr>
              <w:ins w:id="87" w:author="Tin Trčak" w:date="2016-01-21T15:47:00Z"/>
              <w:rFonts w:eastAsiaTheme="minorEastAsia"/>
              <w:b w:val="0"/>
              <w:noProof/>
              <w:sz w:val="22"/>
              <w:szCs w:val="22"/>
              <w:lang w:eastAsia="hr-HR"/>
            </w:rPr>
          </w:pPr>
          <w:ins w:id="88"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"_Toc441154618"</w:instrText>
            </w:r>
            <w:r w:rsidRPr="007C335B">
              <w:rPr>
                <w:rStyle w:val="Hyperlink"/>
                <w:noProof/>
              </w:rPr>
              <w:instrText xml:space="preserve"> </w:instrText>
            </w:r>
            <w:r w:rsidRPr="007C335B">
              <w:rPr>
                <w:rStyle w:val="Hyperlink"/>
                <w:noProof/>
              </w:rPr>
              <w:fldChar w:fldCharType="separate"/>
            </w:r>
            <w:r w:rsidRPr="007C335B">
              <w:rPr>
                <w:rStyle w:val="Hyperlink"/>
                <w:noProof/>
              </w:rPr>
              <w:t>9.</w:t>
            </w:r>
            <w:r>
              <w:rPr>
                <w:rFonts w:eastAsiaTheme="minorEastAsia"/>
                <w:b w:val="0"/>
                <w:noProof/>
                <w:sz w:val="22"/>
                <w:szCs w:val="22"/>
                <w:lang w:eastAsia="hr-HR"/>
              </w:rPr>
              <w:tab/>
            </w:r>
            <w:r w:rsidRPr="007C335B">
              <w:rPr>
                <w:rStyle w:val="Hyperlink"/>
                <w:noProof/>
              </w:rPr>
              <w:t>Popis literature</w:t>
            </w:r>
            <w:r>
              <w:rPr>
                <w:noProof/>
                <w:webHidden/>
              </w:rPr>
              <w:tab/>
            </w:r>
            <w:r>
              <w:rPr>
                <w:noProof/>
                <w:webHidden/>
              </w:rPr>
              <w:fldChar w:fldCharType="begin"/>
            </w:r>
            <w:r>
              <w:rPr>
                <w:noProof/>
                <w:webHidden/>
              </w:rPr>
              <w:instrText xml:space="preserve"> PAGEREF _Toc441154618 \h </w:instrText>
            </w:r>
          </w:ins>
          <w:r>
            <w:rPr>
              <w:noProof/>
              <w:webHidden/>
            </w:rPr>
          </w:r>
          <w:r>
            <w:rPr>
              <w:noProof/>
              <w:webHidden/>
            </w:rPr>
            <w:fldChar w:fldCharType="separate"/>
          </w:r>
          <w:ins w:id="89" w:author="Tin Trčak" w:date="2016-01-21T15:47:00Z">
            <w:r>
              <w:rPr>
                <w:noProof/>
                <w:webHidden/>
              </w:rPr>
              <w:t>92</w:t>
            </w:r>
            <w:r>
              <w:rPr>
                <w:noProof/>
                <w:webHidden/>
              </w:rPr>
              <w:fldChar w:fldCharType="end"/>
            </w:r>
            <w:r w:rsidRPr="007C335B">
              <w:rPr>
                <w:rStyle w:val="Hyperlink"/>
                <w:noProof/>
              </w:rPr>
              <w:fldChar w:fldCharType="end"/>
            </w:r>
          </w:ins>
        </w:p>
        <w:p w14:paraId="6BE90EB8" w14:textId="77777777" w:rsidR="009F57E8" w:rsidRDefault="009F57E8">
          <w:pPr>
            <w:pStyle w:val="TOC1"/>
            <w:rPr>
              <w:ins w:id="90" w:author="Tin Trčak" w:date="2016-01-21T15:47:00Z"/>
              <w:rFonts w:eastAsiaTheme="minorEastAsia"/>
              <w:b w:val="0"/>
              <w:noProof/>
              <w:sz w:val="22"/>
              <w:szCs w:val="22"/>
              <w:lang w:eastAsia="hr-HR"/>
            </w:rPr>
          </w:pPr>
          <w:ins w:id="91"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"_Toc441154619"</w:instrText>
            </w:r>
            <w:r w:rsidRPr="007C335B">
              <w:rPr>
                <w:rStyle w:val="Hyperlink"/>
                <w:noProof/>
              </w:rPr>
              <w:instrText xml:space="preserve"> </w:instrText>
            </w:r>
            <w:r w:rsidRPr="007C335B">
              <w:rPr>
                <w:rStyle w:val="Hyperlink"/>
                <w:noProof/>
              </w:rPr>
              <w:fldChar w:fldCharType="separate"/>
            </w:r>
            <w:r w:rsidRPr="007C335B">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_Toc441154619 \h </w:instrText>
            </w:r>
          </w:ins>
          <w:r>
            <w:rPr>
              <w:noProof/>
              <w:webHidden/>
            </w:rPr>
          </w:r>
          <w:r>
            <w:rPr>
              <w:noProof/>
              <w:webHidden/>
            </w:rPr>
            <w:fldChar w:fldCharType="separate"/>
          </w:r>
          <w:ins w:id="92" w:author="Tin Trčak" w:date="2016-01-21T15:47:00Z">
            <w:r>
              <w:rPr>
                <w:noProof/>
                <w:webHidden/>
              </w:rPr>
              <w:t>93</w:t>
            </w:r>
            <w:r>
              <w:rPr>
                <w:noProof/>
                <w:webHidden/>
              </w:rPr>
              <w:fldChar w:fldCharType="end"/>
            </w:r>
            <w:r w:rsidRPr="007C335B">
              <w:rPr>
                <w:rStyle w:val="Hyperlink"/>
                <w:noProof/>
              </w:rPr>
              <w:fldChar w:fldCharType="end"/>
            </w:r>
          </w:ins>
        </w:p>
        <w:p w14:paraId="66E6A30D" w14:textId="77777777" w:rsidR="009F57E8" w:rsidRDefault="009F57E8">
          <w:pPr>
            <w:pStyle w:val="TOC1"/>
            <w:rPr>
              <w:ins w:id="93" w:author="Tin Trčak" w:date="2016-01-21T15:47:00Z"/>
              <w:rFonts w:eastAsiaTheme="minorEastAsia"/>
              <w:b w:val="0"/>
              <w:noProof/>
              <w:sz w:val="22"/>
              <w:szCs w:val="22"/>
              <w:lang w:eastAsia="hr-HR"/>
            </w:rPr>
          </w:pPr>
          <w:ins w:id="94"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"_Toc441154620"</w:instrText>
            </w:r>
            <w:r w:rsidRPr="007C335B">
              <w:rPr>
                <w:rStyle w:val="Hyperlink"/>
                <w:noProof/>
              </w:rPr>
              <w:instrText xml:space="preserve"> </w:instrText>
            </w:r>
            <w:r w:rsidRPr="007C335B">
              <w:rPr>
                <w:rStyle w:val="Hyperlink"/>
                <w:noProof/>
              </w:rPr>
              <w:fldChar w:fldCharType="separate"/>
            </w:r>
            <w:r w:rsidRPr="007C335B">
              <w:rPr>
                <w:rStyle w:val="Hyperlink"/>
                <w:noProof/>
              </w:rPr>
              <w:t>Dodatak B: Dnevnik sastajanja</w:t>
            </w:r>
            <w:r>
              <w:rPr>
                <w:noProof/>
                <w:webHidden/>
              </w:rPr>
              <w:tab/>
            </w:r>
            <w:r>
              <w:rPr>
                <w:noProof/>
                <w:webHidden/>
              </w:rPr>
              <w:fldChar w:fldCharType="begin"/>
            </w:r>
            <w:r>
              <w:rPr>
                <w:noProof/>
                <w:webHidden/>
              </w:rPr>
              <w:instrText xml:space="preserve"> PAGEREF _Toc441154620 \h </w:instrText>
            </w:r>
          </w:ins>
          <w:r>
            <w:rPr>
              <w:noProof/>
              <w:webHidden/>
            </w:rPr>
          </w:r>
          <w:r>
            <w:rPr>
              <w:noProof/>
              <w:webHidden/>
            </w:rPr>
            <w:fldChar w:fldCharType="separate"/>
          </w:r>
          <w:ins w:id="95" w:author="Tin Trčak" w:date="2016-01-21T15:47:00Z">
            <w:r>
              <w:rPr>
                <w:noProof/>
                <w:webHidden/>
              </w:rPr>
              <w:t>95</w:t>
            </w:r>
            <w:r>
              <w:rPr>
                <w:noProof/>
                <w:webHidden/>
              </w:rPr>
              <w:fldChar w:fldCharType="end"/>
            </w:r>
            <w:r w:rsidRPr="007C335B">
              <w:rPr>
                <w:rStyle w:val="Hyperlink"/>
                <w:noProof/>
              </w:rPr>
              <w:fldChar w:fldCharType="end"/>
            </w:r>
          </w:ins>
        </w:p>
        <w:p w14:paraId="390A0D74" w14:textId="77777777" w:rsidR="009F57E8" w:rsidRDefault="009F57E8">
          <w:pPr>
            <w:pStyle w:val="TOC1"/>
            <w:rPr>
              <w:ins w:id="96" w:author="Tin Trčak" w:date="2016-01-21T15:47:00Z"/>
              <w:rFonts w:eastAsiaTheme="minorEastAsia"/>
              <w:b w:val="0"/>
              <w:noProof/>
              <w:sz w:val="22"/>
              <w:szCs w:val="22"/>
              <w:lang w:eastAsia="hr-HR"/>
            </w:rPr>
          </w:pPr>
          <w:ins w:id="97"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"_Toc441154621"</w:instrText>
            </w:r>
            <w:r w:rsidRPr="007C335B">
              <w:rPr>
                <w:rStyle w:val="Hyperlink"/>
                <w:noProof/>
              </w:rPr>
              <w:instrText xml:space="preserve"> </w:instrText>
            </w:r>
            <w:r w:rsidRPr="007C335B">
              <w:rPr>
                <w:rStyle w:val="Hyperlink"/>
                <w:noProof/>
              </w:rPr>
              <w:fldChar w:fldCharType="separate"/>
            </w:r>
            <w:r w:rsidRPr="007C335B">
              <w:rPr>
                <w:rStyle w:val="Hyperlink"/>
                <w:noProof/>
              </w:rPr>
              <w:t>Dodatak C: Prikaz aktivnosti grupe</w:t>
            </w:r>
            <w:r>
              <w:rPr>
                <w:noProof/>
                <w:webHidden/>
              </w:rPr>
              <w:tab/>
            </w:r>
            <w:r>
              <w:rPr>
                <w:noProof/>
                <w:webHidden/>
              </w:rPr>
              <w:fldChar w:fldCharType="begin"/>
            </w:r>
            <w:r>
              <w:rPr>
                <w:noProof/>
                <w:webHidden/>
              </w:rPr>
              <w:instrText xml:space="preserve"> PAGEREF _Toc441154621 \h </w:instrText>
            </w:r>
          </w:ins>
          <w:r>
            <w:rPr>
              <w:noProof/>
              <w:webHidden/>
            </w:rPr>
          </w:r>
          <w:r>
            <w:rPr>
              <w:noProof/>
              <w:webHidden/>
            </w:rPr>
            <w:fldChar w:fldCharType="separate"/>
          </w:r>
          <w:ins w:id="98" w:author="Tin Trčak" w:date="2016-01-21T15:47:00Z">
            <w:r>
              <w:rPr>
                <w:noProof/>
                <w:webHidden/>
              </w:rPr>
              <w:t>96</w:t>
            </w:r>
            <w:r>
              <w:rPr>
                <w:noProof/>
                <w:webHidden/>
              </w:rPr>
              <w:fldChar w:fldCharType="end"/>
            </w:r>
            <w:r w:rsidRPr="007C335B">
              <w:rPr>
                <w:rStyle w:val="Hyperlink"/>
                <w:noProof/>
              </w:rPr>
              <w:fldChar w:fldCharType="end"/>
            </w:r>
          </w:ins>
        </w:p>
        <w:p w14:paraId="51B2EBEA" w14:textId="77777777" w:rsidR="009F57E8" w:rsidRDefault="009F57E8">
          <w:pPr>
            <w:pStyle w:val="TOC1"/>
            <w:rPr>
              <w:ins w:id="99" w:author="Tin Trčak" w:date="2016-01-21T15:47:00Z"/>
              <w:rFonts w:eastAsiaTheme="minorEastAsia"/>
              <w:b w:val="0"/>
              <w:noProof/>
              <w:sz w:val="22"/>
              <w:szCs w:val="22"/>
              <w:lang w:eastAsia="hr-HR"/>
            </w:rPr>
          </w:pPr>
          <w:ins w:id="100"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"_Toc441154622"</w:instrText>
            </w:r>
            <w:r w:rsidRPr="007C335B">
              <w:rPr>
                <w:rStyle w:val="Hyperlink"/>
                <w:noProof/>
              </w:rPr>
              <w:instrText xml:space="preserve"> </w:instrText>
            </w:r>
            <w:r w:rsidRPr="007C335B">
              <w:rPr>
                <w:rStyle w:val="Hyperlink"/>
                <w:noProof/>
              </w:rPr>
              <w:fldChar w:fldCharType="separate"/>
            </w:r>
            <w:r w:rsidRPr="007C335B">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_Toc441154622 \h </w:instrText>
            </w:r>
          </w:ins>
          <w:r>
            <w:rPr>
              <w:noProof/>
              <w:webHidden/>
            </w:rPr>
          </w:r>
          <w:r>
            <w:rPr>
              <w:noProof/>
              <w:webHidden/>
            </w:rPr>
            <w:fldChar w:fldCharType="separate"/>
          </w:r>
          <w:ins w:id="101" w:author="Tin Trčak" w:date="2016-01-21T15:47:00Z">
            <w:r>
              <w:rPr>
                <w:noProof/>
                <w:webHidden/>
              </w:rPr>
              <w:t>99</w:t>
            </w:r>
            <w:r>
              <w:rPr>
                <w:noProof/>
                <w:webHidden/>
              </w:rPr>
              <w:fldChar w:fldCharType="end"/>
            </w:r>
            <w:r w:rsidRPr="007C335B">
              <w:rPr>
                <w:rStyle w:val="Hyperlink"/>
                <w:noProof/>
              </w:rPr>
              <w:fldChar w:fldCharType="end"/>
            </w:r>
          </w:ins>
        </w:p>
        <w:p w14:paraId="2F3CFA65" w14:textId="77777777" w:rsidR="00CF1A1C" w:rsidDel="00974A3B" w:rsidRDefault="00CF1A1C">
          <w:pPr>
            <w:pStyle w:val="TOC1"/>
            <w:rPr>
              <w:del w:id="102" w:author="Tin Trčak" w:date="2016-01-21T00:51:00Z"/>
              <w:rFonts w:eastAsiaTheme="minorEastAsia"/>
              <w:b w:val="0"/>
              <w:noProof/>
              <w:sz w:val="22"/>
              <w:szCs w:val="22"/>
              <w:lang w:eastAsia="hr-HR"/>
            </w:rPr>
          </w:pPr>
          <w:del w:id="103" w:author="Tin Trčak" w:date="2016-01-21T00:51:00Z">
            <w:r w:rsidRPr="00974A3B" w:rsidDel="00974A3B">
              <w:rPr>
                <w:rPrChange w:id="104" w:author="Tin Trčak" w:date="2016-01-21T00:51:00Z">
                  <w:rPr>
                    <w:rStyle w:val="Hyperlink"/>
                    <w:rFonts w:eastAsia="Arial"/>
                    <w:noProof/>
                  </w:rPr>
                </w:rPrChange>
              </w:rPr>
              <w:delText>1.</w:delText>
            </w:r>
            <w:r w:rsidDel="00974A3B">
              <w:rPr>
                <w:rFonts w:eastAsiaTheme="minorEastAsia"/>
                <w:b w:val="0"/>
                <w:noProof/>
                <w:sz w:val="22"/>
                <w:szCs w:val="22"/>
                <w:lang w:eastAsia="hr-HR"/>
              </w:rPr>
              <w:tab/>
            </w:r>
            <w:r w:rsidRPr="00974A3B" w:rsidDel="00974A3B">
              <w:rPr>
                <w:rPrChange w:id="105" w:author="Tin Trčak" w:date="2016-01-21T00:51:00Z">
                  <w:rPr>
                    <w:rStyle w:val="Hyperlink"/>
                    <w:rFonts w:eastAsia="Arial"/>
                    <w:noProof/>
                  </w:rPr>
                </w:rPrChange>
              </w:rPr>
              <w:delText>Dnevnik promjena dokumentacije</w:delText>
            </w:r>
            <w:r w:rsidDel="00974A3B">
              <w:rPr>
                <w:noProof/>
                <w:webHidden/>
              </w:rPr>
              <w:tab/>
              <w:delText>4</w:delText>
            </w:r>
          </w:del>
        </w:p>
        <w:p w14:paraId="515EBD25" w14:textId="77777777" w:rsidR="00CF1A1C" w:rsidDel="00974A3B" w:rsidRDefault="00CF1A1C">
          <w:pPr>
            <w:pStyle w:val="TOC1"/>
            <w:rPr>
              <w:del w:id="106" w:author="Tin Trčak" w:date="2016-01-21T00:51:00Z"/>
              <w:rFonts w:eastAsiaTheme="minorEastAsia"/>
              <w:b w:val="0"/>
              <w:noProof/>
              <w:sz w:val="22"/>
              <w:szCs w:val="22"/>
              <w:lang w:eastAsia="hr-HR"/>
            </w:rPr>
          </w:pPr>
          <w:del w:id="107" w:author="Tin Trčak" w:date="2016-01-21T00:51:00Z">
            <w:r w:rsidRPr="00974A3B" w:rsidDel="00974A3B">
              <w:rPr>
                <w:rPrChange w:id="108" w:author="Tin Trčak" w:date="2016-01-21T00:51:00Z">
                  <w:rPr>
                    <w:rStyle w:val="Hyperlink"/>
                    <w:noProof/>
                  </w:rPr>
                </w:rPrChange>
              </w:rPr>
              <w:delText>2.</w:delText>
            </w:r>
            <w:r w:rsidDel="00974A3B">
              <w:rPr>
                <w:rFonts w:eastAsiaTheme="minorEastAsia"/>
                <w:b w:val="0"/>
                <w:noProof/>
                <w:sz w:val="22"/>
                <w:szCs w:val="22"/>
                <w:lang w:eastAsia="hr-HR"/>
              </w:rPr>
              <w:tab/>
            </w:r>
            <w:r w:rsidRPr="00974A3B" w:rsidDel="00974A3B">
              <w:rPr>
                <w:rPrChange w:id="109" w:author="Tin Trčak" w:date="2016-01-21T00:51:00Z">
                  <w:rPr>
                    <w:rStyle w:val="Hyperlink"/>
                    <w:noProof/>
                  </w:rPr>
                </w:rPrChange>
              </w:rPr>
              <w:delText>Opis projektnog zadatka</w:delText>
            </w:r>
            <w:r w:rsidDel="00974A3B">
              <w:rPr>
                <w:noProof/>
                <w:webHidden/>
              </w:rPr>
              <w:tab/>
              <w:delText>7</w:delText>
            </w:r>
          </w:del>
        </w:p>
        <w:p w14:paraId="3A8B2715" w14:textId="77777777" w:rsidR="00CF1A1C" w:rsidDel="00974A3B" w:rsidRDefault="00CF1A1C">
          <w:pPr>
            <w:pStyle w:val="TOC1"/>
            <w:rPr>
              <w:del w:id="110" w:author="Tin Trčak" w:date="2016-01-21T00:51:00Z"/>
              <w:rFonts w:eastAsiaTheme="minorEastAsia"/>
              <w:b w:val="0"/>
              <w:noProof/>
              <w:sz w:val="22"/>
              <w:szCs w:val="22"/>
              <w:lang w:eastAsia="hr-HR"/>
            </w:rPr>
          </w:pPr>
          <w:del w:id="111" w:author="Tin Trčak" w:date="2016-01-21T00:51:00Z">
            <w:r w:rsidRPr="00974A3B" w:rsidDel="00974A3B">
              <w:rPr>
                <w:rPrChange w:id="112" w:author="Tin Trčak" w:date="2016-01-21T00:51:00Z">
                  <w:rPr>
                    <w:rStyle w:val="Hyperlink"/>
                    <w:noProof/>
                  </w:rPr>
                </w:rPrChange>
              </w:rPr>
              <w:delText>3.</w:delText>
            </w:r>
            <w:r w:rsidDel="00974A3B">
              <w:rPr>
                <w:rFonts w:eastAsiaTheme="minorEastAsia"/>
                <w:b w:val="0"/>
                <w:noProof/>
                <w:sz w:val="22"/>
                <w:szCs w:val="22"/>
                <w:lang w:eastAsia="hr-HR"/>
              </w:rPr>
              <w:tab/>
            </w:r>
            <w:r w:rsidRPr="00974A3B" w:rsidDel="00974A3B">
              <w:rPr>
                <w:rPrChange w:id="113" w:author="Tin Trčak" w:date="2016-01-21T00:51:00Z">
                  <w:rPr>
                    <w:rStyle w:val="Hyperlink"/>
                    <w:noProof/>
                  </w:rPr>
                </w:rPrChange>
              </w:rPr>
              <w:delText>Pojmovnik</w:delText>
            </w:r>
            <w:r w:rsidDel="00974A3B">
              <w:rPr>
                <w:noProof/>
                <w:webHidden/>
              </w:rPr>
              <w:tab/>
              <w:delText>10</w:delText>
            </w:r>
          </w:del>
        </w:p>
        <w:p w14:paraId="07672706" w14:textId="77777777" w:rsidR="00CF1A1C" w:rsidDel="00974A3B" w:rsidRDefault="00CF1A1C">
          <w:pPr>
            <w:pStyle w:val="TOC1"/>
            <w:rPr>
              <w:del w:id="114" w:author="Tin Trčak" w:date="2016-01-21T00:51:00Z"/>
              <w:rFonts w:eastAsiaTheme="minorEastAsia"/>
              <w:b w:val="0"/>
              <w:noProof/>
              <w:sz w:val="22"/>
              <w:szCs w:val="22"/>
              <w:lang w:eastAsia="hr-HR"/>
            </w:rPr>
          </w:pPr>
          <w:del w:id="115" w:author="Tin Trčak" w:date="2016-01-21T00:51:00Z">
            <w:r w:rsidRPr="00974A3B" w:rsidDel="00974A3B">
              <w:rPr>
                <w:rPrChange w:id="116" w:author="Tin Trčak" w:date="2016-01-21T00:51:00Z">
                  <w:rPr>
                    <w:rStyle w:val="Hyperlink"/>
                    <w:noProof/>
                  </w:rPr>
                </w:rPrChange>
              </w:rPr>
              <w:delText>4.</w:delText>
            </w:r>
            <w:r w:rsidDel="00974A3B">
              <w:rPr>
                <w:rFonts w:eastAsiaTheme="minorEastAsia"/>
                <w:b w:val="0"/>
                <w:noProof/>
                <w:sz w:val="22"/>
                <w:szCs w:val="22"/>
                <w:lang w:eastAsia="hr-HR"/>
              </w:rPr>
              <w:tab/>
            </w:r>
            <w:r w:rsidRPr="00974A3B" w:rsidDel="00974A3B">
              <w:rPr>
                <w:rPrChange w:id="117" w:author="Tin Trčak" w:date="2016-01-21T00:51:00Z">
                  <w:rPr>
                    <w:rStyle w:val="Hyperlink"/>
                    <w:noProof/>
                  </w:rPr>
                </w:rPrChange>
              </w:rPr>
              <w:delText>Funkcionalni zahtjevi</w:delText>
            </w:r>
            <w:r w:rsidDel="00974A3B">
              <w:rPr>
                <w:noProof/>
                <w:webHidden/>
              </w:rPr>
              <w:tab/>
              <w:delText>11</w:delText>
            </w:r>
          </w:del>
        </w:p>
        <w:p w14:paraId="1B50D538" w14:textId="77777777" w:rsidR="00CF1A1C" w:rsidDel="00974A3B" w:rsidRDefault="00CF1A1C">
          <w:pPr>
            <w:pStyle w:val="TOC2"/>
            <w:tabs>
              <w:tab w:val="left" w:pos="960"/>
              <w:tab w:val="right" w:leader="dot" w:pos="9062"/>
            </w:tabs>
            <w:rPr>
              <w:del w:id="118" w:author="Tin Trčak" w:date="2016-01-21T00:51:00Z"/>
              <w:rFonts w:eastAsiaTheme="minorEastAsia"/>
              <w:b w:val="0"/>
              <w:noProof/>
              <w:lang w:eastAsia="hr-HR"/>
            </w:rPr>
          </w:pPr>
          <w:del w:id="119" w:author="Tin Trčak" w:date="2016-01-21T00:51:00Z">
            <w:r w:rsidRPr="00974A3B" w:rsidDel="00974A3B">
              <w:rPr>
                <w:rPrChange w:id="120" w:author="Tin Trčak" w:date="2016-01-21T00:51:00Z">
                  <w:rPr>
                    <w:rStyle w:val="Hyperlink"/>
                    <w:noProof/>
                  </w:rPr>
                </w:rPrChange>
              </w:rPr>
              <w:delText>4.1</w:delText>
            </w:r>
            <w:r w:rsidDel="00974A3B">
              <w:rPr>
                <w:rFonts w:eastAsiaTheme="minorEastAsia"/>
                <w:b w:val="0"/>
                <w:noProof/>
                <w:lang w:eastAsia="hr-HR"/>
              </w:rPr>
              <w:tab/>
            </w:r>
            <w:r w:rsidRPr="00974A3B" w:rsidDel="00974A3B">
              <w:rPr>
                <w:rPrChange w:id="121" w:author="Tin Trčak" w:date="2016-01-21T00:51:00Z">
                  <w:rPr>
                    <w:rStyle w:val="Hyperlink"/>
                    <w:noProof/>
                  </w:rPr>
                </w:rPrChange>
              </w:rPr>
              <w:delText>Opis obrazaca uporabe:</w:delText>
            </w:r>
            <w:r w:rsidDel="00974A3B">
              <w:rPr>
                <w:noProof/>
                <w:webHidden/>
              </w:rPr>
              <w:tab/>
              <w:delText>13</w:delText>
            </w:r>
          </w:del>
        </w:p>
        <w:p w14:paraId="07107620" w14:textId="77777777" w:rsidR="00CF1A1C" w:rsidDel="00974A3B" w:rsidRDefault="00CF1A1C">
          <w:pPr>
            <w:pStyle w:val="TOC2"/>
            <w:tabs>
              <w:tab w:val="left" w:pos="960"/>
              <w:tab w:val="right" w:leader="dot" w:pos="9062"/>
            </w:tabs>
            <w:rPr>
              <w:del w:id="122" w:author="Tin Trčak" w:date="2016-01-21T00:51:00Z"/>
              <w:rFonts w:eastAsiaTheme="minorEastAsia"/>
              <w:b w:val="0"/>
              <w:noProof/>
              <w:lang w:eastAsia="hr-HR"/>
            </w:rPr>
          </w:pPr>
          <w:del w:id="123" w:author="Tin Trčak" w:date="2016-01-21T00:51:00Z">
            <w:r w:rsidRPr="00974A3B" w:rsidDel="00974A3B">
              <w:rPr>
                <w:rPrChange w:id="124" w:author="Tin Trčak" w:date="2016-01-21T00:51:00Z">
                  <w:rPr>
                    <w:rStyle w:val="Hyperlink"/>
                    <w:noProof/>
                  </w:rPr>
                </w:rPrChange>
              </w:rPr>
              <w:delText>4.2</w:delText>
            </w:r>
            <w:r w:rsidDel="00974A3B">
              <w:rPr>
                <w:rFonts w:eastAsiaTheme="minorEastAsia"/>
                <w:b w:val="0"/>
                <w:noProof/>
                <w:lang w:eastAsia="hr-HR"/>
              </w:rPr>
              <w:tab/>
            </w:r>
            <w:r w:rsidRPr="00974A3B" w:rsidDel="00974A3B">
              <w:rPr>
                <w:rPrChange w:id="125" w:author="Tin Trčak" w:date="2016-01-21T00:51:00Z">
                  <w:rPr>
                    <w:rStyle w:val="Hyperlink"/>
                    <w:noProof/>
                  </w:rPr>
                </w:rPrChange>
              </w:rPr>
              <w:delText>Dijagrami obrazaca</w:delText>
            </w:r>
            <w:r w:rsidDel="00974A3B">
              <w:rPr>
                <w:noProof/>
                <w:webHidden/>
              </w:rPr>
              <w:tab/>
              <w:delText>27</w:delText>
            </w:r>
          </w:del>
        </w:p>
        <w:p w14:paraId="1D90669E" w14:textId="77777777" w:rsidR="00CF1A1C" w:rsidDel="00974A3B" w:rsidRDefault="00CF1A1C">
          <w:pPr>
            <w:pStyle w:val="TOC2"/>
            <w:tabs>
              <w:tab w:val="left" w:pos="960"/>
              <w:tab w:val="right" w:leader="dot" w:pos="9062"/>
            </w:tabs>
            <w:rPr>
              <w:del w:id="126" w:author="Tin Trčak" w:date="2016-01-21T00:51:00Z"/>
              <w:rFonts w:eastAsiaTheme="minorEastAsia"/>
              <w:b w:val="0"/>
              <w:noProof/>
              <w:lang w:eastAsia="hr-HR"/>
            </w:rPr>
          </w:pPr>
          <w:del w:id="127" w:author="Tin Trčak" w:date="2016-01-21T00:51:00Z">
            <w:r w:rsidRPr="00974A3B" w:rsidDel="00974A3B">
              <w:rPr>
                <w:rPrChange w:id="128" w:author="Tin Trčak" w:date="2016-01-21T00:51:00Z">
                  <w:rPr>
                    <w:rStyle w:val="Hyperlink"/>
                    <w:noProof/>
                  </w:rPr>
                </w:rPrChange>
              </w:rPr>
              <w:delText>4.3</w:delText>
            </w:r>
            <w:r w:rsidDel="00974A3B">
              <w:rPr>
                <w:rFonts w:eastAsiaTheme="minorEastAsia"/>
                <w:b w:val="0"/>
                <w:noProof/>
                <w:lang w:eastAsia="hr-HR"/>
              </w:rPr>
              <w:tab/>
            </w:r>
            <w:r w:rsidRPr="00974A3B" w:rsidDel="00974A3B">
              <w:rPr>
                <w:rPrChange w:id="129" w:author="Tin Trčak" w:date="2016-01-21T00:51:00Z">
                  <w:rPr>
                    <w:rStyle w:val="Hyperlink"/>
                    <w:noProof/>
                  </w:rPr>
                </w:rPrChange>
              </w:rPr>
              <w:delText>Sekvencijski dijagrami</w:delText>
            </w:r>
            <w:r w:rsidDel="00974A3B">
              <w:rPr>
                <w:noProof/>
                <w:webHidden/>
              </w:rPr>
              <w:tab/>
              <w:delText>31</w:delText>
            </w:r>
          </w:del>
        </w:p>
        <w:p w14:paraId="47BD8FB1" w14:textId="77777777" w:rsidR="00CF1A1C" w:rsidDel="00974A3B" w:rsidRDefault="00CF1A1C">
          <w:pPr>
            <w:pStyle w:val="TOC1"/>
            <w:rPr>
              <w:del w:id="130" w:author="Tin Trčak" w:date="2016-01-21T00:51:00Z"/>
              <w:rFonts w:eastAsiaTheme="minorEastAsia"/>
              <w:b w:val="0"/>
              <w:noProof/>
              <w:sz w:val="22"/>
              <w:szCs w:val="22"/>
              <w:lang w:eastAsia="hr-HR"/>
            </w:rPr>
          </w:pPr>
          <w:del w:id="131" w:author="Tin Trčak" w:date="2016-01-21T00:51:00Z">
            <w:r w:rsidRPr="00974A3B" w:rsidDel="00974A3B">
              <w:rPr>
                <w:rPrChange w:id="132" w:author="Tin Trčak" w:date="2016-01-21T00:51:00Z">
                  <w:rPr>
                    <w:rStyle w:val="Hyperlink"/>
                    <w:noProof/>
                    <w:lang w:eastAsia="hr-HR"/>
                  </w:rPr>
                </w:rPrChange>
              </w:rPr>
              <w:delText>5.</w:delText>
            </w:r>
            <w:r w:rsidDel="00974A3B">
              <w:rPr>
                <w:rFonts w:eastAsiaTheme="minorEastAsia"/>
                <w:b w:val="0"/>
                <w:noProof/>
                <w:sz w:val="22"/>
                <w:szCs w:val="22"/>
                <w:lang w:eastAsia="hr-HR"/>
              </w:rPr>
              <w:tab/>
            </w:r>
            <w:r w:rsidRPr="00974A3B" w:rsidDel="00974A3B">
              <w:rPr>
                <w:rPrChange w:id="133" w:author="Tin Trčak" w:date="2016-01-21T00:51:00Z">
                  <w:rPr>
                    <w:rStyle w:val="Hyperlink"/>
                    <w:noProof/>
                    <w:lang w:eastAsia="hr-HR"/>
                  </w:rPr>
                </w:rPrChange>
              </w:rPr>
              <w:delText>Ostali zahtjevi</w:delText>
            </w:r>
            <w:r w:rsidDel="00974A3B">
              <w:rPr>
                <w:noProof/>
                <w:webHidden/>
              </w:rPr>
              <w:tab/>
              <w:delText>47</w:delText>
            </w:r>
          </w:del>
        </w:p>
        <w:p w14:paraId="4E3E6067" w14:textId="77777777" w:rsidR="00CF1A1C" w:rsidDel="00974A3B" w:rsidRDefault="00CF1A1C">
          <w:pPr>
            <w:pStyle w:val="TOC1"/>
            <w:rPr>
              <w:del w:id="134" w:author="Tin Trčak" w:date="2016-01-21T00:51:00Z"/>
              <w:rFonts w:eastAsiaTheme="minorEastAsia"/>
              <w:b w:val="0"/>
              <w:noProof/>
              <w:sz w:val="22"/>
              <w:szCs w:val="22"/>
              <w:lang w:eastAsia="hr-HR"/>
            </w:rPr>
          </w:pPr>
          <w:del w:id="135" w:author="Tin Trčak" w:date="2016-01-21T00:51:00Z">
            <w:r w:rsidRPr="00974A3B" w:rsidDel="00974A3B">
              <w:rPr>
                <w:rPrChange w:id="136" w:author="Tin Trčak" w:date="2016-01-21T00:51:00Z">
                  <w:rPr>
                    <w:rStyle w:val="Hyperlink"/>
                    <w:noProof/>
                    <w:lang w:eastAsia="hr-HR"/>
                  </w:rPr>
                </w:rPrChange>
              </w:rPr>
              <w:delText>6.</w:delText>
            </w:r>
            <w:r w:rsidDel="00974A3B">
              <w:rPr>
                <w:rFonts w:eastAsiaTheme="minorEastAsia"/>
                <w:b w:val="0"/>
                <w:noProof/>
                <w:sz w:val="22"/>
                <w:szCs w:val="22"/>
                <w:lang w:eastAsia="hr-HR"/>
              </w:rPr>
              <w:tab/>
            </w:r>
            <w:r w:rsidRPr="00974A3B" w:rsidDel="00974A3B">
              <w:rPr>
                <w:rPrChange w:id="137" w:author="Tin Trčak" w:date="2016-01-21T00:51:00Z">
                  <w:rPr>
                    <w:rStyle w:val="Hyperlink"/>
                    <w:noProof/>
                    <w:lang w:eastAsia="hr-HR"/>
                  </w:rPr>
                </w:rPrChange>
              </w:rPr>
              <w:delText>Arhitektura i dizajn sustava</w:delText>
            </w:r>
            <w:r w:rsidDel="00974A3B">
              <w:rPr>
                <w:noProof/>
                <w:webHidden/>
              </w:rPr>
              <w:tab/>
              <w:delText>48</w:delText>
            </w:r>
          </w:del>
        </w:p>
        <w:p w14:paraId="4A0526DC" w14:textId="77777777" w:rsidR="00CF1A1C" w:rsidDel="00974A3B" w:rsidRDefault="00CF1A1C">
          <w:pPr>
            <w:pStyle w:val="TOC2"/>
            <w:tabs>
              <w:tab w:val="left" w:pos="960"/>
              <w:tab w:val="right" w:leader="dot" w:pos="9062"/>
            </w:tabs>
            <w:rPr>
              <w:del w:id="138" w:author="Tin Trčak" w:date="2016-01-21T00:51:00Z"/>
              <w:rFonts w:eastAsiaTheme="minorEastAsia"/>
              <w:b w:val="0"/>
              <w:noProof/>
              <w:lang w:eastAsia="hr-HR"/>
            </w:rPr>
          </w:pPr>
          <w:del w:id="139" w:author="Tin Trčak" w:date="2016-01-21T00:51:00Z">
            <w:r w:rsidRPr="00974A3B" w:rsidDel="00974A3B">
              <w:rPr>
                <w:rPrChange w:id="140" w:author="Tin Trčak" w:date="2016-01-21T00:51:00Z">
                  <w:rPr>
                    <w:rStyle w:val="Hyperlink"/>
                    <w:noProof/>
                  </w:rPr>
                </w:rPrChange>
              </w:rPr>
              <w:delText>6.1</w:delText>
            </w:r>
            <w:r w:rsidDel="00974A3B">
              <w:rPr>
                <w:rFonts w:eastAsiaTheme="minorEastAsia"/>
                <w:b w:val="0"/>
                <w:noProof/>
                <w:lang w:eastAsia="hr-HR"/>
              </w:rPr>
              <w:tab/>
            </w:r>
            <w:r w:rsidRPr="00974A3B" w:rsidDel="00974A3B">
              <w:rPr>
                <w:rPrChange w:id="141" w:author="Tin Trčak" w:date="2016-01-21T00:51:00Z">
                  <w:rPr>
                    <w:rStyle w:val="Hyperlink"/>
                    <w:noProof/>
                  </w:rPr>
                </w:rPrChange>
              </w:rPr>
              <w:delText>Svrha, opći prioriteti i skica sustava</w:delText>
            </w:r>
            <w:r w:rsidDel="00974A3B">
              <w:rPr>
                <w:noProof/>
                <w:webHidden/>
              </w:rPr>
              <w:tab/>
              <w:delText>48</w:delText>
            </w:r>
          </w:del>
        </w:p>
        <w:p w14:paraId="42B09EC9" w14:textId="77777777" w:rsidR="00CF1A1C" w:rsidDel="00974A3B" w:rsidRDefault="00CF1A1C">
          <w:pPr>
            <w:pStyle w:val="TOC2"/>
            <w:tabs>
              <w:tab w:val="left" w:pos="960"/>
              <w:tab w:val="right" w:leader="dot" w:pos="9062"/>
            </w:tabs>
            <w:rPr>
              <w:del w:id="142" w:author="Tin Trčak" w:date="2016-01-21T00:51:00Z"/>
              <w:rFonts w:eastAsiaTheme="minorEastAsia"/>
              <w:b w:val="0"/>
              <w:noProof/>
              <w:lang w:eastAsia="hr-HR"/>
            </w:rPr>
          </w:pPr>
          <w:del w:id="143" w:author="Tin Trčak" w:date="2016-01-21T00:51:00Z">
            <w:r w:rsidRPr="00974A3B" w:rsidDel="00974A3B">
              <w:rPr>
                <w:rPrChange w:id="144" w:author="Tin Trčak" w:date="2016-01-21T00:51:00Z">
                  <w:rPr>
                    <w:rStyle w:val="Hyperlink"/>
                    <w:noProof/>
                  </w:rPr>
                </w:rPrChange>
              </w:rPr>
              <w:delText>6.2</w:delText>
            </w:r>
            <w:r w:rsidDel="00974A3B">
              <w:rPr>
                <w:rFonts w:eastAsiaTheme="minorEastAsia"/>
                <w:b w:val="0"/>
                <w:noProof/>
                <w:lang w:eastAsia="hr-HR"/>
              </w:rPr>
              <w:tab/>
            </w:r>
            <w:r w:rsidRPr="00974A3B" w:rsidDel="00974A3B">
              <w:rPr>
                <w:rPrChange w:id="145" w:author="Tin Trčak" w:date="2016-01-21T00:51:00Z">
                  <w:rPr>
                    <w:rStyle w:val="Hyperlink"/>
                    <w:noProof/>
                  </w:rPr>
                </w:rPrChange>
              </w:rPr>
              <w:delText>Dijagram razreda s opisom</w:delText>
            </w:r>
            <w:r w:rsidDel="00974A3B">
              <w:rPr>
                <w:noProof/>
                <w:webHidden/>
              </w:rPr>
              <w:tab/>
              <w:delText>54</w:delText>
            </w:r>
          </w:del>
        </w:p>
        <w:p w14:paraId="0CC86F32" w14:textId="77777777" w:rsidR="00CF1A1C" w:rsidDel="00974A3B" w:rsidRDefault="00CF1A1C">
          <w:pPr>
            <w:pStyle w:val="TOC2"/>
            <w:tabs>
              <w:tab w:val="left" w:pos="960"/>
              <w:tab w:val="right" w:leader="dot" w:pos="9062"/>
            </w:tabs>
            <w:rPr>
              <w:del w:id="146" w:author="Tin Trčak" w:date="2016-01-21T00:51:00Z"/>
              <w:rFonts w:eastAsiaTheme="minorEastAsia"/>
              <w:b w:val="0"/>
              <w:noProof/>
              <w:lang w:eastAsia="hr-HR"/>
            </w:rPr>
          </w:pPr>
          <w:del w:id="147" w:author="Tin Trčak" w:date="2016-01-21T00:51:00Z">
            <w:r w:rsidRPr="00974A3B" w:rsidDel="00974A3B">
              <w:rPr>
                <w:rPrChange w:id="148" w:author="Tin Trčak" w:date="2016-01-21T00:51:00Z">
                  <w:rPr>
                    <w:rStyle w:val="Hyperlink"/>
                    <w:noProof/>
                  </w:rPr>
                </w:rPrChange>
              </w:rPr>
              <w:delText>6.3</w:delText>
            </w:r>
            <w:r w:rsidDel="00974A3B">
              <w:rPr>
                <w:rFonts w:eastAsiaTheme="minorEastAsia"/>
                <w:b w:val="0"/>
                <w:noProof/>
                <w:lang w:eastAsia="hr-HR"/>
              </w:rPr>
              <w:tab/>
            </w:r>
            <w:r w:rsidRPr="00974A3B" w:rsidDel="00974A3B">
              <w:rPr>
                <w:rPrChange w:id="149" w:author="Tin Trčak" w:date="2016-01-21T00:51:00Z">
                  <w:rPr>
                    <w:rStyle w:val="Hyperlink"/>
                    <w:noProof/>
                  </w:rPr>
                </w:rPrChange>
              </w:rPr>
              <w:delText>Dijagram objekata</w:delText>
            </w:r>
            <w:r w:rsidDel="00974A3B">
              <w:rPr>
                <w:noProof/>
                <w:webHidden/>
              </w:rPr>
              <w:tab/>
              <w:delText>56</w:delText>
            </w:r>
          </w:del>
        </w:p>
        <w:p w14:paraId="005E9368" w14:textId="77777777" w:rsidR="00CF1A1C" w:rsidDel="00974A3B" w:rsidRDefault="00CF1A1C">
          <w:pPr>
            <w:pStyle w:val="TOC2"/>
            <w:tabs>
              <w:tab w:val="left" w:pos="960"/>
              <w:tab w:val="right" w:leader="dot" w:pos="9062"/>
            </w:tabs>
            <w:rPr>
              <w:del w:id="150" w:author="Tin Trčak" w:date="2016-01-21T00:51:00Z"/>
              <w:rFonts w:eastAsiaTheme="minorEastAsia"/>
              <w:b w:val="0"/>
              <w:noProof/>
              <w:lang w:eastAsia="hr-HR"/>
            </w:rPr>
          </w:pPr>
          <w:del w:id="151" w:author="Tin Trčak" w:date="2016-01-21T00:51:00Z">
            <w:r w:rsidRPr="00974A3B" w:rsidDel="00974A3B">
              <w:rPr>
                <w:rPrChange w:id="152" w:author="Tin Trčak" w:date="2016-01-21T00:51:00Z">
                  <w:rPr>
                    <w:rStyle w:val="Hyperlink"/>
                    <w:noProof/>
                  </w:rPr>
                </w:rPrChange>
              </w:rPr>
              <w:delText>6.4</w:delText>
            </w:r>
            <w:r w:rsidDel="00974A3B">
              <w:rPr>
                <w:rFonts w:eastAsiaTheme="minorEastAsia"/>
                <w:b w:val="0"/>
                <w:noProof/>
                <w:lang w:eastAsia="hr-HR"/>
              </w:rPr>
              <w:tab/>
            </w:r>
            <w:r w:rsidRPr="00974A3B" w:rsidDel="00974A3B">
              <w:rPr>
                <w:rPrChange w:id="153" w:author="Tin Trčak" w:date="2016-01-21T00:51:00Z">
                  <w:rPr>
                    <w:rStyle w:val="Hyperlink"/>
                    <w:noProof/>
                  </w:rPr>
                </w:rPrChange>
              </w:rPr>
              <w:delText>Ostali UML dijagrami</w:delText>
            </w:r>
            <w:r w:rsidDel="00974A3B">
              <w:rPr>
                <w:noProof/>
                <w:webHidden/>
              </w:rPr>
              <w:tab/>
              <w:delText>57</w:delText>
            </w:r>
          </w:del>
        </w:p>
        <w:p w14:paraId="47499FC6" w14:textId="77777777" w:rsidR="00CF1A1C" w:rsidDel="00974A3B" w:rsidRDefault="00CF1A1C">
          <w:pPr>
            <w:pStyle w:val="TOC3"/>
            <w:tabs>
              <w:tab w:val="left" w:pos="1200"/>
              <w:tab w:val="right" w:leader="dot" w:pos="9062"/>
            </w:tabs>
            <w:rPr>
              <w:del w:id="154" w:author="Tin Trčak" w:date="2016-01-21T00:51:00Z"/>
              <w:rFonts w:eastAsiaTheme="minorEastAsia"/>
              <w:noProof/>
              <w:lang w:eastAsia="hr-HR"/>
            </w:rPr>
          </w:pPr>
          <w:del w:id="155" w:author="Tin Trčak" w:date="2016-01-21T00:51:00Z">
            <w:r w:rsidRPr="00974A3B" w:rsidDel="00974A3B">
              <w:rPr>
                <w:rPrChange w:id="156" w:author="Tin Trčak" w:date="2016-01-21T00:51:00Z">
                  <w:rPr>
                    <w:rStyle w:val="Hyperlink"/>
                    <w:noProof/>
                  </w:rPr>
                </w:rPrChange>
              </w:rPr>
              <w:delText>6.4.1</w:delText>
            </w:r>
            <w:r w:rsidDel="00974A3B">
              <w:rPr>
                <w:rFonts w:eastAsiaTheme="minorEastAsia"/>
                <w:noProof/>
                <w:lang w:eastAsia="hr-HR"/>
              </w:rPr>
              <w:tab/>
            </w:r>
            <w:r w:rsidRPr="00974A3B" w:rsidDel="00974A3B">
              <w:rPr>
                <w:rPrChange w:id="157" w:author="Tin Trčak" w:date="2016-01-21T00:51:00Z">
                  <w:rPr>
                    <w:rStyle w:val="Hyperlink"/>
                    <w:noProof/>
                  </w:rPr>
                </w:rPrChange>
              </w:rPr>
              <w:delText>Komunikacijski dijagram</w:delText>
            </w:r>
            <w:r w:rsidDel="00974A3B">
              <w:rPr>
                <w:noProof/>
                <w:webHidden/>
              </w:rPr>
              <w:tab/>
              <w:delText>57</w:delText>
            </w:r>
          </w:del>
        </w:p>
        <w:p w14:paraId="6E834219" w14:textId="77777777" w:rsidR="00CF1A1C" w:rsidDel="00974A3B" w:rsidRDefault="00CF1A1C">
          <w:pPr>
            <w:pStyle w:val="TOC3"/>
            <w:tabs>
              <w:tab w:val="left" w:pos="1200"/>
              <w:tab w:val="right" w:leader="dot" w:pos="9062"/>
            </w:tabs>
            <w:rPr>
              <w:del w:id="158" w:author="Tin Trčak" w:date="2016-01-21T00:51:00Z"/>
              <w:rFonts w:eastAsiaTheme="minorEastAsia"/>
              <w:noProof/>
              <w:lang w:eastAsia="hr-HR"/>
            </w:rPr>
          </w:pPr>
          <w:del w:id="159" w:author="Tin Trčak" w:date="2016-01-21T00:51:00Z">
            <w:r w:rsidRPr="00974A3B" w:rsidDel="00974A3B">
              <w:rPr>
                <w:rPrChange w:id="160" w:author="Tin Trčak" w:date="2016-01-21T00:51:00Z">
                  <w:rPr>
                    <w:rStyle w:val="Hyperlink"/>
                    <w:noProof/>
                  </w:rPr>
                </w:rPrChange>
              </w:rPr>
              <w:delText>6.4.2</w:delText>
            </w:r>
            <w:r w:rsidDel="00974A3B">
              <w:rPr>
                <w:rFonts w:eastAsiaTheme="minorEastAsia"/>
                <w:noProof/>
                <w:lang w:eastAsia="hr-HR"/>
              </w:rPr>
              <w:tab/>
            </w:r>
            <w:r w:rsidRPr="00974A3B" w:rsidDel="00974A3B">
              <w:rPr>
                <w:rPrChange w:id="161" w:author="Tin Trčak" w:date="2016-01-21T00:51:00Z">
                  <w:rPr>
                    <w:rStyle w:val="Hyperlink"/>
                    <w:noProof/>
                  </w:rPr>
                </w:rPrChange>
              </w:rPr>
              <w:delText>Dijagram stanja</w:delText>
            </w:r>
            <w:r w:rsidDel="00974A3B">
              <w:rPr>
                <w:noProof/>
                <w:webHidden/>
              </w:rPr>
              <w:tab/>
              <w:delText>59</w:delText>
            </w:r>
          </w:del>
        </w:p>
        <w:p w14:paraId="3C8BB923" w14:textId="77777777" w:rsidR="00CF1A1C" w:rsidDel="00974A3B" w:rsidRDefault="00CF1A1C">
          <w:pPr>
            <w:pStyle w:val="TOC3"/>
            <w:tabs>
              <w:tab w:val="left" w:pos="1200"/>
              <w:tab w:val="right" w:leader="dot" w:pos="9062"/>
            </w:tabs>
            <w:rPr>
              <w:del w:id="162" w:author="Tin Trčak" w:date="2016-01-21T00:51:00Z"/>
              <w:rFonts w:eastAsiaTheme="minorEastAsia"/>
              <w:noProof/>
              <w:lang w:eastAsia="hr-HR"/>
            </w:rPr>
          </w:pPr>
          <w:del w:id="163" w:author="Tin Trčak" w:date="2016-01-21T00:51:00Z">
            <w:r w:rsidRPr="00974A3B" w:rsidDel="00974A3B">
              <w:rPr>
                <w:rPrChange w:id="164" w:author="Tin Trčak" w:date="2016-01-21T00:51:00Z">
                  <w:rPr>
                    <w:rStyle w:val="Hyperlink"/>
                    <w:noProof/>
                  </w:rPr>
                </w:rPrChange>
              </w:rPr>
              <w:delText>6.4.3</w:delText>
            </w:r>
            <w:r w:rsidDel="00974A3B">
              <w:rPr>
                <w:rFonts w:eastAsiaTheme="minorEastAsia"/>
                <w:noProof/>
                <w:lang w:eastAsia="hr-HR"/>
              </w:rPr>
              <w:tab/>
            </w:r>
            <w:r w:rsidRPr="00974A3B" w:rsidDel="00974A3B">
              <w:rPr>
                <w:rPrChange w:id="165" w:author="Tin Trčak" w:date="2016-01-21T00:51:00Z">
                  <w:rPr>
                    <w:rStyle w:val="Hyperlink"/>
                    <w:noProof/>
                  </w:rPr>
                </w:rPrChange>
              </w:rPr>
              <w:delText>Dijagram aktivnosti</w:delText>
            </w:r>
            <w:r w:rsidDel="00974A3B">
              <w:rPr>
                <w:noProof/>
                <w:webHidden/>
              </w:rPr>
              <w:tab/>
              <w:delText>61</w:delText>
            </w:r>
          </w:del>
        </w:p>
        <w:p w14:paraId="574A3786" w14:textId="77777777" w:rsidR="00CF1A1C" w:rsidDel="00974A3B" w:rsidRDefault="00CF1A1C">
          <w:pPr>
            <w:pStyle w:val="TOC3"/>
            <w:tabs>
              <w:tab w:val="left" w:pos="1200"/>
              <w:tab w:val="right" w:leader="dot" w:pos="9062"/>
            </w:tabs>
            <w:rPr>
              <w:del w:id="166" w:author="Tin Trčak" w:date="2016-01-21T00:51:00Z"/>
              <w:rFonts w:eastAsiaTheme="minorEastAsia"/>
              <w:noProof/>
              <w:lang w:eastAsia="hr-HR"/>
            </w:rPr>
          </w:pPr>
          <w:del w:id="167" w:author="Tin Trčak" w:date="2016-01-21T00:51:00Z">
            <w:r w:rsidRPr="00974A3B" w:rsidDel="00974A3B">
              <w:rPr>
                <w:rPrChange w:id="168" w:author="Tin Trčak" w:date="2016-01-21T00:51:00Z">
                  <w:rPr>
                    <w:rStyle w:val="Hyperlink"/>
                    <w:noProof/>
                  </w:rPr>
                </w:rPrChange>
              </w:rPr>
              <w:delText>6.4.4</w:delText>
            </w:r>
            <w:r w:rsidDel="00974A3B">
              <w:rPr>
                <w:rFonts w:eastAsiaTheme="minorEastAsia"/>
                <w:noProof/>
                <w:lang w:eastAsia="hr-HR"/>
              </w:rPr>
              <w:tab/>
            </w:r>
            <w:r w:rsidRPr="00974A3B" w:rsidDel="00974A3B">
              <w:rPr>
                <w:rPrChange w:id="169" w:author="Tin Trčak" w:date="2016-01-21T00:51:00Z">
                  <w:rPr>
                    <w:rStyle w:val="Hyperlink"/>
                    <w:noProof/>
                  </w:rPr>
                </w:rPrChange>
              </w:rPr>
              <w:delText>Dijagrami komponenata</w:delText>
            </w:r>
            <w:r w:rsidDel="00974A3B">
              <w:rPr>
                <w:noProof/>
                <w:webHidden/>
              </w:rPr>
              <w:tab/>
              <w:delText>62</w:delText>
            </w:r>
          </w:del>
        </w:p>
        <w:p w14:paraId="5540F847" w14:textId="77777777" w:rsidR="00CF1A1C" w:rsidDel="00974A3B" w:rsidRDefault="00CF1A1C">
          <w:pPr>
            <w:pStyle w:val="TOC1"/>
            <w:rPr>
              <w:del w:id="170" w:author="Tin Trčak" w:date="2016-01-21T00:51:00Z"/>
              <w:rFonts w:eastAsiaTheme="minorEastAsia"/>
              <w:b w:val="0"/>
              <w:noProof/>
              <w:sz w:val="22"/>
              <w:szCs w:val="22"/>
              <w:lang w:eastAsia="hr-HR"/>
            </w:rPr>
          </w:pPr>
          <w:del w:id="171" w:author="Tin Trčak" w:date="2016-01-21T00:51:00Z">
            <w:r w:rsidRPr="00974A3B" w:rsidDel="00974A3B">
              <w:rPr>
                <w:rPrChange w:id="172" w:author="Tin Trčak" w:date="2016-01-21T00:51:00Z">
                  <w:rPr>
                    <w:rStyle w:val="Hyperlink"/>
                    <w:noProof/>
                  </w:rPr>
                </w:rPrChange>
              </w:rPr>
              <w:delText>7.</w:delText>
            </w:r>
            <w:r w:rsidDel="00974A3B">
              <w:rPr>
                <w:rFonts w:eastAsiaTheme="minorEastAsia"/>
                <w:b w:val="0"/>
                <w:noProof/>
                <w:sz w:val="22"/>
                <w:szCs w:val="22"/>
                <w:lang w:eastAsia="hr-HR"/>
              </w:rPr>
              <w:tab/>
            </w:r>
            <w:r w:rsidRPr="00974A3B" w:rsidDel="00974A3B">
              <w:rPr>
                <w:rPrChange w:id="173" w:author="Tin Trčak" w:date="2016-01-21T00:51:00Z">
                  <w:rPr>
                    <w:rStyle w:val="Hyperlink"/>
                    <w:noProof/>
                  </w:rPr>
                </w:rPrChange>
              </w:rPr>
              <w:delText>Implementacija i korisničko sučelje</w:delText>
            </w:r>
            <w:r w:rsidDel="00974A3B">
              <w:rPr>
                <w:noProof/>
                <w:webHidden/>
              </w:rPr>
              <w:tab/>
              <w:delText>65</w:delText>
            </w:r>
          </w:del>
        </w:p>
        <w:p w14:paraId="3881AB83" w14:textId="77777777" w:rsidR="00CF1A1C" w:rsidDel="00974A3B" w:rsidRDefault="00CF1A1C">
          <w:pPr>
            <w:pStyle w:val="TOC2"/>
            <w:tabs>
              <w:tab w:val="left" w:pos="960"/>
              <w:tab w:val="right" w:leader="dot" w:pos="9062"/>
            </w:tabs>
            <w:rPr>
              <w:del w:id="174" w:author="Tin Trčak" w:date="2016-01-21T00:51:00Z"/>
              <w:rFonts w:eastAsiaTheme="minorEastAsia"/>
              <w:b w:val="0"/>
              <w:noProof/>
              <w:lang w:eastAsia="hr-HR"/>
            </w:rPr>
          </w:pPr>
          <w:del w:id="175" w:author="Tin Trčak" w:date="2016-01-21T00:51:00Z">
            <w:r w:rsidRPr="00974A3B" w:rsidDel="00974A3B">
              <w:rPr>
                <w:rPrChange w:id="176" w:author="Tin Trčak" w:date="2016-01-21T00:51:00Z">
                  <w:rPr>
                    <w:rStyle w:val="Hyperlink"/>
                    <w:noProof/>
                  </w:rPr>
                </w:rPrChange>
              </w:rPr>
              <w:delText>7.1</w:delText>
            </w:r>
            <w:r w:rsidDel="00974A3B">
              <w:rPr>
                <w:rFonts w:eastAsiaTheme="minorEastAsia"/>
                <w:b w:val="0"/>
                <w:noProof/>
                <w:lang w:eastAsia="hr-HR"/>
              </w:rPr>
              <w:tab/>
            </w:r>
            <w:r w:rsidRPr="00974A3B" w:rsidDel="00974A3B">
              <w:rPr>
                <w:rPrChange w:id="177" w:author="Tin Trčak" w:date="2016-01-21T00:51:00Z">
                  <w:rPr>
                    <w:rStyle w:val="Hyperlink"/>
                    <w:noProof/>
                  </w:rPr>
                </w:rPrChange>
              </w:rPr>
              <w:delText>Dijagram razmještaja</w:delText>
            </w:r>
            <w:r w:rsidDel="00974A3B">
              <w:rPr>
                <w:noProof/>
                <w:webHidden/>
              </w:rPr>
              <w:tab/>
              <w:delText>65</w:delText>
            </w:r>
          </w:del>
        </w:p>
        <w:p w14:paraId="619D93C2" w14:textId="77777777" w:rsidR="00CF1A1C" w:rsidDel="00974A3B" w:rsidRDefault="00CF1A1C">
          <w:pPr>
            <w:pStyle w:val="TOC2"/>
            <w:tabs>
              <w:tab w:val="left" w:pos="960"/>
              <w:tab w:val="right" w:leader="dot" w:pos="9062"/>
            </w:tabs>
            <w:rPr>
              <w:del w:id="178" w:author="Tin Trčak" w:date="2016-01-21T00:51:00Z"/>
              <w:rFonts w:eastAsiaTheme="minorEastAsia"/>
              <w:b w:val="0"/>
              <w:noProof/>
              <w:lang w:eastAsia="hr-HR"/>
            </w:rPr>
          </w:pPr>
          <w:del w:id="179" w:author="Tin Trčak" w:date="2016-01-21T00:51:00Z">
            <w:r w:rsidRPr="00974A3B" w:rsidDel="00974A3B">
              <w:rPr>
                <w:rPrChange w:id="180" w:author="Tin Trčak" w:date="2016-01-21T00:51:00Z">
                  <w:rPr>
                    <w:rStyle w:val="Hyperlink"/>
                    <w:noProof/>
                  </w:rPr>
                </w:rPrChange>
              </w:rPr>
              <w:delText>7.2</w:delText>
            </w:r>
            <w:r w:rsidDel="00974A3B">
              <w:rPr>
                <w:rFonts w:eastAsiaTheme="minorEastAsia"/>
                <w:b w:val="0"/>
                <w:noProof/>
                <w:lang w:eastAsia="hr-HR"/>
              </w:rPr>
              <w:tab/>
            </w:r>
            <w:r w:rsidRPr="00974A3B" w:rsidDel="00974A3B">
              <w:rPr>
                <w:rPrChange w:id="181" w:author="Tin Trčak" w:date="2016-01-21T00:51:00Z">
                  <w:rPr>
                    <w:rStyle w:val="Hyperlink"/>
                    <w:noProof/>
                  </w:rPr>
                </w:rPrChange>
              </w:rPr>
              <w:delText>Korištene tehnologije i alati</w:delText>
            </w:r>
            <w:r w:rsidDel="00974A3B">
              <w:rPr>
                <w:noProof/>
                <w:webHidden/>
              </w:rPr>
              <w:tab/>
              <w:delText>66</w:delText>
            </w:r>
          </w:del>
        </w:p>
        <w:p w14:paraId="753A6B24" w14:textId="77777777" w:rsidR="00CF1A1C" w:rsidDel="00974A3B" w:rsidRDefault="00CF1A1C">
          <w:pPr>
            <w:pStyle w:val="TOC2"/>
            <w:tabs>
              <w:tab w:val="left" w:pos="960"/>
              <w:tab w:val="right" w:leader="dot" w:pos="9062"/>
            </w:tabs>
            <w:rPr>
              <w:del w:id="182" w:author="Tin Trčak" w:date="2016-01-21T00:51:00Z"/>
              <w:rFonts w:eastAsiaTheme="minorEastAsia"/>
              <w:b w:val="0"/>
              <w:noProof/>
              <w:lang w:eastAsia="hr-HR"/>
            </w:rPr>
          </w:pPr>
          <w:del w:id="183" w:author="Tin Trčak" w:date="2016-01-21T00:51:00Z">
            <w:r w:rsidRPr="00974A3B" w:rsidDel="00974A3B">
              <w:rPr>
                <w:rPrChange w:id="184" w:author="Tin Trčak" w:date="2016-01-21T00:51:00Z">
                  <w:rPr>
                    <w:rStyle w:val="Hyperlink"/>
                    <w:noProof/>
                  </w:rPr>
                </w:rPrChange>
              </w:rPr>
              <w:delText>7.3</w:delText>
            </w:r>
            <w:r w:rsidDel="00974A3B">
              <w:rPr>
                <w:rFonts w:eastAsiaTheme="minorEastAsia"/>
                <w:b w:val="0"/>
                <w:noProof/>
                <w:lang w:eastAsia="hr-HR"/>
              </w:rPr>
              <w:tab/>
            </w:r>
            <w:r w:rsidRPr="00974A3B" w:rsidDel="00974A3B">
              <w:rPr>
                <w:rPrChange w:id="185" w:author="Tin Trčak" w:date="2016-01-21T00:51:00Z">
                  <w:rPr>
                    <w:rStyle w:val="Hyperlink"/>
                    <w:noProof/>
                  </w:rPr>
                </w:rPrChange>
              </w:rPr>
              <w:delText>Isječak programskog koda vezan za temeljnu funkcionalnost sustava</w:delText>
            </w:r>
            <w:r w:rsidDel="00974A3B">
              <w:rPr>
                <w:noProof/>
                <w:webHidden/>
              </w:rPr>
              <w:tab/>
              <w:delText>67</w:delText>
            </w:r>
          </w:del>
        </w:p>
        <w:p w14:paraId="5D2D32F8" w14:textId="77777777" w:rsidR="00CF1A1C" w:rsidDel="00974A3B" w:rsidRDefault="00CF1A1C">
          <w:pPr>
            <w:pStyle w:val="TOC2"/>
            <w:tabs>
              <w:tab w:val="left" w:pos="960"/>
              <w:tab w:val="right" w:leader="dot" w:pos="9062"/>
            </w:tabs>
            <w:rPr>
              <w:del w:id="186" w:author="Tin Trčak" w:date="2016-01-21T00:51:00Z"/>
              <w:rFonts w:eastAsiaTheme="minorEastAsia"/>
              <w:b w:val="0"/>
              <w:noProof/>
              <w:lang w:eastAsia="hr-HR"/>
            </w:rPr>
          </w:pPr>
          <w:del w:id="187" w:author="Tin Trčak" w:date="2016-01-21T00:51:00Z">
            <w:r w:rsidRPr="00974A3B" w:rsidDel="00974A3B">
              <w:rPr>
                <w:rPrChange w:id="188" w:author="Tin Trčak" w:date="2016-01-21T00:51:00Z">
                  <w:rPr>
                    <w:rStyle w:val="Hyperlink"/>
                    <w:noProof/>
                  </w:rPr>
                </w:rPrChange>
              </w:rPr>
              <w:delText>7.4</w:delText>
            </w:r>
            <w:r w:rsidDel="00974A3B">
              <w:rPr>
                <w:rFonts w:eastAsiaTheme="minorEastAsia"/>
                <w:b w:val="0"/>
                <w:noProof/>
                <w:lang w:eastAsia="hr-HR"/>
              </w:rPr>
              <w:tab/>
            </w:r>
            <w:r w:rsidRPr="00974A3B" w:rsidDel="00974A3B">
              <w:rPr>
                <w:rPrChange w:id="189" w:author="Tin Trčak" w:date="2016-01-21T00:51:00Z">
                  <w:rPr>
                    <w:rStyle w:val="Hyperlink"/>
                    <w:noProof/>
                  </w:rPr>
                </w:rPrChange>
              </w:rPr>
              <w:delText>Ispitivanje programskog rješenja</w:delText>
            </w:r>
            <w:r w:rsidDel="00974A3B">
              <w:rPr>
                <w:noProof/>
                <w:webHidden/>
              </w:rPr>
              <w:tab/>
              <w:delText>68</w:delText>
            </w:r>
          </w:del>
        </w:p>
        <w:p w14:paraId="2A094DB4" w14:textId="77777777" w:rsidR="00CF1A1C" w:rsidDel="00974A3B" w:rsidRDefault="00CF1A1C">
          <w:pPr>
            <w:pStyle w:val="TOC2"/>
            <w:tabs>
              <w:tab w:val="left" w:pos="960"/>
              <w:tab w:val="right" w:leader="dot" w:pos="9062"/>
            </w:tabs>
            <w:rPr>
              <w:del w:id="190" w:author="Tin Trčak" w:date="2016-01-21T00:51:00Z"/>
              <w:rFonts w:eastAsiaTheme="minorEastAsia"/>
              <w:b w:val="0"/>
              <w:noProof/>
              <w:lang w:eastAsia="hr-HR"/>
            </w:rPr>
          </w:pPr>
          <w:del w:id="191" w:author="Tin Trčak" w:date="2016-01-21T00:51:00Z">
            <w:r w:rsidRPr="00974A3B" w:rsidDel="00974A3B">
              <w:rPr>
                <w:rPrChange w:id="192" w:author="Tin Trčak" w:date="2016-01-21T00:51:00Z">
                  <w:rPr>
                    <w:rStyle w:val="Hyperlink"/>
                    <w:noProof/>
                  </w:rPr>
                </w:rPrChange>
              </w:rPr>
              <w:delText>7.5</w:delText>
            </w:r>
            <w:r w:rsidDel="00974A3B">
              <w:rPr>
                <w:rFonts w:eastAsiaTheme="minorEastAsia"/>
                <w:b w:val="0"/>
                <w:noProof/>
                <w:lang w:eastAsia="hr-HR"/>
              </w:rPr>
              <w:tab/>
            </w:r>
            <w:r w:rsidRPr="00974A3B" w:rsidDel="00974A3B">
              <w:rPr>
                <w:rPrChange w:id="193" w:author="Tin Trčak" w:date="2016-01-21T00:51:00Z">
                  <w:rPr>
                    <w:rStyle w:val="Hyperlink"/>
                    <w:noProof/>
                  </w:rPr>
                </w:rPrChange>
              </w:rPr>
              <w:delText>Upute za instalaciju</w:delText>
            </w:r>
            <w:r w:rsidDel="00974A3B">
              <w:rPr>
                <w:noProof/>
                <w:webHidden/>
              </w:rPr>
              <w:tab/>
              <w:delText>76</w:delText>
            </w:r>
          </w:del>
        </w:p>
        <w:p w14:paraId="41F6C4A9" w14:textId="77777777" w:rsidR="00CF1A1C" w:rsidDel="00974A3B" w:rsidRDefault="00CF1A1C">
          <w:pPr>
            <w:pStyle w:val="TOC2"/>
            <w:tabs>
              <w:tab w:val="left" w:pos="960"/>
              <w:tab w:val="right" w:leader="dot" w:pos="9062"/>
            </w:tabs>
            <w:rPr>
              <w:del w:id="194" w:author="Tin Trčak" w:date="2016-01-21T00:51:00Z"/>
              <w:rFonts w:eastAsiaTheme="minorEastAsia"/>
              <w:b w:val="0"/>
              <w:noProof/>
              <w:lang w:eastAsia="hr-HR"/>
            </w:rPr>
          </w:pPr>
          <w:del w:id="195" w:author="Tin Trčak" w:date="2016-01-21T00:51:00Z">
            <w:r w:rsidRPr="00974A3B" w:rsidDel="00974A3B">
              <w:rPr>
                <w:rPrChange w:id="196" w:author="Tin Trčak" w:date="2016-01-21T00:51:00Z">
                  <w:rPr>
                    <w:rStyle w:val="Hyperlink"/>
                    <w:noProof/>
                  </w:rPr>
                </w:rPrChange>
              </w:rPr>
              <w:delText>7.6</w:delText>
            </w:r>
            <w:r w:rsidDel="00974A3B">
              <w:rPr>
                <w:rFonts w:eastAsiaTheme="minorEastAsia"/>
                <w:b w:val="0"/>
                <w:noProof/>
                <w:lang w:eastAsia="hr-HR"/>
              </w:rPr>
              <w:tab/>
            </w:r>
            <w:r w:rsidRPr="00974A3B" w:rsidDel="00974A3B">
              <w:rPr>
                <w:rPrChange w:id="197" w:author="Tin Trčak" w:date="2016-01-21T00:51:00Z">
                  <w:rPr>
                    <w:rStyle w:val="Hyperlink"/>
                    <w:noProof/>
                  </w:rPr>
                </w:rPrChange>
              </w:rPr>
              <w:delText>Korisničke upute</w:delText>
            </w:r>
            <w:r w:rsidDel="00974A3B">
              <w:rPr>
                <w:noProof/>
                <w:webHidden/>
              </w:rPr>
              <w:tab/>
              <w:delText>83</w:delText>
            </w:r>
          </w:del>
        </w:p>
        <w:p w14:paraId="32E3722B" w14:textId="77777777" w:rsidR="00CF1A1C" w:rsidDel="00974A3B" w:rsidRDefault="00CF1A1C">
          <w:pPr>
            <w:pStyle w:val="TOC1"/>
            <w:rPr>
              <w:del w:id="198" w:author="Tin Trčak" w:date="2016-01-21T00:51:00Z"/>
              <w:rFonts w:eastAsiaTheme="minorEastAsia"/>
              <w:b w:val="0"/>
              <w:noProof/>
              <w:sz w:val="22"/>
              <w:szCs w:val="22"/>
              <w:lang w:eastAsia="hr-HR"/>
            </w:rPr>
          </w:pPr>
          <w:del w:id="199" w:author="Tin Trčak" w:date="2016-01-21T00:51:00Z">
            <w:r w:rsidRPr="00974A3B" w:rsidDel="00974A3B">
              <w:rPr>
                <w:rPrChange w:id="200" w:author="Tin Trčak" w:date="2016-01-21T00:51:00Z">
                  <w:rPr>
                    <w:rStyle w:val="Hyperlink"/>
                    <w:noProof/>
                  </w:rPr>
                </w:rPrChange>
              </w:rPr>
              <w:delText>8.</w:delText>
            </w:r>
            <w:r w:rsidDel="00974A3B">
              <w:rPr>
                <w:rFonts w:eastAsiaTheme="minorEastAsia"/>
                <w:b w:val="0"/>
                <w:noProof/>
                <w:sz w:val="22"/>
                <w:szCs w:val="22"/>
                <w:lang w:eastAsia="hr-HR"/>
              </w:rPr>
              <w:tab/>
            </w:r>
            <w:r w:rsidRPr="00974A3B" w:rsidDel="00974A3B">
              <w:rPr>
                <w:rPrChange w:id="201" w:author="Tin Trčak" w:date="2016-01-21T00:51:00Z">
                  <w:rPr>
                    <w:rStyle w:val="Hyperlink"/>
                    <w:noProof/>
                  </w:rPr>
                </w:rPrChange>
              </w:rPr>
              <w:delText>Zaključak i budući rad</w:delText>
            </w:r>
            <w:r w:rsidDel="00974A3B">
              <w:rPr>
                <w:noProof/>
                <w:webHidden/>
              </w:rPr>
              <w:tab/>
              <w:delText>88</w:delText>
            </w:r>
          </w:del>
        </w:p>
        <w:p w14:paraId="5A9FAF3D" w14:textId="77777777" w:rsidR="00CF1A1C" w:rsidDel="00974A3B" w:rsidRDefault="00CF1A1C">
          <w:pPr>
            <w:pStyle w:val="TOC1"/>
            <w:rPr>
              <w:del w:id="202" w:author="Tin Trčak" w:date="2016-01-21T00:51:00Z"/>
              <w:rFonts w:eastAsiaTheme="minorEastAsia"/>
              <w:b w:val="0"/>
              <w:noProof/>
              <w:sz w:val="22"/>
              <w:szCs w:val="22"/>
              <w:lang w:eastAsia="hr-HR"/>
            </w:rPr>
          </w:pPr>
          <w:del w:id="203" w:author="Tin Trčak" w:date="2016-01-21T00:51:00Z">
            <w:r w:rsidRPr="00974A3B" w:rsidDel="00974A3B">
              <w:rPr>
                <w:rPrChange w:id="204" w:author="Tin Trčak" w:date="2016-01-21T00:51:00Z">
                  <w:rPr>
                    <w:rStyle w:val="Hyperlink"/>
                    <w:noProof/>
                  </w:rPr>
                </w:rPrChange>
              </w:rPr>
              <w:delText>9.</w:delText>
            </w:r>
            <w:r w:rsidDel="00974A3B">
              <w:rPr>
                <w:rFonts w:eastAsiaTheme="minorEastAsia"/>
                <w:b w:val="0"/>
                <w:noProof/>
                <w:sz w:val="22"/>
                <w:szCs w:val="22"/>
                <w:lang w:eastAsia="hr-HR"/>
              </w:rPr>
              <w:tab/>
            </w:r>
            <w:r w:rsidRPr="00974A3B" w:rsidDel="00974A3B">
              <w:rPr>
                <w:rPrChange w:id="205" w:author="Tin Trčak" w:date="2016-01-21T00:51:00Z">
                  <w:rPr>
                    <w:rStyle w:val="Hyperlink"/>
                    <w:noProof/>
                  </w:rPr>
                </w:rPrChange>
              </w:rPr>
              <w:delText>Popis literature</w:delText>
            </w:r>
            <w:r w:rsidDel="00974A3B">
              <w:rPr>
                <w:noProof/>
                <w:webHidden/>
              </w:rPr>
              <w:tab/>
              <w:delText>89</w:delText>
            </w:r>
          </w:del>
        </w:p>
        <w:p w14:paraId="3B12AC46" w14:textId="77777777" w:rsidR="00CF1A1C" w:rsidDel="00974A3B" w:rsidRDefault="00CF1A1C">
          <w:pPr>
            <w:pStyle w:val="TOC1"/>
            <w:rPr>
              <w:del w:id="206" w:author="Tin Trčak" w:date="2016-01-21T00:51:00Z"/>
              <w:rFonts w:eastAsiaTheme="minorEastAsia"/>
              <w:b w:val="0"/>
              <w:noProof/>
              <w:sz w:val="22"/>
              <w:szCs w:val="22"/>
              <w:lang w:eastAsia="hr-HR"/>
            </w:rPr>
          </w:pPr>
          <w:del w:id="207" w:author="Tin Trčak" w:date="2016-01-21T00:51:00Z">
            <w:r w:rsidRPr="00974A3B" w:rsidDel="00974A3B">
              <w:rPr>
                <w:rPrChange w:id="208" w:author="Tin Trčak" w:date="2016-01-21T00:51:00Z">
                  <w:rPr>
                    <w:rStyle w:val="Hyperlink"/>
                    <w:noProof/>
                  </w:rPr>
                </w:rPrChange>
              </w:rPr>
              <w:delText>Dodatak A: Indeks (slika, dijagrama, tablica, ispisa kôda)</w:delText>
            </w:r>
            <w:r w:rsidDel="00974A3B">
              <w:rPr>
                <w:noProof/>
                <w:webHidden/>
              </w:rPr>
              <w:tab/>
              <w:delText>90</w:delText>
            </w:r>
          </w:del>
        </w:p>
        <w:p w14:paraId="5667CF99" w14:textId="77777777" w:rsidR="00CF1A1C" w:rsidDel="00974A3B" w:rsidRDefault="00CF1A1C">
          <w:pPr>
            <w:pStyle w:val="TOC1"/>
            <w:rPr>
              <w:del w:id="209" w:author="Tin Trčak" w:date="2016-01-21T00:51:00Z"/>
              <w:rFonts w:eastAsiaTheme="minorEastAsia"/>
              <w:b w:val="0"/>
              <w:noProof/>
              <w:sz w:val="22"/>
              <w:szCs w:val="22"/>
              <w:lang w:eastAsia="hr-HR"/>
            </w:rPr>
          </w:pPr>
          <w:del w:id="210" w:author="Tin Trčak" w:date="2016-01-21T00:51:00Z">
            <w:r w:rsidRPr="00974A3B" w:rsidDel="00974A3B">
              <w:rPr>
                <w:rPrChange w:id="211" w:author="Tin Trčak" w:date="2016-01-21T00:51:00Z">
                  <w:rPr>
                    <w:rStyle w:val="Hyperlink"/>
                    <w:noProof/>
                  </w:rPr>
                </w:rPrChange>
              </w:rPr>
              <w:delText>Dodatak B: Dnevnik sastajanja</w:delText>
            </w:r>
            <w:r w:rsidDel="00974A3B">
              <w:rPr>
                <w:noProof/>
                <w:webHidden/>
              </w:rPr>
              <w:tab/>
              <w:delText>92</w:delText>
            </w:r>
          </w:del>
        </w:p>
        <w:p w14:paraId="6793F613" w14:textId="77777777" w:rsidR="00CF1A1C" w:rsidDel="00974A3B" w:rsidRDefault="00CF1A1C">
          <w:pPr>
            <w:pStyle w:val="TOC1"/>
            <w:rPr>
              <w:del w:id="212" w:author="Tin Trčak" w:date="2016-01-21T00:51:00Z"/>
              <w:rFonts w:eastAsiaTheme="minorEastAsia"/>
              <w:b w:val="0"/>
              <w:noProof/>
              <w:sz w:val="22"/>
              <w:szCs w:val="22"/>
              <w:lang w:eastAsia="hr-HR"/>
            </w:rPr>
          </w:pPr>
          <w:del w:id="213" w:author="Tin Trčak" w:date="2016-01-21T00:51:00Z">
            <w:r w:rsidRPr="00974A3B" w:rsidDel="00974A3B">
              <w:rPr>
                <w:rPrChange w:id="214" w:author="Tin Trčak" w:date="2016-01-21T00:51:00Z">
                  <w:rPr>
                    <w:rStyle w:val="Hyperlink"/>
                    <w:noProof/>
                  </w:rPr>
                </w:rPrChange>
              </w:rPr>
              <w:delText>Dodatak C: Prikaz aktivnosti grupe</w:delText>
            </w:r>
            <w:r w:rsidDel="00974A3B">
              <w:rPr>
                <w:noProof/>
                <w:webHidden/>
              </w:rPr>
              <w:tab/>
              <w:delText>93</w:delText>
            </w:r>
          </w:del>
        </w:p>
        <w:p w14:paraId="32541A69" w14:textId="77777777" w:rsidR="00CF1A1C" w:rsidDel="00974A3B" w:rsidRDefault="00CF1A1C">
          <w:pPr>
            <w:pStyle w:val="TOC1"/>
            <w:rPr>
              <w:del w:id="215" w:author="Tin Trčak" w:date="2016-01-21T00:51:00Z"/>
              <w:rFonts w:eastAsiaTheme="minorEastAsia"/>
              <w:b w:val="0"/>
              <w:noProof/>
              <w:sz w:val="22"/>
              <w:szCs w:val="22"/>
              <w:lang w:eastAsia="hr-HR"/>
            </w:rPr>
          </w:pPr>
          <w:del w:id="216" w:author="Tin Trčak" w:date="2016-01-21T00:51:00Z">
            <w:r w:rsidRPr="00974A3B" w:rsidDel="00974A3B">
              <w:rPr>
                <w:rPrChange w:id="217" w:author="Tin Trčak" w:date="2016-01-21T00:51:00Z">
                  <w:rPr>
                    <w:rStyle w:val="Hyperlink"/>
                    <w:noProof/>
                  </w:rPr>
                </w:rPrChange>
              </w:rPr>
              <w:delText>Dodatak D: Plan rada / Pregled rada i stanje ostvarenja</w:delText>
            </w:r>
            <w:r w:rsidDel="00974A3B">
              <w:rPr>
                <w:noProof/>
                <w:webHidden/>
              </w:rPr>
              <w:tab/>
              <w:delText>96</w:delText>
            </w:r>
          </w:del>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218" w:name="_Toc441154589"/>
      <w:r w:rsidR="00824032" w:rsidRPr="00E86FC2">
        <w:rPr>
          <w:rFonts w:eastAsia="Arial"/>
        </w:rPr>
        <w:lastRenderedPageBreak/>
        <w:t>Dnevnik promjena dokumentacije</w:t>
      </w:r>
      <w:bookmarkEnd w:id="218"/>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0F0D4220" w:rsidR="002B515C" w:rsidRPr="0020295F" w:rsidRDefault="002B515C">
            <w:pPr>
              <w:spacing w:beforeLines="60" w:before="144" w:afterLines="60" w:after="144" w:line="240" w:lineRule="auto"/>
            </w:pPr>
            <w:ins w:id="219" w:author="Tin Trčak" w:date="2016-01-21T00:42:00Z">
              <w:r>
                <w:t>Kelemen</w:t>
              </w:r>
              <w:r w:rsidRPr="0020295F">
                <w:t>,   Latečki</w:t>
              </w:r>
            </w:ins>
            <w:del w:id="220" w:author="Tin Trčak" w:date="2016-01-21T00:42:00Z">
              <w:r w:rsidR="00AB6D34" w:rsidRPr="0020295F" w:rsidDel="002B515C">
                <w:delText>Kelemen</w:delText>
              </w:r>
            </w:del>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BD88D46" w:rsidR="002B515C" w:rsidRPr="0020295F" w:rsidRDefault="00445371" w:rsidP="00445371">
            <w:pPr>
              <w:spacing w:beforeLines="60" w:before="144" w:afterLines="60" w:after="144" w:line="240" w:lineRule="auto"/>
            </w:pPr>
            <w:r w:rsidRPr="0020295F">
              <w:t>Trčak, Kostrešević</w:t>
            </w:r>
            <w:ins w:id="221" w:author="Tin Trčak" w:date="2016-01-21T16:01:00Z">
              <w:r w:rsidR="00AA12CA">
                <w:t>,  Janjić</w:t>
              </w:r>
            </w:ins>
            <w:bookmarkStart w:id="222" w:name="_GoBack"/>
            <w:bookmarkEnd w:id="222"/>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ins w:id="223" w:author="Tin Trčak" w:date="2016-01-21T00:45:00Z">
              <w:r>
                <w:t>1.</w:t>
              </w:r>
            </w:ins>
            <w:ins w:id="224" w:author="Tin Trčak" w:date="2016-01-21T00:52:00Z">
              <w:r w:rsidR="00974A3B">
                <w:t>6</w:t>
              </w:r>
            </w:ins>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pPr>
              <w:spacing w:beforeLines="60" w:before="144" w:afterLines="60" w:after="144" w:line="240" w:lineRule="auto"/>
            </w:pPr>
            <w:ins w:id="225" w:author="Tin Trčak" w:date="2016-01-21T00:51:00Z">
              <w:r>
                <w:t xml:space="preserve">Dodani nazivi slika, </w:t>
              </w:r>
            </w:ins>
            <w:ins w:id="226" w:author="Tin Trčak" w:date="2016-01-21T01:13:00Z">
              <w:r w:rsidR="00353E1E">
                <w:t xml:space="preserve">ažurirana </w:t>
              </w:r>
            </w:ins>
            <w:ins w:id="227" w:author="Tin Trčak" w:date="2016-01-21T00:51:00Z">
              <w:r>
                <w:t>tablic</w:t>
              </w:r>
            </w:ins>
            <w:ins w:id="228" w:author="Tin Trčak" w:date="2016-01-21T01:13:00Z">
              <w:r w:rsidR="00353E1E">
                <w:t>a slika</w:t>
              </w:r>
            </w:ins>
            <w:ins w:id="229" w:author="Tin Trčak" w:date="2016-01-21T00:51:00Z">
              <w:r w:rsidR="00353E1E">
                <w:t xml:space="preserve"> i </w:t>
              </w:r>
              <w:r>
                <w:t>sadrža</w:t>
              </w:r>
            </w:ins>
            <w:ins w:id="230" w:author="Tin Trčak" w:date="2016-01-21T01:13:00Z">
              <w:r w:rsidR="00353E1E">
                <w:t>j</w:t>
              </w:r>
            </w:ins>
            <w:ins w:id="231" w:author="Tin Trčak" w:date="2016-01-21T01:00:00Z">
              <w:r w:rsidR="00353E1E">
                <w:t>, ažuriran dnevnik sastajanja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ins w:id="232" w:author="Tin Trčak" w:date="2016-01-21T00:52:00Z">
              <w:r w:rsidRPr="0020295F">
                <w:t>Trčak, Kostrešević</w:t>
              </w:r>
              <w:r>
                <w:t>,    Latečki</w:t>
              </w:r>
            </w:ins>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ins w:id="233" w:author="Tin Trčak" w:date="2016-01-21T00:52:00Z">
              <w:r>
                <w:t>21.01.2016.</w:t>
              </w:r>
            </w:ins>
          </w:p>
        </w:tc>
      </w:tr>
      <w:tr w:rsidR="00182222" w:rsidRPr="0020295F" w14:paraId="10E8B676" w14:textId="77777777" w:rsidTr="00604865">
        <w:trPr>
          <w:trHeight w:val="692"/>
          <w:ins w:id="234" w:author="Tin Trčak" w:date="2016-01-21T13:08:00Z"/>
        </w:trPr>
        <w:tc>
          <w:tcPr>
            <w:tcW w:w="723" w:type="dxa"/>
            <w:tcBorders>
              <w:top w:val="single" w:sz="6" w:space="0" w:color="000000"/>
              <w:left w:val="nil"/>
              <w:bottom w:val="single" w:sz="6" w:space="0" w:color="000000"/>
              <w:right w:val="single" w:sz="6" w:space="0" w:color="000000"/>
            </w:tcBorders>
            <w:vAlign w:val="center"/>
          </w:tcPr>
          <w:p w14:paraId="6B3D8E05" w14:textId="4AAC74BB" w:rsidR="00182222" w:rsidRDefault="00182222">
            <w:pPr>
              <w:spacing w:beforeLines="60" w:before="144" w:afterLines="60" w:after="144" w:line="240" w:lineRule="auto"/>
              <w:rPr>
                <w:ins w:id="235" w:author="Tin Trčak" w:date="2016-01-21T13:08:00Z"/>
              </w:rPr>
            </w:pPr>
            <w:ins w:id="236" w:author="Tin Trčak" w:date="2016-01-21T13:08:00Z">
              <w:r>
                <w:t>1.7</w:t>
              </w:r>
            </w:ins>
          </w:p>
        </w:tc>
        <w:tc>
          <w:tcPr>
            <w:tcW w:w="5487" w:type="dxa"/>
            <w:tcBorders>
              <w:top w:val="single" w:sz="6" w:space="0" w:color="000000"/>
              <w:left w:val="nil"/>
              <w:bottom w:val="single" w:sz="6" w:space="0" w:color="000000"/>
              <w:right w:val="single" w:sz="6" w:space="0" w:color="000000"/>
            </w:tcBorders>
            <w:vAlign w:val="center"/>
          </w:tcPr>
          <w:p w14:paraId="337E4A8E" w14:textId="40231F4B" w:rsidR="00182222" w:rsidRDefault="00720780">
            <w:pPr>
              <w:spacing w:beforeLines="60" w:before="144" w:afterLines="60" w:after="144" w:line="240" w:lineRule="auto"/>
              <w:rPr>
                <w:ins w:id="237" w:author="Tin Trčak" w:date="2016-01-21T13:08:00Z"/>
              </w:rPr>
            </w:pPr>
            <w:ins w:id="238" w:author="Tin Trčak" w:date="2016-01-21T13:56:00Z">
              <w:r>
                <w:t>Revizija</w:t>
              </w:r>
              <w:r w:rsidR="00997128">
                <w:t xml:space="preserve"> poglavlj</w:t>
              </w:r>
            </w:ins>
            <w:ins w:id="239" w:author="Tin Trčak" w:date="2016-01-21T15:14:00Z">
              <w:r>
                <w:t>a</w:t>
              </w:r>
            </w:ins>
            <w:ins w:id="240" w:author="Tin Trčak" w:date="2016-01-21T13:57:00Z">
              <w:r w:rsidR="00997128">
                <w:t xml:space="preserve"> „Ostali UML dijagrami“</w:t>
              </w:r>
            </w:ins>
            <w:ins w:id="241" w:author="Tin Trčak" w:date="2016-01-21T14:31:00Z">
              <w:r>
                <w:t>, revizija</w:t>
              </w:r>
              <w:r w:rsidR="004A01A9">
                <w:t xml:space="preserve"> neki</w:t>
              </w:r>
            </w:ins>
            <w:ins w:id="242" w:author="Tin Trčak" w:date="2016-01-21T15:14:00Z">
              <w:r>
                <w:t>h</w:t>
              </w:r>
            </w:ins>
            <w:ins w:id="243" w:author="Tin Trčak" w:date="2016-01-21T14:31:00Z">
              <w:r>
                <w:t xml:space="preserve"> opisa</w:t>
              </w:r>
              <w:r w:rsidR="004A01A9">
                <w:t xml:space="preserve">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0EFF036E" w14:textId="070C2CEB" w:rsidR="00182222" w:rsidRPr="0020295F" w:rsidRDefault="00182222" w:rsidP="00445371">
            <w:pPr>
              <w:spacing w:beforeLines="60" w:before="144" w:afterLines="60" w:after="144" w:line="240" w:lineRule="auto"/>
              <w:rPr>
                <w:ins w:id="244" w:author="Tin Trčak" w:date="2016-01-21T13:08:00Z"/>
              </w:rPr>
            </w:pPr>
            <w:ins w:id="245" w:author="Tin Trčak" w:date="2016-01-21T13:09: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68333E44" w14:textId="7923EDE3" w:rsidR="00182222" w:rsidRDefault="00182222" w:rsidP="00445371">
            <w:pPr>
              <w:spacing w:beforeLines="60" w:before="144" w:afterLines="60" w:after="144" w:line="240" w:lineRule="auto"/>
              <w:rPr>
                <w:ins w:id="246" w:author="Tin Trčak" w:date="2016-01-21T13:08:00Z"/>
              </w:rPr>
            </w:pPr>
            <w:ins w:id="247" w:author="Tin Trčak" w:date="2016-01-21T13:09:00Z">
              <w:r>
                <w:t>21.01.2016.</w:t>
              </w:r>
            </w:ins>
          </w:p>
        </w:tc>
      </w:tr>
      <w:tr w:rsidR="000B494C" w:rsidRPr="0020295F" w14:paraId="43CA498E" w14:textId="77777777" w:rsidTr="00604865">
        <w:trPr>
          <w:trHeight w:val="692"/>
          <w:ins w:id="248" w:author="Jan Kelemen" w:date="2016-01-21T14:49:00Z"/>
        </w:trPr>
        <w:tc>
          <w:tcPr>
            <w:tcW w:w="723" w:type="dxa"/>
            <w:tcBorders>
              <w:top w:val="single" w:sz="6" w:space="0" w:color="000000"/>
              <w:left w:val="nil"/>
              <w:bottom w:val="single" w:sz="6" w:space="0" w:color="000000"/>
              <w:right w:val="single" w:sz="6" w:space="0" w:color="000000"/>
            </w:tcBorders>
            <w:vAlign w:val="center"/>
          </w:tcPr>
          <w:p w14:paraId="534BB575" w14:textId="4274A2FA" w:rsidR="000B494C" w:rsidRDefault="000B494C">
            <w:pPr>
              <w:spacing w:beforeLines="60" w:before="144" w:afterLines="60" w:after="144" w:line="240" w:lineRule="auto"/>
              <w:rPr>
                <w:ins w:id="249" w:author="Jan Kelemen" w:date="2016-01-21T14:49:00Z"/>
              </w:rPr>
            </w:pPr>
            <w:ins w:id="250" w:author="Jan Kelemen" w:date="2016-01-21T14:49:00Z">
              <w:r>
                <w:t>1.71</w:t>
              </w:r>
            </w:ins>
          </w:p>
        </w:tc>
        <w:tc>
          <w:tcPr>
            <w:tcW w:w="5487" w:type="dxa"/>
            <w:tcBorders>
              <w:top w:val="single" w:sz="6" w:space="0" w:color="000000"/>
              <w:left w:val="nil"/>
              <w:bottom w:val="single" w:sz="6" w:space="0" w:color="000000"/>
              <w:right w:val="single" w:sz="6" w:space="0" w:color="000000"/>
            </w:tcBorders>
            <w:vAlign w:val="center"/>
          </w:tcPr>
          <w:p w14:paraId="1A7D39F9" w14:textId="0F9D3B39" w:rsidR="000B494C" w:rsidRDefault="000B494C">
            <w:pPr>
              <w:spacing w:beforeLines="60" w:before="144" w:afterLines="60" w:after="144" w:line="240" w:lineRule="auto"/>
              <w:rPr>
                <w:ins w:id="251" w:author="Jan Kelemen" w:date="2016-01-21T14:49:00Z"/>
              </w:rPr>
            </w:pPr>
            <w:ins w:id="252" w:author="Jan Kelemen" w:date="2016-01-21T14:49: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125D195" w14:textId="1DF5AA7D" w:rsidR="000B494C" w:rsidRPr="0020295F" w:rsidRDefault="000B494C" w:rsidP="00445371">
            <w:pPr>
              <w:spacing w:beforeLines="60" w:before="144" w:afterLines="60" w:after="144" w:line="240" w:lineRule="auto"/>
              <w:rPr>
                <w:ins w:id="253" w:author="Jan Kelemen" w:date="2016-01-21T14:49:00Z"/>
              </w:rPr>
            </w:pPr>
            <w:ins w:id="254" w:author="Jan Kelemen" w:date="2016-01-21T14:49:00Z">
              <w:r>
                <w:t>Kelemen</w:t>
              </w:r>
            </w:ins>
          </w:p>
        </w:tc>
        <w:tc>
          <w:tcPr>
            <w:tcW w:w="1484" w:type="dxa"/>
            <w:tcBorders>
              <w:top w:val="single" w:sz="6" w:space="0" w:color="000000"/>
              <w:left w:val="single" w:sz="6" w:space="0" w:color="000000"/>
              <w:bottom w:val="single" w:sz="6" w:space="0" w:color="000000"/>
              <w:right w:val="nil"/>
            </w:tcBorders>
            <w:vAlign w:val="center"/>
          </w:tcPr>
          <w:p w14:paraId="32E62FF3" w14:textId="749A3A66" w:rsidR="000B494C" w:rsidRDefault="000B494C" w:rsidP="00445371">
            <w:pPr>
              <w:spacing w:beforeLines="60" w:before="144" w:afterLines="60" w:after="144" w:line="240" w:lineRule="auto"/>
              <w:rPr>
                <w:ins w:id="255" w:author="Jan Kelemen" w:date="2016-01-21T14:49:00Z"/>
              </w:rPr>
            </w:pPr>
            <w:ins w:id="256" w:author="Jan Kelemen" w:date="2016-01-21T14:49:00Z">
              <w:r>
                <w:t>21.01.2016.</w:t>
              </w:r>
            </w:ins>
          </w:p>
        </w:tc>
      </w:tr>
      <w:tr w:rsidR="00720780" w:rsidRPr="0020295F" w14:paraId="765B2287" w14:textId="77777777" w:rsidTr="00604865">
        <w:trPr>
          <w:trHeight w:val="692"/>
          <w:ins w:id="257" w:author="Tin Trčak" w:date="2016-01-21T15:14:00Z"/>
        </w:trPr>
        <w:tc>
          <w:tcPr>
            <w:tcW w:w="723" w:type="dxa"/>
            <w:tcBorders>
              <w:top w:val="single" w:sz="6" w:space="0" w:color="000000"/>
              <w:left w:val="nil"/>
              <w:bottom w:val="single" w:sz="6" w:space="0" w:color="000000"/>
              <w:right w:val="single" w:sz="6" w:space="0" w:color="000000"/>
            </w:tcBorders>
            <w:vAlign w:val="center"/>
          </w:tcPr>
          <w:p w14:paraId="3E6ADF06" w14:textId="11D53DA3" w:rsidR="00720780" w:rsidRDefault="00720780" w:rsidP="00720780">
            <w:pPr>
              <w:spacing w:beforeLines="60" w:before="144" w:afterLines="60" w:after="144" w:line="240" w:lineRule="auto"/>
              <w:rPr>
                <w:ins w:id="258" w:author="Tin Trčak" w:date="2016-01-21T15:14:00Z"/>
              </w:rPr>
            </w:pPr>
            <w:ins w:id="259" w:author="Tin Trčak" w:date="2016-01-21T15:15:00Z">
              <w:r>
                <w:t>1.8</w:t>
              </w:r>
            </w:ins>
          </w:p>
        </w:tc>
        <w:tc>
          <w:tcPr>
            <w:tcW w:w="5487" w:type="dxa"/>
            <w:tcBorders>
              <w:top w:val="single" w:sz="6" w:space="0" w:color="000000"/>
              <w:left w:val="nil"/>
              <w:bottom w:val="single" w:sz="6" w:space="0" w:color="000000"/>
              <w:right w:val="single" w:sz="6" w:space="0" w:color="000000"/>
            </w:tcBorders>
            <w:vAlign w:val="center"/>
          </w:tcPr>
          <w:p w14:paraId="24FACEC9" w14:textId="503BDC1D" w:rsidR="00720780" w:rsidRDefault="00720780" w:rsidP="00720780">
            <w:pPr>
              <w:spacing w:beforeLines="60" w:before="144" w:afterLines="60" w:after="144" w:line="240" w:lineRule="auto"/>
              <w:rPr>
                <w:ins w:id="260" w:author="Tin Trčak" w:date="2016-01-21T15:14:00Z"/>
              </w:rPr>
            </w:pPr>
            <w:ins w:id="261" w:author="Tin Trčak" w:date="2016-01-21T15:15: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4DBB42F" w14:textId="76D73D6F" w:rsidR="00720780" w:rsidRDefault="00720780" w:rsidP="00720780">
            <w:pPr>
              <w:spacing w:beforeLines="60" w:before="144" w:afterLines="60" w:after="144" w:line="240" w:lineRule="auto"/>
              <w:rPr>
                <w:ins w:id="262" w:author="Tin Trčak" w:date="2016-01-21T15:14:00Z"/>
              </w:rPr>
            </w:pPr>
            <w:ins w:id="263" w:author="Tin Trčak" w:date="2016-01-21T15:15: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3B9C4DA2" w14:textId="53A4E9DD" w:rsidR="00720780" w:rsidRDefault="00720780" w:rsidP="00720780">
            <w:pPr>
              <w:spacing w:beforeLines="60" w:before="144" w:afterLines="60" w:after="144" w:line="240" w:lineRule="auto"/>
              <w:rPr>
                <w:ins w:id="264" w:author="Tin Trčak" w:date="2016-01-21T15:14:00Z"/>
              </w:rPr>
            </w:pPr>
            <w:ins w:id="265" w:author="Tin Trčak" w:date="2016-01-21T15:15:00Z">
              <w:r>
                <w:t>21.01.2016.</w:t>
              </w:r>
            </w:ins>
          </w:p>
        </w:tc>
      </w:tr>
      <w:tr w:rsidR="006513DE" w:rsidRPr="0020295F" w14:paraId="02159BC4" w14:textId="77777777" w:rsidTr="00604865">
        <w:trPr>
          <w:trHeight w:val="692"/>
          <w:ins w:id="266" w:author="Tin Trčak" w:date="2016-01-21T15:23:00Z"/>
        </w:trPr>
        <w:tc>
          <w:tcPr>
            <w:tcW w:w="723" w:type="dxa"/>
            <w:tcBorders>
              <w:top w:val="single" w:sz="6" w:space="0" w:color="000000"/>
              <w:left w:val="nil"/>
              <w:bottom w:val="single" w:sz="6" w:space="0" w:color="000000"/>
              <w:right w:val="single" w:sz="6" w:space="0" w:color="000000"/>
            </w:tcBorders>
            <w:vAlign w:val="center"/>
          </w:tcPr>
          <w:p w14:paraId="025FEE1E" w14:textId="12056DF8" w:rsidR="006513DE" w:rsidRDefault="006513DE" w:rsidP="006513DE">
            <w:pPr>
              <w:spacing w:beforeLines="60" w:before="144" w:afterLines="60" w:after="144" w:line="240" w:lineRule="auto"/>
              <w:rPr>
                <w:ins w:id="267" w:author="Tin Trčak" w:date="2016-01-21T15:23:00Z"/>
              </w:rPr>
            </w:pPr>
            <w:ins w:id="268" w:author="Tin Trčak" w:date="2016-01-21T15:24:00Z">
              <w:r>
                <w:t>1.9</w:t>
              </w:r>
            </w:ins>
          </w:p>
        </w:tc>
        <w:tc>
          <w:tcPr>
            <w:tcW w:w="5487" w:type="dxa"/>
            <w:tcBorders>
              <w:top w:val="single" w:sz="6" w:space="0" w:color="000000"/>
              <w:left w:val="nil"/>
              <w:bottom w:val="single" w:sz="6" w:space="0" w:color="000000"/>
              <w:right w:val="single" w:sz="6" w:space="0" w:color="000000"/>
            </w:tcBorders>
            <w:vAlign w:val="center"/>
          </w:tcPr>
          <w:p w14:paraId="353EAD8C" w14:textId="5C52851F" w:rsidR="006513DE" w:rsidRDefault="006513DE" w:rsidP="006513DE">
            <w:pPr>
              <w:spacing w:beforeLines="60" w:before="144" w:afterLines="60" w:after="144" w:line="240" w:lineRule="auto"/>
              <w:rPr>
                <w:ins w:id="269" w:author="Tin Trčak" w:date="2016-01-21T15:23:00Z"/>
              </w:rPr>
            </w:pPr>
            <w:ins w:id="270" w:author="Tin Trčak" w:date="2016-01-21T15:24:00Z">
              <w:r>
                <w:t>Uređivanje dokumenta</w:t>
              </w:r>
            </w:ins>
            <w:ins w:id="271" w:author="Tin Trčak" w:date="2016-01-21T15:25:00Z">
              <w:r>
                <w:t>cije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09493A0" w14:textId="0304024A" w:rsidR="00AA12CA" w:rsidRPr="0020295F" w:rsidRDefault="006513DE" w:rsidP="006513DE">
            <w:pPr>
              <w:spacing w:beforeLines="60" w:before="144" w:afterLines="60" w:after="144" w:line="240" w:lineRule="auto"/>
              <w:rPr>
                <w:ins w:id="272" w:author="Tin Trčak" w:date="2016-01-21T15:23:00Z"/>
              </w:rPr>
            </w:pPr>
            <w:ins w:id="273" w:author="Tin Trčak" w:date="2016-01-21T15:24:00Z">
              <w:r w:rsidRPr="0020295F">
                <w:t>Trčak, Kostrešević</w:t>
              </w:r>
            </w:ins>
            <w:ins w:id="274" w:author="Tin Trčak" w:date="2016-01-21T16:01:00Z">
              <w:r w:rsidR="00AA12CA">
                <w:t>,    Janjić</w:t>
              </w:r>
            </w:ins>
          </w:p>
        </w:tc>
        <w:tc>
          <w:tcPr>
            <w:tcW w:w="1484" w:type="dxa"/>
            <w:tcBorders>
              <w:top w:val="single" w:sz="6" w:space="0" w:color="000000"/>
              <w:left w:val="single" w:sz="6" w:space="0" w:color="000000"/>
              <w:bottom w:val="single" w:sz="6" w:space="0" w:color="000000"/>
              <w:right w:val="nil"/>
            </w:tcBorders>
            <w:vAlign w:val="center"/>
          </w:tcPr>
          <w:p w14:paraId="1EF041B6" w14:textId="0722C7AA" w:rsidR="006513DE" w:rsidRDefault="006513DE" w:rsidP="006513DE">
            <w:pPr>
              <w:spacing w:beforeLines="60" w:before="144" w:afterLines="60" w:after="144" w:line="240" w:lineRule="auto"/>
              <w:rPr>
                <w:ins w:id="275" w:author="Tin Trčak" w:date="2016-01-21T15:23:00Z"/>
              </w:rPr>
            </w:pPr>
            <w:ins w:id="276" w:author="Tin Trčak" w:date="2016-01-21T15:24:00Z">
              <w:r>
                <w:t>21.01.2016.</w:t>
              </w:r>
            </w:ins>
          </w:p>
        </w:tc>
      </w:tr>
    </w:tbl>
    <w:p w14:paraId="33BA7A22" w14:textId="41E2B32E" w:rsidR="00B00F49" w:rsidRPr="0020295F" w:rsidRDefault="00B00F49" w:rsidP="00824032">
      <w:pPr>
        <w:pStyle w:val="Normal1"/>
      </w:pPr>
      <w:bookmarkStart w:id="277" w:name="h.30j0zll" w:colFirst="0" w:colLast="0"/>
      <w:bookmarkEnd w:id="277"/>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278" w:name="_Toc441154590"/>
      <w:r w:rsidRPr="00E86FC2">
        <w:lastRenderedPageBreak/>
        <w:t>Opis projektnog zadatka</w:t>
      </w:r>
      <w:bookmarkEnd w:id="278"/>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279" w:name="h.1fob9te" w:colFirst="0" w:colLast="0"/>
      <w:bookmarkEnd w:id="279"/>
      <w:r w:rsidRPr="0020295F">
        <w:br w:type="page"/>
      </w:r>
    </w:p>
    <w:p w14:paraId="34D559FD" w14:textId="77777777" w:rsidR="00824032" w:rsidRPr="00E86FC2" w:rsidRDefault="00824032" w:rsidP="00824032">
      <w:pPr>
        <w:pStyle w:val="Heading1"/>
      </w:pPr>
      <w:bookmarkStart w:id="280" w:name="_Toc441154591"/>
      <w:r w:rsidRPr="00E86FC2">
        <w:lastRenderedPageBreak/>
        <w:t>Pojmovnik</w:t>
      </w:r>
      <w:bookmarkEnd w:id="280"/>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281" w:name="_Toc441154592"/>
      <w:r w:rsidRPr="00E86FC2">
        <w:rPr>
          <w:b w:val="0"/>
        </w:rPr>
        <w:lastRenderedPageBreak/>
        <w:t>Funkcionalni zahtjevi</w:t>
      </w:r>
      <w:bookmarkEnd w:id="281"/>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282" w:name="_Toc441154593"/>
      <w:r w:rsidRPr="0020295F">
        <w:lastRenderedPageBreak/>
        <w:t>Opis obrazaca uporabe:</w:t>
      </w:r>
      <w:bookmarkEnd w:id="282"/>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097850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w:t>
      </w:r>
      <w:ins w:id="283" w:author="Tin Trčak" w:date="2016-01-21T15:28:00Z">
        <w:r w:rsidR="008754AF">
          <w:rPr>
            <w:rFonts w:cs="Times New Roman"/>
            <w:szCs w:val="24"/>
          </w:rPr>
          <w:t>s</w:t>
        </w:r>
      </w:ins>
      <w:r w:rsidRPr="0020295F">
        <w:rPr>
          <w:rFonts w:cs="Times New Roman"/>
          <w:szCs w:val="24"/>
        </w:rPr>
        <w:t>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51B3525C" w:rsidR="00BB2AD7" w:rsidRPr="0020295F" w:rsidDel="002442FF" w:rsidRDefault="00BB2AD7" w:rsidP="00D9128D">
      <w:pPr>
        <w:shd w:val="clear" w:color="auto" w:fill="FFFFFF"/>
        <w:spacing w:after="0"/>
        <w:ind w:left="1843"/>
        <w:textAlignment w:val="baseline"/>
        <w:rPr>
          <w:del w:id="284" w:author="Tin Trčak" w:date="2016-01-21T15:26:00Z"/>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ins w:id="285" w:author="Tin Trčak" w:date="2016-01-21T15:45:00Z"/>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4B8A0C5E" w14:textId="77777777" w:rsidR="00483607" w:rsidRPr="0020295F" w:rsidRDefault="00483607">
      <w:pPr>
        <w:shd w:val="clear" w:color="auto" w:fill="FFFFFF"/>
        <w:spacing w:after="0"/>
        <w:ind w:left="2880"/>
        <w:textAlignment w:val="baseline"/>
        <w:rPr>
          <w:rFonts w:cs="Times New Roman"/>
          <w:szCs w:val="24"/>
        </w:rPr>
        <w:pPrChange w:id="286" w:author="Tin Trčak" w:date="2016-01-21T15:48:00Z">
          <w:pPr>
            <w:numPr>
              <w:numId w:val="43"/>
            </w:numPr>
            <w:shd w:val="clear" w:color="auto" w:fill="FFFFFF"/>
            <w:spacing w:after="0"/>
            <w:ind w:left="2880" w:hanging="360"/>
            <w:textAlignment w:val="baseline"/>
          </w:pPr>
        </w:pPrChange>
      </w:pPr>
    </w:p>
    <w:p w14:paraId="4F7658D8" w14:textId="77777777" w:rsidR="00483607" w:rsidRPr="00E86FC2" w:rsidRDefault="00483607" w:rsidP="00483607">
      <w:pPr>
        <w:numPr>
          <w:ilvl w:val="0"/>
          <w:numId w:val="13"/>
        </w:numPr>
        <w:shd w:val="clear" w:color="auto" w:fill="FFFFFF"/>
        <w:spacing w:after="0"/>
        <w:textAlignment w:val="baseline"/>
        <w:rPr>
          <w:ins w:id="287" w:author="Tin Trčak" w:date="2016-01-21T15:44:00Z"/>
          <w:rFonts w:cs="Times New Roman"/>
          <w:b/>
          <w:szCs w:val="24"/>
        </w:rPr>
      </w:pPr>
      <w:ins w:id="288" w:author="Tin Trčak" w:date="2016-01-21T15:44:00Z">
        <w:r w:rsidRPr="00E86FC2">
          <w:rPr>
            <w:rFonts w:cs="Times New Roman"/>
            <w:b/>
            <w:szCs w:val="24"/>
          </w:rPr>
          <w:t>UC31 – Snimanje</w:t>
        </w:r>
        <w:r>
          <w:rPr>
            <w:rFonts w:cs="Times New Roman"/>
            <w:b/>
            <w:szCs w:val="24"/>
          </w:rPr>
          <w:t>Statistike</w:t>
        </w:r>
      </w:ins>
    </w:p>
    <w:p w14:paraId="0A3B45D1" w14:textId="77777777" w:rsidR="00483607" w:rsidRPr="0020295F" w:rsidRDefault="00483607" w:rsidP="00483607">
      <w:pPr>
        <w:numPr>
          <w:ilvl w:val="0"/>
          <w:numId w:val="14"/>
        </w:numPr>
        <w:shd w:val="clear" w:color="auto" w:fill="FFFFFF"/>
        <w:spacing w:after="0"/>
        <w:ind w:left="1843"/>
        <w:textAlignment w:val="baseline"/>
        <w:rPr>
          <w:ins w:id="289" w:author="Tin Trčak" w:date="2016-01-21T15:44:00Z"/>
          <w:rFonts w:cs="Times New Roman"/>
          <w:szCs w:val="24"/>
        </w:rPr>
      </w:pPr>
      <w:ins w:id="290" w:author="Tin Trčak" w:date="2016-01-21T15:44:00Z">
        <w:r w:rsidRPr="00E86FC2">
          <w:rPr>
            <w:rFonts w:cs="Times New Roman"/>
            <w:b/>
            <w:szCs w:val="24"/>
          </w:rPr>
          <w:t>Glavni sudionik:</w:t>
        </w:r>
        <w:r w:rsidRPr="0020295F">
          <w:rPr>
            <w:rFonts w:cs="Times New Roman"/>
            <w:szCs w:val="24"/>
          </w:rPr>
          <w:t xml:space="preserve"> Vlasnik.</w:t>
        </w:r>
      </w:ins>
    </w:p>
    <w:p w14:paraId="1EF21342" w14:textId="77777777" w:rsidR="00483607" w:rsidRPr="0020295F" w:rsidRDefault="00483607" w:rsidP="00483607">
      <w:pPr>
        <w:numPr>
          <w:ilvl w:val="0"/>
          <w:numId w:val="14"/>
        </w:numPr>
        <w:shd w:val="clear" w:color="auto" w:fill="FFFFFF"/>
        <w:spacing w:after="0"/>
        <w:ind w:left="1843"/>
        <w:textAlignment w:val="baseline"/>
        <w:rPr>
          <w:ins w:id="291" w:author="Tin Trčak" w:date="2016-01-21T15:44:00Z"/>
          <w:rFonts w:cs="Times New Roman"/>
          <w:szCs w:val="24"/>
        </w:rPr>
      </w:pPr>
      <w:ins w:id="292" w:author="Tin Trčak" w:date="2016-01-21T15:44:00Z">
        <w:r w:rsidRPr="00E86FC2">
          <w:rPr>
            <w:rFonts w:cs="Times New Roman"/>
            <w:b/>
            <w:szCs w:val="24"/>
          </w:rPr>
          <w:t>Cilj:</w:t>
        </w:r>
        <w:r w:rsidRPr="0020295F">
          <w:rPr>
            <w:rFonts w:cs="Times New Roman"/>
            <w:szCs w:val="24"/>
          </w:rPr>
          <w:t xml:space="preserve"> Snimanje </w:t>
        </w:r>
        <w:r>
          <w:rPr>
            <w:rFonts w:cs="Times New Roman"/>
            <w:szCs w:val="24"/>
          </w:rPr>
          <w:t>statistike</w:t>
        </w:r>
        <w:r w:rsidRPr="0020295F">
          <w:rPr>
            <w:rFonts w:cs="Times New Roman"/>
            <w:szCs w:val="24"/>
          </w:rPr>
          <w:t xml:space="preserve"> u izlaznu tekstualnu datoteku.</w:t>
        </w:r>
      </w:ins>
    </w:p>
    <w:p w14:paraId="47D98485" w14:textId="77777777" w:rsidR="00483607" w:rsidRPr="00E86FC2" w:rsidRDefault="00483607" w:rsidP="00483607">
      <w:pPr>
        <w:numPr>
          <w:ilvl w:val="0"/>
          <w:numId w:val="14"/>
        </w:numPr>
        <w:shd w:val="clear" w:color="auto" w:fill="FFFFFF"/>
        <w:spacing w:after="0"/>
        <w:ind w:left="1843"/>
        <w:textAlignment w:val="baseline"/>
        <w:rPr>
          <w:ins w:id="293" w:author="Tin Trčak" w:date="2016-01-21T15:44:00Z"/>
          <w:rFonts w:cs="Times New Roman"/>
          <w:b/>
          <w:szCs w:val="24"/>
        </w:rPr>
      </w:pPr>
      <w:ins w:id="294" w:author="Tin Trčak" w:date="2016-01-21T15:44:00Z">
        <w:r w:rsidRPr="00E86FC2">
          <w:rPr>
            <w:rFonts w:cs="Times New Roman"/>
            <w:b/>
            <w:szCs w:val="24"/>
          </w:rPr>
          <w:t>Sudionici:</w:t>
        </w:r>
        <w:r w:rsidRPr="0020295F">
          <w:rPr>
            <w:rFonts w:cs="Times New Roman"/>
            <w:szCs w:val="24"/>
          </w:rPr>
          <w:t xml:space="preserve"> Poslužitelj, datotečni sustav.</w:t>
        </w:r>
      </w:ins>
    </w:p>
    <w:p w14:paraId="7EBDCF55" w14:textId="77777777" w:rsidR="00483607" w:rsidRPr="0020295F" w:rsidRDefault="00483607" w:rsidP="00483607">
      <w:pPr>
        <w:numPr>
          <w:ilvl w:val="0"/>
          <w:numId w:val="14"/>
        </w:numPr>
        <w:shd w:val="clear" w:color="auto" w:fill="FFFFFF"/>
        <w:spacing w:after="0"/>
        <w:ind w:left="1843"/>
        <w:textAlignment w:val="baseline"/>
        <w:rPr>
          <w:ins w:id="295" w:author="Tin Trčak" w:date="2016-01-21T15:44:00Z"/>
          <w:rFonts w:cs="Times New Roman"/>
          <w:szCs w:val="24"/>
        </w:rPr>
      </w:pPr>
      <w:ins w:id="296" w:author="Tin Trčak" w:date="2016-01-21T15:44:00Z">
        <w:r w:rsidRPr="00E86FC2">
          <w:rPr>
            <w:rFonts w:cs="Times New Roman"/>
            <w:b/>
            <w:szCs w:val="24"/>
          </w:rPr>
          <w:t>Preduvjeti:</w:t>
        </w:r>
        <w:r w:rsidRPr="0020295F">
          <w:rPr>
            <w:rFonts w:cs="Times New Roman"/>
            <w:szCs w:val="24"/>
          </w:rPr>
          <w:t xml:space="preserve"> Mogućnost prijave na internet, dostupnost poslužitelja, djelatnik je prijavljen u sustav, vlasnik se nalazi na administrativnoj stranici statistike.</w:t>
        </w:r>
      </w:ins>
    </w:p>
    <w:p w14:paraId="52C7FB18" w14:textId="77777777" w:rsidR="00483607" w:rsidRPr="0020295F" w:rsidRDefault="00483607" w:rsidP="00483607">
      <w:pPr>
        <w:numPr>
          <w:ilvl w:val="0"/>
          <w:numId w:val="14"/>
        </w:numPr>
        <w:shd w:val="clear" w:color="auto" w:fill="FFFFFF"/>
        <w:spacing w:after="0"/>
        <w:ind w:left="1843"/>
        <w:textAlignment w:val="baseline"/>
        <w:rPr>
          <w:ins w:id="297" w:author="Tin Trčak" w:date="2016-01-21T15:44:00Z"/>
          <w:rFonts w:cs="Times New Roman"/>
          <w:szCs w:val="24"/>
        </w:rPr>
      </w:pPr>
      <w:ins w:id="298" w:author="Tin Trčak" w:date="2016-01-21T15:44:00Z">
        <w:r w:rsidRPr="00E86FC2">
          <w:rPr>
            <w:rFonts w:cs="Times New Roman"/>
            <w:b/>
            <w:szCs w:val="24"/>
          </w:rPr>
          <w:t>Rezultat:</w:t>
        </w:r>
        <w:r w:rsidRPr="0020295F">
          <w:rPr>
            <w:rFonts w:cs="Times New Roman"/>
            <w:szCs w:val="24"/>
          </w:rPr>
          <w:t xml:space="preserve"> Uspješno spremanje </w:t>
        </w:r>
        <w:r>
          <w:rPr>
            <w:rFonts w:cs="Times New Roman"/>
            <w:szCs w:val="24"/>
          </w:rPr>
          <w:t>statistike</w:t>
        </w:r>
        <w:r w:rsidRPr="0020295F">
          <w:rPr>
            <w:rFonts w:cs="Times New Roman"/>
            <w:szCs w:val="24"/>
          </w:rPr>
          <w:t xml:space="preserve"> u izlaznu datoteku.</w:t>
        </w:r>
      </w:ins>
    </w:p>
    <w:p w14:paraId="5CF8B470" w14:textId="77777777" w:rsidR="00483607" w:rsidRPr="0020295F" w:rsidRDefault="00483607" w:rsidP="00483607">
      <w:pPr>
        <w:numPr>
          <w:ilvl w:val="0"/>
          <w:numId w:val="14"/>
        </w:numPr>
        <w:shd w:val="clear" w:color="auto" w:fill="FFFFFF"/>
        <w:spacing w:after="0"/>
        <w:ind w:left="1843"/>
        <w:textAlignment w:val="baseline"/>
        <w:rPr>
          <w:ins w:id="299" w:author="Tin Trčak" w:date="2016-01-21T15:44:00Z"/>
          <w:rFonts w:cs="Times New Roman"/>
          <w:szCs w:val="24"/>
        </w:rPr>
      </w:pPr>
      <w:ins w:id="300" w:author="Tin Trčak" w:date="2016-01-21T15:44:00Z">
        <w:r w:rsidRPr="00E86FC2">
          <w:rPr>
            <w:rFonts w:cs="Times New Roman"/>
            <w:b/>
            <w:szCs w:val="24"/>
          </w:rPr>
          <w:t>Željeni scenarij:</w:t>
        </w:r>
        <w:r w:rsidRPr="0020295F">
          <w:rPr>
            <w:rFonts w:cs="Times New Roman"/>
            <w:szCs w:val="24"/>
          </w:rPr>
          <w:t xml:space="preserve"> </w:t>
        </w:r>
      </w:ins>
    </w:p>
    <w:p w14:paraId="4C2F1C08" w14:textId="77777777" w:rsidR="00483607" w:rsidRPr="0020295F" w:rsidRDefault="00483607" w:rsidP="00483607">
      <w:pPr>
        <w:numPr>
          <w:ilvl w:val="0"/>
          <w:numId w:val="46"/>
        </w:numPr>
        <w:shd w:val="clear" w:color="auto" w:fill="FFFFFF"/>
        <w:spacing w:after="0"/>
        <w:textAlignment w:val="baseline"/>
        <w:rPr>
          <w:ins w:id="301" w:author="Tin Trčak" w:date="2016-01-21T15:44:00Z"/>
          <w:rFonts w:cs="Times New Roman"/>
          <w:szCs w:val="24"/>
        </w:rPr>
      </w:pPr>
      <w:ins w:id="302" w:author="Tin Trčak" w:date="2016-01-21T15:44:00Z">
        <w:r w:rsidRPr="0020295F">
          <w:rPr>
            <w:rFonts w:cs="Times New Roman"/>
            <w:szCs w:val="24"/>
          </w:rPr>
          <w:t>Vlasnik klikne na gumb „Spremi statistiku“.</w:t>
        </w:r>
      </w:ins>
    </w:p>
    <w:p w14:paraId="46533599" w14:textId="77777777" w:rsidR="00483607" w:rsidRPr="0020295F" w:rsidRDefault="00483607" w:rsidP="00483607">
      <w:pPr>
        <w:numPr>
          <w:ilvl w:val="0"/>
          <w:numId w:val="46"/>
        </w:numPr>
        <w:shd w:val="clear" w:color="auto" w:fill="FFFFFF"/>
        <w:spacing w:after="0"/>
        <w:textAlignment w:val="baseline"/>
        <w:rPr>
          <w:ins w:id="303" w:author="Tin Trčak" w:date="2016-01-21T15:44:00Z"/>
          <w:rFonts w:cs="Times New Roman"/>
          <w:szCs w:val="24"/>
        </w:rPr>
      </w:pPr>
      <w:ins w:id="304" w:author="Tin Trčak" w:date="2016-01-21T15:44:00Z">
        <w:r>
          <w:rPr>
            <w:rFonts w:cs="Times New Roman"/>
            <w:szCs w:val="24"/>
          </w:rPr>
          <w:t>Statistika</w:t>
        </w:r>
        <w:r w:rsidRPr="0020295F">
          <w:rPr>
            <w:rFonts w:cs="Times New Roman"/>
            <w:szCs w:val="24"/>
          </w:rPr>
          <w:t xml:space="preserve"> se</w:t>
        </w:r>
        <w:r>
          <w:rPr>
            <w:rFonts w:cs="Times New Roman"/>
            <w:szCs w:val="24"/>
          </w:rPr>
          <w:t xml:space="preserve"> sprema</w:t>
        </w:r>
        <w:r w:rsidRPr="0020295F">
          <w:rPr>
            <w:rFonts w:cs="Times New Roman"/>
            <w:szCs w:val="24"/>
          </w:rPr>
          <w:t xml:space="preserve"> u izlaznu datoteku na vlasnikovo računalo.</w:t>
        </w:r>
      </w:ins>
    </w:p>
    <w:p w14:paraId="013C0E7F" w14:textId="77777777" w:rsidR="00483607" w:rsidRDefault="00483607" w:rsidP="00483607">
      <w:pPr>
        <w:shd w:val="clear" w:color="auto" w:fill="FFFFFF"/>
        <w:spacing w:after="0"/>
        <w:ind w:left="2880"/>
        <w:textAlignment w:val="baseline"/>
        <w:rPr>
          <w:ins w:id="305" w:author="Tin Trčak" w:date="2016-01-21T15:44:00Z"/>
          <w:rFonts w:cs="Times New Roman"/>
          <w:szCs w:val="24"/>
        </w:rPr>
      </w:pPr>
    </w:p>
    <w:p w14:paraId="7804BE6D" w14:textId="77777777" w:rsidR="00483607" w:rsidRPr="005E4C33" w:rsidRDefault="00483607" w:rsidP="00483607">
      <w:pPr>
        <w:numPr>
          <w:ilvl w:val="0"/>
          <w:numId w:val="13"/>
        </w:numPr>
        <w:shd w:val="clear" w:color="auto" w:fill="FFFFFF"/>
        <w:spacing w:after="0"/>
        <w:textAlignment w:val="baseline"/>
        <w:rPr>
          <w:ins w:id="306" w:author="Tin Trčak" w:date="2016-01-21T15:44:00Z"/>
          <w:rFonts w:cs="Times New Roman"/>
          <w:b/>
          <w:szCs w:val="24"/>
        </w:rPr>
      </w:pPr>
      <w:ins w:id="307" w:author="Tin Trčak" w:date="2016-01-21T15:44:00Z">
        <w:r w:rsidRPr="005E4C33">
          <w:rPr>
            <w:rFonts w:cs="Times New Roman"/>
            <w:b/>
            <w:szCs w:val="24"/>
          </w:rPr>
          <w:t>UC32 – SnimanjeNarudžbe</w:t>
        </w:r>
      </w:ins>
    </w:p>
    <w:p w14:paraId="690A66D0" w14:textId="77777777" w:rsidR="00483607" w:rsidRPr="005E4C33" w:rsidRDefault="00483607" w:rsidP="00483607">
      <w:pPr>
        <w:numPr>
          <w:ilvl w:val="0"/>
          <w:numId w:val="14"/>
        </w:numPr>
        <w:shd w:val="clear" w:color="auto" w:fill="FFFFFF"/>
        <w:spacing w:after="0"/>
        <w:ind w:left="1843"/>
        <w:textAlignment w:val="baseline"/>
        <w:rPr>
          <w:ins w:id="308" w:author="Tin Trčak" w:date="2016-01-21T15:44:00Z"/>
          <w:rFonts w:cs="Times New Roman"/>
          <w:szCs w:val="24"/>
        </w:rPr>
      </w:pPr>
      <w:ins w:id="309" w:author="Tin Trčak" w:date="2016-01-21T15:44:00Z">
        <w:r w:rsidRPr="005E4C33">
          <w:rPr>
            <w:rFonts w:cs="Times New Roman"/>
            <w:b/>
            <w:szCs w:val="24"/>
          </w:rPr>
          <w:t>Glavni sudionik:</w:t>
        </w:r>
        <w:r w:rsidRPr="005E4C33">
          <w:rPr>
            <w:rFonts w:cs="Times New Roman"/>
            <w:szCs w:val="24"/>
          </w:rPr>
          <w:t xml:space="preserve"> </w:t>
        </w:r>
        <w:r w:rsidRPr="0020295F">
          <w:rPr>
            <w:rFonts w:cs="Times New Roman"/>
            <w:szCs w:val="24"/>
          </w:rPr>
          <w:t>Vlasnik ili djelatnik</w:t>
        </w:r>
        <w:r>
          <w:rPr>
            <w:rFonts w:cs="Times New Roman"/>
            <w:szCs w:val="24"/>
          </w:rPr>
          <w:t>.</w:t>
        </w:r>
      </w:ins>
    </w:p>
    <w:p w14:paraId="4F1731AC" w14:textId="77777777" w:rsidR="00483607" w:rsidRPr="005E4C33" w:rsidRDefault="00483607" w:rsidP="00483607">
      <w:pPr>
        <w:numPr>
          <w:ilvl w:val="0"/>
          <w:numId w:val="14"/>
        </w:numPr>
        <w:shd w:val="clear" w:color="auto" w:fill="FFFFFF"/>
        <w:spacing w:after="0"/>
        <w:ind w:left="1843"/>
        <w:textAlignment w:val="baseline"/>
        <w:rPr>
          <w:ins w:id="310" w:author="Tin Trčak" w:date="2016-01-21T15:44:00Z"/>
          <w:rFonts w:cs="Times New Roman"/>
          <w:szCs w:val="24"/>
        </w:rPr>
      </w:pPr>
      <w:ins w:id="311" w:author="Tin Trčak" w:date="2016-01-21T15:44:00Z">
        <w:r w:rsidRPr="005E4C33">
          <w:rPr>
            <w:rFonts w:cs="Times New Roman"/>
            <w:b/>
            <w:szCs w:val="24"/>
          </w:rPr>
          <w:t>Cilj:</w:t>
        </w:r>
        <w:r w:rsidRPr="005E4C33">
          <w:rPr>
            <w:rFonts w:cs="Times New Roman"/>
            <w:szCs w:val="24"/>
          </w:rPr>
          <w:t xml:space="preserve"> Snimanje neke narudžbe u izlaznu tekstualnu datoteku.</w:t>
        </w:r>
      </w:ins>
    </w:p>
    <w:p w14:paraId="47D973D8" w14:textId="77777777" w:rsidR="00483607" w:rsidRPr="005E4C33" w:rsidRDefault="00483607" w:rsidP="00483607">
      <w:pPr>
        <w:numPr>
          <w:ilvl w:val="0"/>
          <w:numId w:val="14"/>
        </w:numPr>
        <w:shd w:val="clear" w:color="auto" w:fill="FFFFFF"/>
        <w:spacing w:after="0"/>
        <w:ind w:left="1843"/>
        <w:textAlignment w:val="baseline"/>
        <w:rPr>
          <w:ins w:id="312" w:author="Tin Trčak" w:date="2016-01-21T15:44:00Z"/>
          <w:rFonts w:cs="Times New Roman"/>
          <w:b/>
          <w:szCs w:val="24"/>
        </w:rPr>
      </w:pPr>
      <w:ins w:id="313" w:author="Tin Trčak" w:date="2016-01-21T15:44:00Z">
        <w:r w:rsidRPr="005E4C33">
          <w:rPr>
            <w:rFonts w:cs="Times New Roman"/>
            <w:b/>
            <w:szCs w:val="24"/>
          </w:rPr>
          <w:t>Sudionici:</w:t>
        </w:r>
        <w:r w:rsidRPr="005E4C33">
          <w:rPr>
            <w:rFonts w:cs="Times New Roman"/>
            <w:szCs w:val="24"/>
          </w:rPr>
          <w:t xml:space="preserve"> Poslužitelj, datotečni sustav.</w:t>
        </w:r>
      </w:ins>
    </w:p>
    <w:p w14:paraId="7C3DEF92" w14:textId="77777777" w:rsidR="00483607" w:rsidRPr="005E4C33" w:rsidRDefault="00483607" w:rsidP="00483607">
      <w:pPr>
        <w:numPr>
          <w:ilvl w:val="0"/>
          <w:numId w:val="14"/>
        </w:numPr>
        <w:shd w:val="clear" w:color="auto" w:fill="FFFFFF"/>
        <w:spacing w:after="0"/>
        <w:ind w:left="1843"/>
        <w:textAlignment w:val="baseline"/>
        <w:rPr>
          <w:ins w:id="314" w:author="Tin Trčak" w:date="2016-01-21T15:44:00Z"/>
          <w:rFonts w:cs="Times New Roman"/>
          <w:szCs w:val="24"/>
        </w:rPr>
      </w:pPr>
      <w:ins w:id="315" w:author="Tin Trčak" w:date="2016-01-21T15:44:00Z">
        <w:r w:rsidRPr="005E4C33">
          <w:rPr>
            <w:rFonts w:cs="Times New Roman"/>
            <w:b/>
            <w:szCs w:val="24"/>
          </w:rPr>
          <w:t>Preduvjeti:</w:t>
        </w:r>
        <w:r w:rsidRPr="005E4C33">
          <w:rPr>
            <w:rFonts w:cs="Times New Roman"/>
            <w:szCs w:val="24"/>
          </w:rPr>
          <w:t xml:space="preserve"> Mogućnost prijave na internet, dostupnost poslužitelja, djelatnik</w:t>
        </w:r>
        <w:r>
          <w:rPr>
            <w:rFonts w:cs="Times New Roman"/>
            <w:szCs w:val="24"/>
          </w:rPr>
          <w:t xml:space="preserve"> ili vlasnik</w:t>
        </w:r>
        <w:r w:rsidRPr="005E4C33">
          <w:rPr>
            <w:rFonts w:cs="Times New Roman"/>
            <w:szCs w:val="24"/>
          </w:rPr>
          <w:t xml:space="preserve"> je prijavljen u sustav, djelatnik</w:t>
        </w:r>
        <w:r>
          <w:rPr>
            <w:rFonts w:cs="Times New Roman"/>
            <w:szCs w:val="24"/>
          </w:rPr>
          <w:t xml:space="preserve"> ili vlasnik</w:t>
        </w:r>
        <w:r w:rsidRPr="005E4C33">
          <w:rPr>
            <w:rFonts w:cs="Times New Roman"/>
            <w:szCs w:val="24"/>
          </w:rPr>
          <w:t xml:space="preserve"> se nalazi na administrativnoj stranici.</w:t>
        </w:r>
      </w:ins>
    </w:p>
    <w:p w14:paraId="6F1CA687" w14:textId="77777777" w:rsidR="00483607" w:rsidRPr="005E4C33" w:rsidRDefault="00483607" w:rsidP="00483607">
      <w:pPr>
        <w:numPr>
          <w:ilvl w:val="0"/>
          <w:numId w:val="14"/>
        </w:numPr>
        <w:shd w:val="clear" w:color="auto" w:fill="FFFFFF"/>
        <w:spacing w:after="0"/>
        <w:ind w:left="1843"/>
        <w:textAlignment w:val="baseline"/>
        <w:rPr>
          <w:ins w:id="316" w:author="Tin Trčak" w:date="2016-01-21T15:44:00Z"/>
          <w:rFonts w:cs="Times New Roman"/>
          <w:szCs w:val="24"/>
        </w:rPr>
      </w:pPr>
      <w:ins w:id="317" w:author="Tin Trčak" w:date="2016-01-21T15:44:00Z">
        <w:r w:rsidRPr="005E4C33">
          <w:rPr>
            <w:rFonts w:cs="Times New Roman"/>
            <w:b/>
            <w:szCs w:val="24"/>
          </w:rPr>
          <w:t>Rezultat:</w:t>
        </w:r>
        <w:r w:rsidRPr="005E4C33">
          <w:rPr>
            <w:rFonts w:cs="Times New Roman"/>
            <w:szCs w:val="24"/>
          </w:rPr>
          <w:t xml:space="preserve"> Uspješno spremanje narudžbe u izlaznu datoteku.</w:t>
        </w:r>
      </w:ins>
    </w:p>
    <w:p w14:paraId="392D77DD" w14:textId="77777777" w:rsidR="00483607" w:rsidRDefault="00483607" w:rsidP="00483607">
      <w:pPr>
        <w:shd w:val="clear" w:color="auto" w:fill="FFFFFF"/>
        <w:spacing w:after="0"/>
        <w:ind w:left="1843"/>
        <w:textAlignment w:val="baseline"/>
        <w:rPr>
          <w:ins w:id="318" w:author="Tin Trčak" w:date="2016-01-21T15:45:00Z"/>
          <w:rFonts w:cs="Times New Roman"/>
          <w:szCs w:val="24"/>
        </w:rPr>
      </w:pPr>
    </w:p>
    <w:p w14:paraId="4B886B52" w14:textId="77777777" w:rsidR="00483607" w:rsidRDefault="00483607" w:rsidP="00483607">
      <w:pPr>
        <w:shd w:val="clear" w:color="auto" w:fill="FFFFFF"/>
        <w:spacing w:after="0"/>
        <w:ind w:left="1843"/>
        <w:textAlignment w:val="baseline"/>
        <w:rPr>
          <w:ins w:id="319" w:author="Tin Trčak" w:date="2016-01-21T15:44:00Z"/>
          <w:rFonts w:cs="Times New Roman"/>
          <w:szCs w:val="24"/>
        </w:rPr>
      </w:pPr>
    </w:p>
    <w:p w14:paraId="205C25A4" w14:textId="77777777" w:rsidR="00483607" w:rsidRPr="00D93C88" w:rsidRDefault="00483607" w:rsidP="00483607">
      <w:pPr>
        <w:shd w:val="clear" w:color="auto" w:fill="FFFFFF"/>
        <w:spacing w:after="0"/>
        <w:ind w:left="1843"/>
        <w:textAlignment w:val="baseline"/>
        <w:rPr>
          <w:ins w:id="320" w:author="Tin Trčak" w:date="2016-01-21T15:44:00Z"/>
          <w:rFonts w:cs="Times New Roman"/>
          <w:szCs w:val="24"/>
        </w:rPr>
      </w:pPr>
    </w:p>
    <w:p w14:paraId="0A1CBB94" w14:textId="77777777" w:rsidR="00483607" w:rsidRPr="00D93C88" w:rsidRDefault="00483607" w:rsidP="00483607">
      <w:pPr>
        <w:shd w:val="clear" w:color="auto" w:fill="FFFFFF"/>
        <w:spacing w:after="0"/>
        <w:ind w:left="1843"/>
        <w:textAlignment w:val="baseline"/>
        <w:rPr>
          <w:ins w:id="321" w:author="Tin Trčak" w:date="2016-01-21T15:44:00Z"/>
          <w:rFonts w:cs="Times New Roman"/>
          <w:szCs w:val="24"/>
        </w:rPr>
      </w:pPr>
    </w:p>
    <w:p w14:paraId="0B54DCAF" w14:textId="77777777" w:rsidR="00483607" w:rsidRPr="005E4C33" w:rsidRDefault="00483607" w:rsidP="00483607">
      <w:pPr>
        <w:numPr>
          <w:ilvl w:val="0"/>
          <w:numId w:val="14"/>
        </w:numPr>
        <w:shd w:val="clear" w:color="auto" w:fill="FFFFFF"/>
        <w:spacing w:after="0"/>
        <w:ind w:left="1843"/>
        <w:textAlignment w:val="baseline"/>
        <w:rPr>
          <w:ins w:id="322" w:author="Tin Trčak" w:date="2016-01-21T15:44:00Z"/>
          <w:rFonts w:cs="Times New Roman"/>
          <w:szCs w:val="24"/>
        </w:rPr>
      </w:pPr>
      <w:ins w:id="323" w:author="Tin Trčak" w:date="2016-01-21T15:44:00Z">
        <w:r w:rsidRPr="005E4C33">
          <w:rPr>
            <w:rFonts w:cs="Times New Roman"/>
            <w:b/>
            <w:szCs w:val="24"/>
          </w:rPr>
          <w:t>Željeni scenarij:</w:t>
        </w:r>
        <w:r w:rsidRPr="005E4C33">
          <w:rPr>
            <w:rFonts w:cs="Times New Roman"/>
            <w:szCs w:val="24"/>
          </w:rPr>
          <w:t xml:space="preserve"> </w:t>
        </w:r>
      </w:ins>
    </w:p>
    <w:p w14:paraId="51A2D6BA" w14:textId="77777777" w:rsidR="00483607" w:rsidRPr="005E4C33" w:rsidRDefault="00483607" w:rsidP="00483607">
      <w:pPr>
        <w:numPr>
          <w:ilvl w:val="0"/>
          <w:numId w:val="68"/>
        </w:numPr>
        <w:shd w:val="clear" w:color="auto" w:fill="FFFFFF"/>
        <w:spacing w:after="0"/>
        <w:textAlignment w:val="baseline"/>
        <w:rPr>
          <w:ins w:id="324" w:author="Tin Trčak" w:date="2016-01-21T15:44:00Z"/>
          <w:rFonts w:cs="Times New Roman"/>
          <w:szCs w:val="24"/>
        </w:rPr>
      </w:pPr>
      <w:ins w:id="325" w:author="Tin Trčak" w:date="2016-01-21T15:44:00Z">
        <w:r w:rsidRPr="0020295F">
          <w:rPr>
            <w:rFonts w:cs="Times New Roman"/>
            <w:szCs w:val="24"/>
          </w:rPr>
          <w:t>Vlasnik ili djelatnik</w:t>
        </w:r>
        <w:r w:rsidRPr="005E4C33">
          <w:rPr>
            <w:rFonts w:cs="Times New Roman"/>
            <w:szCs w:val="24"/>
          </w:rPr>
          <w:t xml:space="preserve"> odabere narudžbu koju želi snimiti.</w:t>
        </w:r>
      </w:ins>
    </w:p>
    <w:p w14:paraId="6F147D67" w14:textId="25E56D6F" w:rsidR="00483607" w:rsidRPr="005E4C33" w:rsidRDefault="00483607" w:rsidP="00483607">
      <w:pPr>
        <w:numPr>
          <w:ilvl w:val="0"/>
          <w:numId w:val="68"/>
        </w:numPr>
        <w:shd w:val="clear" w:color="auto" w:fill="FFFFFF"/>
        <w:spacing w:after="0"/>
        <w:textAlignment w:val="baseline"/>
        <w:rPr>
          <w:ins w:id="326" w:author="Tin Trčak" w:date="2016-01-21T15:44:00Z"/>
          <w:rFonts w:cs="Times New Roman"/>
          <w:szCs w:val="24"/>
        </w:rPr>
      </w:pPr>
      <w:ins w:id="327" w:author="Tin Trčak" w:date="2016-01-21T15:44:00Z">
        <w:r w:rsidRPr="0020295F">
          <w:rPr>
            <w:rFonts w:cs="Times New Roman"/>
            <w:szCs w:val="24"/>
          </w:rPr>
          <w:t>Vlasnik ili djelatnik</w:t>
        </w:r>
        <w:r w:rsidRPr="005E4C33">
          <w:rPr>
            <w:rFonts w:cs="Times New Roman"/>
            <w:szCs w:val="24"/>
          </w:rPr>
          <w:t xml:space="preserve"> pritišće na gumb „S</w:t>
        </w:r>
      </w:ins>
      <w:ins w:id="328" w:author="Tin Trčak" w:date="2016-01-21T15:46:00Z">
        <w:r>
          <w:rPr>
            <w:rFonts w:cs="Times New Roman"/>
            <w:szCs w:val="24"/>
          </w:rPr>
          <w:t>premi</w:t>
        </w:r>
      </w:ins>
      <w:ins w:id="329" w:author="Tin Trčak" w:date="2016-01-21T15:44:00Z">
        <w:r w:rsidRPr="005E4C33">
          <w:rPr>
            <w:rFonts w:cs="Times New Roman"/>
            <w:szCs w:val="24"/>
          </w:rPr>
          <w:t>“.</w:t>
        </w:r>
      </w:ins>
    </w:p>
    <w:p w14:paraId="001BBE79" w14:textId="77777777" w:rsidR="00483607" w:rsidRDefault="00483607" w:rsidP="00483607">
      <w:pPr>
        <w:numPr>
          <w:ilvl w:val="0"/>
          <w:numId w:val="68"/>
        </w:numPr>
        <w:shd w:val="clear" w:color="auto" w:fill="FFFFFF"/>
        <w:spacing w:after="0"/>
        <w:textAlignment w:val="baseline"/>
        <w:rPr>
          <w:ins w:id="330" w:author="Tin Trčak" w:date="2016-01-21T15:44:00Z"/>
          <w:rFonts w:cs="Times New Roman"/>
          <w:szCs w:val="24"/>
        </w:rPr>
      </w:pPr>
      <w:ins w:id="331" w:author="Tin Trčak" w:date="2016-01-21T15:44:00Z">
        <w:r w:rsidRPr="005E4C33">
          <w:rPr>
            <w:rFonts w:cs="Times New Roman"/>
            <w:szCs w:val="24"/>
          </w:rPr>
          <w:t>Podaci odabrane narudžbe spremaju se u izlaznu datoteku na</w:t>
        </w:r>
        <w:r>
          <w:rPr>
            <w:rFonts w:cs="Times New Roman"/>
            <w:szCs w:val="24"/>
          </w:rPr>
          <w:t xml:space="preserve"> vlasnikovo ili</w:t>
        </w:r>
        <w:r w:rsidRPr="005E4C33">
          <w:rPr>
            <w:rFonts w:cs="Times New Roman"/>
            <w:szCs w:val="24"/>
          </w:rPr>
          <w:t xml:space="preserve"> djelatnikovo računalo.</w:t>
        </w:r>
      </w:ins>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6A09FC0B" w:rsidR="00CA5BE5" w:rsidRPr="00E86FC2" w:rsidDel="00483607" w:rsidRDefault="00CA5BE5" w:rsidP="00CA5BE5">
      <w:pPr>
        <w:numPr>
          <w:ilvl w:val="0"/>
          <w:numId w:val="13"/>
        </w:numPr>
        <w:shd w:val="clear" w:color="auto" w:fill="FFFFFF"/>
        <w:spacing w:after="0"/>
        <w:textAlignment w:val="baseline"/>
        <w:rPr>
          <w:del w:id="332" w:author="Tin Trčak" w:date="2016-01-21T15:45:00Z"/>
          <w:rFonts w:cs="Times New Roman"/>
          <w:b/>
          <w:szCs w:val="24"/>
        </w:rPr>
      </w:pPr>
      <w:del w:id="333" w:author="Tin Trčak" w:date="2016-01-21T15:45:00Z">
        <w:r w:rsidRPr="00E86FC2" w:rsidDel="00483607">
          <w:rPr>
            <w:rFonts w:cs="Times New Roman"/>
            <w:b/>
            <w:szCs w:val="24"/>
          </w:rPr>
          <w:delText xml:space="preserve">UC31 – </w:delText>
        </w:r>
      </w:del>
      <w:del w:id="334" w:author="Tin Trčak" w:date="2016-01-21T14:27:00Z">
        <w:r w:rsidRPr="00E86FC2" w:rsidDel="00EC1247">
          <w:rPr>
            <w:rFonts w:cs="Times New Roman"/>
            <w:b/>
            <w:szCs w:val="24"/>
          </w:rPr>
          <w:delText>SnimanjeNarudžbe</w:delText>
        </w:r>
      </w:del>
    </w:p>
    <w:p w14:paraId="3EA1DBB4" w14:textId="609B018B" w:rsidR="00CA5BE5" w:rsidRPr="0020295F" w:rsidDel="00483607" w:rsidRDefault="00CA5BE5" w:rsidP="00CA5BE5">
      <w:pPr>
        <w:numPr>
          <w:ilvl w:val="0"/>
          <w:numId w:val="14"/>
        </w:numPr>
        <w:shd w:val="clear" w:color="auto" w:fill="FFFFFF"/>
        <w:spacing w:after="0"/>
        <w:ind w:left="1843"/>
        <w:textAlignment w:val="baseline"/>
        <w:rPr>
          <w:del w:id="335" w:author="Tin Trčak" w:date="2016-01-21T15:45:00Z"/>
          <w:rFonts w:cs="Times New Roman"/>
          <w:szCs w:val="24"/>
        </w:rPr>
      </w:pPr>
      <w:del w:id="336" w:author="Tin Trčak" w:date="2016-01-21T15:45:00Z">
        <w:r w:rsidRPr="00E86FC2" w:rsidDel="00483607">
          <w:rPr>
            <w:rFonts w:cs="Times New Roman"/>
            <w:b/>
            <w:szCs w:val="24"/>
          </w:rPr>
          <w:delText>Glavni sudionik:</w:delText>
        </w:r>
        <w:r w:rsidRPr="0020295F" w:rsidDel="00483607">
          <w:rPr>
            <w:rFonts w:cs="Times New Roman"/>
            <w:szCs w:val="24"/>
          </w:rPr>
          <w:delText xml:space="preserve"> </w:delText>
        </w:r>
        <w:r w:rsidR="00933B07" w:rsidRPr="0020295F" w:rsidDel="00483607">
          <w:rPr>
            <w:rFonts w:cs="Times New Roman"/>
            <w:szCs w:val="24"/>
          </w:rPr>
          <w:delText>Vlasnik</w:delText>
        </w:r>
        <w:r w:rsidRPr="0020295F" w:rsidDel="00483607">
          <w:rPr>
            <w:rFonts w:cs="Times New Roman"/>
            <w:szCs w:val="24"/>
          </w:rPr>
          <w:delText>.</w:delText>
        </w:r>
      </w:del>
    </w:p>
    <w:p w14:paraId="6276569D" w14:textId="299059D0" w:rsidR="00CA5BE5" w:rsidRPr="0020295F" w:rsidDel="00483607" w:rsidRDefault="00CA5BE5" w:rsidP="00CA5BE5">
      <w:pPr>
        <w:numPr>
          <w:ilvl w:val="0"/>
          <w:numId w:val="14"/>
        </w:numPr>
        <w:shd w:val="clear" w:color="auto" w:fill="FFFFFF"/>
        <w:spacing w:after="0"/>
        <w:ind w:left="1843"/>
        <w:textAlignment w:val="baseline"/>
        <w:rPr>
          <w:del w:id="337" w:author="Tin Trčak" w:date="2016-01-21T15:45:00Z"/>
          <w:rFonts w:cs="Times New Roman"/>
          <w:szCs w:val="24"/>
        </w:rPr>
      </w:pPr>
      <w:del w:id="338" w:author="Tin Trčak" w:date="2016-01-21T15:45:00Z">
        <w:r w:rsidRPr="00E86FC2" w:rsidDel="00483607">
          <w:rPr>
            <w:rFonts w:cs="Times New Roman"/>
            <w:b/>
            <w:szCs w:val="24"/>
          </w:rPr>
          <w:delText>Cilj:</w:delText>
        </w:r>
        <w:r w:rsidRPr="0020295F" w:rsidDel="00483607">
          <w:rPr>
            <w:rFonts w:cs="Times New Roman"/>
            <w:szCs w:val="24"/>
          </w:rPr>
          <w:delText xml:space="preserve"> Snimanje </w:delText>
        </w:r>
      </w:del>
      <w:del w:id="339" w:author="Tin Trčak" w:date="2016-01-21T14:27:00Z">
        <w:r w:rsidRPr="0020295F" w:rsidDel="00EC1247">
          <w:rPr>
            <w:rFonts w:cs="Times New Roman"/>
            <w:szCs w:val="24"/>
          </w:rPr>
          <w:delText>neke narudžbe</w:delText>
        </w:r>
      </w:del>
      <w:del w:id="340" w:author="Tin Trčak" w:date="2016-01-21T15:45:00Z">
        <w:r w:rsidRPr="0020295F" w:rsidDel="00483607">
          <w:rPr>
            <w:rFonts w:cs="Times New Roman"/>
            <w:szCs w:val="24"/>
          </w:rPr>
          <w:delText xml:space="preserve"> u izlaznu tekstualnu datoteku.</w:delText>
        </w:r>
      </w:del>
    </w:p>
    <w:p w14:paraId="70E5B726" w14:textId="61F275B1" w:rsidR="00CA5BE5" w:rsidRPr="00E86FC2" w:rsidDel="00483607" w:rsidRDefault="00CA5BE5" w:rsidP="00CA5BE5">
      <w:pPr>
        <w:numPr>
          <w:ilvl w:val="0"/>
          <w:numId w:val="14"/>
        </w:numPr>
        <w:shd w:val="clear" w:color="auto" w:fill="FFFFFF"/>
        <w:spacing w:after="0"/>
        <w:ind w:left="1843"/>
        <w:textAlignment w:val="baseline"/>
        <w:rPr>
          <w:del w:id="341" w:author="Tin Trčak" w:date="2016-01-21T15:45:00Z"/>
          <w:rFonts w:cs="Times New Roman"/>
          <w:b/>
          <w:szCs w:val="24"/>
        </w:rPr>
      </w:pPr>
      <w:del w:id="342" w:author="Tin Trčak" w:date="2016-01-21T15:45:00Z">
        <w:r w:rsidRPr="00E86FC2" w:rsidDel="00483607">
          <w:rPr>
            <w:rFonts w:cs="Times New Roman"/>
            <w:b/>
            <w:szCs w:val="24"/>
          </w:rPr>
          <w:delText>Sudionici:</w:delText>
        </w:r>
        <w:r w:rsidRPr="0020295F" w:rsidDel="00483607">
          <w:rPr>
            <w:rFonts w:cs="Times New Roman"/>
            <w:szCs w:val="24"/>
          </w:rPr>
          <w:delText xml:space="preserve"> Poslužitelj, datotečni sustav.</w:delText>
        </w:r>
      </w:del>
    </w:p>
    <w:p w14:paraId="37B01F25" w14:textId="0019D349" w:rsidR="00CA5BE5" w:rsidRPr="0020295F" w:rsidDel="00483607" w:rsidRDefault="00CA5BE5" w:rsidP="00CA5BE5">
      <w:pPr>
        <w:numPr>
          <w:ilvl w:val="0"/>
          <w:numId w:val="14"/>
        </w:numPr>
        <w:shd w:val="clear" w:color="auto" w:fill="FFFFFF"/>
        <w:spacing w:after="0"/>
        <w:ind w:left="1843"/>
        <w:textAlignment w:val="baseline"/>
        <w:rPr>
          <w:del w:id="343" w:author="Tin Trčak" w:date="2016-01-21T15:45:00Z"/>
          <w:rFonts w:cs="Times New Roman"/>
          <w:szCs w:val="24"/>
        </w:rPr>
      </w:pPr>
      <w:del w:id="344" w:author="Tin Trčak" w:date="2016-01-21T15:45:00Z">
        <w:r w:rsidRPr="00E86FC2" w:rsidDel="00483607">
          <w:rPr>
            <w:rFonts w:cs="Times New Roman"/>
            <w:b/>
            <w:szCs w:val="24"/>
          </w:rPr>
          <w:delText>Preduvjeti:</w:delText>
        </w:r>
        <w:r w:rsidRPr="0020295F" w:rsidDel="00483607">
          <w:rPr>
            <w:rFonts w:cs="Times New Roman"/>
            <w:szCs w:val="24"/>
          </w:rPr>
          <w:delText xml:space="preserve"> Mogućnost prijave na internet, dostupnost poslužitelja, djelatnik je prijavljen u sustav, </w:delText>
        </w:r>
        <w:r w:rsidR="00933B07" w:rsidRPr="0020295F" w:rsidDel="00483607">
          <w:rPr>
            <w:rFonts w:cs="Times New Roman"/>
            <w:szCs w:val="24"/>
          </w:rPr>
          <w:delText>vlasnik</w:delText>
        </w:r>
        <w:r w:rsidRPr="0020295F" w:rsidDel="00483607">
          <w:rPr>
            <w:rFonts w:cs="Times New Roman"/>
            <w:szCs w:val="24"/>
          </w:rPr>
          <w:delText xml:space="preserve"> se nalazi na administrativnoj stranici</w:delText>
        </w:r>
        <w:r w:rsidR="00933B07" w:rsidRPr="0020295F" w:rsidDel="00483607">
          <w:rPr>
            <w:rFonts w:cs="Times New Roman"/>
            <w:szCs w:val="24"/>
          </w:rPr>
          <w:delText xml:space="preserve"> statistike</w:delText>
        </w:r>
        <w:r w:rsidRPr="0020295F" w:rsidDel="00483607">
          <w:rPr>
            <w:rFonts w:cs="Times New Roman"/>
            <w:szCs w:val="24"/>
          </w:rPr>
          <w:delText>.</w:delText>
        </w:r>
      </w:del>
    </w:p>
    <w:p w14:paraId="7AA7AF78" w14:textId="3514D75F" w:rsidR="00CA5BE5" w:rsidRPr="0020295F" w:rsidDel="00483607" w:rsidRDefault="00CA5BE5" w:rsidP="00CA5BE5">
      <w:pPr>
        <w:numPr>
          <w:ilvl w:val="0"/>
          <w:numId w:val="14"/>
        </w:numPr>
        <w:shd w:val="clear" w:color="auto" w:fill="FFFFFF"/>
        <w:spacing w:after="0"/>
        <w:ind w:left="1843"/>
        <w:textAlignment w:val="baseline"/>
        <w:rPr>
          <w:del w:id="345" w:author="Tin Trčak" w:date="2016-01-21T15:45:00Z"/>
          <w:rFonts w:cs="Times New Roman"/>
          <w:szCs w:val="24"/>
        </w:rPr>
      </w:pPr>
      <w:del w:id="346" w:author="Tin Trčak" w:date="2016-01-21T15:45:00Z">
        <w:r w:rsidRPr="00E86FC2" w:rsidDel="00483607">
          <w:rPr>
            <w:rFonts w:cs="Times New Roman"/>
            <w:b/>
            <w:szCs w:val="24"/>
          </w:rPr>
          <w:delText>Rezultat:</w:delText>
        </w:r>
        <w:r w:rsidRPr="0020295F" w:rsidDel="00483607">
          <w:rPr>
            <w:rFonts w:cs="Times New Roman"/>
            <w:szCs w:val="24"/>
          </w:rPr>
          <w:delText xml:space="preserve"> Uspješno spremanje </w:delText>
        </w:r>
      </w:del>
      <w:del w:id="347" w:author="Tin Trčak" w:date="2016-01-21T14:27:00Z">
        <w:r w:rsidRPr="0020295F" w:rsidDel="00EC1247">
          <w:rPr>
            <w:rFonts w:cs="Times New Roman"/>
            <w:szCs w:val="24"/>
          </w:rPr>
          <w:delText xml:space="preserve">narudžbe </w:delText>
        </w:r>
      </w:del>
      <w:del w:id="348" w:author="Tin Trčak" w:date="2016-01-21T15:45:00Z">
        <w:r w:rsidRPr="0020295F" w:rsidDel="00483607">
          <w:rPr>
            <w:rFonts w:cs="Times New Roman"/>
            <w:szCs w:val="24"/>
          </w:rPr>
          <w:delText>u izlaznu datoteku.</w:delText>
        </w:r>
      </w:del>
    </w:p>
    <w:p w14:paraId="0E03976B" w14:textId="6E538925" w:rsidR="00CA5BE5" w:rsidRPr="0020295F" w:rsidDel="00483607" w:rsidRDefault="00CA5BE5" w:rsidP="00CA5BE5">
      <w:pPr>
        <w:numPr>
          <w:ilvl w:val="0"/>
          <w:numId w:val="14"/>
        </w:numPr>
        <w:shd w:val="clear" w:color="auto" w:fill="FFFFFF"/>
        <w:spacing w:after="0"/>
        <w:ind w:left="1843"/>
        <w:textAlignment w:val="baseline"/>
        <w:rPr>
          <w:del w:id="349" w:author="Tin Trčak" w:date="2016-01-21T15:45:00Z"/>
          <w:rFonts w:cs="Times New Roman"/>
          <w:szCs w:val="24"/>
        </w:rPr>
      </w:pPr>
      <w:del w:id="350" w:author="Tin Trčak" w:date="2016-01-21T15:45:00Z">
        <w:r w:rsidRPr="00E86FC2" w:rsidDel="00483607">
          <w:rPr>
            <w:rFonts w:cs="Times New Roman"/>
            <w:b/>
            <w:szCs w:val="24"/>
          </w:rPr>
          <w:delText>Željeni scenarij:</w:delText>
        </w:r>
        <w:r w:rsidRPr="0020295F" w:rsidDel="00483607">
          <w:rPr>
            <w:rFonts w:cs="Times New Roman"/>
            <w:szCs w:val="24"/>
          </w:rPr>
          <w:delText xml:space="preserve"> </w:delText>
        </w:r>
      </w:del>
    </w:p>
    <w:p w14:paraId="3AD48B0F" w14:textId="420C93A2" w:rsidR="00CA5BE5" w:rsidRPr="0020295F" w:rsidDel="00483607" w:rsidRDefault="00933B07" w:rsidP="00CA5BE5">
      <w:pPr>
        <w:numPr>
          <w:ilvl w:val="0"/>
          <w:numId w:val="46"/>
        </w:numPr>
        <w:shd w:val="clear" w:color="auto" w:fill="FFFFFF"/>
        <w:spacing w:after="0"/>
        <w:textAlignment w:val="baseline"/>
        <w:rPr>
          <w:del w:id="351" w:author="Tin Trčak" w:date="2016-01-21T15:45:00Z"/>
          <w:rFonts w:cs="Times New Roman"/>
          <w:szCs w:val="24"/>
        </w:rPr>
      </w:pPr>
      <w:del w:id="352" w:author="Tin Trčak" w:date="2016-01-21T15:45:00Z">
        <w:r w:rsidRPr="0020295F" w:rsidDel="00483607">
          <w:rPr>
            <w:rFonts w:cs="Times New Roman"/>
            <w:szCs w:val="24"/>
          </w:rPr>
          <w:delText>Vlasnik</w:delText>
        </w:r>
        <w:r w:rsidR="00CA5BE5" w:rsidRPr="0020295F" w:rsidDel="00483607">
          <w:rPr>
            <w:rFonts w:cs="Times New Roman"/>
            <w:szCs w:val="24"/>
          </w:rPr>
          <w:delText xml:space="preserve"> </w:delText>
        </w:r>
        <w:r w:rsidRPr="0020295F" w:rsidDel="00483607">
          <w:rPr>
            <w:rFonts w:cs="Times New Roman"/>
            <w:szCs w:val="24"/>
          </w:rPr>
          <w:delText>klikne na gumb „Spremi statistiku“.</w:delText>
        </w:r>
      </w:del>
    </w:p>
    <w:p w14:paraId="7DC740AE" w14:textId="7949A264" w:rsidR="00CA5BE5" w:rsidRPr="0020295F" w:rsidDel="00483607" w:rsidRDefault="00CA5BE5" w:rsidP="00CA5BE5">
      <w:pPr>
        <w:numPr>
          <w:ilvl w:val="0"/>
          <w:numId w:val="46"/>
        </w:numPr>
        <w:shd w:val="clear" w:color="auto" w:fill="FFFFFF"/>
        <w:spacing w:after="0"/>
        <w:textAlignment w:val="baseline"/>
        <w:rPr>
          <w:del w:id="353" w:author="Tin Trčak" w:date="2016-01-21T15:45:00Z"/>
          <w:rFonts w:cs="Times New Roman"/>
          <w:szCs w:val="24"/>
        </w:rPr>
      </w:pPr>
      <w:del w:id="354" w:author="Tin Trčak" w:date="2016-01-21T14:28:00Z">
        <w:r w:rsidRPr="0020295F" w:rsidDel="00EC1247">
          <w:rPr>
            <w:rFonts w:cs="Times New Roman"/>
            <w:szCs w:val="24"/>
          </w:rPr>
          <w:delText>Podaci odabrane narudžbe spremaju</w:delText>
        </w:r>
      </w:del>
      <w:del w:id="355" w:author="Tin Trčak" w:date="2016-01-21T15:45:00Z">
        <w:r w:rsidRPr="0020295F" w:rsidDel="00483607">
          <w:rPr>
            <w:rFonts w:cs="Times New Roman"/>
            <w:szCs w:val="24"/>
          </w:rPr>
          <w:delText xml:space="preserve"> se u izlaznu datoteku na </w:delText>
        </w:r>
        <w:r w:rsidR="00933B07" w:rsidRPr="0020295F" w:rsidDel="00483607">
          <w:rPr>
            <w:rFonts w:cs="Times New Roman"/>
            <w:szCs w:val="24"/>
          </w:rPr>
          <w:delText>vlasnikovo</w:delText>
        </w:r>
        <w:r w:rsidRPr="0020295F" w:rsidDel="00483607">
          <w:rPr>
            <w:rFonts w:cs="Times New Roman"/>
            <w:szCs w:val="24"/>
          </w:rPr>
          <w:delText xml:space="preserve"> računalo.</w:delText>
        </w:r>
      </w:del>
    </w:p>
    <w:p w14:paraId="2BAEBC44" w14:textId="251C58D3" w:rsidR="002442FF" w:rsidRPr="0020295F" w:rsidDel="00483607" w:rsidRDefault="002442FF" w:rsidP="000A0B5F">
      <w:pPr>
        <w:shd w:val="clear" w:color="auto" w:fill="FFFFFF"/>
        <w:spacing w:after="0"/>
        <w:ind w:left="2880"/>
        <w:textAlignment w:val="baseline"/>
        <w:rPr>
          <w:del w:id="356" w:author="Tin Trčak" w:date="2016-01-21T15:45:00Z"/>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357" w:name="_Toc441154594"/>
      <w:r w:rsidRPr="0020295F">
        <w:lastRenderedPageBreak/>
        <w:t>Dijagrami obrazaca</w:t>
      </w:r>
      <w:bookmarkEnd w:id="357"/>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21A48DD6" w:rsidR="007C6915" w:rsidRPr="00E86FC2" w:rsidRDefault="00A368CA" w:rsidP="00A368CA">
      <w:pPr>
        <w:pStyle w:val="Caption"/>
        <w:jc w:val="center"/>
      </w:pPr>
      <w:bookmarkStart w:id="358" w:name="_Toc441154856"/>
      <w:r w:rsidRPr="00E86FC2">
        <w:t xml:space="preserve">Slika </w:t>
      </w:r>
      <w:ins w:id="359" w:author="Tin Trčak" w:date="2016-01-21T13:41:00Z">
        <w:r w:rsidR="00476BBA">
          <w:fldChar w:fldCharType="begin"/>
        </w:r>
        <w:r w:rsidR="00476BBA">
          <w:instrText xml:space="preserve"> STYLEREF 2 \s </w:instrText>
        </w:r>
      </w:ins>
      <w:r w:rsidR="00476BBA">
        <w:fldChar w:fldCharType="separate"/>
      </w:r>
      <w:r w:rsidR="00476BBA">
        <w:rPr>
          <w:noProof/>
        </w:rPr>
        <w:t>4.2</w:t>
      </w:r>
      <w:ins w:id="36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61" w:author="Tin Trčak" w:date="2016-01-21T13:41:00Z">
        <w:r w:rsidR="00476BBA">
          <w:rPr>
            <w:noProof/>
          </w:rPr>
          <w:t>1</w:t>
        </w:r>
        <w:r w:rsidR="00476BBA">
          <w:fldChar w:fldCharType="end"/>
        </w:r>
      </w:ins>
      <w:ins w:id="362" w:author="Fredi" w:date="2016-01-21T00:26:00Z">
        <w:del w:id="363" w:author="Tin Trčak" w:date="2016-01-21T00:45:00Z">
          <w:r w:rsidR="00B93800" w:rsidDel="00C255BA">
            <w:fldChar w:fldCharType="begin"/>
          </w:r>
          <w:r w:rsidR="00B93800" w:rsidDel="00C255BA">
            <w:delInstrText xml:space="preserve"> STYLEREF 2 \s </w:delInstrText>
          </w:r>
        </w:del>
      </w:ins>
      <w:del w:id="364" w:author="Tin Trčak" w:date="2016-01-21T00:45:00Z">
        <w:r w:rsidR="00B93800" w:rsidDel="00C255BA">
          <w:fldChar w:fldCharType="separate"/>
        </w:r>
        <w:r w:rsidR="00B93800" w:rsidDel="00C255BA">
          <w:rPr>
            <w:noProof/>
          </w:rPr>
          <w:delText>4.2</w:delText>
        </w:r>
      </w:del>
      <w:ins w:id="365" w:author="Fredi" w:date="2016-01-21T00:26:00Z">
        <w:del w:id="36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67" w:author="Tin Trčak" w:date="2016-01-21T00:45:00Z">
        <w:r w:rsidR="00B93800" w:rsidDel="00C255BA">
          <w:fldChar w:fldCharType="separate"/>
        </w:r>
      </w:del>
      <w:ins w:id="368" w:author="Fredi" w:date="2016-01-21T00:26:00Z">
        <w:del w:id="369" w:author="Tin Trčak" w:date="2016-01-21T00:45:00Z">
          <w:r w:rsidR="00B93800" w:rsidDel="00C255BA">
            <w:rPr>
              <w:noProof/>
            </w:rPr>
            <w:delText>1</w:delText>
          </w:r>
          <w:r w:rsidR="00B93800" w:rsidDel="00C255BA">
            <w:fldChar w:fldCharType="end"/>
          </w:r>
        </w:del>
      </w:ins>
      <w:del w:id="37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358"/>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18087F58" w:rsidR="00135DB7" w:rsidRPr="00E86FC2" w:rsidRDefault="00135DB7" w:rsidP="00F06DFC">
      <w:pPr>
        <w:pStyle w:val="Caption"/>
        <w:jc w:val="center"/>
      </w:pPr>
      <w:bookmarkStart w:id="371" w:name="_Toc441154857"/>
      <w:r w:rsidRPr="00E86FC2">
        <w:t xml:space="preserve">Slika </w:t>
      </w:r>
      <w:ins w:id="372" w:author="Tin Trčak" w:date="2016-01-21T13:41:00Z">
        <w:r w:rsidR="00476BBA">
          <w:fldChar w:fldCharType="begin"/>
        </w:r>
        <w:r w:rsidR="00476BBA">
          <w:instrText xml:space="preserve"> STYLEREF 2 \s </w:instrText>
        </w:r>
      </w:ins>
      <w:r w:rsidR="00476BBA">
        <w:fldChar w:fldCharType="separate"/>
      </w:r>
      <w:r w:rsidR="00476BBA">
        <w:rPr>
          <w:noProof/>
        </w:rPr>
        <w:t>4.2</w:t>
      </w:r>
      <w:ins w:id="37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74" w:author="Tin Trčak" w:date="2016-01-21T13:41:00Z">
        <w:r w:rsidR="00476BBA">
          <w:rPr>
            <w:noProof/>
          </w:rPr>
          <w:t>2</w:t>
        </w:r>
        <w:r w:rsidR="00476BBA">
          <w:fldChar w:fldCharType="end"/>
        </w:r>
      </w:ins>
      <w:ins w:id="375" w:author="Fredi" w:date="2016-01-21T00:26:00Z">
        <w:del w:id="376" w:author="Tin Trčak" w:date="2016-01-21T00:45:00Z">
          <w:r w:rsidR="00B93800" w:rsidDel="00C255BA">
            <w:fldChar w:fldCharType="begin"/>
          </w:r>
          <w:r w:rsidR="00B93800" w:rsidDel="00C255BA">
            <w:delInstrText xml:space="preserve"> STYLEREF 2 \s </w:delInstrText>
          </w:r>
        </w:del>
      </w:ins>
      <w:del w:id="377" w:author="Tin Trčak" w:date="2016-01-21T00:45:00Z">
        <w:r w:rsidR="00B93800" w:rsidDel="00C255BA">
          <w:fldChar w:fldCharType="separate"/>
        </w:r>
        <w:r w:rsidR="00B93800" w:rsidDel="00C255BA">
          <w:rPr>
            <w:noProof/>
          </w:rPr>
          <w:delText>4.2</w:delText>
        </w:r>
      </w:del>
      <w:ins w:id="378" w:author="Fredi" w:date="2016-01-21T00:26:00Z">
        <w:del w:id="37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80" w:author="Tin Trčak" w:date="2016-01-21T00:45:00Z">
        <w:r w:rsidR="00B93800" w:rsidDel="00C255BA">
          <w:fldChar w:fldCharType="separate"/>
        </w:r>
      </w:del>
      <w:ins w:id="381" w:author="Fredi" w:date="2016-01-21T00:26:00Z">
        <w:del w:id="382" w:author="Tin Trčak" w:date="2016-01-21T00:45:00Z">
          <w:r w:rsidR="00B93800" w:rsidDel="00C255BA">
            <w:rPr>
              <w:noProof/>
            </w:rPr>
            <w:delText>2</w:delText>
          </w:r>
          <w:r w:rsidR="00B93800" w:rsidDel="00C255BA">
            <w:fldChar w:fldCharType="end"/>
          </w:r>
        </w:del>
      </w:ins>
      <w:del w:id="38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371"/>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41DF098" w:rsidR="00F576AA" w:rsidRPr="00E86FC2" w:rsidRDefault="00135DB7" w:rsidP="00135DB7">
      <w:pPr>
        <w:pStyle w:val="Caption"/>
        <w:jc w:val="center"/>
      </w:pPr>
      <w:bookmarkStart w:id="384" w:name="_Toc441154858"/>
      <w:r w:rsidRPr="00E86FC2">
        <w:t xml:space="preserve">Slika </w:t>
      </w:r>
      <w:ins w:id="385" w:author="Tin Trčak" w:date="2016-01-21T13:41:00Z">
        <w:r w:rsidR="00476BBA">
          <w:fldChar w:fldCharType="begin"/>
        </w:r>
        <w:r w:rsidR="00476BBA">
          <w:instrText xml:space="preserve"> STYLEREF 2 \s </w:instrText>
        </w:r>
      </w:ins>
      <w:r w:rsidR="00476BBA">
        <w:fldChar w:fldCharType="separate"/>
      </w:r>
      <w:r w:rsidR="00476BBA">
        <w:rPr>
          <w:noProof/>
        </w:rPr>
        <w:t>4.2</w:t>
      </w:r>
      <w:ins w:id="38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87" w:author="Tin Trčak" w:date="2016-01-21T13:41:00Z">
        <w:r w:rsidR="00476BBA">
          <w:rPr>
            <w:noProof/>
          </w:rPr>
          <w:t>3</w:t>
        </w:r>
        <w:r w:rsidR="00476BBA">
          <w:fldChar w:fldCharType="end"/>
        </w:r>
      </w:ins>
      <w:ins w:id="388" w:author="Fredi" w:date="2016-01-21T00:26:00Z">
        <w:del w:id="389" w:author="Tin Trčak" w:date="2016-01-21T00:45:00Z">
          <w:r w:rsidR="00B93800" w:rsidDel="00C255BA">
            <w:fldChar w:fldCharType="begin"/>
          </w:r>
          <w:r w:rsidR="00B93800" w:rsidDel="00C255BA">
            <w:delInstrText xml:space="preserve"> STYLEREF 2 \s </w:delInstrText>
          </w:r>
        </w:del>
      </w:ins>
      <w:del w:id="390" w:author="Tin Trčak" w:date="2016-01-21T00:45:00Z">
        <w:r w:rsidR="00B93800" w:rsidDel="00C255BA">
          <w:fldChar w:fldCharType="separate"/>
        </w:r>
        <w:r w:rsidR="00B93800" w:rsidDel="00C255BA">
          <w:rPr>
            <w:noProof/>
          </w:rPr>
          <w:delText>4.2</w:delText>
        </w:r>
      </w:del>
      <w:ins w:id="391" w:author="Fredi" w:date="2016-01-21T00:26:00Z">
        <w:del w:id="3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93" w:author="Tin Trčak" w:date="2016-01-21T00:45:00Z">
        <w:r w:rsidR="00B93800" w:rsidDel="00C255BA">
          <w:fldChar w:fldCharType="separate"/>
        </w:r>
      </w:del>
      <w:ins w:id="394" w:author="Fredi" w:date="2016-01-21T00:26:00Z">
        <w:del w:id="395" w:author="Tin Trčak" w:date="2016-01-21T00:45:00Z">
          <w:r w:rsidR="00B93800" w:rsidDel="00C255BA">
            <w:rPr>
              <w:noProof/>
            </w:rPr>
            <w:delText>3</w:delText>
          </w:r>
          <w:r w:rsidR="00B93800" w:rsidDel="00C255BA">
            <w:fldChar w:fldCharType="end"/>
          </w:r>
        </w:del>
      </w:ins>
      <w:del w:id="3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384"/>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0E83353D" w:rsidR="00F576AA" w:rsidRPr="00E86FC2" w:rsidRDefault="0035493B" w:rsidP="0035493B">
      <w:pPr>
        <w:pStyle w:val="Caption"/>
        <w:jc w:val="center"/>
      </w:pPr>
      <w:bookmarkStart w:id="397" w:name="_Toc441154859"/>
      <w:r w:rsidRPr="00E86FC2">
        <w:t xml:space="preserve">Slika </w:t>
      </w:r>
      <w:ins w:id="398" w:author="Tin Trčak" w:date="2016-01-21T13:41:00Z">
        <w:r w:rsidR="00476BBA">
          <w:fldChar w:fldCharType="begin"/>
        </w:r>
        <w:r w:rsidR="00476BBA">
          <w:instrText xml:space="preserve"> STYLEREF 2 \s </w:instrText>
        </w:r>
      </w:ins>
      <w:r w:rsidR="00476BBA">
        <w:fldChar w:fldCharType="separate"/>
      </w:r>
      <w:r w:rsidR="00476BBA">
        <w:rPr>
          <w:noProof/>
        </w:rPr>
        <w:t>4.2</w:t>
      </w:r>
      <w:ins w:id="39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00" w:author="Tin Trčak" w:date="2016-01-21T13:41:00Z">
        <w:r w:rsidR="00476BBA">
          <w:rPr>
            <w:noProof/>
          </w:rPr>
          <w:t>4</w:t>
        </w:r>
        <w:r w:rsidR="00476BBA">
          <w:fldChar w:fldCharType="end"/>
        </w:r>
      </w:ins>
      <w:ins w:id="401" w:author="Fredi" w:date="2016-01-21T00:26:00Z">
        <w:del w:id="402" w:author="Tin Trčak" w:date="2016-01-21T00:45:00Z">
          <w:r w:rsidR="00B93800" w:rsidDel="00C255BA">
            <w:fldChar w:fldCharType="begin"/>
          </w:r>
          <w:r w:rsidR="00B93800" w:rsidDel="00C255BA">
            <w:delInstrText xml:space="preserve"> STYLEREF 2 \s </w:delInstrText>
          </w:r>
        </w:del>
      </w:ins>
      <w:del w:id="403" w:author="Tin Trčak" w:date="2016-01-21T00:45:00Z">
        <w:r w:rsidR="00B93800" w:rsidDel="00C255BA">
          <w:fldChar w:fldCharType="separate"/>
        </w:r>
        <w:r w:rsidR="00B93800" w:rsidDel="00C255BA">
          <w:rPr>
            <w:noProof/>
          </w:rPr>
          <w:delText>4.2</w:delText>
        </w:r>
      </w:del>
      <w:ins w:id="404" w:author="Fredi" w:date="2016-01-21T00:26:00Z">
        <w:del w:id="4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06" w:author="Tin Trčak" w:date="2016-01-21T00:45:00Z">
        <w:r w:rsidR="00B93800" w:rsidDel="00C255BA">
          <w:fldChar w:fldCharType="separate"/>
        </w:r>
      </w:del>
      <w:ins w:id="407" w:author="Fredi" w:date="2016-01-21T00:26:00Z">
        <w:del w:id="408" w:author="Tin Trčak" w:date="2016-01-21T00:45:00Z">
          <w:r w:rsidR="00B93800" w:rsidDel="00C255BA">
            <w:rPr>
              <w:noProof/>
            </w:rPr>
            <w:delText>4</w:delText>
          </w:r>
          <w:r w:rsidR="00B93800" w:rsidDel="00C255BA">
            <w:fldChar w:fldCharType="end"/>
          </w:r>
        </w:del>
      </w:ins>
      <w:del w:id="40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397"/>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75A5425D" w:rsidR="00F576AA" w:rsidRPr="00E86FC2" w:rsidRDefault="0035493B" w:rsidP="0035493B">
      <w:pPr>
        <w:pStyle w:val="Caption"/>
        <w:jc w:val="center"/>
      </w:pPr>
      <w:bookmarkStart w:id="410" w:name="_Toc441154860"/>
      <w:r w:rsidRPr="00E86FC2">
        <w:t xml:space="preserve">Slika </w:t>
      </w:r>
      <w:ins w:id="411" w:author="Tin Trčak" w:date="2016-01-21T13:41:00Z">
        <w:r w:rsidR="00476BBA">
          <w:fldChar w:fldCharType="begin"/>
        </w:r>
        <w:r w:rsidR="00476BBA">
          <w:instrText xml:space="preserve"> STYLEREF 2 \s </w:instrText>
        </w:r>
      </w:ins>
      <w:r w:rsidR="00476BBA">
        <w:fldChar w:fldCharType="separate"/>
      </w:r>
      <w:r w:rsidR="00476BBA">
        <w:rPr>
          <w:noProof/>
        </w:rPr>
        <w:t>4.2</w:t>
      </w:r>
      <w:ins w:id="41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13" w:author="Tin Trčak" w:date="2016-01-21T13:41:00Z">
        <w:r w:rsidR="00476BBA">
          <w:rPr>
            <w:noProof/>
          </w:rPr>
          <w:t>5</w:t>
        </w:r>
        <w:r w:rsidR="00476BBA">
          <w:fldChar w:fldCharType="end"/>
        </w:r>
      </w:ins>
      <w:ins w:id="414" w:author="Fredi" w:date="2016-01-21T00:26:00Z">
        <w:del w:id="415" w:author="Tin Trčak" w:date="2016-01-21T00:45:00Z">
          <w:r w:rsidR="00B93800" w:rsidDel="00C255BA">
            <w:fldChar w:fldCharType="begin"/>
          </w:r>
          <w:r w:rsidR="00B93800" w:rsidDel="00C255BA">
            <w:delInstrText xml:space="preserve"> STYLEREF 2 \s </w:delInstrText>
          </w:r>
        </w:del>
      </w:ins>
      <w:del w:id="416" w:author="Tin Trčak" w:date="2016-01-21T00:45:00Z">
        <w:r w:rsidR="00B93800" w:rsidDel="00C255BA">
          <w:fldChar w:fldCharType="separate"/>
        </w:r>
        <w:r w:rsidR="00B93800" w:rsidDel="00C255BA">
          <w:rPr>
            <w:noProof/>
          </w:rPr>
          <w:delText>4.2</w:delText>
        </w:r>
      </w:del>
      <w:ins w:id="417" w:author="Fredi" w:date="2016-01-21T00:26:00Z">
        <w:del w:id="4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19" w:author="Tin Trčak" w:date="2016-01-21T00:45:00Z">
        <w:r w:rsidR="00B93800" w:rsidDel="00C255BA">
          <w:fldChar w:fldCharType="separate"/>
        </w:r>
      </w:del>
      <w:ins w:id="420" w:author="Fredi" w:date="2016-01-21T00:26:00Z">
        <w:del w:id="421" w:author="Tin Trčak" w:date="2016-01-21T00:45:00Z">
          <w:r w:rsidR="00B93800" w:rsidDel="00C255BA">
            <w:rPr>
              <w:noProof/>
            </w:rPr>
            <w:delText>5</w:delText>
          </w:r>
          <w:r w:rsidR="00B93800" w:rsidDel="00C255BA">
            <w:fldChar w:fldCharType="end"/>
          </w:r>
        </w:del>
      </w:ins>
      <w:del w:id="4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410"/>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6B6D5184" w:rsidR="00F576AA" w:rsidRPr="00E86FC2" w:rsidRDefault="0035493B" w:rsidP="0035493B">
      <w:pPr>
        <w:pStyle w:val="Caption"/>
        <w:jc w:val="center"/>
      </w:pPr>
      <w:bookmarkStart w:id="423" w:name="_Toc441154861"/>
      <w:r w:rsidRPr="00E86FC2">
        <w:t xml:space="preserve">Slika </w:t>
      </w:r>
      <w:ins w:id="424" w:author="Tin Trčak" w:date="2016-01-21T13:41:00Z">
        <w:r w:rsidR="00476BBA">
          <w:fldChar w:fldCharType="begin"/>
        </w:r>
        <w:r w:rsidR="00476BBA">
          <w:instrText xml:space="preserve"> STYLEREF 2 \s </w:instrText>
        </w:r>
      </w:ins>
      <w:r w:rsidR="00476BBA">
        <w:fldChar w:fldCharType="separate"/>
      </w:r>
      <w:r w:rsidR="00476BBA">
        <w:rPr>
          <w:noProof/>
        </w:rPr>
        <w:t>4.2</w:t>
      </w:r>
      <w:ins w:id="42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26" w:author="Tin Trčak" w:date="2016-01-21T13:41:00Z">
        <w:r w:rsidR="00476BBA">
          <w:rPr>
            <w:noProof/>
          </w:rPr>
          <w:t>6</w:t>
        </w:r>
        <w:r w:rsidR="00476BBA">
          <w:fldChar w:fldCharType="end"/>
        </w:r>
      </w:ins>
      <w:ins w:id="427" w:author="Fredi" w:date="2016-01-21T00:26:00Z">
        <w:del w:id="428" w:author="Tin Trčak" w:date="2016-01-21T00:45:00Z">
          <w:r w:rsidR="00B93800" w:rsidDel="00C255BA">
            <w:fldChar w:fldCharType="begin"/>
          </w:r>
          <w:r w:rsidR="00B93800" w:rsidDel="00C255BA">
            <w:delInstrText xml:space="preserve"> STYLEREF 2 \s </w:delInstrText>
          </w:r>
        </w:del>
      </w:ins>
      <w:del w:id="429" w:author="Tin Trčak" w:date="2016-01-21T00:45:00Z">
        <w:r w:rsidR="00B93800" w:rsidDel="00C255BA">
          <w:fldChar w:fldCharType="separate"/>
        </w:r>
        <w:r w:rsidR="00B93800" w:rsidDel="00C255BA">
          <w:rPr>
            <w:noProof/>
          </w:rPr>
          <w:delText>4.2</w:delText>
        </w:r>
      </w:del>
      <w:ins w:id="430" w:author="Fredi" w:date="2016-01-21T00:26:00Z">
        <w:del w:id="43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32" w:author="Tin Trčak" w:date="2016-01-21T00:45:00Z">
        <w:r w:rsidR="00B93800" w:rsidDel="00C255BA">
          <w:fldChar w:fldCharType="separate"/>
        </w:r>
      </w:del>
      <w:ins w:id="433" w:author="Fredi" w:date="2016-01-21T00:26:00Z">
        <w:del w:id="434" w:author="Tin Trčak" w:date="2016-01-21T00:45:00Z">
          <w:r w:rsidR="00B93800" w:rsidDel="00C255BA">
            <w:rPr>
              <w:noProof/>
            </w:rPr>
            <w:delText>6</w:delText>
          </w:r>
          <w:r w:rsidR="00B93800" w:rsidDel="00C255BA">
            <w:fldChar w:fldCharType="end"/>
          </w:r>
        </w:del>
      </w:ins>
      <w:del w:id="43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423"/>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52C045DF" w:rsidR="00F576AA" w:rsidRPr="00E86FC2" w:rsidRDefault="0035493B" w:rsidP="0035493B">
      <w:pPr>
        <w:pStyle w:val="Caption"/>
        <w:jc w:val="center"/>
      </w:pPr>
      <w:bookmarkStart w:id="436" w:name="_Toc441154862"/>
      <w:r w:rsidRPr="00E86FC2">
        <w:t xml:space="preserve">Slika </w:t>
      </w:r>
      <w:ins w:id="437" w:author="Tin Trčak" w:date="2016-01-21T13:41:00Z">
        <w:r w:rsidR="00476BBA">
          <w:fldChar w:fldCharType="begin"/>
        </w:r>
        <w:r w:rsidR="00476BBA">
          <w:instrText xml:space="preserve"> STYLEREF 2 \s </w:instrText>
        </w:r>
      </w:ins>
      <w:r w:rsidR="00476BBA">
        <w:fldChar w:fldCharType="separate"/>
      </w:r>
      <w:r w:rsidR="00476BBA">
        <w:rPr>
          <w:noProof/>
        </w:rPr>
        <w:t>4.2</w:t>
      </w:r>
      <w:ins w:id="43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39" w:author="Tin Trčak" w:date="2016-01-21T13:41:00Z">
        <w:r w:rsidR="00476BBA">
          <w:rPr>
            <w:noProof/>
          </w:rPr>
          <w:t>7</w:t>
        </w:r>
        <w:r w:rsidR="00476BBA">
          <w:fldChar w:fldCharType="end"/>
        </w:r>
      </w:ins>
      <w:ins w:id="440" w:author="Fredi" w:date="2016-01-21T00:26:00Z">
        <w:del w:id="441" w:author="Tin Trčak" w:date="2016-01-21T00:45:00Z">
          <w:r w:rsidR="00B93800" w:rsidDel="00C255BA">
            <w:fldChar w:fldCharType="begin"/>
          </w:r>
          <w:r w:rsidR="00B93800" w:rsidDel="00C255BA">
            <w:delInstrText xml:space="preserve"> STYLEREF 2 \s </w:delInstrText>
          </w:r>
        </w:del>
      </w:ins>
      <w:del w:id="442" w:author="Tin Trčak" w:date="2016-01-21T00:45:00Z">
        <w:r w:rsidR="00B93800" w:rsidDel="00C255BA">
          <w:fldChar w:fldCharType="separate"/>
        </w:r>
        <w:r w:rsidR="00B93800" w:rsidDel="00C255BA">
          <w:rPr>
            <w:noProof/>
          </w:rPr>
          <w:delText>4.2</w:delText>
        </w:r>
      </w:del>
      <w:ins w:id="443" w:author="Fredi" w:date="2016-01-21T00:26:00Z">
        <w:del w:id="44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45" w:author="Tin Trčak" w:date="2016-01-21T00:45:00Z">
        <w:r w:rsidR="00B93800" w:rsidDel="00C255BA">
          <w:fldChar w:fldCharType="separate"/>
        </w:r>
      </w:del>
      <w:ins w:id="446" w:author="Fredi" w:date="2016-01-21T00:26:00Z">
        <w:del w:id="447" w:author="Tin Trčak" w:date="2016-01-21T00:45:00Z">
          <w:r w:rsidR="00B93800" w:rsidDel="00C255BA">
            <w:rPr>
              <w:noProof/>
            </w:rPr>
            <w:delText>7</w:delText>
          </w:r>
          <w:r w:rsidR="00B93800" w:rsidDel="00C255BA">
            <w:fldChar w:fldCharType="end"/>
          </w:r>
        </w:del>
      </w:ins>
      <w:del w:id="44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436"/>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449" w:name="_Toc441154595"/>
      <w:r w:rsidRPr="0020295F">
        <w:lastRenderedPageBreak/>
        <w:t>Sekvencijski dijagrami</w:t>
      </w:r>
      <w:bookmarkEnd w:id="449"/>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1BFB7B13" w:rsidR="00984B87" w:rsidRPr="00E86FC2" w:rsidRDefault="00FE3968" w:rsidP="00FE3968">
      <w:pPr>
        <w:pStyle w:val="Caption"/>
        <w:jc w:val="center"/>
      </w:pPr>
      <w:bookmarkStart w:id="450" w:name="_Toc441154863"/>
      <w:r w:rsidRPr="00E86FC2">
        <w:t xml:space="preserve">Slika </w:t>
      </w:r>
      <w:ins w:id="451" w:author="Tin Trčak" w:date="2016-01-21T13:41:00Z">
        <w:r w:rsidR="00476BBA">
          <w:fldChar w:fldCharType="begin"/>
        </w:r>
        <w:r w:rsidR="00476BBA">
          <w:instrText xml:space="preserve"> STYLEREF 2 \s </w:instrText>
        </w:r>
      </w:ins>
      <w:r w:rsidR="00476BBA">
        <w:fldChar w:fldCharType="separate"/>
      </w:r>
      <w:r w:rsidR="00476BBA">
        <w:rPr>
          <w:noProof/>
        </w:rPr>
        <w:t>4.3</w:t>
      </w:r>
      <w:ins w:id="45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53" w:author="Tin Trčak" w:date="2016-01-21T13:41:00Z">
        <w:r w:rsidR="00476BBA">
          <w:rPr>
            <w:noProof/>
          </w:rPr>
          <w:t>1</w:t>
        </w:r>
        <w:r w:rsidR="00476BBA">
          <w:fldChar w:fldCharType="end"/>
        </w:r>
      </w:ins>
      <w:ins w:id="454" w:author="Fredi" w:date="2016-01-21T00:26:00Z">
        <w:del w:id="455" w:author="Tin Trčak" w:date="2016-01-21T00:45:00Z">
          <w:r w:rsidR="00B93800" w:rsidDel="00C255BA">
            <w:fldChar w:fldCharType="begin"/>
          </w:r>
          <w:r w:rsidR="00B93800" w:rsidDel="00C255BA">
            <w:delInstrText xml:space="preserve"> STYLEREF 2 \s </w:delInstrText>
          </w:r>
        </w:del>
      </w:ins>
      <w:del w:id="456" w:author="Tin Trčak" w:date="2016-01-21T00:45:00Z">
        <w:r w:rsidR="00B93800" w:rsidDel="00C255BA">
          <w:fldChar w:fldCharType="separate"/>
        </w:r>
        <w:r w:rsidR="00B93800" w:rsidDel="00C255BA">
          <w:rPr>
            <w:noProof/>
          </w:rPr>
          <w:delText>4.3</w:delText>
        </w:r>
      </w:del>
      <w:ins w:id="457" w:author="Fredi" w:date="2016-01-21T00:26:00Z">
        <w:del w:id="45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59" w:author="Tin Trčak" w:date="2016-01-21T00:45:00Z">
        <w:r w:rsidR="00B93800" w:rsidDel="00C255BA">
          <w:fldChar w:fldCharType="separate"/>
        </w:r>
      </w:del>
      <w:ins w:id="460" w:author="Fredi" w:date="2016-01-21T00:26:00Z">
        <w:del w:id="461" w:author="Tin Trčak" w:date="2016-01-21T00:45:00Z">
          <w:r w:rsidR="00B93800" w:rsidDel="00C255BA">
            <w:rPr>
              <w:noProof/>
            </w:rPr>
            <w:delText>1</w:delText>
          </w:r>
          <w:r w:rsidR="00B93800" w:rsidDel="00C255BA">
            <w:fldChar w:fldCharType="end"/>
          </w:r>
        </w:del>
      </w:ins>
      <w:del w:id="46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450"/>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287CC72A" w:rsidR="003B2C71" w:rsidRPr="0020295F" w:rsidRDefault="00F576AA" w:rsidP="007364D4">
      <w:pPr>
        <w:ind w:firstLine="708"/>
      </w:pPr>
      <w:r w:rsidRPr="0020295F">
        <w:t xml:space="preserve">Vlasnik odabire djelatnika s popisa na administrativnoj stranici kojeg želi ukloniti. Potvrđuje svoj odabir. Poslužitelj šalje zahtjev za uklanjanje odabranog djelatnika. Podaci djelatnika se </w:t>
      </w:r>
      <w:ins w:id="463" w:author="Tin Trčak" w:date="2016-01-21T14:05:00Z">
        <w:r w:rsidR="00EF3E02">
          <w:t xml:space="preserve">premještaju </w:t>
        </w:r>
      </w:ins>
      <w:del w:id="464" w:author="Tin Trčak" w:date="2016-01-21T14:04:00Z">
        <w:r w:rsidRPr="0020295F" w:rsidDel="00C750F2">
          <w:delText xml:space="preserve">brišu </w:delText>
        </w:r>
      </w:del>
      <w:r w:rsidRPr="0020295F">
        <w:t xml:space="preserve">iz </w:t>
      </w:r>
      <w:ins w:id="465" w:author="Tin Trčak" w:date="2016-01-21T14:06:00Z">
        <w:r w:rsidR="00EF3E02">
          <w:t>„</w:t>
        </w:r>
      </w:ins>
      <w:ins w:id="466" w:author="Tin Trčak" w:date="2016-01-21T14:05:00Z">
        <w:r w:rsidR="00EF3E02">
          <w:t>Popisa djelatnika</w:t>
        </w:r>
      </w:ins>
      <w:ins w:id="467" w:author="Tin Trčak" w:date="2016-01-21T14:06:00Z">
        <w:r w:rsidR="00EF3E02">
          <w:t>“</w:t>
        </w:r>
      </w:ins>
      <w:ins w:id="468" w:author="Tin Trčak" w:date="2016-01-21T14:05:00Z">
        <w:r w:rsidR="00EF3E02">
          <w:t xml:space="preserve"> u </w:t>
        </w:r>
      </w:ins>
      <w:ins w:id="469" w:author="Tin Trčak" w:date="2016-01-21T14:06:00Z">
        <w:r w:rsidR="00EF3E02">
          <w:t>„</w:t>
        </w:r>
      </w:ins>
      <w:ins w:id="470" w:author="Tin Trčak" w:date="2016-01-21T14:05:00Z">
        <w:r w:rsidR="00EF3E02">
          <w:t>Bivši djelatnici</w:t>
        </w:r>
      </w:ins>
      <w:ins w:id="471" w:author="Tin Trčak" w:date="2016-01-21T14:06:00Z">
        <w:r w:rsidR="00EF3E02">
          <w:t>“</w:t>
        </w:r>
      </w:ins>
      <w:ins w:id="472" w:author="Tin Trčak" w:date="2016-01-21T14:05:00Z">
        <w:r w:rsidR="00EF3E02">
          <w:t xml:space="preserve"> unutar </w:t>
        </w:r>
      </w:ins>
      <w:r w:rsidRPr="0020295F">
        <w:t>baze podataka</w:t>
      </w:r>
      <w:del w:id="473" w:author="Tin Trčak" w:date="2016-01-21T14:06:00Z">
        <w:r w:rsidRPr="0020295F" w:rsidDel="00EF3E02">
          <w:delText xml:space="preserve"> i djelatnik nestaje s popisa djelatnika.</w:delText>
        </w:r>
      </w:del>
      <w:ins w:id="474" w:author="Tin Trčak" w:date="2016-01-21T14:06:00Z">
        <w:r w:rsidR="00EF3E02">
          <w:t>.</w:t>
        </w:r>
      </w:ins>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25959787" w:rsidR="00B03425" w:rsidRPr="00E86FC2" w:rsidRDefault="00FE3968" w:rsidP="00FE3968">
      <w:pPr>
        <w:pStyle w:val="Caption"/>
        <w:jc w:val="center"/>
      </w:pPr>
      <w:bookmarkStart w:id="475" w:name="_Toc441154864"/>
      <w:r w:rsidRPr="00E86FC2">
        <w:t xml:space="preserve">Slika </w:t>
      </w:r>
      <w:ins w:id="476" w:author="Tin Trčak" w:date="2016-01-21T13:41:00Z">
        <w:r w:rsidR="00476BBA">
          <w:fldChar w:fldCharType="begin"/>
        </w:r>
        <w:r w:rsidR="00476BBA">
          <w:instrText xml:space="preserve"> STYLEREF 2 \s </w:instrText>
        </w:r>
      </w:ins>
      <w:r w:rsidR="00476BBA">
        <w:fldChar w:fldCharType="separate"/>
      </w:r>
      <w:r w:rsidR="00476BBA">
        <w:rPr>
          <w:noProof/>
        </w:rPr>
        <w:t>4.3</w:t>
      </w:r>
      <w:ins w:id="47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78" w:author="Tin Trčak" w:date="2016-01-21T13:41:00Z">
        <w:r w:rsidR="00476BBA">
          <w:rPr>
            <w:noProof/>
          </w:rPr>
          <w:t>2</w:t>
        </w:r>
        <w:r w:rsidR="00476BBA">
          <w:fldChar w:fldCharType="end"/>
        </w:r>
      </w:ins>
      <w:ins w:id="479" w:author="Fredi" w:date="2016-01-21T00:26:00Z">
        <w:del w:id="480" w:author="Tin Trčak" w:date="2016-01-21T00:45:00Z">
          <w:r w:rsidR="00B93800" w:rsidDel="00C255BA">
            <w:fldChar w:fldCharType="begin"/>
          </w:r>
          <w:r w:rsidR="00B93800" w:rsidDel="00C255BA">
            <w:delInstrText xml:space="preserve"> STYLEREF 2 \s </w:delInstrText>
          </w:r>
        </w:del>
      </w:ins>
      <w:del w:id="481" w:author="Tin Trčak" w:date="2016-01-21T00:45:00Z">
        <w:r w:rsidR="00B93800" w:rsidDel="00C255BA">
          <w:fldChar w:fldCharType="separate"/>
        </w:r>
        <w:r w:rsidR="00B93800" w:rsidDel="00C255BA">
          <w:rPr>
            <w:noProof/>
          </w:rPr>
          <w:delText>4.3</w:delText>
        </w:r>
      </w:del>
      <w:ins w:id="482" w:author="Fredi" w:date="2016-01-21T00:26:00Z">
        <w:del w:id="48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84" w:author="Tin Trčak" w:date="2016-01-21T00:45:00Z">
        <w:r w:rsidR="00B93800" w:rsidDel="00C255BA">
          <w:fldChar w:fldCharType="separate"/>
        </w:r>
      </w:del>
      <w:ins w:id="485" w:author="Fredi" w:date="2016-01-21T00:26:00Z">
        <w:del w:id="486" w:author="Tin Trčak" w:date="2016-01-21T00:45:00Z">
          <w:r w:rsidR="00B93800" w:rsidDel="00C255BA">
            <w:rPr>
              <w:noProof/>
            </w:rPr>
            <w:delText>2</w:delText>
          </w:r>
          <w:r w:rsidR="00B93800" w:rsidDel="00C255BA">
            <w:fldChar w:fldCharType="end"/>
          </w:r>
        </w:del>
      </w:ins>
      <w:del w:id="48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475"/>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0426C5C8" w:rsidR="003B2C71" w:rsidRPr="00E86FC2" w:rsidRDefault="00FE3968" w:rsidP="003B2C71">
      <w:pPr>
        <w:pStyle w:val="Caption"/>
        <w:jc w:val="center"/>
      </w:pPr>
      <w:bookmarkStart w:id="488" w:name="_Toc441154865"/>
      <w:r w:rsidRPr="00E86FC2">
        <w:t xml:space="preserve">Slika </w:t>
      </w:r>
      <w:ins w:id="489" w:author="Tin Trčak" w:date="2016-01-21T13:41:00Z">
        <w:r w:rsidR="00476BBA">
          <w:fldChar w:fldCharType="begin"/>
        </w:r>
        <w:r w:rsidR="00476BBA">
          <w:instrText xml:space="preserve"> STYLEREF 2 \s </w:instrText>
        </w:r>
      </w:ins>
      <w:r w:rsidR="00476BBA">
        <w:fldChar w:fldCharType="separate"/>
      </w:r>
      <w:r w:rsidR="00476BBA">
        <w:rPr>
          <w:noProof/>
        </w:rPr>
        <w:t>4.3</w:t>
      </w:r>
      <w:ins w:id="49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91" w:author="Tin Trčak" w:date="2016-01-21T13:41:00Z">
        <w:r w:rsidR="00476BBA">
          <w:rPr>
            <w:noProof/>
          </w:rPr>
          <w:t>3</w:t>
        </w:r>
        <w:r w:rsidR="00476BBA">
          <w:fldChar w:fldCharType="end"/>
        </w:r>
      </w:ins>
      <w:ins w:id="492" w:author="Fredi" w:date="2016-01-21T00:26:00Z">
        <w:del w:id="493" w:author="Tin Trčak" w:date="2016-01-21T00:45:00Z">
          <w:r w:rsidR="00B93800" w:rsidDel="00C255BA">
            <w:fldChar w:fldCharType="begin"/>
          </w:r>
          <w:r w:rsidR="00B93800" w:rsidDel="00C255BA">
            <w:delInstrText xml:space="preserve"> STYLEREF 2 \s </w:delInstrText>
          </w:r>
        </w:del>
      </w:ins>
      <w:del w:id="494" w:author="Tin Trčak" w:date="2016-01-21T00:45:00Z">
        <w:r w:rsidR="00B93800" w:rsidDel="00C255BA">
          <w:fldChar w:fldCharType="separate"/>
        </w:r>
        <w:r w:rsidR="00B93800" w:rsidDel="00C255BA">
          <w:rPr>
            <w:noProof/>
          </w:rPr>
          <w:delText>4.3</w:delText>
        </w:r>
      </w:del>
      <w:ins w:id="495" w:author="Fredi" w:date="2016-01-21T00:26:00Z">
        <w:del w:id="49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97" w:author="Tin Trčak" w:date="2016-01-21T00:45:00Z">
        <w:r w:rsidR="00B93800" w:rsidDel="00C255BA">
          <w:fldChar w:fldCharType="separate"/>
        </w:r>
      </w:del>
      <w:ins w:id="498" w:author="Fredi" w:date="2016-01-21T00:26:00Z">
        <w:del w:id="499" w:author="Tin Trčak" w:date="2016-01-21T00:45:00Z">
          <w:r w:rsidR="00B93800" w:rsidDel="00C255BA">
            <w:rPr>
              <w:noProof/>
            </w:rPr>
            <w:delText>3</w:delText>
          </w:r>
          <w:r w:rsidR="00B93800" w:rsidDel="00C255BA">
            <w:fldChar w:fldCharType="end"/>
          </w:r>
        </w:del>
      </w:ins>
      <w:del w:id="50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488"/>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0124299B" w:rsidR="00B03425" w:rsidRPr="00E86FC2" w:rsidRDefault="00FE3968" w:rsidP="00FE3968">
      <w:pPr>
        <w:pStyle w:val="Caption"/>
        <w:jc w:val="center"/>
      </w:pPr>
      <w:bookmarkStart w:id="501" w:name="_Toc441154866"/>
      <w:r w:rsidRPr="00E86FC2">
        <w:t xml:space="preserve">Slika </w:t>
      </w:r>
      <w:ins w:id="502" w:author="Tin Trčak" w:date="2016-01-21T13:41:00Z">
        <w:r w:rsidR="00476BBA">
          <w:fldChar w:fldCharType="begin"/>
        </w:r>
        <w:r w:rsidR="00476BBA">
          <w:instrText xml:space="preserve"> STYLEREF 2 \s </w:instrText>
        </w:r>
      </w:ins>
      <w:r w:rsidR="00476BBA">
        <w:fldChar w:fldCharType="separate"/>
      </w:r>
      <w:r w:rsidR="00476BBA">
        <w:rPr>
          <w:noProof/>
        </w:rPr>
        <w:t>4.3</w:t>
      </w:r>
      <w:ins w:id="50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04" w:author="Tin Trčak" w:date="2016-01-21T13:41:00Z">
        <w:r w:rsidR="00476BBA">
          <w:rPr>
            <w:noProof/>
          </w:rPr>
          <w:t>4</w:t>
        </w:r>
        <w:r w:rsidR="00476BBA">
          <w:fldChar w:fldCharType="end"/>
        </w:r>
      </w:ins>
      <w:ins w:id="505" w:author="Fredi" w:date="2016-01-21T00:26:00Z">
        <w:del w:id="506" w:author="Tin Trčak" w:date="2016-01-21T00:45:00Z">
          <w:r w:rsidR="00B93800" w:rsidDel="00C255BA">
            <w:fldChar w:fldCharType="begin"/>
          </w:r>
          <w:r w:rsidR="00B93800" w:rsidDel="00C255BA">
            <w:delInstrText xml:space="preserve"> STYLEREF 2 \s </w:delInstrText>
          </w:r>
        </w:del>
      </w:ins>
      <w:del w:id="507" w:author="Tin Trčak" w:date="2016-01-21T00:45:00Z">
        <w:r w:rsidR="00B93800" w:rsidDel="00C255BA">
          <w:fldChar w:fldCharType="separate"/>
        </w:r>
        <w:r w:rsidR="00B93800" w:rsidDel="00C255BA">
          <w:rPr>
            <w:noProof/>
          </w:rPr>
          <w:delText>4.3</w:delText>
        </w:r>
      </w:del>
      <w:ins w:id="508" w:author="Fredi" w:date="2016-01-21T00:26:00Z">
        <w:del w:id="50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10" w:author="Tin Trčak" w:date="2016-01-21T00:45:00Z">
        <w:r w:rsidR="00B93800" w:rsidDel="00C255BA">
          <w:fldChar w:fldCharType="separate"/>
        </w:r>
      </w:del>
      <w:ins w:id="511" w:author="Fredi" w:date="2016-01-21T00:26:00Z">
        <w:del w:id="512" w:author="Tin Trčak" w:date="2016-01-21T00:45:00Z">
          <w:r w:rsidR="00B93800" w:rsidDel="00C255BA">
            <w:rPr>
              <w:noProof/>
            </w:rPr>
            <w:delText>4</w:delText>
          </w:r>
          <w:r w:rsidR="00B93800" w:rsidDel="00C255BA">
            <w:fldChar w:fldCharType="end"/>
          </w:r>
        </w:del>
      </w:ins>
      <w:del w:id="51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501"/>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806DBC2" w:rsidR="001C26C4" w:rsidRPr="00E86FC2" w:rsidRDefault="00FE3968" w:rsidP="00FE3968">
      <w:pPr>
        <w:pStyle w:val="Caption"/>
        <w:jc w:val="center"/>
      </w:pPr>
      <w:bookmarkStart w:id="514" w:name="_Toc441154867"/>
      <w:r w:rsidRPr="00E86FC2">
        <w:t xml:space="preserve">Slika </w:t>
      </w:r>
      <w:ins w:id="515" w:author="Tin Trčak" w:date="2016-01-21T13:41:00Z">
        <w:r w:rsidR="00476BBA">
          <w:fldChar w:fldCharType="begin"/>
        </w:r>
        <w:r w:rsidR="00476BBA">
          <w:instrText xml:space="preserve"> STYLEREF 2 \s </w:instrText>
        </w:r>
      </w:ins>
      <w:r w:rsidR="00476BBA">
        <w:fldChar w:fldCharType="separate"/>
      </w:r>
      <w:r w:rsidR="00476BBA">
        <w:rPr>
          <w:noProof/>
        </w:rPr>
        <w:t>4.3</w:t>
      </w:r>
      <w:ins w:id="51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17" w:author="Tin Trčak" w:date="2016-01-21T13:41:00Z">
        <w:r w:rsidR="00476BBA">
          <w:rPr>
            <w:noProof/>
          </w:rPr>
          <w:t>5</w:t>
        </w:r>
        <w:r w:rsidR="00476BBA">
          <w:fldChar w:fldCharType="end"/>
        </w:r>
      </w:ins>
      <w:ins w:id="518" w:author="Fredi" w:date="2016-01-21T00:26:00Z">
        <w:del w:id="519" w:author="Tin Trčak" w:date="2016-01-21T00:45:00Z">
          <w:r w:rsidR="00B93800" w:rsidDel="00C255BA">
            <w:fldChar w:fldCharType="begin"/>
          </w:r>
          <w:r w:rsidR="00B93800" w:rsidDel="00C255BA">
            <w:delInstrText xml:space="preserve"> STYLEREF 2 \s </w:delInstrText>
          </w:r>
        </w:del>
      </w:ins>
      <w:del w:id="520" w:author="Tin Trčak" w:date="2016-01-21T00:45:00Z">
        <w:r w:rsidR="00B93800" w:rsidDel="00C255BA">
          <w:fldChar w:fldCharType="separate"/>
        </w:r>
        <w:r w:rsidR="00B93800" w:rsidDel="00C255BA">
          <w:rPr>
            <w:noProof/>
          </w:rPr>
          <w:delText>4.3</w:delText>
        </w:r>
      </w:del>
      <w:ins w:id="521" w:author="Fredi" w:date="2016-01-21T00:26:00Z">
        <w:del w:id="52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23" w:author="Tin Trčak" w:date="2016-01-21T00:45:00Z">
        <w:r w:rsidR="00B93800" w:rsidDel="00C255BA">
          <w:fldChar w:fldCharType="separate"/>
        </w:r>
      </w:del>
      <w:ins w:id="524" w:author="Fredi" w:date="2016-01-21T00:26:00Z">
        <w:del w:id="525" w:author="Tin Trčak" w:date="2016-01-21T00:45:00Z">
          <w:r w:rsidR="00B93800" w:rsidDel="00C255BA">
            <w:rPr>
              <w:noProof/>
            </w:rPr>
            <w:delText>5</w:delText>
          </w:r>
          <w:r w:rsidR="00B93800" w:rsidDel="00C255BA">
            <w:fldChar w:fldCharType="end"/>
          </w:r>
        </w:del>
      </w:ins>
      <w:del w:id="52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514"/>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4C64FF51" w:rsidR="001C26C4" w:rsidRPr="00E86FC2" w:rsidRDefault="00FE3968" w:rsidP="00FE3968">
      <w:pPr>
        <w:pStyle w:val="Caption"/>
        <w:jc w:val="center"/>
      </w:pPr>
      <w:bookmarkStart w:id="527" w:name="_Toc441154868"/>
      <w:r w:rsidRPr="00E86FC2">
        <w:t xml:space="preserve">Slika </w:t>
      </w:r>
      <w:ins w:id="528" w:author="Tin Trčak" w:date="2016-01-21T13:41:00Z">
        <w:r w:rsidR="00476BBA">
          <w:fldChar w:fldCharType="begin"/>
        </w:r>
        <w:r w:rsidR="00476BBA">
          <w:instrText xml:space="preserve"> STYLEREF 2 \s </w:instrText>
        </w:r>
      </w:ins>
      <w:r w:rsidR="00476BBA">
        <w:fldChar w:fldCharType="separate"/>
      </w:r>
      <w:r w:rsidR="00476BBA">
        <w:rPr>
          <w:noProof/>
        </w:rPr>
        <w:t>4.3</w:t>
      </w:r>
      <w:ins w:id="52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30" w:author="Tin Trčak" w:date="2016-01-21T13:41:00Z">
        <w:r w:rsidR="00476BBA">
          <w:rPr>
            <w:noProof/>
          </w:rPr>
          <w:t>6</w:t>
        </w:r>
        <w:r w:rsidR="00476BBA">
          <w:fldChar w:fldCharType="end"/>
        </w:r>
      </w:ins>
      <w:ins w:id="531" w:author="Fredi" w:date="2016-01-21T00:26:00Z">
        <w:del w:id="532" w:author="Tin Trčak" w:date="2016-01-21T00:45:00Z">
          <w:r w:rsidR="00B93800" w:rsidDel="00C255BA">
            <w:fldChar w:fldCharType="begin"/>
          </w:r>
          <w:r w:rsidR="00B93800" w:rsidDel="00C255BA">
            <w:delInstrText xml:space="preserve"> STYLEREF 2 \s </w:delInstrText>
          </w:r>
        </w:del>
      </w:ins>
      <w:del w:id="533" w:author="Tin Trčak" w:date="2016-01-21T00:45:00Z">
        <w:r w:rsidR="00B93800" w:rsidDel="00C255BA">
          <w:fldChar w:fldCharType="separate"/>
        </w:r>
        <w:r w:rsidR="00B93800" w:rsidDel="00C255BA">
          <w:rPr>
            <w:noProof/>
          </w:rPr>
          <w:delText>4.3</w:delText>
        </w:r>
      </w:del>
      <w:ins w:id="534" w:author="Fredi" w:date="2016-01-21T00:26:00Z">
        <w:del w:id="53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36" w:author="Tin Trčak" w:date="2016-01-21T00:45:00Z">
        <w:r w:rsidR="00B93800" w:rsidDel="00C255BA">
          <w:fldChar w:fldCharType="separate"/>
        </w:r>
      </w:del>
      <w:ins w:id="537" w:author="Fredi" w:date="2016-01-21T00:26:00Z">
        <w:del w:id="538" w:author="Tin Trčak" w:date="2016-01-21T00:45:00Z">
          <w:r w:rsidR="00B93800" w:rsidDel="00C255BA">
            <w:rPr>
              <w:noProof/>
            </w:rPr>
            <w:delText>6</w:delText>
          </w:r>
          <w:r w:rsidR="00B93800" w:rsidDel="00C255BA">
            <w:fldChar w:fldCharType="end"/>
          </w:r>
        </w:del>
      </w:ins>
      <w:del w:id="53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527"/>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0BB5231E" w:rsidR="001C26C4" w:rsidRPr="00E86FC2" w:rsidRDefault="00FE3968" w:rsidP="00FE3968">
      <w:pPr>
        <w:pStyle w:val="Caption"/>
        <w:jc w:val="center"/>
      </w:pPr>
      <w:bookmarkStart w:id="540" w:name="_Toc441154869"/>
      <w:r w:rsidRPr="00E86FC2">
        <w:t xml:space="preserve">Slika </w:t>
      </w:r>
      <w:ins w:id="541" w:author="Tin Trčak" w:date="2016-01-21T13:41:00Z">
        <w:r w:rsidR="00476BBA">
          <w:fldChar w:fldCharType="begin"/>
        </w:r>
        <w:r w:rsidR="00476BBA">
          <w:instrText xml:space="preserve"> STYLEREF 2 \s </w:instrText>
        </w:r>
      </w:ins>
      <w:r w:rsidR="00476BBA">
        <w:fldChar w:fldCharType="separate"/>
      </w:r>
      <w:r w:rsidR="00476BBA">
        <w:rPr>
          <w:noProof/>
        </w:rPr>
        <w:t>4.3</w:t>
      </w:r>
      <w:ins w:id="54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43" w:author="Tin Trčak" w:date="2016-01-21T13:41:00Z">
        <w:r w:rsidR="00476BBA">
          <w:rPr>
            <w:noProof/>
          </w:rPr>
          <w:t>7</w:t>
        </w:r>
        <w:r w:rsidR="00476BBA">
          <w:fldChar w:fldCharType="end"/>
        </w:r>
      </w:ins>
      <w:ins w:id="544" w:author="Fredi" w:date="2016-01-21T00:26:00Z">
        <w:del w:id="545" w:author="Tin Trčak" w:date="2016-01-21T00:45:00Z">
          <w:r w:rsidR="00B93800" w:rsidDel="00C255BA">
            <w:fldChar w:fldCharType="begin"/>
          </w:r>
          <w:r w:rsidR="00B93800" w:rsidDel="00C255BA">
            <w:delInstrText xml:space="preserve"> STYLEREF 2 \s </w:delInstrText>
          </w:r>
        </w:del>
      </w:ins>
      <w:del w:id="546" w:author="Tin Trčak" w:date="2016-01-21T00:45:00Z">
        <w:r w:rsidR="00B93800" w:rsidDel="00C255BA">
          <w:fldChar w:fldCharType="separate"/>
        </w:r>
        <w:r w:rsidR="00B93800" w:rsidDel="00C255BA">
          <w:rPr>
            <w:noProof/>
          </w:rPr>
          <w:delText>4.3</w:delText>
        </w:r>
      </w:del>
      <w:ins w:id="547" w:author="Fredi" w:date="2016-01-21T00:26:00Z">
        <w:del w:id="54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49" w:author="Tin Trčak" w:date="2016-01-21T00:45:00Z">
        <w:r w:rsidR="00B93800" w:rsidDel="00C255BA">
          <w:fldChar w:fldCharType="separate"/>
        </w:r>
      </w:del>
      <w:ins w:id="550" w:author="Fredi" w:date="2016-01-21T00:26:00Z">
        <w:del w:id="551" w:author="Tin Trčak" w:date="2016-01-21T00:45:00Z">
          <w:r w:rsidR="00B93800" w:rsidDel="00C255BA">
            <w:rPr>
              <w:noProof/>
            </w:rPr>
            <w:delText>7</w:delText>
          </w:r>
          <w:r w:rsidR="00B93800" w:rsidDel="00C255BA">
            <w:fldChar w:fldCharType="end"/>
          </w:r>
        </w:del>
      </w:ins>
      <w:del w:id="55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540"/>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0CCAD812" w:rsidR="001C26C4" w:rsidRPr="00E86FC2" w:rsidRDefault="00DD773E" w:rsidP="00DD773E">
      <w:pPr>
        <w:pStyle w:val="Caption"/>
        <w:jc w:val="center"/>
      </w:pPr>
      <w:bookmarkStart w:id="553" w:name="_Toc441154870"/>
      <w:r w:rsidRPr="00E86FC2">
        <w:t xml:space="preserve">Slika </w:t>
      </w:r>
      <w:ins w:id="554" w:author="Tin Trčak" w:date="2016-01-21T13:41:00Z">
        <w:r w:rsidR="00476BBA">
          <w:fldChar w:fldCharType="begin"/>
        </w:r>
        <w:r w:rsidR="00476BBA">
          <w:instrText xml:space="preserve"> STYLEREF 2 \s </w:instrText>
        </w:r>
      </w:ins>
      <w:r w:rsidR="00476BBA">
        <w:fldChar w:fldCharType="separate"/>
      </w:r>
      <w:r w:rsidR="00476BBA">
        <w:rPr>
          <w:noProof/>
        </w:rPr>
        <w:t>4.3</w:t>
      </w:r>
      <w:ins w:id="55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56" w:author="Tin Trčak" w:date="2016-01-21T13:41:00Z">
        <w:r w:rsidR="00476BBA">
          <w:rPr>
            <w:noProof/>
          </w:rPr>
          <w:t>8</w:t>
        </w:r>
        <w:r w:rsidR="00476BBA">
          <w:fldChar w:fldCharType="end"/>
        </w:r>
      </w:ins>
      <w:ins w:id="557" w:author="Fredi" w:date="2016-01-21T00:26:00Z">
        <w:del w:id="558" w:author="Tin Trčak" w:date="2016-01-21T00:45:00Z">
          <w:r w:rsidR="00B93800" w:rsidDel="00C255BA">
            <w:fldChar w:fldCharType="begin"/>
          </w:r>
          <w:r w:rsidR="00B93800" w:rsidDel="00C255BA">
            <w:delInstrText xml:space="preserve"> STYLEREF 2 \s </w:delInstrText>
          </w:r>
        </w:del>
      </w:ins>
      <w:del w:id="559" w:author="Tin Trčak" w:date="2016-01-21T00:45:00Z">
        <w:r w:rsidR="00B93800" w:rsidDel="00C255BA">
          <w:fldChar w:fldCharType="separate"/>
        </w:r>
        <w:r w:rsidR="00B93800" w:rsidDel="00C255BA">
          <w:rPr>
            <w:noProof/>
          </w:rPr>
          <w:delText>4.3</w:delText>
        </w:r>
      </w:del>
      <w:ins w:id="560" w:author="Fredi" w:date="2016-01-21T00:26:00Z">
        <w:del w:id="56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62" w:author="Tin Trčak" w:date="2016-01-21T00:45:00Z">
        <w:r w:rsidR="00B93800" w:rsidDel="00C255BA">
          <w:fldChar w:fldCharType="separate"/>
        </w:r>
      </w:del>
      <w:ins w:id="563" w:author="Fredi" w:date="2016-01-21T00:26:00Z">
        <w:del w:id="564" w:author="Tin Trčak" w:date="2016-01-21T00:45:00Z">
          <w:r w:rsidR="00B93800" w:rsidDel="00C255BA">
            <w:rPr>
              <w:noProof/>
            </w:rPr>
            <w:delText>8</w:delText>
          </w:r>
          <w:r w:rsidR="00B93800" w:rsidDel="00C255BA">
            <w:fldChar w:fldCharType="end"/>
          </w:r>
        </w:del>
      </w:ins>
      <w:del w:id="56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553"/>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5E9C9782" w:rsidR="00F576AA" w:rsidRPr="0020295F" w:rsidRDefault="00F576AA" w:rsidP="007364D4">
      <w:pPr>
        <w:ind w:firstLine="708"/>
      </w:pPr>
      <w:r w:rsidRPr="0020295F">
        <w:t>Koris</w:t>
      </w:r>
      <w:r w:rsidR="003B2C71" w:rsidRPr="0020295F">
        <w:t xml:space="preserve">nik se pritiskom na </w:t>
      </w:r>
      <w:del w:id="566" w:author="Tin Trčak" w:date="2016-01-21T14:08:00Z">
        <w:r w:rsidR="003B2C71" w:rsidRPr="0020295F" w:rsidDel="00806FAF">
          <w:delText xml:space="preserve">tipku </w:delText>
        </w:r>
      </w:del>
      <w:ins w:id="567" w:author="Tin Trčak" w:date="2016-01-21T14:08:00Z">
        <w:r w:rsidR="00806FAF">
          <w:t>oznaku</w:t>
        </w:r>
        <w:r w:rsidR="00806FAF" w:rsidRPr="0020295F">
          <w:t xml:space="preserve"> </w:t>
        </w:r>
      </w:ins>
      <w:r w:rsidR="003B2C71" w:rsidRPr="0020295F">
        <w:t>košari</w:t>
      </w:r>
      <w:r w:rsidRPr="0020295F">
        <w:t>c</w:t>
      </w:r>
      <w:ins w:id="568" w:author="Tin Trčak" w:date="2016-01-21T14:08:00Z">
        <w:r w:rsidR="00806FAF">
          <w:t>e</w:t>
        </w:r>
      </w:ins>
      <w:del w:id="569" w:author="Tin Trčak" w:date="2016-01-21T14:08:00Z">
        <w:r w:rsidRPr="0020295F" w:rsidDel="00806FAF">
          <w:delText>e</w:delText>
        </w:r>
      </w:del>
      <w:r w:rsidRPr="0020295F">
        <w:t xml:space="preserve"> preusmjerava na </w:t>
      </w:r>
      <w:del w:id="570" w:author="Tin Trčak" w:date="2016-01-21T14:08:00Z">
        <w:r w:rsidRPr="0020295F" w:rsidDel="00806FAF">
          <w:delText xml:space="preserve">njegovu </w:delText>
        </w:r>
      </w:del>
      <w:ins w:id="571" w:author="Tin Trčak" w:date="2016-01-21T14:08:00Z">
        <w:r w:rsidR="00806FAF">
          <w:t>svoju</w:t>
        </w:r>
        <w:r w:rsidR="00806FAF" w:rsidRPr="0020295F">
          <w:t xml:space="preserve"> </w:t>
        </w:r>
      </w:ins>
      <w:r w:rsidRPr="0020295F">
        <w:t>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3D0ED672" w:rsidR="00F576AA" w:rsidRPr="0020295F" w:rsidRDefault="00DD773E" w:rsidP="00F06DFC">
      <w:pPr>
        <w:pStyle w:val="Caption"/>
        <w:jc w:val="center"/>
        <w:rPr>
          <w:b w:val="0"/>
        </w:rPr>
      </w:pPr>
      <w:bookmarkStart w:id="572" w:name="_Toc441154871"/>
      <w:r w:rsidRPr="00E86FC2">
        <w:t xml:space="preserve">Slika </w:t>
      </w:r>
      <w:ins w:id="573" w:author="Tin Trčak" w:date="2016-01-21T13:41:00Z">
        <w:r w:rsidR="00476BBA">
          <w:fldChar w:fldCharType="begin"/>
        </w:r>
        <w:r w:rsidR="00476BBA">
          <w:instrText xml:space="preserve"> STYLEREF 2 \s </w:instrText>
        </w:r>
      </w:ins>
      <w:r w:rsidR="00476BBA">
        <w:fldChar w:fldCharType="separate"/>
      </w:r>
      <w:r w:rsidR="00476BBA">
        <w:rPr>
          <w:noProof/>
        </w:rPr>
        <w:t>4.3</w:t>
      </w:r>
      <w:ins w:id="57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75" w:author="Tin Trčak" w:date="2016-01-21T13:41:00Z">
        <w:r w:rsidR="00476BBA">
          <w:rPr>
            <w:noProof/>
          </w:rPr>
          <w:t>9</w:t>
        </w:r>
        <w:r w:rsidR="00476BBA">
          <w:fldChar w:fldCharType="end"/>
        </w:r>
      </w:ins>
      <w:ins w:id="576" w:author="Fredi" w:date="2016-01-21T00:26:00Z">
        <w:del w:id="577" w:author="Tin Trčak" w:date="2016-01-21T00:45:00Z">
          <w:r w:rsidR="00B93800" w:rsidDel="00C255BA">
            <w:fldChar w:fldCharType="begin"/>
          </w:r>
          <w:r w:rsidR="00B93800" w:rsidDel="00C255BA">
            <w:delInstrText xml:space="preserve"> STYLEREF 2 \s </w:delInstrText>
          </w:r>
        </w:del>
      </w:ins>
      <w:del w:id="578" w:author="Tin Trčak" w:date="2016-01-21T00:45:00Z">
        <w:r w:rsidR="00B93800" w:rsidDel="00C255BA">
          <w:fldChar w:fldCharType="separate"/>
        </w:r>
        <w:r w:rsidR="00B93800" w:rsidDel="00C255BA">
          <w:rPr>
            <w:noProof/>
          </w:rPr>
          <w:delText>4.3</w:delText>
        </w:r>
      </w:del>
      <w:ins w:id="579" w:author="Fredi" w:date="2016-01-21T00:26:00Z">
        <w:del w:id="58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81" w:author="Tin Trčak" w:date="2016-01-21T00:45:00Z">
        <w:r w:rsidR="00B93800" w:rsidDel="00C255BA">
          <w:fldChar w:fldCharType="separate"/>
        </w:r>
      </w:del>
      <w:ins w:id="582" w:author="Fredi" w:date="2016-01-21T00:26:00Z">
        <w:del w:id="583" w:author="Tin Trčak" w:date="2016-01-21T00:45:00Z">
          <w:r w:rsidR="00B93800" w:rsidDel="00C255BA">
            <w:rPr>
              <w:noProof/>
            </w:rPr>
            <w:delText>9</w:delText>
          </w:r>
          <w:r w:rsidR="00B93800" w:rsidDel="00C255BA">
            <w:fldChar w:fldCharType="end"/>
          </w:r>
        </w:del>
      </w:ins>
      <w:del w:id="58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572"/>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6CEB2D5A" w:rsidR="007E0D3E" w:rsidRPr="00E86FC2" w:rsidRDefault="00DD773E" w:rsidP="00DD773E">
      <w:pPr>
        <w:pStyle w:val="Caption"/>
        <w:jc w:val="center"/>
      </w:pPr>
      <w:bookmarkStart w:id="585" w:name="_Toc441154872"/>
      <w:r w:rsidRPr="00E86FC2">
        <w:t xml:space="preserve">Slika </w:t>
      </w:r>
      <w:ins w:id="586" w:author="Tin Trčak" w:date="2016-01-21T13:41:00Z">
        <w:r w:rsidR="00476BBA">
          <w:fldChar w:fldCharType="begin"/>
        </w:r>
        <w:r w:rsidR="00476BBA">
          <w:instrText xml:space="preserve"> STYLEREF 2 \s </w:instrText>
        </w:r>
      </w:ins>
      <w:r w:rsidR="00476BBA">
        <w:fldChar w:fldCharType="separate"/>
      </w:r>
      <w:r w:rsidR="00476BBA">
        <w:rPr>
          <w:noProof/>
        </w:rPr>
        <w:t>4.3</w:t>
      </w:r>
      <w:ins w:id="58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88" w:author="Tin Trčak" w:date="2016-01-21T13:41:00Z">
        <w:r w:rsidR="00476BBA">
          <w:rPr>
            <w:noProof/>
          </w:rPr>
          <w:t>10</w:t>
        </w:r>
        <w:r w:rsidR="00476BBA">
          <w:fldChar w:fldCharType="end"/>
        </w:r>
      </w:ins>
      <w:ins w:id="589" w:author="Fredi" w:date="2016-01-21T00:26:00Z">
        <w:del w:id="590" w:author="Tin Trčak" w:date="2016-01-21T00:45:00Z">
          <w:r w:rsidR="00B93800" w:rsidDel="00C255BA">
            <w:fldChar w:fldCharType="begin"/>
          </w:r>
          <w:r w:rsidR="00B93800" w:rsidDel="00C255BA">
            <w:delInstrText xml:space="preserve"> STYLEREF 2 \s </w:delInstrText>
          </w:r>
        </w:del>
      </w:ins>
      <w:del w:id="591" w:author="Tin Trčak" w:date="2016-01-21T00:45:00Z">
        <w:r w:rsidR="00B93800" w:rsidDel="00C255BA">
          <w:fldChar w:fldCharType="separate"/>
        </w:r>
        <w:r w:rsidR="00B93800" w:rsidDel="00C255BA">
          <w:rPr>
            <w:noProof/>
          </w:rPr>
          <w:delText>4.3</w:delText>
        </w:r>
      </w:del>
      <w:ins w:id="592" w:author="Fredi" w:date="2016-01-21T00:26:00Z">
        <w:del w:id="59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94" w:author="Tin Trčak" w:date="2016-01-21T00:45:00Z">
        <w:r w:rsidR="00B93800" w:rsidDel="00C255BA">
          <w:fldChar w:fldCharType="separate"/>
        </w:r>
      </w:del>
      <w:ins w:id="595" w:author="Fredi" w:date="2016-01-21T00:26:00Z">
        <w:del w:id="596" w:author="Tin Trčak" w:date="2016-01-21T00:45:00Z">
          <w:r w:rsidR="00B93800" w:rsidDel="00C255BA">
            <w:rPr>
              <w:noProof/>
            </w:rPr>
            <w:delText>10</w:delText>
          </w:r>
          <w:r w:rsidR="00B93800" w:rsidDel="00C255BA">
            <w:fldChar w:fldCharType="end"/>
          </w:r>
        </w:del>
      </w:ins>
      <w:del w:id="59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585"/>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F56701F" w:rsidR="00984B87" w:rsidRPr="00E86FC2" w:rsidRDefault="00DD773E" w:rsidP="00984B87">
      <w:pPr>
        <w:pStyle w:val="Caption"/>
        <w:jc w:val="center"/>
      </w:pPr>
      <w:bookmarkStart w:id="598" w:name="_Toc441154873"/>
      <w:r w:rsidRPr="00E86FC2">
        <w:t xml:space="preserve">Slika </w:t>
      </w:r>
      <w:ins w:id="599" w:author="Tin Trčak" w:date="2016-01-21T13:41:00Z">
        <w:r w:rsidR="00476BBA">
          <w:fldChar w:fldCharType="begin"/>
        </w:r>
        <w:r w:rsidR="00476BBA">
          <w:instrText xml:space="preserve"> STYLEREF 2 \s </w:instrText>
        </w:r>
      </w:ins>
      <w:r w:rsidR="00476BBA">
        <w:fldChar w:fldCharType="separate"/>
      </w:r>
      <w:r w:rsidR="00476BBA">
        <w:rPr>
          <w:noProof/>
        </w:rPr>
        <w:t>4.3</w:t>
      </w:r>
      <w:ins w:id="60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01" w:author="Tin Trčak" w:date="2016-01-21T13:41:00Z">
        <w:r w:rsidR="00476BBA">
          <w:rPr>
            <w:noProof/>
          </w:rPr>
          <w:t>11</w:t>
        </w:r>
        <w:r w:rsidR="00476BBA">
          <w:fldChar w:fldCharType="end"/>
        </w:r>
      </w:ins>
      <w:ins w:id="602" w:author="Fredi" w:date="2016-01-21T00:26:00Z">
        <w:del w:id="603" w:author="Tin Trčak" w:date="2016-01-21T00:45:00Z">
          <w:r w:rsidR="00B93800" w:rsidDel="00C255BA">
            <w:fldChar w:fldCharType="begin"/>
          </w:r>
          <w:r w:rsidR="00B93800" w:rsidDel="00C255BA">
            <w:delInstrText xml:space="preserve"> STYLEREF 2 \s </w:delInstrText>
          </w:r>
        </w:del>
      </w:ins>
      <w:del w:id="604" w:author="Tin Trčak" w:date="2016-01-21T00:45:00Z">
        <w:r w:rsidR="00B93800" w:rsidDel="00C255BA">
          <w:fldChar w:fldCharType="separate"/>
        </w:r>
        <w:r w:rsidR="00B93800" w:rsidDel="00C255BA">
          <w:rPr>
            <w:noProof/>
          </w:rPr>
          <w:delText>4.3</w:delText>
        </w:r>
      </w:del>
      <w:ins w:id="605" w:author="Fredi" w:date="2016-01-21T00:26:00Z">
        <w:del w:id="60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07" w:author="Tin Trčak" w:date="2016-01-21T00:45:00Z">
        <w:r w:rsidR="00B93800" w:rsidDel="00C255BA">
          <w:fldChar w:fldCharType="separate"/>
        </w:r>
      </w:del>
      <w:ins w:id="608" w:author="Fredi" w:date="2016-01-21T00:26:00Z">
        <w:del w:id="609" w:author="Tin Trčak" w:date="2016-01-21T00:45:00Z">
          <w:r w:rsidR="00B93800" w:rsidDel="00C255BA">
            <w:rPr>
              <w:noProof/>
            </w:rPr>
            <w:delText>11</w:delText>
          </w:r>
          <w:r w:rsidR="00B93800" w:rsidDel="00C255BA">
            <w:fldChar w:fldCharType="end"/>
          </w:r>
        </w:del>
      </w:ins>
      <w:del w:id="61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598"/>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4358D23A" w:rsidR="003B2C71" w:rsidRPr="00E86FC2" w:rsidRDefault="00DD773E" w:rsidP="003B2C71">
      <w:pPr>
        <w:pStyle w:val="Caption"/>
        <w:jc w:val="center"/>
      </w:pPr>
      <w:bookmarkStart w:id="611" w:name="_Toc441154874"/>
      <w:r w:rsidRPr="00E86FC2">
        <w:t xml:space="preserve">Slika </w:t>
      </w:r>
      <w:ins w:id="612" w:author="Tin Trčak" w:date="2016-01-21T13:41:00Z">
        <w:r w:rsidR="00476BBA">
          <w:fldChar w:fldCharType="begin"/>
        </w:r>
        <w:r w:rsidR="00476BBA">
          <w:instrText xml:space="preserve"> STYLEREF 2 \s </w:instrText>
        </w:r>
      </w:ins>
      <w:r w:rsidR="00476BBA">
        <w:fldChar w:fldCharType="separate"/>
      </w:r>
      <w:r w:rsidR="00476BBA">
        <w:rPr>
          <w:noProof/>
        </w:rPr>
        <w:t>4.3</w:t>
      </w:r>
      <w:ins w:id="61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14" w:author="Tin Trčak" w:date="2016-01-21T13:41:00Z">
        <w:r w:rsidR="00476BBA">
          <w:rPr>
            <w:noProof/>
          </w:rPr>
          <w:t>12</w:t>
        </w:r>
        <w:r w:rsidR="00476BBA">
          <w:fldChar w:fldCharType="end"/>
        </w:r>
      </w:ins>
      <w:ins w:id="615" w:author="Fredi" w:date="2016-01-21T00:26:00Z">
        <w:del w:id="616" w:author="Tin Trčak" w:date="2016-01-21T00:45:00Z">
          <w:r w:rsidR="00B93800" w:rsidDel="00C255BA">
            <w:fldChar w:fldCharType="begin"/>
          </w:r>
          <w:r w:rsidR="00B93800" w:rsidDel="00C255BA">
            <w:delInstrText xml:space="preserve"> STYLEREF 2 \s </w:delInstrText>
          </w:r>
        </w:del>
      </w:ins>
      <w:del w:id="617" w:author="Tin Trčak" w:date="2016-01-21T00:45:00Z">
        <w:r w:rsidR="00B93800" w:rsidDel="00C255BA">
          <w:fldChar w:fldCharType="separate"/>
        </w:r>
        <w:r w:rsidR="00B93800" w:rsidDel="00C255BA">
          <w:rPr>
            <w:noProof/>
          </w:rPr>
          <w:delText>4.3</w:delText>
        </w:r>
      </w:del>
      <w:ins w:id="618" w:author="Fredi" w:date="2016-01-21T00:26:00Z">
        <w:del w:id="61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20" w:author="Tin Trčak" w:date="2016-01-21T00:45:00Z">
        <w:r w:rsidR="00B93800" w:rsidDel="00C255BA">
          <w:fldChar w:fldCharType="separate"/>
        </w:r>
      </w:del>
      <w:ins w:id="621" w:author="Fredi" w:date="2016-01-21T00:26:00Z">
        <w:del w:id="622" w:author="Tin Trčak" w:date="2016-01-21T00:45:00Z">
          <w:r w:rsidR="00B93800" w:rsidDel="00C255BA">
            <w:rPr>
              <w:noProof/>
            </w:rPr>
            <w:delText>12</w:delText>
          </w:r>
          <w:r w:rsidR="00B93800" w:rsidDel="00C255BA">
            <w:fldChar w:fldCharType="end"/>
          </w:r>
        </w:del>
      </w:ins>
      <w:del w:id="62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611"/>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AF5CB37" w:rsidR="007E0D3E" w:rsidRPr="00E86FC2" w:rsidRDefault="00DD773E" w:rsidP="00DD773E">
      <w:pPr>
        <w:pStyle w:val="Caption"/>
        <w:jc w:val="center"/>
      </w:pPr>
      <w:bookmarkStart w:id="624" w:name="_Toc441154875"/>
      <w:r w:rsidRPr="00E86FC2">
        <w:t xml:space="preserve">Slika </w:t>
      </w:r>
      <w:ins w:id="625" w:author="Tin Trčak" w:date="2016-01-21T13:41:00Z">
        <w:r w:rsidR="00476BBA">
          <w:fldChar w:fldCharType="begin"/>
        </w:r>
        <w:r w:rsidR="00476BBA">
          <w:instrText xml:space="preserve"> STYLEREF 2 \s </w:instrText>
        </w:r>
      </w:ins>
      <w:r w:rsidR="00476BBA">
        <w:fldChar w:fldCharType="separate"/>
      </w:r>
      <w:r w:rsidR="00476BBA">
        <w:rPr>
          <w:noProof/>
        </w:rPr>
        <w:t>4.3</w:t>
      </w:r>
      <w:ins w:id="62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27" w:author="Tin Trčak" w:date="2016-01-21T13:41:00Z">
        <w:r w:rsidR="00476BBA">
          <w:rPr>
            <w:noProof/>
          </w:rPr>
          <w:t>13</w:t>
        </w:r>
        <w:r w:rsidR="00476BBA">
          <w:fldChar w:fldCharType="end"/>
        </w:r>
      </w:ins>
      <w:ins w:id="628" w:author="Fredi" w:date="2016-01-21T00:26:00Z">
        <w:del w:id="629" w:author="Tin Trčak" w:date="2016-01-21T00:45:00Z">
          <w:r w:rsidR="00B93800" w:rsidDel="00C255BA">
            <w:fldChar w:fldCharType="begin"/>
          </w:r>
          <w:r w:rsidR="00B93800" w:rsidDel="00C255BA">
            <w:delInstrText xml:space="preserve"> STYLEREF 2 \s </w:delInstrText>
          </w:r>
        </w:del>
      </w:ins>
      <w:del w:id="630" w:author="Tin Trčak" w:date="2016-01-21T00:45:00Z">
        <w:r w:rsidR="00B93800" w:rsidDel="00C255BA">
          <w:fldChar w:fldCharType="separate"/>
        </w:r>
        <w:r w:rsidR="00B93800" w:rsidDel="00C255BA">
          <w:rPr>
            <w:noProof/>
          </w:rPr>
          <w:delText>4.3</w:delText>
        </w:r>
      </w:del>
      <w:ins w:id="631" w:author="Fredi" w:date="2016-01-21T00:26:00Z">
        <w:del w:id="63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33" w:author="Tin Trčak" w:date="2016-01-21T00:45:00Z">
        <w:r w:rsidR="00B93800" w:rsidDel="00C255BA">
          <w:fldChar w:fldCharType="separate"/>
        </w:r>
      </w:del>
      <w:ins w:id="634" w:author="Fredi" w:date="2016-01-21T00:26:00Z">
        <w:del w:id="635" w:author="Tin Trčak" w:date="2016-01-21T00:45:00Z">
          <w:r w:rsidR="00B93800" w:rsidDel="00C255BA">
            <w:rPr>
              <w:noProof/>
            </w:rPr>
            <w:delText>13</w:delText>
          </w:r>
          <w:r w:rsidR="00B93800" w:rsidDel="00C255BA">
            <w:fldChar w:fldCharType="end"/>
          </w:r>
        </w:del>
      </w:ins>
      <w:del w:id="63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624"/>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72E05C5E" w:rsidR="007E0D3E" w:rsidRPr="00E86FC2" w:rsidRDefault="00DD773E" w:rsidP="00DD773E">
      <w:pPr>
        <w:pStyle w:val="Caption"/>
        <w:jc w:val="center"/>
      </w:pPr>
      <w:bookmarkStart w:id="637" w:name="_Toc441154876"/>
      <w:r w:rsidRPr="00E86FC2">
        <w:t xml:space="preserve">Slika </w:t>
      </w:r>
      <w:ins w:id="638" w:author="Tin Trčak" w:date="2016-01-21T13:41:00Z">
        <w:r w:rsidR="00476BBA">
          <w:fldChar w:fldCharType="begin"/>
        </w:r>
        <w:r w:rsidR="00476BBA">
          <w:instrText xml:space="preserve"> STYLEREF 2 \s </w:instrText>
        </w:r>
      </w:ins>
      <w:r w:rsidR="00476BBA">
        <w:fldChar w:fldCharType="separate"/>
      </w:r>
      <w:r w:rsidR="00476BBA">
        <w:rPr>
          <w:noProof/>
        </w:rPr>
        <w:t>4.3</w:t>
      </w:r>
      <w:ins w:id="63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40" w:author="Tin Trčak" w:date="2016-01-21T13:41:00Z">
        <w:r w:rsidR="00476BBA">
          <w:rPr>
            <w:noProof/>
          </w:rPr>
          <w:t>14</w:t>
        </w:r>
        <w:r w:rsidR="00476BBA">
          <w:fldChar w:fldCharType="end"/>
        </w:r>
      </w:ins>
      <w:ins w:id="641" w:author="Fredi" w:date="2016-01-21T00:26:00Z">
        <w:del w:id="642" w:author="Tin Trčak" w:date="2016-01-21T00:45:00Z">
          <w:r w:rsidR="00B93800" w:rsidDel="00C255BA">
            <w:fldChar w:fldCharType="begin"/>
          </w:r>
          <w:r w:rsidR="00B93800" w:rsidDel="00C255BA">
            <w:delInstrText xml:space="preserve"> STYLEREF 2 \s </w:delInstrText>
          </w:r>
        </w:del>
      </w:ins>
      <w:del w:id="643" w:author="Tin Trčak" w:date="2016-01-21T00:45:00Z">
        <w:r w:rsidR="00B93800" w:rsidDel="00C255BA">
          <w:fldChar w:fldCharType="separate"/>
        </w:r>
        <w:r w:rsidR="00B93800" w:rsidDel="00C255BA">
          <w:rPr>
            <w:noProof/>
          </w:rPr>
          <w:delText>4.3</w:delText>
        </w:r>
      </w:del>
      <w:ins w:id="644" w:author="Fredi" w:date="2016-01-21T00:26:00Z">
        <w:del w:id="64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46" w:author="Tin Trčak" w:date="2016-01-21T00:45:00Z">
        <w:r w:rsidR="00B93800" w:rsidDel="00C255BA">
          <w:fldChar w:fldCharType="separate"/>
        </w:r>
      </w:del>
      <w:ins w:id="647" w:author="Fredi" w:date="2016-01-21T00:26:00Z">
        <w:del w:id="648" w:author="Tin Trčak" w:date="2016-01-21T00:45:00Z">
          <w:r w:rsidR="00B93800" w:rsidDel="00C255BA">
            <w:rPr>
              <w:noProof/>
            </w:rPr>
            <w:delText>14</w:delText>
          </w:r>
          <w:r w:rsidR="00B93800" w:rsidDel="00C255BA">
            <w:fldChar w:fldCharType="end"/>
          </w:r>
        </w:del>
      </w:ins>
      <w:del w:id="64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637"/>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7D718DA5" w:rsidR="00F576AA" w:rsidRPr="0020295F" w:rsidRDefault="00F576AA" w:rsidP="007364D4">
      <w:pPr>
        <w:ind w:firstLine="708"/>
      </w:pPr>
      <w:r w:rsidRPr="0020295F">
        <w:t xml:space="preserve">Korisnik pritiskom na </w:t>
      </w:r>
      <w:del w:id="650" w:author="Tin Trčak" w:date="2016-01-21T14:11:00Z">
        <w:r w:rsidRPr="0020295F" w:rsidDel="00806FAF">
          <w:delText>tipk</w:delText>
        </w:r>
      </w:del>
      <w:ins w:id="651" w:author="Tin Trčak" w:date="2016-01-21T14:11:00Z">
        <w:r w:rsidR="00806FAF">
          <w:t>gumb</w:t>
        </w:r>
      </w:ins>
      <w:del w:id="652" w:author="Tin Trčak" w:date="2016-01-21T14:11:00Z">
        <w:r w:rsidRPr="0020295F" w:rsidDel="00806FAF">
          <w:delText>u</w:delText>
        </w:r>
      </w:del>
      <w:r w:rsidRPr="0020295F">
        <w:t xml:space="preserve"> „Potvrd</w:t>
      </w:r>
      <w:ins w:id="653" w:author="Tin Trčak" w:date="2016-01-21T14:11:00Z">
        <w:r w:rsidR="00806FAF">
          <w:t>i</w:t>
        </w:r>
      </w:ins>
      <w:del w:id="654" w:author="Tin Trčak" w:date="2016-01-21T14:11:00Z">
        <w:r w:rsidRPr="0020295F" w:rsidDel="00806FAF">
          <w:delText>a</w:delText>
        </w:r>
      </w:del>
      <w:r w:rsidRPr="0020295F">
        <w:t xml:space="preserve"> narudžb</w:t>
      </w:r>
      <w:del w:id="655" w:author="Tin Trčak" w:date="2016-01-21T14:11:00Z">
        <w:r w:rsidRPr="0020295F" w:rsidDel="00806FAF">
          <w:delText>e</w:delText>
        </w:r>
      </w:del>
      <w:ins w:id="656" w:author="Tin Trčak" w:date="2016-01-21T14:11:00Z">
        <w:r w:rsidR="00806FAF">
          <w:t>u</w:t>
        </w:r>
      </w:ins>
      <w:r w:rsidRPr="0020295F">
        <w:t xml:space="preserv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63C28F8" w:rsidR="00B301DF" w:rsidRPr="00E86FC2" w:rsidRDefault="00DD773E" w:rsidP="00DD773E">
      <w:pPr>
        <w:pStyle w:val="Caption"/>
        <w:jc w:val="center"/>
      </w:pPr>
      <w:bookmarkStart w:id="657" w:name="_Toc441154877"/>
      <w:r w:rsidRPr="00E86FC2">
        <w:t xml:space="preserve">Slika </w:t>
      </w:r>
      <w:ins w:id="658" w:author="Tin Trčak" w:date="2016-01-21T13:41:00Z">
        <w:r w:rsidR="00476BBA">
          <w:fldChar w:fldCharType="begin"/>
        </w:r>
        <w:r w:rsidR="00476BBA">
          <w:instrText xml:space="preserve"> STYLEREF 2 \s </w:instrText>
        </w:r>
      </w:ins>
      <w:r w:rsidR="00476BBA">
        <w:fldChar w:fldCharType="separate"/>
      </w:r>
      <w:r w:rsidR="00476BBA">
        <w:rPr>
          <w:noProof/>
        </w:rPr>
        <w:t>4.3</w:t>
      </w:r>
      <w:ins w:id="65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60" w:author="Tin Trčak" w:date="2016-01-21T13:41:00Z">
        <w:r w:rsidR="00476BBA">
          <w:rPr>
            <w:noProof/>
          </w:rPr>
          <w:t>15</w:t>
        </w:r>
        <w:r w:rsidR="00476BBA">
          <w:fldChar w:fldCharType="end"/>
        </w:r>
      </w:ins>
      <w:ins w:id="661" w:author="Fredi" w:date="2016-01-21T00:26:00Z">
        <w:del w:id="662" w:author="Tin Trčak" w:date="2016-01-21T00:45:00Z">
          <w:r w:rsidR="00B93800" w:rsidDel="00C255BA">
            <w:fldChar w:fldCharType="begin"/>
          </w:r>
          <w:r w:rsidR="00B93800" w:rsidDel="00C255BA">
            <w:delInstrText xml:space="preserve"> STYLEREF 2 \s </w:delInstrText>
          </w:r>
        </w:del>
      </w:ins>
      <w:del w:id="663" w:author="Tin Trčak" w:date="2016-01-21T00:45:00Z">
        <w:r w:rsidR="00B93800" w:rsidDel="00C255BA">
          <w:fldChar w:fldCharType="separate"/>
        </w:r>
        <w:r w:rsidR="00B93800" w:rsidDel="00C255BA">
          <w:rPr>
            <w:noProof/>
          </w:rPr>
          <w:delText>4.3</w:delText>
        </w:r>
      </w:del>
      <w:ins w:id="664" w:author="Fredi" w:date="2016-01-21T00:26:00Z">
        <w:del w:id="66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66" w:author="Tin Trčak" w:date="2016-01-21T00:45:00Z">
        <w:r w:rsidR="00B93800" w:rsidDel="00C255BA">
          <w:fldChar w:fldCharType="separate"/>
        </w:r>
      </w:del>
      <w:ins w:id="667" w:author="Fredi" w:date="2016-01-21T00:26:00Z">
        <w:del w:id="668" w:author="Tin Trčak" w:date="2016-01-21T00:45:00Z">
          <w:r w:rsidR="00B93800" w:rsidDel="00C255BA">
            <w:rPr>
              <w:noProof/>
            </w:rPr>
            <w:delText>15</w:delText>
          </w:r>
          <w:r w:rsidR="00B93800" w:rsidDel="00C255BA">
            <w:fldChar w:fldCharType="end"/>
          </w:r>
        </w:del>
      </w:ins>
      <w:del w:id="66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657"/>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050AA2C2" w:rsidR="00F576AA" w:rsidRPr="0020295F" w:rsidRDefault="00F576AA" w:rsidP="007364D4">
      <w:pPr>
        <w:ind w:firstLine="708"/>
      </w:pPr>
      <w:r w:rsidRPr="0020295F">
        <w:t>Korisnik ispunjava formular komentara. Pritiskom na tipku „Komentiraj</w:t>
      </w:r>
      <w:ins w:id="670" w:author="Tin Trčak" w:date="2016-01-21T14:11:00Z">
        <w:r w:rsidR="00806FAF">
          <w:t>...</w:t>
        </w:r>
      </w:ins>
      <w:r w:rsidRPr="0020295F">
        <w:t xml:space="preserve">“ </w:t>
      </w:r>
      <w:del w:id="671" w:author="Tin Trčak" w:date="2016-01-21T14:11:00Z">
        <w:r w:rsidRPr="0020295F" w:rsidDel="00806FAF">
          <w:delText xml:space="preserve"> se </w:delText>
        </w:r>
      </w:del>
      <w:r w:rsidRPr="0020295F">
        <w:t>prvo</w:t>
      </w:r>
      <w:ins w:id="672" w:author="Tin Trčak" w:date="2016-01-21T14:11:00Z">
        <w:r w:rsidR="00806FAF">
          <w:t xml:space="preserve"> se</w:t>
        </w:r>
      </w:ins>
      <w:r w:rsidRPr="0020295F">
        <w:t xml:space="preserve">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 xml:space="preserve">itelj sprema komentar u bazu </w:t>
      </w:r>
      <w:del w:id="673" w:author="Tin Trčak" w:date="2016-01-21T14:13:00Z">
        <w:r w:rsidRPr="0020295F" w:rsidDel="00806FAF">
          <w:delText>i obavještava korisnika o spremljenom komentaru</w:delText>
        </w:r>
      </w:del>
      <w:ins w:id="674" w:author="Tin Trčak" w:date="2016-01-21T14:13:00Z">
        <w:r w:rsidR="00806FAF">
          <w:t>i prikazuje ga na stranici</w:t>
        </w:r>
      </w:ins>
      <w:r w:rsidRPr="0020295F">
        <w:t>.</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8F9E1AB" w:rsidR="003B2C71" w:rsidRPr="00E86FC2" w:rsidRDefault="00DD773E" w:rsidP="003B2C71">
      <w:pPr>
        <w:pStyle w:val="Caption"/>
        <w:jc w:val="center"/>
      </w:pPr>
      <w:bookmarkStart w:id="675" w:name="_Toc441154878"/>
      <w:r w:rsidRPr="00E86FC2">
        <w:t xml:space="preserve">Slika </w:t>
      </w:r>
      <w:ins w:id="676" w:author="Tin Trčak" w:date="2016-01-21T13:41:00Z">
        <w:r w:rsidR="00476BBA">
          <w:fldChar w:fldCharType="begin"/>
        </w:r>
        <w:r w:rsidR="00476BBA">
          <w:instrText xml:space="preserve"> STYLEREF 2 \s </w:instrText>
        </w:r>
      </w:ins>
      <w:r w:rsidR="00476BBA">
        <w:fldChar w:fldCharType="separate"/>
      </w:r>
      <w:r w:rsidR="00476BBA">
        <w:rPr>
          <w:noProof/>
        </w:rPr>
        <w:t>4.3</w:t>
      </w:r>
      <w:ins w:id="67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78" w:author="Tin Trčak" w:date="2016-01-21T13:41:00Z">
        <w:r w:rsidR="00476BBA">
          <w:rPr>
            <w:noProof/>
          </w:rPr>
          <w:t>16</w:t>
        </w:r>
        <w:r w:rsidR="00476BBA">
          <w:fldChar w:fldCharType="end"/>
        </w:r>
      </w:ins>
      <w:ins w:id="679" w:author="Fredi" w:date="2016-01-21T00:26:00Z">
        <w:del w:id="680" w:author="Tin Trčak" w:date="2016-01-21T00:45:00Z">
          <w:r w:rsidR="00B93800" w:rsidDel="00C255BA">
            <w:fldChar w:fldCharType="begin"/>
          </w:r>
          <w:r w:rsidR="00B93800" w:rsidDel="00C255BA">
            <w:delInstrText xml:space="preserve"> STYLEREF 2 \s </w:delInstrText>
          </w:r>
        </w:del>
      </w:ins>
      <w:del w:id="681" w:author="Tin Trčak" w:date="2016-01-21T00:45:00Z">
        <w:r w:rsidR="00B93800" w:rsidDel="00C255BA">
          <w:fldChar w:fldCharType="separate"/>
        </w:r>
        <w:r w:rsidR="00B93800" w:rsidDel="00C255BA">
          <w:rPr>
            <w:noProof/>
          </w:rPr>
          <w:delText>4.3</w:delText>
        </w:r>
      </w:del>
      <w:ins w:id="682" w:author="Fredi" w:date="2016-01-21T00:26:00Z">
        <w:del w:id="68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84" w:author="Tin Trčak" w:date="2016-01-21T00:45:00Z">
        <w:r w:rsidR="00B93800" w:rsidDel="00C255BA">
          <w:fldChar w:fldCharType="separate"/>
        </w:r>
      </w:del>
      <w:ins w:id="685" w:author="Fredi" w:date="2016-01-21T00:26:00Z">
        <w:del w:id="686" w:author="Tin Trčak" w:date="2016-01-21T00:45:00Z">
          <w:r w:rsidR="00B93800" w:rsidDel="00C255BA">
            <w:rPr>
              <w:noProof/>
            </w:rPr>
            <w:delText>16</w:delText>
          </w:r>
          <w:r w:rsidR="00B93800" w:rsidDel="00C255BA">
            <w:fldChar w:fldCharType="end"/>
          </w:r>
        </w:del>
      </w:ins>
      <w:del w:id="68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675"/>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A99AE3A" w:rsidR="007E0D3E" w:rsidRPr="00E86FC2" w:rsidRDefault="00DD773E" w:rsidP="00DD773E">
      <w:pPr>
        <w:pStyle w:val="Caption"/>
        <w:jc w:val="center"/>
      </w:pPr>
      <w:bookmarkStart w:id="688" w:name="_Toc441154879"/>
      <w:r w:rsidRPr="00E86FC2">
        <w:t xml:space="preserve">Slika </w:t>
      </w:r>
      <w:ins w:id="689" w:author="Tin Trčak" w:date="2016-01-21T13:41:00Z">
        <w:r w:rsidR="00476BBA">
          <w:fldChar w:fldCharType="begin"/>
        </w:r>
        <w:r w:rsidR="00476BBA">
          <w:instrText xml:space="preserve"> STYLEREF 2 \s </w:instrText>
        </w:r>
      </w:ins>
      <w:r w:rsidR="00476BBA">
        <w:fldChar w:fldCharType="separate"/>
      </w:r>
      <w:r w:rsidR="00476BBA">
        <w:rPr>
          <w:noProof/>
        </w:rPr>
        <w:t>4.3</w:t>
      </w:r>
      <w:ins w:id="69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91" w:author="Tin Trčak" w:date="2016-01-21T13:41:00Z">
        <w:r w:rsidR="00476BBA">
          <w:rPr>
            <w:noProof/>
          </w:rPr>
          <w:t>17</w:t>
        </w:r>
        <w:r w:rsidR="00476BBA">
          <w:fldChar w:fldCharType="end"/>
        </w:r>
      </w:ins>
      <w:ins w:id="692" w:author="Fredi" w:date="2016-01-21T00:26:00Z">
        <w:del w:id="693" w:author="Tin Trčak" w:date="2016-01-21T00:45:00Z">
          <w:r w:rsidR="00B93800" w:rsidDel="00C255BA">
            <w:fldChar w:fldCharType="begin"/>
          </w:r>
          <w:r w:rsidR="00B93800" w:rsidDel="00C255BA">
            <w:delInstrText xml:space="preserve"> STYLEREF 2 \s </w:delInstrText>
          </w:r>
        </w:del>
      </w:ins>
      <w:del w:id="694" w:author="Tin Trčak" w:date="2016-01-21T00:45:00Z">
        <w:r w:rsidR="00B93800" w:rsidDel="00C255BA">
          <w:fldChar w:fldCharType="separate"/>
        </w:r>
        <w:r w:rsidR="00B93800" w:rsidDel="00C255BA">
          <w:rPr>
            <w:noProof/>
          </w:rPr>
          <w:delText>4.3</w:delText>
        </w:r>
      </w:del>
      <w:ins w:id="695" w:author="Fredi" w:date="2016-01-21T00:26:00Z">
        <w:del w:id="69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97" w:author="Tin Trčak" w:date="2016-01-21T00:45:00Z">
        <w:r w:rsidR="00B93800" w:rsidDel="00C255BA">
          <w:fldChar w:fldCharType="separate"/>
        </w:r>
      </w:del>
      <w:ins w:id="698" w:author="Fredi" w:date="2016-01-21T00:26:00Z">
        <w:del w:id="699" w:author="Tin Trčak" w:date="2016-01-21T00:45:00Z">
          <w:r w:rsidR="00B93800" w:rsidDel="00C255BA">
            <w:rPr>
              <w:noProof/>
            </w:rPr>
            <w:delText>17</w:delText>
          </w:r>
          <w:r w:rsidR="00B93800" w:rsidDel="00C255BA">
            <w:fldChar w:fldCharType="end"/>
          </w:r>
        </w:del>
      </w:ins>
      <w:del w:id="70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688"/>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56CC0520" w:rsidR="00F576AA" w:rsidRPr="0020295F" w:rsidRDefault="003B2C71" w:rsidP="007364D4">
      <w:pPr>
        <w:ind w:firstLine="708"/>
      </w:pPr>
      <w:r w:rsidRPr="0020295F">
        <w:t>Ako su vlasnik ili d</w:t>
      </w:r>
      <w:r w:rsidR="00F576AA" w:rsidRPr="0020295F">
        <w:t>jelatnik re</w:t>
      </w:r>
      <w:r w:rsidRPr="0020295F">
        <w:t xml:space="preserve">gistrirani oni </w:t>
      </w:r>
      <w:del w:id="701" w:author="Tin Trčak" w:date="2016-01-21T14:15:00Z">
        <w:r w:rsidRPr="0020295F" w:rsidDel="00806FAF">
          <w:delText>mogu doći</w:delText>
        </w:r>
      </w:del>
      <w:ins w:id="702" w:author="Tin Trčak" w:date="2016-01-21T14:15:00Z">
        <w:r w:rsidR="00806FAF">
          <w:t>dolaze</w:t>
        </w:r>
      </w:ins>
      <w:r w:rsidRPr="0020295F">
        <w:t xml:space="preserve">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37AAE33" w:rsidR="003B2C71" w:rsidRPr="00E86FC2" w:rsidRDefault="00DD773E" w:rsidP="003B2C71">
      <w:pPr>
        <w:pStyle w:val="Caption"/>
        <w:jc w:val="center"/>
      </w:pPr>
      <w:bookmarkStart w:id="703" w:name="_Toc441154880"/>
      <w:r w:rsidRPr="00E86FC2">
        <w:t xml:space="preserve">Slika </w:t>
      </w:r>
      <w:ins w:id="704" w:author="Tin Trčak" w:date="2016-01-21T13:41:00Z">
        <w:r w:rsidR="00476BBA">
          <w:fldChar w:fldCharType="begin"/>
        </w:r>
        <w:r w:rsidR="00476BBA">
          <w:instrText xml:space="preserve"> STYLEREF 2 \s </w:instrText>
        </w:r>
      </w:ins>
      <w:r w:rsidR="00476BBA">
        <w:fldChar w:fldCharType="separate"/>
      </w:r>
      <w:r w:rsidR="00476BBA">
        <w:rPr>
          <w:noProof/>
        </w:rPr>
        <w:t>4.3</w:t>
      </w:r>
      <w:ins w:id="70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06" w:author="Tin Trčak" w:date="2016-01-21T13:41:00Z">
        <w:r w:rsidR="00476BBA">
          <w:rPr>
            <w:noProof/>
          </w:rPr>
          <w:t>18</w:t>
        </w:r>
        <w:r w:rsidR="00476BBA">
          <w:fldChar w:fldCharType="end"/>
        </w:r>
      </w:ins>
      <w:ins w:id="707" w:author="Fredi" w:date="2016-01-21T00:26:00Z">
        <w:del w:id="708" w:author="Tin Trčak" w:date="2016-01-21T00:45:00Z">
          <w:r w:rsidR="00B93800" w:rsidDel="00C255BA">
            <w:fldChar w:fldCharType="begin"/>
          </w:r>
          <w:r w:rsidR="00B93800" w:rsidDel="00C255BA">
            <w:delInstrText xml:space="preserve"> STYLEREF 2 \s </w:delInstrText>
          </w:r>
        </w:del>
      </w:ins>
      <w:del w:id="709" w:author="Tin Trčak" w:date="2016-01-21T00:45:00Z">
        <w:r w:rsidR="00B93800" w:rsidDel="00C255BA">
          <w:fldChar w:fldCharType="separate"/>
        </w:r>
        <w:r w:rsidR="00B93800" w:rsidDel="00C255BA">
          <w:rPr>
            <w:noProof/>
          </w:rPr>
          <w:delText>4.3</w:delText>
        </w:r>
      </w:del>
      <w:ins w:id="710" w:author="Fredi" w:date="2016-01-21T00:26:00Z">
        <w:del w:id="71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12" w:author="Tin Trčak" w:date="2016-01-21T00:45:00Z">
        <w:r w:rsidR="00B93800" w:rsidDel="00C255BA">
          <w:fldChar w:fldCharType="separate"/>
        </w:r>
      </w:del>
      <w:ins w:id="713" w:author="Fredi" w:date="2016-01-21T00:26:00Z">
        <w:del w:id="714" w:author="Tin Trčak" w:date="2016-01-21T00:45:00Z">
          <w:r w:rsidR="00B93800" w:rsidDel="00C255BA">
            <w:rPr>
              <w:noProof/>
            </w:rPr>
            <w:delText>18</w:delText>
          </w:r>
          <w:r w:rsidR="00B93800" w:rsidDel="00C255BA">
            <w:fldChar w:fldCharType="end"/>
          </w:r>
        </w:del>
      </w:ins>
      <w:del w:id="71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703"/>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37FB8B0D" w:rsidR="007E0D3E" w:rsidRPr="00E86FC2" w:rsidRDefault="00DD773E" w:rsidP="00DD773E">
      <w:pPr>
        <w:pStyle w:val="Caption"/>
        <w:jc w:val="center"/>
      </w:pPr>
      <w:bookmarkStart w:id="716" w:name="_Toc441154881"/>
      <w:r w:rsidRPr="00E86FC2">
        <w:t xml:space="preserve">Slika </w:t>
      </w:r>
      <w:ins w:id="717" w:author="Tin Trčak" w:date="2016-01-21T13:41:00Z">
        <w:r w:rsidR="00476BBA">
          <w:fldChar w:fldCharType="begin"/>
        </w:r>
        <w:r w:rsidR="00476BBA">
          <w:instrText xml:space="preserve"> STYLEREF 2 \s </w:instrText>
        </w:r>
      </w:ins>
      <w:r w:rsidR="00476BBA">
        <w:fldChar w:fldCharType="separate"/>
      </w:r>
      <w:r w:rsidR="00476BBA">
        <w:rPr>
          <w:noProof/>
        </w:rPr>
        <w:t>4.3</w:t>
      </w:r>
      <w:ins w:id="71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19" w:author="Tin Trčak" w:date="2016-01-21T13:41:00Z">
        <w:r w:rsidR="00476BBA">
          <w:rPr>
            <w:noProof/>
          </w:rPr>
          <w:t>19</w:t>
        </w:r>
        <w:r w:rsidR="00476BBA">
          <w:fldChar w:fldCharType="end"/>
        </w:r>
      </w:ins>
      <w:ins w:id="720" w:author="Fredi" w:date="2016-01-21T00:26:00Z">
        <w:del w:id="721" w:author="Tin Trčak" w:date="2016-01-21T00:45:00Z">
          <w:r w:rsidR="00B93800" w:rsidDel="00C255BA">
            <w:fldChar w:fldCharType="begin"/>
          </w:r>
          <w:r w:rsidR="00B93800" w:rsidDel="00C255BA">
            <w:delInstrText xml:space="preserve"> STYLEREF 2 \s </w:delInstrText>
          </w:r>
        </w:del>
      </w:ins>
      <w:del w:id="722" w:author="Tin Trčak" w:date="2016-01-21T00:45:00Z">
        <w:r w:rsidR="00B93800" w:rsidDel="00C255BA">
          <w:fldChar w:fldCharType="separate"/>
        </w:r>
        <w:r w:rsidR="00B93800" w:rsidDel="00C255BA">
          <w:rPr>
            <w:noProof/>
          </w:rPr>
          <w:delText>4.3</w:delText>
        </w:r>
      </w:del>
      <w:ins w:id="723" w:author="Fredi" w:date="2016-01-21T00:26:00Z">
        <w:del w:id="72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25" w:author="Tin Trčak" w:date="2016-01-21T00:45:00Z">
        <w:r w:rsidR="00B93800" w:rsidDel="00C255BA">
          <w:fldChar w:fldCharType="separate"/>
        </w:r>
      </w:del>
      <w:ins w:id="726" w:author="Fredi" w:date="2016-01-21T00:26:00Z">
        <w:del w:id="727" w:author="Tin Trčak" w:date="2016-01-21T00:45:00Z">
          <w:r w:rsidR="00B93800" w:rsidDel="00C255BA">
            <w:rPr>
              <w:noProof/>
            </w:rPr>
            <w:delText>19</w:delText>
          </w:r>
          <w:r w:rsidR="00B93800" w:rsidDel="00C255BA">
            <w:fldChar w:fldCharType="end"/>
          </w:r>
        </w:del>
      </w:ins>
      <w:del w:id="72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716"/>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3CC846B0" w:rsidR="003B2C71" w:rsidRPr="00E86FC2" w:rsidRDefault="00DD773E" w:rsidP="003B2C71">
      <w:pPr>
        <w:pStyle w:val="Caption"/>
        <w:jc w:val="center"/>
      </w:pPr>
      <w:bookmarkStart w:id="729" w:name="_Toc441154882"/>
      <w:r w:rsidRPr="00E86FC2">
        <w:t xml:space="preserve">Slika </w:t>
      </w:r>
      <w:ins w:id="730" w:author="Tin Trčak" w:date="2016-01-21T13:41:00Z">
        <w:r w:rsidR="00476BBA">
          <w:fldChar w:fldCharType="begin"/>
        </w:r>
        <w:r w:rsidR="00476BBA">
          <w:instrText xml:space="preserve"> STYLEREF 2 \s </w:instrText>
        </w:r>
      </w:ins>
      <w:r w:rsidR="00476BBA">
        <w:fldChar w:fldCharType="separate"/>
      </w:r>
      <w:r w:rsidR="00476BBA">
        <w:rPr>
          <w:noProof/>
        </w:rPr>
        <w:t>4.3</w:t>
      </w:r>
      <w:ins w:id="73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32" w:author="Tin Trčak" w:date="2016-01-21T13:41:00Z">
        <w:r w:rsidR="00476BBA">
          <w:rPr>
            <w:noProof/>
          </w:rPr>
          <w:t>20</w:t>
        </w:r>
        <w:r w:rsidR="00476BBA">
          <w:fldChar w:fldCharType="end"/>
        </w:r>
      </w:ins>
      <w:ins w:id="733" w:author="Fredi" w:date="2016-01-21T00:26:00Z">
        <w:del w:id="734" w:author="Tin Trčak" w:date="2016-01-21T00:45:00Z">
          <w:r w:rsidR="00B93800" w:rsidDel="00C255BA">
            <w:fldChar w:fldCharType="begin"/>
          </w:r>
          <w:r w:rsidR="00B93800" w:rsidDel="00C255BA">
            <w:delInstrText xml:space="preserve"> STYLEREF 2 \s </w:delInstrText>
          </w:r>
        </w:del>
      </w:ins>
      <w:del w:id="735" w:author="Tin Trčak" w:date="2016-01-21T00:45:00Z">
        <w:r w:rsidR="00B93800" w:rsidDel="00C255BA">
          <w:fldChar w:fldCharType="separate"/>
        </w:r>
        <w:r w:rsidR="00B93800" w:rsidDel="00C255BA">
          <w:rPr>
            <w:noProof/>
          </w:rPr>
          <w:delText>4.3</w:delText>
        </w:r>
      </w:del>
      <w:ins w:id="736" w:author="Fredi" w:date="2016-01-21T00:26:00Z">
        <w:del w:id="73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38" w:author="Tin Trčak" w:date="2016-01-21T00:45:00Z">
        <w:r w:rsidR="00B93800" w:rsidDel="00C255BA">
          <w:fldChar w:fldCharType="separate"/>
        </w:r>
      </w:del>
      <w:ins w:id="739" w:author="Fredi" w:date="2016-01-21T00:26:00Z">
        <w:del w:id="740" w:author="Tin Trčak" w:date="2016-01-21T00:45:00Z">
          <w:r w:rsidR="00B93800" w:rsidDel="00C255BA">
            <w:rPr>
              <w:noProof/>
            </w:rPr>
            <w:delText>20</w:delText>
          </w:r>
          <w:r w:rsidR="00B93800" w:rsidDel="00C255BA">
            <w:fldChar w:fldCharType="end"/>
          </w:r>
        </w:del>
      </w:ins>
      <w:del w:id="74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729"/>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4221833A" w:rsidR="007E0D3E" w:rsidRPr="00E86FC2" w:rsidRDefault="00DD773E" w:rsidP="00DD773E">
      <w:pPr>
        <w:pStyle w:val="Caption"/>
        <w:jc w:val="center"/>
      </w:pPr>
      <w:bookmarkStart w:id="742" w:name="_Toc441154883"/>
      <w:r w:rsidRPr="00E86FC2">
        <w:t xml:space="preserve">Slika </w:t>
      </w:r>
      <w:ins w:id="743" w:author="Tin Trčak" w:date="2016-01-21T13:41:00Z">
        <w:r w:rsidR="00476BBA">
          <w:fldChar w:fldCharType="begin"/>
        </w:r>
        <w:r w:rsidR="00476BBA">
          <w:instrText xml:space="preserve"> STYLEREF 2 \s </w:instrText>
        </w:r>
      </w:ins>
      <w:r w:rsidR="00476BBA">
        <w:fldChar w:fldCharType="separate"/>
      </w:r>
      <w:r w:rsidR="00476BBA">
        <w:rPr>
          <w:noProof/>
        </w:rPr>
        <w:t>4.3</w:t>
      </w:r>
      <w:ins w:id="74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45" w:author="Tin Trčak" w:date="2016-01-21T13:41:00Z">
        <w:r w:rsidR="00476BBA">
          <w:rPr>
            <w:noProof/>
          </w:rPr>
          <w:t>21</w:t>
        </w:r>
        <w:r w:rsidR="00476BBA">
          <w:fldChar w:fldCharType="end"/>
        </w:r>
      </w:ins>
      <w:ins w:id="746" w:author="Fredi" w:date="2016-01-21T00:26:00Z">
        <w:del w:id="747" w:author="Tin Trčak" w:date="2016-01-21T00:45:00Z">
          <w:r w:rsidR="00B93800" w:rsidDel="00C255BA">
            <w:fldChar w:fldCharType="begin"/>
          </w:r>
          <w:r w:rsidR="00B93800" w:rsidDel="00C255BA">
            <w:delInstrText xml:space="preserve"> STYLEREF 2 \s </w:delInstrText>
          </w:r>
        </w:del>
      </w:ins>
      <w:del w:id="748" w:author="Tin Trčak" w:date="2016-01-21T00:45:00Z">
        <w:r w:rsidR="00B93800" w:rsidDel="00C255BA">
          <w:fldChar w:fldCharType="separate"/>
        </w:r>
        <w:r w:rsidR="00B93800" w:rsidDel="00C255BA">
          <w:rPr>
            <w:noProof/>
          </w:rPr>
          <w:delText>4.3</w:delText>
        </w:r>
      </w:del>
      <w:ins w:id="749" w:author="Fredi" w:date="2016-01-21T00:26:00Z">
        <w:del w:id="75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51" w:author="Tin Trčak" w:date="2016-01-21T00:45:00Z">
        <w:r w:rsidR="00B93800" w:rsidDel="00C255BA">
          <w:fldChar w:fldCharType="separate"/>
        </w:r>
      </w:del>
      <w:ins w:id="752" w:author="Fredi" w:date="2016-01-21T00:26:00Z">
        <w:del w:id="753" w:author="Tin Trčak" w:date="2016-01-21T00:45:00Z">
          <w:r w:rsidR="00B93800" w:rsidDel="00C255BA">
            <w:rPr>
              <w:noProof/>
            </w:rPr>
            <w:delText>21</w:delText>
          </w:r>
          <w:r w:rsidR="00B93800" w:rsidDel="00C255BA">
            <w:fldChar w:fldCharType="end"/>
          </w:r>
        </w:del>
      </w:ins>
      <w:del w:id="75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742"/>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9F0E775" w:rsidR="00DD773E" w:rsidRPr="0020295F" w:rsidRDefault="00DD773E" w:rsidP="00DD773E">
      <w:pPr>
        <w:pStyle w:val="Caption"/>
        <w:jc w:val="center"/>
        <w:rPr>
          <w:b w:val="0"/>
          <w:bCs w:val="0"/>
        </w:rPr>
      </w:pPr>
      <w:bookmarkStart w:id="755" w:name="_Toc441154884"/>
      <w:r w:rsidRPr="00E86FC2">
        <w:t xml:space="preserve">Slika </w:t>
      </w:r>
      <w:ins w:id="756" w:author="Tin Trčak" w:date="2016-01-21T13:41:00Z">
        <w:r w:rsidR="00476BBA">
          <w:fldChar w:fldCharType="begin"/>
        </w:r>
        <w:r w:rsidR="00476BBA">
          <w:instrText xml:space="preserve"> STYLEREF 2 \s </w:instrText>
        </w:r>
      </w:ins>
      <w:r w:rsidR="00476BBA">
        <w:fldChar w:fldCharType="separate"/>
      </w:r>
      <w:r w:rsidR="00476BBA">
        <w:rPr>
          <w:noProof/>
        </w:rPr>
        <w:t>4.3</w:t>
      </w:r>
      <w:ins w:id="75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58" w:author="Tin Trčak" w:date="2016-01-21T13:41:00Z">
        <w:r w:rsidR="00476BBA">
          <w:rPr>
            <w:noProof/>
          </w:rPr>
          <w:t>22</w:t>
        </w:r>
        <w:r w:rsidR="00476BBA">
          <w:fldChar w:fldCharType="end"/>
        </w:r>
      </w:ins>
      <w:ins w:id="759" w:author="Fredi" w:date="2016-01-21T00:26:00Z">
        <w:del w:id="760" w:author="Tin Trčak" w:date="2016-01-21T00:45:00Z">
          <w:r w:rsidR="00B93800" w:rsidDel="00C255BA">
            <w:fldChar w:fldCharType="begin"/>
          </w:r>
          <w:r w:rsidR="00B93800" w:rsidDel="00C255BA">
            <w:delInstrText xml:space="preserve"> STYLEREF 2 \s </w:delInstrText>
          </w:r>
        </w:del>
      </w:ins>
      <w:del w:id="761" w:author="Tin Trčak" w:date="2016-01-21T00:45:00Z">
        <w:r w:rsidR="00B93800" w:rsidDel="00C255BA">
          <w:fldChar w:fldCharType="separate"/>
        </w:r>
        <w:r w:rsidR="00B93800" w:rsidDel="00C255BA">
          <w:rPr>
            <w:noProof/>
          </w:rPr>
          <w:delText>4.3</w:delText>
        </w:r>
      </w:del>
      <w:ins w:id="762" w:author="Fredi" w:date="2016-01-21T00:26:00Z">
        <w:del w:id="76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64" w:author="Tin Trčak" w:date="2016-01-21T00:45:00Z">
        <w:r w:rsidR="00B93800" w:rsidDel="00C255BA">
          <w:fldChar w:fldCharType="separate"/>
        </w:r>
      </w:del>
      <w:ins w:id="765" w:author="Fredi" w:date="2016-01-21T00:26:00Z">
        <w:del w:id="766" w:author="Tin Trčak" w:date="2016-01-21T00:45:00Z">
          <w:r w:rsidR="00B93800" w:rsidDel="00C255BA">
            <w:rPr>
              <w:noProof/>
            </w:rPr>
            <w:delText>22</w:delText>
          </w:r>
          <w:r w:rsidR="00B93800" w:rsidDel="00C255BA">
            <w:fldChar w:fldCharType="end"/>
          </w:r>
        </w:del>
      </w:ins>
      <w:del w:id="76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755"/>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0137AD4E" w:rsidR="007E0D3E" w:rsidRPr="00E86FC2" w:rsidRDefault="00DD773E" w:rsidP="00DD773E">
      <w:pPr>
        <w:pStyle w:val="Caption"/>
        <w:jc w:val="center"/>
      </w:pPr>
      <w:bookmarkStart w:id="768" w:name="_Toc441154885"/>
      <w:r w:rsidRPr="00E86FC2">
        <w:t xml:space="preserve">Slika </w:t>
      </w:r>
      <w:ins w:id="769" w:author="Tin Trčak" w:date="2016-01-21T13:41:00Z">
        <w:r w:rsidR="00476BBA">
          <w:fldChar w:fldCharType="begin"/>
        </w:r>
        <w:r w:rsidR="00476BBA">
          <w:instrText xml:space="preserve"> STYLEREF 2 \s </w:instrText>
        </w:r>
      </w:ins>
      <w:r w:rsidR="00476BBA">
        <w:fldChar w:fldCharType="separate"/>
      </w:r>
      <w:r w:rsidR="00476BBA">
        <w:rPr>
          <w:noProof/>
        </w:rPr>
        <w:t>4.3</w:t>
      </w:r>
      <w:ins w:id="77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71" w:author="Tin Trčak" w:date="2016-01-21T13:41:00Z">
        <w:r w:rsidR="00476BBA">
          <w:rPr>
            <w:noProof/>
          </w:rPr>
          <w:t>23</w:t>
        </w:r>
        <w:r w:rsidR="00476BBA">
          <w:fldChar w:fldCharType="end"/>
        </w:r>
      </w:ins>
      <w:ins w:id="772" w:author="Fredi" w:date="2016-01-21T00:26:00Z">
        <w:del w:id="773" w:author="Tin Trčak" w:date="2016-01-21T00:45:00Z">
          <w:r w:rsidR="00B93800" w:rsidDel="00C255BA">
            <w:fldChar w:fldCharType="begin"/>
          </w:r>
          <w:r w:rsidR="00B93800" w:rsidDel="00C255BA">
            <w:delInstrText xml:space="preserve"> STYLEREF 2 \s </w:delInstrText>
          </w:r>
        </w:del>
      </w:ins>
      <w:del w:id="774" w:author="Tin Trčak" w:date="2016-01-21T00:45:00Z">
        <w:r w:rsidR="00B93800" w:rsidDel="00C255BA">
          <w:fldChar w:fldCharType="separate"/>
        </w:r>
        <w:r w:rsidR="00B93800" w:rsidDel="00C255BA">
          <w:rPr>
            <w:noProof/>
          </w:rPr>
          <w:delText>4.3</w:delText>
        </w:r>
      </w:del>
      <w:ins w:id="775" w:author="Fredi" w:date="2016-01-21T00:26:00Z">
        <w:del w:id="77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77" w:author="Tin Trčak" w:date="2016-01-21T00:45:00Z">
        <w:r w:rsidR="00B93800" w:rsidDel="00C255BA">
          <w:fldChar w:fldCharType="separate"/>
        </w:r>
      </w:del>
      <w:ins w:id="778" w:author="Fredi" w:date="2016-01-21T00:26:00Z">
        <w:del w:id="779" w:author="Tin Trčak" w:date="2016-01-21T00:45:00Z">
          <w:r w:rsidR="00B93800" w:rsidDel="00C255BA">
            <w:rPr>
              <w:noProof/>
            </w:rPr>
            <w:delText>23</w:delText>
          </w:r>
          <w:r w:rsidR="00B93800" w:rsidDel="00C255BA">
            <w:fldChar w:fldCharType="end"/>
          </w:r>
        </w:del>
      </w:ins>
      <w:del w:id="78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768"/>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6B3067F" w:rsidR="003B2C71" w:rsidRPr="00E86FC2" w:rsidRDefault="00DD773E" w:rsidP="003B2C71">
      <w:pPr>
        <w:pStyle w:val="Caption"/>
        <w:jc w:val="center"/>
      </w:pPr>
      <w:bookmarkStart w:id="781" w:name="_Toc441154886"/>
      <w:r w:rsidRPr="00E86FC2">
        <w:t xml:space="preserve">Slika </w:t>
      </w:r>
      <w:ins w:id="782" w:author="Tin Trčak" w:date="2016-01-21T13:41:00Z">
        <w:r w:rsidR="00476BBA">
          <w:fldChar w:fldCharType="begin"/>
        </w:r>
        <w:r w:rsidR="00476BBA">
          <w:instrText xml:space="preserve"> STYLEREF 2 \s </w:instrText>
        </w:r>
      </w:ins>
      <w:r w:rsidR="00476BBA">
        <w:fldChar w:fldCharType="separate"/>
      </w:r>
      <w:r w:rsidR="00476BBA">
        <w:rPr>
          <w:noProof/>
        </w:rPr>
        <w:t>4.3</w:t>
      </w:r>
      <w:ins w:id="78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84" w:author="Tin Trčak" w:date="2016-01-21T13:41:00Z">
        <w:r w:rsidR="00476BBA">
          <w:rPr>
            <w:noProof/>
          </w:rPr>
          <w:t>24</w:t>
        </w:r>
        <w:r w:rsidR="00476BBA">
          <w:fldChar w:fldCharType="end"/>
        </w:r>
      </w:ins>
      <w:ins w:id="785" w:author="Fredi" w:date="2016-01-21T00:26:00Z">
        <w:del w:id="786" w:author="Tin Trčak" w:date="2016-01-21T00:45:00Z">
          <w:r w:rsidR="00B93800" w:rsidDel="00C255BA">
            <w:fldChar w:fldCharType="begin"/>
          </w:r>
          <w:r w:rsidR="00B93800" w:rsidDel="00C255BA">
            <w:delInstrText xml:space="preserve"> STYLEREF 2 \s </w:delInstrText>
          </w:r>
        </w:del>
      </w:ins>
      <w:del w:id="787" w:author="Tin Trčak" w:date="2016-01-21T00:45:00Z">
        <w:r w:rsidR="00B93800" w:rsidDel="00C255BA">
          <w:fldChar w:fldCharType="separate"/>
        </w:r>
        <w:r w:rsidR="00B93800" w:rsidDel="00C255BA">
          <w:rPr>
            <w:noProof/>
          </w:rPr>
          <w:delText>4.3</w:delText>
        </w:r>
      </w:del>
      <w:ins w:id="788" w:author="Fredi" w:date="2016-01-21T00:26:00Z">
        <w:del w:id="78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90" w:author="Tin Trčak" w:date="2016-01-21T00:45:00Z">
        <w:r w:rsidR="00B93800" w:rsidDel="00C255BA">
          <w:fldChar w:fldCharType="separate"/>
        </w:r>
      </w:del>
      <w:ins w:id="791" w:author="Fredi" w:date="2016-01-21T00:26:00Z">
        <w:del w:id="792" w:author="Tin Trčak" w:date="2016-01-21T00:45:00Z">
          <w:r w:rsidR="00B93800" w:rsidDel="00C255BA">
            <w:rPr>
              <w:noProof/>
            </w:rPr>
            <w:delText>24</w:delText>
          </w:r>
          <w:r w:rsidR="00B93800" w:rsidDel="00C255BA">
            <w:fldChar w:fldCharType="end"/>
          </w:r>
        </w:del>
      </w:ins>
      <w:del w:id="79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781"/>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CCA56DF" w:rsidR="007E0D3E" w:rsidRPr="00E86FC2" w:rsidRDefault="00DD773E" w:rsidP="00DD773E">
      <w:pPr>
        <w:pStyle w:val="Caption"/>
        <w:jc w:val="center"/>
      </w:pPr>
      <w:bookmarkStart w:id="794" w:name="_Toc441154887"/>
      <w:r w:rsidRPr="00E86FC2">
        <w:t xml:space="preserve">Slika </w:t>
      </w:r>
      <w:ins w:id="795" w:author="Tin Trčak" w:date="2016-01-21T13:41:00Z">
        <w:r w:rsidR="00476BBA">
          <w:fldChar w:fldCharType="begin"/>
        </w:r>
        <w:r w:rsidR="00476BBA">
          <w:instrText xml:space="preserve"> STYLEREF 2 \s </w:instrText>
        </w:r>
      </w:ins>
      <w:r w:rsidR="00476BBA">
        <w:fldChar w:fldCharType="separate"/>
      </w:r>
      <w:r w:rsidR="00476BBA">
        <w:rPr>
          <w:noProof/>
        </w:rPr>
        <w:t>4.3</w:t>
      </w:r>
      <w:ins w:id="79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97" w:author="Tin Trčak" w:date="2016-01-21T13:41:00Z">
        <w:r w:rsidR="00476BBA">
          <w:rPr>
            <w:noProof/>
          </w:rPr>
          <w:t>25</w:t>
        </w:r>
        <w:r w:rsidR="00476BBA">
          <w:fldChar w:fldCharType="end"/>
        </w:r>
      </w:ins>
      <w:ins w:id="798" w:author="Fredi" w:date="2016-01-21T00:26:00Z">
        <w:del w:id="799" w:author="Tin Trčak" w:date="2016-01-21T00:45:00Z">
          <w:r w:rsidR="00B93800" w:rsidDel="00C255BA">
            <w:fldChar w:fldCharType="begin"/>
          </w:r>
          <w:r w:rsidR="00B93800" w:rsidDel="00C255BA">
            <w:delInstrText xml:space="preserve"> STYLEREF 2 \s </w:delInstrText>
          </w:r>
        </w:del>
      </w:ins>
      <w:del w:id="800" w:author="Tin Trčak" w:date="2016-01-21T00:45:00Z">
        <w:r w:rsidR="00B93800" w:rsidDel="00C255BA">
          <w:fldChar w:fldCharType="separate"/>
        </w:r>
        <w:r w:rsidR="00B93800" w:rsidDel="00C255BA">
          <w:rPr>
            <w:noProof/>
          </w:rPr>
          <w:delText>4.3</w:delText>
        </w:r>
      </w:del>
      <w:ins w:id="801" w:author="Fredi" w:date="2016-01-21T00:26:00Z">
        <w:del w:id="80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03" w:author="Tin Trčak" w:date="2016-01-21T00:45:00Z">
        <w:r w:rsidR="00B93800" w:rsidDel="00C255BA">
          <w:fldChar w:fldCharType="separate"/>
        </w:r>
      </w:del>
      <w:ins w:id="804" w:author="Fredi" w:date="2016-01-21T00:26:00Z">
        <w:del w:id="805" w:author="Tin Trčak" w:date="2016-01-21T00:45:00Z">
          <w:r w:rsidR="00B93800" w:rsidDel="00C255BA">
            <w:rPr>
              <w:noProof/>
            </w:rPr>
            <w:delText>25</w:delText>
          </w:r>
          <w:r w:rsidR="00B93800" w:rsidDel="00C255BA">
            <w:fldChar w:fldCharType="end"/>
          </w:r>
        </w:del>
      </w:ins>
      <w:del w:id="80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794"/>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6BD51C47" w:rsidR="00F576AA" w:rsidRPr="0020295F" w:rsidRDefault="00F576AA" w:rsidP="007364D4">
      <w:pPr>
        <w:ind w:firstLine="708"/>
      </w:pPr>
      <w:r w:rsidRPr="0020295F">
        <w:t>Vlasnik ili djelatnik odabere kategoriju koju želi obrisati, te pritisne gumb</w:t>
      </w:r>
      <w:ins w:id="807" w:author="Tin Trčak" w:date="2016-01-21T14:21:00Z">
        <w:r w:rsidR="00EC1247">
          <w:t>.</w:t>
        </w:r>
      </w:ins>
      <w:del w:id="808" w:author="Tin Trčak" w:date="2016-01-21T14:21:00Z">
        <w:r w:rsidRPr="0020295F" w:rsidDel="00EC1247">
          <w:delText xml:space="preserve"> </w:delText>
        </w:r>
      </w:del>
      <w:r w:rsidRPr="0020295F">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3BE5FBC3" w:rsidR="006F6C23" w:rsidRPr="0020295F" w:rsidRDefault="00DD773E" w:rsidP="006F6C23">
      <w:pPr>
        <w:pStyle w:val="Caption"/>
        <w:jc w:val="center"/>
        <w:rPr>
          <w:b w:val="0"/>
          <w:bCs w:val="0"/>
        </w:rPr>
      </w:pPr>
      <w:bookmarkStart w:id="809" w:name="_Toc441154888"/>
      <w:r w:rsidRPr="00E86FC2">
        <w:t xml:space="preserve">Slika </w:t>
      </w:r>
      <w:ins w:id="810" w:author="Tin Trčak" w:date="2016-01-21T13:41:00Z">
        <w:r w:rsidR="00476BBA">
          <w:fldChar w:fldCharType="begin"/>
        </w:r>
        <w:r w:rsidR="00476BBA">
          <w:instrText xml:space="preserve"> STYLEREF 2 \s </w:instrText>
        </w:r>
      </w:ins>
      <w:r w:rsidR="00476BBA">
        <w:fldChar w:fldCharType="separate"/>
      </w:r>
      <w:r w:rsidR="00476BBA">
        <w:rPr>
          <w:noProof/>
        </w:rPr>
        <w:t>4.3</w:t>
      </w:r>
      <w:ins w:id="81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12" w:author="Tin Trčak" w:date="2016-01-21T13:41:00Z">
        <w:r w:rsidR="00476BBA">
          <w:rPr>
            <w:noProof/>
          </w:rPr>
          <w:t>26</w:t>
        </w:r>
        <w:r w:rsidR="00476BBA">
          <w:fldChar w:fldCharType="end"/>
        </w:r>
      </w:ins>
      <w:ins w:id="813" w:author="Fredi" w:date="2016-01-21T00:26:00Z">
        <w:del w:id="814" w:author="Tin Trčak" w:date="2016-01-21T00:45:00Z">
          <w:r w:rsidR="00B93800" w:rsidDel="00C255BA">
            <w:fldChar w:fldCharType="begin"/>
          </w:r>
          <w:r w:rsidR="00B93800" w:rsidDel="00C255BA">
            <w:delInstrText xml:space="preserve"> STYLEREF 2 \s </w:delInstrText>
          </w:r>
        </w:del>
      </w:ins>
      <w:del w:id="815" w:author="Tin Trčak" w:date="2016-01-21T00:45:00Z">
        <w:r w:rsidR="00B93800" w:rsidDel="00C255BA">
          <w:fldChar w:fldCharType="separate"/>
        </w:r>
        <w:r w:rsidR="00B93800" w:rsidDel="00C255BA">
          <w:rPr>
            <w:noProof/>
          </w:rPr>
          <w:delText>4.3</w:delText>
        </w:r>
      </w:del>
      <w:ins w:id="816" w:author="Fredi" w:date="2016-01-21T00:26:00Z">
        <w:del w:id="81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18" w:author="Tin Trčak" w:date="2016-01-21T00:45:00Z">
        <w:r w:rsidR="00B93800" w:rsidDel="00C255BA">
          <w:fldChar w:fldCharType="separate"/>
        </w:r>
      </w:del>
      <w:ins w:id="819" w:author="Fredi" w:date="2016-01-21T00:26:00Z">
        <w:del w:id="820" w:author="Tin Trčak" w:date="2016-01-21T00:45:00Z">
          <w:r w:rsidR="00B93800" w:rsidDel="00C255BA">
            <w:rPr>
              <w:noProof/>
            </w:rPr>
            <w:delText>26</w:delText>
          </w:r>
          <w:r w:rsidR="00B93800" w:rsidDel="00C255BA">
            <w:fldChar w:fldCharType="end"/>
          </w:r>
        </w:del>
      </w:ins>
      <w:del w:id="82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809"/>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2E542078" w:rsidR="007E0D3E" w:rsidRPr="00E86FC2" w:rsidRDefault="00DD773E" w:rsidP="00DD773E">
      <w:pPr>
        <w:pStyle w:val="Caption"/>
        <w:jc w:val="center"/>
      </w:pPr>
      <w:bookmarkStart w:id="822" w:name="_Toc441154889"/>
      <w:r w:rsidRPr="00E86FC2">
        <w:t xml:space="preserve">Slika </w:t>
      </w:r>
      <w:ins w:id="823" w:author="Tin Trčak" w:date="2016-01-21T13:41:00Z">
        <w:r w:rsidR="00476BBA">
          <w:fldChar w:fldCharType="begin"/>
        </w:r>
        <w:r w:rsidR="00476BBA">
          <w:instrText xml:space="preserve"> STYLEREF 2 \s </w:instrText>
        </w:r>
      </w:ins>
      <w:r w:rsidR="00476BBA">
        <w:fldChar w:fldCharType="separate"/>
      </w:r>
      <w:r w:rsidR="00476BBA">
        <w:rPr>
          <w:noProof/>
        </w:rPr>
        <w:t>4.3</w:t>
      </w:r>
      <w:ins w:id="82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25" w:author="Tin Trčak" w:date="2016-01-21T13:41:00Z">
        <w:r w:rsidR="00476BBA">
          <w:rPr>
            <w:noProof/>
          </w:rPr>
          <w:t>27</w:t>
        </w:r>
        <w:r w:rsidR="00476BBA">
          <w:fldChar w:fldCharType="end"/>
        </w:r>
      </w:ins>
      <w:ins w:id="826" w:author="Fredi" w:date="2016-01-21T00:26:00Z">
        <w:del w:id="827" w:author="Tin Trčak" w:date="2016-01-21T00:45:00Z">
          <w:r w:rsidR="00B93800" w:rsidDel="00C255BA">
            <w:fldChar w:fldCharType="begin"/>
          </w:r>
          <w:r w:rsidR="00B93800" w:rsidDel="00C255BA">
            <w:delInstrText xml:space="preserve"> STYLEREF 2 \s </w:delInstrText>
          </w:r>
        </w:del>
      </w:ins>
      <w:del w:id="828" w:author="Tin Trčak" w:date="2016-01-21T00:45:00Z">
        <w:r w:rsidR="00B93800" w:rsidDel="00C255BA">
          <w:fldChar w:fldCharType="separate"/>
        </w:r>
        <w:r w:rsidR="00B93800" w:rsidDel="00C255BA">
          <w:rPr>
            <w:noProof/>
          </w:rPr>
          <w:delText>4.3</w:delText>
        </w:r>
      </w:del>
      <w:ins w:id="829" w:author="Fredi" w:date="2016-01-21T00:26:00Z">
        <w:del w:id="83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31" w:author="Tin Trčak" w:date="2016-01-21T00:45:00Z">
        <w:r w:rsidR="00B93800" w:rsidDel="00C255BA">
          <w:fldChar w:fldCharType="separate"/>
        </w:r>
      </w:del>
      <w:ins w:id="832" w:author="Fredi" w:date="2016-01-21T00:26:00Z">
        <w:del w:id="833" w:author="Tin Trčak" w:date="2016-01-21T00:45:00Z">
          <w:r w:rsidR="00B93800" w:rsidDel="00C255BA">
            <w:rPr>
              <w:noProof/>
            </w:rPr>
            <w:delText>27</w:delText>
          </w:r>
          <w:r w:rsidR="00B93800" w:rsidDel="00C255BA">
            <w:fldChar w:fldCharType="end"/>
          </w:r>
        </w:del>
      </w:ins>
      <w:del w:id="83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822"/>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6AA10FF1" w:rsidR="00CA5BE5" w:rsidRPr="00E86FC2" w:rsidRDefault="00DD773E">
      <w:pPr>
        <w:pStyle w:val="Caption"/>
        <w:jc w:val="center"/>
      </w:pPr>
      <w:bookmarkStart w:id="835" w:name="_Toc441154890"/>
      <w:r w:rsidRPr="00E86FC2">
        <w:t xml:space="preserve">Slika </w:t>
      </w:r>
      <w:ins w:id="836" w:author="Tin Trčak" w:date="2016-01-21T13:41:00Z">
        <w:r w:rsidR="00476BBA">
          <w:fldChar w:fldCharType="begin"/>
        </w:r>
        <w:r w:rsidR="00476BBA">
          <w:instrText xml:space="preserve"> STYLEREF 2 \s </w:instrText>
        </w:r>
      </w:ins>
      <w:r w:rsidR="00476BBA">
        <w:fldChar w:fldCharType="separate"/>
      </w:r>
      <w:r w:rsidR="00476BBA">
        <w:rPr>
          <w:noProof/>
        </w:rPr>
        <w:t>4.3</w:t>
      </w:r>
      <w:ins w:id="83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38" w:author="Tin Trčak" w:date="2016-01-21T13:41:00Z">
        <w:r w:rsidR="00476BBA">
          <w:rPr>
            <w:noProof/>
          </w:rPr>
          <w:t>28</w:t>
        </w:r>
        <w:r w:rsidR="00476BBA">
          <w:fldChar w:fldCharType="end"/>
        </w:r>
      </w:ins>
      <w:ins w:id="839" w:author="Fredi" w:date="2016-01-21T00:26:00Z">
        <w:del w:id="840" w:author="Tin Trčak" w:date="2016-01-21T00:45:00Z">
          <w:r w:rsidR="00B93800" w:rsidDel="00C255BA">
            <w:fldChar w:fldCharType="begin"/>
          </w:r>
          <w:r w:rsidR="00B93800" w:rsidDel="00C255BA">
            <w:delInstrText xml:space="preserve"> STYLEREF 2 \s </w:delInstrText>
          </w:r>
        </w:del>
      </w:ins>
      <w:del w:id="841" w:author="Tin Trčak" w:date="2016-01-21T00:45:00Z">
        <w:r w:rsidR="00B93800" w:rsidDel="00C255BA">
          <w:fldChar w:fldCharType="separate"/>
        </w:r>
        <w:r w:rsidR="00B93800" w:rsidDel="00C255BA">
          <w:rPr>
            <w:noProof/>
          </w:rPr>
          <w:delText>4.3</w:delText>
        </w:r>
      </w:del>
      <w:ins w:id="842" w:author="Fredi" w:date="2016-01-21T00:26:00Z">
        <w:del w:id="84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44" w:author="Tin Trčak" w:date="2016-01-21T00:45:00Z">
        <w:r w:rsidR="00B93800" w:rsidDel="00C255BA">
          <w:fldChar w:fldCharType="separate"/>
        </w:r>
      </w:del>
      <w:ins w:id="845" w:author="Fredi" w:date="2016-01-21T00:26:00Z">
        <w:del w:id="846" w:author="Tin Trčak" w:date="2016-01-21T00:45:00Z">
          <w:r w:rsidR="00B93800" w:rsidDel="00C255BA">
            <w:rPr>
              <w:noProof/>
            </w:rPr>
            <w:delText>28</w:delText>
          </w:r>
          <w:r w:rsidR="00B93800" w:rsidDel="00C255BA">
            <w:fldChar w:fldCharType="end"/>
          </w:r>
        </w:del>
      </w:ins>
      <w:del w:id="84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835"/>
    </w:p>
    <w:p w14:paraId="7413942F" w14:textId="42B5AAFF" w:rsidR="00CA5BE5" w:rsidRPr="00E86FC2" w:rsidRDefault="00CA5BE5" w:rsidP="00CA5BE5">
      <w:pPr>
        <w:rPr>
          <w:b/>
        </w:rPr>
      </w:pPr>
      <w:r w:rsidRPr="00E86FC2">
        <w:rPr>
          <w:b/>
        </w:rPr>
        <w:lastRenderedPageBreak/>
        <w:t xml:space="preserve">Obrazac uporabe UC31 – </w:t>
      </w:r>
      <w:del w:id="848" w:author="Tin Trčak" w:date="2016-01-21T15:12:00Z">
        <w:r w:rsidRPr="00E86FC2" w:rsidDel="002D286A">
          <w:rPr>
            <w:b/>
          </w:rPr>
          <w:delText>SnimanjeNarudžbe</w:delText>
        </w:r>
      </w:del>
      <w:ins w:id="849" w:author="Tin Trčak" w:date="2016-01-21T15:12:00Z">
        <w:r w:rsidR="002D286A" w:rsidRPr="00E86FC2">
          <w:rPr>
            <w:b/>
          </w:rPr>
          <w:t>Snimanje</w:t>
        </w:r>
        <w:r w:rsidR="002D286A">
          <w:rPr>
            <w:b/>
          </w:rPr>
          <w:t>Statistike</w:t>
        </w:r>
      </w:ins>
    </w:p>
    <w:p w14:paraId="2E28BB1F" w14:textId="45FD2A7B" w:rsidR="00CA5BE5" w:rsidRPr="0020295F" w:rsidRDefault="002D286A" w:rsidP="00CA5BE5">
      <w:pPr>
        <w:ind w:firstLine="708"/>
      </w:pPr>
      <w:ins w:id="850" w:author="Tin Trčak" w:date="2016-01-21T15:13:00Z">
        <w:r>
          <w:t>Vlasnik</w:t>
        </w:r>
      </w:ins>
      <w:del w:id="851" w:author="Tin Trčak" w:date="2016-01-21T15:13:00Z">
        <w:r w:rsidR="00CA5BE5" w:rsidRPr="0020295F" w:rsidDel="002D286A">
          <w:delText>Dj</w:delText>
        </w:r>
      </w:del>
      <w:del w:id="852" w:author="Tin Trčak" w:date="2016-01-21T15:12:00Z">
        <w:r w:rsidR="00CA5BE5" w:rsidRPr="0020295F" w:rsidDel="002D286A">
          <w:delText>elatnik</w:delText>
        </w:r>
      </w:del>
      <w:r w:rsidR="00CA5BE5" w:rsidRPr="0020295F">
        <w:t xml:space="preserve"> </w:t>
      </w:r>
      <w:del w:id="853" w:author="Tin Trčak" w:date="2016-01-21T15:13:00Z">
        <w:r w:rsidR="00CA5BE5" w:rsidRPr="0020295F" w:rsidDel="002D286A">
          <w:delText>odabere narudžbu koju želi snimiti</w:delText>
        </w:r>
      </w:del>
      <w:ins w:id="854" w:author="Tin Trčak" w:date="2016-01-21T15:13:00Z">
        <w:r>
          <w:t>na stranici statistike</w:t>
        </w:r>
      </w:ins>
      <w:del w:id="855" w:author="Tin Trčak" w:date="2016-01-21T15:13:00Z">
        <w:r w:rsidR="00CA5BE5" w:rsidRPr="0020295F" w:rsidDel="002D286A">
          <w:delText>, te</w:delText>
        </w:r>
      </w:del>
      <w:r w:rsidR="00CA5BE5" w:rsidRPr="0020295F">
        <w:t xml:space="preserve"> pritisne gumb „S</w:t>
      </w:r>
      <w:ins w:id="856" w:author="Tin Trčak" w:date="2016-01-21T14:24:00Z">
        <w:r w:rsidR="00EC1247">
          <w:t>premi</w:t>
        </w:r>
      </w:ins>
      <w:ins w:id="857" w:author="Tin Trčak" w:date="2016-01-21T15:13:00Z">
        <w:r>
          <w:t xml:space="preserve"> </w:t>
        </w:r>
      </w:ins>
      <w:ins w:id="858" w:author="Tin Trčak" w:date="2016-01-21T15:47:00Z">
        <w:r w:rsidR="001215CB">
          <w:t>s</w:t>
        </w:r>
      </w:ins>
      <w:ins w:id="859" w:author="Tin Trčak" w:date="2016-01-21T15:12:00Z">
        <w:r>
          <w:t>tatistiku</w:t>
        </w:r>
      </w:ins>
      <w:del w:id="860" w:author="Tin Trčak" w:date="2016-01-21T14:24:00Z">
        <w:r w:rsidR="00CA5BE5" w:rsidRPr="0020295F" w:rsidDel="00EC1247">
          <w:delText>nimanje narudžbe</w:delText>
        </w:r>
      </w:del>
      <w:r w:rsidR="00CA5BE5" w:rsidRPr="0020295F">
        <w:t xml:space="preserve">“. </w:t>
      </w:r>
      <w:ins w:id="861" w:author="Tin Trčak" w:date="2016-01-21T15:13:00Z">
        <w:r>
          <w:t>Podaci</w:t>
        </w:r>
      </w:ins>
      <w:del w:id="862" w:author="Tin Trčak" w:date="2016-01-21T15:13:00Z">
        <w:r w:rsidR="00CA5BE5" w:rsidRPr="0020295F" w:rsidDel="002D286A">
          <w:delText>Podaci odabrane narudžbe</w:delText>
        </w:r>
      </w:del>
      <w:r w:rsidR="00CA5BE5" w:rsidRPr="0020295F">
        <w:t xml:space="preserve"> se spremanju u izlaznu datoteku na </w:t>
      </w:r>
      <w:ins w:id="863" w:author="Tin Trčak" w:date="2016-01-21T15:13:00Z">
        <w:r>
          <w:t>vlasniko</w:t>
        </w:r>
      </w:ins>
      <w:del w:id="864" w:author="Tin Trčak" w:date="2016-01-21T15:13:00Z">
        <w:r w:rsidR="00CA5BE5" w:rsidRPr="0020295F" w:rsidDel="002D286A">
          <w:delText>djelatnikov</w:delText>
        </w:r>
      </w:del>
      <w:ins w:id="865" w:author="Tin Trčak" w:date="2016-01-21T15:13:00Z">
        <w:r>
          <w:t>v</w:t>
        </w:r>
      </w:ins>
      <w:r w:rsidR="00CA5BE5" w:rsidRPr="0020295F">
        <w:t>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663DB020">
            <wp:extent cx="3843939" cy="25160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2516033"/>
                    </a:xfrm>
                    <a:prstGeom prst="rect">
                      <a:avLst/>
                    </a:prstGeom>
                  </pic:spPr>
                </pic:pic>
              </a:graphicData>
            </a:graphic>
          </wp:inline>
        </w:drawing>
      </w:r>
    </w:p>
    <w:p w14:paraId="5DE831C5" w14:textId="6F6B24F2" w:rsidR="00CA5BE5" w:rsidRPr="00E86FC2" w:rsidRDefault="00CA5BE5" w:rsidP="00CA5BE5">
      <w:pPr>
        <w:pStyle w:val="Caption"/>
        <w:jc w:val="center"/>
      </w:pPr>
      <w:bookmarkStart w:id="866" w:name="_Toc435804006"/>
      <w:bookmarkStart w:id="867" w:name="_Toc441154891"/>
      <w:r w:rsidRPr="00E86FC2">
        <w:t xml:space="preserve">Slika </w:t>
      </w:r>
      <w:ins w:id="868" w:author="Tin Trčak" w:date="2016-01-21T13:41:00Z">
        <w:r w:rsidR="00476BBA">
          <w:fldChar w:fldCharType="begin"/>
        </w:r>
        <w:r w:rsidR="00476BBA">
          <w:instrText xml:space="preserve"> STYLEREF 2 \s </w:instrText>
        </w:r>
      </w:ins>
      <w:r w:rsidR="00476BBA">
        <w:fldChar w:fldCharType="separate"/>
      </w:r>
      <w:r w:rsidR="00476BBA">
        <w:rPr>
          <w:noProof/>
        </w:rPr>
        <w:t>4.3</w:t>
      </w:r>
      <w:ins w:id="86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70" w:author="Tin Trčak" w:date="2016-01-21T13:41:00Z">
        <w:r w:rsidR="00476BBA">
          <w:rPr>
            <w:noProof/>
          </w:rPr>
          <w:t>29</w:t>
        </w:r>
        <w:r w:rsidR="00476BBA">
          <w:fldChar w:fldCharType="end"/>
        </w:r>
      </w:ins>
      <w:ins w:id="871" w:author="Fredi" w:date="2016-01-21T00:26:00Z">
        <w:del w:id="872" w:author="Tin Trčak" w:date="2016-01-21T00:45:00Z">
          <w:r w:rsidR="00B93800" w:rsidDel="00C255BA">
            <w:fldChar w:fldCharType="begin"/>
          </w:r>
          <w:r w:rsidR="00B93800" w:rsidDel="00C255BA">
            <w:delInstrText xml:space="preserve"> STYLEREF 2 \s </w:delInstrText>
          </w:r>
        </w:del>
      </w:ins>
      <w:del w:id="873" w:author="Tin Trčak" w:date="2016-01-21T00:45:00Z">
        <w:r w:rsidR="00B93800" w:rsidDel="00C255BA">
          <w:fldChar w:fldCharType="separate"/>
        </w:r>
        <w:r w:rsidR="00B93800" w:rsidDel="00C255BA">
          <w:rPr>
            <w:noProof/>
          </w:rPr>
          <w:delText>4.3</w:delText>
        </w:r>
      </w:del>
      <w:ins w:id="874" w:author="Fredi" w:date="2016-01-21T00:26:00Z">
        <w:del w:id="87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76" w:author="Tin Trčak" w:date="2016-01-21T00:45:00Z">
        <w:r w:rsidR="00B93800" w:rsidDel="00C255BA">
          <w:fldChar w:fldCharType="separate"/>
        </w:r>
      </w:del>
      <w:ins w:id="877" w:author="Fredi" w:date="2016-01-21T00:26:00Z">
        <w:del w:id="878" w:author="Tin Trčak" w:date="2016-01-21T00:45:00Z">
          <w:r w:rsidR="00B93800" w:rsidDel="00C255BA">
            <w:rPr>
              <w:noProof/>
            </w:rPr>
            <w:delText>29</w:delText>
          </w:r>
          <w:r w:rsidR="00B93800" w:rsidDel="00C255BA">
            <w:fldChar w:fldCharType="end"/>
          </w:r>
        </w:del>
      </w:ins>
      <w:del w:id="87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w:t>
      </w:r>
      <w:del w:id="880" w:author="Tin Trčak" w:date="2016-01-21T14:30:00Z">
        <w:r w:rsidRPr="00E86FC2" w:rsidDel="00E96B40">
          <w:delText>SnimanjeNarudžbe</w:delText>
        </w:r>
      </w:del>
      <w:bookmarkEnd w:id="866"/>
      <w:ins w:id="881" w:author="Tin Trčak" w:date="2016-01-21T14:30:00Z">
        <w:r w:rsidR="00E96B40" w:rsidRPr="00E86FC2">
          <w:t>Snimanje</w:t>
        </w:r>
        <w:r w:rsidR="00E96B40">
          <w:t>Statistike</w:t>
        </w:r>
      </w:ins>
      <w:bookmarkEnd w:id="867"/>
    </w:p>
    <w:p w14:paraId="5E747FB1" w14:textId="6DC7432B" w:rsidR="00F576AA" w:rsidRPr="00E86FC2" w:rsidRDefault="00F576AA">
      <w:pPr>
        <w:pStyle w:val="Caption"/>
        <w:jc w:val="center"/>
      </w:pPr>
    </w:p>
    <w:p w14:paraId="068EA639" w14:textId="77777777" w:rsidR="008754AF" w:rsidRPr="001C26C4" w:rsidRDefault="008754AF" w:rsidP="008754AF">
      <w:pPr>
        <w:rPr>
          <w:ins w:id="882" w:author="Tin Trčak" w:date="2016-01-21T15:29:00Z"/>
          <w:b/>
        </w:rPr>
      </w:pPr>
      <w:ins w:id="883" w:author="Tin Trčak" w:date="2016-01-21T15:29:00Z">
        <w:r w:rsidRPr="001C26C4">
          <w:rPr>
            <w:b/>
          </w:rPr>
          <w:t>Obrazac uporabe UC32 – SnimanjeNarudžbe</w:t>
        </w:r>
      </w:ins>
    </w:p>
    <w:p w14:paraId="298B9447" w14:textId="7BDC4153" w:rsidR="008754AF" w:rsidRPr="00643920" w:rsidRDefault="00AC14AC" w:rsidP="008754AF">
      <w:pPr>
        <w:ind w:firstLine="708"/>
        <w:rPr>
          <w:ins w:id="884" w:author="Tin Trčak" w:date="2016-01-21T15:29:00Z"/>
        </w:rPr>
      </w:pPr>
      <w:ins w:id="885" w:author="Tin Trčak" w:date="2016-01-21T15:41:00Z">
        <w:r>
          <w:t>V</w:t>
        </w:r>
      </w:ins>
      <w:ins w:id="886" w:author="Tin Trčak" w:date="2016-01-21T15:29:00Z">
        <w:r w:rsidR="008754AF">
          <w:t>lasnik</w:t>
        </w:r>
      </w:ins>
      <w:ins w:id="887" w:author="Tin Trčak" w:date="2016-01-21T15:41:00Z">
        <w:r>
          <w:t xml:space="preserve"> ili djelatnik</w:t>
        </w:r>
      </w:ins>
      <w:ins w:id="888" w:author="Tin Trčak" w:date="2016-01-21T15:29:00Z">
        <w:r w:rsidR="008754AF" w:rsidRPr="00643920">
          <w:t xml:space="preserve"> odabere narudžbu koju želi snimiti, te</w:t>
        </w:r>
        <w:r w:rsidR="008754AF">
          <w:t xml:space="preserve"> pritisne gumb „Spremi</w:t>
        </w:r>
        <w:r w:rsidR="008754AF" w:rsidRPr="00643920">
          <w:t xml:space="preserve">“. Podaci odabrane narudžbe se spremanju u </w:t>
        </w:r>
        <w:r w:rsidR="00C524C7">
          <w:t>izlaznu datoteku na vlasnikovo ili djelatnikovo</w:t>
        </w:r>
        <w:r w:rsidR="008754AF" w:rsidRPr="00643920">
          <w:t xml:space="preserve"> računalo.</w:t>
        </w:r>
      </w:ins>
    </w:p>
    <w:p w14:paraId="6AC42AC7" w14:textId="77777777" w:rsidR="008754AF" w:rsidRDefault="008754AF" w:rsidP="008754AF">
      <w:pPr>
        <w:keepNext/>
        <w:jc w:val="center"/>
        <w:rPr>
          <w:ins w:id="889" w:author="Tin Trčak" w:date="2016-01-21T15:29:00Z"/>
        </w:rPr>
      </w:pPr>
      <w:ins w:id="890" w:author="Tin Trčak" w:date="2016-01-21T15:29:00Z">
        <w:r>
          <w:rPr>
            <w:noProof/>
            <w:lang w:eastAsia="hr-HR"/>
          </w:rPr>
          <w:drawing>
            <wp:inline distT="0" distB="0" distL="0" distR="0" wp14:anchorId="4E5A867E" wp14:editId="5DA75642">
              <wp:extent cx="3843939" cy="2734614"/>
              <wp:effectExtent l="0" t="0" r="444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2734614"/>
                      </a:xfrm>
                      <a:prstGeom prst="rect">
                        <a:avLst/>
                      </a:prstGeom>
                    </pic:spPr>
                  </pic:pic>
                </a:graphicData>
              </a:graphic>
            </wp:inline>
          </w:drawing>
        </w:r>
      </w:ins>
    </w:p>
    <w:p w14:paraId="02A9FCF9" w14:textId="77777777" w:rsidR="008754AF" w:rsidRDefault="008754AF" w:rsidP="008754AF">
      <w:pPr>
        <w:pStyle w:val="Caption"/>
        <w:jc w:val="center"/>
        <w:rPr>
          <w:ins w:id="891" w:author="Tin Trčak" w:date="2016-01-21T15:29:00Z"/>
        </w:rPr>
      </w:pPr>
      <w:bookmarkStart w:id="892" w:name="_Toc437538080"/>
      <w:bookmarkStart w:id="893" w:name="_Toc441154892"/>
      <w:ins w:id="894" w:author="Tin Trčak" w:date="2016-01-21T15:29:00Z">
        <w:r>
          <w:t xml:space="preserve">Slika </w:t>
        </w:r>
        <w:r>
          <w:fldChar w:fldCharType="begin"/>
        </w:r>
        <w:r>
          <w:instrText xml:space="preserve"> STYLEREF 2 \s </w:instrText>
        </w:r>
        <w:r>
          <w:fldChar w:fldCharType="separate"/>
        </w:r>
        <w:r>
          <w:rPr>
            <w:noProof/>
          </w:rPr>
          <w:t>4.3</w:t>
        </w:r>
        <w:r>
          <w:rPr>
            <w:noProof/>
          </w:rPr>
          <w:fldChar w:fldCharType="end"/>
        </w:r>
        <w:r>
          <w:t>.</w:t>
        </w:r>
        <w:r>
          <w:fldChar w:fldCharType="begin"/>
        </w:r>
        <w:r>
          <w:instrText xml:space="preserve"> SEQ Slika \* ARABIC \s 2 </w:instrText>
        </w:r>
        <w:r>
          <w:fldChar w:fldCharType="separate"/>
        </w:r>
        <w:r>
          <w:rPr>
            <w:noProof/>
          </w:rPr>
          <w:t>30</w:t>
        </w:r>
        <w:r>
          <w:rPr>
            <w:noProof/>
          </w:rPr>
          <w:fldChar w:fldCharType="end"/>
        </w:r>
        <w:r>
          <w:t xml:space="preserve"> </w:t>
        </w:r>
        <w:r w:rsidRPr="00E810BF">
          <w:t>Sekvencijski dijagram za UC32 – SnimanjeNarudžbe</w:t>
        </w:r>
        <w:bookmarkEnd w:id="892"/>
        <w:bookmarkEnd w:id="893"/>
      </w:ins>
    </w:p>
    <w:p w14:paraId="53769067" w14:textId="77777777" w:rsidR="008754AF" w:rsidRDefault="008754AF">
      <w:pPr>
        <w:spacing w:after="160" w:line="259" w:lineRule="auto"/>
        <w:jc w:val="left"/>
        <w:rPr>
          <w:ins w:id="895" w:author="Tin Trčak" w:date="2016-01-21T15:29:00Z"/>
          <w:lang w:eastAsia="hr-HR"/>
        </w:rP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896" w:name="_Toc441154596"/>
      <w:r w:rsidRPr="00E86FC2">
        <w:rPr>
          <w:lang w:eastAsia="hr-HR"/>
        </w:rPr>
        <w:lastRenderedPageBreak/>
        <w:t>Ostali zahtjevi</w:t>
      </w:r>
      <w:bookmarkEnd w:id="896"/>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897" w:name="_Toc441154597"/>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897"/>
    </w:p>
    <w:p w14:paraId="200CC569" w14:textId="57ABF386" w:rsidR="00E05AB8" w:rsidRPr="0020295F" w:rsidRDefault="00F40D12" w:rsidP="009E444A">
      <w:pPr>
        <w:pStyle w:val="Heading2"/>
      </w:pPr>
      <w:bookmarkStart w:id="898" w:name="_Toc441154598"/>
      <w:r w:rsidRPr="0020295F">
        <w:t>Svrha, opći prioriteti i skica sustava</w:t>
      </w:r>
      <w:bookmarkEnd w:id="898"/>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5296A2BF" w:rsidR="00F40D12" w:rsidRPr="00E86FC2" w:rsidRDefault="009E444A" w:rsidP="009E444A">
      <w:pPr>
        <w:pStyle w:val="Caption"/>
        <w:jc w:val="center"/>
      </w:pPr>
      <w:bookmarkStart w:id="899" w:name="_Toc441154893"/>
      <w:r w:rsidRPr="00E86FC2">
        <w:t xml:space="preserve">Slika </w:t>
      </w:r>
      <w:ins w:id="900" w:author="Tin Trčak" w:date="2016-01-21T13:41:00Z">
        <w:r w:rsidR="00476BBA">
          <w:fldChar w:fldCharType="begin"/>
        </w:r>
        <w:r w:rsidR="00476BBA">
          <w:instrText xml:space="preserve"> STYLEREF 2 \s </w:instrText>
        </w:r>
      </w:ins>
      <w:r w:rsidR="00476BBA">
        <w:fldChar w:fldCharType="separate"/>
      </w:r>
      <w:r w:rsidR="00476BBA">
        <w:rPr>
          <w:noProof/>
        </w:rPr>
        <w:t>6.1</w:t>
      </w:r>
      <w:ins w:id="90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02" w:author="Tin Trčak" w:date="2016-01-21T13:41:00Z">
        <w:r w:rsidR="00476BBA">
          <w:rPr>
            <w:noProof/>
          </w:rPr>
          <w:t>1</w:t>
        </w:r>
        <w:r w:rsidR="00476BBA">
          <w:fldChar w:fldCharType="end"/>
        </w:r>
      </w:ins>
      <w:ins w:id="903" w:author="Fredi" w:date="2016-01-21T00:26:00Z">
        <w:del w:id="904" w:author="Tin Trčak" w:date="2016-01-21T00:45:00Z">
          <w:r w:rsidR="00B93800" w:rsidDel="00C255BA">
            <w:fldChar w:fldCharType="begin"/>
          </w:r>
          <w:r w:rsidR="00B93800" w:rsidDel="00C255BA">
            <w:delInstrText xml:space="preserve"> STYLEREF 2 \s </w:delInstrText>
          </w:r>
        </w:del>
      </w:ins>
      <w:del w:id="905" w:author="Tin Trčak" w:date="2016-01-21T00:45:00Z">
        <w:r w:rsidR="00B93800" w:rsidDel="00C255BA">
          <w:fldChar w:fldCharType="separate"/>
        </w:r>
        <w:r w:rsidR="00B93800" w:rsidDel="00C255BA">
          <w:rPr>
            <w:noProof/>
          </w:rPr>
          <w:delText>6.1</w:delText>
        </w:r>
      </w:del>
      <w:ins w:id="906" w:author="Fredi" w:date="2016-01-21T00:26:00Z">
        <w:del w:id="90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08" w:author="Tin Trčak" w:date="2016-01-21T00:45:00Z">
        <w:r w:rsidR="00B93800" w:rsidDel="00C255BA">
          <w:fldChar w:fldCharType="separate"/>
        </w:r>
      </w:del>
      <w:ins w:id="909" w:author="Fredi" w:date="2016-01-21T00:26:00Z">
        <w:del w:id="910" w:author="Tin Trčak" w:date="2016-01-21T00:45:00Z">
          <w:r w:rsidR="00B93800" w:rsidDel="00C255BA">
            <w:rPr>
              <w:noProof/>
            </w:rPr>
            <w:delText>1</w:delText>
          </w:r>
          <w:r w:rsidR="00B93800" w:rsidDel="00C255BA">
            <w:fldChar w:fldCharType="end"/>
          </w:r>
        </w:del>
      </w:ins>
      <w:del w:id="91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899"/>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7D22DE9B" w:rsidR="00F40D12" w:rsidRPr="00E86FC2" w:rsidRDefault="00F40D12" w:rsidP="00F40D12">
      <w:pPr>
        <w:pStyle w:val="Caption"/>
        <w:jc w:val="center"/>
      </w:pPr>
      <w:bookmarkStart w:id="912" w:name="_Toc441154894"/>
      <w:r w:rsidRPr="00E86FC2">
        <w:t xml:space="preserve">Slika </w:t>
      </w:r>
      <w:ins w:id="913" w:author="Tin Trčak" w:date="2016-01-21T13:41:00Z">
        <w:r w:rsidR="00476BBA">
          <w:fldChar w:fldCharType="begin"/>
        </w:r>
        <w:r w:rsidR="00476BBA">
          <w:instrText xml:space="preserve"> STYLEREF 2 \s </w:instrText>
        </w:r>
      </w:ins>
      <w:r w:rsidR="00476BBA">
        <w:fldChar w:fldCharType="separate"/>
      </w:r>
      <w:r w:rsidR="00476BBA">
        <w:rPr>
          <w:noProof/>
        </w:rPr>
        <w:t>6.1</w:t>
      </w:r>
      <w:ins w:id="91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15" w:author="Tin Trčak" w:date="2016-01-21T13:41:00Z">
        <w:r w:rsidR="00476BBA">
          <w:rPr>
            <w:noProof/>
          </w:rPr>
          <w:t>2</w:t>
        </w:r>
        <w:r w:rsidR="00476BBA">
          <w:fldChar w:fldCharType="end"/>
        </w:r>
      </w:ins>
      <w:ins w:id="916" w:author="Fredi" w:date="2016-01-21T00:26:00Z">
        <w:del w:id="917" w:author="Tin Trčak" w:date="2016-01-21T00:45:00Z">
          <w:r w:rsidR="00B93800" w:rsidDel="00C255BA">
            <w:fldChar w:fldCharType="begin"/>
          </w:r>
          <w:r w:rsidR="00B93800" w:rsidDel="00C255BA">
            <w:delInstrText xml:space="preserve"> STYLEREF 2 \s </w:delInstrText>
          </w:r>
        </w:del>
      </w:ins>
      <w:del w:id="918" w:author="Tin Trčak" w:date="2016-01-21T00:45:00Z">
        <w:r w:rsidR="00B93800" w:rsidDel="00C255BA">
          <w:fldChar w:fldCharType="separate"/>
        </w:r>
        <w:r w:rsidR="00B93800" w:rsidDel="00C255BA">
          <w:rPr>
            <w:noProof/>
          </w:rPr>
          <w:delText>6.1</w:delText>
        </w:r>
      </w:del>
      <w:ins w:id="919" w:author="Fredi" w:date="2016-01-21T00:26:00Z">
        <w:del w:id="92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21" w:author="Tin Trčak" w:date="2016-01-21T00:45:00Z">
        <w:r w:rsidR="00B93800" w:rsidDel="00C255BA">
          <w:fldChar w:fldCharType="separate"/>
        </w:r>
      </w:del>
      <w:ins w:id="922" w:author="Fredi" w:date="2016-01-21T00:26:00Z">
        <w:del w:id="923" w:author="Tin Trčak" w:date="2016-01-21T00:45:00Z">
          <w:r w:rsidR="00B93800" w:rsidDel="00C255BA">
            <w:rPr>
              <w:noProof/>
            </w:rPr>
            <w:delText>2</w:delText>
          </w:r>
          <w:r w:rsidR="00B93800" w:rsidDel="00C255BA">
            <w:fldChar w:fldCharType="end"/>
          </w:r>
        </w:del>
      </w:ins>
      <w:del w:id="92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912"/>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51EF4795" w:rsidR="00F40D12" w:rsidRPr="00E86FC2" w:rsidRDefault="00151805" w:rsidP="00CF1609">
      <w:pPr>
        <w:pStyle w:val="Caption"/>
        <w:jc w:val="center"/>
      </w:pPr>
      <w:bookmarkStart w:id="925" w:name="_Toc441154895"/>
      <w:r w:rsidRPr="00E86FC2">
        <w:t xml:space="preserve">Slika </w:t>
      </w:r>
      <w:ins w:id="926" w:author="Tin Trčak" w:date="2016-01-21T13:41:00Z">
        <w:r w:rsidR="00476BBA">
          <w:fldChar w:fldCharType="begin"/>
        </w:r>
        <w:r w:rsidR="00476BBA">
          <w:instrText xml:space="preserve"> STYLEREF 2 \s </w:instrText>
        </w:r>
      </w:ins>
      <w:r w:rsidR="00476BBA">
        <w:fldChar w:fldCharType="separate"/>
      </w:r>
      <w:r w:rsidR="00476BBA">
        <w:rPr>
          <w:noProof/>
        </w:rPr>
        <w:t>6.1</w:t>
      </w:r>
      <w:ins w:id="92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28" w:author="Tin Trčak" w:date="2016-01-21T13:41:00Z">
        <w:r w:rsidR="00476BBA">
          <w:rPr>
            <w:noProof/>
          </w:rPr>
          <w:t>3</w:t>
        </w:r>
        <w:r w:rsidR="00476BBA">
          <w:fldChar w:fldCharType="end"/>
        </w:r>
      </w:ins>
      <w:ins w:id="929" w:author="Fredi" w:date="2016-01-21T00:26:00Z">
        <w:del w:id="930" w:author="Tin Trčak" w:date="2016-01-21T00:45:00Z">
          <w:r w:rsidR="00B93800" w:rsidDel="00C255BA">
            <w:fldChar w:fldCharType="begin"/>
          </w:r>
          <w:r w:rsidR="00B93800" w:rsidDel="00C255BA">
            <w:delInstrText xml:space="preserve"> STYLEREF 2 \s </w:delInstrText>
          </w:r>
        </w:del>
      </w:ins>
      <w:del w:id="931" w:author="Tin Trčak" w:date="2016-01-21T00:45:00Z">
        <w:r w:rsidR="00B93800" w:rsidDel="00C255BA">
          <w:fldChar w:fldCharType="separate"/>
        </w:r>
        <w:r w:rsidR="00B93800" w:rsidDel="00C255BA">
          <w:rPr>
            <w:noProof/>
          </w:rPr>
          <w:delText>6.1</w:delText>
        </w:r>
      </w:del>
      <w:ins w:id="932" w:author="Fredi" w:date="2016-01-21T00:26:00Z">
        <w:del w:id="93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34" w:author="Tin Trčak" w:date="2016-01-21T00:45:00Z">
        <w:r w:rsidR="00B93800" w:rsidDel="00C255BA">
          <w:fldChar w:fldCharType="separate"/>
        </w:r>
      </w:del>
      <w:ins w:id="935" w:author="Fredi" w:date="2016-01-21T00:26:00Z">
        <w:del w:id="936" w:author="Tin Trčak" w:date="2016-01-21T00:45:00Z">
          <w:r w:rsidR="00B93800" w:rsidDel="00C255BA">
            <w:rPr>
              <w:noProof/>
            </w:rPr>
            <w:delText>3</w:delText>
          </w:r>
          <w:r w:rsidR="00B93800" w:rsidDel="00C255BA">
            <w:fldChar w:fldCharType="end"/>
          </w:r>
        </w:del>
      </w:ins>
      <w:del w:id="93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925"/>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938" w:name="_Toc431806052"/>
      <w:bookmarkStart w:id="939" w:name="_Toc441154599"/>
      <w:r w:rsidRPr="0020295F">
        <w:lastRenderedPageBreak/>
        <w:t>Dijagram razreda s opisom</w:t>
      </w:r>
      <w:bookmarkEnd w:id="938"/>
      <w:bookmarkEnd w:id="939"/>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65576DE6" w:rsidR="00F40D12" w:rsidRPr="00E86FC2" w:rsidRDefault="002E0231" w:rsidP="002E0231">
      <w:pPr>
        <w:pStyle w:val="Caption"/>
        <w:jc w:val="center"/>
      </w:pPr>
      <w:bookmarkStart w:id="940" w:name="_Toc441154896"/>
      <w:r w:rsidRPr="00E86FC2">
        <w:t xml:space="preserve">Slika </w:t>
      </w:r>
      <w:ins w:id="941" w:author="Tin Trčak" w:date="2016-01-21T13:41:00Z">
        <w:r w:rsidR="00476BBA">
          <w:fldChar w:fldCharType="begin"/>
        </w:r>
        <w:r w:rsidR="00476BBA">
          <w:instrText xml:space="preserve"> STYLEREF 2 \s </w:instrText>
        </w:r>
      </w:ins>
      <w:r w:rsidR="00476BBA">
        <w:fldChar w:fldCharType="separate"/>
      </w:r>
      <w:r w:rsidR="00476BBA">
        <w:rPr>
          <w:noProof/>
        </w:rPr>
        <w:t>6.2</w:t>
      </w:r>
      <w:ins w:id="94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43" w:author="Tin Trčak" w:date="2016-01-21T13:41:00Z">
        <w:r w:rsidR="00476BBA">
          <w:rPr>
            <w:noProof/>
          </w:rPr>
          <w:t>1</w:t>
        </w:r>
        <w:r w:rsidR="00476BBA">
          <w:fldChar w:fldCharType="end"/>
        </w:r>
      </w:ins>
      <w:ins w:id="944" w:author="Fredi" w:date="2016-01-21T00:26:00Z">
        <w:del w:id="945" w:author="Tin Trčak" w:date="2016-01-21T00:45:00Z">
          <w:r w:rsidR="00B93800" w:rsidDel="00C255BA">
            <w:fldChar w:fldCharType="begin"/>
          </w:r>
          <w:r w:rsidR="00B93800" w:rsidDel="00C255BA">
            <w:delInstrText xml:space="preserve"> STYLEREF 2 \s </w:delInstrText>
          </w:r>
        </w:del>
      </w:ins>
      <w:del w:id="946" w:author="Tin Trčak" w:date="2016-01-21T00:45:00Z">
        <w:r w:rsidR="00B93800" w:rsidDel="00C255BA">
          <w:fldChar w:fldCharType="separate"/>
        </w:r>
        <w:r w:rsidR="00B93800" w:rsidDel="00C255BA">
          <w:rPr>
            <w:noProof/>
          </w:rPr>
          <w:delText>6.2</w:delText>
        </w:r>
      </w:del>
      <w:ins w:id="947" w:author="Fredi" w:date="2016-01-21T00:26:00Z">
        <w:del w:id="94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49" w:author="Tin Trčak" w:date="2016-01-21T00:45:00Z">
        <w:r w:rsidR="00B93800" w:rsidDel="00C255BA">
          <w:fldChar w:fldCharType="separate"/>
        </w:r>
      </w:del>
      <w:ins w:id="950" w:author="Fredi" w:date="2016-01-21T00:26:00Z">
        <w:del w:id="951" w:author="Tin Trčak" w:date="2016-01-21T00:45:00Z">
          <w:r w:rsidR="00B93800" w:rsidDel="00C255BA">
            <w:rPr>
              <w:noProof/>
            </w:rPr>
            <w:delText>1</w:delText>
          </w:r>
          <w:r w:rsidR="00B93800" w:rsidDel="00C255BA">
            <w:fldChar w:fldCharType="end"/>
          </w:r>
        </w:del>
      </w:ins>
      <w:del w:id="95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940"/>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953" w:name="h.4d34og8" w:colFirst="0" w:colLast="0"/>
      <w:bookmarkEnd w:id="953"/>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954" w:name="_Toc431806053"/>
      <w:bookmarkStart w:id="955" w:name="_Toc441154600"/>
      <w:r w:rsidRPr="0020295F">
        <w:lastRenderedPageBreak/>
        <w:t>Dijagram objekata</w:t>
      </w:r>
      <w:bookmarkEnd w:id="954"/>
      <w:bookmarkEnd w:id="955"/>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53B131D6" w:rsidR="00F40D12" w:rsidRPr="00E86FC2" w:rsidRDefault="009E444A" w:rsidP="009E444A">
      <w:pPr>
        <w:pStyle w:val="Caption"/>
        <w:jc w:val="center"/>
      </w:pPr>
      <w:bookmarkStart w:id="956" w:name="_Toc441154897"/>
      <w:r w:rsidRPr="00E86FC2">
        <w:t xml:space="preserve">Slika </w:t>
      </w:r>
      <w:ins w:id="957" w:author="Tin Trčak" w:date="2016-01-21T13:41:00Z">
        <w:r w:rsidR="00476BBA">
          <w:fldChar w:fldCharType="begin"/>
        </w:r>
        <w:r w:rsidR="00476BBA">
          <w:instrText xml:space="preserve"> STYLEREF 2 \s </w:instrText>
        </w:r>
      </w:ins>
      <w:r w:rsidR="00476BBA">
        <w:fldChar w:fldCharType="separate"/>
      </w:r>
      <w:r w:rsidR="00476BBA">
        <w:rPr>
          <w:noProof/>
        </w:rPr>
        <w:t>6.3</w:t>
      </w:r>
      <w:ins w:id="95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59" w:author="Tin Trčak" w:date="2016-01-21T13:41:00Z">
        <w:r w:rsidR="00476BBA">
          <w:rPr>
            <w:noProof/>
          </w:rPr>
          <w:t>1</w:t>
        </w:r>
        <w:r w:rsidR="00476BBA">
          <w:fldChar w:fldCharType="end"/>
        </w:r>
      </w:ins>
      <w:ins w:id="960" w:author="Fredi" w:date="2016-01-21T00:26:00Z">
        <w:del w:id="961" w:author="Tin Trčak" w:date="2016-01-21T00:45:00Z">
          <w:r w:rsidR="00B93800" w:rsidDel="00C255BA">
            <w:fldChar w:fldCharType="begin"/>
          </w:r>
          <w:r w:rsidR="00B93800" w:rsidDel="00C255BA">
            <w:delInstrText xml:space="preserve"> STYLEREF 2 \s </w:delInstrText>
          </w:r>
        </w:del>
      </w:ins>
      <w:del w:id="962" w:author="Tin Trčak" w:date="2016-01-21T00:45:00Z">
        <w:r w:rsidR="00B93800" w:rsidDel="00C255BA">
          <w:fldChar w:fldCharType="separate"/>
        </w:r>
        <w:r w:rsidR="00B93800" w:rsidDel="00C255BA">
          <w:rPr>
            <w:noProof/>
          </w:rPr>
          <w:delText>6.3</w:delText>
        </w:r>
      </w:del>
      <w:ins w:id="963" w:author="Fredi" w:date="2016-01-21T00:26:00Z">
        <w:del w:id="96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65" w:author="Tin Trčak" w:date="2016-01-21T00:45:00Z">
        <w:r w:rsidR="00B93800" w:rsidDel="00C255BA">
          <w:fldChar w:fldCharType="separate"/>
        </w:r>
      </w:del>
      <w:ins w:id="966" w:author="Fredi" w:date="2016-01-21T00:26:00Z">
        <w:del w:id="967" w:author="Tin Trčak" w:date="2016-01-21T00:45:00Z">
          <w:r w:rsidR="00B93800" w:rsidDel="00C255BA">
            <w:rPr>
              <w:noProof/>
            </w:rPr>
            <w:delText>1</w:delText>
          </w:r>
          <w:r w:rsidR="00B93800" w:rsidDel="00C255BA">
            <w:fldChar w:fldCharType="end"/>
          </w:r>
        </w:del>
      </w:ins>
      <w:del w:id="96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956"/>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969" w:name="_Toc431806054"/>
      <w:bookmarkStart w:id="970" w:name="_Toc441154601"/>
      <w:r w:rsidR="0004754E" w:rsidRPr="0020295F">
        <w:lastRenderedPageBreak/>
        <w:t>Ostali UML dijagrami</w:t>
      </w:r>
      <w:bookmarkEnd w:id="969"/>
      <w:bookmarkEnd w:id="970"/>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971" w:name="_Toc441055706"/>
      <w:bookmarkStart w:id="972" w:name="_Toc441055707"/>
      <w:bookmarkStart w:id="973" w:name="_Toc441154602"/>
      <w:bookmarkEnd w:id="971"/>
      <w:bookmarkEnd w:id="972"/>
      <w:r w:rsidRPr="0020295F">
        <w:t>Komunikacijski dijagram</w:t>
      </w:r>
      <w:bookmarkEnd w:id="973"/>
    </w:p>
    <w:p w14:paraId="2C78B6F4" w14:textId="36C51FD8" w:rsidR="00265CEE" w:rsidRPr="0020295F" w:rsidDel="00182222" w:rsidRDefault="00265CEE">
      <w:pPr>
        <w:tabs>
          <w:tab w:val="right" w:pos="9072"/>
        </w:tabs>
        <w:rPr>
          <w:del w:id="974" w:author="Tin Trčak" w:date="2016-01-21T13:13:00Z"/>
        </w:rPr>
        <w:pPrChange w:id="975" w:author="Tin Trčak" w:date="2016-01-21T13:12:00Z">
          <w:pPr/>
        </w:pPrChange>
      </w:pPr>
      <w:del w:id="976" w:author="Tin Trčak" w:date="2016-01-21T13:13:00Z">
        <w:r w:rsidRPr="0020295F" w:rsidDel="00182222">
          <w:delText>K</w:delText>
        </w:r>
        <w:r w:rsidR="00DB560D" w:rsidRPr="0020295F" w:rsidDel="00182222">
          <w:delText>omunikacijski dijagrami specificiraju tijek komunikacije između instanci tijekom suradnje.</w:delText>
        </w:r>
      </w:del>
    </w:p>
    <w:p w14:paraId="4B931FDD" w14:textId="51A39956" w:rsidR="00182222" w:rsidRDefault="00182222" w:rsidP="00D9128D">
      <w:pPr>
        <w:ind w:firstLine="708"/>
        <w:rPr>
          <w:ins w:id="977" w:author="Tin Trčak" w:date="2016-01-21T13:13:00Z"/>
        </w:rPr>
      </w:pPr>
      <w:ins w:id="978" w:author="Tin Trčak" w:date="2016-01-21T13:13:00Z">
        <w:r w:rsidRPr="00182222">
          <w:t>Komunikacijski dijagram</w:t>
        </w:r>
        <w:r w:rsidR="006256AC">
          <w:t>i spada</w:t>
        </w:r>
      </w:ins>
      <w:ins w:id="979" w:author="Tin Trčak" w:date="2016-01-21T13:15:00Z">
        <w:r w:rsidR="006256AC">
          <w:t>ju</w:t>
        </w:r>
      </w:ins>
      <w:ins w:id="980" w:author="Tin Trčak" w:date="2016-01-21T13:13:00Z">
        <w:r w:rsidRPr="00182222">
          <w:t xml:space="preserve"> u širu skupinu UML dijagrama međudjelovanja. Komunikacijski dijagrami specificiraju tijek komunikacije između instanci tijekom suradnje. Redoslijed slanja poruka između sudionika označava se brojkama. </w:t>
        </w:r>
      </w:ins>
    </w:p>
    <w:p w14:paraId="377652FD" w14:textId="038FD8BA" w:rsidR="00DB560D" w:rsidRPr="0020295F" w:rsidRDefault="006256AC" w:rsidP="00D9128D">
      <w:pPr>
        <w:ind w:firstLine="708"/>
      </w:pPr>
      <w:ins w:id="981" w:author="Tin Trčak" w:date="2016-01-21T13:13:00Z">
        <w:r>
          <w:t>Na</w:t>
        </w:r>
      </w:ins>
      <w:ins w:id="982" w:author="Tin Trčak" w:date="2016-01-21T13:14:00Z">
        <w:r>
          <w:t xml:space="preserve"> prvome</w:t>
        </w:r>
      </w:ins>
      <w:ins w:id="983" w:author="Tin Trčak" w:date="2016-01-21T13:13:00Z">
        <w:r>
          <w:t xml:space="preserve"> komunikacijskom </w:t>
        </w:r>
      </w:ins>
      <w:ins w:id="984" w:author="Tin Trčak" w:date="2016-01-21T13:14:00Z">
        <w:r>
          <w:t>dijagramu (</w:t>
        </w:r>
      </w:ins>
      <w:r w:rsidR="00DB560D" w:rsidRPr="0020295F">
        <w:t xml:space="preserve">Slika </w:t>
      </w:r>
      <w:r w:rsidR="008142BA" w:rsidRPr="0020295F">
        <w:t>6.4</w:t>
      </w:r>
      <w:ins w:id="985" w:author="Tin Trčak" w:date="2016-01-21T13:14:00Z">
        <w:r>
          <w:t>.</w:t>
        </w:r>
      </w:ins>
      <w:del w:id="986" w:author="Tin Trčak" w:date="2016-01-21T13:14:00Z">
        <w:r w:rsidR="008142BA" w:rsidRPr="0020295F" w:rsidDel="006256AC">
          <w:delText>-</w:delText>
        </w:r>
      </w:del>
      <w:r w:rsidR="008142BA" w:rsidRPr="0020295F">
        <w:t>1</w:t>
      </w:r>
      <w:ins w:id="987" w:author="Tin Trčak" w:date="2016-01-21T13:14:00Z">
        <w:r>
          <w:t>)</w:t>
        </w:r>
      </w:ins>
      <w:r w:rsidR="00DB560D" w:rsidRPr="0020295F">
        <w:t xml:space="preserve"> prikazuje</w:t>
      </w:r>
      <w:ins w:id="988" w:author="Tin Trčak" w:date="2016-01-21T15:49:00Z">
        <w:r w:rsidR="00C524C7">
          <w:t xml:space="preserve"> se</w:t>
        </w:r>
      </w:ins>
      <w:r w:rsidR="00DB560D" w:rsidRPr="0020295F">
        <w:t xml:space="preserv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50">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548AAF68" w:rsidR="008142BA" w:rsidRDefault="009A7A9B" w:rsidP="00CF1A1C">
      <w:pPr>
        <w:pStyle w:val="Caption"/>
        <w:jc w:val="center"/>
      </w:pPr>
      <w:bookmarkStart w:id="989" w:name="_Toc441154898"/>
      <w:r>
        <w:t xml:space="preserve">Slika </w:t>
      </w:r>
      <w:ins w:id="990" w:author="Tin Trčak" w:date="2016-01-21T13:41:00Z">
        <w:r w:rsidR="00476BBA">
          <w:fldChar w:fldCharType="begin"/>
        </w:r>
        <w:r w:rsidR="00476BBA">
          <w:instrText xml:space="preserve"> STYLEREF 2 \s </w:instrText>
        </w:r>
      </w:ins>
      <w:r w:rsidR="00476BBA">
        <w:fldChar w:fldCharType="separate"/>
      </w:r>
      <w:r w:rsidR="00476BBA">
        <w:rPr>
          <w:noProof/>
        </w:rPr>
        <w:t>6.4</w:t>
      </w:r>
      <w:ins w:id="99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92" w:author="Tin Trčak" w:date="2016-01-21T13:41:00Z">
        <w:r w:rsidR="00476BBA">
          <w:rPr>
            <w:noProof/>
          </w:rPr>
          <w:t>1</w:t>
        </w:r>
        <w:r w:rsidR="00476BBA">
          <w:fldChar w:fldCharType="end"/>
        </w:r>
      </w:ins>
      <w:ins w:id="993" w:author="Fredi" w:date="2016-01-21T00:26:00Z">
        <w:del w:id="994" w:author="Tin Trčak" w:date="2016-01-21T00:45:00Z">
          <w:r w:rsidR="00B93800" w:rsidDel="00C255BA">
            <w:fldChar w:fldCharType="begin"/>
          </w:r>
          <w:r w:rsidR="00B93800" w:rsidDel="00C255BA">
            <w:delInstrText xml:space="preserve"> STYLEREF 2 \s </w:delInstrText>
          </w:r>
        </w:del>
      </w:ins>
      <w:del w:id="995" w:author="Tin Trčak" w:date="2016-01-21T00:45:00Z">
        <w:r w:rsidR="00B93800" w:rsidDel="00C255BA">
          <w:fldChar w:fldCharType="separate"/>
        </w:r>
        <w:r w:rsidR="00B93800" w:rsidDel="00C255BA">
          <w:rPr>
            <w:noProof/>
          </w:rPr>
          <w:delText>6.4</w:delText>
        </w:r>
      </w:del>
      <w:ins w:id="996" w:author="Fredi" w:date="2016-01-21T00:26:00Z">
        <w:del w:id="99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98" w:author="Tin Trčak" w:date="2016-01-21T00:45:00Z">
        <w:r w:rsidR="00B93800" w:rsidDel="00C255BA">
          <w:fldChar w:fldCharType="separate"/>
        </w:r>
      </w:del>
      <w:ins w:id="999" w:author="Fredi" w:date="2016-01-21T00:26:00Z">
        <w:del w:id="1000" w:author="Tin Trčak" w:date="2016-01-21T00:45:00Z">
          <w:r w:rsidR="00B93800" w:rsidDel="00C255BA">
            <w:rPr>
              <w:noProof/>
            </w:rPr>
            <w:delText>1</w:delText>
          </w:r>
          <w:r w:rsidR="00B93800" w:rsidDel="00C255BA">
            <w:fldChar w:fldCharType="end"/>
          </w:r>
        </w:del>
      </w:ins>
      <w:del w:id="100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989"/>
    </w:p>
    <w:p w14:paraId="66085D5E" w14:textId="77777777" w:rsidR="009A7A9B" w:rsidRPr="00CF1A1C" w:rsidRDefault="009A7A9B" w:rsidP="00CF1A1C">
      <w:pPr>
        <w:rPr>
          <w:lang w:eastAsia="hr-HR"/>
        </w:rPr>
      </w:pPr>
    </w:p>
    <w:p w14:paraId="515A9577" w14:textId="1154F6E1" w:rsidR="00DB560D" w:rsidRPr="0020295F" w:rsidRDefault="006256AC" w:rsidP="00E86FC2">
      <w:pPr>
        <w:ind w:firstLine="708"/>
      </w:pPr>
      <w:ins w:id="1002" w:author="Tin Trčak" w:date="2016-01-21T13:14:00Z">
        <w:r>
          <w:t>Na drugome komunikacijskom dijagramu (</w:t>
        </w:r>
      </w:ins>
      <w:r w:rsidR="00DB560D" w:rsidRPr="0020295F">
        <w:t xml:space="preserve">Slika </w:t>
      </w:r>
      <w:r w:rsidR="009A7A9B">
        <w:t>6.4</w:t>
      </w:r>
      <w:ins w:id="1003" w:author="Tin Trčak" w:date="2016-01-21T13:14:00Z">
        <w:r>
          <w:t>.</w:t>
        </w:r>
      </w:ins>
      <w:del w:id="1004" w:author="Tin Trčak" w:date="2016-01-21T13:14:00Z">
        <w:r w:rsidR="009A7A9B" w:rsidDel="006256AC">
          <w:delText>-</w:delText>
        </w:r>
      </w:del>
      <w:r w:rsidR="009A7A9B">
        <w:t>2</w:t>
      </w:r>
      <w:ins w:id="1005" w:author="Tin Trčak" w:date="2016-01-21T13:14:00Z">
        <w:r>
          <w:t>)</w:t>
        </w:r>
      </w:ins>
      <w:r w:rsidR="00DB560D" w:rsidRPr="0020295F">
        <w:t xml:space="preserve"> prikazuje </w:t>
      </w:r>
      <w:ins w:id="1006" w:author="Tin Trčak" w:date="2016-01-21T15:49:00Z">
        <w:r w:rsidR="00C524C7">
          <w:t xml:space="preserve">se </w:t>
        </w:r>
      </w:ins>
      <w:r w:rsidR="00DB560D" w:rsidRPr="0020295F">
        <w:t xml:space="preserve">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w:t>
      </w:r>
      <w:r w:rsidR="00DB560D" w:rsidRPr="0020295F">
        <w:lastRenderedPageBreak/>
        <w:t>djelatnika. Kada djelatnik odlu</w:t>
      </w:r>
      <w:r w:rsidR="00595ECF" w:rsidRPr="0020295F">
        <w:t>č</w:t>
      </w:r>
      <w:r w:rsidR="00DB560D" w:rsidRPr="0020295F">
        <w:t xml:space="preserve">i prihvatiti ili odbiti narudžbu, obavijest o tome se šalje klijentu na email koji je naveo uz narudžbu, a </w:t>
      </w:r>
      <w:r w:rsidR="0016535B" w:rsidRPr="0020295F">
        <w:t>ako</w:t>
      </w:r>
      <w:r w:rsidR="00DB560D"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7FC72499" w:rsidR="00F50187" w:rsidRPr="00E86FC2" w:rsidRDefault="008142BA" w:rsidP="00E86FC2">
      <w:pPr>
        <w:pStyle w:val="Caption"/>
        <w:jc w:val="center"/>
      </w:pPr>
      <w:bookmarkStart w:id="1007" w:name="_Toc441154899"/>
      <w:r w:rsidRPr="00E86FC2">
        <w:t xml:space="preserve">Slika </w:t>
      </w:r>
      <w:ins w:id="1008" w:author="Tin Trčak" w:date="2016-01-21T13:41:00Z">
        <w:r w:rsidR="00476BBA">
          <w:fldChar w:fldCharType="begin"/>
        </w:r>
        <w:r w:rsidR="00476BBA">
          <w:instrText xml:space="preserve"> STYLEREF 2 \s </w:instrText>
        </w:r>
      </w:ins>
      <w:r w:rsidR="00476BBA">
        <w:fldChar w:fldCharType="separate"/>
      </w:r>
      <w:r w:rsidR="00476BBA">
        <w:rPr>
          <w:noProof/>
        </w:rPr>
        <w:t>6.4</w:t>
      </w:r>
      <w:ins w:id="100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10" w:author="Tin Trčak" w:date="2016-01-21T13:41:00Z">
        <w:r w:rsidR="00476BBA">
          <w:rPr>
            <w:noProof/>
          </w:rPr>
          <w:t>2</w:t>
        </w:r>
        <w:r w:rsidR="00476BBA">
          <w:fldChar w:fldCharType="end"/>
        </w:r>
      </w:ins>
      <w:ins w:id="1011" w:author="Fredi" w:date="2016-01-21T00:26:00Z">
        <w:del w:id="1012" w:author="Tin Trčak" w:date="2016-01-21T00:45:00Z">
          <w:r w:rsidR="00B93800" w:rsidDel="00C255BA">
            <w:fldChar w:fldCharType="begin"/>
          </w:r>
          <w:r w:rsidR="00B93800" w:rsidDel="00C255BA">
            <w:delInstrText xml:space="preserve"> STYLEREF 2 \s </w:delInstrText>
          </w:r>
        </w:del>
      </w:ins>
      <w:del w:id="1013" w:author="Tin Trčak" w:date="2016-01-21T00:45:00Z">
        <w:r w:rsidR="00B93800" w:rsidDel="00C255BA">
          <w:fldChar w:fldCharType="separate"/>
        </w:r>
        <w:r w:rsidR="00B93800" w:rsidDel="00C255BA">
          <w:rPr>
            <w:noProof/>
          </w:rPr>
          <w:delText>6.4</w:delText>
        </w:r>
      </w:del>
      <w:ins w:id="1014" w:author="Fredi" w:date="2016-01-21T00:26:00Z">
        <w:del w:id="101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16" w:author="Tin Trčak" w:date="2016-01-21T00:45:00Z">
        <w:r w:rsidR="00B93800" w:rsidDel="00C255BA">
          <w:fldChar w:fldCharType="separate"/>
        </w:r>
      </w:del>
      <w:ins w:id="1017" w:author="Fredi" w:date="2016-01-21T00:26:00Z">
        <w:del w:id="1018" w:author="Tin Trčak" w:date="2016-01-21T00:45:00Z">
          <w:r w:rsidR="00B93800" w:rsidDel="00C255BA">
            <w:rPr>
              <w:noProof/>
            </w:rPr>
            <w:delText>2</w:delText>
          </w:r>
          <w:r w:rsidR="00B93800" w:rsidDel="00C255BA">
            <w:fldChar w:fldCharType="end"/>
          </w:r>
        </w:del>
      </w:ins>
      <w:del w:id="101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1007"/>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1020" w:name="_Toc441055709"/>
      <w:bookmarkStart w:id="1021" w:name="_Toc441154603"/>
      <w:bookmarkEnd w:id="1020"/>
      <w:r w:rsidRPr="0020295F">
        <w:lastRenderedPageBreak/>
        <w:t>Dijagram stanja</w:t>
      </w:r>
      <w:bookmarkEnd w:id="1021"/>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6FEA36B3" w:rsidR="009413E5" w:rsidRPr="0020295F" w:rsidRDefault="006256AC" w:rsidP="00D9128D">
      <w:pPr>
        <w:ind w:firstLine="708"/>
      </w:pPr>
      <w:ins w:id="1022" w:author="Tin Trčak" w:date="2016-01-21T13:16:00Z">
        <w:r>
          <w:t>Dijagram stanja (</w:t>
        </w:r>
      </w:ins>
      <w:r w:rsidR="009413E5" w:rsidRPr="0020295F">
        <w:t xml:space="preserve">Slika </w:t>
      </w:r>
      <w:r w:rsidR="008142BA" w:rsidRPr="0020295F">
        <w:t>6.4</w:t>
      </w:r>
      <w:ins w:id="1023" w:author="Tin Trčak" w:date="2016-01-21T13:17:00Z">
        <w:r>
          <w:t xml:space="preserve">.3) </w:t>
        </w:r>
      </w:ins>
      <w:del w:id="1024" w:author="Tin Trčak" w:date="2016-01-21T13:16:00Z">
        <w:r w:rsidR="009A7A9B" w:rsidDel="006256AC">
          <w:delText>-3</w:delText>
        </w:r>
        <w:r w:rsidR="009413E5" w:rsidRPr="0020295F" w:rsidDel="006256AC">
          <w:delText xml:space="preserve"> </w:delText>
        </w:r>
      </w:del>
      <w:del w:id="1025" w:author="Tin Trčak" w:date="2016-01-21T13:17:00Z">
        <w:r w:rsidR="009413E5" w:rsidRPr="0020295F" w:rsidDel="006256AC">
          <w:delText xml:space="preserve">je dijagram stanja koji </w:delText>
        </w:r>
      </w:del>
      <w:r w:rsidR="009413E5" w:rsidRPr="0020295F">
        <w:t>prikazuje sva stanja sustava. Zbog preglednosti neki od mogućih prijelaza između stanja su izostavljeni, na primjer djelatnik restorana u svakom trenu može iz obrasca za promjenu jela pr</w:t>
      </w:r>
      <w:r w:rsidR="00D54181" w:rsidRPr="0020295F">
        <w:t>ij</w:t>
      </w:r>
      <w:r w:rsidR="009413E5" w:rsidRPr="0020295F">
        <w:t>eći u obrazac za promjenu kategorije i slično.</w:t>
      </w:r>
    </w:p>
    <w:p w14:paraId="4D4C48EC" w14:textId="6ACD88B5" w:rsidR="009413E5" w:rsidRPr="0020295F" w:rsidRDefault="009413E5" w:rsidP="009413E5">
      <w:pPr>
        <w:sectPr w:rsidR="009413E5" w:rsidRPr="0020295F">
          <w:headerReference w:type="default" r:id="rId52"/>
          <w:footerReference w:type="default" r:id="rId53"/>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847910A"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1030" w:name="_Toc441154900"/>
      <w:r w:rsidRPr="00E86FC2">
        <w:t xml:space="preserve">Slika </w:t>
      </w:r>
      <w:ins w:id="1031" w:author="Tin Trčak" w:date="2016-01-21T13:41:00Z">
        <w:r w:rsidR="00476BBA">
          <w:fldChar w:fldCharType="begin"/>
        </w:r>
        <w:r w:rsidR="00476BBA">
          <w:instrText xml:space="preserve"> STYLEREF 2 \s </w:instrText>
        </w:r>
      </w:ins>
      <w:r w:rsidR="00476BBA">
        <w:fldChar w:fldCharType="separate"/>
      </w:r>
      <w:r w:rsidR="00476BBA">
        <w:rPr>
          <w:noProof/>
        </w:rPr>
        <w:t>6.4</w:t>
      </w:r>
      <w:ins w:id="103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33" w:author="Tin Trčak" w:date="2016-01-21T13:41:00Z">
        <w:r w:rsidR="00476BBA">
          <w:rPr>
            <w:noProof/>
          </w:rPr>
          <w:t>3</w:t>
        </w:r>
        <w:r w:rsidR="00476BBA">
          <w:fldChar w:fldCharType="end"/>
        </w:r>
      </w:ins>
      <w:ins w:id="1034" w:author="Fredi" w:date="2016-01-21T00:26:00Z">
        <w:del w:id="1035" w:author="Tin Trčak" w:date="2016-01-21T00:45:00Z">
          <w:r w:rsidR="00B93800" w:rsidDel="00C255BA">
            <w:fldChar w:fldCharType="begin"/>
          </w:r>
          <w:r w:rsidR="00B93800" w:rsidDel="00C255BA">
            <w:delInstrText xml:space="preserve"> STYLEREF 2 \s </w:delInstrText>
          </w:r>
        </w:del>
      </w:ins>
      <w:del w:id="1036" w:author="Tin Trčak" w:date="2016-01-21T00:45:00Z">
        <w:r w:rsidR="00B93800" w:rsidDel="00C255BA">
          <w:fldChar w:fldCharType="separate"/>
        </w:r>
        <w:r w:rsidR="00B93800" w:rsidDel="00C255BA">
          <w:rPr>
            <w:noProof/>
          </w:rPr>
          <w:delText>6.4</w:delText>
        </w:r>
      </w:del>
      <w:ins w:id="1037" w:author="Fredi" w:date="2016-01-21T00:26:00Z">
        <w:del w:id="103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39" w:author="Tin Trčak" w:date="2016-01-21T00:45:00Z">
        <w:r w:rsidR="00B93800" w:rsidDel="00C255BA">
          <w:fldChar w:fldCharType="separate"/>
        </w:r>
      </w:del>
      <w:ins w:id="1040" w:author="Fredi" w:date="2016-01-21T00:26:00Z">
        <w:del w:id="1041" w:author="Tin Trčak" w:date="2016-01-21T00:45:00Z">
          <w:r w:rsidR="00B93800" w:rsidDel="00C255BA">
            <w:rPr>
              <w:noProof/>
            </w:rPr>
            <w:delText>3</w:delText>
          </w:r>
          <w:r w:rsidR="00B93800" w:rsidDel="00C255BA">
            <w:fldChar w:fldCharType="end"/>
          </w:r>
        </w:del>
      </w:ins>
      <w:del w:id="104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1030"/>
    </w:p>
    <w:p w14:paraId="0BED1B3F" w14:textId="2E66C1F8" w:rsidR="0065103C" w:rsidRPr="0020295F" w:rsidRDefault="00A10B83">
      <w:pPr>
        <w:pStyle w:val="Heading3"/>
      </w:pPr>
      <w:bookmarkStart w:id="1043" w:name="_Toc441055711"/>
      <w:bookmarkStart w:id="1044" w:name="_Toc441154604"/>
      <w:bookmarkEnd w:id="1043"/>
      <w:r w:rsidRPr="0020295F">
        <w:lastRenderedPageBreak/>
        <w:t>Dijagram aktivnosti</w:t>
      </w:r>
      <w:bookmarkEnd w:id="1044"/>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2142DF0E" w:rsidR="00A10B83" w:rsidRPr="0020295F" w:rsidRDefault="006256AC" w:rsidP="00D9128D">
      <w:pPr>
        <w:ind w:firstLine="708"/>
      </w:pPr>
      <w:ins w:id="1045" w:author="Tin Trčak" w:date="2016-01-21T13:17:00Z">
        <w:r>
          <w:t>Na dij</w:t>
        </w:r>
      </w:ins>
      <w:ins w:id="1046" w:author="Tin Trčak" w:date="2016-01-21T13:18:00Z">
        <w:r>
          <w:t>a</w:t>
        </w:r>
      </w:ins>
      <w:ins w:id="1047" w:author="Tin Trčak" w:date="2016-01-21T13:17:00Z">
        <w:r>
          <w:t>gramu aktivnosti</w:t>
        </w:r>
      </w:ins>
      <w:ins w:id="1048" w:author="Tin Trčak" w:date="2016-01-21T13:18:00Z">
        <w:r>
          <w:t xml:space="preserve"> (</w:t>
        </w:r>
      </w:ins>
      <w:r w:rsidR="00484BF8" w:rsidRPr="0020295F">
        <w:t xml:space="preserve">Slika </w:t>
      </w:r>
      <w:r w:rsidR="008142BA" w:rsidRPr="0020295F">
        <w:t>6.4</w:t>
      </w:r>
      <w:ins w:id="1049" w:author="Tin Trčak" w:date="2016-01-21T13:18:00Z">
        <w:r>
          <w:t>.</w:t>
        </w:r>
      </w:ins>
      <w:del w:id="1050" w:author="Tin Trčak" w:date="2016-01-21T13:18:00Z">
        <w:r w:rsidR="009A7A9B" w:rsidDel="006256AC">
          <w:delText>-</w:delText>
        </w:r>
      </w:del>
      <w:r w:rsidR="009A7A9B">
        <w:t>4</w:t>
      </w:r>
      <w:ins w:id="1051" w:author="Tin Trčak" w:date="2016-01-21T13:18:00Z">
        <w:r>
          <w:t>)</w:t>
        </w:r>
      </w:ins>
      <w:r w:rsidR="008142BA" w:rsidRPr="0020295F">
        <w:t xml:space="preserve"> </w:t>
      </w:r>
      <w:del w:id="1052" w:author="Tin Trčak" w:date="2016-01-21T13:18:00Z">
        <w:r w:rsidR="00484BF8" w:rsidRPr="0020295F" w:rsidDel="006256AC">
          <w:delText>prikazuje dijagram aktivnosti</w:delText>
        </w:r>
      </w:del>
      <w:ins w:id="1053" w:author="Tin Trčak" w:date="2016-01-21T13:18:00Z">
        <w:r>
          <w:t>prikazane su</w:t>
        </w:r>
      </w:ins>
      <w:r w:rsidR="00484BF8" w:rsidRPr="0020295F">
        <w:t xml:space="preserve">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5">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01F788A9"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1054" w:name="_Toc441154901"/>
      <w:r w:rsidRPr="00D55856">
        <w:t xml:space="preserve">Slika </w:t>
      </w:r>
      <w:ins w:id="1055" w:author="Tin Trčak" w:date="2016-01-21T13:41:00Z">
        <w:r w:rsidR="00476BBA">
          <w:fldChar w:fldCharType="begin"/>
        </w:r>
        <w:r w:rsidR="00476BBA">
          <w:instrText xml:space="preserve"> STYLEREF 2 \s </w:instrText>
        </w:r>
      </w:ins>
      <w:r w:rsidR="00476BBA">
        <w:fldChar w:fldCharType="separate"/>
      </w:r>
      <w:r w:rsidR="00476BBA">
        <w:rPr>
          <w:noProof/>
        </w:rPr>
        <w:t>6.4</w:t>
      </w:r>
      <w:ins w:id="105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57" w:author="Tin Trčak" w:date="2016-01-21T13:41:00Z">
        <w:r w:rsidR="00476BBA">
          <w:rPr>
            <w:noProof/>
          </w:rPr>
          <w:t>4</w:t>
        </w:r>
        <w:r w:rsidR="00476BBA">
          <w:fldChar w:fldCharType="end"/>
        </w:r>
      </w:ins>
      <w:ins w:id="1058" w:author="Fredi" w:date="2016-01-21T00:26:00Z">
        <w:del w:id="1059" w:author="Tin Trčak" w:date="2016-01-21T00:45:00Z">
          <w:r w:rsidR="00B93800" w:rsidDel="00C255BA">
            <w:fldChar w:fldCharType="begin"/>
          </w:r>
          <w:r w:rsidR="00B93800" w:rsidDel="00C255BA">
            <w:delInstrText xml:space="preserve"> STYLEREF 2 \s </w:delInstrText>
          </w:r>
        </w:del>
      </w:ins>
      <w:del w:id="1060" w:author="Tin Trčak" w:date="2016-01-21T00:45:00Z">
        <w:r w:rsidR="00B93800" w:rsidDel="00C255BA">
          <w:fldChar w:fldCharType="separate"/>
        </w:r>
        <w:r w:rsidR="00B93800" w:rsidDel="00C255BA">
          <w:rPr>
            <w:noProof/>
          </w:rPr>
          <w:delText>6.4</w:delText>
        </w:r>
      </w:del>
      <w:ins w:id="1061" w:author="Fredi" w:date="2016-01-21T00:26:00Z">
        <w:del w:id="106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63" w:author="Tin Trčak" w:date="2016-01-21T00:45:00Z">
        <w:r w:rsidR="00B93800" w:rsidDel="00C255BA">
          <w:fldChar w:fldCharType="separate"/>
        </w:r>
      </w:del>
      <w:ins w:id="1064" w:author="Fredi" w:date="2016-01-21T00:26:00Z">
        <w:del w:id="1065" w:author="Tin Trčak" w:date="2016-01-21T00:45:00Z">
          <w:r w:rsidR="00B93800" w:rsidDel="00C255BA">
            <w:rPr>
              <w:noProof/>
            </w:rPr>
            <w:delText>4</w:delText>
          </w:r>
          <w:r w:rsidR="00B93800" w:rsidDel="00C255BA">
            <w:fldChar w:fldCharType="end"/>
          </w:r>
        </w:del>
      </w:ins>
      <w:del w:id="106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1054"/>
    </w:p>
    <w:p w14:paraId="242B2612" w14:textId="024C707E" w:rsidR="004130A4" w:rsidRPr="0020295F" w:rsidRDefault="004130A4" w:rsidP="00632682">
      <w:pPr>
        <w:pStyle w:val="Heading3"/>
      </w:pPr>
      <w:bookmarkStart w:id="1067" w:name="_Toc441154605"/>
      <w:r w:rsidRPr="0020295F">
        <w:lastRenderedPageBreak/>
        <w:t>Dijagrami komponenata</w:t>
      </w:r>
      <w:bookmarkEnd w:id="1067"/>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14ED9CA4" w:rsidR="00115E20" w:rsidRPr="0020295F" w:rsidRDefault="005D69DF" w:rsidP="00D9128D">
      <w:pPr>
        <w:ind w:firstLine="708"/>
      </w:pPr>
      <w:ins w:id="1068" w:author="Tin Trčak" w:date="2016-01-21T13:29:00Z">
        <w:r>
          <w:t>Na prvom d</w:t>
        </w:r>
      </w:ins>
      <w:ins w:id="1069" w:author="Tin Trčak" w:date="2016-01-21T13:19:00Z">
        <w:r w:rsidR="006256AC">
          <w:t>ijagram</w:t>
        </w:r>
      </w:ins>
      <w:ins w:id="1070" w:author="Tin Trčak" w:date="2016-01-21T13:29:00Z">
        <w:r>
          <w:t>u</w:t>
        </w:r>
      </w:ins>
      <w:ins w:id="1071" w:author="Tin Trčak" w:date="2016-01-21T13:19:00Z">
        <w:r w:rsidR="006256AC">
          <w:t xml:space="preserve"> komponenata (</w:t>
        </w:r>
      </w:ins>
      <w:r w:rsidR="00115E20" w:rsidRPr="0020295F">
        <w:t xml:space="preserve">Slika </w:t>
      </w:r>
      <w:r w:rsidR="008142BA" w:rsidRPr="0020295F">
        <w:t>6.4</w:t>
      </w:r>
      <w:ins w:id="1072" w:author="Tin Trčak" w:date="2016-01-21T13:19:00Z">
        <w:r w:rsidR="006256AC">
          <w:t>.</w:t>
        </w:r>
      </w:ins>
      <w:del w:id="1073" w:author="Tin Trčak" w:date="2016-01-21T13:19:00Z">
        <w:r w:rsidR="008142BA" w:rsidRPr="0020295F" w:rsidDel="006256AC">
          <w:delText>-</w:delText>
        </w:r>
      </w:del>
      <w:r w:rsidR="009A7A9B">
        <w:t>5</w:t>
      </w:r>
      <w:ins w:id="1074" w:author="Tin Trčak" w:date="2016-01-21T13:19:00Z">
        <w:r w:rsidR="006256AC">
          <w:t>)</w:t>
        </w:r>
      </w:ins>
      <w:r w:rsidR="008142BA" w:rsidRPr="0020295F">
        <w:t xml:space="preserve"> </w:t>
      </w:r>
      <w:r w:rsidR="00115E20" w:rsidRPr="0020295F">
        <w:t>prikaz</w:t>
      </w:r>
      <w:del w:id="1075" w:author="Tin Trčak" w:date="2016-01-21T13:29:00Z">
        <w:r w:rsidR="00115E20" w:rsidRPr="0020295F" w:rsidDel="005D69DF">
          <w:delText>uje</w:delText>
        </w:r>
      </w:del>
      <w:ins w:id="1076" w:author="Tin Trčak" w:date="2016-01-21T13:29:00Z">
        <w:r>
          <w:t>ane su</w:t>
        </w:r>
      </w:ins>
      <w:r w:rsidR="00115E20" w:rsidRPr="0020295F">
        <w:t xml:space="preserve"> </w:t>
      </w:r>
      <w:del w:id="1077" w:author="Tin Trčak" w:date="2016-01-21T13:20:00Z">
        <w:r w:rsidR="00115E20" w:rsidRPr="0020295F" w:rsidDel="006256AC">
          <w:delText xml:space="preserve">dijagram </w:delText>
        </w:r>
      </w:del>
      <w:r w:rsidR="00115E20" w:rsidRPr="0020295F">
        <w:t>komponen</w:t>
      </w:r>
      <w:ins w:id="1078" w:author="Tin Trčak" w:date="2016-01-21T13:20:00Z">
        <w:r w:rsidR="006256AC">
          <w:t>te</w:t>
        </w:r>
      </w:ins>
      <w:del w:id="1079" w:author="Tin Trčak" w:date="2016-01-21T13:20:00Z">
        <w:r w:rsidR="00115E20" w:rsidRPr="0020295F" w:rsidDel="006256AC">
          <w:delText>ata</w:delText>
        </w:r>
      </w:del>
      <w:r w:rsidR="00115E20" w:rsidRPr="0020295F">
        <w:t xml:space="preserve">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6">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2869F04E"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1080" w:name="_Toc441154902"/>
      <w:r w:rsidRPr="00D55856">
        <w:t xml:space="preserve">Slika </w:t>
      </w:r>
      <w:ins w:id="1081" w:author="Tin Trčak" w:date="2016-01-21T13:41:00Z">
        <w:r w:rsidR="00476BBA">
          <w:fldChar w:fldCharType="begin"/>
        </w:r>
        <w:r w:rsidR="00476BBA">
          <w:instrText xml:space="preserve"> STYLEREF 2 \s </w:instrText>
        </w:r>
      </w:ins>
      <w:r w:rsidR="00476BBA">
        <w:fldChar w:fldCharType="separate"/>
      </w:r>
      <w:r w:rsidR="00476BBA">
        <w:rPr>
          <w:noProof/>
        </w:rPr>
        <w:t>6.4</w:t>
      </w:r>
      <w:ins w:id="108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83" w:author="Tin Trčak" w:date="2016-01-21T13:41:00Z">
        <w:r w:rsidR="00476BBA">
          <w:rPr>
            <w:noProof/>
          </w:rPr>
          <w:t>5</w:t>
        </w:r>
        <w:r w:rsidR="00476BBA">
          <w:fldChar w:fldCharType="end"/>
        </w:r>
      </w:ins>
      <w:ins w:id="1084" w:author="Fredi" w:date="2016-01-21T00:26:00Z">
        <w:del w:id="1085" w:author="Tin Trčak" w:date="2016-01-21T00:45:00Z">
          <w:r w:rsidR="00B93800" w:rsidDel="00C255BA">
            <w:fldChar w:fldCharType="begin"/>
          </w:r>
          <w:r w:rsidR="00B93800" w:rsidDel="00C255BA">
            <w:delInstrText xml:space="preserve"> STYLEREF 2 \s </w:delInstrText>
          </w:r>
        </w:del>
      </w:ins>
      <w:del w:id="1086" w:author="Tin Trčak" w:date="2016-01-21T00:45:00Z">
        <w:r w:rsidR="00B93800" w:rsidDel="00C255BA">
          <w:fldChar w:fldCharType="separate"/>
        </w:r>
        <w:r w:rsidR="00B93800" w:rsidDel="00C255BA">
          <w:rPr>
            <w:noProof/>
          </w:rPr>
          <w:delText>6.4</w:delText>
        </w:r>
      </w:del>
      <w:ins w:id="1087" w:author="Fredi" w:date="2016-01-21T00:26:00Z">
        <w:del w:id="108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89" w:author="Tin Trčak" w:date="2016-01-21T00:45:00Z">
        <w:r w:rsidR="00B93800" w:rsidDel="00C255BA">
          <w:fldChar w:fldCharType="separate"/>
        </w:r>
      </w:del>
      <w:ins w:id="1090" w:author="Fredi" w:date="2016-01-21T00:26:00Z">
        <w:del w:id="1091" w:author="Tin Trčak" w:date="2016-01-21T00:45:00Z">
          <w:r w:rsidR="00B93800" w:rsidDel="00C255BA">
            <w:rPr>
              <w:noProof/>
            </w:rPr>
            <w:delText>5</w:delText>
          </w:r>
          <w:r w:rsidR="00B93800" w:rsidDel="00C255BA">
            <w:fldChar w:fldCharType="end"/>
          </w:r>
        </w:del>
      </w:ins>
      <w:del w:id="109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1080"/>
    </w:p>
    <w:p w14:paraId="1C0F0CBD" w14:textId="67E29A8A" w:rsidR="008142BA" w:rsidRPr="0020295F" w:rsidRDefault="00115E20">
      <w:pPr>
        <w:ind w:firstLine="708"/>
      </w:pPr>
      <w:del w:id="1093" w:author="Tin Trčak" w:date="2016-01-21T13:21:00Z">
        <w:r w:rsidRPr="0020295F" w:rsidDel="006256AC">
          <w:lastRenderedPageBreak/>
          <w:delText xml:space="preserve">Slika </w:delText>
        </w:r>
        <w:r w:rsidR="008142BA" w:rsidRPr="0020295F" w:rsidDel="006256AC">
          <w:delText>6.4</w:delText>
        </w:r>
        <w:r w:rsidR="009A7A9B" w:rsidDel="006256AC">
          <w:delText>-6</w:delText>
        </w:r>
      </w:del>
      <w:ins w:id="1094" w:author="Tin Trčak" w:date="2016-01-21T13:21:00Z">
        <w:r w:rsidR="006256AC">
          <w:t xml:space="preserve">Na </w:t>
        </w:r>
      </w:ins>
      <w:ins w:id="1095" w:author="Tin Trčak" w:date="2016-01-21T13:30:00Z">
        <w:r w:rsidR="005D69DF">
          <w:t>drugom dijag</w:t>
        </w:r>
      </w:ins>
      <w:ins w:id="1096" w:author="Tin Trčak" w:date="2016-01-21T13:31:00Z">
        <w:r w:rsidR="005D69DF">
          <w:t>ramu komponenata</w:t>
        </w:r>
      </w:ins>
      <w:ins w:id="1097" w:author="Tin Trčak" w:date="2016-01-21T13:21:00Z">
        <w:r w:rsidR="006256AC">
          <w:t xml:space="preserve"> (</w:t>
        </w:r>
      </w:ins>
      <w:ins w:id="1098" w:author="Tin Trčak" w:date="2016-01-21T13:22:00Z">
        <w:r w:rsidR="006256AC">
          <w:t>Slika 6</w:t>
        </w:r>
      </w:ins>
      <w:ins w:id="1099" w:author="Tin Trčak" w:date="2016-01-21T13:26:00Z">
        <w:r w:rsidR="005D69DF">
          <w:t>.4.6</w:t>
        </w:r>
      </w:ins>
      <w:ins w:id="1100" w:author="Tin Trčak" w:date="2016-01-21T13:21:00Z">
        <w:r w:rsidR="006256AC">
          <w:t>)</w:t>
        </w:r>
      </w:ins>
      <w:r w:rsidR="008142BA" w:rsidRPr="0020295F">
        <w:t xml:space="preserve"> </w:t>
      </w:r>
      <w:r w:rsidRPr="0020295F">
        <w:t>prikaz</w:t>
      </w:r>
      <w:ins w:id="1101" w:author="Tin Trčak" w:date="2016-01-21T13:31:00Z">
        <w:r w:rsidR="005D69DF">
          <w:t>an</w:t>
        </w:r>
      </w:ins>
      <w:del w:id="1102" w:author="Tin Trčak" w:date="2016-01-21T13:31:00Z">
        <w:r w:rsidRPr="0020295F" w:rsidDel="005D69DF">
          <w:delText>u</w:delText>
        </w:r>
      </w:del>
      <w:ins w:id="1103" w:author="Tin Trčak" w:date="2016-01-21T13:31:00Z">
        <w:r w:rsidR="005D69DF">
          <w:t>i su</w:t>
        </w:r>
      </w:ins>
      <w:del w:id="1104" w:author="Tin Trčak" w:date="2016-01-21T13:31:00Z">
        <w:r w:rsidRPr="0020295F" w:rsidDel="005D69DF">
          <w:delText>je dijagram komponenata</w:delText>
        </w:r>
      </w:del>
      <w:r w:rsidRPr="0020295F">
        <w:t xml:space="preserve"> kontroler</w:t>
      </w:r>
      <w:ins w:id="1105" w:author="Tin Trčak" w:date="2016-01-21T13:31:00Z">
        <w:r w:rsidR="005D69DF">
          <w:t>i</w:t>
        </w:r>
      </w:ins>
      <w:del w:id="1106" w:author="Tin Trčak" w:date="2016-01-21T13:31:00Z">
        <w:r w:rsidRPr="0020295F" w:rsidDel="005D69DF">
          <w:delText>a</w:delText>
        </w:r>
      </w:del>
      <w:r w:rsidRPr="0020295F">
        <w:t xml:space="preserve"> za </w:t>
      </w:r>
      <w:r w:rsidR="0020295F" w:rsidRPr="0020295F">
        <w:t>djelatničku</w:t>
      </w:r>
      <w:del w:id="1107" w:author="Tin Trčak" w:date="2016-01-21T13:32:00Z">
        <w:r w:rsidR="0020295F" w:rsidRPr="0020295F" w:rsidDel="005D69DF">
          <w:delText xml:space="preserve"> </w:delText>
        </w:r>
      </w:del>
      <w:r w:rsidR="0020295F" w:rsidRPr="0020295F">
        <w:t>/</w:t>
      </w:r>
      <w:del w:id="1108" w:author="Tin Trčak" w:date="2016-01-21T13:31:00Z">
        <w:r w:rsidR="0020295F" w:rsidRPr="0020295F" w:rsidDel="005D69DF">
          <w:delText xml:space="preserve"> </w:delText>
        </w:r>
      </w:del>
      <w:r w:rsidR="0020295F" w:rsidRPr="0020295F">
        <w:t xml:space="preserve">vlasničku </w:t>
      </w:r>
      <w:r w:rsidRPr="0020295F">
        <w:t>stranicu te komponen</w:t>
      </w:r>
      <w:ins w:id="1109" w:author="Tin Trčak" w:date="2016-01-21T13:32:00Z">
        <w:r w:rsidR="005D69DF">
          <w:t>te</w:t>
        </w:r>
      </w:ins>
      <w:del w:id="1110" w:author="Tin Trčak" w:date="2016-01-21T13:32:00Z">
        <w:r w:rsidRPr="0020295F" w:rsidDel="005D69DF">
          <w:delText>ata</w:delText>
        </w:r>
      </w:del>
      <w:r w:rsidRPr="0020295F">
        <w:t xml:space="preserve"> </w:t>
      </w:r>
      <w:r w:rsidR="004037DD" w:rsidRPr="0020295F">
        <w:t xml:space="preserve">za pregled </w:t>
      </w:r>
      <w:r w:rsidR="0020295F" w:rsidRPr="0020295F">
        <w:t>djelatničke</w:t>
      </w:r>
      <w:del w:id="1111" w:author="Tin Trčak" w:date="2016-01-21T13:32:00Z">
        <w:r w:rsidR="0020295F" w:rsidRPr="0020295F" w:rsidDel="005D69DF">
          <w:delText xml:space="preserve"> </w:delText>
        </w:r>
      </w:del>
      <w:r w:rsidR="0020295F" w:rsidRPr="0020295F">
        <w:t>/</w:t>
      </w:r>
      <w:del w:id="1112" w:author="Tin Trčak" w:date="2016-01-21T13:32:00Z">
        <w:r w:rsidR="0020295F" w:rsidRPr="0020295F" w:rsidDel="005D69DF">
          <w:delText xml:space="preserve"> </w:delText>
        </w:r>
      </w:del>
      <w:r w:rsidR="0020295F" w:rsidRPr="0020295F">
        <w:t xml:space="preserve">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1E40A0FF" w:rsidR="004037DD" w:rsidRPr="00E86FC2" w:rsidRDefault="008142BA" w:rsidP="00D55856">
      <w:pPr>
        <w:pStyle w:val="Caption"/>
        <w:jc w:val="center"/>
      </w:pPr>
      <w:bookmarkStart w:id="1113" w:name="_Toc441154903"/>
      <w:r w:rsidRPr="00D55856">
        <w:t xml:space="preserve">Slika </w:t>
      </w:r>
      <w:ins w:id="1114" w:author="Tin Trčak" w:date="2016-01-21T13:41:00Z">
        <w:r w:rsidR="00476BBA">
          <w:fldChar w:fldCharType="begin"/>
        </w:r>
        <w:r w:rsidR="00476BBA">
          <w:instrText xml:space="preserve"> STYLEREF 2 \s </w:instrText>
        </w:r>
      </w:ins>
      <w:r w:rsidR="00476BBA">
        <w:fldChar w:fldCharType="separate"/>
      </w:r>
      <w:r w:rsidR="00476BBA">
        <w:rPr>
          <w:noProof/>
        </w:rPr>
        <w:t>6.4</w:t>
      </w:r>
      <w:ins w:id="111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16" w:author="Tin Trčak" w:date="2016-01-21T13:41:00Z">
        <w:r w:rsidR="00476BBA">
          <w:rPr>
            <w:noProof/>
          </w:rPr>
          <w:t>6</w:t>
        </w:r>
        <w:r w:rsidR="00476BBA">
          <w:fldChar w:fldCharType="end"/>
        </w:r>
      </w:ins>
      <w:ins w:id="1117" w:author="Fredi" w:date="2016-01-21T00:26:00Z">
        <w:del w:id="1118" w:author="Tin Trčak" w:date="2016-01-21T00:45:00Z">
          <w:r w:rsidR="00B93800" w:rsidDel="00C255BA">
            <w:fldChar w:fldCharType="begin"/>
          </w:r>
          <w:r w:rsidR="00B93800" w:rsidDel="00C255BA">
            <w:delInstrText xml:space="preserve"> STYLEREF 2 \s </w:delInstrText>
          </w:r>
        </w:del>
      </w:ins>
      <w:del w:id="1119" w:author="Tin Trčak" w:date="2016-01-21T00:45:00Z">
        <w:r w:rsidR="00B93800" w:rsidDel="00C255BA">
          <w:fldChar w:fldCharType="separate"/>
        </w:r>
        <w:r w:rsidR="00B93800" w:rsidDel="00C255BA">
          <w:rPr>
            <w:noProof/>
          </w:rPr>
          <w:delText>6.4</w:delText>
        </w:r>
      </w:del>
      <w:ins w:id="1120" w:author="Fredi" w:date="2016-01-21T00:26:00Z">
        <w:del w:id="112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22" w:author="Tin Trčak" w:date="2016-01-21T00:45:00Z">
        <w:r w:rsidR="00B93800" w:rsidDel="00C255BA">
          <w:fldChar w:fldCharType="separate"/>
        </w:r>
      </w:del>
      <w:ins w:id="1123" w:author="Fredi" w:date="2016-01-21T00:26:00Z">
        <w:del w:id="1124" w:author="Tin Trčak" w:date="2016-01-21T00:45:00Z">
          <w:r w:rsidR="00B93800" w:rsidDel="00C255BA">
            <w:rPr>
              <w:noProof/>
            </w:rPr>
            <w:delText>6</w:delText>
          </w:r>
          <w:r w:rsidR="00B93800" w:rsidDel="00C255BA">
            <w:fldChar w:fldCharType="end"/>
          </w:r>
        </w:del>
      </w:ins>
      <w:del w:id="112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1113"/>
    </w:p>
    <w:p w14:paraId="33BF81F2" w14:textId="77777777" w:rsidR="004037DD" w:rsidRPr="0020295F" w:rsidRDefault="004037DD">
      <w:pPr>
        <w:spacing w:after="160" w:line="259" w:lineRule="auto"/>
        <w:jc w:val="left"/>
      </w:pPr>
      <w:r w:rsidRPr="0020295F">
        <w:br w:type="page"/>
      </w:r>
    </w:p>
    <w:p w14:paraId="53EF4B6E" w14:textId="291ADAFC" w:rsidR="004037DD" w:rsidRPr="0020295F" w:rsidRDefault="004037DD" w:rsidP="00D9128D">
      <w:pPr>
        <w:ind w:firstLine="708"/>
      </w:pPr>
      <w:del w:id="1126" w:author="Tin Trčak" w:date="2016-01-21T13:26:00Z">
        <w:r w:rsidRPr="0020295F" w:rsidDel="005D69DF">
          <w:lastRenderedPageBreak/>
          <w:delText xml:space="preserve">Slika </w:delText>
        </w:r>
        <w:r w:rsidR="0020295F" w:rsidRPr="0020295F" w:rsidDel="005D69DF">
          <w:delText>6.4-</w:delText>
        </w:r>
        <w:r w:rsidR="009A7A9B" w:rsidDel="005D69DF">
          <w:delText>7</w:delText>
        </w:r>
      </w:del>
      <w:ins w:id="1127" w:author="Tin Trčak" w:date="2016-01-21T13:32:00Z">
        <w:r w:rsidR="005D69DF">
          <w:t xml:space="preserve">Na </w:t>
        </w:r>
      </w:ins>
      <w:ins w:id="1128" w:author="Tin Trčak" w:date="2016-01-21T13:33:00Z">
        <w:r w:rsidR="005D69DF">
          <w:t>trećem</w:t>
        </w:r>
      </w:ins>
      <w:ins w:id="1129" w:author="Tin Trčak" w:date="2016-01-21T13:32:00Z">
        <w:r w:rsidR="005D69DF">
          <w:t xml:space="preserve"> dijagramu komponenata</w:t>
        </w:r>
      </w:ins>
      <w:ins w:id="1130" w:author="Tin Trčak" w:date="2016-01-21T13:26:00Z">
        <w:r w:rsidR="005D69DF">
          <w:t xml:space="preserve"> (Slika 6.4.7)</w:t>
        </w:r>
      </w:ins>
      <w:r w:rsidR="0020295F" w:rsidRPr="0020295F">
        <w:t xml:space="preserve"> </w:t>
      </w:r>
      <w:r w:rsidRPr="0020295F">
        <w:t>prikaz</w:t>
      </w:r>
      <w:ins w:id="1131" w:author="Tin Trčak" w:date="2016-01-21T15:50:00Z">
        <w:r w:rsidR="00C524C7">
          <w:t>ani</w:t>
        </w:r>
      </w:ins>
      <w:del w:id="1132" w:author="Tin Trčak" w:date="2016-01-21T15:50:00Z">
        <w:r w:rsidRPr="0020295F" w:rsidDel="00C524C7">
          <w:delText>uj</w:delText>
        </w:r>
      </w:del>
      <w:del w:id="1133" w:author="Tin Trčak" w:date="2016-01-21T13:33:00Z">
        <w:r w:rsidRPr="0020295F" w:rsidDel="005D69DF">
          <w:delText>e</w:delText>
        </w:r>
      </w:del>
      <w:r w:rsidRPr="0020295F">
        <w:t xml:space="preserve"> </w:t>
      </w:r>
      <w:ins w:id="1134" w:author="Tin Trčak" w:date="2016-01-21T13:33:00Z">
        <w:r w:rsidR="005D69DF">
          <w:t>s</w:t>
        </w:r>
      </w:ins>
      <w:ins w:id="1135" w:author="Tin Trčak" w:date="2016-01-21T15:50:00Z">
        <w:r w:rsidR="00C524C7">
          <w:t>u</w:t>
        </w:r>
      </w:ins>
      <w:del w:id="1136" w:author="Tin Trčak" w:date="2016-01-21T13:33:00Z">
        <w:r w:rsidRPr="0020295F" w:rsidDel="005D69DF">
          <w:delText>dijagram komponenata</w:delText>
        </w:r>
      </w:del>
      <w:r w:rsidRPr="0020295F">
        <w:t xml:space="preserve"> ostali</w:t>
      </w:r>
      <w:del w:id="1137" w:author="Tin Trčak" w:date="2016-01-21T13:33:00Z">
        <w:r w:rsidRPr="0020295F" w:rsidDel="005D69DF">
          <w:delText>h</w:delText>
        </w:r>
      </w:del>
      <w:r w:rsidRPr="0020295F">
        <w:t xml:space="preserve"> kontroler</w:t>
      </w:r>
      <w:ins w:id="1138" w:author="Tin Trčak" w:date="2016-01-21T13:33:00Z">
        <w:r w:rsidR="005D69DF">
          <w:t>i</w:t>
        </w:r>
      </w:ins>
      <w:del w:id="1139" w:author="Tin Trčak" w:date="2016-01-21T13:33:00Z">
        <w:r w:rsidRPr="0020295F" w:rsidDel="005D69DF">
          <w:delText>a</w:delText>
        </w:r>
      </w:del>
      <w:r w:rsidRPr="0020295F">
        <w:t xml:space="preserve"> te komponen</w:t>
      </w:r>
      <w:del w:id="1140" w:author="Tin Trčak" w:date="2016-01-21T13:35:00Z">
        <w:r w:rsidRPr="0020295F" w:rsidDel="002605E6">
          <w:delText>a</w:delText>
        </w:r>
      </w:del>
      <w:r w:rsidRPr="0020295F">
        <w:t>t</w:t>
      </w:r>
      <w:ins w:id="1141" w:author="Tin Trčak" w:date="2016-01-21T13:33:00Z">
        <w:r w:rsidR="005D69DF">
          <w:t>e</w:t>
        </w:r>
      </w:ins>
      <w:del w:id="1142" w:author="Tin Trčak" w:date="2016-01-21T13:33:00Z">
        <w:r w:rsidRPr="0020295F" w:rsidDel="005D69DF">
          <w:delText>a</w:delText>
        </w:r>
      </w:del>
      <w:r w:rsidRPr="0020295F">
        <w:t xml:space="preserve">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8">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42EAE475" w:rsidR="004037DD" w:rsidRPr="00E86FC2" w:rsidRDefault="0020295F" w:rsidP="00D55856">
      <w:pPr>
        <w:pStyle w:val="Caption"/>
        <w:jc w:val="center"/>
      </w:pPr>
      <w:bookmarkStart w:id="1143" w:name="_Toc441154904"/>
      <w:r w:rsidRPr="00D55856">
        <w:t xml:space="preserve">Slika </w:t>
      </w:r>
      <w:ins w:id="1144" w:author="Tin Trčak" w:date="2016-01-21T13:41:00Z">
        <w:r w:rsidR="00476BBA">
          <w:fldChar w:fldCharType="begin"/>
        </w:r>
        <w:r w:rsidR="00476BBA">
          <w:instrText xml:space="preserve"> STYLEREF 2 \s </w:instrText>
        </w:r>
      </w:ins>
      <w:r w:rsidR="00476BBA">
        <w:fldChar w:fldCharType="separate"/>
      </w:r>
      <w:r w:rsidR="00476BBA">
        <w:rPr>
          <w:noProof/>
        </w:rPr>
        <w:t>6.4</w:t>
      </w:r>
      <w:ins w:id="114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46" w:author="Tin Trčak" w:date="2016-01-21T13:41:00Z">
        <w:r w:rsidR="00476BBA">
          <w:rPr>
            <w:noProof/>
          </w:rPr>
          <w:t>7</w:t>
        </w:r>
        <w:r w:rsidR="00476BBA">
          <w:fldChar w:fldCharType="end"/>
        </w:r>
      </w:ins>
      <w:ins w:id="1147" w:author="Fredi" w:date="2016-01-21T00:26:00Z">
        <w:del w:id="1148" w:author="Tin Trčak" w:date="2016-01-21T00:45:00Z">
          <w:r w:rsidR="00B93800" w:rsidDel="00C255BA">
            <w:fldChar w:fldCharType="begin"/>
          </w:r>
          <w:r w:rsidR="00B93800" w:rsidDel="00C255BA">
            <w:delInstrText xml:space="preserve"> STYLEREF 2 \s </w:delInstrText>
          </w:r>
        </w:del>
      </w:ins>
      <w:del w:id="1149" w:author="Tin Trčak" w:date="2016-01-21T00:45:00Z">
        <w:r w:rsidR="00B93800" w:rsidDel="00C255BA">
          <w:fldChar w:fldCharType="separate"/>
        </w:r>
        <w:r w:rsidR="00B93800" w:rsidDel="00C255BA">
          <w:rPr>
            <w:noProof/>
          </w:rPr>
          <w:delText>6.4</w:delText>
        </w:r>
      </w:del>
      <w:ins w:id="1150" w:author="Fredi" w:date="2016-01-21T00:26:00Z">
        <w:del w:id="115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52" w:author="Tin Trčak" w:date="2016-01-21T00:45:00Z">
        <w:r w:rsidR="00B93800" w:rsidDel="00C255BA">
          <w:fldChar w:fldCharType="separate"/>
        </w:r>
      </w:del>
      <w:ins w:id="1153" w:author="Fredi" w:date="2016-01-21T00:26:00Z">
        <w:del w:id="1154" w:author="Tin Trčak" w:date="2016-01-21T00:45:00Z">
          <w:r w:rsidR="00B93800" w:rsidDel="00C255BA">
            <w:rPr>
              <w:noProof/>
            </w:rPr>
            <w:delText>7</w:delText>
          </w:r>
          <w:r w:rsidR="00B93800" w:rsidDel="00C255BA">
            <w:fldChar w:fldCharType="end"/>
          </w:r>
        </w:del>
      </w:ins>
      <w:del w:id="115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1143"/>
    </w:p>
    <w:p w14:paraId="6064EDB7" w14:textId="3319A3D9" w:rsidR="0004754E" w:rsidRPr="0020295F" w:rsidRDefault="0004754E" w:rsidP="0004754E">
      <w:pPr>
        <w:pStyle w:val="Normal5"/>
        <w:spacing w:line="360" w:lineRule="auto"/>
      </w:pPr>
      <w:bookmarkStart w:id="1156" w:name="h.17dp8vu" w:colFirst="0" w:colLast="0"/>
      <w:bookmarkEnd w:id="1156"/>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1157" w:name="_Toc431806055"/>
    </w:p>
    <w:p w14:paraId="42AD79E2" w14:textId="78AF9B75" w:rsidR="0004754E" w:rsidRPr="00332449" w:rsidRDefault="0004754E" w:rsidP="0004754E">
      <w:pPr>
        <w:pStyle w:val="Heading1"/>
        <w:jc w:val="both"/>
        <w:rPr>
          <w:b w:val="0"/>
        </w:rPr>
      </w:pPr>
      <w:bookmarkStart w:id="1158" w:name="_Toc441154606"/>
      <w:r w:rsidRPr="00332449">
        <w:rPr>
          <w:b w:val="0"/>
        </w:rPr>
        <w:lastRenderedPageBreak/>
        <w:t>Implementacija i korisničko sučelje</w:t>
      </w:r>
      <w:bookmarkEnd w:id="1157"/>
      <w:bookmarkEnd w:id="1158"/>
    </w:p>
    <w:p w14:paraId="02E7D96F" w14:textId="77777777" w:rsidR="0004754E" w:rsidRPr="0020295F" w:rsidRDefault="0004754E" w:rsidP="0004754E">
      <w:pPr>
        <w:pStyle w:val="Heading2"/>
      </w:pPr>
      <w:bookmarkStart w:id="1159" w:name="h.3rdcrjn" w:colFirst="0" w:colLast="0"/>
      <w:bookmarkStart w:id="1160" w:name="_Toc431806056"/>
      <w:bookmarkStart w:id="1161" w:name="_Toc441154607"/>
      <w:bookmarkEnd w:id="1159"/>
      <w:r w:rsidRPr="0020295F">
        <w:t>Dijagram razmještaja</w:t>
      </w:r>
      <w:bookmarkEnd w:id="1160"/>
      <w:bookmarkEnd w:id="1161"/>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4AC8FFAB" w:rsidR="0020295F" w:rsidRPr="00D55856" w:rsidRDefault="0020295F" w:rsidP="00D55856">
      <w:pPr>
        <w:ind w:firstLine="576"/>
      </w:pPr>
      <w:del w:id="1162" w:author="Tin Trčak" w:date="2016-01-21T13:27:00Z">
        <w:r w:rsidRPr="00D55856" w:rsidDel="005D69DF">
          <w:rPr>
            <w:lang w:eastAsia="hr-HR"/>
          </w:rPr>
          <w:delText xml:space="preserve">Slika 7.1-1 prikazuje </w:delText>
        </w:r>
      </w:del>
      <w:del w:id="1163" w:author="Tin Trčak" w:date="2016-01-21T15:51:00Z">
        <w:r w:rsidRPr="00D55856" w:rsidDel="00C524C7">
          <w:rPr>
            <w:lang w:eastAsia="hr-HR"/>
          </w:rPr>
          <w:delText>d</w:delText>
        </w:r>
      </w:del>
      <w:ins w:id="1164" w:author="Tin Trčak" w:date="2016-01-21T15:51:00Z">
        <w:r w:rsidR="00C524C7">
          <w:rPr>
            <w:lang w:eastAsia="hr-HR"/>
          </w:rPr>
          <w:t>D</w:t>
        </w:r>
      </w:ins>
      <w:r w:rsidRPr="00D55856">
        <w:rPr>
          <w:lang w:eastAsia="hr-HR"/>
        </w:rPr>
        <w:t>ijagram razmještaja</w:t>
      </w:r>
      <w:ins w:id="1165" w:author="Tin Trčak" w:date="2016-01-21T13:27:00Z">
        <w:r w:rsidR="005D69DF">
          <w:rPr>
            <w:lang w:eastAsia="hr-HR"/>
          </w:rPr>
          <w:t xml:space="preserve"> prikazuje</w:t>
        </w:r>
      </w:ins>
      <w:r w:rsidRPr="00D55856">
        <w:rPr>
          <w:lang w:eastAsia="hr-HR"/>
        </w:rPr>
        <w:t xml:space="preserve"> razvijene aplikacije</w:t>
      </w:r>
      <w:ins w:id="1166" w:author="Tin Trčak" w:date="2016-01-21T13:27:00Z">
        <w:r w:rsidR="005D69DF">
          <w:rPr>
            <w:lang w:eastAsia="hr-HR"/>
          </w:rPr>
          <w:t xml:space="preserve"> (Slika 7.1.1)</w:t>
        </w:r>
      </w:ins>
      <w:r w:rsidRPr="00D55856">
        <w:rPr>
          <w:lang w:eastAsia="hr-HR"/>
        </w:rPr>
        <w:t xml:space="preserv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F2C93CB" w:rsidR="0020295F" w:rsidRPr="0020295F" w:rsidRDefault="009A7A9B" w:rsidP="00CF1A1C">
      <w:pPr>
        <w:pStyle w:val="Caption"/>
        <w:jc w:val="center"/>
      </w:pPr>
      <w:bookmarkStart w:id="1167" w:name="_Toc441154905"/>
      <w:r>
        <w:t xml:space="preserve">Slika </w:t>
      </w:r>
      <w:ins w:id="1168" w:author="Tin Trčak" w:date="2016-01-21T13:41:00Z">
        <w:r w:rsidR="00476BBA">
          <w:fldChar w:fldCharType="begin"/>
        </w:r>
        <w:r w:rsidR="00476BBA">
          <w:instrText xml:space="preserve"> STYLEREF 2 \s </w:instrText>
        </w:r>
      </w:ins>
      <w:r w:rsidR="00476BBA">
        <w:fldChar w:fldCharType="separate"/>
      </w:r>
      <w:r w:rsidR="00476BBA">
        <w:rPr>
          <w:noProof/>
        </w:rPr>
        <w:t>7.1</w:t>
      </w:r>
      <w:ins w:id="116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70" w:author="Tin Trčak" w:date="2016-01-21T13:41:00Z">
        <w:r w:rsidR="00476BBA">
          <w:rPr>
            <w:noProof/>
          </w:rPr>
          <w:t>1</w:t>
        </w:r>
        <w:r w:rsidR="00476BBA">
          <w:fldChar w:fldCharType="end"/>
        </w:r>
      </w:ins>
      <w:ins w:id="1171" w:author="Fredi" w:date="2016-01-21T00:26:00Z">
        <w:del w:id="1172" w:author="Tin Trčak" w:date="2016-01-21T00:45:00Z">
          <w:r w:rsidR="00B93800" w:rsidDel="00C255BA">
            <w:fldChar w:fldCharType="begin"/>
          </w:r>
          <w:r w:rsidR="00B93800" w:rsidDel="00C255BA">
            <w:delInstrText xml:space="preserve"> STYLEREF 2 \s </w:delInstrText>
          </w:r>
        </w:del>
      </w:ins>
      <w:del w:id="1173" w:author="Tin Trčak" w:date="2016-01-21T00:45:00Z">
        <w:r w:rsidR="00B93800" w:rsidDel="00C255BA">
          <w:fldChar w:fldCharType="separate"/>
        </w:r>
        <w:r w:rsidR="00B93800" w:rsidDel="00C255BA">
          <w:rPr>
            <w:noProof/>
          </w:rPr>
          <w:delText>7.1</w:delText>
        </w:r>
      </w:del>
      <w:ins w:id="1174" w:author="Fredi" w:date="2016-01-21T00:26:00Z">
        <w:del w:id="117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76" w:author="Tin Trčak" w:date="2016-01-21T00:45:00Z">
        <w:r w:rsidR="00B93800" w:rsidDel="00C255BA">
          <w:fldChar w:fldCharType="separate"/>
        </w:r>
      </w:del>
      <w:ins w:id="1177" w:author="Fredi" w:date="2016-01-21T00:26:00Z">
        <w:del w:id="1178" w:author="Tin Trčak" w:date="2016-01-21T00:45:00Z">
          <w:r w:rsidR="00B93800" w:rsidDel="00C255BA">
            <w:rPr>
              <w:noProof/>
            </w:rPr>
            <w:delText>1</w:delText>
          </w:r>
          <w:r w:rsidR="00B93800" w:rsidDel="00C255BA">
            <w:fldChar w:fldCharType="end"/>
          </w:r>
        </w:del>
      </w:ins>
      <w:del w:id="117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w:t>
      </w:r>
      <w:del w:id="1180" w:author="Tin Trčak" w:date="2016-01-21T13:28:00Z">
        <w:r w:rsidDel="005D69DF">
          <w:delText>komponenata</w:delText>
        </w:r>
      </w:del>
      <w:ins w:id="1181" w:author="Tin Trčak" w:date="2016-01-21T13:28:00Z">
        <w:r w:rsidR="005D69DF">
          <w:t>razmještaja</w:t>
        </w:r>
      </w:ins>
      <w:bookmarkEnd w:id="1167"/>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1182" w:name="h.26in1rg" w:colFirst="0" w:colLast="0"/>
      <w:bookmarkStart w:id="1183" w:name="_Toc441055716"/>
      <w:bookmarkStart w:id="1184" w:name="_Toc431806057"/>
      <w:bookmarkStart w:id="1185" w:name="_Toc441154608"/>
      <w:bookmarkEnd w:id="1182"/>
      <w:bookmarkEnd w:id="1183"/>
      <w:r w:rsidRPr="0020295F">
        <w:lastRenderedPageBreak/>
        <w:t>Korištene tehnologije i alati</w:t>
      </w:r>
      <w:bookmarkEnd w:id="1184"/>
      <w:bookmarkEnd w:id="1185"/>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pPr>
        <w:pStyle w:val="Normal5"/>
        <w:keepNext/>
        <w:spacing w:line="360" w:lineRule="auto"/>
        <w:ind w:firstLine="576"/>
        <w:jc w:val="center"/>
        <w:pPrChange w:id="1186"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60">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r w:rsidR="00973CD8">
        <w:fldChar w:fldCharType="begin"/>
      </w:r>
      <w:r w:rsidR="00973CD8">
        <w:instrText xml:space="preserve"> SEQ Slika_7.2 \* ARABIC </w:instrText>
      </w:r>
      <w:r w:rsidR="00973CD8">
        <w:fldChar w:fldCharType="separate"/>
      </w:r>
      <w:r w:rsidRPr="00D55856">
        <w:rPr>
          <w:noProof/>
        </w:rPr>
        <w:t>1</w:t>
      </w:r>
      <w:r w:rsidR="00973CD8">
        <w:rPr>
          <w:noProof/>
        </w:rPr>
        <w:fldChar w:fldCharType="end"/>
      </w:r>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68A0BE82" w:rsidR="002605E6" w:rsidRDefault="00AE0CCC" w:rsidP="00D9128D">
      <w:pPr>
        <w:ind w:firstLine="708"/>
        <w:rPr>
          <w:ins w:id="1187" w:author="Tin Trčak" w:date="2016-01-21T13:37:00Z"/>
        </w:rPr>
      </w:pPr>
      <w:r w:rsidRPr="0020295F">
        <w:t xml:space="preserve">Za komunikaciju u timu smo koristili alat Slack, a kao sustav za upravljanje izvornim kodom smo koristili Git (BitBucket). Za izradu UML dijagrama koristili smo Astah Professional alat. </w:t>
      </w:r>
    </w:p>
    <w:p w14:paraId="79B96D0C" w14:textId="77777777" w:rsidR="002605E6" w:rsidRDefault="002605E6">
      <w:pPr>
        <w:spacing w:after="160" w:line="259" w:lineRule="auto"/>
        <w:jc w:val="left"/>
        <w:rPr>
          <w:ins w:id="1188" w:author="Tin Trčak" w:date="2016-01-21T13:37:00Z"/>
        </w:rPr>
      </w:pPr>
      <w:ins w:id="1189" w:author="Tin Trčak" w:date="2016-01-21T13:37:00Z">
        <w:r>
          <w:br w:type="page"/>
        </w:r>
      </w:ins>
    </w:p>
    <w:p w14:paraId="4669EC72" w14:textId="59994DCF" w:rsidR="00AE0CCC" w:rsidRPr="0020295F" w:rsidDel="002605E6" w:rsidRDefault="00AE0CCC" w:rsidP="00D9128D">
      <w:pPr>
        <w:ind w:firstLine="708"/>
        <w:rPr>
          <w:del w:id="1190" w:author="Tin Trčak" w:date="2016-01-21T13:37:00Z"/>
        </w:rPr>
      </w:pPr>
      <w:bookmarkStart w:id="1191" w:name="_Toc441154056"/>
      <w:bookmarkStart w:id="1192" w:name="_Toc441154609"/>
      <w:bookmarkEnd w:id="1191"/>
      <w:bookmarkEnd w:id="1192"/>
    </w:p>
    <w:p w14:paraId="19FEF639" w14:textId="69A927D6" w:rsidR="0004754E" w:rsidRPr="0020295F" w:rsidDel="00B93800" w:rsidRDefault="0004754E" w:rsidP="0004754E">
      <w:pPr>
        <w:pStyle w:val="Heading2"/>
        <w:rPr>
          <w:moveFrom w:id="1193" w:author="Fredi" w:date="2016-01-21T00:27:00Z"/>
        </w:rPr>
      </w:pPr>
      <w:bookmarkStart w:id="1194" w:name="_Toc441055718"/>
      <w:bookmarkStart w:id="1195" w:name="h.lnxbz9" w:colFirst="0" w:colLast="0"/>
      <w:bookmarkStart w:id="1196" w:name="_Toc431806058"/>
      <w:bookmarkEnd w:id="1194"/>
      <w:bookmarkEnd w:id="1195"/>
      <w:moveFromRangeStart w:id="1197" w:author="Fredi" w:date="2016-01-21T00:27:00Z" w:name="move441099405"/>
      <w:moveFrom w:id="1198" w:author="Fredi" w:date="2016-01-21T00:27:00Z">
        <w:r w:rsidRPr="0020295F" w:rsidDel="00B93800">
          <w:t>Isječak programskog koda vezan za temeljnu funkcionalnost sustava</w:t>
        </w:r>
        <w:bookmarkStart w:id="1199" w:name="_Toc441100871"/>
        <w:bookmarkStart w:id="1200" w:name="_Toc441154057"/>
        <w:bookmarkStart w:id="1201" w:name="_Toc441154610"/>
        <w:bookmarkEnd w:id="1196"/>
        <w:bookmarkEnd w:id="1199"/>
        <w:bookmarkEnd w:id="1200"/>
        <w:bookmarkEnd w:id="1201"/>
      </w:moveFrom>
    </w:p>
    <w:p w14:paraId="6538AB04" w14:textId="08FB8D87" w:rsidR="0004754E" w:rsidRDefault="00B93800">
      <w:pPr>
        <w:pStyle w:val="Heading2"/>
        <w:rPr>
          <w:ins w:id="1202" w:author="Fredi" w:date="2016-01-21T00:28:00Z"/>
        </w:rPr>
        <w:pPrChange w:id="1203" w:author="Fredi" w:date="2016-01-21T00:27:00Z">
          <w:pPr>
            <w:pStyle w:val="Normal5"/>
            <w:spacing w:line="360" w:lineRule="auto"/>
            <w:jc w:val="both"/>
          </w:pPr>
        </w:pPrChange>
      </w:pPr>
      <w:bookmarkStart w:id="1204" w:name="_Toc441154611"/>
      <w:moveFromRangeEnd w:id="1197"/>
      <w:moveToRangeStart w:id="1205" w:author="Fredi" w:date="2016-01-21T00:27:00Z" w:name="move441099405"/>
      <w:moveTo w:id="1206" w:author="Fredi" w:date="2016-01-21T00:27:00Z">
        <w:r w:rsidRPr="0020295F">
          <w:t>Isječak programskog koda vezan za temeljnu funkcionalnost sustava</w:t>
        </w:r>
      </w:moveTo>
      <w:bookmarkEnd w:id="1204"/>
      <w:moveToRangeEnd w:id="1205"/>
    </w:p>
    <w:p w14:paraId="357123A0" w14:textId="77777777" w:rsidR="00B93800" w:rsidRPr="000B494C" w:rsidRDefault="00B93800">
      <w:pPr>
        <w:pPrChange w:id="1207" w:author="Fredi" w:date="2016-01-21T00:28:00Z">
          <w:pPr>
            <w:pStyle w:val="Normal5"/>
            <w:spacing w:line="360" w:lineRule="auto"/>
            <w:jc w:val="both"/>
          </w:pPr>
        </w:pPrChange>
      </w:pPr>
    </w:p>
    <w:p w14:paraId="5A459082" w14:textId="77777777" w:rsidR="00B93800" w:rsidRDefault="009E7358">
      <w:pPr>
        <w:ind w:firstLine="708"/>
        <w:rPr>
          <w:ins w:id="1208" w:author="Fredi" w:date="2016-01-20T23:54:00Z"/>
        </w:rPr>
        <w:pPrChange w:id="1209" w:author="Fredi" w:date="2016-01-21T00:25:00Z">
          <w:pPr>
            <w:ind w:firstLine="708"/>
            <w:jc w:val="center"/>
          </w:pPr>
        </w:pPrChange>
      </w:pPr>
      <w:ins w:id="1210" w:author="Fredi" w:date="2016-01-20T23:41:00Z">
        <w:r w:rsidRPr="009E7358">
          <w:rPr>
            <w:rPrChange w:id="1211" w:author="Fredi" w:date="2016-01-20T23:41:00Z">
              <w:rPr>
                <w:rFonts w:ascii="Arial" w:eastAsia="Arial" w:hAnsi="Arial" w:cs="Arial"/>
                <w:i/>
                <w:sz w:val="20"/>
              </w:rPr>
            </w:rPrChange>
          </w:rPr>
          <w:t>N</w:t>
        </w:r>
        <w:r>
          <w:t xml:space="preserve">aša </w:t>
        </w:r>
      </w:ins>
      <w:ins w:id="1212" w:author="Fredi" w:date="2016-01-20T23:42:00Z">
        <w:r>
          <w:t xml:space="preserve">web stranica podržava višekorisničko korištenje sustava. To smo ostvarili </w:t>
        </w:r>
      </w:ins>
      <w:ins w:id="1213" w:author="Fredi" w:date="2016-01-20T23:53:00Z">
        <w:r w:rsidR="002716DD">
          <w:t xml:space="preserve">uz pomoć „SignalR“ api-a. </w:t>
        </w:r>
      </w:ins>
      <w:ins w:id="1214" w:author="Fredi" w:date="2016-01-20T23:43:00Z">
        <w:r>
          <w:t xml:space="preserve">Svaki put kad bi se </w:t>
        </w:r>
      </w:ins>
      <w:ins w:id="1215" w:author="Fredi" w:date="2016-01-20T23:44:00Z">
        <w:r>
          <w:t>korisnik</w:t>
        </w:r>
      </w:ins>
      <w:ins w:id="1216" w:author="Fredi" w:date="2016-01-20T23:43:00Z">
        <w:r>
          <w:t xml:space="preserve"> prijavio </w:t>
        </w:r>
      </w:ins>
      <w:ins w:id="1217" w:author="Fredi" w:date="2016-01-20T23:44:00Z">
        <w:r>
          <w:t xml:space="preserve">on bi se dodao u </w:t>
        </w:r>
      </w:ins>
      <w:ins w:id="1218" w:author="Fredi" w:date="2016-01-20T23:53:00Z">
        <w:r w:rsidR="002716DD">
          <w:t>grupu aktivnih d</w:t>
        </w:r>
        <w:del w:id="1219" w:author="Tin Trčak" w:date="2016-01-21T13:39:00Z">
          <w:r w:rsidR="002716DD" w:rsidDel="00476BBA">
            <w:delText>i</w:delText>
          </w:r>
        </w:del>
        <w:r w:rsidR="002716DD">
          <w:t>jelatnika</w:t>
        </w:r>
      </w:ins>
      <w:ins w:id="1220" w:author="Fredi" w:date="2016-01-20T23:44:00Z">
        <w:r>
          <w:t xml:space="preserve">, a kad bi se odjavio on bi se iz te </w:t>
        </w:r>
      </w:ins>
      <w:ins w:id="1221" w:author="Fredi" w:date="2016-01-20T23:54:00Z">
        <w:r w:rsidR="00B93800">
          <w:t>grupe uklonio.</w:t>
        </w:r>
      </w:ins>
    </w:p>
    <w:bookmarkStart w:id="1222" w:name="_MON_1514839246"/>
    <w:bookmarkEnd w:id="1222"/>
    <w:p w14:paraId="29837F20" w14:textId="77777777" w:rsidR="00476BBA" w:rsidRDefault="002716DD">
      <w:pPr>
        <w:keepNext/>
        <w:ind w:firstLine="708"/>
        <w:rPr>
          <w:ins w:id="1223" w:author="Tin Trčak" w:date="2016-01-21T13:41:00Z"/>
        </w:rPr>
        <w:pPrChange w:id="1224" w:author="Tin Trčak" w:date="2016-01-21T13:41:00Z">
          <w:pPr>
            <w:ind w:firstLine="708"/>
          </w:pPr>
        </w:pPrChange>
      </w:pPr>
      <w:ins w:id="1225"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6pt;height:180pt" o:ole="">
              <v:imagedata r:id="rId61" o:title=""/>
            </v:shape>
            <o:OLEObject Type="Embed" ProgID="Word.OpenDocumentText.12" ShapeID="_x0000_i1025" DrawAspect="Content" ObjectID="_1514897273" r:id="rId62"/>
          </w:object>
        </w:r>
      </w:ins>
    </w:p>
    <w:p w14:paraId="34B0B150" w14:textId="0249144B" w:rsidR="00476BBA" w:rsidRDefault="00476BBA">
      <w:pPr>
        <w:pStyle w:val="Caption"/>
        <w:jc w:val="center"/>
        <w:rPr>
          <w:ins w:id="1226" w:author="Tin Trčak" w:date="2016-01-21T13:41:00Z"/>
        </w:rPr>
        <w:pPrChange w:id="1227" w:author="Tin Trčak" w:date="2016-01-21T13:41:00Z">
          <w:pPr>
            <w:pStyle w:val="Caption"/>
          </w:pPr>
        </w:pPrChange>
      </w:pPr>
      <w:bookmarkStart w:id="1228" w:name="_Toc441154906"/>
      <w:ins w:id="1229" w:author="Tin Trčak" w:date="2016-01-21T13:41:00Z">
        <w:r>
          <w:t xml:space="preserve">Slika </w:t>
        </w:r>
        <w:r>
          <w:fldChar w:fldCharType="begin"/>
        </w:r>
        <w:r>
          <w:instrText xml:space="preserve"> STYLEREF 2 \s </w:instrText>
        </w:r>
      </w:ins>
      <w:r>
        <w:fldChar w:fldCharType="separate"/>
      </w:r>
      <w:r>
        <w:rPr>
          <w:noProof/>
        </w:rPr>
        <w:t>7.3</w:t>
      </w:r>
      <w:ins w:id="1230" w:author="Tin Trčak" w:date="2016-01-21T13:41:00Z">
        <w:r>
          <w:fldChar w:fldCharType="end"/>
        </w:r>
        <w:r>
          <w:t>.</w:t>
        </w:r>
        <w:r>
          <w:fldChar w:fldCharType="begin"/>
        </w:r>
        <w:r>
          <w:instrText xml:space="preserve"> SEQ Slika \* ARABIC \s 2 </w:instrText>
        </w:r>
      </w:ins>
      <w:r>
        <w:fldChar w:fldCharType="separate"/>
      </w:r>
      <w:ins w:id="1231" w:author="Tin Trčak" w:date="2016-01-21T13:41:00Z">
        <w:r>
          <w:rPr>
            <w:noProof/>
          </w:rPr>
          <w:t>1</w:t>
        </w:r>
        <w:r>
          <w:fldChar w:fldCharType="end"/>
        </w:r>
        <w:r>
          <w:t xml:space="preserve"> </w:t>
        </w:r>
        <w:r w:rsidRPr="002C6F86">
          <w:t>Prijava i odjava korisnika u grupu aktvnih korisnika</w:t>
        </w:r>
        <w:bookmarkEnd w:id="1228"/>
      </w:ins>
    </w:p>
    <w:p w14:paraId="5629F5EC" w14:textId="77777777" w:rsidR="00476BBA" w:rsidRDefault="00476BBA">
      <w:pPr>
        <w:ind w:firstLine="708"/>
        <w:rPr>
          <w:ins w:id="1232" w:author="Tin Trčak" w:date="2016-01-21T13:41:00Z"/>
        </w:rPr>
        <w:pPrChange w:id="1233" w:author="Fredi" w:date="2016-01-20T23:41:00Z">
          <w:pPr>
            <w:pStyle w:val="Normal5"/>
            <w:spacing w:line="360" w:lineRule="auto"/>
            <w:jc w:val="both"/>
          </w:pPr>
        </w:pPrChange>
      </w:pPr>
    </w:p>
    <w:p w14:paraId="3B92A9E8" w14:textId="3BA0F929" w:rsidR="009143E6" w:rsidDel="00476BBA" w:rsidRDefault="00476BBA">
      <w:pPr>
        <w:ind w:firstLine="708"/>
        <w:rPr>
          <w:ins w:id="1234" w:author="Fredi" w:date="2016-01-21T00:04:00Z"/>
          <w:del w:id="1235" w:author="Tin Trčak" w:date="2016-01-21T13:40:00Z"/>
        </w:rPr>
        <w:pPrChange w:id="1236" w:author="Tin Trčak" w:date="2016-01-21T13:41:00Z">
          <w:pPr>
            <w:ind w:firstLine="708"/>
            <w:jc w:val="center"/>
          </w:pPr>
        </w:pPrChange>
      </w:pPr>
      <w:ins w:id="1237" w:author="Tin Trčak" w:date="2016-01-21T13:41:00Z">
        <w:r w:rsidDel="00476BBA">
          <w:t xml:space="preserve"> </w:t>
        </w:r>
      </w:ins>
    </w:p>
    <w:p w14:paraId="7F6E0B9E" w14:textId="7F6E96E7" w:rsidR="00B93800" w:rsidRPr="000B494C" w:rsidDel="00476BBA" w:rsidRDefault="009143E6">
      <w:pPr>
        <w:ind w:firstLine="708"/>
        <w:rPr>
          <w:ins w:id="1238" w:author="Fredi" w:date="2016-01-21T00:05:00Z"/>
          <w:del w:id="1239" w:author="Tin Trčak" w:date="2016-01-21T13:40:00Z"/>
        </w:rPr>
        <w:pPrChange w:id="1240" w:author="Tin Trčak" w:date="2016-01-21T13:41:00Z">
          <w:pPr>
            <w:pStyle w:val="Normal5"/>
            <w:spacing w:line="360" w:lineRule="auto"/>
            <w:jc w:val="both"/>
          </w:pPr>
        </w:pPrChange>
      </w:pPr>
      <w:ins w:id="1241" w:author="Fredi" w:date="2016-01-21T00:04:00Z">
        <w:del w:id="1242" w:author="Tin Trčak" w:date="2016-01-21T13:40:00Z">
          <w:r w:rsidDel="00476BBA">
            <w:delText xml:space="preserve">Slika </w:delText>
          </w:r>
        </w:del>
      </w:ins>
      <w:ins w:id="1243" w:author="Fredi" w:date="2016-01-21T00:26:00Z">
        <w:del w:id="1244" w:author="Tin Trčak" w:date="2016-01-21T00:45:00Z">
          <w:r w:rsidR="00B93800" w:rsidDel="00C255BA">
            <w:fldChar w:fldCharType="begin"/>
          </w:r>
          <w:r w:rsidR="00B93800" w:rsidDel="00C255BA">
            <w:delInstrText xml:space="preserve"> STYLEREF 2 \s </w:delInstrText>
          </w:r>
        </w:del>
      </w:ins>
      <w:del w:id="1245" w:author="Tin Trčak" w:date="2016-01-21T00:45:00Z">
        <w:r w:rsidR="00B93800" w:rsidDel="00C255BA">
          <w:fldChar w:fldCharType="separate"/>
        </w:r>
        <w:r w:rsidR="00B93800" w:rsidDel="00C255BA">
          <w:rPr>
            <w:noProof/>
          </w:rPr>
          <w:delText>7.3</w:delText>
        </w:r>
      </w:del>
      <w:ins w:id="1246" w:author="Fredi" w:date="2016-01-21T00:26:00Z">
        <w:del w:id="124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48" w:author="Tin Trčak" w:date="2016-01-21T00:45:00Z">
        <w:r w:rsidR="00B93800" w:rsidDel="00C255BA">
          <w:fldChar w:fldCharType="separate"/>
        </w:r>
      </w:del>
      <w:ins w:id="1249" w:author="Fredi" w:date="2016-01-21T00:26:00Z">
        <w:del w:id="1250" w:author="Tin Trčak" w:date="2016-01-21T00:45:00Z">
          <w:r w:rsidR="00B93800" w:rsidDel="00C255BA">
            <w:rPr>
              <w:noProof/>
            </w:rPr>
            <w:delText>1</w:delText>
          </w:r>
          <w:r w:rsidR="00B93800" w:rsidDel="00C255BA">
            <w:fldChar w:fldCharType="end"/>
          </w:r>
        </w:del>
      </w:ins>
      <w:ins w:id="1251" w:author="Fredi" w:date="2016-01-21T00:04:00Z">
        <w:del w:id="1252" w:author="Tin Trčak" w:date="2016-01-21T13:40:00Z">
          <w:r w:rsidDel="00476BBA">
            <w:delText xml:space="preserve"> Prijava i odjava korisnika u grupu aktvnih korisnika</w:delText>
          </w:r>
        </w:del>
      </w:ins>
    </w:p>
    <w:p w14:paraId="43FCBBFE" w14:textId="58A181D9" w:rsidR="00B9032E" w:rsidRDefault="009143E6">
      <w:pPr>
        <w:ind w:firstLine="708"/>
        <w:rPr>
          <w:ins w:id="1253" w:author="Fredi" w:date="2016-01-21T00:07:00Z"/>
        </w:rPr>
        <w:pPrChange w:id="1254" w:author="Fredi" w:date="2016-01-20T23:41:00Z">
          <w:pPr>
            <w:pStyle w:val="Normal5"/>
            <w:spacing w:line="360" w:lineRule="auto"/>
            <w:jc w:val="both"/>
          </w:pPr>
        </w:pPrChange>
      </w:pPr>
      <w:ins w:id="1255" w:author="Fredi" w:date="2016-01-21T00:05:00Z">
        <w:r>
          <w:t xml:space="preserve">Kad se korisnik prijavi onda se njemu mora poslat lista svih trenutnih narudžbi. </w:t>
        </w:r>
      </w:ins>
      <w:ins w:id="1256" w:author="Fredi" w:date="2016-01-21T00:06:00Z">
        <w:r>
          <w:t>Ta lista se sprema na poslužitelju i globalno je dostupna (</w:t>
        </w:r>
        <w:del w:id="1257" w:author="Tin Trčak" w:date="2016-01-21T14:01:00Z">
          <w:r w:rsidDel="009F3C84">
            <w:delText xml:space="preserve"> </w:delText>
          </w:r>
        </w:del>
        <w:r>
          <w:t>Singleton oblikovni obrazac</w:t>
        </w:r>
        <w:del w:id="1258" w:author="Tin Trčak" w:date="2016-01-21T14:01:00Z">
          <w:r w:rsidDel="009F3C84">
            <w:delText xml:space="preserve"> </w:delText>
          </w:r>
        </w:del>
        <w:r>
          <w:t>).</w:t>
        </w:r>
      </w:ins>
      <w:ins w:id="1259" w:author="Fredi" w:date="2016-01-21T00:08:00Z">
        <w:r w:rsidR="009622DC">
          <w:t xml:space="preserve"> Te</w:t>
        </w:r>
      </w:ins>
      <w:ins w:id="1260" w:author="Fredi" w:date="2016-01-21T00:06:00Z">
        <w:r>
          <w:t xml:space="preserve"> </w:t>
        </w:r>
      </w:ins>
      <w:ins w:id="1261" w:author="Fredi" w:date="2016-01-21T00:08:00Z">
        <w:r w:rsidR="009622DC">
          <w:t>s</w:t>
        </w:r>
      </w:ins>
      <w:ins w:id="1262" w:author="Fredi" w:date="2016-01-21T00:07:00Z">
        <w:r>
          <w:t>vaki put kad dođe</w:t>
        </w:r>
      </w:ins>
      <w:ins w:id="1263" w:author="Fredi" w:date="2016-01-21T00:08:00Z">
        <w:r w:rsidR="009622DC">
          <w:t xml:space="preserve"> nova</w:t>
        </w:r>
      </w:ins>
      <w:ins w:id="1264" w:author="Fredi" w:date="2016-01-21T00:07:00Z">
        <w:r w:rsidR="009622DC">
          <w:t xml:space="preserve"> narudžba, </w:t>
        </w:r>
        <w:r>
          <w:t xml:space="preserve">u tu </w:t>
        </w:r>
      </w:ins>
      <w:ins w:id="1265" w:author="Fredi" w:date="2016-01-21T00:08:00Z">
        <w:r w:rsidR="009622DC">
          <w:t xml:space="preserve">se </w:t>
        </w:r>
      </w:ins>
      <w:ins w:id="1266" w:author="Fredi" w:date="2016-01-21T00:07:00Z">
        <w:r>
          <w:t>listu mora spremiti t</w:t>
        </w:r>
      </w:ins>
      <w:ins w:id="1267" w:author="Fredi" w:date="2016-01-21T00:08:00Z">
        <w:r w:rsidR="009622DC">
          <w:t>a narudžba</w:t>
        </w:r>
      </w:ins>
      <w:ins w:id="1268" w:author="Fredi" w:date="2016-01-21T00:07:00Z">
        <w:r>
          <w:t xml:space="preserve"> i moraju se obav</w:t>
        </w:r>
      </w:ins>
      <w:ins w:id="1269" w:author="Tin Trčak" w:date="2016-01-21T13:39:00Z">
        <w:r w:rsidR="00476BBA">
          <w:t>i</w:t>
        </w:r>
      </w:ins>
      <w:ins w:id="1270" w:author="Fredi" w:date="2016-01-21T00:07:00Z">
        <w:r>
          <w:t>jestiti svi aktivni korisnici da je došla narudžba</w:t>
        </w:r>
      </w:ins>
      <w:ins w:id="1271" w:author="Fredi" w:date="2016-01-21T00:08:00Z">
        <w:r w:rsidR="009622DC">
          <w:t xml:space="preserve"> kako bi mogli osv</w:t>
        </w:r>
        <w:del w:id="1272" w:author="Tin Trčak" w:date="2016-01-21T13:39:00Z">
          <w:r w:rsidR="009622DC" w:rsidDel="00476BBA">
            <w:delText>i</w:delText>
          </w:r>
        </w:del>
        <w:r w:rsidR="009622DC">
          <w:t>ježiti prikaz svih a</w:t>
        </w:r>
        <w:del w:id="1273" w:author="Tin Trčak" w:date="2016-01-21T13:40:00Z">
          <w:r w:rsidR="009622DC" w:rsidDel="00476BBA">
            <w:delText>ktivnih a</w:delText>
          </w:r>
        </w:del>
        <w:r w:rsidR="009622DC">
          <w:t>ktivnih narudžbi korisniku.</w:t>
        </w:r>
      </w:ins>
    </w:p>
    <w:bookmarkStart w:id="1274" w:name="_MON_1514839480"/>
    <w:bookmarkEnd w:id="1274"/>
    <w:p w14:paraId="57367649" w14:textId="47135F79" w:rsidR="009622DC" w:rsidRDefault="00B93800">
      <w:pPr>
        <w:ind w:firstLine="708"/>
        <w:rPr>
          <w:ins w:id="1275" w:author="Fredi" w:date="2016-01-21T00:09:00Z"/>
        </w:rPr>
      </w:pPr>
      <w:ins w:id="1276" w:author="Fredi" w:date="2016-01-21T00:24:00Z">
        <w:r>
          <w:object w:dxaOrig="9072" w:dyaOrig="1897" w14:anchorId="126D9425">
            <v:shape id="_x0000_i1026" type="#_x0000_t75" style="width:454.6pt;height:94.6pt" o:ole="">
              <v:imagedata r:id="rId63" o:title=""/>
            </v:shape>
            <o:OLEObject Type="Embed" ProgID="Word.OpenDocumentText.12" ShapeID="_x0000_i1026" DrawAspect="Content" ObjectID="_1514897274" r:id="rId64"/>
          </w:object>
        </w:r>
      </w:ins>
    </w:p>
    <w:p w14:paraId="68533C9B" w14:textId="4D577BE5" w:rsidR="00B9032E" w:rsidRDefault="009622DC">
      <w:pPr>
        <w:pStyle w:val="Caption"/>
        <w:jc w:val="center"/>
        <w:rPr>
          <w:ins w:id="1277" w:author="Fredi" w:date="2016-01-21T00:26:00Z"/>
        </w:rPr>
        <w:pPrChange w:id="1278" w:author="Fredi" w:date="2016-01-21T00:23:00Z">
          <w:pPr>
            <w:pStyle w:val="Normal5"/>
            <w:spacing w:line="360" w:lineRule="auto"/>
            <w:jc w:val="both"/>
          </w:pPr>
        </w:pPrChange>
      </w:pPr>
      <w:bookmarkStart w:id="1279" w:name="_Toc441154907"/>
      <w:ins w:id="1280" w:author="Fredi" w:date="2016-01-21T00:09:00Z">
        <w:r>
          <w:t xml:space="preserve">Slika </w:t>
        </w:r>
      </w:ins>
      <w:ins w:id="1281" w:author="Tin Trčak" w:date="2016-01-21T13:41:00Z">
        <w:r w:rsidR="00476BBA">
          <w:fldChar w:fldCharType="begin"/>
        </w:r>
        <w:r w:rsidR="00476BBA">
          <w:instrText xml:space="preserve"> STYLEREF 2 \s </w:instrText>
        </w:r>
      </w:ins>
      <w:r w:rsidR="00476BBA">
        <w:fldChar w:fldCharType="separate"/>
      </w:r>
      <w:r w:rsidR="00476BBA">
        <w:rPr>
          <w:noProof/>
        </w:rPr>
        <w:t>7.3</w:t>
      </w:r>
      <w:ins w:id="128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83" w:author="Tin Trčak" w:date="2016-01-21T13:41:00Z">
        <w:r w:rsidR="00476BBA">
          <w:rPr>
            <w:noProof/>
          </w:rPr>
          <w:t>2</w:t>
        </w:r>
        <w:r w:rsidR="00476BBA">
          <w:fldChar w:fldCharType="end"/>
        </w:r>
      </w:ins>
      <w:ins w:id="1284" w:author="Fredi" w:date="2016-01-21T00:26:00Z">
        <w:del w:id="1285" w:author="Tin Trčak" w:date="2016-01-21T00:45:00Z">
          <w:r w:rsidR="00B93800" w:rsidDel="00C255BA">
            <w:fldChar w:fldCharType="begin"/>
          </w:r>
          <w:r w:rsidR="00B93800" w:rsidDel="00C255BA">
            <w:delInstrText xml:space="preserve"> STYLEREF 2 \s </w:delInstrText>
          </w:r>
        </w:del>
      </w:ins>
      <w:del w:id="1286" w:author="Tin Trčak" w:date="2016-01-21T00:45:00Z">
        <w:r w:rsidR="00B93800" w:rsidDel="00C255BA">
          <w:fldChar w:fldCharType="separate"/>
        </w:r>
        <w:r w:rsidR="00B93800" w:rsidDel="00C255BA">
          <w:rPr>
            <w:noProof/>
          </w:rPr>
          <w:delText>7.3</w:delText>
        </w:r>
      </w:del>
      <w:ins w:id="1287" w:author="Fredi" w:date="2016-01-21T00:26:00Z">
        <w:del w:id="128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89" w:author="Tin Trčak" w:date="2016-01-21T00:45:00Z">
        <w:r w:rsidR="00B93800" w:rsidDel="00C255BA">
          <w:fldChar w:fldCharType="separate"/>
        </w:r>
      </w:del>
      <w:ins w:id="1290" w:author="Fredi" w:date="2016-01-21T00:26:00Z">
        <w:del w:id="1291" w:author="Tin Trčak" w:date="2016-01-21T00:45:00Z">
          <w:r w:rsidR="00B93800" w:rsidDel="00C255BA">
            <w:rPr>
              <w:noProof/>
            </w:rPr>
            <w:delText>2</w:delText>
          </w:r>
          <w:r w:rsidR="00B93800" w:rsidDel="00C255BA">
            <w:fldChar w:fldCharType="end"/>
          </w:r>
        </w:del>
      </w:ins>
      <w:ins w:id="1292" w:author="Fredi" w:date="2016-01-21T00:09:00Z">
        <w:r>
          <w:t xml:space="preserve"> Prihvat nove narudžbe</w:t>
        </w:r>
      </w:ins>
      <w:bookmarkEnd w:id="1279"/>
    </w:p>
    <w:p w14:paraId="78853B56" w14:textId="0B1B7FDF" w:rsidR="00476BBA" w:rsidRDefault="00476BBA">
      <w:pPr>
        <w:spacing w:after="160" w:line="259" w:lineRule="auto"/>
        <w:jc w:val="left"/>
        <w:rPr>
          <w:ins w:id="1293" w:author="Tin Trčak" w:date="2016-01-21T13:37:00Z"/>
        </w:rPr>
      </w:pPr>
      <w:ins w:id="1294" w:author="Tin Trčak" w:date="2016-01-21T13:37:00Z">
        <w:r>
          <w:br w:type="page"/>
        </w:r>
      </w:ins>
    </w:p>
    <w:p w14:paraId="23B41C05" w14:textId="7E927CF2" w:rsidR="00B9032E" w:rsidRDefault="00B9032E">
      <w:pPr>
        <w:ind w:firstLine="708"/>
        <w:rPr>
          <w:ins w:id="1295" w:author="Fredi" w:date="2016-01-21T00:02:00Z"/>
        </w:rPr>
        <w:pPrChange w:id="1296" w:author="Fredi" w:date="2016-01-20T23:41:00Z">
          <w:pPr>
            <w:pStyle w:val="Normal5"/>
            <w:spacing w:line="360" w:lineRule="auto"/>
            <w:jc w:val="both"/>
          </w:pPr>
        </w:pPrChange>
      </w:pPr>
      <w:ins w:id="1297" w:author="Fredi" w:date="2016-01-21T00:00:00Z">
        <w:r>
          <w:lastRenderedPageBreak/>
          <w:t>Svaki put kad bi se narudžba potvrdila ili odbila moraju se obav</w:t>
        </w:r>
      </w:ins>
      <w:ins w:id="1298" w:author="Tin Trčak" w:date="2016-01-21T13:42:00Z">
        <w:r w:rsidR="00476BBA">
          <w:t>i</w:t>
        </w:r>
      </w:ins>
      <w:ins w:id="1299" w:author="Fredi" w:date="2016-01-21T00:00:00Z">
        <w:r>
          <w:t>jestiti svi ostali aktivni d</w:t>
        </w:r>
        <w:del w:id="1300" w:author="Tin Trčak" w:date="2016-01-21T13:42:00Z">
          <w:r w:rsidDel="00476BBA">
            <w:delText>i</w:delText>
          </w:r>
        </w:del>
        <w:r>
          <w:t xml:space="preserve">jelatnici </w:t>
        </w:r>
      </w:ins>
      <w:ins w:id="1301" w:author="Fredi" w:date="2016-01-21T00:01:00Z">
        <w:r>
          <w:t>kako bi mogli osv</w:t>
        </w:r>
        <w:del w:id="1302" w:author="Tin Trčak" w:date="2016-01-21T13:42:00Z">
          <w:r w:rsidDel="00476BBA">
            <w:delText>i</w:delText>
          </w:r>
        </w:del>
        <w:r>
          <w:t xml:space="preserve">ježiti prikaz </w:t>
        </w:r>
        <w:r w:rsidR="006E62A9">
          <w:t>narudžbi</w:t>
        </w:r>
      </w:ins>
      <w:ins w:id="1303" w:author="Fredi" w:date="2016-01-21T00:02:00Z">
        <w:r w:rsidR="006E62A9">
          <w:t xml:space="preserve"> korisniku.</w:t>
        </w:r>
      </w:ins>
    </w:p>
    <w:bookmarkStart w:id="1304" w:name="_MON_1514839699"/>
    <w:bookmarkEnd w:id="1304"/>
    <w:p w14:paraId="221E525A" w14:textId="77777777" w:rsidR="009622DC" w:rsidRDefault="006E62A9">
      <w:pPr>
        <w:keepNext/>
        <w:ind w:firstLine="708"/>
        <w:rPr>
          <w:ins w:id="1305" w:author="Fredi" w:date="2016-01-21T00:10:00Z"/>
        </w:rPr>
        <w:pPrChange w:id="1306" w:author="Fredi" w:date="2016-01-21T00:10:00Z">
          <w:pPr>
            <w:ind w:firstLine="708"/>
          </w:pPr>
        </w:pPrChange>
      </w:pPr>
      <w:ins w:id="1307" w:author="Fredi" w:date="2016-01-21T00:02:00Z">
        <w:r>
          <w:object w:dxaOrig="9072" w:dyaOrig="2740" w14:anchorId="4CDCAD92">
            <v:shape id="_x0000_i1027" type="#_x0000_t75" style="width:454.6pt;height:137.3pt" o:ole="">
              <v:imagedata r:id="rId65" o:title=""/>
            </v:shape>
            <o:OLEObject Type="Embed" ProgID="Word.OpenDocumentText.12" ShapeID="_x0000_i1027" DrawAspect="Content" ObjectID="_1514897275" r:id="rId66"/>
          </w:object>
        </w:r>
      </w:ins>
    </w:p>
    <w:p w14:paraId="360FF8E4" w14:textId="1E9F0A02" w:rsidR="009622DC" w:rsidRDefault="009622DC">
      <w:pPr>
        <w:pStyle w:val="Caption"/>
        <w:jc w:val="center"/>
        <w:rPr>
          <w:ins w:id="1308" w:author="Fredi" w:date="2016-01-21T00:26:00Z"/>
        </w:rPr>
        <w:pPrChange w:id="1309" w:author="Fredi" w:date="2016-01-21T00:23:00Z">
          <w:pPr>
            <w:pStyle w:val="Normal5"/>
            <w:spacing w:line="360" w:lineRule="auto"/>
            <w:jc w:val="both"/>
          </w:pPr>
        </w:pPrChange>
      </w:pPr>
      <w:bookmarkStart w:id="1310" w:name="_Toc441154908"/>
      <w:ins w:id="1311" w:author="Fredi" w:date="2016-01-21T00:10:00Z">
        <w:r>
          <w:t xml:space="preserve">Slika </w:t>
        </w:r>
      </w:ins>
      <w:ins w:id="1312" w:author="Tin Trčak" w:date="2016-01-21T13:41:00Z">
        <w:r w:rsidR="00476BBA">
          <w:fldChar w:fldCharType="begin"/>
        </w:r>
        <w:r w:rsidR="00476BBA">
          <w:instrText xml:space="preserve"> STYLEREF 2 \s </w:instrText>
        </w:r>
      </w:ins>
      <w:r w:rsidR="00476BBA">
        <w:fldChar w:fldCharType="separate"/>
      </w:r>
      <w:r w:rsidR="00476BBA">
        <w:rPr>
          <w:noProof/>
        </w:rPr>
        <w:t>7.3</w:t>
      </w:r>
      <w:ins w:id="131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14" w:author="Tin Trčak" w:date="2016-01-21T13:41:00Z">
        <w:r w:rsidR="00476BBA">
          <w:rPr>
            <w:noProof/>
          </w:rPr>
          <w:t>3</w:t>
        </w:r>
        <w:r w:rsidR="00476BBA">
          <w:fldChar w:fldCharType="end"/>
        </w:r>
      </w:ins>
      <w:ins w:id="1315" w:author="Fredi" w:date="2016-01-21T00:26:00Z">
        <w:del w:id="1316" w:author="Tin Trčak" w:date="2016-01-21T00:45:00Z">
          <w:r w:rsidR="00B93800" w:rsidDel="00C255BA">
            <w:fldChar w:fldCharType="begin"/>
          </w:r>
          <w:r w:rsidR="00B93800" w:rsidDel="00C255BA">
            <w:delInstrText xml:space="preserve"> STYLEREF 2 \s </w:delInstrText>
          </w:r>
        </w:del>
      </w:ins>
      <w:del w:id="1317" w:author="Tin Trčak" w:date="2016-01-21T00:45:00Z">
        <w:r w:rsidR="00B93800" w:rsidDel="00C255BA">
          <w:fldChar w:fldCharType="separate"/>
        </w:r>
        <w:r w:rsidR="00B93800" w:rsidDel="00C255BA">
          <w:rPr>
            <w:noProof/>
          </w:rPr>
          <w:delText>7.3</w:delText>
        </w:r>
      </w:del>
      <w:ins w:id="1318" w:author="Fredi" w:date="2016-01-21T00:26:00Z">
        <w:del w:id="131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20" w:author="Tin Trčak" w:date="2016-01-21T00:45:00Z">
        <w:r w:rsidR="00B93800" w:rsidDel="00C255BA">
          <w:fldChar w:fldCharType="separate"/>
        </w:r>
      </w:del>
      <w:ins w:id="1321" w:author="Fredi" w:date="2016-01-21T00:26:00Z">
        <w:del w:id="1322" w:author="Tin Trčak" w:date="2016-01-21T00:45:00Z">
          <w:r w:rsidR="00B93800" w:rsidDel="00C255BA">
            <w:rPr>
              <w:noProof/>
            </w:rPr>
            <w:delText>3</w:delText>
          </w:r>
          <w:r w:rsidR="00B93800" w:rsidDel="00C255BA">
            <w:fldChar w:fldCharType="end"/>
          </w:r>
        </w:del>
      </w:ins>
      <w:ins w:id="1323" w:author="Fredi" w:date="2016-01-21T00:10:00Z">
        <w:r>
          <w:t xml:space="preserve"> Obrada narudžbe i obavještavanje ostalih dijelatnika</w:t>
        </w:r>
      </w:ins>
      <w:bookmarkEnd w:id="1310"/>
    </w:p>
    <w:p w14:paraId="4551A4C6" w14:textId="77777777" w:rsidR="00B93800" w:rsidRPr="000B494C" w:rsidRDefault="00B93800">
      <w:pPr>
        <w:rPr>
          <w:ins w:id="1324" w:author="Fredi" w:date="2016-01-21T00:11:00Z"/>
        </w:rPr>
        <w:pPrChange w:id="1325" w:author="Fredi" w:date="2016-01-21T00:26:00Z">
          <w:pPr>
            <w:pStyle w:val="Normal5"/>
            <w:spacing w:line="360" w:lineRule="auto"/>
            <w:jc w:val="both"/>
          </w:pPr>
        </w:pPrChange>
      </w:pPr>
    </w:p>
    <w:p w14:paraId="5EB48CBF" w14:textId="16CBFC6A" w:rsidR="005264FF" w:rsidRDefault="00A663B0">
      <w:pPr>
        <w:ind w:firstLine="708"/>
        <w:rPr>
          <w:ins w:id="1326" w:author="Fredi" w:date="2016-01-21T00:15:00Z"/>
        </w:rPr>
        <w:pPrChange w:id="1327" w:author="Fredi" w:date="2016-01-21T00:15:00Z">
          <w:pPr>
            <w:pStyle w:val="Normal5"/>
            <w:spacing w:line="360" w:lineRule="auto"/>
            <w:jc w:val="both"/>
          </w:pPr>
        </w:pPrChange>
      </w:pPr>
      <w:ins w:id="1328" w:author="Fredi" w:date="2016-01-21T00:12:00Z">
        <w:del w:id="1329" w:author="Tin Trčak" w:date="2016-01-21T13:42:00Z">
          <w:r w:rsidDel="00476BBA">
            <w:rPr>
              <w:lang w:eastAsia="hr-HR"/>
            </w:rPr>
            <w:delText>Iz razloga</w:delText>
          </w:r>
        </w:del>
      </w:ins>
      <w:ins w:id="1330" w:author="Tin Trčak" w:date="2016-01-21T13:42:00Z">
        <w:r w:rsidR="00476BBA">
          <w:rPr>
            <w:lang w:eastAsia="hr-HR"/>
          </w:rPr>
          <w:t>Zato</w:t>
        </w:r>
      </w:ins>
      <w:ins w:id="1331" w:author="Fredi" w:date="2016-01-21T00:12:00Z">
        <w:r>
          <w:rPr>
            <w:lang w:eastAsia="hr-HR"/>
          </w:rPr>
          <w:t xml:space="preserve"> što imamo </w:t>
        </w:r>
      </w:ins>
      <w:ins w:id="1332" w:author="Fredi" w:date="2016-01-21T00:13:00Z">
        <w:r>
          <w:rPr>
            <w:lang w:eastAsia="hr-HR"/>
          </w:rPr>
          <w:t xml:space="preserve">aplikaciju koja se izvršava na web poslužitelju (browser-u) svu logiku koja mijenja sadržaj web stranice smo morali </w:t>
        </w:r>
      </w:ins>
      <w:ins w:id="1333"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1334" w:author="Fredi" w:date="2016-01-21T00:15:00Z">
        <w:r w:rsidR="000636DA">
          <w:rPr>
            <w:lang w:eastAsia="hr-HR"/>
          </w:rPr>
          <w:t>.</w:t>
        </w:r>
      </w:ins>
    </w:p>
    <w:p w14:paraId="5BD04FF0" w14:textId="5A53FC10" w:rsidR="005264FF" w:rsidRDefault="005264FF">
      <w:pPr>
        <w:ind w:firstLine="708"/>
        <w:rPr>
          <w:ins w:id="1335" w:author="Fredi" w:date="2016-01-21T00:19:00Z"/>
        </w:rPr>
        <w:pPrChange w:id="1336" w:author="Fredi" w:date="2016-01-21T00:15:00Z">
          <w:pPr>
            <w:pStyle w:val="Normal5"/>
            <w:spacing w:line="360" w:lineRule="auto"/>
            <w:jc w:val="both"/>
          </w:pPr>
        </w:pPrChange>
      </w:pPr>
      <w:ins w:id="1337" w:author="Fredi" w:date="2016-01-21T00:16:00Z">
        <w:r>
          <w:rPr>
            <w:lang w:eastAsia="hr-HR"/>
          </w:rPr>
          <w:t xml:space="preserve">A kako bi ta komunikacija između kontrolera, koji se izvršava na poslužitelju, i klijentskog računala ispravno funkcionirala </w:t>
        </w:r>
      </w:ins>
      <w:ins w:id="1338" w:author="Fredi" w:date="2016-01-21T00:17:00Z">
        <w:r>
          <w:rPr>
            <w:lang w:eastAsia="hr-HR"/>
          </w:rPr>
          <w:t xml:space="preserve">morali samo dodati SignalR skriptu u web popis skripti za web stranicu. </w:t>
        </w:r>
      </w:ins>
      <w:ins w:id="1339" w:author="Fredi" w:date="2016-01-21T00:18:00Z">
        <w:r>
          <w:rPr>
            <w:lang w:eastAsia="hr-HR"/>
          </w:rPr>
          <w:t>Ali ta skripta ne postoji nek se ona izgenerira automatski prilikom pokretanja aplikacije.</w:t>
        </w:r>
      </w:ins>
      <w:ins w:id="1340" w:author="Fredi" w:date="2016-01-21T00:20:00Z">
        <w:r>
          <w:rPr>
            <w:lang w:eastAsia="hr-HR"/>
          </w:rPr>
          <w:t xml:space="preserve"> </w:t>
        </w:r>
      </w:ins>
    </w:p>
    <w:bookmarkStart w:id="1341" w:name="_MON_1514840775"/>
    <w:bookmarkEnd w:id="1341"/>
    <w:p w14:paraId="51D56AC1" w14:textId="77777777" w:rsidR="005264FF" w:rsidRDefault="005264FF">
      <w:pPr>
        <w:keepNext/>
        <w:ind w:firstLine="708"/>
        <w:jc w:val="center"/>
        <w:rPr>
          <w:ins w:id="1342" w:author="Fredi" w:date="2016-01-21T00:24:00Z"/>
        </w:rPr>
        <w:pPrChange w:id="1343" w:author="Fredi" w:date="2016-01-21T00:27:00Z">
          <w:pPr>
            <w:ind w:firstLine="708"/>
          </w:pPr>
        </w:pPrChange>
      </w:pPr>
      <w:ins w:id="1344" w:author="Fredi" w:date="2016-01-21T00:19:00Z">
        <w:r>
          <w:rPr>
            <w:lang w:eastAsia="hr-HR"/>
          </w:rPr>
          <w:object w:dxaOrig="9072" w:dyaOrig="211" w14:anchorId="7FE9B945">
            <v:shape id="_x0000_i1028" type="#_x0000_t75" style="width:454.6pt;height:10.05pt" o:ole="">
              <v:imagedata r:id="rId67" o:title=""/>
            </v:shape>
            <o:OLEObject Type="Embed" ProgID="Word.OpenDocumentText.12" ShapeID="_x0000_i1028" DrawAspect="Content" ObjectID="_1514897276" r:id="rId68"/>
          </w:object>
        </w:r>
      </w:ins>
    </w:p>
    <w:p w14:paraId="458E8EE5" w14:textId="1FE79BDB" w:rsidR="005264FF" w:rsidRDefault="005264FF">
      <w:pPr>
        <w:pStyle w:val="Caption"/>
        <w:jc w:val="center"/>
        <w:rPr>
          <w:ins w:id="1345" w:author="Fredi" w:date="2016-01-21T00:26:00Z"/>
        </w:rPr>
        <w:pPrChange w:id="1346" w:author="Fredi" w:date="2016-01-21T00:24:00Z">
          <w:pPr>
            <w:pStyle w:val="Normal5"/>
            <w:spacing w:line="360" w:lineRule="auto"/>
            <w:jc w:val="both"/>
          </w:pPr>
        </w:pPrChange>
      </w:pPr>
      <w:bookmarkStart w:id="1347" w:name="_Toc441154909"/>
      <w:ins w:id="1348" w:author="Fredi" w:date="2016-01-21T00:24:00Z">
        <w:r>
          <w:t xml:space="preserve">Slika </w:t>
        </w:r>
      </w:ins>
      <w:ins w:id="1349" w:author="Tin Trčak" w:date="2016-01-21T13:41:00Z">
        <w:r w:rsidR="00476BBA">
          <w:fldChar w:fldCharType="begin"/>
        </w:r>
        <w:r w:rsidR="00476BBA">
          <w:instrText xml:space="preserve"> STYLEREF 2 \s </w:instrText>
        </w:r>
      </w:ins>
      <w:r w:rsidR="00476BBA">
        <w:fldChar w:fldCharType="separate"/>
      </w:r>
      <w:r w:rsidR="00476BBA">
        <w:rPr>
          <w:noProof/>
        </w:rPr>
        <w:t>7.3</w:t>
      </w:r>
      <w:ins w:id="135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51" w:author="Tin Trčak" w:date="2016-01-21T13:41:00Z">
        <w:r w:rsidR="00476BBA">
          <w:rPr>
            <w:noProof/>
          </w:rPr>
          <w:t>4</w:t>
        </w:r>
        <w:r w:rsidR="00476BBA">
          <w:fldChar w:fldCharType="end"/>
        </w:r>
      </w:ins>
      <w:ins w:id="1352" w:author="Fredi" w:date="2016-01-21T00:26:00Z">
        <w:del w:id="1353" w:author="Tin Trčak" w:date="2016-01-21T00:45:00Z">
          <w:r w:rsidR="00B93800" w:rsidDel="00C255BA">
            <w:fldChar w:fldCharType="begin"/>
          </w:r>
          <w:r w:rsidR="00B93800" w:rsidDel="00C255BA">
            <w:delInstrText xml:space="preserve"> STYLEREF 2 \s </w:delInstrText>
          </w:r>
        </w:del>
      </w:ins>
      <w:del w:id="1354" w:author="Tin Trčak" w:date="2016-01-21T00:45:00Z">
        <w:r w:rsidR="00B93800" w:rsidDel="00C255BA">
          <w:fldChar w:fldCharType="separate"/>
        </w:r>
        <w:r w:rsidR="00B93800" w:rsidDel="00C255BA">
          <w:rPr>
            <w:noProof/>
          </w:rPr>
          <w:delText>7.3</w:delText>
        </w:r>
      </w:del>
      <w:ins w:id="1355" w:author="Fredi" w:date="2016-01-21T00:26:00Z">
        <w:del w:id="135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57" w:author="Tin Trčak" w:date="2016-01-21T00:45:00Z">
        <w:r w:rsidR="00B93800" w:rsidDel="00C255BA">
          <w:fldChar w:fldCharType="separate"/>
        </w:r>
      </w:del>
      <w:ins w:id="1358" w:author="Fredi" w:date="2016-01-21T00:26:00Z">
        <w:del w:id="1359" w:author="Tin Trčak" w:date="2016-01-21T00:45:00Z">
          <w:r w:rsidR="00B93800" w:rsidDel="00C255BA">
            <w:rPr>
              <w:noProof/>
            </w:rPr>
            <w:delText>4</w:delText>
          </w:r>
          <w:r w:rsidR="00B93800" w:rsidDel="00C255BA">
            <w:fldChar w:fldCharType="end"/>
          </w:r>
        </w:del>
      </w:ins>
      <w:ins w:id="1360" w:author="Fredi" w:date="2016-01-21T00:24:00Z">
        <w:r>
          <w:t xml:space="preserve"> Dodavanje SignalR skripte u web stranicu</w:t>
        </w:r>
      </w:ins>
      <w:bookmarkEnd w:id="1347"/>
    </w:p>
    <w:p w14:paraId="74476FF3" w14:textId="311ED047" w:rsidR="00476BBA" w:rsidRDefault="00476BBA">
      <w:pPr>
        <w:spacing w:after="160" w:line="259" w:lineRule="auto"/>
        <w:jc w:val="left"/>
        <w:rPr>
          <w:ins w:id="1361" w:author="Tin Trčak" w:date="2016-01-21T13:38:00Z"/>
        </w:rPr>
      </w:pPr>
      <w:ins w:id="1362" w:author="Tin Trčak" w:date="2016-01-21T13:38:00Z">
        <w:r>
          <w:br w:type="page"/>
        </w:r>
      </w:ins>
    </w:p>
    <w:p w14:paraId="0629040C" w14:textId="59BC3862" w:rsidR="00B93800" w:rsidRPr="000B494C" w:rsidDel="00476BBA" w:rsidRDefault="00476BBA">
      <w:pPr>
        <w:rPr>
          <w:ins w:id="1363" w:author="Fredi" w:date="2016-01-21T00:18:00Z"/>
          <w:del w:id="1364" w:author="Tin Trčak" w:date="2016-01-21T13:38:00Z"/>
        </w:rPr>
        <w:pPrChange w:id="1365" w:author="Fredi" w:date="2016-01-21T00:26:00Z">
          <w:pPr>
            <w:pStyle w:val="Normal5"/>
            <w:spacing w:line="360" w:lineRule="auto"/>
            <w:jc w:val="both"/>
          </w:pPr>
        </w:pPrChange>
      </w:pPr>
      <w:ins w:id="1366" w:author="Tin Trčak" w:date="2016-01-21T13:43:00Z">
        <w:r>
          <w:lastRenderedPageBreak/>
          <w:t>Također</w:t>
        </w:r>
      </w:ins>
    </w:p>
    <w:p w14:paraId="794CEE3D" w14:textId="3BD9A621" w:rsidR="005264FF" w:rsidRDefault="005264FF">
      <w:pPr>
        <w:ind w:firstLine="708"/>
        <w:rPr>
          <w:ins w:id="1367" w:author="Fredi" w:date="2016-01-21T00:20:00Z"/>
        </w:rPr>
        <w:pPrChange w:id="1368" w:author="Fredi" w:date="2016-01-21T00:15:00Z">
          <w:pPr>
            <w:pStyle w:val="Normal5"/>
            <w:spacing w:line="360" w:lineRule="auto"/>
            <w:jc w:val="both"/>
          </w:pPr>
        </w:pPrChange>
      </w:pPr>
      <w:ins w:id="1369" w:author="Fredi" w:date="2016-01-21T00:20:00Z">
        <w:del w:id="1370" w:author="Tin Trčak" w:date="2016-01-21T13:43:00Z">
          <w:r w:rsidDel="00476BBA">
            <w:rPr>
              <w:lang w:eastAsia="hr-HR"/>
            </w:rPr>
            <w:delText>I</w:delText>
          </w:r>
        </w:del>
      </w:ins>
      <w:ins w:id="1371" w:author="Tin Trčak" w:date="2016-01-21T13:43:00Z">
        <w:r w:rsidR="00476BBA">
          <w:rPr>
            <w:lang w:eastAsia="hr-HR"/>
          </w:rPr>
          <w:t>, i</w:t>
        </w:r>
      </w:ins>
      <w:ins w:id="1372" w:author="Fredi" w:date="2016-01-21T00:20:00Z">
        <w:r>
          <w:rPr>
            <w:lang w:eastAsia="hr-HR"/>
          </w:rPr>
          <w:t xml:space="preserve"> tu kako bi uspostavili konekciju sa serverom moramo inicijalizirati SignalR servis.</w:t>
        </w:r>
      </w:ins>
    </w:p>
    <w:bookmarkStart w:id="1373" w:name="_MON_1514840855"/>
    <w:bookmarkEnd w:id="1373"/>
    <w:p w14:paraId="7954B60B" w14:textId="77777777" w:rsidR="00B93800" w:rsidRDefault="005264FF">
      <w:pPr>
        <w:keepNext/>
        <w:ind w:firstLine="708"/>
        <w:rPr>
          <w:ins w:id="1374" w:author="Fredi" w:date="2016-01-21T00:26:00Z"/>
        </w:rPr>
        <w:pPrChange w:id="1375" w:author="Fredi" w:date="2016-01-21T00:26:00Z">
          <w:pPr>
            <w:ind w:firstLine="708"/>
          </w:pPr>
        </w:pPrChange>
      </w:pPr>
      <w:ins w:id="1376" w:author="Fredi" w:date="2016-01-21T00:21:00Z">
        <w:r>
          <w:rPr>
            <w:lang w:eastAsia="hr-HR"/>
          </w:rPr>
          <w:object w:dxaOrig="9072" w:dyaOrig="2740" w14:anchorId="343C8890">
            <v:shape id="_x0000_i1029" type="#_x0000_t75" style="width:454.6pt;height:137.3pt" o:ole="">
              <v:imagedata r:id="rId69" o:title=""/>
            </v:shape>
            <o:OLEObject Type="Embed" ProgID="Word.OpenDocumentText.12" ShapeID="_x0000_i1029" DrawAspect="Content" ObjectID="_1514897277" r:id="rId70"/>
          </w:object>
        </w:r>
      </w:ins>
    </w:p>
    <w:p w14:paraId="04C2F74B" w14:textId="5A6609B7" w:rsidR="005264FF" w:rsidRDefault="00B93800">
      <w:pPr>
        <w:pStyle w:val="Caption"/>
        <w:jc w:val="center"/>
        <w:rPr>
          <w:ins w:id="1377" w:author="Fredi" w:date="2016-01-21T00:10:00Z"/>
        </w:rPr>
        <w:pPrChange w:id="1378" w:author="Fredi" w:date="2016-01-21T00:26:00Z">
          <w:pPr>
            <w:pStyle w:val="Normal5"/>
            <w:spacing w:line="360" w:lineRule="auto"/>
            <w:jc w:val="both"/>
          </w:pPr>
        </w:pPrChange>
      </w:pPr>
      <w:bookmarkStart w:id="1379" w:name="_Toc441154910"/>
      <w:ins w:id="1380" w:author="Fredi" w:date="2016-01-21T00:26:00Z">
        <w:r>
          <w:t xml:space="preserve">Slika </w:t>
        </w:r>
      </w:ins>
      <w:ins w:id="1381" w:author="Tin Trčak" w:date="2016-01-21T13:41:00Z">
        <w:r w:rsidR="00476BBA">
          <w:fldChar w:fldCharType="begin"/>
        </w:r>
        <w:r w:rsidR="00476BBA">
          <w:instrText xml:space="preserve"> STYLEREF 2 \s </w:instrText>
        </w:r>
      </w:ins>
      <w:r w:rsidR="00476BBA">
        <w:fldChar w:fldCharType="separate"/>
      </w:r>
      <w:r w:rsidR="00476BBA">
        <w:rPr>
          <w:noProof/>
        </w:rPr>
        <w:t>7.3</w:t>
      </w:r>
      <w:ins w:id="138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83" w:author="Tin Trčak" w:date="2016-01-21T13:41:00Z">
        <w:r w:rsidR="00476BBA">
          <w:rPr>
            <w:noProof/>
          </w:rPr>
          <w:t>5</w:t>
        </w:r>
        <w:r w:rsidR="00476BBA">
          <w:fldChar w:fldCharType="end"/>
        </w:r>
      </w:ins>
      <w:ins w:id="1384" w:author="Fredi" w:date="2016-01-21T00:26:00Z">
        <w:del w:id="1385" w:author="Tin Trčak" w:date="2016-01-21T00:45:00Z">
          <w:r w:rsidDel="00C255BA">
            <w:fldChar w:fldCharType="begin"/>
          </w:r>
          <w:r w:rsidDel="00C255BA">
            <w:delInstrText xml:space="preserve"> STYLEREF 2 \s </w:delInstrText>
          </w:r>
        </w:del>
      </w:ins>
      <w:del w:id="1386" w:author="Tin Trčak" w:date="2016-01-21T00:45:00Z">
        <w:r w:rsidDel="00C255BA">
          <w:fldChar w:fldCharType="separate"/>
        </w:r>
        <w:r w:rsidDel="00C255BA">
          <w:rPr>
            <w:noProof/>
          </w:rPr>
          <w:delText>7.3</w:delText>
        </w:r>
      </w:del>
      <w:ins w:id="1387" w:author="Fredi" w:date="2016-01-21T00:26:00Z">
        <w:del w:id="1388" w:author="Tin Trčak" w:date="2016-01-21T00:45:00Z">
          <w:r w:rsidDel="00C255BA">
            <w:fldChar w:fldCharType="end"/>
          </w:r>
          <w:r w:rsidDel="00C255BA">
            <w:noBreakHyphen/>
          </w:r>
          <w:r w:rsidDel="00C255BA">
            <w:fldChar w:fldCharType="begin"/>
          </w:r>
          <w:r w:rsidDel="00C255BA">
            <w:delInstrText xml:space="preserve"> SEQ Slika \* ARABIC \s 2 </w:delInstrText>
          </w:r>
        </w:del>
      </w:ins>
      <w:del w:id="1389" w:author="Tin Trčak" w:date="2016-01-21T00:45:00Z">
        <w:r w:rsidDel="00C255BA">
          <w:fldChar w:fldCharType="separate"/>
        </w:r>
      </w:del>
      <w:ins w:id="1390" w:author="Fredi" w:date="2016-01-21T00:26:00Z">
        <w:del w:id="1391" w:author="Tin Trčak" w:date="2016-01-21T00:45:00Z">
          <w:r w:rsidDel="00C255BA">
            <w:rPr>
              <w:noProof/>
            </w:rPr>
            <w:delText>5</w:delText>
          </w:r>
          <w:r w:rsidDel="00C255BA">
            <w:fldChar w:fldCharType="end"/>
          </w:r>
        </w:del>
        <w:r>
          <w:t xml:space="preserve"> Inicijalizacija SignalR hub-a na klijentskoj strani</w:t>
        </w:r>
      </w:ins>
      <w:bookmarkEnd w:id="1379"/>
    </w:p>
    <w:p w14:paraId="13F5AFEE" w14:textId="0733F439" w:rsidR="007F474F" w:rsidRDefault="007F474F">
      <w:pPr>
        <w:spacing w:after="160" w:line="259" w:lineRule="auto"/>
        <w:jc w:val="left"/>
        <w:rPr>
          <w:ins w:id="1392" w:author="Tin Trčak" w:date="2016-01-21T00:55:00Z"/>
        </w:rPr>
      </w:pPr>
      <w:ins w:id="1393" w:author="Tin Trčak" w:date="2016-01-21T00:55:00Z">
        <w:r>
          <w:br w:type="page"/>
        </w:r>
      </w:ins>
    </w:p>
    <w:p w14:paraId="6F2CD30B" w14:textId="25A950DF" w:rsidR="009622DC" w:rsidRPr="000B494C" w:rsidDel="007F474F" w:rsidRDefault="009622DC">
      <w:pPr>
        <w:rPr>
          <w:ins w:id="1394" w:author="Fredi" w:date="2016-01-20T23:57:00Z"/>
          <w:del w:id="1395" w:author="Tin Trčak" w:date="2016-01-21T00:55:00Z"/>
        </w:rPr>
        <w:pPrChange w:id="1396" w:author="Fredi" w:date="2016-01-21T00:10:00Z">
          <w:pPr>
            <w:pStyle w:val="Normal5"/>
            <w:spacing w:line="360" w:lineRule="auto"/>
            <w:jc w:val="both"/>
          </w:pPr>
        </w:pPrChange>
      </w:pPr>
      <w:bookmarkStart w:id="1397" w:name="_Toc441154059"/>
      <w:bookmarkStart w:id="1398" w:name="_Toc441154612"/>
      <w:bookmarkEnd w:id="1397"/>
      <w:bookmarkEnd w:id="1398"/>
    </w:p>
    <w:p w14:paraId="571CC720" w14:textId="63086B22" w:rsidR="00283BA3" w:rsidRPr="009E7358" w:rsidDel="00B9032E" w:rsidRDefault="0004754E">
      <w:pPr>
        <w:ind w:firstLine="708"/>
        <w:rPr>
          <w:del w:id="1399" w:author="Fredi" w:date="2016-01-20T23:58:00Z"/>
          <w:rPrChange w:id="1400" w:author="Fredi" w:date="2016-01-20T23:41:00Z">
            <w:rPr>
              <w:del w:id="1401" w:author="Fredi" w:date="2016-01-20T23:58:00Z"/>
              <w:rFonts w:ascii="Arial" w:eastAsia="Arial" w:hAnsi="Arial" w:cs="Arial"/>
              <w:i/>
              <w:sz w:val="20"/>
            </w:rPr>
          </w:rPrChange>
        </w:rPr>
        <w:pPrChange w:id="1402" w:author="Fredi" w:date="2016-01-20T23:41:00Z">
          <w:pPr>
            <w:pStyle w:val="Normal5"/>
            <w:spacing w:line="360" w:lineRule="auto"/>
            <w:jc w:val="both"/>
          </w:pPr>
        </w:pPrChange>
      </w:pPr>
      <w:del w:id="1403" w:author="Fredi" w:date="2016-01-20T23:41:00Z">
        <w:r w:rsidRPr="009E7358" w:rsidDel="009E7358">
          <w:rPr>
            <w:rPrChange w:id="1404" w:author="Fredi" w:date="2016-01-20T23:41:00Z">
              <w:rPr>
                <w:rFonts w:ascii="Arial" w:eastAsia="Arial" w:hAnsi="Arial" w:cs="Arial"/>
                <w:i/>
                <w:sz w:val="20"/>
              </w:rPr>
            </w:rPrChange>
          </w:rPr>
          <w:delText>U ovom poglavlju potrebno je prikazati isječak programa koji prema mišljenju studenta ostvaruje temeljnu funkcionalnost u sustavu (ili nekom modulu).</w:delText>
        </w:r>
      </w:del>
      <w:bookmarkStart w:id="1405" w:name="_Toc441100873"/>
      <w:bookmarkStart w:id="1406" w:name="_Toc441154060"/>
      <w:bookmarkStart w:id="1407" w:name="_Toc441154613"/>
      <w:bookmarkEnd w:id="1405"/>
      <w:bookmarkEnd w:id="1406"/>
      <w:bookmarkEnd w:id="1407"/>
    </w:p>
    <w:p w14:paraId="730AD24D" w14:textId="68CC8EB6" w:rsidR="00283BA3" w:rsidRPr="009E7358" w:rsidDel="00B9032E" w:rsidRDefault="00283BA3">
      <w:pPr>
        <w:ind w:firstLine="708"/>
        <w:rPr>
          <w:del w:id="1408" w:author="Fredi" w:date="2016-01-20T23:58:00Z"/>
          <w:rPrChange w:id="1409" w:author="Fredi" w:date="2016-01-20T23:41:00Z">
            <w:rPr>
              <w:del w:id="1410" w:author="Fredi" w:date="2016-01-20T23:58:00Z"/>
              <w:rFonts w:ascii="Arial" w:eastAsia="Arial" w:hAnsi="Arial" w:cs="Arial"/>
              <w:i/>
              <w:color w:val="000000"/>
              <w:sz w:val="20"/>
              <w:szCs w:val="20"/>
              <w:lang w:eastAsia="hr-HR"/>
            </w:rPr>
          </w:rPrChange>
        </w:rPr>
        <w:pPrChange w:id="1411" w:author="Fredi" w:date="2016-01-20T23:41:00Z">
          <w:pPr>
            <w:spacing w:after="160" w:line="259" w:lineRule="auto"/>
            <w:jc w:val="left"/>
          </w:pPr>
        </w:pPrChange>
      </w:pPr>
      <w:del w:id="1412" w:author="Fredi" w:date="2016-01-20T23:58:00Z">
        <w:r w:rsidRPr="009E7358" w:rsidDel="00B9032E">
          <w:rPr>
            <w:rPrChange w:id="1413"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1414" w:name="_Toc441055720"/>
      <w:bookmarkStart w:id="1415" w:name="h.35nkun2" w:colFirst="0" w:colLast="0"/>
      <w:bookmarkStart w:id="1416" w:name="_Toc431806059"/>
      <w:bookmarkStart w:id="1417" w:name="_Toc441154614"/>
      <w:bookmarkEnd w:id="1414"/>
      <w:bookmarkEnd w:id="1415"/>
      <w:r w:rsidRPr="0020295F">
        <w:t>Ispitivanje programskog rješenja</w:t>
      </w:r>
      <w:bookmarkEnd w:id="1416"/>
      <w:bookmarkEnd w:id="1417"/>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476BBA" w:rsidRDefault="00283BA3">
      <w:pPr>
        <w:ind w:firstLine="708"/>
        <w:rPr>
          <w:lang w:eastAsia="hr-HR"/>
          <w:rPrChange w:id="1418" w:author="Tin Trčak" w:date="2016-01-21T13:45:00Z">
            <w:rPr>
              <w:rFonts w:eastAsia="Arial"/>
              <w:color w:val="auto"/>
              <w:szCs w:val="24"/>
              <w:lang w:eastAsia="en-US"/>
            </w:rPr>
          </w:rPrChange>
        </w:rPr>
        <w:pPrChange w:id="1419" w:author="Tin Trčak" w:date="2016-01-21T13:45:00Z">
          <w:pPr>
            <w:pStyle w:val="Normal5"/>
            <w:spacing w:line="360" w:lineRule="auto"/>
            <w:jc w:val="both"/>
          </w:pPr>
        </w:pPrChange>
      </w:pPr>
      <w:r w:rsidRPr="00476BBA">
        <w:rPr>
          <w:lang w:eastAsia="hr-HR"/>
          <w:rPrChange w:id="1420" w:author="Tin Trčak" w:date="2016-01-21T13:45:00Z">
            <w:rPr>
              <w:rFonts w:eastAsia="Arial"/>
              <w:szCs w:val="24"/>
            </w:rPr>
          </w:rPrChange>
        </w:rPr>
        <w:t>Neprij</w:t>
      </w:r>
      <w:r w:rsidR="00972C9B" w:rsidRPr="00476BBA">
        <w:rPr>
          <w:lang w:eastAsia="hr-HR"/>
          <w:rPrChange w:id="1421" w:author="Tin Trčak" w:date="2016-01-21T13:45:00Z">
            <w:rPr>
              <w:rFonts w:eastAsia="Arial"/>
              <w:szCs w:val="24"/>
            </w:rPr>
          </w:rPrChange>
        </w:rPr>
        <w:t xml:space="preserve">avljeni korisnik na dnu </w:t>
      </w:r>
      <w:r w:rsidRPr="00476BBA">
        <w:rPr>
          <w:lang w:eastAsia="hr-HR"/>
          <w:rPrChange w:id="1422" w:author="Tin Trčak" w:date="2016-01-21T13:45:00Z">
            <w:rPr>
              <w:rFonts w:eastAsia="Arial"/>
              <w:szCs w:val="24"/>
            </w:rPr>
          </w:rPrChange>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pPr>
        <w:pStyle w:val="Normal5"/>
        <w:spacing w:line="360" w:lineRule="auto"/>
        <w:ind w:left="708"/>
        <w:jc w:val="both"/>
        <w:rPr>
          <w:rFonts w:eastAsia="Arial"/>
          <w:color w:val="auto"/>
          <w:szCs w:val="24"/>
          <w:lang w:eastAsia="en-US"/>
        </w:rPr>
        <w:pPrChange w:id="1423" w:author="Tin Trčak" w:date="2016-01-21T13:45:00Z">
          <w:pPr>
            <w:pStyle w:val="Normal5"/>
            <w:spacing w:line="360" w:lineRule="auto"/>
            <w:jc w:val="both"/>
          </w:pPr>
        </w:pPrChange>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pPr>
        <w:pStyle w:val="Normal5"/>
        <w:spacing w:line="360" w:lineRule="auto"/>
        <w:ind w:left="708"/>
        <w:jc w:val="both"/>
        <w:rPr>
          <w:rFonts w:eastAsia="Arial"/>
          <w:color w:val="auto"/>
          <w:szCs w:val="24"/>
          <w:lang w:eastAsia="en-US"/>
        </w:rPr>
        <w:pPrChange w:id="1424" w:author="Tin Trčak" w:date="2016-01-21T13:45:00Z">
          <w:pPr>
            <w:pStyle w:val="Normal5"/>
            <w:spacing w:line="360" w:lineRule="auto"/>
            <w:jc w:val="both"/>
          </w:pPr>
        </w:pPrChange>
      </w:pPr>
      <w:r w:rsidRPr="0020295F">
        <w:rPr>
          <w:rFonts w:eastAsia="Arial"/>
          <w:color w:val="auto"/>
          <w:szCs w:val="24"/>
          <w:lang w:eastAsia="en-US"/>
        </w:rPr>
        <w:t>2. Unos korisničkih podataka</w:t>
      </w:r>
    </w:p>
    <w:p w14:paraId="402BDCAE" w14:textId="61D5C0FC" w:rsidR="00913DF5" w:rsidRPr="0020295F" w:rsidRDefault="00913DF5">
      <w:pPr>
        <w:pStyle w:val="Normal5"/>
        <w:spacing w:line="360" w:lineRule="auto"/>
        <w:ind w:left="708"/>
        <w:jc w:val="both"/>
        <w:rPr>
          <w:rFonts w:eastAsia="Arial"/>
          <w:color w:val="auto"/>
          <w:szCs w:val="24"/>
          <w:lang w:eastAsia="en-US"/>
        </w:rPr>
        <w:pPrChange w:id="1425" w:author="Tin Trčak" w:date="2016-01-21T13:45:00Z">
          <w:pPr>
            <w:pStyle w:val="Normal5"/>
            <w:spacing w:line="360" w:lineRule="auto"/>
            <w:jc w:val="both"/>
          </w:pPr>
        </w:pPrChange>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6C39873D">
            <wp:extent cx="5288734" cy="419740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99695" cy="4206108"/>
                    </a:xfrm>
                    <a:prstGeom prst="rect">
                      <a:avLst/>
                    </a:prstGeom>
                    <a:noFill/>
                    <a:ln>
                      <a:noFill/>
                    </a:ln>
                  </pic:spPr>
                </pic:pic>
              </a:graphicData>
            </a:graphic>
          </wp:inline>
        </w:drawing>
      </w:r>
    </w:p>
    <w:p w14:paraId="46D42F98" w14:textId="2189DB54" w:rsidR="009A7A9B" w:rsidRPr="00CF1A1C" w:rsidRDefault="009A7A9B" w:rsidP="00CF1A1C">
      <w:pPr>
        <w:pStyle w:val="Caption"/>
        <w:jc w:val="center"/>
      </w:pPr>
      <w:bookmarkStart w:id="1426" w:name="_Toc441154911"/>
      <w:r>
        <w:t xml:space="preserve">Slika </w:t>
      </w:r>
      <w:ins w:id="1427" w:author="Tin Trčak" w:date="2016-01-21T13:41:00Z">
        <w:r w:rsidR="00476BBA">
          <w:fldChar w:fldCharType="begin"/>
        </w:r>
        <w:r w:rsidR="00476BBA">
          <w:instrText xml:space="preserve"> STYLEREF 2 \s </w:instrText>
        </w:r>
      </w:ins>
      <w:r w:rsidR="00476BBA">
        <w:fldChar w:fldCharType="separate"/>
      </w:r>
      <w:r w:rsidR="00476BBA">
        <w:rPr>
          <w:noProof/>
        </w:rPr>
        <w:t>7.4</w:t>
      </w:r>
      <w:ins w:id="142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29" w:author="Tin Trčak" w:date="2016-01-21T13:41:00Z">
        <w:r w:rsidR="00476BBA">
          <w:rPr>
            <w:noProof/>
          </w:rPr>
          <w:t>1</w:t>
        </w:r>
        <w:r w:rsidR="00476BBA">
          <w:fldChar w:fldCharType="end"/>
        </w:r>
      </w:ins>
      <w:ins w:id="1430" w:author="Fredi" w:date="2016-01-21T00:26:00Z">
        <w:del w:id="1431" w:author="Tin Trčak" w:date="2016-01-21T00:45:00Z">
          <w:r w:rsidR="00B93800" w:rsidDel="00C255BA">
            <w:fldChar w:fldCharType="begin"/>
          </w:r>
          <w:r w:rsidR="00B93800" w:rsidDel="00C255BA">
            <w:delInstrText xml:space="preserve"> STYLEREF 2 \s </w:delInstrText>
          </w:r>
        </w:del>
      </w:ins>
      <w:del w:id="1432" w:author="Tin Trčak" w:date="2016-01-21T00:45:00Z">
        <w:r w:rsidR="00B93800" w:rsidDel="00C255BA">
          <w:fldChar w:fldCharType="separate"/>
        </w:r>
        <w:r w:rsidR="00B93800" w:rsidDel="00C255BA">
          <w:rPr>
            <w:noProof/>
          </w:rPr>
          <w:delText>7.4</w:delText>
        </w:r>
      </w:del>
      <w:ins w:id="1433" w:author="Fredi" w:date="2016-01-21T00:26:00Z">
        <w:del w:id="143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35" w:author="Tin Trčak" w:date="2016-01-21T00:45:00Z">
        <w:r w:rsidR="00B93800" w:rsidDel="00C255BA">
          <w:fldChar w:fldCharType="separate"/>
        </w:r>
      </w:del>
      <w:ins w:id="1436" w:author="Fredi" w:date="2016-01-21T00:26:00Z">
        <w:del w:id="1437" w:author="Tin Trčak" w:date="2016-01-21T00:45:00Z">
          <w:r w:rsidR="00B93800" w:rsidDel="00C255BA">
            <w:rPr>
              <w:noProof/>
            </w:rPr>
            <w:delText>1</w:delText>
          </w:r>
          <w:r w:rsidR="00B93800" w:rsidDel="00C255BA">
            <w:fldChar w:fldCharType="end"/>
          </w:r>
        </w:del>
      </w:ins>
      <w:del w:id="143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1426"/>
    </w:p>
    <w:p w14:paraId="76060F5D" w14:textId="77777777" w:rsidR="007F474F" w:rsidRDefault="007F474F" w:rsidP="00D9128D">
      <w:pPr>
        <w:pStyle w:val="Normal5"/>
        <w:spacing w:line="360" w:lineRule="auto"/>
        <w:rPr>
          <w:ins w:id="1439" w:author="Tin Trčak" w:date="2016-01-21T00:56:00Z"/>
          <w:rFonts w:eastAsia="Arial"/>
          <w:color w:val="auto"/>
          <w:szCs w:val="24"/>
          <w:lang w:eastAsia="en-US"/>
        </w:rPr>
      </w:pPr>
    </w:p>
    <w:p w14:paraId="40F6328C" w14:textId="2440D4B6" w:rsidR="00913DF5" w:rsidRDefault="00913DF5">
      <w:pPr>
        <w:ind w:firstLine="708"/>
        <w:rPr>
          <w:ins w:id="1440" w:author="Tin Trčak" w:date="2016-01-21T00:56:00Z"/>
        </w:rPr>
        <w:pPrChange w:id="1441" w:author="Tin Trčak" w:date="2016-01-21T13:45:00Z">
          <w:pPr>
            <w:pStyle w:val="Normal5"/>
            <w:spacing w:line="360" w:lineRule="auto"/>
          </w:pPr>
        </w:pPrChange>
      </w:pPr>
      <w:r w:rsidRPr="0020295F">
        <w:rPr>
          <w:lang w:eastAsia="hr-HR"/>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rsidP="00CF1A1C">
      <w:pPr>
        <w:pStyle w:val="Normal5"/>
        <w:keepNext/>
        <w:spacing w:line="360" w:lineRule="auto"/>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7C4E34E5" w:rsidR="00913DF5" w:rsidRPr="0020295F" w:rsidRDefault="009A7A9B" w:rsidP="00CF1A1C">
      <w:pPr>
        <w:pStyle w:val="Caption"/>
        <w:jc w:val="center"/>
        <w:rPr>
          <w:rFonts w:eastAsia="Arial"/>
          <w:color w:val="auto"/>
          <w:szCs w:val="24"/>
          <w:lang w:eastAsia="en-US"/>
        </w:rPr>
      </w:pPr>
      <w:bookmarkStart w:id="1442" w:name="_Toc441154912"/>
      <w:r>
        <w:t xml:space="preserve">Slika </w:t>
      </w:r>
      <w:ins w:id="1443" w:author="Tin Trčak" w:date="2016-01-21T13:41:00Z">
        <w:r w:rsidR="00476BBA">
          <w:fldChar w:fldCharType="begin"/>
        </w:r>
        <w:r w:rsidR="00476BBA">
          <w:instrText xml:space="preserve"> STYLEREF 2 \s </w:instrText>
        </w:r>
      </w:ins>
      <w:r w:rsidR="00476BBA">
        <w:fldChar w:fldCharType="separate"/>
      </w:r>
      <w:r w:rsidR="00476BBA">
        <w:rPr>
          <w:noProof/>
        </w:rPr>
        <w:t>7.4</w:t>
      </w:r>
      <w:ins w:id="144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45" w:author="Tin Trčak" w:date="2016-01-21T13:41:00Z">
        <w:r w:rsidR="00476BBA">
          <w:rPr>
            <w:noProof/>
          </w:rPr>
          <w:t>2</w:t>
        </w:r>
        <w:r w:rsidR="00476BBA">
          <w:fldChar w:fldCharType="end"/>
        </w:r>
      </w:ins>
      <w:ins w:id="1446" w:author="Fredi" w:date="2016-01-21T00:26:00Z">
        <w:del w:id="1447" w:author="Tin Trčak" w:date="2016-01-21T00:45:00Z">
          <w:r w:rsidR="00B93800" w:rsidDel="00C255BA">
            <w:fldChar w:fldCharType="begin"/>
          </w:r>
          <w:r w:rsidR="00B93800" w:rsidDel="00C255BA">
            <w:delInstrText xml:space="preserve"> STYLEREF 2 \s </w:delInstrText>
          </w:r>
        </w:del>
      </w:ins>
      <w:del w:id="1448" w:author="Tin Trčak" w:date="2016-01-21T00:45:00Z">
        <w:r w:rsidR="00B93800" w:rsidDel="00C255BA">
          <w:fldChar w:fldCharType="separate"/>
        </w:r>
        <w:r w:rsidR="00B93800" w:rsidDel="00C255BA">
          <w:rPr>
            <w:noProof/>
          </w:rPr>
          <w:delText>7.4</w:delText>
        </w:r>
      </w:del>
      <w:ins w:id="1449" w:author="Fredi" w:date="2016-01-21T00:26:00Z">
        <w:del w:id="145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51" w:author="Tin Trčak" w:date="2016-01-21T00:45:00Z">
        <w:r w:rsidR="00B93800" w:rsidDel="00C255BA">
          <w:fldChar w:fldCharType="separate"/>
        </w:r>
      </w:del>
      <w:ins w:id="1452" w:author="Fredi" w:date="2016-01-21T00:26:00Z">
        <w:del w:id="1453" w:author="Tin Trčak" w:date="2016-01-21T00:45:00Z">
          <w:r w:rsidR="00B93800" w:rsidDel="00C255BA">
            <w:rPr>
              <w:noProof/>
            </w:rPr>
            <w:delText>2</w:delText>
          </w:r>
          <w:r w:rsidR="00B93800" w:rsidDel="00C255BA">
            <w:fldChar w:fldCharType="end"/>
          </w:r>
        </w:del>
      </w:ins>
      <w:del w:id="145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1442"/>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476BBA" w:rsidRDefault="00230D33">
      <w:pPr>
        <w:ind w:firstLine="708"/>
        <w:rPr>
          <w:lang w:eastAsia="hr-HR"/>
          <w:rPrChange w:id="1455" w:author="Tin Trčak" w:date="2016-01-21T13:45:00Z">
            <w:rPr>
              <w:rFonts w:eastAsia="Arial"/>
              <w:color w:val="auto"/>
              <w:szCs w:val="24"/>
              <w:lang w:eastAsia="en-US"/>
            </w:rPr>
          </w:rPrChange>
        </w:rPr>
        <w:pPrChange w:id="1456" w:author="Tin Trčak" w:date="2016-01-21T13:45:00Z">
          <w:pPr>
            <w:pStyle w:val="Normal5"/>
            <w:spacing w:line="360" w:lineRule="auto"/>
          </w:pPr>
        </w:pPrChange>
      </w:pPr>
      <w:r w:rsidRPr="00476BBA">
        <w:rPr>
          <w:lang w:eastAsia="hr-HR"/>
          <w:rPrChange w:id="1457" w:author="Tin Trčak" w:date="2016-01-21T13:45:00Z">
            <w:rPr>
              <w:rFonts w:eastAsia="Arial"/>
              <w:szCs w:val="24"/>
            </w:rPr>
          </w:rPrChange>
        </w:rPr>
        <w:t>Dodavanje</w:t>
      </w:r>
      <w:r w:rsidR="00524C80" w:rsidRPr="00476BBA">
        <w:rPr>
          <w:lang w:eastAsia="hr-HR"/>
          <w:rPrChange w:id="1458" w:author="Tin Trčak" w:date="2016-01-21T13:45:00Z">
            <w:rPr>
              <w:rFonts w:eastAsia="Arial"/>
              <w:szCs w:val="24"/>
            </w:rPr>
          </w:rPrChange>
        </w:rPr>
        <w:t xml:space="preserve"> jela može odabrati bilo koji korisnik stranice. Korisnik na vrhu početne stranice odabire </w:t>
      </w:r>
      <w:r w:rsidR="00610D82" w:rsidRPr="00476BBA">
        <w:rPr>
          <w:lang w:eastAsia="hr-HR"/>
          <w:rPrChange w:id="1459" w:author="Tin Trčak" w:date="2016-01-21T13:45:00Z">
            <w:rPr>
              <w:rFonts w:eastAsia="Arial"/>
              <w:szCs w:val="24"/>
            </w:rPr>
          </w:rPrChange>
        </w:rPr>
        <w:t>karticu</w:t>
      </w:r>
      <w:r w:rsidR="00524C80" w:rsidRPr="00476BBA">
        <w:rPr>
          <w:lang w:eastAsia="hr-HR"/>
          <w:rPrChange w:id="1460" w:author="Tin Trčak" w:date="2016-01-21T13:45:00Z">
            <w:rPr>
              <w:rFonts w:eastAsia="Arial"/>
              <w:szCs w:val="24"/>
            </w:rPr>
          </w:rPrChange>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476BBA">
        <w:rPr>
          <w:lang w:eastAsia="hr-HR"/>
          <w:rPrChange w:id="1461" w:author="Tin Trčak" w:date="2016-01-21T13:45:00Z">
            <w:rPr>
              <w:rFonts w:eastAsia="Arial"/>
              <w:szCs w:val="24"/>
            </w:rPr>
          </w:rPrChange>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pPr>
        <w:pStyle w:val="Normal5"/>
        <w:spacing w:line="360" w:lineRule="auto"/>
        <w:ind w:left="708"/>
        <w:rPr>
          <w:rFonts w:eastAsia="Arial"/>
          <w:noProof/>
          <w:color w:val="auto"/>
          <w:szCs w:val="24"/>
        </w:rPr>
        <w:pPrChange w:id="1462" w:author="Tin Trčak" w:date="2016-01-21T13:45:00Z">
          <w:pPr>
            <w:pStyle w:val="Normal5"/>
            <w:spacing w:line="360" w:lineRule="auto"/>
          </w:pPr>
        </w:pPrChange>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pPr>
        <w:pStyle w:val="Normal5"/>
        <w:spacing w:line="360" w:lineRule="auto"/>
        <w:ind w:left="708"/>
        <w:rPr>
          <w:rFonts w:eastAsia="Arial"/>
          <w:noProof/>
          <w:color w:val="auto"/>
          <w:szCs w:val="24"/>
        </w:rPr>
        <w:pPrChange w:id="1463" w:author="Tin Trčak" w:date="2016-01-21T13:45:00Z">
          <w:pPr>
            <w:pStyle w:val="Normal5"/>
            <w:spacing w:line="360" w:lineRule="auto"/>
          </w:pPr>
        </w:pPrChange>
      </w:pPr>
      <w:r w:rsidRPr="0020295F">
        <w:rPr>
          <w:rFonts w:eastAsia="Arial"/>
          <w:noProof/>
          <w:color w:val="auto"/>
          <w:szCs w:val="24"/>
        </w:rPr>
        <w:t>2. Izbor kategorije i sortiranja jela</w:t>
      </w:r>
    </w:p>
    <w:p w14:paraId="471D2CE2" w14:textId="21189C1F" w:rsidR="00356D77" w:rsidRPr="0020295F" w:rsidRDefault="00356D77">
      <w:pPr>
        <w:pStyle w:val="Normal5"/>
        <w:spacing w:line="360" w:lineRule="auto"/>
        <w:ind w:left="708"/>
        <w:rPr>
          <w:rFonts w:eastAsia="Arial"/>
          <w:noProof/>
          <w:color w:val="auto"/>
          <w:szCs w:val="24"/>
        </w:rPr>
        <w:pPrChange w:id="1464" w:author="Tin Trčak" w:date="2016-01-21T13:45:00Z">
          <w:pPr>
            <w:pStyle w:val="Normal5"/>
            <w:spacing w:line="360" w:lineRule="auto"/>
          </w:pPr>
        </w:pPrChange>
      </w:pPr>
      <w:r w:rsidRPr="0020295F">
        <w:rPr>
          <w:rFonts w:eastAsia="Arial"/>
          <w:noProof/>
          <w:color w:val="auto"/>
          <w:szCs w:val="24"/>
        </w:rPr>
        <w:t>3. Izbor pojedinog jela i njegovih dodataka, veličine i količine</w:t>
      </w:r>
    </w:p>
    <w:p w14:paraId="482A0962" w14:textId="198B6C10" w:rsidR="00356D77" w:rsidRPr="0020295F" w:rsidRDefault="00356D77">
      <w:pPr>
        <w:pStyle w:val="Normal5"/>
        <w:spacing w:line="360" w:lineRule="auto"/>
        <w:ind w:left="708"/>
        <w:rPr>
          <w:rFonts w:eastAsia="Arial"/>
          <w:noProof/>
          <w:color w:val="auto"/>
          <w:szCs w:val="24"/>
        </w:rPr>
        <w:pPrChange w:id="1465" w:author="Tin Trčak" w:date="2016-01-21T13:45:00Z">
          <w:pPr>
            <w:pStyle w:val="Normal5"/>
            <w:spacing w:line="360" w:lineRule="auto"/>
          </w:pPr>
        </w:pPrChange>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4BDB0078" w:rsidR="00356D77" w:rsidRPr="0020295F" w:rsidRDefault="009A7A9B" w:rsidP="00CF1A1C">
      <w:pPr>
        <w:pStyle w:val="Caption"/>
        <w:jc w:val="center"/>
        <w:rPr>
          <w:rFonts w:eastAsia="Arial"/>
          <w:color w:val="auto"/>
          <w:szCs w:val="24"/>
          <w:lang w:eastAsia="en-US"/>
        </w:rPr>
      </w:pPr>
      <w:bookmarkStart w:id="1466" w:name="_Toc441154913"/>
      <w:r>
        <w:t xml:space="preserve">Slika </w:t>
      </w:r>
      <w:ins w:id="1467" w:author="Tin Trčak" w:date="2016-01-21T13:41:00Z">
        <w:r w:rsidR="00476BBA">
          <w:fldChar w:fldCharType="begin"/>
        </w:r>
        <w:r w:rsidR="00476BBA">
          <w:instrText xml:space="preserve"> STYLEREF 2 \s </w:instrText>
        </w:r>
      </w:ins>
      <w:r w:rsidR="00476BBA">
        <w:fldChar w:fldCharType="separate"/>
      </w:r>
      <w:r w:rsidR="00476BBA">
        <w:rPr>
          <w:noProof/>
        </w:rPr>
        <w:t>7.4</w:t>
      </w:r>
      <w:ins w:id="146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69" w:author="Tin Trčak" w:date="2016-01-21T13:41:00Z">
        <w:r w:rsidR="00476BBA">
          <w:rPr>
            <w:noProof/>
          </w:rPr>
          <w:t>3</w:t>
        </w:r>
        <w:r w:rsidR="00476BBA">
          <w:fldChar w:fldCharType="end"/>
        </w:r>
      </w:ins>
      <w:ins w:id="1470" w:author="Fredi" w:date="2016-01-21T00:26:00Z">
        <w:del w:id="1471" w:author="Tin Trčak" w:date="2016-01-21T00:45:00Z">
          <w:r w:rsidR="00B93800" w:rsidDel="00C255BA">
            <w:fldChar w:fldCharType="begin"/>
          </w:r>
          <w:r w:rsidR="00B93800" w:rsidDel="00C255BA">
            <w:delInstrText xml:space="preserve"> STYLEREF 2 \s </w:delInstrText>
          </w:r>
        </w:del>
      </w:ins>
      <w:del w:id="1472" w:author="Tin Trčak" w:date="2016-01-21T00:45:00Z">
        <w:r w:rsidR="00B93800" w:rsidDel="00C255BA">
          <w:fldChar w:fldCharType="separate"/>
        </w:r>
        <w:r w:rsidR="00B93800" w:rsidDel="00C255BA">
          <w:rPr>
            <w:noProof/>
          </w:rPr>
          <w:delText>7.4</w:delText>
        </w:r>
      </w:del>
      <w:ins w:id="1473" w:author="Fredi" w:date="2016-01-21T00:26:00Z">
        <w:del w:id="147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75" w:author="Tin Trčak" w:date="2016-01-21T00:45:00Z">
        <w:r w:rsidR="00B93800" w:rsidDel="00C255BA">
          <w:fldChar w:fldCharType="separate"/>
        </w:r>
      </w:del>
      <w:ins w:id="1476" w:author="Fredi" w:date="2016-01-21T00:26:00Z">
        <w:del w:id="1477" w:author="Tin Trčak" w:date="2016-01-21T00:45:00Z">
          <w:r w:rsidR="00B93800" w:rsidDel="00C255BA">
            <w:rPr>
              <w:noProof/>
            </w:rPr>
            <w:delText>3</w:delText>
          </w:r>
          <w:r w:rsidR="00B93800" w:rsidDel="00C255BA">
            <w:fldChar w:fldCharType="end"/>
          </w:r>
        </w:del>
      </w:ins>
      <w:del w:id="147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1466"/>
    </w:p>
    <w:p w14:paraId="57D83D45" w14:textId="77777777" w:rsidR="00550C02" w:rsidRDefault="00550C02" w:rsidP="00D9128D">
      <w:pPr>
        <w:pStyle w:val="Normal5"/>
        <w:spacing w:line="360" w:lineRule="auto"/>
        <w:rPr>
          <w:ins w:id="1479" w:author="Tin Trčak" w:date="2016-01-21T00:56:00Z"/>
          <w:rFonts w:eastAsia="Arial"/>
          <w:color w:val="auto"/>
          <w:szCs w:val="24"/>
          <w:lang w:eastAsia="en-US"/>
        </w:rPr>
      </w:pPr>
    </w:p>
    <w:p w14:paraId="14BD658D" w14:textId="18CE4543" w:rsidR="00356D77" w:rsidRPr="00476BBA" w:rsidRDefault="00356D77">
      <w:pPr>
        <w:ind w:firstLine="708"/>
        <w:rPr>
          <w:lang w:eastAsia="hr-HR"/>
          <w:rPrChange w:id="1480" w:author="Tin Trčak" w:date="2016-01-21T13:46:00Z">
            <w:rPr>
              <w:rFonts w:eastAsia="Arial"/>
              <w:color w:val="auto"/>
              <w:szCs w:val="24"/>
              <w:lang w:eastAsia="en-US"/>
            </w:rPr>
          </w:rPrChange>
        </w:rPr>
        <w:pPrChange w:id="1481" w:author="Tin Trčak" w:date="2016-01-21T13:46:00Z">
          <w:pPr>
            <w:pStyle w:val="Normal5"/>
            <w:spacing w:line="360" w:lineRule="auto"/>
          </w:pPr>
        </w:pPrChange>
      </w:pPr>
      <w:r w:rsidRPr="00476BBA">
        <w:rPr>
          <w:lang w:eastAsia="hr-HR"/>
          <w:rPrChange w:id="1482" w:author="Tin Trčak" w:date="2016-01-21T13:46:00Z">
            <w:rPr>
              <w:rFonts w:eastAsia="Arial"/>
              <w:szCs w:val="24"/>
            </w:rPr>
          </w:rPrChange>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476BBA" w:rsidRDefault="007B0E2B">
      <w:pPr>
        <w:ind w:firstLine="708"/>
        <w:rPr>
          <w:lang w:eastAsia="hr-HR"/>
          <w:rPrChange w:id="1483" w:author="Tin Trčak" w:date="2016-01-21T13:46:00Z">
            <w:rPr>
              <w:rFonts w:eastAsia="Arial"/>
              <w:color w:val="auto"/>
              <w:szCs w:val="24"/>
              <w:lang w:eastAsia="en-US"/>
            </w:rPr>
          </w:rPrChange>
        </w:rPr>
        <w:pPrChange w:id="1484" w:author="Tin Trčak" w:date="2016-01-21T13:46:00Z">
          <w:pPr>
            <w:pStyle w:val="Normal5"/>
            <w:spacing w:line="360" w:lineRule="auto"/>
          </w:pPr>
        </w:pPrChange>
      </w:pPr>
      <w:r w:rsidRPr="00476BBA">
        <w:rPr>
          <w:lang w:eastAsia="hr-HR"/>
          <w:rPrChange w:id="1485" w:author="Tin Trčak" w:date="2016-01-21T13:46:00Z">
            <w:rPr>
              <w:rFonts w:eastAsia="Arial"/>
              <w:szCs w:val="24"/>
            </w:rPr>
          </w:rPrChange>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476BBA">
        <w:rPr>
          <w:lang w:eastAsia="hr-HR"/>
          <w:rPrChange w:id="1486" w:author="Tin Trčak" w:date="2016-01-21T13:46:00Z">
            <w:rPr>
              <w:rFonts w:eastAsia="Arial"/>
              <w:szCs w:val="24"/>
            </w:rPr>
          </w:rPrChange>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pPr>
        <w:pStyle w:val="Normal5"/>
        <w:spacing w:line="360" w:lineRule="auto"/>
        <w:ind w:left="708"/>
        <w:rPr>
          <w:rFonts w:eastAsia="Arial"/>
          <w:color w:val="auto"/>
          <w:szCs w:val="24"/>
          <w:lang w:eastAsia="en-US"/>
        </w:rPr>
        <w:pPrChange w:id="1487" w:author="Tin Trčak" w:date="2016-01-21T13:47:00Z">
          <w:pPr>
            <w:pStyle w:val="Normal5"/>
            <w:spacing w:line="360" w:lineRule="auto"/>
          </w:pPr>
        </w:pPrChange>
      </w:pPr>
      <w:r w:rsidRPr="0020295F">
        <w:rPr>
          <w:rFonts w:eastAsia="Arial"/>
          <w:color w:val="auto"/>
          <w:szCs w:val="24"/>
          <w:lang w:eastAsia="en-US"/>
        </w:rPr>
        <w:t>1. Odabir košarice</w:t>
      </w:r>
    </w:p>
    <w:p w14:paraId="4DE82771" w14:textId="77777777" w:rsidR="003B650B" w:rsidRPr="0020295F" w:rsidRDefault="003B650B">
      <w:pPr>
        <w:pStyle w:val="Normal5"/>
        <w:spacing w:line="360" w:lineRule="auto"/>
        <w:ind w:left="708"/>
        <w:rPr>
          <w:rFonts w:eastAsia="Arial"/>
          <w:color w:val="auto"/>
          <w:szCs w:val="24"/>
          <w:lang w:eastAsia="en-US"/>
        </w:rPr>
        <w:pPrChange w:id="1488" w:author="Tin Trčak" w:date="2016-01-21T13:47:00Z">
          <w:pPr>
            <w:pStyle w:val="Normal5"/>
            <w:spacing w:line="360" w:lineRule="auto"/>
          </w:pPr>
        </w:pPrChange>
      </w:pPr>
      <w:r w:rsidRPr="0020295F">
        <w:rPr>
          <w:rFonts w:eastAsia="Arial"/>
          <w:color w:val="auto"/>
          <w:szCs w:val="24"/>
          <w:lang w:eastAsia="en-US"/>
        </w:rPr>
        <w:t>2. Unos podataka za narudžbu</w:t>
      </w:r>
    </w:p>
    <w:p w14:paraId="5E3DF11E" w14:textId="77777777" w:rsidR="003B650B" w:rsidRPr="0020295F" w:rsidRDefault="003B650B">
      <w:pPr>
        <w:pStyle w:val="Normal5"/>
        <w:spacing w:line="360" w:lineRule="auto"/>
        <w:ind w:left="708"/>
        <w:rPr>
          <w:rFonts w:eastAsia="Arial"/>
          <w:color w:val="auto"/>
          <w:szCs w:val="24"/>
          <w:lang w:eastAsia="en-US"/>
        </w:rPr>
        <w:pPrChange w:id="1489" w:author="Tin Trčak" w:date="2016-01-21T13:47:00Z">
          <w:pPr>
            <w:pStyle w:val="Normal5"/>
            <w:spacing w:line="360" w:lineRule="auto"/>
          </w:pPr>
        </w:pPrChange>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7EBC4237" w:rsidR="00E7653F" w:rsidRPr="0020295F" w:rsidRDefault="009A7A9B" w:rsidP="00CF1A1C">
      <w:pPr>
        <w:pStyle w:val="Caption"/>
        <w:jc w:val="center"/>
        <w:rPr>
          <w:rFonts w:eastAsia="Arial"/>
          <w:noProof/>
          <w:color w:val="auto"/>
          <w:szCs w:val="24"/>
        </w:rPr>
      </w:pPr>
      <w:bookmarkStart w:id="1490" w:name="_Toc441154914"/>
      <w:r>
        <w:t xml:space="preserve">Slika </w:t>
      </w:r>
      <w:ins w:id="1491" w:author="Tin Trčak" w:date="2016-01-21T13:41:00Z">
        <w:r w:rsidR="00476BBA">
          <w:fldChar w:fldCharType="begin"/>
        </w:r>
        <w:r w:rsidR="00476BBA">
          <w:instrText xml:space="preserve"> STYLEREF 2 \s </w:instrText>
        </w:r>
      </w:ins>
      <w:r w:rsidR="00476BBA">
        <w:fldChar w:fldCharType="separate"/>
      </w:r>
      <w:r w:rsidR="00476BBA">
        <w:rPr>
          <w:noProof/>
        </w:rPr>
        <w:t>7.4</w:t>
      </w:r>
      <w:ins w:id="149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93" w:author="Tin Trčak" w:date="2016-01-21T13:41:00Z">
        <w:r w:rsidR="00476BBA">
          <w:rPr>
            <w:noProof/>
          </w:rPr>
          <w:t>4</w:t>
        </w:r>
        <w:r w:rsidR="00476BBA">
          <w:fldChar w:fldCharType="end"/>
        </w:r>
      </w:ins>
      <w:ins w:id="1494" w:author="Fredi" w:date="2016-01-21T00:26:00Z">
        <w:del w:id="1495" w:author="Tin Trčak" w:date="2016-01-21T00:45:00Z">
          <w:r w:rsidR="00B93800" w:rsidDel="00C255BA">
            <w:fldChar w:fldCharType="begin"/>
          </w:r>
          <w:r w:rsidR="00B93800" w:rsidDel="00C255BA">
            <w:delInstrText xml:space="preserve"> STYLEREF 2 \s </w:delInstrText>
          </w:r>
        </w:del>
      </w:ins>
      <w:del w:id="1496" w:author="Tin Trčak" w:date="2016-01-21T00:45:00Z">
        <w:r w:rsidR="00B93800" w:rsidDel="00C255BA">
          <w:fldChar w:fldCharType="separate"/>
        </w:r>
        <w:r w:rsidR="00B93800" w:rsidDel="00C255BA">
          <w:rPr>
            <w:noProof/>
          </w:rPr>
          <w:delText>7.4</w:delText>
        </w:r>
      </w:del>
      <w:ins w:id="1497" w:author="Fredi" w:date="2016-01-21T00:26:00Z">
        <w:del w:id="149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99" w:author="Tin Trčak" w:date="2016-01-21T00:45:00Z">
        <w:r w:rsidR="00B93800" w:rsidDel="00C255BA">
          <w:fldChar w:fldCharType="separate"/>
        </w:r>
      </w:del>
      <w:ins w:id="1500" w:author="Fredi" w:date="2016-01-21T00:26:00Z">
        <w:del w:id="1501" w:author="Tin Trčak" w:date="2016-01-21T00:45:00Z">
          <w:r w:rsidR="00B93800" w:rsidDel="00C255BA">
            <w:rPr>
              <w:noProof/>
            </w:rPr>
            <w:delText>4</w:delText>
          </w:r>
          <w:r w:rsidR="00B93800" w:rsidDel="00C255BA">
            <w:fldChar w:fldCharType="end"/>
          </w:r>
        </w:del>
      </w:ins>
      <w:del w:id="150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1490"/>
    </w:p>
    <w:p w14:paraId="1DB3630D" w14:textId="77777777" w:rsidR="00550C02" w:rsidRDefault="00550C02" w:rsidP="00D9128D">
      <w:pPr>
        <w:pStyle w:val="Normal5"/>
        <w:spacing w:line="360" w:lineRule="auto"/>
        <w:rPr>
          <w:ins w:id="1503" w:author="Tin Trčak" w:date="2016-01-21T00:56:00Z"/>
          <w:rFonts w:eastAsia="Arial"/>
          <w:noProof/>
          <w:color w:val="auto"/>
          <w:szCs w:val="24"/>
        </w:rPr>
      </w:pPr>
    </w:p>
    <w:p w14:paraId="47042C65" w14:textId="7BAB94BB" w:rsidR="00E7653F" w:rsidRPr="00476BBA" w:rsidRDefault="00E7653F">
      <w:pPr>
        <w:ind w:firstLine="708"/>
        <w:rPr>
          <w:rPrChange w:id="1504" w:author="Tin Trčak" w:date="2016-01-21T13:46:00Z">
            <w:rPr>
              <w:rFonts w:eastAsia="Arial"/>
              <w:noProof/>
              <w:color w:val="auto"/>
              <w:szCs w:val="24"/>
            </w:rPr>
          </w:rPrChange>
        </w:rPr>
        <w:pPrChange w:id="1505" w:author="Tin Trčak" w:date="2016-01-21T13:46:00Z">
          <w:pPr>
            <w:pStyle w:val="Normal5"/>
            <w:spacing w:line="360" w:lineRule="auto"/>
          </w:pPr>
        </w:pPrChange>
      </w:pPr>
      <w:r w:rsidRPr="00476BBA">
        <w:rPr>
          <w:lang w:eastAsia="hr-HR"/>
          <w:rPrChange w:id="1506" w:author="Tin Trčak" w:date="2016-01-21T13:46:00Z">
            <w:rPr>
              <w:rFonts w:eastAsia="Arial"/>
              <w:noProof/>
              <w:szCs w:val="24"/>
            </w:rPr>
          </w:rPrChange>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5AF1DAC0" w:rsidR="00E7653F" w:rsidRPr="0020295F" w:rsidRDefault="009A7A9B" w:rsidP="00CF1A1C">
      <w:pPr>
        <w:pStyle w:val="Caption"/>
        <w:jc w:val="center"/>
        <w:rPr>
          <w:rFonts w:eastAsia="Arial"/>
          <w:color w:val="auto"/>
          <w:szCs w:val="24"/>
          <w:lang w:eastAsia="en-US"/>
        </w:rPr>
      </w:pPr>
      <w:bookmarkStart w:id="1507" w:name="_Toc441154915"/>
      <w:r>
        <w:t xml:space="preserve">Slika </w:t>
      </w:r>
      <w:ins w:id="1508" w:author="Tin Trčak" w:date="2016-01-21T13:41:00Z">
        <w:r w:rsidR="00476BBA">
          <w:fldChar w:fldCharType="begin"/>
        </w:r>
        <w:r w:rsidR="00476BBA">
          <w:instrText xml:space="preserve"> STYLEREF 2 \s </w:instrText>
        </w:r>
      </w:ins>
      <w:r w:rsidR="00476BBA">
        <w:fldChar w:fldCharType="separate"/>
      </w:r>
      <w:r w:rsidR="00476BBA">
        <w:rPr>
          <w:noProof/>
        </w:rPr>
        <w:t>7.4</w:t>
      </w:r>
      <w:ins w:id="150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10" w:author="Tin Trčak" w:date="2016-01-21T13:41:00Z">
        <w:r w:rsidR="00476BBA">
          <w:rPr>
            <w:noProof/>
          </w:rPr>
          <w:t>5</w:t>
        </w:r>
        <w:r w:rsidR="00476BBA">
          <w:fldChar w:fldCharType="end"/>
        </w:r>
      </w:ins>
      <w:ins w:id="1511" w:author="Fredi" w:date="2016-01-21T00:26:00Z">
        <w:del w:id="1512" w:author="Tin Trčak" w:date="2016-01-21T00:45:00Z">
          <w:r w:rsidR="00B93800" w:rsidDel="00C255BA">
            <w:fldChar w:fldCharType="begin"/>
          </w:r>
          <w:r w:rsidR="00B93800" w:rsidDel="00C255BA">
            <w:delInstrText xml:space="preserve"> STYLEREF 2 \s </w:delInstrText>
          </w:r>
        </w:del>
      </w:ins>
      <w:del w:id="1513" w:author="Tin Trčak" w:date="2016-01-21T00:45:00Z">
        <w:r w:rsidR="00B93800" w:rsidDel="00C255BA">
          <w:fldChar w:fldCharType="separate"/>
        </w:r>
        <w:r w:rsidR="00B93800" w:rsidDel="00C255BA">
          <w:rPr>
            <w:noProof/>
          </w:rPr>
          <w:delText>7.4</w:delText>
        </w:r>
      </w:del>
      <w:ins w:id="1514" w:author="Fredi" w:date="2016-01-21T00:26:00Z">
        <w:del w:id="151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16" w:author="Tin Trčak" w:date="2016-01-21T00:45:00Z">
        <w:r w:rsidR="00B93800" w:rsidDel="00C255BA">
          <w:fldChar w:fldCharType="separate"/>
        </w:r>
      </w:del>
      <w:ins w:id="1517" w:author="Fredi" w:date="2016-01-21T00:26:00Z">
        <w:del w:id="1518" w:author="Tin Trčak" w:date="2016-01-21T00:45:00Z">
          <w:r w:rsidR="00B93800" w:rsidDel="00C255BA">
            <w:rPr>
              <w:noProof/>
            </w:rPr>
            <w:delText>5</w:delText>
          </w:r>
          <w:r w:rsidR="00B93800" w:rsidDel="00C255BA">
            <w:fldChar w:fldCharType="end"/>
          </w:r>
        </w:del>
      </w:ins>
      <w:del w:id="151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1507"/>
    </w:p>
    <w:p w14:paraId="05EB9B2E" w14:textId="77777777" w:rsidR="00550C02" w:rsidRDefault="00550C02" w:rsidP="00D9128D">
      <w:pPr>
        <w:pStyle w:val="Normal5"/>
        <w:spacing w:line="360" w:lineRule="auto"/>
        <w:rPr>
          <w:ins w:id="1520" w:author="Tin Trčak" w:date="2016-01-21T00:56:00Z"/>
          <w:rFonts w:eastAsia="Arial"/>
          <w:color w:val="auto"/>
          <w:szCs w:val="24"/>
          <w:lang w:eastAsia="en-US"/>
        </w:rPr>
      </w:pPr>
    </w:p>
    <w:p w14:paraId="71856A55" w14:textId="729B606F" w:rsidR="00E7653F" w:rsidRPr="00476BBA" w:rsidRDefault="00E7653F">
      <w:pPr>
        <w:ind w:firstLine="708"/>
        <w:rPr>
          <w:lang w:eastAsia="hr-HR"/>
          <w:rPrChange w:id="1521" w:author="Tin Trčak" w:date="2016-01-21T13:46:00Z">
            <w:rPr>
              <w:rFonts w:eastAsia="Arial"/>
              <w:color w:val="auto"/>
              <w:szCs w:val="24"/>
              <w:lang w:eastAsia="en-US"/>
            </w:rPr>
          </w:rPrChange>
        </w:rPr>
        <w:pPrChange w:id="1522" w:author="Tin Trčak" w:date="2016-01-21T13:46:00Z">
          <w:pPr>
            <w:pStyle w:val="Normal5"/>
            <w:spacing w:line="360" w:lineRule="auto"/>
          </w:pPr>
        </w:pPrChange>
      </w:pPr>
      <w:r w:rsidRPr="00476BBA">
        <w:rPr>
          <w:lang w:eastAsia="hr-HR"/>
          <w:rPrChange w:id="1523" w:author="Tin Trčak" w:date="2016-01-21T13:46:00Z">
            <w:rPr>
              <w:rFonts w:eastAsia="Arial"/>
              <w:szCs w:val="24"/>
            </w:rPr>
          </w:rPrChange>
        </w:rPr>
        <w:t xml:space="preserve">U slučaju neispunjenog </w:t>
      </w:r>
      <w:r w:rsidR="00F6357E" w:rsidRPr="00476BBA">
        <w:rPr>
          <w:lang w:eastAsia="hr-HR"/>
          <w:rPrChange w:id="1524" w:author="Tin Trčak" w:date="2016-01-21T13:46:00Z">
            <w:rPr>
              <w:rFonts w:eastAsia="Arial"/>
              <w:szCs w:val="24"/>
            </w:rPr>
          </w:rPrChange>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703F2786" w:rsidR="003B650B" w:rsidRPr="0020295F" w:rsidRDefault="009A7A9B" w:rsidP="00CF1A1C">
      <w:pPr>
        <w:pStyle w:val="Caption"/>
        <w:jc w:val="center"/>
        <w:rPr>
          <w:rFonts w:eastAsia="Arial"/>
          <w:color w:val="auto"/>
          <w:szCs w:val="24"/>
          <w:lang w:eastAsia="en-US"/>
        </w:rPr>
      </w:pPr>
      <w:bookmarkStart w:id="1525" w:name="_Toc441154916"/>
      <w:r>
        <w:t xml:space="preserve">Slika </w:t>
      </w:r>
      <w:ins w:id="1526" w:author="Tin Trčak" w:date="2016-01-21T13:41:00Z">
        <w:r w:rsidR="00476BBA">
          <w:fldChar w:fldCharType="begin"/>
        </w:r>
        <w:r w:rsidR="00476BBA">
          <w:instrText xml:space="preserve"> STYLEREF 2 \s </w:instrText>
        </w:r>
      </w:ins>
      <w:r w:rsidR="00476BBA">
        <w:fldChar w:fldCharType="separate"/>
      </w:r>
      <w:r w:rsidR="00476BBA">
        <w:rPr>
          <w:noProof/>
        </w:rPr>
        <w:t>7.4</w:t>
      </w:r>
      <w:ins w:id="152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28" w:author="Tin Trčak" w:date="2016-01-21T13:41:00Z">
        <w:r w:rsidR="00476BBA">
          <w:rPr>
            <w:noProof/>
          </w:rPr>
          <w:t>6</w:t>
        </w:r>
        <w:r w:rsidR="00476BBA">
          <w:fldChar w:fldCharType="end"/>
        </w:r>
      </w:ins>
      <w:ins w:id="1529" w:author="Fredi" w:date="2016-01-21T00:26:00Z">
        <w:del w:id="1530" w:author="Tin Trčak" w:date="2016-01-21T00:45:00Z">
          <w:r w:rsidR="00B93800" w:rsidDel="00C255BA">
            <w:fldChar w:fldCharType="begin"/>
          </w:r>
          <w:r w:rsidR="00B93800" w:rsidDel="00C255BA">
            <w:delInstrText xml:space="preserve"> STYLEREF 2 \s </w:delInstrText>
          </w:r>
        </w:del>
      </w:ins>
      <w:del w:id="1531" w:author="Tin Trčak" w:date="2016-01-21T00:45:00Z">
        <w:r w:rsidR="00B93800" w:rsidDel="00C255BA">
          <w:fldChar w:fldCharType="separate"/>
        </w:r>
        <w:r w:rsidR="00B93800" w:rsidDel="00C255BA">
          <w:rPr>
            <w:noProof/>
          </w:rPr>
          <w:delText>7.4</w:delText>
        </w:r>
      </w:del>
      <w:ins w:id="1532" w:author="Fredi" w:date="2016-01-21T00:26:00Z">
        <w:del w:id="153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34" w:author="Tin Trčak" w:date="2016-01-21T00:45:00Z">
        <w:r w:rsidR="00B93800" w:rsidDel="00C255BA">
          <w:fldChar w:fldCharType="separate"/>
        </w:r>
      </w:del>
      <w:ins w:id="1535" w:author="Fredi" w:date="2016-01-21T00:26:00Z">
        <w:del w:id="1536" w:author="Tin Trčak" w:date="2016-01-21T00:45:00Z">
          <w:r w:rsidR="00B93800" w:rsidDel="00C255BA">
            <w:rPr>
              <w:noProof/>
            </w:rPr>
            <w:delText>6</w:delText>
          </w:r>
          <w:r w:rsidR="00B93800" w:rsidDel="00C255BA">
            <w:fldChar w:fldCharType="end"/>
          </w:r>
        </w:del>
      </w:ins>
      <w:del w:id="153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unešeni podaci</w:t>
      </w:r>
      <w:bookmarkEnd w:id="1525"/>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476BBA" w:rsidRDefault="00230D33">
      <w:pPr>
        <w:ind w:firstLine="708"/>
        <w:rPr>
          <w:lang w:eastAsia="hr-HR"/>
          <w:rPrChange w:id="1538" w:author="Tin Trčak" w:date="2016-01-21T13:46:00Z">
            <w:rPr>
              <w:rFonts w:eastAsia="Arial"/>
              <w:color w:val="auto"/>
              <w:szCs w:val="24"/>
              <w:lang w:eastAsia="en-US"/>
            </w:rPr>
          </w:rPrChange>
        </w:rPr>
        <w:pPrChange w:id="1539" w:author="Tin Trčak" w:date="2016-01-21T13:46:00Z">
          <w:pPr>
            <w:pStyle w:val="Normal5"/>
            <w:spacing w:line="360" w:lineRule="auto"/>
          </w:pPr>
        </w:pPrChange>
      </w:pPr>
      <w:r w:rsidRPr="00476BBA">
        <w:rPr>
          <w:lang w:eastAsia="hr-HR"/>
          <w:rPrChange w:id="1540" w:author="Tin Trčak" w:date="2016-01-21T13:46:00Z">
            <w:rPr>
              <w:rFonts w:eastAsia="Arial"/>
              <w:szCs w:val="24"/>
            </w:rPr>
          </w:rPrChange>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476BBA">
        <w:rPr>
          <w:lang w:eastAsia="hr-HR"/>
          <w:rPrChange w:id="1541" w:author="Tin Trčak" w:date="2016-01-21T13:46:00Z">
            <w:rPr>
              <w:rFonts w:eastAsia="Arial"/>
              <w:szCs w:val="24"/>
            </w:rPr>
          </w:rPrChange>
        </w:rPr>
        <w:t>u u desnom dijelu stranice jela s datumom i vremenom objave te imenom korisnika.</w:t>
      </w:r>
    </w:p>
    <w:p w14:paraId="12AA4066" w14:textId="20970AA1" w:rsidR="003B650B" w:rsidRPr="0020295F" w:rsidDel="002D47D3" w:rsidRDefault="003B650B" w:rsidP="00D9128D">
      <w:pPr>
        <w:pStyle w:val="Normal5"/>
        <w:spacing w:line="360" w:lineRule="auto"/>
        <w:rPr>
          <w:del w:id="1542" w:author="Tin Trčak" w:date="2016-01-21T13:47:00Z"/>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pPr>
        <w:pStyle w:val="Normal5"/>
        <w:spacing w:line="360" w:lineRule="auto"/>
        <w:ind w:left="708"/>
        <w:rPr>
          <w:rFonts w:eastAsia="Arial"/>
          <w:color w:val="auto"/>
          <w:szCs w:val="24"/>
          <w:lang w:eastAsia="en-US"/>
        </w:rPr>
        <w:pPrChange w:id="1543" w:author="Tin Trčak" w:date="2016-01-21T13:47:00Z">
          <w:pPr>
            <w:pStyle w:val="Normal5"/>
            <w:spacing w:line="360" w:lineRule="auto"/>
          </w:pPr>
        </w:pPrChange>
      </w:pPr>
      <w:r w:rsidRPr="0020295F">
        <w:rPr>
          <w:rFonts w:eastAsia="Arial"/>
          <w:color w:val="auto"/>
          <w:szCs w:val="24"/>
          <w:lang w:eastAsia="en-US"/>
        </w:rPr>
        <w:t>1. Odabir slike određenog jela</w:t>
      </w:r>
    </w:p>
    <w:p w14:paraId="20211C7D" w14:textId="77777777" w:rsidR="003B650B" w:rsidRPr="0020295F" w:rsidRDefault="003B650B">
      <w:pPr>
        <w:pStyle w:val="Normal5"/>
        <w:spacing w:line="360" w:lineRule="auto"/>
        <w:ind w:left="708"/>
        <w:rPr>
          <w:rFonts w:eastAsia="Arial"/>
          <w:color w:val="auto"/>
          <w:szCs w:val="24"/>
          <w:lang w:eastAsia="en-US"/>
        </w:rPr>
        <w:pPrChange w:id="1544" w:author="Tin Trčak" w:date="2016-01-21T13:47:00Z">
          <w:pPr>
            <w:pStyle w:val="Normal5"/>
            <w:spacing w:line="360" w:lineRule="auto"/>
          </w:pPr>
        </w:pPrChange>
      </w:pPr>
      <w:r w:rsidRPr="0020295F">
        <w:rPr>
          <w:rFonts w:eastAsia="Arial"/>
          <w:color w:val="auto"/>
          <w:szCs w:val="24"/>
          <w:lang w:eastAsia="en-US"/>
        </w:rPr>
        <w:t>2. Odabir oblačića „Komentiraj...“</w:t>
      </w:r>
    </w:p>
    <w:p w14:paraId="314EB2CA" w14:textId="77777777" w:rsidR="003B650B" w:rsidRPr="0020295F" w:rsidRDefault="003B650B">
      <w:pPr>
        <w:pStyle w:val="Normal5"/>
        <w:spacing w:line="360" w:lineRule="auto"/>
        <w:ind w:left="708"/>
        <w:rPr>
          <w:rFonts w:eastAsia="Arial"/>
          <w:color w:val="auto"/>
          <w:szCs w:val="24"/>
          <w:lang w:eastAsia="en-US"/>
        </w:rPr>
        <w:pPrChange w:id="1545" w:author="Tin Trčak" w:date="2016-01-21T13:47:00Z">
          <w:pPr>
            <w:pStyle w:val="Normal5"/>
            <w:spacing w:line="360" w:lineRule="auto"/>
          </w:pPr>
        </w:pPrChange>
      </w:pPr>
      <w:r w:rsidRPr="0020295F">
        <w:rPr>
          <w:rFonts w:eastAsia="Arial"/>
          <w:color w:val="auto"/>
          <w:szCs w:val="24"/>
          <w:lang w:eastAsia="en-US"/>
        </w:rPr>
        <w:t>3. Unos podataka za komentiranje</w:t>
      </w:r>
    </w:p>
    <w:p w14:paraId="332DBEE2" w14:textId="77777777" w:rsidR="003B650B" w:rsidRPr="0020295F" w:rsidRDefault="003B650B">
      <w:pPr>
        <w:pStyle w:val="Normal5"/>
        <w:spacing w:line="360" w:lineRule="auto"/>
        <w:ind w:left="708"/>
        <w:rPr>
          <w:rFonts w:eastAsia="Arial"/>
          <w:color w:val="auto"/>
          <w:szCs w:val="24"/>
          <w:lang w:eastAsia="en-US"/>
        </w:rPr>
        <w:pPrChange w:id="1546" w:author="Tin Trčak" w:date="2016-01-21T13:47:00Z">
          <w:pPr>
            <w:pStyle w:val="Normal5"/>
            <w:spacing w:line="360" w:lineRule="auto"/>
          </w:pPr>
        </w:pPrChange>
      </w:pPr>
      <w:r w:rsidRPr="0020295F">
        <w:rPr>
          <w:rFonts w:eastAsia="Arial"/>
          <w:color w:val="auto"/>
          <w:szCs w:val="24"/>
          <w:lang w:eastAsia="en-US"/>
        </w:rPr>
        <w:t>4. Odabir ocjene</w:t>
      </w:r>
    </w:p>
    <w:p w14:paraId="7D00B339" w14:textId="77777777" w:rsidR="003B650B" w:rsidRDefault="003B650B">
      <w:pPr>
        <w:pStyle w:val="Normal5"/>
        <w:spacing w:line="360" w:lineRule="auto"/>
        <w:ind w:left="708"/>
        <w:rPr>
          <w:ins w:id="1547" w:author="Tin Trčak" w:date="2016-01-21T13:47:00Z"/>
          <w:rFonts w:eastAsia="Arial"/>
          <w:color w:val="auto"/>
          <w:szCs w:val="24"/>
          <w:lang w:eastAsia="en-US"/>
        </w:rPr>
        <w:pPrChange w:id="1548" w:author="Tin Trčak" w:date="2016-01-21T13:47:00Z">
          <w:pPr>
            <w:pStyle w:val="Normal5"/>
            <w:spacing w:line="360" w:lineRule="auto"/>
          </w:pPr>
        </w:pPrChange>
      </w:pPr>
      <w:r w:rsidRPr="0020295F">
        <w:rPr>
          <w:rFonts w:eastAsia="Arial"/>
          <w:color w:val="auto"/>
          <w:szCs w:val="24"/>
          <w:lang w:eastAsia="en-US"/>
        </w:rPr>
        <w:t>5. Odabir gumba „Pošalji komentar“</w:t>
      </w:r>
    </w:p>
    <w:p w14:paraId="5D7F8925" w14:textId="00BD354D" w:rsidR="002D47D3" w:rsidRPr="0020295F" w:rsidDel="002D47D3" w:rsidRDefault="002D47D3">
      <w:pPr>
        <w:pStyle w:val="Normal5"/>
        <w:spacing w:line="360" w:lineRule="auto"/>
        <w:ind w:left="708"/>
        <w:rPr>
          <w:del w:id="1549" w:author="Tin Trčak" w:date="2016-01-21T13:47:00Z"/>
          <w:rFonts w:eastAsia="Arial"/>
          <w:color w:val="auto"/>
          <w:szCs w:val="24"/>
          <w:lang w:eastAsia="en-US"/>
        </w:rPr>
        <w:pPrChange w:id="1550" w:author="Tin Trčak" w:date="2016-01-21T13:47:00Z">
          <w:pPr>
            <w:pStyle w:val="Normal5"/>
            <w:spacing w:line="360" w:lineRule="auto"/>
          </w:pPr>
        </w:pPrChange>
      </w:pPr>
    </w:p>
    <w:p w14:paraId="75B26AD0" w14:textId="77777777" w:rsidR="002D47D3" w:rsidRDefault="002D47D3">
      <w:pPr>
        <w:ind w:firstLine="708"/>
        <w:rPr>
          <w:ins w:id="1551" w:author="Tin Trčak" w:date="2016-01-21T13:47:00Z"/>
        </w:rPr>
        <w:pPrChange w:id="1552" w:author="Tin Trčak" w:date="2016-01-21T13:47:00Z">
          <w:pPr>
            <w:pStyle w:val="Normal5"/>
            <w:spacing w:line="360" w:lineRule="auto"/>
          </w:pPr>
        </w:pPrChange>
      </w:pPr>
    </w:p>
    <w:p w14:paraId="28753D5B" w14:textId="5D87A33D" w:rsidR="003B650B" w:rsidRPr="00476BBA" w:rsidRDefault="00610D82">
      <w:pPr>
        <w:ind w:firstLine="708"/>
        <w:rPr>
          <w:lang w:eastAsia="hr-HR"/>
          <w:rPrChange w:id="1553" w:author="Tin Trčak" w:date="2016-01-21T13:47:00Z">
            <w:rPr>
              <w:rFonts w:eastAsia="Arial"/>
              <w:color w:val="auto"/>
              <w:szCs w:val="24"/>
              <w:lang w:eastAsia="en-US"/>
            </w:rPr>
          </w:rPrChange>
        </w:rPr>
        <w:pPrChange w:id="1554" w:author="Tin Trčak" w:date="2016-01-21T13:47:00Z">
          <w:pPr>
            <w:pStyle w:val="Normal5"/>
            <w:spacing w:line="360" w:lineRule="auto"/>
          </w:pPr>
        </w:pPrChange>
      </w:pPr>
      <w:r w:rsidRPr="00476BBA">
        <w:rPr>
          <w:lang w:eastAsia="hr-HR"/>
          <w:rPrChange w:id="1555" w:author="Tin Trčak" w:date="2016-01-21T13:47:00Z">
            <w:rPr>
              <w:rFonts w:eastAsia="Arial"/>
              <w:szCs w:val="24"/>
            </w:rPr>
          </w:rPrChange>
        </w:rPr>
        <w:t>Ispit je uspješno prov</w:t>
      </w:r>
      <w:r w:rsidR="00D54181" w:rsidRPr="00476BBA">
        <w:rPr>
          <w:lang w:eastAsia="hr-HR"/>
          <w:rPrChange w:id="1556" w:author="Tin Trčak" w:date="2016-01-21T13:47:00Z">
            <w:rPr>
              <w:rFonts w:eastAsia="Arial"/>
              <w:szCs w:val="24"/>
            </w:rPr>
          </w:rPrChange>
        </w:rPr>
        <w:t>e</w:t>
      </w:r>
      <w:r w:rsidRPr="00476BBA">
        <w:rPr>
          <w:lang w:eastAsia="hr-HR"/>
          <w:rPrChange w:id="1557" w:author="Tin Trčak" w:date="2016-01-21T13:47:00Z">
            <w:rPr>
              <w:rFonts w:eastAsia="Arial"/>
              <w:szCs w:val="24"/>
            </w:rPr>
          </w:rPrChange>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306FD4EE" w:rsidR="003B650B" w:rsidRPr="0020295F" w:rsidRDefault="009A7A9B" w:rsidP="00CF1A1C">
      <w:pPr>
        <w:pStyle w:val="Caption"/>
        <w:jc w:val="center"/>
        <w:rPr>
          <w:rFonts w:eastAsia="Arial"/>
          <w:color w:val="auto"/>
          <w:szCs w:val="24"/>
          <w:lang w:eastAsia="en-US"/>
        </w:rPr>
      </w:pPr>
      <w:bookmarkStart w:id="1558" w:name="_Toc441154917"/>
      <w:r>
        <w:t xml:space="preserve">Slika </w:t>
      </w:r>
      <w:ins w:id="1559" w:author="Tin Trčak" w:date="2016-01-21T13:41:00Z">
        <w:r w:rsidR="00476BBA">
          <w:fldChar w:fldCharType="begin"/>
        </w:r>
        <w:r w:rsidR="00476BBA">
          <w:instrText xml:space="preserve"> STYLEREF 2 \s </w:instrText>
        </w:r>
      </w:ins>
      <w:r w:rsidR="00476BBA">
        <w:fldChar w:fldCharType="separate"/>
      </w:r>
      <w:r w:rsidR="00476BBA">
        <w:rPr>
          <w:noProof/>
        </w:rPr>
        <w:t>7.4</w:t>
      </w:r>
      <w:ins w:id="156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61" w:author="Tin Trčak" w:date="2016-01-21T13:41:00Z">
        <w:r w:rsidR="00476BBA">
          <w:rPr>
            <w:noProof/>
          </w:rPr>
          <w:t>7</w:t>
        </w:r>
        <w:r w:rsidR="00476BBA">
          <w:fldChar w:fldCharType="end"/>
        </w:r>
      </w:ins>
      <w:ins w:id="1562" w:author="Fredi" w:date="2016-01-21T00:26:00Z">
        <w:del w:id="1563" w:author="Tin Trčak" w:date="2016-01-21T00:45:00Z">
          <w:r w:rsidR="00B93800" w:rsidDel="00C255BA">
            <w:fldChar w:fldCharType="begin"/>
          </w:r>
          <w:r w:rsidR="00B93800" w:rsidDel="00C255BA">
            <w:delInstrText xml:space="preserve"> STYLEREF 2 \s </w:delInstrText>
          </w:r>
        </w:del>
      </w:ins>
      <w:del w:id="1564" w:author="Tin Trčak" w:date="2016-01-21T00:45:00Z">
        <w:r w:rsidR="00B93800" w:rsidDel="00C255BA">
          <w:fldChar w:fldCharType="separate"/>
        </w:r>
        <w:r w:rsidR="00B93800" w:rsidDel="00C255BA">
          <w:rPr>
            <w:noProof/>
          </w:rPr>
          <w:delText>7.4</w:delText>
        </w:r>
      </w:del>
      <w:ins w:id="1565" w:author="Fredi" w:date="2016-01-21T00:26:00Z">
        <w:del w:id="156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67" w:author="Tin Trčak" w:date="2016-01-21T00:45:00Z">
        <w:r w:rsidR="00B93800" w:rsidDel="00C255BA">
          <w:fldChar w:fldCharType="separate"/>
        </w:r>
      </w:del>
      <w:ins w:id="1568" w:author="Fredi" w:date="2016-01-21T00:26:00Z">
        <w:del w:id="1569" w:author="Tin Trčak" w:date="2016-01-21T00:45:00Z">
          <w:r w:rsidR="00B93800" w:rsidDel="00C255BA">
            <w:rPr>
              <w:noProof/>
            </w:rPr>
            <w:delText>7</w:delText>
          </w:r>
          <w:r w:rsidR="00B93800" w:rsidDel="00C255BA">
            <w:fldChar w:fldCharType="end"/>
          </w:r>
        </w:del>
      </w:ins>
      <w:del w:id="157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1558"/>
    </w:p>
    <w:p w14:paraId="3AACE2B1" w14:textId="77777777" w:rsidR="00550C02" w:rsidRDefault="00550C02" w:rsidP="00D9128D">
      <w:pPr>
        <w:pStyle w:val="Normal5"/>
        <w:spacing w:line="360" w:lineRule="auto"/>
        <w:rPr>
          <w:ins w:id="1571" w:author="Tin Trčak" w:date="2016-01-21T00:57:00Z"/>
          <w:rFonts w:eastAsia="Arial"/>
          <w:color w:val="auto"/>
          <w:szCs w:val="24"/>
          <w:lang w:eastAsia="en-US"/>
        </w:rPr>
      </w:pPr>
    </w:p>
    <w:p w14:paraId="11B238D2" w14:textId="3520E8A7" w:rsidR="001A5EAF" w:rsidRPr="00476BBA" w:rsidRDefault="003B650B">
      <w:pPr>
        <w:ind w:firstLine="708"/>
        <w:rPr>
          <w:lang w:eastAsia="hr-HR"/>
          <w:rPrChange w:id="1572" w:author="Tin Trčak" w:date="2016-01-21T13:46:00Z">
            <w:rPr>
              <w:rFonts w:eastAsia="Arial"/>
              <w:color w:val="auto"/>
              <w:szCs w:val="24"/>
              <w:lang w:eastAsia="en-US"/>
            </w:rPr>
          </w:rPrChange>
        </w:rPr>
        <w:pPrChange w:id="1573" w:author="Tin Trčak" w:date="2016-01-21T13:46:00Z">
          <w:pPr>
            <w:pStyle w:val="Normal5"/>
            <w:spacing w:line="360" w:lineRule="auto"/>
          </w:pPr>
        </w:pPrChange>
      </w:pPr>
      <w:r w:rsidRPr="00476BBA">
        <w:rPr>
          <w:lang w:eastAsia="hr-HR"/>
          <w:rPrChange w:id="1574" w:author="Tin Trčak" w:date="2016-01-21T13:46:00Z">
            <w:rPr>
              <w:rFonts w:eastAsia="Arial"/>
              <w:szCs w:val="24"/>
            </w:rPr>
          </w:rPrChange>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476BBA" w:rsidRDefault="00610D82">
      <w:pPr>
        <w:ind w:firstLine="708"/>
        <w:rPr>
          <w:lang w:eastAsia="hr-HR"/>
          <w:rPrChange w:id="1575" w:author="Tin Trčak" w:date="2016-01-21T13:46:00Z">
            <w:rPr>
              <w:rFonts w:eastAsia="Arial"/>
              <w:color w:val="auto"/>
              <w:szCs w:val="24"/>
              <w:lang w:eastAsia="en-US"/>
            </w:rPr>
          </w:rPrChange>
        </w:rPr>
        <w:pPrChange w:id="1576" w:author="Tin Trčak" w:date="2016-01-21T13:46:00Z">
          <w:pPr>
            <w:pStyle w:val="Normal5"/>
            <w:spacing w:line="360" w:lineRule="auto"/>
          </w:pPr>
        </w:pPrChange>
      </w:pPr>
      <w:r w:rsidRPr="00476BBA">
        <w:rPr>
          <w:lang w:eastAsia="hr-HR"/>
          <w:rPrChange w:id="1577" w:author="Tin Trčak" w:date="2016-01-21T13:46:00Z">
            <w:rPr>
              <w:rFonts w:eastAsia="Arial"/>
              <w:szCs w:val="24"/>
            </w:rPr>
          </w:rPrChange>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pPr>
        <w:pStyle w:val="Normal5"/>
        <w:spacing w:line="360" w:lineRule="auto"/>
        <w:ind w:left="708"/>
        <w:rPr>
          <w:rFonts w:eastAsia="Arial"/>
          <w:color w:val="auto"/>
          <w:szCs w:val="24"/>
          <w:lang w:eastAsia="en-US"/>
        </w:rPr>
        <w:pPrChange w:id="1578" w:author="Tin Trčak" w:date="2016-01-21T13:47:00Z">
          <w:pPr>
            <w:pStyle w:val="Normal5"/>
            <w:spacing w:line="360" w:lineRule="auto"/>
          </w:pPr>
        </w:pPrChange>
      </w:pPr>
      <w:r w:rsidRPr="0020295F">
        <w:rPr>
          <w:rFonts w:eastAsia="Arial"/>
          <w:color w:val="auto"/>
          <w:szCs w:val="24"/>
          <w:lang w:eastAsia="en-US"/>
        </w:rPr>
        <w:t>1. Odabir kartice „Komentari“</w:t>
      </w:r>
    </w:p>
    <w:p w14:paraId="15353C82" w14:textId="77777777" w:rsidR="004937B7" w:rsidRPr="0020295F" w:rsidRDefault="004937B7">
      <w:pPr>
        <w:pStyle w:val="Normal5"/>
        <w:spacing w:line="360" w:lineRule="auto"/>
        <w:ind w:left="708"/>
        <w:rPr>
          <w:rFonts w:eastAsia="Arial"/>
          <w:color w:val="auto"/>
          <w:szCs w:val="24"/>
          <w:lang w:eastAsia="en-US"/>
        </w:rPr>
        <w:pPrChange w:id="1579" w:author="Tin Trčak" w:date="2016-01-21T13:47:00Z">
          <w:pPr>
            <w:pStyle w:val="Normal5"/>
            <w:spacing w:line="360" w:lineRule="auto"/>
          </w:pPr>
        </w:pPrChange>
      </w:pPr>
      <w:r w:rsidRPr="0020295F">
        <w:rPr>
          <w:rFonts w:eastAsia="Arial"/>
          <w:color w:val="auto"/>
          <w:szCs w:val="24"/>
          <w:lang w:eastAsia="en-US"/>
        </w:rPr>
        <w:t>2. Odabir oblačića „Komentiraj...“</w:t>
      </w:r>
    </w:p>
    <w:p w14:paraId="40F5665F" w14:textId="77777777" w:rsidR="004937B7" w:rsidRPr="0020295F" w:rsidRDefault="004937B7">
      <w:pPr>
        <w:pStyle w:val="Normal5"/>
        <w:spacing w:line="360" w:lineRule="auto"/>
        <w:ind w:left="708"/>
        <w:rPr>
          <w:rFonts w:eastAsia="Arial"/>
          <w:color w:val="auto"/>
          <w:szCs w:val="24"/>
          <w:lang w:eastAsia="en-US"/>
        </w:rPr>
        <w:pPrChange w:id="1580" w:author="Tin Trčak" w:date="2016-01-21T13:47:00Z">
          <w:pPr>
            <w:pStyle w:val="Normal5"/>
            <w:spacing w:line="360" w:lineRule="auto"/>
          </w:pPr>
        </w:pPrChange>
      </w:pPr>
      <w:r w:rsidRPr="0020295F">
        <w:rPr>
          <w:rFonts w:eastAsia="Arial"/>
          <w:color w:val="auto"/>
          <w:szCs w:val="24"/>
          <w:lang w:eastAsia="en-US"/>
        </w:rPr>
        <w:t>3. Unos podataka za komentiranje</w:t>
      </w:r>
    </w:p>
    <w:p w14:paraId="7015C165" w14:textId="77777777" w:rsidR="004937B7" w:rsidRPr="0020295F" w:rsidRDefault="004937B7">
      <w:pPr>
        <w:pStyle w:val="Normal5"/>
        <w:spacing w:line="360" w:lineRule="auto"/>
        <w:ind w:left="708"/>
        <w:rPr>
          <w:rFonts w:eastAsia="Arial"/>
          <w:color w:val="auto"/>
          <w:szCs w:val="24"/>
          <w:lang w:eastAsia="en-US"/>
        </w:rPr>
        <w:pPrChange w:id="1581" w:author="Tin Trčak" w:date="2016-01-21T13:47:00Z">
          <w:pPr>
            <w:pStyle w:val="Normal5"/>
            <w:spacing w:line="360" w:lineRule="auto"/>
          </w:pPr>
        </w:pPrChange>
      </w:pPr>
      <w:r w:rsidRPr="0020295F">
        <w:rPr>
          <w:rFonts w:eastAsia="Arial"/>
          <w:color w:val="auto"/>
          <w:szCs w:val="24"/>
          <w:lang w:eastAsia="en-US"/>
        </w:rPr>
        <w:t>4. Odabir ocjene</w:t>
      </w:r>
    </w:p>
    <w:p w14:paraId="0DA94418" w14:textId="77777777" w:rsidR="004937B7" w:rsidRPr="0020295F" w:rsidRDefault="004937B7">
      <w:pPr>
        <w:pStyle w:val="Normal5"/>
        <w:spacing w:line="360" w:lineRule="auto"/>
        <w:ind w:left="708"/>
        <w:rPr>
          <w:rFonts w:eastAsia="Arial"/>
          <w:color w:val="auto"/>
          <w:szCs w:val="24"/>
          <w:lang w:eastAsia="en-US"/>
        </w:rPr>
        <w:pPrChange w:id="1582" w:author="Tin Trčak" w:date="2016-01-21T13:47:00Z">
          <w:pPr>
            <w:pStyle w:val="Normal5"/>
            <w:spacing w:line="360" w:lineRule="auto"/>
          </w:pPr>
        </w:pPrChange>
      </w:pPr>
      <w:r w:rsidRPr="0020295F">
        <w:rPr>
          <w:rFonts w:eastAsia="Arial"/>
          <w:color w:val="auto"/>
          <w:szCs w:val="24"/>
          <w:lang w:eastAsia="en-US"/>
        </w:rPr>
        <w:t>5. Odabir gumba „Pošalji komentar“</w:t>
      </w:r>
    </w:p>
    <w:p w14:paraId="5956A071" w14:textId="158175DF" w:rsidR="00610D82" w:rsidRPr="0020295F" w:rsidDel="00550C02" w:rsidRDefault="00610D82" w:rsidP="00D9128D">
      <w:pPr>
        <w:pStyle w:val="Normal5"/>
        <w:spacing w:line="360" w:lineRule="auto"/>
        <w:rPr>
          <w:del w:id="1583" w:author="Tin Trčak" w:date="2016-01-21T00:57:00Z"/>
          <w:rFonts w:eastAsia="Arial"/>
          <w:color w:val="auto"/>
          <w:szCs w:val="24"/>
          <w:lang w:eastAsia="en-US"/>
        </w:rPr>
      </w:pPr>
    </w:p>
    <w:p w14:paraId="7853C470" w14:textId="40A3E80F" w:rsidR="004937B7" w:rsidRPr="00476BBA" w:rsidRDefault="004937B7">
      <w:pPr>
        <w:ind w:firstLine="708"/>
        <w:rPr>
          <w:lang w:eastAsia="hr-HR"/>
          <w:rPrChange w:id="1584" w:author="Tin Trčak" w:date="2016-01-21T13:46:00Z">
            <w:rPr>
              <w:rFonts w:eastAsia="Arial"/>
              <w:color w:val="auto"/>
              <w:szCs w:val="24"/>
              <w:lang w:eastAsia="en-US"/>
            </w:rPr>
          </w:rPrChange>
        </w:rPr>
        <w:pPrChange w:id="1585" w:author="Tin Trčak" w:date="2016-01-21T13:46:00Z">
          <w:pPr>
            <w:pStyle w:val="Normal5"/>
            <w:spacing w:line="360" w:lineRule="auto"/>
          </w:pPr>
        </w:pPrChange>
      </w:pPr>
      <w:r w:rsidRPr="00476BBA">
        <w:rPr>
          <w:lang w:eastAsia="hr-HR"/>
          <w:rPrChange w:id="1586" w:author="Tin Trčak" w:date="2016-01-21T13:46:00Z">
            <w:rPr>
              <w:rFonts w:eastAsia="Arial"/>
              <w:szCs w:val="24"/>
            </w:rPr>
          </w:rPrChange>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305FF07A" w:rsidR="00CF1A1C" w:rsidRPr="00CF1A1C" w:rsidRDefault="00CF1A1C" w:rsidP="00CF1A1C">
      <w:pPr>
        <w:pStyle w:val="Caption"/>
        <w:jc w:val="center"/>
      </w:pPr>
      <w:bookmarkStart w:id="1587" w:name="_Toc441154918"/>
      <w:r>
        <w:t xml:space="preserve">Slika </w:t>
      </w:r>
      <w:ins w:id="1588" w:author="Tin Trčak" w:date="2016-01-21T13:41:00Z">
        <w:r w:rsidR="00476BBA">
          <w:fldChar w:fldCharType="begin"/>
        </w:r>
        <w:r w:rsidR="00476BBA">
          <w:instrText xml:space="preserve"> STYLEREF 2 \s </w:instrText>
        </w:r>
      </w:ins>
      <w:r w:rsidR="00476BBA">
        <w:fldChar w:fldCharType="separate"/>
      </w:r>
      <w:r w:rsidR="00476BBA">
        <w:rPr>
          <w:noProof/>
        </w:rPr>
        <w:t>7.4</w:t>
      </w:r>
      <w:ins w:id="158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90" w:author="Tin Trčak" w:date="2016-01-21T13:41:00Z">
        <w:r w:rsidR="00476BBA">
          <w:rPr>
            <w:noProof/>
          </w:rPr>
          <w:t>8</w:t>
        </w:r>
        <w:r w:rsidR="00476BBA">
          <w:fldChar w:fldCharType="end"/>
        </w:r>
      </w:ins>
      <w:ins w:id="1591" w:author="Fredi" w:date="2016-01-21T00:26:00Z">
        <w:del w:id="1592" w:author="Tin Trčak" w:date="2016-01-21T00:45:00Z">
          <w:r w:rsidR="00B93800" w:rsidDel="00C255BA">
            <w:fldChar w:fldCharType="begin"/>
          </w:r>
          <w:r w:rsidR="00B93800" w:rsidDel="00C255BA">
            <w:delInstrText xml:space="preserve"> STYLEREF 2 \s </w:delInstrText>
          </w:r>
        </w:del>
      </w:ins>
      <w:del w:id="1593" w:author="Tin Trčak" w:date="2016-01-21T00:45:00Z">
        <w:r w:rsidR="00B93800" w:rsidDel="00C255BA">
          <w:fldChar w:fldCharType="separate"/>
        </w:r>
        <w:r w:rsidR="00B93800" w:rsidDel="00C255BA">
          <w:rPr>
            <w:noProof/>
          </w:rPr>
          <w:delText>7.4</w:delText>
        </w:r>
      </w:del>
      <w:ins w:id="1594" w:author="Fredi" w:date="2016-01-21T00:26:00Z">
        <w:del w:id="159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96" w:author="Tin Trčak" w:date="2016-01-21T00:45:00Z">
        <w:r w:rsidR="00B93800" w:rsidDel="00C255BA">
          <w:fldChar w:fldCharType="separate"/>
        </w:r>
      </w:del>
      <w:ins w:id="1597" w:author="Fredi" w:date="2016-01-21T00:26:00Z">
        <w:del w:id="1598" w:author="Tin Trčak" w:date="2016-01-21T00:45:00Z">
          <w:r w:rsidR="00B93800" w:rsidDel="00C255BA">
            <w:rPr>
              <w:noProof/>
            </w:rPr>
            <w:delText>8</w:delText>
          </w:r>
          <w:r w:rsidR="00B93800" w:rsidDel="00C255BA">
            <w:fldChar w:fldCharType="end"/>
          </w:r>
        </w:del>
      </w:ins>
      <w:del w:id="1599"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1587"/>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26B5C20C">
            <wp:extent cx="57626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1372C05E" w14:textId="5E77EDC7" w:rsidR="004937B7" w:rsidRPr="0020295F" w:rsidRDefault="00CF1A1C" w:rsidP="00CF1A1C">
      <w:pPr>
        <w:pStyle w:val="Caption"/>
        <w:jc w:val="center"/>
        <w:rPr>
          <w:rFonts w:eastAsia="Arial"/>
          <w:color w:val="auto"/>
          <w:szCs w:val="24"/>
          <w:lang w:eastAsia="en-US"/>
        </w:rPr>
      </w:pPr>
      <w:bookmarkStart w:id="1600" w:name="_Toc441154919"/>
      <w:r>
        <w:t xml:space="preserve">Slika </w:t>
      </w:r>
      <w:ins w:id="1601" w:author="Tin Trčak" w:date="2016-01-21T13:41:00Z">
        <w:r w:rsidR="00476BBA">
          <w:fldChar w:fldCharType="begin"/>
        </w:r>
        <w:r w:rsidR="00476BBA">
          <w:instrText xml:space="preserve"> STYLEREF 2 \s </w:instrText>
        </w:r>
      </w:ins>
      <w:r w:rsidR="00476BBA">
        <w:fldChar w:fldCharType="separate"/>
      </w:r>
      <w:r w:rsidR="00476BBA">
        <w:rPr>
          <w:noProof/>
        </w:rPr>
        <w:t>7.4</w:t>
      </w:r>
      <w:ins w:id="160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03" w:author="Tin Trčak" w:date="2016-01-21T13:41:00Z">
        <w:r w:rsidR="00476BBA">
          <w:rPr>
            <w:noProof/>
          </w:rPr>
          <w:t>9</w:t>
        </w:r>
        <w:r w:rsidR="00476BBA">
          <w:fldChar w:fldCharType="end"/>
        </w:r>
      </w:ins>
      <w:ins w:id="1604" w:author="Fredi" w:date="2016-01-21T00:26:00Z">
        <w:del w:id="1605" w:author="Tin Trčak" w:date="2016-01-21T00:45:00Z">
          <w:r w:rsidR="00B93800" w:rsidDel="00C255BA">
            <w:fldChar w:fldCharType="begin"/>
          </w:r>
          <w:r w:rsidR="00B93800" w:rsidDel="00C255BA">
            <w:delInstrText xml:space="preserve"> STYLEREF 2 \s </w:delInstrText>
          </w:r>
        </w:del>
      </w:ins>
      <w:del w:id="1606" w:author="Tin Trčak" w:date="2016-01-21T00:45:00Z">
        <w:r w:rsidR="00B93800" w:rsidDel="00C255BA">
          <w:fldChar w:fldCharType="separate"/>
        </w:r>
        <w:r w:rsidR="00B93800" w:rsidDel="00C255BA">
          <w:rPr>
            <w:noProof/>
          </w:rPr>
          <w:delText>7.4</w:delText>
        </w:r>
      </w:del>
      <w:ins w:id="1607" w:author="Fredi" w:date="2016-01-21T00:26:00Z">
        <w:del w:id="160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09" w:author="Tin Trčak" w:date="2016-01-21T00:45:00Z">
        <w:r w:rsidR="00B93800" w:rsidDel="00C255BA">
          <w:fldChar w:fldCharType="separate"/>
        </w:r>
      </w:del>
      <w:ins w:id="1610" w:author="Fredi" w:date="2016-01-21T00:26:00Z">
        <w:del w:id="1611" w:author="Tin Trčak" w:date="2016-01-21T00:45:00Z">
          <w:r w:rsidR="00B93800" w:rsidDel="00C255BA">
            <w:rPr>
              <w:noProof/>
            </w:rPr>
            <w:delText>9</w:delText>
          </w:r>
          <w:r w:rsidR="00B93800" w:rsidDel="00C255BA">
            <w:fldChar w:fldCharType="end"/>
          </w:r>
        </w:del>
      </w:ins>
      <w:del w:id="1612"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unešenih komentara</w:t>
      </w:r>
      <w:bookmarkEnd w:id="1600"/>
    </w:p>
    <w:p w14:paraId="5B26BAEA" w14:textId="70E13F35" w:rsidR="004937B7" w:rsidRPr="0020295F" w:rsidDel="002D47D3" w:rsidRDefault="004937B7" w:rsidP="00D9128D">
      <w:pPr>
        <w:pStyle w:val="Normal5"/>
        <w:spacing w:line="360" w:lineRule="auto"/>
        <w:jc w:val="center"/>
        <w:rPr>
          <w:del w:id="1613" w:author="Tin Trčak" w:date="2016-01-21T13:48:00Z"/>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34417E8D" w:rsidR="00CF1A1C" w:rsidDel="002D47D3" w:rsidRDefault="00CF1A1C" w:rsidP="00CF1A1C">
      <w:pPr>
        <w:pStyle w:val="Caption"/>
        <w:jc w:val="center"/>
        <w:rPr>
          <w:del w:id="1614" w:author="Tin Trčak" w:date="2016-01-21T13:48:00Z"/>
        </w:rPr>
      </w:pPr>
      <w:bookmarkStart w:id="1615" w:name="_Toc441154920"/>
      <w:r>
        <w:t xml:space="preserve">Slika </w:t>
      </w:r>
      <w:ins w:id="1616" w:author="Tin Trčak" w:date="2016-01-21T13:41:00Z">
        <w:r w:rsidR="00476BBA">
          <w:fldChar w:fldCharType="begin"/>
        </w:r>
        <w:r w:rsidR="00476BBA">
          <w:instrText xml:space="preserve"> STYLEREF 2 \s </w:instrText>
        </w:r>
      </w:ins>
      <w:r w:rsidR="00476BBA">
        <w:fldChar w:fldCharType="separate"/>
      </w:r>
      <w:r w:rsidR="00476BBA">
        <w:rPr>
          <w:noProof/>
        </w:rPr>
        <w:t>7.4</w:t>
      </w:r>
      <w:ins w:id="161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18" w:author="Tin Trčak" w:date="2016-01-21T13:41:00Z">
        <w:r w:rsidR="00476BBA">
          <w:rPr>
            <w:noProof/>
          </w:rPr>
          <w:t>10</w:t>
        </w:r>
        <w:r w:rsidR="00476BBA">
          <w:fldChar w:fldCharType="end"/>
        </w:r>
      </w:ins>
      <w:ins w:id="1619" w:author="Fredi" w:date="2016-01-21T00:26:00Z">
        <w:del w:id="1620" w:author="Tin Trčak" w:date="2016-01-21T00:45:00Z">
          <w:r w:rsidR="00B93800" w:rsidDel="00C255BA">
            <w:fldChar w:fldCharType="begin"/>
          </w:r>
          <w:r w:rsidR="00B93800" w:rsidDel="00C255BA">
            <w:delInstrText xml:space="preserve"> STYLEREF 2 \s </w:delInstrText>
          </w:r>
        </w:del>
      </w:ins>
      <w:del w:id="1621" w:author="Tin Trčak" w:date="2016-01-21T00:45:00Z">
        <w:r w:rsidR="00B93800" w:rsidDel="00C255BA">
          <w:fldChar w:fldCharType="separate"/>
        </w:r>
        <w:r w:rsidR="00B93800" w:rsidDel="00C255BA">
          <w:rPr>
            <w:noProof/>
          </w:rPr>
          <w:delText>7.4</w:delText>
        </w:r>
      </w:del>
      <w:ins w:id="1622" w:author="Fredi" w:date="2016-01-21T00:26:00Z">
        <w:del w:id="162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24" w:author="Tin Trčak" w:date="2016-01-21T00:45:00Z">
        <w:r w:rsidR="00B93800" w:rsidDel="00C255BA">
          <w:fldChar w:fldCharType="separate"/>
        </w:r>
      </w:del>
      <w:ins w:id="1625" w:author="Fredi" w:date="2016-01-21T00:26:00Z">
        <w:del w:id="1626" w:author="Tin Trčak" w:date="2016-01-21T00:45:00Z">
          <w:r w:rsidR="00B93800" w:rsidDel="00C255BA">
            <w:rPr>
              <w:noProof/>
            </w:rPr>
            <w:delText>10</w:delText>
          </w:r>
          <w:r w:rsidR="00B93800" w:rsidDel="00C255BA">
            <w:fldChar w:fldCharType="end"/>
          </w:r>
        </w:del>
      </w:ins>
      <w:del w:id="1627"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10</w:delText>
        </w:r>
        <w:r w:rsidR="009622DC" w:rsidDel="009143E6">
          <w:rPr>
            <w:noProof/>
          </w:rPr>
          <w:fldChar w:fldCharType="end"/>
        </w:r>
      </w:del>
      <w:r>
        <w:t xml:space="preserve"> Promjenjena prosječna ocjena restorana nakon ocjenjivanja</w:t>
      </w:r>
      <w:bookmarkEnd w:id="1615"/>
    </w:p>
    <w:p w14:paraId="63514CF3" w14:textId="683B1795" w:rsidR="00283BA3" w:rsidRPr="00476BBA" w:rsidRDefault="00283BA3">
      <w:pPr>
        <w:pStyle w:val="Caption"/>
        <w:jc w:val="center"/>
        <w:rPr>
          <w:rFonts w:eastAsiaTheme="minorHAnsi" w:cstheme="minorBidi"/>
          <w:sz w:val="24"/>
          <w:rPrChange w:id="1628" w:author="Tin Trčak" w:date="2016-01-21T13:46:00Z">
            <w:rPr>
              <w:rFonts w:ascii="Arial" w:eastAsia="Arial" w:hAnsi="Arial" w:cs="Arial"/>
              <w:i/>
              <w:sz w:val="20"/>
            </w:rPr>
          </w:rPrChange>
        </w:rPr>
        <w:pPrChange w:id="1629" w:author="Tin Trčak" w:date="2016-01-21T13:48:00Z">
          <w:pPr>
            <w:pStyle w:val="Normal5"/>
            <w:spacing w:line="360" w:lineRule="auto"/>
            <w:jc w:val="center"/>
          </w:pPr>
        </w:pPrChange>
      </w:pPr>
      <w:r w:rsidRPr="00476BBA">
        <w:rPr>
          <w:rFonts w:eastAsiaTheme="minorHAnsi" w:cstheme="minorBidi"/>
          <w:sz w:val="24"/>
          <w:rPrChange w:id="1630" w:author="Tin Trčak" w:date="2016-01-21T13:46:00Z">
            <w:rPr>
              <w:rFonts w:ascii="Arial" w:eastAsia="Arial" w:hAnsi="Arial" w:cs="Arial"/>
              <w:i/>
            </w:rPr>
          </w:rPrChange>
        </w:rPr>
        <w:br w:type="page"/>
      </w:r>
    </w:p>
    <w:p w14:paraId="065D6458" w14:textId="77777777" w:rsidR="0004754E" w:rsidRPr="0020295F" w:rsidRDefault="0004754E" w:rsidP="0004754E">
      <w:pPr>
        <w:pStyle w:val="Heading2"/>
      </w:pPr>
      <w:bookmarkStart w:id="1631" w:name="_Toc441055722"/>
      <w:bookmarkStart w:id="1632" w:name="h.1ksv4uv" w:colFirst="0" w:colLast="0"/>
      <w:bookmarkStart w:id="1633" w:name="_Toc431806060"/>
      <w:bookmarkStart w:id="1634" w:name="_Toc441154615"/>
      <w:bookmarkEnd w:id="1631"/>
      <w:bookmarkEnd w:id="1632"/>
      <w:r w:rsidRPr="0020295F">
        <w:lastRenderedPageBreak/>
        <w:t>Upute za instalaciju</w:t>
      </w:r>
      <w:bookmarkEnd w:id="1633"/>
      <w:bookmarkEnd w:id="1634"/>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1" w:history="1">
        <w:r w:rsidRPr="0020295F">
          <w:rPr>
            <w:rStyle w:val="Hyperlink"/>
          </w:rPr>
          <w:t>https://www.visualstudio.com/</w:t>
        </w:r>
      </w:hyperlink>
      <w:r w:rsidRPr="0020295F">
        <w:t xml:space="preserve">, dok Microsoft Azure račun možemo otvoriti na stranici </w:t>
      </w:r>
      <w:hyperlink r:id="rId82"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3">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r w:rsidR="00973CD8">
        <w:fldChar w:fldCharType="begin"/>
      </w:r>
      <w:r w:rsidR="00973CD8">
        <w:instrText xml:space="preserve"> SEQ Slika_7.5 \* ARABIC </w:instrText>
      </w:r>
      <w:r w:rsidR="00973CD8">
        <w:fldChar w:fldCharType="separate"/>
      </w:r>
      <w:r w:rsidR="00A45D3E" w:rsidRPr="00D55856">
        <w:rPr>
          <w:noProof/>
        </w:rPr>
        <w:t>1</w:t>
      </w:r>
      <w:r w:rsidR="00973CD8">
        <w:rPr>
          <w:noProof/>
        </w:rPr>
        <w:fldChar w:fldCharType="end"/>
      </w:r>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4">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r w:rsidR="00973CD8">
        <w:fldChar w:fldCharType="begin"/>
      </w:r>
      <w:r w:rsidR="00973CD8">
        <w:instrText xml:space="preserve"> SEQ Slika_7.5 \* ARABIC </w:instrText>
      </w:r>
      <w:r w:rsidR="00973CD8">
        <w:fldChar w:fldCharType="separate"/>
      </w:r>
      <w:r w:rsidR="00A45D3E" w:rsidRPr="00D55856">
        <w:rPr>
          <w:noProof/>
        </w:rPr>
        <w:t>2</w:t>
      </w:r>
      <w:r w:rsidR="00973CD8">
        <w:rPr>
          <w:noProof/>
        </w:rPr>
        <w:fldChar w:fldCharType="end"/>
      </w:r>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5">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r w:rsidR="00973CD8">
        <w:fldChar w:fldCharType="begin"/>
      </w:r>
      <w:r w:rsidR="00973CD8">
        <w:instrText xml:space="preserve"> SEQ Slika_7.5 \* ARABIC </w:instrText>
      </w:r>
      <w:r w:rsidR="00973CD8">
        <w:fldChar w:fldCharType="separate"/>
      </w:r>
      <w:r w:rsidR="00A45D3E" w:rsidRPr="00D55856">
        <w:rPr>
          <w:noProof/>
        </w:rPr>
        <w:t>3</w:t>
      </w:r>
      <w:r w:rsidR="00973CD8">
        <w:rPr>
          <w:noProof/>
        </w:rPr>
        <w:fldChar w:fldCharType="end"/>
      </w:r>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6">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r w:rsidR="00973CD8">
        <w:fldChar w:fldCharType="begin"/>
      </w:r>
      <w:r w:rsidR="00973CD8">
        <w:instrText xml:space="preserve"> SEQ Slika_7.5 \* ARABIC </w:instrText>
      </w:r>
      <w:r w:rsidR="00973CD8">
        <w:fldChar w:fldCharType="separate"/>
      </w:r>
      <w:r w:rsidR="00A45D3E" w:rsidRPr="00D55856">
        <w:rPr>
          <w:noProof/>
        </w:rPr>
        <w:t>4</w:t>
      </w:r>
      <w:r w:rsidR="00973CD8">
        <w:rPr>
          <w:noProof/>
        </w:rPr>
        <w:fldChar w:fldCharType="end"/>
      </w:r>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7">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r w:rsidR="00973CD8">
        <w:fldChar w:fldCharType="begin"/>
      </w:r>
      <w:r w:rsidR="00973CD8">
        <w:instrText xml:space="preserve"> SEQ Slika_7.5 \* ARABIC </w:instrText>
      </w:r>
      <w:r w:rsidR="00973CD8">
        <w:fldChar w:fldCharType="separate"/>
      </w:r>
      <w:r w:rsidR="00A45D3E" w:rsidRPr="00D55856">
        <w:rPr>
          <w:noProof/>
        </w:rPr>
        <w:t>5</w:t>
      </w:r>
      <w:r w:rsidR="00973CD8">
        <w:rPr>
          <w:noProof/>
        </w:rPr>
        <w:fldChar w:fldCharType="end"/>
      </w:r>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8">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r w:rsidR="00973CD8">
        <w:fldChar w:fldCharType="begin"/>
      </w:r>
      <w:r w:rsidR="00973CD8">
        <w:instrText xml:space="preserve"> SEQ Slika_7.5 \* ARABIC </w:instrText>
      </w:r>
      <w:r w:rsidR="00973CD8">
        <w:fldChar w:fldCharType="separate"/>
      </w:r>
      <w:r w:rsidR="00A45D3E" w:rsidRPr="00D55856">
        <w:rPr>
          <w:noProof/>
        </w:rPr>
        <w:t>6</w:t>
      </w:r>
      <w:r w:rsidR="00973CD8">
        <w:rPr>
          <w:noProof/>
        </w:rPr>
        <w:fldChar w:fldCharType="end"/>
      </w:r>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9">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r w:rsidR="00973CD8">
        <w:fldChar w:fldCharType="begin"/>
      </w:r>
      <w:r w:rsidR="00973CD8">
        <w:instrText xml:space="preserve"> SEQ Slika_7.5 \* ARABIC </w:instrText>
      </w:r>
      <w:r w:rsidR="00973CD8">
        <w:fldChar w:fldCharType="separate"/>
      </w:r>
      <w:r w:rsidRPr="00D55856">
        <w:rPr>
          <w:noProof/>
        </w:rPr>
        <w:t>7</w:t>
      </w:r>
      <w:r w:rsidR="00973CD8">
        <w:rPr>
          <w:noProof/>
        </w:rPr>
        <w:fldChar w:fldCharType="end"/>
      </w:r>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90">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r w:rsidR="00973CD8">
        <w:fldChar w:fldCharType="begin"/>
      </w:r>
      <w:r w:rsidR="00973CD8">
        <w:instrText xml:space="preserve"> SEQ Slika_7.5 \* ARABIC </w:instrText>
      </w:r>
      <w:r w:rsidR="00973CD8">
        <w:fldChar w:fldCharType="separate"/>
      </w:r>
      <w:r w:rsidRPr="00D55856">
        <w:rPr>
          <w:noProof/>
        </w:rPr>
        <w:t>8</w:t>
      </w:r>
      <w:r w:rsidR="00973CD8">
        <w:rPr>
          <w:noProof/>
        </w:rPr>
        <w:fldChar w:fldCharType="end"/>
      </w:r>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1">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r w:rsidR="00973CD8">
        <w:fldChar w:fldCharType="begin"/>
      </w:r>
      <w:r w:rsidR="00973CD8">
        <w:instrText xml:space="preserve"> SEQ Slika_7.5 \* ARABIC </w:instrText>
      </w:r>
      <w:r w:rsidR="00973CD8">
        <w:fldChar w:fldCharType="separate"/>
      </w:r>
      <w:r w:rsidRPr="00D55856">
        <w:rPr>
          <w:noProof/>
        </w:rPr>
        <w:t>9</w:t>
      </w:r>
      <w:r w:rsidR="00973CD8">
        <w:rPr>
          <w:noProof/>
        </w:rPr>
        <w:fldChar w:fldCharType="end"/>
      </w:r>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2">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r w:rsidR="00973CD8">
        <w:fldChar w:fldCharType="begin"/>
      </w:r>
      <w:r w:rsidR="00973CD8">
        <w:instrText xml:space="preserve"> SEQ Slika_7.5 \* ARABIC </w:instrText>
      </w:r>
      <w:r w:rsidR="00973CD8">
        <w:fldChar w:fldCharType="separate"/>
      </w:r>
      <w:r w:rsidRPr="00D55856">
        <w:rPr>
          <w:noProof/>
        </w:rPr>
        <w:t>10</w:t>
      </w:r>
      <w:r w:rsidR="00973CD8">
        <w:rPr>
          <w:noProof/>
        </w:rPr>
        <w:fldChar w:fldCharType="end"/>
      </w:r>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635" w:name="_Toc441055724"/>
      <w:bookmarkStart w:id="1636" w:name="h.44sinio" w:colFirst="0" w:colLast="0"/>
      <w:bookmarkStart w:id="1637" w:name="_Toc431806061"/>
      <w:bookmarkStart w:id="1638" w:name="_Toc441154616"/>
      <w:bookmarkEnd w:id="1635"/>
      <w:bookmarkEnd w:id="1636"/>
      <w:r w:rsidRPr="0020295F">
        <w:lastRenderedPageBreak/>
        <w:t>Korisničke upute</w:t>
      </w:r>
      <w:bookmarkEnd w:id="1637"/>
      <w:bookmarkEnd w:id="1638"/>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pPr>
        <w:keepNext/>
        <w:ind w:firstLine="432"/>
        <w:jc w:val="center"/>
        <w:rPr>
          <w:ins w:id="1639" w:author="Tin Trčak" w:date="2016-01-21T00:45:00Z"/>
        </w:rPr>
        <w:pPrChange w:id="1640" w:author="Tin Trčak" w:date="2016-01-21T00:45: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24C0CDDA" w:rsidR="00AA79E3" w:rsidRPr="0020295F" w:rsidRDefault="00C255BA">
      <w:pPr>
        <w:pStyle w:val="Caption"/>
        <w:jc w:val="center"/>
        <w:pPrChange w:id="1641" w:author="Tin Trčak" w:date="2016-01-21T00:45:00Z">
          <w:pPr>
            <w:ind w:firstLine="432"/>
            <w:jc w:val="center"/>
          </w:pPr>
        </w:pPrChange>
      </w:pPr>
      <w:bookmarkStart w:id="1642" w:name="_Toc441154921"/>
      <w:ins w:id="1643" w:author="Tin Trčak" w:date="2016-01-21T00:45:00Z">
        <w:r>
          <w:t xml:space="preserve">Slika </w:t>
        </w:r>
      </w:ins>
      <w:ins w:id="1644" w:author="Tin Trčak" w:date="2016-01-21T13:41:00Z">
        <w:r w:rsidR="00476BBA">
          <w:fldChar w:fldCharType="begin"/>
        </w:r>
        <w:r w:rsidR="00476BBA">
          <w:instrText xml:space="preserve"> STYLEREF 2 \s </w:instrText>
        </w:r>
      </w:ins>
      <w:r w:rsidR="00476BBA">
        <w:fldChar w:fldCharType="separate"/>
      </w:r>
      <w:r w:rsidR="00476BBA">
        <w:rPr>
          <w:noProof/>
        </w:rPr>
        <w:t>7.6</w:t>
      </w:r>
      <w:ins w:id="164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46" w:author="Tin Trčak" w:date="2016-01-21T13:41:00Z">
        <w:r w:rsidR="00476BBA">
          <w:rPr>
            <w:noProof/>
          </w:rPr>
          <w:t>1</w:t>
        </w:r>
        <w:r w:rsidR="00476BBA">
          <w:fldChar w:fldCharType="end"/>
        </w:r>
      </w:ins>
      <w:ins w:id="1647" w:author="Tin Trčak" w:date="2016-01-21T00:46:00Z">
        <w:r>
          <w:t xml:space="preserve"> Odabir kartice Jelovnik</w:t>
        </w:r>
      </w:ins>
      <w:bookmarkEnd w:id="1642"/>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pPr>
        <w:keepNext/>
        <w:ind w:firstLine="432"/>
        <w:jc w:val="center"/>
        <w:rPr>
          <w:ins w:id="1648" w:author="Tin Trčak" w:date="2016-01-21T00:45:00Z"/>
        </w:rPr>
        <w:pPrChange w:id="1649" w:author="Tin Trčak" w:date="2016-01-21T00:48:00Z">
          <w:pPr>
            <w:ind w:firstLine="432"/>
          </w:pPr>
        </w:pPrChange>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6A302760" w14:textId="39730963" w:rsidR="007B46EE" w:rsidRPr="0020295F" w:rsidRDefault="00C255BA">
      <w:pPr>
        <w:pStyle w:val="Caption"/>
        <w:jc w:val="center"/>
        <w:pPrChange w:id="1650" w:author="Tin Trčak" w:date="2016-01-21T00:46:00Z">
          <w:pPr>
            <w:ind w:firstLine="432"/>
          </w:pPr>
        </w:pPrChange>
      </w:pPr>
      <w:bookmarkStart w:id="1651" w:name="_Toc441154922"/>
      <w:ins w:id="1652" w:author="Tin Trčak" w:date="2016-01-21T00:45:00Z">
        <w:r>
          <w:t xml:space="preserve">Slika </w:t>
        </w:r>
      </w:ins>
      <w:ins w:id="1653" w:author="Tin Trčak" w:date="2016-01-21T13:41:00Z">
        <w:r w:rsidR="00476BBA">
          <w:fldChar w:fldCharType="begin"/>
        </w:r>
        <w:r w:rsidR="00476BBA">
          <w:instrText xml:space="preserve"> STYLEREF 2 \s </w:instrText>
        </w:r>
      </w:ins>
      <w:r w:rsidR="00476BBA">
        <w:fldChar w:fldCharType="separate"/>
      </w:r>
      <w:r w:rsidR="00476BBA">
        <w:rPr>
          <w:noProof/>
        </w:rPr>
        <w:t>7.6</w:t>
      </w:r>
      <w:ins w:id="165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55" w:author="Tin Trčak" w:date="2016-01-21T13:41:00Z">
        <w:r w:rsidR="00476BBA">
          <w:rPr>
            <w:noProof/>
          </w:rPr>
          <w:t>2</w:t>
        </w:r>
        <w:r w:rsidR="00476BBA">
          <w:fldChar w:fldCharType="end"/>
        </w:r>
      </w:ins>
      <w:ins w:id="1656" w:author="Tin Trčak" w:date="2016-01-21T00:46:00Z">
        <w:r>
          <w:t xml:space="preserve"> </w:t>
        </w:r>
      </w:ins>
      <w:ins w:id="1657" w:author="Tin Trčak" w:date="2016-01-21T00:47:00Z">
        <w:r>
          <w:t>Odabir kartice Narudžbe</w:t>
        </w:r>
      </w:ins>
      <w:bookmarkEnd w:id="1651"/>
    </w:p>
    <w:p w14:paraId="4AF3245F" w14:textId="77777777" w:rsidR="00D947B8" w:rsidRDefault="00D947B8" w:rsidP="007B46EE">
      <w:pPr>
        <w:ind w:firstLine="432"/>
        <w:rPr>
          <w:ins w:id="1658" w:author="Tin Trčak" w:date="2016-01-21T00:57:00Z"/>
        </w:rPr>
      </w:pPr>
    </w:p>
    <w:p w14:paraId="3B2E2B89" w14:textId="7DBA2BD3" w:rsidR="007B46EE" w:rsidRDefault="007B46EE" w:rsidP="007B46EE">
      <w:pPr>
        <w:ind w:firstLine="432"/>
        <w:rPr>
          <w:ins w:id="1659" w:author="Tin Trčak" w:date="2016-01-21T00:57:00Z"/>
        </w:rPr>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pPr>
        <w:keepNext/>
        <w:ind w:firstLine="432"/>
        <w:jc w:val="center"/>
        <w:rPr>
          <w:ins w:id="1660" w:author="Tin Trčak" w:date="2016-01-21T00:45:00Z"/>
        </w:rPr>
        <w:pPrChange w:id="1661" w:author="Tin Trčak" w:date="2016-01-21T00:47:00Z">
          <w:pPr>
            <w:ind w:firstLine="432"/>
          </w:pPr>
        </w:pPrChange>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29845C5B" w14:textId="7A0342B0" w:rsidR="004C40D4" w:rsidRPr="0020295F" w:rsidRDefault="00C255BA">
      <w:pPr>
        <w:pStyle w:val="Caption"/>
        <w:jc w:val="center"/>
        <w:pPrChange w:id="1662" w:author="Tin Trčak" w:date="2016-01-21T00:47:00Z">
          <w:pPr>
            <w:ind w:firstLine="432"/>
          </w:pPr>
        </w:pPrChange>
      </w:pPr>
      <w:bookmarkStart w:id="1663" w:name="_Toc441154923"/>
      <w:ins w:id="1664" w:author="Tin Trčak" w:date="2016-01-21T00:45:00Z">
        <w:r>
          <w:t xml:space="preserve">Slika </w:t>
        </w:r>
      </w:ins>
      <w:ins w:id="1665" w:author="Tin Trčak" w:date="2016-01-21T13:41:00Z">
        <w:r w:rsidR="00476BBA">
          <w:fldChar w:fldCharType="begin"/>
        </w:r>
        <w:r w:rsidR="00476BBA">
          <w:instrText xml:space="preserve"> STYLEREF 2 \s </w:instrText>
        </w:r>
      </w:ins>
      <w:r w:rsidR="00476BBA">
        <w:fldChar w:fldCharType="separate"/>
      </w:r>
      <w:r w:rsidR="00476BBA">
        <w:rPr>
          <w:noProof/>
        </w:rPr>
        <w:t>7.6</w:t>
      </w:r>
      <w:ins w:id="166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67" w:author="Tin Trčak" w:date="2016-01-21T13:41:00Z">
        <w:r w:rsidR="00476BBA">
          <w:rPr>
            <w:noProof/>
          </w:rPr>
          <w:t>3</w:t>
        </w:r>
        <w:r w:rsidR="00476BBA">
          <w:fldChar w:fldCharType="end"/>
        </w:r>
      </w:ins>
      <w:ins w:id="1668" w:author="Tin Trčak" w:date="2016-01-21T00:47:00Z">
        <w:r>
          <w:t xml:space="preserve"> Odabir kartice</w:t>
        </w:r>
      </w:ins>
      <w:ins w:id="1669" w:author="Tin Trčak" w:date="2016-01-21T00:48:00Z">
        <w:r>
          <w:t xml:space="preserve"> Jela</w:t>
        </w:r>
      </w:ins>
      <w:bookmarkEnd w:id="1663"/>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pPr>
        <w:keepNext/>
        <w:ind w:firstLine="432"/>
        <w:jc w:val="center"/>
        <w:rPr>
          <w:ins w:id="1670" w:author="Tin Trčak" w:date="2016-01-21T00:46:00Z"/>
        </w:rPr>
        <w:pPrChange w:id="1671" w:author="Tin Trčak" w:date="2016-01-21T00:48:00Z">
          <w:pPr>
            <w:ind w:firstLine="432"/>
          </w:pPr>
        </w:pPrChange>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6E6D921B" w:rsidR="00A00727" w:rsidRPr="0020295F" w:rsidRDefault="00C255BA">
      <w:pPr>
        <w:pStyle w:val="Caption"/>
        <w:jc w:val="center"/>
        <w:pPrChange w:id="1672" w:author="Tin Trčak" w:date="2016-01-21T00:48:00Z">
          <w:pPr>
            <w:ind w:firstLine="432"/>
          </w:pPr>
        </w:pPrChange>
      </w:pPr>
      <w:bookmarkStart w:id="1673" w:name="_Toc441154924"/>
      <w:ins w:id="1674" w:author="Tin Trčak" w:date="2016-01-21T00:46:00Z">
        <w:r>
          <w:t xml:space="preserve">Slika </w:t>
        </w:r>
      </w:ins>
      <w:ins w:id="1675" w:author="Tin Trčak" w:date="2016-01-21T13:41:00Z">
        <w:r w:rsidR="00476BBA">
          <w:fldChar w:fldCharType="begin"/>
        </w:r>
        <w:r w:rsidR="00476BBA">
          <w:instrText xml:space="preserve"> STYLEREF 2 \s </w:instrText>
        </w:r>
      </w:ins>
      <w:r w:rsidR="00476BBA">
        <w:fldChar w:fldCharType="separate"/>
      </w:r>
      <w:r w:rsidR="00476BBA">
        <w:rPr>
          <w:noProof/>
        </w:rPr>
        <w:t>7.6</w:t>
      </w:r>
      <w:ins w:id="167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77" w:author="Tin Trčak" w:date="2016-01-21T13:41:00Z">
        <w:r w:rsidR="00476BBA">
          <w:rPr>
            <w:noProof/>
          </w:rPr>
          <w:t>4</w:t>
        </w:r>
        <w:r w:rsidR="00476BBA">
          <w:fldChar w:fldCharType="end"/>
        </w:r>
      </w:ins>
      <w:ins w:id="1678" w:author="Tin Trčak" w:date="2016-01-21T00:48:00Z">
        <w:r>
          <w:t xml:space="preserve"> Sučelje administrativne stranice</w:t>
        </w:r>
      </w:ins>
      <w:ins w:id="1679" w:author="Tin Trčak" w:date="2016-01-21T00:49:00Z">
        <w:r>
          <w:t xml:space="preserve"> vlasnika</w:t>
        </w:r>
      </w:ins>
      <w:bookmarkEnd w:id="1673"/>
    </w:p>
    <w:p w14:paraId="31909AC5" w14:textId="77777777" w:rsidR="00D947B8" w:rsidRDefault="00D947B8" w:rsidP="00D9128D">
      <w:pPr>
        <w:ind w:firstLine="432"/>
        <w:rPr>
          <w:ins w:id="1680" w:author="Tin Trčak" w:date="2016-01-21T00:57:00Z"/>
        </w:rPr>
      </w:pPr>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385C7F2A" w14:textId="77777777" w:rsidR="00C255BA" w:rsidRDefault="00912B4D">
      <w:pPr>
        <w:keepNext/>
        <w:ind w:firstLine="432"/>
        <w:jc w:val="center"/>
        <w:rPr>
          <w:ins w:id="1681" w:author="Tin Trčak" w:date="2016-01-21T00:46:00Z"/>
        </w:rPr>
        <w:pPrChange w:id="1682" w:author="Tin Trčak" w:date="2016-01-21T00:49:00Z">
          <w:pPr>
            <w:ind w:firstLine="432"/>
          </w:pPr>
        </w:pPrChange>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7E794219" w14:textId="1DE1F71B" w:rsidR="00A00727" w:rsidRPr="0020295F" w:rsidRDefault="00C255BA">
      <w:pPr>
        <w:pStyle w:val="Caption"/>
        <w:jc w:val="center"/>
        <w:pPrChange w:id="1683" w:author="Tin Trčak" w:date="2016-01-21T00:49:00Z">
          <w:pPr>
            <w:ind w:firstLine="432"/>
          </w:pPr>
        </w:pPrChange>
      </w:pPr>
      <w:bookmarkStart w:id="1684" w:name="_Toc441154925"/>
      <w:ins w:id="1685" w:author="Tin Trčak" w:date="2016-01-21T00:46:00Z">
        <w:r>
          <w:t xml:space="preserve">Slika </w:t>
        </w:r>
      </w:ins>
      <w:ins w:id="1686" w:author="Tin Trčak" w:date="2016-01-21T13:41:00Z">
        <w:r w:rsidR="00476BBA">
          <w:fldChar w:fldCharType="begin"/>
        </w:r>
        <w:r w:rsidR="00476BBA">
          <w:instrText xml:space="preserve"> STYLEREF 2 \s </w:instrText>
        </w:r>
      </w:ins>
      <w:r w:rsidR="00476BBA">
        <w:fldChar w:fldCharType="separate"/>
      </w:r>
      <w:r w:rsidR="00476BBA">
        <w:rPr>
          <w:noProof/>
        </w:rPr>
        <w:t>7.6</w:t>
      </w:r>
      <w:ins w:id="168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88" w:author="Tin Trčak" w:date="2016-01-21T13:41:00Z">
        <w:r w:rsidR="00476BBA">
          <w:rPr>
            <w:noProof/>
          </w:rPr>
          <w:t>5</w:t>
        </w:r>
        <w:r w:rsidR="00476BBA">
          <w:fldChar w:fldCharType="end"/>
        </w:r>
      </w:ins>
      <w:ins w:id="1689" w:author="Tin Trčak" w:date="2016-01-21T00:49:00Z">
        <w:r>
          <w:t xml:space="preserve"> Odabir kartice Statistika</w:t>
        </w:r>
      </w:ins>
      <w:bookmarkEnd w:id="1684"/>
    </w:p>
    <w:p w14:paraId="138E535B" w14:textId="77777777" w:rsidR="00D947B8" w:rsidRDefault="00D947B8" w:rsidP="00D9128D">
      <w:pPr>
        <w:ind w:firstLine="432"/>
        <w:rPr>
          <w:ins w:id="1690" w:author="Tin Trčak" w:date="2016-01-21T00:57:00Z"/>
        </w:rPr>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pPr>
        <w:keepNext/>
        <w:ind w:firstLine="432"/>
        <w:jc w:val="center"/>
        <w:rPr>
          <w:ins w:id="1691" w:author="Tin Trčak" w:date="2016-01-21T00:46:00Z"/>
        </w:rPr>
        <w:pPrChange w:id="1692" w:author="Tin Trčak" w:date="2016-01-21T00:49: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1C89E618" w:rsidR="00912B4D" w:rsidRPr="0020295F" w:rsidRDefault="00C255BA">
      <w:pPr>
        <w:pStyle w:val="Caption"/>
        <w:jc w:val="center"/>
        <w:pPrChange w:id="1693" w:author="Tin Trčak" w:date="2016-01-21T00:49:00Z">
          <w:pPr>
            <w:ind w:firstLine="432"/>
          </w:pPr>
        </w:pPrChange>
      </w:pPr>
      <w:bookmarkStart w:id="1694" w:name="_Toc441154926"/>
      <w:ins w:id="1695" w:author="Tin Trčak" w:date="2016-01-21T00:46:00Z">
        <w:r>
          <w:t xml:space="preserve">Slika </w:t>
        </w:r>
      </w:ins>
      <w:ins w:id="1696" w:author="Tin Trčak" w:date="2016-01-21T13:41:00Z">
        <w:r w:rsidR="00476BBA">
          <w:fldChar w:fldCharType="begin"/>
        </w:r>
        <w:r w:rsidR="00476BBA">
          <w:instrText xml:space="preserve"> STYLEREF 2 \s </w:instrText>
        </w:r>
      </w:ins>
      <w:r w:rsidR="00476BBA">
        <w:fldChar w:fldCharType="separate"/>
      </w:r>
      <w:r w:rsidR="00476BBA">
        <w:rPr>
          <w:noProof/>
        </w:rPr>
        <w:t>7.6</w:t>
      </w:r>
      <w:ins w:id="169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98" w:author="Tin Trčak" w:date="2016-01-21T13:41:00Z">
        <w:r w:rsidR="00476BBA">
          <w:rPr>
            <w:noProof/>
          </w:rPr>
          <w:t>6</w:t>
        </w:r>
        <w:r w:rsidR="00476BBA">
          <w:fldChar w:fldCharType="end"/>
        </w:r>
      </w:ins>
      <w:ins w:id="1699" w:author="Tin Trčak" w:date="2016-01-21T00:50:00Z">
        <w:r w:rsidR="00AB686A">
          <w:t xml:space="preserve"> Odabir kartice Djelatnici</w:t>
        </w:r>
      </w:ins>
      <w:bookmarkEnd w:id="1694"/>
    </w:p>
    <w:p w14:paraId="1FAD127C" w14:textId="2075849A" w:rsidR="00195161" w:rsidRDefault="00195161" w:rsidP="00D9128D">
      <w:pPr>
        <w:ind w:firstLine="432"/>
        <w:rPr>
          <w:ins w:id="1700" w:author="Tin Trčak" w:date="2016-01-21T00:57:00Z"/>
        </w:rPr>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pPr>
        <w:keepNext/>
        <w:ind w:firstLine="432"/>
        <w:jc w:val="center"/>
        <w:rPr>
          <w:ins w:id="1701" w:author="Tin Trčak" w:date="2016-01-21T00:46:00Z"/>
        </w:rPr>
        <w:pPrChange w:id="1702" w:author="Tin Trčak" w:date="2016-01-21T00:46: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21EB2CFF" w:rsidR="007B46EE" w:rsidRPr="0020295F" w:rsidRDefault="00C255BA">
      <w:pPr>
        <w:pStyle w:val="Caption"/>
        <w:jc w:val="center"/>
        <w:pPrChange w:id="1703" w:author="Tin Trčak" w:date="2016-01-21T00:46:00Z">
          <w:pPr>
            <w:ind w:firstLine="432"/>
            <w:jc w:val="center"/>
          </w:pPr>
        </w:pPrChange>
      </w:pPr>
      <w:bookmarkStart w:id="1704" w:name="_Toc441154927"/>
      <w:ins w:id="1705" w:author="Tin Trčak" w:date="2016-01-21T00:46:00Z">
        <w:r>
          <w:t xml:space="preserve">Slika </w:t>
        </w:r>
      </w:ins>
      <w:ins w:id="1706" w:author="Tin Trčak" w:date="2016-01-21T13:41:00Z">
        <w:r w:rsidR="00476BBA">
          <w:fldChar w:fldCharType="begin"/>
        </w:r>
        <w:r w:rsidR="00476BBA">
          <w:instrText xml:space="preserve"> STYLEREF 2 \s </w:instrText>
        </w:r>
      </w:ins>
      <w:r w:rsidR="00476BBA">
        <w:fldChar w:fldCharType="separate"/>
      </w:r>
      <w:r w:rsidR="00476BBA">
        <w:rPr>
          <w:noProof/>
        </w:rPr>
        <w:t>7.6</w:t>
      </w:r>
      <w:ins w:id="170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08" w:author="Tin Trčak" w:date="2016-01-21T13:41:00Z">
        <w:r w:rsidR="00476BBA">
          <w:rPr>
            <w:noProof/>
          </w:rPr>
          <w:t>7</w:t>
        </w:r>
        <w:r w:rsidR="00476BBA">
          <w:fldChar w:fldCharType="end"/>
        </w:r>
      </w:ins>
      <w:ins w:id="1709" w:author="Tin Trčak" w:date="2016-01-21T00:50:00Z">
        <w:r w:rsidR="00AB686A">
          <w:t xml:space="preserve"> Odabir kartice Wild8 info</w:t>
        </w:r>
      </w:ins>
      <w:bookmarkEnd w:id="1704"/>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710" w:name="_Toc441154617"/>
      <w:r w:rsidRPr="00D55856">
        <w:lastRenderedPageBreak/>
        <w:t>Zaključak i budući rad</w:t>
      </w:r>
      <w:bookmarkEnd w:id="1710"/>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1B242D28"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 xml:space="preserve">mplementacija projekta pokazala se kao zahtjevan zadatak. Cilj projekta je ostvaren, implementirana je osnovna funkcionalnost stranice prema korisničkim zahtjevima te je uz nju priložena i detaljno opisana dokumentacija. Svi članovi tima </w:t>
      </w:r>
      <w:del w:id="1711" w:author="Tin Trčak" w:date="2016-01-21T13:51:00Z">
        <w:r w:rsidRPr="0020295F" w:rsidDel="00571EED">
          <w:delText xml:space="preserve">su </w:delText>
        </w:r>
      </w:del>
      <w:r w:rsidRPr="0020295F">
        <w:t>bili</w:t>
      </w:r>
      <w:ins w:id="1712" w:author="Tin Trčak" w:date="2016-01-21T13:51:00Z">
        <w:r w:rsidR="00571EED">
          <w:t xml:space="preserve"> su</w:t>
        </w:r>
      </w:ins>
      <w:r w:rsidRPr="0020295F">
        <w:t xml:space="preserve"> o svemu obaviješteni pravovremeno i svi su sudjelovali u izradi projekta. Komunikacija između članova tima </w:t>
      </w:r>
      <w:del w:id="1713" w:author="Tin Trčak" w:date="2016-01-21T13:52:00Z">
        <w:r w:rsidRPr="0020295F" w:rsidDel="00571EED">
          <w:delText xml:space="preserve">je </w:delText>
        </w:r>
      </w:del>
      <w:ins w:id="1714" w:author="Tin Trčak" w:date="2016-01-21T13:51:00Z">
        <w:r w:rsidR="00571EED">
          <w:t>tekla</w:t>
        </w:r>
      </w:ins>
      <w:ins w:id="1715" w:author="Tin Trčak" w:date="2016-01-21T13:52:00Z">
        <w:r w:rsidR="00571EED">
          <w:t xml:space="preserve"> je</w:t>
        </w:r>
      </w:ins>
      <w:del w:id="1716" w:author="Tin Trčak" w:date="2016-01-21T13:51:00Z">
        <w:r w:rsidRPr="0020295F" w:rsidDel="00571EED">
          <w:delText>bila</w:delText>
        </w:r>
      </w:del>
      <w:r w:rsidRPr="0020295F">
        <w:t xml:space="preserve"> dobr</w:t>
      </w:r>
      <w:del w:id="1717" w:author="Tin Trčak" w:date="2016-01-21T13:51:00Z">
        <w:r w:rsidRPr="0020295F" w:rsidDel="00571EED">
          <w:delText>a</w:delText>
        </w:r>
      </w:del>
      <w:ins w:id="1718" w:author="Tin Trčak" w:date="2016-01-21T13:51:00Z">
        <w:r w:rsidR="00571EED">
          <w:t>o</w:t>
        </w:r>
      </w:ins>
      <w:r w:rsidRPr="0020295F">
        <w:t xml:space="preserve">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719" w:name="_Toc431806063"/>
      <w:bookmarkStart w:id="1720" w:name="_Toc441154618"/>
      <w:r w:rsidRPr="00D55856">
        <w:lastRenderedPageBreak/>
        <w:t>Popis literature</w:t>
      </w:r>
      <w:bookmarkEnd w:id="1719"/>
      <w:bookmarkEnd w:id="1720"/>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100"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1"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2"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3"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4"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5"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ins w:id="1721" w:author="Tin Trčak" w:date="2016-01-21T01:04:00Z"/>
          <w:szCs w:val="24"/>
        </w:rPr>
      </w:pPr>
      <w:r w:rsidRPr="0020295F">
        <w:rPr>
          <w:szCs w:val="24"/>
        </w:rPr>
        <w:t xml:space="preserve">UML Sequence Diagrams: A Quick Introduction, </w:t>
      </w:r>
      <w:hyperlink r:id="rId106"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pPr>
        <w:pStyle w:val="Normal4"/>
        <w:numPr>
          <w:ilvl w:val="0"/>
          <w:numId w:val="61"/>
        </w:numPr>
        <w:tabs>
          <w:tab w:val="left" w:pos="360"/>
        </w:tabs>
        <w:spacing w:line="360" w:lineRule="auto"/>
        <w:ind w:hanging="360"/>
        <w:rPr>
          <w:ins w:id="1722" w:author="Tin Trčak" w:date="2016-01-21T01:05:00Z"/>
          <w:szCs w:val="24"/>
        </w:rPr>
        <w:pPrChange w:id="1723" w:author="Tin Trčak" w:date="2016-01-21T01:06:00Z">
          <w:pPr>
            <w:pStyle w:val="Normal4"/>
            <w:numPr>
              <w:numId w:val="61"/>
            </w:numPr>
            <w:tabs>
              <w:tab w:val="left" w:pos="360"/>
            </w:tabs>
            <w:spacing w:line="360" w:lineRule="auto"/>
            <w:ind w:left="360"/>
          </w:pPr>
        </w:pPrChange>
      </w:pPr>
      <w:ins w:id="1724" w:author="Tin Trčak" w:date="2016-01-21T01:05:00Z">
        <w:r w:rsidRPr="00667908">
          <w:rPr>
            <w:szCs w:val="24"/>
          </w:rPr>
          <w:t>jQuery: The Write Less, Do More, JavaScript Library,</w:t>
        </w:r>
        <w:r>
          <w:rPr>
            <w:szCs w:val="24"/>
          </w:rPr>
          <w:t xml:space="preserve"> </w:t>
        </w:r>
        <w:r w:rsidRPr="00667908">
          <w:rPr>
            <w:rStyle w:val="Hyperlink"/>
            <w:rPrChange w:id="1725" w:author="Tin Trčak" w:date="2016-01-21T01:06:00Z">
              <w:rPr>
                <w:szCs w:val="24"/>
              </w:rPr>
            </w:rPrChange>
          </w:rPr>
          <w:fldChar w:fldCharType="begin"/>
        </w:r>
        <w:r w:rsidRPr="00667908">
          <w:rPr>
            <w:rStyle w:val="Hyperlink"/>
            <w:rPrChange w:id="1726" w:author="Tin Trčak" w:date="2016-01-21T01:06:00Z">
              <w:rPr>
                <w:szCs w:val="24"/>
              </w:rPr>
            </w:rPrChange>
          </w:rPr>
          <w:instrText xml:space="preserve"> HYPERLINK "http://api.jquery.com/" </w:instrText>
        </w:r>
        <w:r w:rsidRPr="00667908">
          <w:rPr>
            <w:rStyle w:val="Hyperlink"/>
            <w:rPrChange w:id="1727" w:author="Tin Trčak" w:date="2016-01-21T01:06:00Z">
              <w:rPr>
                <w:szCs w:val="24"/>
              </w:rPr>
            </w:rPrChange>
          </w:rPr>
          <w:fldChar w:fldCharType="separate"/>
        </w:r>
        <w:r w:rsidRPr="00667908">
          <w:rPr>
            <w:rStyle w:val="Hyperlink"/>
            <w:rPrChange w:id="1728" w:author="Tin Trčak" w:date="2016-01-21T01:06:00Z">
              <w:rPr>
                <w:szCs w:val="24"/>
              </w:rPr>
            </w:rPrChange>
          </w:rPr>
          <w:t>http://api.jquery.com/</w:t>
        </w:r>
        <w:r w:rsidRPr="00667908">
          <w:rPr>
            <w:rStyle w:val="Hyperlink"/>
            <w:rPrChange w:id="1729" w:author="Tin Trčak" w:date="2016-01-21T01:06:00Z">
              <w:rPr>
                <w:szCs w:val="24"/>
              </w:rPr>
            </w:rPrChange>
          </w:rPr>
          <w:fldChar w:fldCharType="end"/>
        </w:r>
        <w:r>
          <w:rPr>
            <w:szCs w:val="24"/>
          </w:rPr>
          <w:t xml:space="preserve"> </w:t>
        </w:r>
      </w:ins>
    </w:p>
    <w:p w14:paraId="7173217C" w14:textId="67518B05" w:rsidR="00667908" w:rsidRPr="00667908" w:rsidRDefault="00667908">
      <w:pPr>
        <w:pStyle w:val="Normal4"/>
        <w:numPr>
          <w:ilvl w:val="0"/>
          <w:numId w:val="61"/>
        </w:numPr>
        <w:tabs>
          <w:tab w:val="left" w:pos="360"/>
        </w:tabs>
        <w:spacing w:line="360" w:lineRule="auto"/>
        <w:ind w:hanging="360"/>
        <w:rPr>
          <w:szCs w:val="24"/>
        </w:rPr>
        <w:pPrChange w:id="1730" w:author="Tin Trčak" w:date="2016-01-21T01:06:00Z">
          <w:pPr>
            <w:pStyle w:val="Normal4"/>
            <w:numPr>
              <w:numId w:val="61"/>
            </w:numPr>
            <w:tabs>
              <w:tab w:val="left" w:pos="360"/>
            </w:tabs>
            <w:spacing w:line="360" w:lineRule="auto"/>
            <w:ind w:left="360"/>
          </w:pPr>
        </w:pPrChange>
      </w:pPr>
      <w:ins w:id="1731" w:author="Tin Trčak" w:date="2016-01-21T01:05:00Z">
        <w:r w:rsidRPr="00667908">
          <w:rPr>
            <w:szCs w:val="24"/>
          </w:rPr>
          <w:t>Bootstrap, a sleek, intuitive, and powerful mobile first front-end framework for fa</w:t>
        </w:r>
        <w:r>
          <w:rPr>
            <w:szCs w:val="24"/>
          </w:rPr>
          <w:t xml:space="preserve">ster and easier web development, </w:t>
        </w:r>
      </w:ins>
      <w:ins w:id="1732" w:author="Tin Trčak" w:date="2016-01-21T01:06:00Z">
        <w:r w:rsidRPr="00667908">
          <w:rPr>
            <w:rStyle w:val="Hyperlink"/>
            <w:rPrChange w:id="1733" w:author="Tin Trčak" w:date="2016-01-21T01:06:00Z">
              <w:rPr>
                <w:szCs w:val="24"/>
              </w:rPr>
            </w:rPrChange>
          </w:rPr>
          <w:fldChar w:fldCharType="begin"/>
        </w:r>
        <w:r w:rsidRPr="00667908">
          <w:rPr>
            <w:rStyle w:val="Hyperlink"/>
            <w:rPrChange w:id="1734" w:author="Tin Trčak" w:date="2016-01-21T01:06:00Z">
              <w:rPr>
                <w:szCs w:val="24"/>
              </w:rPr>
            </w:rPrChange>
          </w:rPr>
          <w:instrText xml:space="preserve"> HYPERLINK "http://getbootstrap.com/components/" </w:instrText>
        </w:r>
        <w:r w:rsidRPr="00667908">
          <w:rPr>
            <w:rStyle w:val="Hyperlink"/>
            <w:rPrChange w:id="1735" w:author="Tin Trčak" w:date="2016-01-21T01:06:00Z">
              <w:rPr>
                <w:szCs w:val="24"/>
              </w:rPr>
            </w:rPrChange>
          </w:rPr>
          <w:fldChar w:fldCharType="separate"/>
        </w:r>
        <w:r w:rsidRPr="00667908">
          <w:rPr>
            <w:rStyle w:val="Hyperlink"/>
            <w:szCs w:val="24"/>
          </w:rPr>
          <w:t>http://getbootstrap.com/components/</w:t>
        </w:r>
        <w:r w:rsidRPr="00667908">
          <w:rPr>
            <w:rStyle w:val="Hyperlink"/>
            <w:rPrChange w:id="1736" w:author="Tin Trčak" w:date="2016-01-21T01:06:00Z">
              <w:rPr>
                <w:szCs w:val="24"/>
              </w:rPr>
            </w:rPrChange>
          </w:rPr>
          <w:fldChar w:fldCharType="end"/>
        </w:r>
        <w:r>
          <w:rPr>
            <w:szCs w:val="24"/>
          </w:rPr>
          <w:t xml:space="preserve"> </w:t>
        </w:r>
      </w:ins>
    </w:p>
    <w:p w14:paraId="3FD986FA" w14:textId="77777777" w:rsidR="00350C97" w:rsidRPr="0020295F" w:rsidRDefault="00350C97">
      <w:pPr>
        <w:pStyle w:val="Normal4"/>
        <w:tabs>
          <w:tab w:val="left" w:pos="360"/>
        </w:tabs>
        <w:spacing w:line="360" w:lineRule="auto"/>
        <w:rPr>
          <w:szCs w:val="24"/>
        </w:rPr>
        <w:pPrChange w:id="1737" w:author="Tin Trčak" w:date="2016-01-21T01:04:00Z">
          <w:pPr>
            <w:pStyle w:val="Normal4"/>
            <w:tabs>
              <w:tab w:val="left" w:pos="360"/>
            </w:tabs>
            <w:spacing w:line="360" w:lineRule="auto"/>
            <w:ind w:left="360"/>
          </w:pPr>
        </w:pPrChange>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738" w:name="_Toc431806064"/>
      <w:bookmarkStart w:id="1739" w:name="_Toc441154619"/>
      <w:r w:rsidRPr="00D55856">
        <w:lastRenderedPageBreak/>
        <w:t>Dodatak A: Indeks (slika, dijagrama, tablica, ispisa kôda)</w:t>
      </w:r>
      <w:bookmarkEnd w:id="1738"/>
      <w:bookmarkEnd w:id="1739"/>
    </w:p>
    <w:p w14:paraId="156C5013" w14:textId="77777777" w:rsidR="00C524C7" w:rsidRDefault="00323742">
      <w:pPr>
        <w:pStyle w:val="TableofFigures"/>
        <w:tabs>
          <w:tab w:val="right" w:leader="dot" w:pos="9062"/>
        </w:tabs>
        <w:rPr>
          <w:ins w:id="1740" w:author="Tin Trčak" w:date="2016-01-21T15:52:00Z"/>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ins w:id="1741" w:author="Tin Trčak" w:date="2016-01-21T15:52:00Z">
        <w:r w:rsidR="00C524C7" w:rsidRPr="00C03409">
          <w:rPr>
            <w:rStyle w:val="Hyperlink"/>
            <w:noProof/>
          </w:rPr>
          <w:fldChar w:fldCharType="begin"/>
        </w:r>
        <w:r w:rsidR="00C524C7" w:rsidRPr="00C03409">
          <w:rPr>
            <w:rStyle w:val="Hyperlink"/>
            <w:noProof/>
          </w:rPr>
          <w:instrText xml:space="preserve"> </w:instrText>
        </w:r>
        <w:r w:rsidR="00C524C7">
          <w:rPr>
            <w:noProof/>
          </w:rPr>
          <w:instrText>HYPERLINK \l "_Toc441154856"</w:instrText>
        </w:r>
        <w:r w:rsidR="00C524C7" w:rsidRPr="00C03409">
          <w:rPr>
            <w:rStyle w:val="Hyperlink"/>
            <w:noProof/>
          </w:rPr>
          <w:instrText xml:space="preserve"> </w:instrText>
        </w:r>
        <w:r w:rsidR="00C524C7" w:rsidRPr="00C03409">
          <w:rPr>
            <w:rStyle w:val="Hyperlink"/>
            <w:noProof/>
          </w:rPr>
          <w:fldChar w:fldCharType="separate"/>
        </w:r>
        <w:r w:rsidR="00C524C7" w:rsidRPr="00C03409">
          <w:rPr>
            <w:rStyle w:val="Hyperlink"/>
            <w:noProof/>
          </w:rPr>
          <w:t>Slika 4.2.1 Dijagram obrazaca uporabe sustava</w:t>
        </w:r>
        <w:r w:rsidR="00C524C7">
          <w:rPr>
            <w:noProof/>
            <w:webHidden/>
          </w:rPr>
          <w:tab/>
        </w:r>
        <w:r w:rsidR="00C524C7">
          <w:rPr>
            <w:noProof/>
            <w:webHidden/>
          </w:rPr>
          <w:fldChar w:fldCharType="begin"/>
        </w:r>
        <w:r w:rsidR="00C524C7">
          <w:rPr>
            <w:noProof/>
            <w:webHidden/>
          </w:rPr>
          <w:instrText xml:space="preserve"> PAGEREF _Toc441154856 \h </w:instrText>
        </w:r>
      </w:ins>
      <w:r w:rsidR="00C524C7">
        <w:rPr>
          <w:noProof/>
          <w:webHidden/>
        </w:rPr>
      </w:r>
      <w:r w:rsidR="00C524C7">
        <w:rPr>
          <w:noProof/>
          <w:webHidden/>
        </w:rPr>
        <w:fldChar w:fldCharType="separate"/>
      </w:r>
      <w:ins w:id="1742" w:author="Tin Trčak" w:date="2016-01-21T15:52:00Z">
        <w:r w:rsidR="00C524C7">
          <w:rPr>
            <w:noProof/>
            <w:webHidden/>
          </w:rPr>
          <w:t>28</w:t>
        </w:r>
        <w:r w:rsidR="00C524C7">
          <w:rPr>
            <w:noProof/>
            <w:webHidden/>
          </w:rPr>
          <w:fldChar w:fldCharType="end"/>
        </w:r>
        <w:r w:rsidR="00C524C7" w:rsidRPr="00C03409">
          <w:rPr>
            <w:rStyle w:val="Hyperlink"/>
            <w:noProof/>
          </w:rPr>
          <w:fldChar w:fldCharType="end"/>
        </w:r>
      </w:ins>
    </w:p>
    <w:p w14:paraId="77489C73" w14:textId="77777777" w:rsidR="00C524C7" w:rsidRDefault="00C524C7">
      <w:pPr>
        <w:pStyle w:val="TableofFigures"/>
        <w:tabs>
          <w:tab w:val="right" w:leader="dot" w:pos="9062"/>
        </w:tabs>
        <w:rPr>
          <w:ins w:id="1743" w:author="Tin Trčak" w:date="2016-01-21T15:52:00Z"/>
          <w:rFonts w:asciiTheme="minorHAnsi" w:eastAsiaTheme="minorEastAsia" w:hAnsiTheme="minorHAnsi" w:cstheme="minorBidi"/>
          <w:noProof/>
          <w:color w:val="auto"/>
          <w:sz w:val="22"/>
          <w:szCs w:val="22"/>
        </w:rPr>
      </w:pPr>
      <w:ins w:id="174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"_Toc441154857"</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_Toc441154857 \h </w:instrText>
        </w:r>
      </w:ins>
      <w:r>
        <w:rPr>
          <w:noProof/>
          <w:webHidden/>
        </w:rPr>
      </w:r>
      <w:r>
        <w:rPr>
          <w:noProof/>
          <w:webHidden/>
        </w:rPr>
        <w:fldChar w:fldCharType="separate"/>
      </w:r>
      <w:ins w:id="1745" w:author="Tin Trčak" w:date="2016-01-21T15:52:00Z">
        <w:r>
          <w:rPr>
            <w:noProof/>
            <w:webHidden/>
          </w:rPr>
          <w:t>28</w:t>
        </w:r>
        <w:r>
          <w:rPr>
            <w:noProof/>
            <w:webHidden/>
          </w:rPr>
          <w:fldChar w:fldCharType="end"/>
        </w:r>
        <w:r w:rsidRPr="00C03409">
          <w:rPr>
            <w:rStyle w:val="Hyperlink"/>
            <w:noProof/>
          </w:rPr>
          <w:fldChar w:fldCharType="end"/>
        </w:r>
      </w:ins>
    </w:p>
    <w:p w14:paraId="37A6E6C8" w14:textId="77777777" w:rsidR="00C524C7" w:rsidRDefault="00C524C7">
      <w:pPr>
        <w:pStyle w:val="TableofFigures"/>
        <w:tabs>
          <w:tab w:val="right" w:leader="dot" w:pos="9062"/>
        </w:tabs>
        <w:rPr>
          <w:ins w:id="1746" w:author="Tin Trčak" w:date="2016-01-21T15:52:00Z"/>
          <w:rFonts w:asciiTheme="minorHAnsi" w:eastAsiaTheme="minorEastAsia" w:hAnsiTheme="minorHAnsi" w:cstheme="minorBidi"/>
          <w:noProof/>
          <w:color w:val="auto"/>
          <w:sz w:val="22"/>
          <w:szCs w:val="22"/>
        </w:rPr>
      </w:pPr>
      <w:ins w:id="174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"_Toc441154858"</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_Toc441154858 \h </w:instrText>
        </w:r>
      </w:ins>
      <w:r>
        <w:rPr>
          <w:noProof/>
          <w:webHidden/>
        </w:rPr>
      </w:r>
      <w:r>
        <w:rPr>
          <w:noProof/>
          <w:webHidden/>
        </w:rPr>
        <w:fldChar w:fldCharType="separate"/>
      </w:r>
      <w:ins w:id="1748" w:author="Tin Trčak" w:date="2016-01-21T15:52:00Z">
        <w:r>
          <w:rPr>
            <w:noProof/>
            <w:webHidden/>
          </w:rPr>
          <w:t>29</w:t>
        </w:r>
        <w:r>
          <w:rPr>
            <w:noProof/>
            <w:webHidden/>
          </w:rPr>
          <w:fldChar w:fldCharType="end"/>
        </w:r>
        <w:r w:rsidRPr="00C03409">
          <w:rPr>
            <w:rStyle w:val="Hyperlink"/>
            <w:noProof/>
          </w:rPr>
          <w:fldChar w:fldCharType="end"/>
        </w:r>
      </w:ins>
    </w:p>
    <w:p w14:paraId="18F05C01" w14:textId="77777777" w:rsidR="00C524C7" w:rsidRDefault="00C524C7">
      <w:pPr>
        <w:pStyle w:val="TableofFigures"/>
        <w:tabs>
          <w:tab w:val="right" w:leader="dot" w:pos="9062"/>
        </w:tabs>
        <w:rPr>
          <w:ins w:id="1749" w:author="Tin Trčak" w:date="2016-01-21T15:52:00Z"/>
          <w:rFonts w:asciiTheme="minorHAnsi" w:eastAsiaTheme="minorEastAsia" w:hAnsiTheme="minorHAnsi" w:cstheme="minorBidi"/>
          <w:noProof/>
          <w:color w:val="auto"/>
          <w:sz w:val="22"/>
          <w:szCs w:val="22"/>
        </w:rPr>
      </w:pPr>
      <w:ins w:id="175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"_Toc441154859"</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_Toc441154859 \h </w:instrText>
        </w:r>
      </w:ins>
      <w:r>
        <w:rPr>
          <w:noProof/>
          <w:webHidden/>
        </w:rPr>
      </w:r>
      <w:r>
        <w:rPr>
          <w:noProof/>
          <w:webHidden/>
        </w:rPr>
        <w:fldChar w:fldCharType="separate"/>
      </w:r>
      <w:ins w:id="1751" w:author="Tin Trčak" w:date="2016-01-21T15:52:00Z">
        <w:r>
          <w:rPr>
            <w:noProof/>
            <w:webHidden/>
          </w:rPr>
          <w:t>29</w:t>
        </w:r>
        <w:r>
          <w:rPr>
            <w:noProof/>
            <w:webHidden/>
          </w:rPr>
          <w:fldChar w:fldCharType="end"/>
        </w:r>
        <w:r w:rsidRPr="00C03409">
          <w:rPr>
            <w:rStyle w:val="Hyperlink"/>
            <w:noProof/>
          </w:rPr>
          <w:fldChar w:fldCharType="end"/>
        </w:r>
      </w:ins>
    </w:p>
    <w:p w14:paraId="58064191" w14:textId="77777777" w:rsidR="00C524C7" w:rsidRDefault="00C524C7">
      <w:pPr>
        <w:pStyle w:val="TableofFigures"/>
        <w:tabs>
          <w:tab w:val="right" w:leader="dot" w:pos="9062"/>
        </w:tabs>
        <w:rPr>
          <w:ins w:id="1752" w:author="Tin Trčak" w:date="2016-01-21T15:52:00Z"/>
          <w:rFonts w:asciiTheme="minorHAnsi" w:eastAsiaTheme="minorEastAsia" w:hAnsiTheme="minorHAnsi" w:cstheme="minorBidi"/>
          <w:noProof/>
          <w:color w:val="auto"/>
          <w:sz w:val="22"/>
          <w:szCs w:val="22"/>
        </w:rPr>
      </w:pPr>
      <w:ins w:id="175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"_Toc441154860"</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_Toc441154860 \h </w:instrText>
        </w:r>
      </w:ins>
      <w:r>
        <w:rPr>
          <w:noProof/>
          <w:webHidden/>
        </w:rPr>
      </w:r>
      <w:r>
        <w:rPr>
          <w:noProof/>
          <w:webHidden/>
        </w:rPr>
        <w:fldChar w:fldCharType="separate"/>
      </w:r>
      <w:ins w:id="1754" w:author="Tin Trčak" w:date="2016-01-21T15:52:00Z">
        <w:r>
          <w:rPr>
            <w:noProof/>
            <w:webHidden/>
          </w:rPr>
          <w:t>30</w:t>
        </w:r>
        <w:r>
          <w:rPr>
            <w:noProof/>
            <w:webHidden/>
          </w:rPr>
          <w:fldChar w:fldCharType="end"/>
        </w:r>
        <w:r w:rsidRPr="00C03409">
          <w:rPr>
            <w:rStyle w:val="Hyperlink"/>
            <w:noProof/>
          </w:rPr>
          <w:fldChar w:fldCharType="end"/>
        </w:r>
      </w:ins>
    </w:p>
    <w:p w14:paraId="030E4227" w14:textId="77777777" w:rsidR="00C524C7" w:rsidRDefault="00C524C7">
      <w:pPr>
        <w:pStyle w:val="TableofFigures"/>
        <w:tabs>
          <w:tab w:val="right" w:leader="dot" w:pos="9062"/>
        </w:tabs>
        <w:rPr>
          <w:ins w:id="1755" w:author="Tin Trčak" w:date="2016-01-21T15:52:00Z"/>
          <w:rFonts w:asciiTheme="minorHAnsi" w:eastAsiaTheme="minorEastAsia" w:hAnsiTheme="minorHAnsi" w:cstheme="minorBidi"/>
          <w:noProof/>
          <w:color w:val="auto"/>
          <w:sz w:val="22"/>
          <w:szCs w:val="22"/>
        </w:rPr>
      </w:pPr>
      <w:ins w:id="175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"_Toc441154861"</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_Toc441154861 \h </w:instrText>
        </w:r>
      </w:ins>
      <w:r>
        <w:rPr>
          <w:noProof/>
          <w:webHidden/>
        </w:rPr>
      </w:r>
      <w:r>
        <w:rPr>
          <w:noProof/>
          <w:webHidden/>
        </w:rPr>
        <w:fldChar w:fldCharType="separate"/>
      </w:r>
      <w:ins w:id="1757" w:author="Tin Trčak" w:date="2016-01-21T15:52:00Z">
        <w:r>
          <w:rPr>
            <w:noProof/>
            <w:webHidden/>
          </w:rPr>
          <w:t>30</w:t>
        </w:r>
        <w:r>
          <w:rPr>
            <w:noProof/>
            <w:webHidden/>
          </w:rPr>
          <w:fldChar w:fldCharType="end"/>
        </w:r>
        <w:r w:rsidRPr="00C03409">
          <w:rPr>
            <w:rStyle w:val="Hyperlink"/>
            <w:noProof/>
          </w:rPr>
          <w:fldChar w:fldCharType="end"/>
        </w:r>
      </w:ins>
    </w:p>
    <w:p w14:paraId="550C89EA" w14:textId="77777777" w:rsidR="00C524C7" w:rsidRDefault="00C524C7">
      <w:pPr>
        <w:pStyle w:val="TableofFigures"/>
        <w:tabs>
          <w:tab w:val="right" w:leader="dot" w:pos="9062"/>
        </w:tabs>
        <w:rPr>
          <w:ins w:id="1758" w:author="Tin Trčak" w:date="2016-01-21T15:52:00Z"/>
          <w:rFonts w:asciiTheme="minorHAnsi" w:eastAsiaTheme="minorEastAsia" w:hAnsiTheme="minorHAnsi" w:cstheme="minorBidi"/>
          <w:noProof/>
          <w:color w:val="auto"/>
          <w:sz w:val="22"/>
          <w:szCs w:val="22"/>
        </w:rPr>
      </w:pPr>
      <w:ins w:id="175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"_Toc441154862"</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_Toc441154862 \h </w:instrText>
        </w:r>
      </w:ins>
      <w:r>
        <w:rPr>
          <w:noProof/>
          <w:webHidden/>
        </w:rPr>
      </w:r>
      <w:r>
        <w:rPr>
          <w:noProof/>
          <w:webHidden/>
        </w:rPr>
        <w:fldChar w:fldCharType="separate"/>
      </w:r>
      <w:ins w:id="1760" w:author="Tin Trčak" w:date="2016-01-21T15:52:00Z">
        <w:r>
          <w:rPr>
            <w:noProof/>
            <w:webHidden/>
          </w:rPr>
          <w:t>31</w:t>
        </w:r>
        <w:r>
          <w:rPr>
            <w:noProof/>
            <w:webHidden/>
          </w:rPr>
          <w:fldChar w:fldCharType="end"/>
        </w:r>
        <w:r w:rsidRPr="00C03409">
          <w:rPr>
            <w:rStyle w:val="Hyperlink"/>
            <w:noProof/>
          </w:rPr>
          <w:fldChar w:fldCharType="end"/>
        </w:r>
      </w:ins>
    </w:p>
    <w:p w14:paraId="5D13B53E" w14:textId="77777777" w:rsidR="00C524C7" w:rsidRDefault="00C524C7">
      <w:pPr>
        <w:pStyle w:val="TableofFigures"/>
        <w:tabs>
          <w:tab w:val="right" w:leader="dot" w:pos="9062"/>
        </w:tabs>
        <w:rPr>
          <w:ins w:id="1761" w:author="Tin Trčak" w:date="2016-01-21T15:52:00Z"/>
          <w:rFonts w:asciiTheme="minorHAnsi" w:eastAsiaTheme="minorEastAsia" w:hAnsiTheme="minorHAnsi" w:cstheme="minorBidi"/>
          <w:noProof/>
          <w:color w:val="auto"/>
          <w:sz w:val="22"/>
          <w:szCs w:val="22"/>
        </w:rPr>
      </w:pPr>
      <w:ins w:id="176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"_Toc441154863"</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_Toc441154863 \h </w:instrText>
        </w:r>
      </w:ins>
      <w:r>
        <w:rPr>
          <w:noProof/>
          <w:webHidden/>
        </w:rPr>
      </w:r>
      <w:r>
        <w:rPr>
          <w:noProof/>
          <w:webHidden/>
        </w:rPr>
        <w:fldChar w:fldCharType="separate"/>
      </w:r>
      <w:ins w:id="1763" w:author="Tin Trčak" w:date="2016-01-21T15:52:00Z">
        <w:r>
          <w:rPr>
            <w:noProof/>
            <w:webHidden/>
          </w:rPr>
          <w:t>32</w:t>
        </w:r>
        <w:r>
          <w:rPr>
            <w:noProof/>
            <w:webHidden/>
          </w:rPr>
          <w:fldChar w:fldCharType="end"/>
        </w:r>
        <w:r w:rsidRPr="00C03409">
          <w:rPr>
            <w:rStyle w:val="Hyperlink"/>
            <w:noProof/>
          </w:rPr>
          <w:fldChar w:fldCharType="end"/>
        </w:r>
      </w:ins>
    </w:p>
    <w:p w14:paraId="581CF732" w14:textId="77777777" w:rsidR="00C524C7" w:rsidRDefault="00C524C7">
      <w:pPr>
        <w:pStyle w:val="TableofFigures"/>
        <w:tabs>
          <w:tab w:val="right" w:leader="dot" w:pos="9062"/>
        </w:tabs>
        <w:rPr>
          <w:ins w:id="1764" w:author="Tin Trčak" w:date="2016-01-21T15:52:00Z"/>
          <w:rFonts w:asciiTheme="minorHAnsi" w:eastAsiaTheme="minorEastAsia" w:hAnsiTheme="minorHAnsi" w:cstheme="minorBidi"/>
          <w:noProof/>
          <w:color w:val="auto"/>
          <w:sz w:val="22"/>
          <w:szCs w:val="22"/>
        </w:rPr>
      </w:pPr>
      <w:ins w:id="176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"_Toc441154864"</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_Toc441154864 \h </w:instrText>
        </w:r>
      </w:ins>
      <w:r>
        <w:rPr>
          <w:noProof/>
          <w:webHidden/>
        </w:rPr>
      </w:r>
      <w:r>
        <w:rPr>
          <w:noProof/>
          <w:webHidden/>
        </w:rPr>
        <w:fldChar w:fldCharType="separate"/>
      </w:r>
      <w:ins w:id="1766" w:author="Tin Trčak" w:date="2016-01-21T15:52:00Z">
        <w:r>
          <w:rPr>
            <w:noProof/>
            <w:webHidden/>
          </w:rPr>
          <w:t>33</w:t>
        </w:r>
        <w:r>
          <w:rPr>
            <w:noProof/>
            <w:webHidden/>
          </w:rPr>
          <w:fldChar w:fldCharType="end"/>
        </w:r>
        <w:r w:rsidRPr="00C03409">
          <w:rPr>
            <w:rStyle w:val="Hyperlink"/>
            <w:noProof/>
          </w:rPr>
          <w:fldChar w:fldCharType="end"/>
        </w:r>
      </w:ins>
    </w:p>
    <w:p w14:paraId="6A4413AD" w14:textId="77777777" w:rsidR="00C524C7" w:rsidRDefault="00C524C7">
      <w:pPr>
        <w:pStyle w:val="TableofFigures"/>
        <w:tabs>
          <w:tab w:val="right" w:leader="dot" w:pos="9062"/>
        </w:tabs>
        <w:rPr>
          <w:ins w:id="1767" w:author="Tin Trčak" w:date="2016-01-21T15:52:00Z"/>
          <w:rFonts w:asciiTheme="minorHAnsi" w:eastAsiaTheme="minorEastAsia" w:hAnsiTheme="minorHAnsi" w:cstheme="minorBidi"/>
          <w:noProof/>
          <w:color w:val="auto"/>
          <w:sz w:val="22"/>
          <w:szCs w:val="22"/>
        </w:rPr>
      </w:pPr>
      <w:ins w:id="176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"_Toc441154865"</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_Toc441154865 \h </w:instrText>
        </w:r>
      </w:ins>
      <w:r>
        <w:rPr>
          <w:noProof/>
          <w:webHidden/>
        </w:rPr>
      </w:r>
      <w:r>
        <w:rPr>
          <w:noProof/>
          <w:webHidden/>
        </w:rPr>
        <w:fldChar w:fldCharType="separate"/>
      </w:r>
      <w:ins w:id="1769" w:author="Tin Trčak" w:date="2016-01-21T15:52:00Z">
        <w:r>
          <w:rPr>
            <w:noProof/>
            <w:webHidden/>
          </w:rPr>
          <w:t>33</w:t>
        </w:r>
        <w:r>
          <w:rPr>
            <w:noProof/>
            <w:webHidden/>
          </w:rPr>
          <w:fldChar w:fldCharType="end"/>
        </w:r>
        <w:r w:rsidRPr="00C03409">
          <w:rPr>
            <w:rStyle w:val="Hyperlink"/>
            <w:noProof/>
          </w:rPr>
          <w:fldChar w:fldCharType="end"/>
        </w:r>
      </w:ins>
    </w:p>
    <w:p w14:paraId="50B3BDDF" w14:textId="77777777" w:rsidR="00C524C7" w:rsidRDefault="00C524C7">
      <w:pPr>
        <w:pStyle w:val="TableofFigures"/>
        <w:tabs>
          <w:tab w:val="right" w:leader="dot" w:pos="9062"/>
        </w:tabs>
        <w:rPr>
          <w:ins w:id="1770" w:author="Tin Trčak" w:date="2016-01-21T15:52:00Z"/>
          <w:rFonts w:asciiTheme="minorHAnsi" w:eastAsiaTheme="minorEastAsia" w:hAnsiTheme="minorHAnsi" w:cstheme="minorBidi"/>
          <w:noProof/>
          <w:color w:val="auto"/>
          <w:sz w:val="22"/>
          <w:szCs w:val="22"/>
        </w:rPr>
      </w:pPr>
      <w:ins w:id="177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"_Toc441154866"</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_Toc441154866 \h </w:instrText>
        </w:r>
      </w:ins>
      <w:r>
        <w:rPr>
          <w:noProof/>
          <w:webHidden/>
        </w:rPr>
      </w:r>
      <w:r>
        <w:rPr>
          <w:noProof/>
          <w:webHidden/>
        </w:rPr>
        <w:fldChar w:fldCharType="separate"/>
      </w:r>
      <w:ins w:id="1772" w:author="Tin Trčak" w:date="2016-01-21T15:52:00Z">
        <w:r>
          <w:rPr>
            <w:noProof/>
            <w:webHidden/>
          </w:rPr>
          <w:t>34</w:t>
        </w:r>
        <w:r>
          <w:rPr>
            <w:noProof/>
            <w:webHidden/>
          </w:rPr>
          <w:fldChar w:fldCharType="end"/>
        </w:r>
        <w:r w:rsidRPr="00C03409">
          <w:rPr>
            <w:rStyle w:val="Hyperlink"/>
            <w:noProof/>
          </w:rPr>
          <w:fldChar w:fldCharType="end"/>
        </w:r>
      </w:ins>
    </w:p>
    <w:p w14:paraId="1A87EEAD" w14:textId="77777777" w:rsidR="00C524C7" w:rsidRDefault="00C524C7">
      <w:pPr>
        <w:pStyle w:val="TableofFigures"/>
        <w:tabs>
          <w:tab w:val="right" w:leader="dot" w:pos="9062"/>
        </w:tabs>
        <w:rPr>
          <w:ins w:id="1773" w:author="Tin Trčak" w:date="2016-01-21T15:52:00Z"/>
          <w:rFonts w:asciiTheme="minorHAnsi" w:eastAsiaTheme="minorEastAsia" w:hAnsiTheme="minorHAnsi" w:cstheme="minorBidi"/>
          <w:noProof/>
          <w:color w:val="auto"/>
          <w:sz w:val="22"/>
          <w:szCs w:val="22"/>
        </w:rPr>
      </w:pPr>
      <w:ins w:id="177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"_Toc441154867"</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_Toc441154867 \h </w:instrText>
        </w:r>
      </w:ins>
      <w:r>
        <w:rPr>
          <w:noProof/>
          <w:webHidden/>
        </w:rPr>
      </w:r>
      <w:r>
        <w:rPr>
          <w:noProof/>
          <w:webHidden/>
        </w:rPr>
        <w:fldChar w:fldCharType="separate"/>
      </w:r>
      <w:ins w:id="1775" w:author="Tin Trčak" w:date="2016-01-21T15:52:00Z">
        <w:r>
          <w:rPr>
            <w:noProof/>
            <w:webHidden/>
          </w:rPr>
          <w:t>34</w:t>
        </w:r>
        <w:r>
          <w:rPr>
            <w:noProof/>
            <w:webHidden/>
          </w:rPr>
          <w:fldChar w:fldCharType="end"/>
        </w:r>
        <w:r w:rsidRPr="00C03409">
          <w:rPr>
            <w:rStyle w:val="Hyperlink"/>
            <w:noProof/>
          </w:rPr>
          <w:fldChar w:fldCharType="end"/>
        </w:r>
      </w:ins>
    </w:p>
    <w:p w14:paraId="6BDC3471" w14:textId="77777777" w:rsidR="00C524C7" w:rsidRDefault="00C524C7">
      <w:pPr>
        <w:pStyle w:val="TableofFigures"/>
        <w:tabs>
          <w:tab w:val="right" w:leader="dot" w:pos="9062"/>
        </w:tabs>
        <w:rPr>
          <w:ins w:id="1776" w:author="Tin Trčak" w:date="2016-01-21T15:52:00Z"/>
          <w:rFonts w:asciiTheme="minorHAnsi" w:eastAsiaTheme="minorEastAsia" w:hAnsiTheme="minorHAnsi" w:cstheme="minorBidi"/>
          <w:noProof/>
          <w:color w:val="auto"/>
          <w:sz w:val="22"/>
          <w:szCs w:val="22"/>
        </w:rPr>
      </w:pPr>
      <w:ins w:id="177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"_Toc441154868"</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_Toc441154868 \h </w:instrText>
        </w:r>
      </w:ins>
      <w:r>
        <w:rPr>
          <w:noProof/>
          <w:webHidden/>
        </w:rPr>
      </w:r>
      <w:r>
        <w:rPr>
          <w:noProof/>
          <w:webHidden/>
        </w:rPr>
        <w:fldChar w:fldCharType="separate"/>
      </w:r>
      <w:ins w:id="1778" w:author="Tin Trčak" w:date="2016-01-21T15:52:00Z">
        <w:r>
          <w:rPr>
            <w:noProof/>
            <w:webHidden/>
          </w:rPr>
          <w:t>35</w:t>
        </w:r>
        <w:r>
          <w:rPr>
            <w:noProof/>
            <w:webHidden/>
          </w:rPr>
          <w:fldChar w:fldCharType="end"/>
        </w:r>
        <w:r w:rsidRPr="00C03409">
          <w:rPr>
            <w:rStyle w:val="Hyperlink"/>
            <w:noProof/>
          </w:rPr>
          <w:fldChar w:fldCharType="end"/>
        </w:r>
      </w:ins>
    </w:p>
    <w:p w14:paraId="79D4CBD5" w14:textId="77777777" w:rsidR="00C524C7" w:rsidRDefault="00C524C7">
      <w:pPr>
        <w:pStyle w:val="TableofFigures"/>
        <w:tabs>
          <w:tab w:val="right" w:leader="dot" w:pos="9062"/>
        </w:tabs>
        <w:rPr>
          <w:ins w:id="1779" w:author="Tin Trčak" w:date="2016-01-21T15:52:00Z"/>
          <w:rFonts w:asciiTheme="minorHAnsi" w:eastAsiaTheme="minorEastAsia" w:hAnsiTheme="minorHAnsi" w:cstheme="minorBidi"/>
          <w:noProof/>
          <w:color w:val="auto"/>
          <w:sz w:val="22"/>
          <w:szCs w:val="22"/>
        </w:rPr>
      </w:pPr>
      <w:ins w:id="178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"_Toc441154869"</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_Toc441154869 \h </w:instrText>
        </w:r>
      </w:ins>
      <w:r>
        <w:rPr>
          <w:noProof/>
          <w:webHidden/>
        </w:rPr>
      </w:r>
      <w:r>
        <w:rPr>
          <w:noProof/>
          <w:webHidden/>
        </w:rPr>
        <w:fldChar w:fldCharType="separate"/>
      </w:r>
      <w:ins w:id="1781" w:author="Tin Trčak" w:date="2016-01-21T15:52:00Z">
        <w:r>
          <w:rPr>
            <w:noProof/>
            <w:webHidden/>
          </w:rPr>
          <w:t>35</w:t>
        </w:r>
        <w:r>
          <w:rPr>
            <w:noProof/>
            <w:webHidden/>
          </w:rPr>
          <w:fldChar w:fldCharType="end"/>
        </w:r>
        <w:r w:rsidRPr="00C03409">
          <w:rPr>
            <w:rStyle w:val="Hyperlink"/>
            <w:noProof/>
          </w:rPr>
          <w:fldChar w:fldCharType="end"/>
        </w:r>
      </w:ins>
    </w:p>
    <w:p w14:paraId="739CA316" w14:textId="77777777" w:rsidR="00C524C7" w:rsidRDefault="00C524C7">
      <w:pPr>
        <w:pStyle w:val="TableofFigures"/>
        <w:tabs>
          <w:tab w:val="right" w:leader="dot" w:pos="9062"/>
        </w:tabs>
        <w:rPr>
          <w:ins w:id="1782" w:author="Tin Trčak" w:date="2016-01-21T15:52:00Z"/>
          <w:rFonts w:asciiTheme="minorHAnsi" w:eastAsiaTheme="minorEastAsia" w:hAnsiTheme="minorHAnsi" w:cstheme="minorBidi"/>
          <w:noProof/>
          <w:color w:val="auto"/>
          <w:sz w:val="22"/>
          <w:szCs w:val="22"/>
        </w:rPr>
      </w:pPr>
      <w:ins w:id="178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"_Toc441154870"</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_Toc441154870 \h </w:instrText>
        </w:r>
      </w:ins>
      <w:r>
        <w:rPr>
          <w:noProof/>
          <w:webHidden/>
        </w:rPr>
      </w:r>
      <w:r>
        <w:rPr>
          <w:noProof/>
          <w:webHidden/>
        </w:rPr>
        <w:fldChar w:fldCharType="separate"/>
      </w:r>
      <w:ins w:id="1784" w:author="Tin Trčak" w:date="2016-01-21T15:52:00Z">
        <w:r>
          <w:rPr>
            <w:noProof/>
            <w:webHidden/>
          </w:rPr>
          <w:t>36</w:t>
        </w:r>
        <w:r>
          <w:rPr>
            <w:noProof/>
            <w:webHidden/>
          </w:rPr>
          <w:fldChar w:fldCharType="end"/>
        </w:r>
        <w:r w:rsidRPr="00C03409">
          <w:rPr>
            <w:rStyle w:val="Hyperlink"/>
            <w:noProof/>
          </w:rPr>
          <w:fldChar w:fldCharType="end"/>
        </w:r>
      </w:ins>
    </w:p>
    <w:p w14:paraId="5B2974CF" w14:textId="77777777" w:rsidR="00C524C7" w:rsidRDefault="00C524C7">
      <w:pPr>
        <w:pStyle w:val="TableofFigures"/>
        <w:tabs>
          <w:tab w:val="right" w:leader="dot" w:pos="9062"/>
        </w:tabs>
        <w:rPr>
          <w:ins w:id="1785" w:author="Tin Trčak" w:date="2016-01-21T15:52:00Z"/>
          <w:rFonts w:asciiTheme="minorHAnsi" w:eastAsiaTheme="minorEastAsia" w:hAnsiTheme="minorHAnsi" w:cstheme="minorBidi"/>
          <w:noProof/>
          <w:color w:val="auto"/>
          <w:sz w:val="22"/>
          <w:szCs w:val="22"/>
        </w:rPr>
      </w:pPr>
      <w:ins w:id="178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"_Toc441154871"</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_Toc441154871 \h </w:instrText>
        </w:r>
      </w:ins>
      <w:r>
        <w:rPr>
          <w:noProof/>
          <w:webHidden/>
        </w:rPr>
      </w:r>
      <w:r>
        <w:rPr>
          <w:noProof/>
          <w:webHidden/>
        </w:rPr>
        <w:fldChar w:fldCharType="separate"/>
      </w:r>
      <w:ins w:id="1787" w:author="Tin Trčak" w:date="2016-01-21T15:52:00Z">
        <w:r>
          <w:rPr>
            <w:noProof/>
            <w:webHidden/>
          </w:rPr>
          <w:t>36</w:t>
        </w:r>
        <w:r>
          <w:rPr>
            <w:noProof/>
            <w:webHidden/>
          </w:rPr>
          <w:fldChar w:fldCharType="end"/>
        </w:r>
        <w:r w:rsidRPr="00C03409">
          <w:rPr>
            <w:rStyle w:val="Hyperlink"/>
            <w:noProof/>
          </w:rPr>
          <w:fldChar w:fldCharType="end"/>
        </w:r>
      </w:ins>
    </w:p>
    <w:p w14:paraId="6072FFBD" w14:textId="77777777" w:rsidR="00C524C7" w:rsidRDefault="00C524C7">
      <w:pPr>
        <w:pStyle w:val="TableofFigures"/>
        <w:tabs>
          <w:tab w:val="right" w:leader="dot" w:pos="9062"/>
        </w:tabs>
        <w:rPr>
          <w:ins w:id="1788" w:author="Tin Trčak" w:date="2016-01-21T15:52:00Z"/>
          <w:rFonts w:asciiTheme="minorHAnsi" w:eastAsiaTheme="minorEastAsia" w:hAnsiTheme="minorHAnsi" w:cstheme="minorBidi"/>
          <w:noProof/>
          <w:color w:val="auto"/>
          <w:sz w:val="22"/>
          <w:szCs w:val="22"/>
        </w:rPr>
      </w:pPr>
      <w:ins w:id="178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"_Toc441154872"</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_Toc441154872 \h </w:instrText>
        </w:r>
      </w:ins>
      <w:r>
        <w:rPr>
          <w:noProof/>
          <w:webHidden/>
        </w:rPr>
      </w:r>
      <w:r>
        <w:rPr>
          <w:noProof/>
          <w:webHidden/>
        </w:rPr>
        <w:fldChar w:fldCharType="separate"/>
      </w:r>
      <w:ins w:id="1790" w:author="Tin Trčak" w:date="2016-01-21T15:52:00Z">
        <w:r>
          <w:rPr>
            <w:noProof/>
            <w:webHidden/>
          </w:rPr>
          <w:t>37</w:t>
        </w:r>
        <w:r>
          <w:rPr>
            <w:noProof/>
            <w:webHidden/>
          </w:rPr>
          <w:fldChar w:fldCharType="end"/>
        </w:r>
        <w:r w:rsidRPr="00C03409">
          <w:rPr>
            <w:rStyle w:val="Hyperlink"/>
            <w:noProof/>
          </w:rPr>
          <w:fldChar w:fldCharType="end"/>
        </w:r>
      </w:ins>
    </w:p>
    <w:p w14:paraId="36C9EDFF" w14:textId="77777777" w:rsidR="00C524C7" w:rsidRDefault="00C524C7">
      <w:pPr>
        <w:pStyle w:val="TableofFigures"/>
        <w:tabs>
          <w:tab w:val="right" w:leader="dot" w:pos="9062"/>
        </w:tabs>
        <w:rPr>
          <w:ins w:id="1791" w:author="Tin Trčak" w:date="2016-01-21T15:52:00Z"/>
          <w:rFonts w:asciiTheme="minorHAnsi" w:eastAsiaTheme="minorEastAsia" w:hAnsiTheme="minorHAnsi" w:cstheme="minorBidi"/>
          <w:noProof/>
          <w:color w:val="auto"/>
          <w:sz w:val="22"/>
          <w:szCs w:val="22"/>
        </w:rPr>
      </w:pPr>
      <w:ins w:id="179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"_Toc441154873"</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_Toc441154873 \h </w:instrText>
        </w:r>
      </w:ins>
      <w:r>
        <w:rPr>
          <w:noProof/>
          <w:webHidden/>
        </w:rPr>
      </w:r>
      <w:r>
        <w:rPr>
          <w:noProof/>
          <w:webHidden/>
        </w:rPr>
        <w:fldChar w:fldCharType="separate"/>
      </w:r>
      <w:ins w:id="1793" w:author="Tin Trčak" w:date="2016-01-21T15:52:00Z">
        <w:r>
          <w:rPr>
            <w:noProof/>
            <w:webHidden/>
          </w:rPr>
          <w:t>37</w:t>
        </w:r>
        <w:r>
          <w:rPr>
            <w:noProof/>
            <w:webHidden/>
          </w:rPr>
          <w:fldChar w:fldCharType="end"/>
        </w:r>
        <w:r w:rsidRPr="00C03409">
          <w:rPr>
            <w:rStyle w:val="Hyperlink"/>
            <w:noProof/>
          </w:rPr>
          <w:fldChar w:fldCharType="end"/>
        </w:r>
      </w:ins>
    </w:p>
    <w:p w14:paraId="7BBC1E88" w14:textId="77777777" w:rsidR="00C524C7" w:rsidRDefault="00C524C7">
      <w:pPr>
        <w:pStyle w:val="TableofFigures"/>
        <w:tabs>
          <w:tab w:val="right" w:leader="dot" w:pos="9062"/>
        </w:tabs>
        <w:rPr>
          <w:ins w:id="1794" w:author="Tin Trčak" w:date="2016-01-21T15:52:00Z"/>
          <w:rFonts w:asciiTheme="minorHAnsi" w:eastAsiaTheme="minorEastAsia" w:hAnsiTheme="minorHAnsi" w:cstheme="minorBidi"/>
          <w:noProof/>
          <w:color w:val="auto"/>
          <w:sz w:val="22"/>
          <w:szCs w:val="22"/>
        </w:rPr>
      </w:pPr>
      <w:ins w:id="179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"_Toc441154874"</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_Toc441154874 \h </w:instrText>
        </w:r>
      </w:ins>
      <w:r>
        <w:rPr>
          <w:noProof/>
          <w:webHidden/>
        </w:rPr>
      </w:r>
      <w:r>
        <w:rPr>
          <w:noProof/>
          <w:webHidden/>
        </w:rPr>
        <w:fldChar w:fldCharType="separate"/>
      </w:r>
      <w:ins w:id="1796" w:author="Tin Trčak" w:date="2016-01-21T15:52:00Z">
        <w:r>
          <w:rPr>
            <w:noProof/>
            <w:webHidden/>
          </w:rPr>
          <w:t>38</w:t>
        </w:r>
        <w:r>
          <w:rPr>
            <w:noProof/>
            <w:webHidden/>
          </w:rPr>
          <w:fldChar w:fldCharType="end"/>
        </w:r>
        <w:r w:rsidRPr="00C03409">
          <w:rPr>
            <w:rStyle w:val="Hyperlink"/>
            <w:noProof/>
          </w:rPr>
          <w:fldChar w:fldCharType="end"/>
        </w:r>
      </w:ins>
    </w:p>
    <w:p w14:paraId="7AEC51DF" w14:textId="77777777" w:rsidR="00C524C7" w:rsidRDefault="00C524C7">
      <w:pPr>
        <w:pStyle w:val="TableofFigures"/>
        <w:tabs>
          <w:tab w:val="right" w:leader="dot" w:pos="9062"/>
        </w:tabs>
        <w:rPr>
          <w:ins w:id="1797" w:author="Tin Trčak" w:date="2016-01-21T15:52:00Z"/>
          <w:rFonts w:asciiTheme="minorHAnsi" w:eastAsiaTheme="minorEastAsia" w:hAnsiTheme="minorHAnsi" w:cstheme="minorBidi"/>
          <w:noProof/>
          <w:color w:val="auto"/>
          <w:sz w:val="22"/>
          <w:szCs w:val="22"/>
        </w:rPr>
      </w:pPr>
      <w:ins w:id="179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"_Toc441154875"</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_Toc441154875 \h </w:instrText>
        </w:r>
      </w:ins>
      <w:r>
        <w:rPr>
          <w:noProof/>
          <w:webHidden/>
        </w:rPr>
      </w:r>
      <w:r>
        <w:rPr>
          <w:noProof/>
          <w:webHidden/>
        </w:rPr>
        <w:fldChar w:fldCharType="separate"/>
      </w:r>
      <w:ins w:id="1799" w:author="Tin Trčak" w:date="2016-01-21T15:52:00Z">
        <w:r>
          <w:rPr>
            <w:noProof/>
            <w:webHidden/>
          </w:rPr>
          <w:t>39</w:t>
        </w:r>
        <w:r>
          <w:rPr>
            <w:noProof/>
            <w:webHidden/>
          </w:rPr>
          <w:fldChar w:fldCharType="end"/>
        </w:r>
        <w:r w:rsidRPr="00C03409">
          <w:rPr>
            <w:rStyle w:val="Hyperlink"/>
            <w:noProof/>
          </w:rPr>
          <w:fldChar w:fldCharType="end"/>
        </w:r>
      </w:ins>
    </w:p>
    <w:p w14:paraId="570DCBA0" w14:textId="77777777" w:rsidR="00C524C7" w:rsidRDefault="00C524C7">
      <w:pPr>
        <w:pStyle w:val="TableofFigures"/>
        <w:tabs>
          <w:tab w:val="right" w:leader="dot" w:pos="9062"/>
        </w:tabs>
        <w:rPr>
          <w:ins w:id="1800" w:author="Tin Trčak" w:date="2016-01-21T15:52:00Z"/>
          <w:rFonts w:asciiTheme="minorHAnsi" w:eastAsiaTheme="minorEastAsia" w:hAnsiTheme="minorHAnsi" w:cstheme="minorBidi"/>
          <w:noProof/>
          <w:color w:val="auto"/>
          <w:sz w:val="22"/>
          <w:szCs w:val="22"/>
        </w:rPr>
      </w:pPr>
      <w:ins w:id="180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"_Toc441154876"</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_Toc441154876 \h </w:instrText>
        </w:r>
      </w:ins>
      <w:r>
        <w:rPr>
          <w:noProof/>
          <w:webHidden/>
        </w:rPr>
      </w:r>
      <w:r>
        <w:rPr>
          <w:noProof/>
          <w:webHidden/>
        </w:rPr>
        <w:fldChar w:fldCharType="separate"/>
      </w:r>
      <w:ins w:id="1802" w:author="Tin Trčak" w:date="2016-01-21T15:52:00Z">
        <w:r>
          <w:rPr>
            <w:noProof/>
            <w:webHidden/>
          </w:rPr>
          <w:t>39</w:t>
        </w:r>
        <w:r>
          <w:rPr>
            <w:noProof/>
            <w:webHidden/>
          </w:rPr>
          <w:fldChar w:fldCharType="end"/>
        </w:r>
        <w:r w:rsidRPr="00C03409">
          <w:rPr>
            <w:rStyle w:val="Hyperlink"/>
            <w:noProof/>
          </w:rPr>
          <w:fldChar w:fldCharType="end"/>
        </w:r>
      </w:ins>
    </w:p>
    <w:p w14:paraId="47499D74" w14:textId="77777777" w:rsidR="00C524C7" w:rsidRDefault="00C524C7">
      <w:pPr>
        <w:pStyle w:val="TableofFigures"/>
        <w:tabs>
          <w:tab w:val="right" w:leader="dot" w:pos="9062"/>
        </w:tabs>
        <w:rPr>
          <w:ins w:id="1803" w:author="Tin Trčak" w:date="2016-01-21T15:52:00Z"/>
          <w:rFonts w:asciiTheme="minorHAnsi" w:eastAsiaTheme="minorEastAsia" w:hAnsiTheme="minorHAnsi" w:cstheme="minorBidi"/>
          <w:noProof/>
          <w:color w:val="auto"/>
          <w:sz w:val="22"/>
          <w:szCs w:val="22"/>
        </w:rPr>
      </w:pPr>
      <w:ins w:id="180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"_Toc441154877"</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_Toc441154877 \h </w:instrText>
        </w:r>
      </w:ins>
      <w:r>
        <w:rPr>
          <w:noProof/>
          <w:webHidden/>
        </w:rPr>
      </w:r>
      <w:r>
        <w:rPr>
          <w:noProof/>
          <w:webHidden/>
        </w:rPr>
        <w:fldChar w:fldCharType="separate"/>
      </w:r>
      <w:ins w:id="1805" w:author="Tin Trčak" w:date="2016-01-21T15:52:00Z">
        <w:r>
          <w:rPr>
            <w:noProof/>
            <w:webHidden/>
          </w:rPr>
          <w:t>40</w:t>
        </w:r>
        <w:r>
          <w:rPr>
            <w:noProof/>
            <w:webHidden/>
          </w:rPr>
          <w:fldChar w:fldCharType="end"/>
        </w:r>
        <w:r w:rsidRPr="00C03409">
          <w:rPr>
            <w:rStyle w:val="Hyperlink"/>
            <w:noProof/>
          </w:rPr>
          <w:fldChar w:fldCharType="end"/>
        </w:r>
      </w:ins>
    </w:p>
    <w:p w14:paraId="6E2A4D4B" w14:textId="77777777" w:rsidR="00C524C7" w:rsidRDefault="00C524C7">
      <w:pPr>
        <w:pStyle w:val="TableofFigures"/>
        <w:tabs>
          <w:tab w:val="right" w:leader="dot" w:pos="9062"/>
        </w:tabs>
        <w:rPr>
          <w:ins w:id="1806" w:author="Tin Trčak" w:date="2016-01-21T15:52:00Z"/>
          <w:rFonts w:asciiTheme="minorHAnsi" w:eastAsiaTheme="minorEastAsia" w:hAnsiTheme="minorHAnsi" w:cstheme="minorBidi"/>
          <w:noProof/>
          <w:color w:val="auto"/>
          <w:sz w:val="22"/>
          <w:szCs w:val="22"/>
        </w:rPr>
      </w:pPr>
      <w:ins w:id="180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"_Toc441154878"</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_Toc441154878 \h </w:instrText>
        </w:r>
      </w:ins>
      <w:r>
        <w:rPr>
          <w:noProof/>
          <w:webHidden/>
        </w:rPr>
      </w:r>
      <w:r>
        <w:rPr>
          <w:noProof/>
          <w:webHidden/>
        </w:rPr>
        <w:fldChar w:fldCharType="separate"/>
      </w:r>
      <w:ins w:id="1808" w:author="Tin Trčak" w:date="2016-01-21T15:52:00Z">
        <w:r>
          <w:rPr>
            <w:noProof/>
            <w:webHidden/>
          </w:rPr>
          <w:t>40</w:t>
        </w:r>
        <w:r>
          <w:rPr>
            <w:noProof/>
            <w:webHidden/>
          </w:rPr>
          <w:fldChar w:fldCharType="end"/>
        </w:r>
        <w:r w:rsidRPr="00C03409">
          <w:rPr>
            <w:rStyle w:val="Hyperlink"/>
            <w:noProof/>
          </w:rPr>
          <w:fldChar w:fldCharType="end"/>
        </w:r>
      </w:ins>
    </w:p>
    <w:p w14:paraId="67E43480" w14:textId="77777777" w:rsidR="00C524C7" w:rsidRDefault="00C524C7">
      <w:pPr>
        <w:pStyle w:val="TableofFigures"/>
        <w:tabs>
          <w:tab w:val="right" w:leader="dot" w:pos="9062"/>
        </w:tabs>
        <w:rPr>
          <w:ins w:id="1809" w:author="Tin Trčak" w:date="2016-01-21T15:52:00Z"/>
          <w:rFonts w:asciiTheme="minorHAnsi" w:eastAsiaTheme="minorEastAsia" w:hAnsiTheme="minorHAnsi" w:cstheme="minorBidi"/>
          <w:noProof/>
          <w:color w:val="auto"/>
          <w:sz w:val="22"/>
          <w:szCs w:val="22"/>
        </w:rPr>
      </w:pPr>
      <w:ins w:id="181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"_Toc441154879"</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_Toc441154879 \h </w:instrText>
        </w:r>
      </w:ins>
      <w:r>
        <w:rPr>
          <w:noProof/>
          <w:webHidden/>
        </w:rPr>
      </w:r>
      <w:r>
        <w:rPr>
          <w:noProof/>
          <w:webHidden/>
        </w:rPr>
        <w:fldChar w:fldCharType="separate"/>
      </w:r>
      <w:ins w:id="1811" w:author="Tin Trčak" w:date="2016-01-21T15:52:00Z">
        <w:r>
          <w:rPr>
            <w:noProof/>
            <w:webHidden/>
          </w:rPr>
          <w:t>41</w:t>
        </w:r>
        <w:r>
          <w:rPr>
            <w:noProof/>
            <w:webHidden/>
          </w:rPr>
          <w:fldChar w:fldCharType="end"/>
        </w:r>
        <w:r w:rsidRPr="00C03409">
          <w:rPr>
            <w:rStyle w:val="Hyperlink"/>
            <w:noProof/>
          </w:rPr>
          <w:fldChar w:fldCharType="end"/>
        </w:r>
      </w:ins>
    </w:p>
    <w:p w14:paraId="38BEEEE3" w14:textId="77777777" w:rsidR="00C524C7" w:rsidRDefault="00C524C7">
      <w:pPr>
        <w:pStyle w:val="TableofFigures"/>
        <w:tabs>
          <w:tab w:val="right" w:leader="dot" w:pos="9062"/>
        </w:tabs>
        <w:rPr>
          <w:ins w:id="1812" w:author="Tin Trčak" w:date="2016-01-21T15:52:00Z"/>
          <w:rFonts w:asciiTheme="minorHAnsi" w:eastAsiaTheme="minorEastAsia" w:hAnsiTheme="minorHAnsi" w:cstheme="minorBidi"/>
          <w:noProof/>
          <w:color w:val="auto"/>
          <w:sz w:val="22"/>
          <w:szCs w:val="22"/>
        </w:rPr>
      </w:pPr>
      <w:ins w:id="181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"_Toc441154880"</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_Toc441154880 \h </w:instrText>
        </w:r>
      </w:ins>
      <w:r>
        <w:rPr>
          <w:noProof/>
          <w:webHidden/>
        </w:rPr>
      </w:r>
      <w:r>
        <w:rPr>
          <w:noProof/>
          <w:webHidden/>
        </w:rPr>
        <w:fldChar w:fldCharType="separate"/>
      </w:r>
      <w:ins w:id="1814" w:author="Tin Trčak" w:date="2016-01-21T15:52:00Z">
        <w:r>
          <w:rPr>
            <w:noProof/>
            <w:webHidden/>
          </w:rPr>
          <w:t>41</w:t>
        </w:r>
        <w:r>
          <w:rPr>
            <w:noProof/>
            <w:webHidden/>
          </w:rPr>
          <w:fldChar w:fldCharType="end"/>
        </w:r>
        <w:r w:rsidRPr="00C03409">
          <w:rPr>
            <w:rStyle w:val="Hyperlink"/>
            <w:noProof/>
          </w:rPr>
          <w:fldChar w:fldCharType="end"/>
        </w:r>
      </w:ins>
    </w:p>
    <w:p w14:paraId="0FDF52E2" w14:textId="77777777" w:rsidR="00C524C7" w:rsidRDefault="00C524C7">
      <w:pPr>
        <w:pStyle w:val="TableofFigures"/>
        <w:tabs>
          <w:tab w:val="right" w:leader="dot" w:pos="9062"/>
        </w:tabs>
        <w:rPr>
          <w:ins w:id="1815" w:author="Tin Trčak" w:date="2016-01-21T15:52:00Z"/>
          <w:rFonts w:asciiTheme="minorHAnsi" w:eastAsiaTheme="minorEastAsia" w:hAnsiTheme="minorHAnsi" w:cstheme="minorBidi"/>
          <w:noProof/>
          <w:color w:val="auto"/>
          <w:sz w:val="22"/>
          <w:szCs w:val="22"/>
        </w:rPr>
      </w:pPr>
      <w:ins w:id="181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"_Toc441154881"</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_Toc441154881 \h </w:instrText>
        </w:r>
      </w:ins>
      <w:r>
        <w:rPr>
          <w:noProof/>
          <w:webHidden/>
        </w:rPr>
      </w:r>
      <w:r>
        <w:rPr>
          <w:noProof/>
          <w:webHidden/>
        </w:rPr>
        <w:fldChar w:fldCharType="separate"/>
      </w:r>
      <w:ins w:id="1817" w:author="Tin Trčak" w:date="2016-01-21T15:52:00Z">
        <w:r>
          <w:rPr>
            <w:noProof/>
            <w:webHidden/>
          </w:rPr>
          <w:t>42</w:t>
        </w:r>
        <w:r>
          <w:rPr>
            <w:noProof/>
            <w:webHidden/>
          </w:rPr>
          <w:fldChar w:fldCharType="end"/>
        </w:r>
        <w:r w:rsidRPr="00C03409">
          <w:rPr>
            <w:rStyle w:val="Hyperlink"/>
            <w:noProof/>
          </w:rPr>
          <w:fldChar w:fldCharType="end"/>
        </w:r>
      </w:ins>
    </w:p>
    <w:p w14:paraId="057B6878" w14:textId="77777777" w:rsidR="00C524C7" w:rsidRDefault="00C524C7">
      <w:pPr>
        <w:pStyle w:val="TableofFigures"/>
        <w:tabs>
          <w:tab w:val="right" w:leader="dot" w:pos="9062"/>
        </w:tabs>
        <w:rPr>
          <w:ins w:id="1818" w:author="Tin Trčak" w:date="2016-01-21T15:52:00Z"/>
          <w:rFonts w:asciiTheme="minorHAnsi" w:eastAsiaTheme="minorEastAsia" w:hAnsiTheme="minorHAnsi" w:cstheme="minorBidi"/>
          <w:noProof/>
          <w:color w:val="auto"/>
          <w:sz w:val="22"/>
          <w:szCs w:val="22"/>
        </w:rPr>
      </w:pPr>
      <w:ins w:id="181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"_Toc441154882"</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_Toc441154882 \h </w:instrText>
        </w:r>
      </w:ins>
      <w:r>
        <w:rPr>
          <w:noProof/>
          <w:webHidden/>
        </w:rPr>
      </w:r>
      <w:r>
        <w:rPr>
          <w:noProof/>
          <w:webHidden/>
        </w:rPr>
        <w:fldChar w:fldCharType="separate"/>
      </w:r>
      <w:ins w:id="1820" w:author="Tin Trčak" w:date="2016-01-21T15:52:00Z">
        <w:r>
          <w:rPr>
            <w:noProof/>
            <w:webHidden/>
          </w:rPr>
          <w:t>42</w:t>
        </w:r>
        <w:r>
          <w:rPr>
            <w:noProof/>
            <w:webHidden/>
          </w:rPr>
          <w:fldChar w:fldCharType="end"/>
        </w:r>
        <w:r w:rsidRPr="00C03409">
          <w:rPr>
            <w:rStyle w:val="Hyperlink"/>
            <w:noProof/>
          </w:rPr>
          <w:fldChar w:fldCharType="end"/>
        </w:r>
      </w:ins>
    </w:p>
    <w:p w14:paraId="6A637831" w14:textId="77777777" w:rsidR="00C524C7" w:rsidRDefault="00C524C7">
      <w:pPr>
        <w:pStyle w:val="TableofFigures"/>
        <w:tabs>
          <w:tab w:val="right" w:leader="dot" w:pos="9062"/>
        </w:tabs>
        <w:rPr>
          <w:ins w:id="1821" w:author="Tin Trčak" w:date="2016-01-21T15:52:00Z"/>
          <w:rFonts w:asciiTheme="minorHAnsi" w:eastAsiaTheme="minorEastAsia" w:hAnsiTheme="minorHAnsi" w:cstheme="minorBidi"/>
          <w:noProof/>
          <w:color w:val="auto"/>
          <w:sz w:val="22"/>
          <w:szCs w:val="22"/>
        </w:rPr>
      </w:pPr>
      <w:ins w:id="182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"_Toc441154883"</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_Toc441154883 \h </w:instrText>
        </w:r>
      </w:ins>
      <w:r>
        <w:rPr>
          <w:noProof/>
          <w:webHidden/>
        </w:rPr>
      </w:r>
      <w:r>
        <w:rPr>
          <w:noProof/>
          <w:webHidden/>
        </w:rPr>
        <w:fldChar w:fldCharType="separate"/>
      </w:r>
      <w:ins w:id="1823" w:author="Tin Trčak" w:date="2016-01-21T15:52:00Z">
        <w:r>
          <w:rPr>
            <w:noProof/>
            <w:webHidden/>
          </w:rPr>
          <w:t>43</w:t>
        </w:r>
        <w:r>
          <w:rPr>
            <w:noProof/>
            <w:webHidden/>
          </w:rPr>
          <w:fldChar w:fldCharType="end"/>
        </w:r>
        <w:r w:rsidRPr="00C03409">
          <w:rPr>
            <w:rStyle w:val="Hyperlink"/>
            <w:noProof/>
          </w:rPr>
          <w:fldChar w:fldCharType="end"/>
        </w:r>
      </w:ins>
    </w:p>
    <w:p w14:paraId="0506DD46" w14:textId="77777777" w:rsidR="00C524C7" w:rsidRDefault="00C524C7">
      <w:pPr>
        <w:pStyle w:val="TableofFigures"/>
        <w:tabs>
          <w:tab w:val="right" w:leader="dot" w:pos="9062"/>
        </w:tabs>
        <w:rPr>
          <w:ins w:id="1824" w:author="Tin Trčak" w:date="2016-01-21T15:52:00Z"/>
          <w:rFonts w:asciiTheme="minorHAnsi" w:eastAsiaTheme="minorEastAsia" w:hAnsiTheme="minorHAnsi" w:cstheme="minorBidi"/>
          <w:noProof/>
          <w:color w:val="auto"/>
          <w:sz w:val="22"/>
          <w:szCs w:val="22"/>
        </w:rPr>
      </w:pPr>
      <w:ins w:id="182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"_Toc441154884"</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_Toc441154884 \h </w:instrText>
        </w:r>
      </w:ins>
      <w:r>
        <w:rPr>
          <w:noProof/>
          <w:webHidden/>
        </w:rPr>
      </w:r>
      <w:r>
        <w:rPr>
          <w:noProof/>
          <w:webHidden/>
        </w:rPr>
        <w:fldChar w:fldCharType="separate"/>
      </w:r>
      <w:ins w:id="1826" w:author="Tin Trčak" w:date="2016-01-21T15:52:00Z">
        <w:r>
          <w:rPr>
            <w:noProof/>
            <w:webHidden/>
          </w:rPr>
          <w:t>43</w:t>
        </w:r>
        <w:r>
          <w:rPr>
            <w:noProof/>
            <w:webHidden/>
          </w:rPr>
          <w:fldChar w:fldCharType="end"/>
        </w:r>
        <w:r w:rsidRPr="00C03409">
          <w:rPr>
            <w:rStyle w:val="Hyperlink"/>
            <w:noProof/>
          </w:rPr>
          <w:fldChar w:fldCharType="end"/>
        </w:r>
      </w:ins>
    </w:p>
    <w:p w14:paraId="7363885D" w14:textId="77777777" w:rsidR="00C524C7" w:rsidRDefault="00C524C7">
      <w:pPr>
        <w:pStyle w:val="TableofFigures"/>
        <w:tabs>
          <w:tab w:val="right" w:leader="dot" w:pos="9062"/>
        </w:tabs>
        <w:rPr>
          <w:ins w:id="1827" w:author="Tin Trčak" w:date="2016-01-21T15:52:00Z"/>
          <w:rFonts w:asciiTheme="minorHAnsi" w:eastAsiaTheme="minorEastAsia" w:hAnsiTheme="minorHAnsi" w:cstheme="minorBidi"/>
          <w:noProof/>
          <w:color w:val="auto"/>
          <w:sz w:val="22"/>
          <w:szCs w:val="22"/>
        </w:rPr>
      </w:pPr>
      <w:ins w:id="182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"_Toc441154885"</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_Toc441154885 \h </w:instrText>
        </w:r>
      </w:ins>
      <w:r>
        <w:rPr>
          <w:noProof/>
          <w:webHidden/>
        </w:rPr>
      </w:r>
      <w:r>
        <w:rPr>
          <w:noProof/>
          <w:webHidden/>
        </w:rPr>
        <w:fldChar w:fldCharType="separate"/>
      </w:r>
      <w:ins w:id="1829" w:author="Tin Trčak" w:date="2016-01-21T15:52:00Z">
        <w:r>
          <w:rPr>
            <w:noProof/>
            <w:webHidden/>
          </w:rPr>
          <w:t>44</w:t>
        </w:r>
        <w:r>
          <w:rPr>
            <w:noProof/>
            <w:webHidden/>
          </w:rPr>
          <w:fldChar w:fldCharType="end"/>
        </w:r>
        <w:r w:rsidRPr="00C03409">
          <w:rPr>
            <w:rStyle w:val="Hyperlink"/>
            <w:noProof/>
          </w:rPr>
          <w:fldChar w:fldCharType="end"/>
        </w:r>
      </w:ins>
    </w:p>
    <w:p w14:paraId="4C7351FE" w14:textId="77777777" w:rsidR="00C524C7" w:rsidRDefault="00C524C7">
      <w:pPr>
        <w:pStyle w:val="TableofFigures"/>
        <w:tabs>
          <w:tab w:val="right" w:leader="dot" w:pos="9062"/>
        </w:tabs>
        <w:rPr>
          <w:ins w:id="1830" w:author="Tin Trčak" w:date="2016-01-21T15:52:00Z"/>
          <w:rFonts w:asciiTheme="minorHAnsi" w:eastAsiaTheme="minorEastAsia" w:hAnsiTheme="minorHAnsi" w:cstheme="minorBidi"/>
          <w:noProof/>
          <w:color w:val="auto"/>
          <w:sz w:val="22"/>
          <w:szCs w:val="22"/>
        </w:rPr>
      </w:pPr>
      <w:ins w:id="183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"_Toc441154886"</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_Toc441154886 \h </w:instrText>
        </w:r>
      </w:ins>
      <w:r>
        <w:rPr>
          <w:noProof/>
          <w:webHidden/>
        </w:rPr>
      </w:r>
      <w:r>
        <w:rPr>
          <w:noProof/>
          <w:webHidden/>
        </w:rPr>
        <w:fldChar w:fldCharType="separate"/>
      </w:r>
      <w:ins w:id="1832" w:author="Tin Trčak" w:date="2016-01-21T15:52:00Z">
        <w:r>
          <w:rPr>
            <w:noProof/>
            <w:webHidden/>
          </w:rPr>
          <w:t>44</w:t>
        </w:r>
        <w:r>
          <w:rPr>
            <w:noProof/>
            <w:webHidden/>
          </w:rPr>
          <w:fldChar w:fldCharType="end"/>
        </w:r>
        <w:r w:rsidRPr="00C03409">
          <w:rPr>
            <w:rStyle w:val="Hyperlink"/>
            <w:noProof/>
          </w:rPr>
          <w:fldChar w:fldCharType="end"/>
        </w:r>
      </w:ins>
    </w:p>
    <w:p w14:paraId="7F1D6100" w14:textId="77777777" w:rsidR="00C524C7" w:rsidRDefault="00C524C7">
      <w:pPr>
        <w:pStyle w:val="TableofFigures"/>
        <w:tabs>
          <w:tab w:val="right" w:leader="dot" w:pos="9062"/>
        </w:tabs>
        <w:rPr>
          <w:ins w:id="1833" w:author="Tin Trčak" w:date="2016-01-21T15:52:00Z"/>
          <w:rFonts w:asciiTheme="minorHAnsi" w:eastAsiaTheme="minorEastAsia" w:hAnsiTheme="minorHAnsi" w:cstheme="minorBidi"/>
          <w:noProof/>
          <w:color w:val="auto"/>
          <w:sz w:val="22"/>
          <w:szCs w:val="22"/>
        </w:rPr>
      </w:pPr>
      <w:ins w:id="183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"_Toc441154887"</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_Toc441154887 \h </w:instrText>
        </w:r>
      </w:ins>
      <w:r>
        <w:rPr>
          <w:noProof/>
          <w:webHidden/>
        </w:rPr>
      </w:r>
      <w:r>
        <w:rPr>
          <w:noProof/>
          <w:webHidden/>
        </w:rPr>
        <w:fldChar w:fldCharType="separate"/>
      </w:r>
      <w:ins w:id="1835" w:author="Tin Trčak" w:date="2016-01-21T15:52:00Z">
        <w:r>
          <w:rPr>
            <w:noProof/>
            <w:webHidden/>
          </w:rPr>
          <w:t>45</w:t>
        </w:r>
        <w:r>
          <w:rPr>
            <w:noProof/>
            <w:webHidden/>
          </w:rPr>
          <w:fldChar w:fldCharType="end"/>
        </w:r>
        <w:r w:rsidRPr="00C03409">
          <w:rPr>
            <w:rStyle w:val="Hyperlink"/>
            <w:noProof/>
          </w:rPr>
          <w:fldChar w:fldCharType="end"/>
        </w:r>
      </w:ins>
    </w:p>
    <w:p w14:paraId="251F3423" w14:textId="77777777" w:rsidR="00C524C7" w:rsidRDefault="00C524C7">
      <w:pPr>
        <w:pStyle w:val="TableofFigures"/>
        <w:tabs>
          <w:tab w:val="right" w:leader="dot" w:pos="9062"/>
        </w:tabs>
        <w:rPr>
          <w:ins w:id="1836" w:author="Tin Trčak" w:date="2016-01-21T15:52:00Z"/>
          <w:rFonts w:asciiTheme="minorHAnsi" w:eastAsiaTheme="minorEastAsia" w:hAnsiTheme="minorHAnsi" w:cstheme="minorBidi"/>
          <w:noProof/>
          <w:color w:val="auto"/>
          <w:sz w:val="22"/>
          <w:szCs w:val="22"/>
        </w:rPr>
      </w:pPr>
      <w:ins w:id="183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"_Toc441154888"</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_Toc441154888 \h </w:instrText>
        </w:r>
      </w:ins>
      <w:r>
        <w:rPr>
          <w:noProof/>
          <w:webHidden/>
        </w:rPr>
      </w:r>
      <w:r>
        <w:rPr>
          <w:noProof/>
          <w:webHidden/>
        </w:rPr>
        <w:fldChar w:fldCharType="separate"/>
      </w:r>
      <w:ins w:id="1838" w:author="Tin Trčak" w:date="2016-01-21T15:52:00Z">
        <w:r>
          <w:rPr>
            <w:noProof/>
            <w:webHidden/>
          </w:rPr>
          <w:t>45</w:t>
        </w:r>
        <w:r>
          <w:rPr>
            <w:noProof/>
            <w:webHidden/>
          </w:rPr>
          <w:fldChar w:fldCharType="end"/>
        </w:r>
        <w:r w:rsidRPr="00C03409">
          <w:rPr>
            <w:rStyle w:val="Hyperlink"/>
            <w:noProof/>
          </w:rPr>
          <w:fldChar w:fldCharType="end"/>
        </w:r>
      </w:ins>
    </w:p>
    <w:p w14:paraId="391FF55D" w14:textId="77777777" w:rsidR="00C524C7" w:rsidRDefault="00C524C7">
      <w:pPr>
        <w:pStyle w:val="TableofFigures"/>
        <w:tabs>
          <w:tab w:val="right" w:leader="dot" w:pos="9062"/>
        </w:tabs>
        <w:rPr>
          <w:ins w:id="1839" w:author="Tin Trčak" w:date="2016-01-21T15:52:00Z"/>
          <w:rFonts w:asciiTheme="minorHAnsi" w:eastAsiaTheme="minorEastAsia" w:hAnsiTheme="minorHAnsi" w:cstheme="minorBidi"/>
          <w:noProof/>
          <w:color w:val="auto"/>
          <w:sz w:val="22"/>
          <w:szCs w:val="22"/>
        </w:rPr>
      </w:pPr>
      <w:ins w:id="184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"_Toc441154889"</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_Toc441154889 \h </w:instrText>
        </w:r>
      </w:ins>
      <w:r>
        <w:rPr>
          <w:noProof/>
          <w:webHidden/>
        </w:rPr>
      </w:r>
      <w:r>
        <w:rPr>
          <w:noProof/>
          <w:webHidden/>
        </w:rPr>
        <w:fldChar w:fldCharType="separate"/>
      </w:r>
      <w:ins w:id="1841" w:author="Tin Trčak" w:date="2016-01-21T15:52:00Z">
        <w:r>
          <w:rPr>
            <w:noProof/>
            <w:webHidden/>
          </w:rPr>
          <w:t>46</w:t>
        </w:r>
        <w:r>
          <w:rPr>
            <w:noProof/>
            <w:webHidden/>
          </w:rPr>
          <w:fldChar w:fldCharType="end"/>
        </w:r>
        <w:r w:rsidRPr="00C03409">
          <w:rPr>
            <w:rStyle w:val="Hyperlink"/>
            <w:noProof/>
          </w:rPr>
          <w:fldChar w:fldCharType="end"/>
        </w:r>
      </w:ins>
    </w:p>
    <w:p w14:paraId="1A14B1AD" w14:textId="77777777" w:rsidR="00C524C7" w:rsidRDefault="00C524C7">
      <w:pPr>
        <w:pStyle w:val="TableofFigures"/>
        <w:tabs>
          <w:tab w:val="right" w:leader="dot" w:pos="9062"/>
        </w:tabs>
        <w:rPr>
          <w:ins w:id="1842" w:author="Tin Trčak" w:date="2016-01-21T15:52:00Z"/>
          <w:rFonts w:asciiTheme="minorHAnsi" w:eastAsiaTheme="minorEastAsia" w:hAnsiTheme="minorHAnsi" w:cstheme="minorBidi"/>
          <w:noProof/>
          <w:color w:val="auto"/>
          <w:sz w:val="22"/>
          <w:szCs w:val="22"/>
        </w:rPr>
      </w:pPr>
      <w:ins w:id="184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"_Toc441154890"</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_Toc441154890 \h </w:instrText>
        </w:r>
      </w:ins>
      <w:r>
        <w:rPr>
          <w:noProof/>
          <w:webHidden/>
        </w:rPr>
      </w:r>
      <w:r>
        <w:rPr>
          <w:noProof/>
          <w:webHidden/>
        </w:rPr>
        <w:fldChar w:fldCharType="separate"/>
      </w:r>
      <w:ins w:id="1844" w:author="Tin Trčak" w:date="2016-01-21T15:52:00Z">
        <w:r>
          <w:rPr>
            <w:noProof/>
            <w:webHidden/>
          </w:rPr>
          <w:t>46</w:t>
        </w:r>
        <w:r>
          <w:rPr>
            <w:noProof/>
            <w:webHidden/>
          </w:rPr>
          <w:fldChar w:fldCharType="end"/>
        </w:r>
        <w:r w:rsidRPr="00C03409">
          <w:rPr>
            <w:rStyle w:val="Hyperlink"/>
            <w:noProof/>
          </w:rPr>
          <w:fldChar w:fldCharType="end"/>
        </w:r>
      </w:ins>
    </w:p>
    <w:p w14:paraId="26F0F8DD" w14:textId="77777777" w:rsidR="00C524C7" w:rsidRDefault="00C524C7">
      <w:pPr>
        <w:pStyle w:val="TableofFigures"/>
        <w:tabs>
          <w:tab w:val="right" w:leader="dot" w:pos="9062"/>
        </w:tabs>
        <w:rPr>
          <w:ins w:id="1845" w:author="Tin Trčak" w:date="2016-01-21T15:52:00Z"/>
          <w:rFonts w:asciiTheme="minorHAnsi" w:eastAsiaTheme="minorEastAsia" w:hAnsiTheme="minorHAnsi" w:cstheme="minorBidi"/>
          <w:noProof/>
          <w:color w:val="auto"/>
          <w:sz w:val="22"/>
          <w:szCs w:val="22"/>
        </w:rPr>
      </w:pPr>
      <w:ins w:id="184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"_Toc441154891"</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4.3.29 Sekvencijski dijagram za UC31 – SnimanjeStatistike</w:t>
        </w:r>
        <w:r>
          <w:rPr>
            <w:noProof/>
            <w:webHidden/>
          </w:rPr>
          <w:tab/>
        </w:r>
        <w:r>
          <w:rPr>
            <w:noProof/>
            <w:webHidden/>
          </w:rPr>
          <w:fldChar w:fldCharType="begin"/>
        </w:r>
        <w:r>
          <w:rPr>
            <w:noProof/>
            <w:webHidden/>
          </w:rPr>
          <w:instrText xml:space="preserve"> PAGEREF _Toc441154891 \h </w:instrText>
        </w:r>
      </w:ins>
      <w:r>
        <w:rPr>
          <w:noProof/>
          <w:webHidden/>
        </w:rPr>
      </w:r>
      <w:r>
        <w:rPr>
          <w:noProof/>
          <w:webHidden/>
        </w:rPr>
        <w:fldChar w:fldCharType="separate"/>
      </w:r>
      <w:ins w:id="1847" w:author="Tin Trčak" w:date="2016-01-21T15:52:00Z">
        <w:r>
          <w:rPr>
            <w:noProof/>
            <w:webHidden/>
          </w:rPr>
          <w:t>47</w:t>
        </w:r>
        <w:r>
          <w:rPr>
            <w:noProof/>
            <w:webHidden/>
          </w:rPr>
          <w:fldChar w:fldCharType="end"/>
        </w:r>
        <w:r w:rsidRPr="00C03409">
          <w:rPr>
            <w:rStyle w:val="Hyperlink"/>
            <w:noProof/>
          </w:rPr>
          <w:fldChar w:fldCharType="end"/>
        </w:r>
      </w:ins>
    </w:p>
    <w:p w14:paraId="058806E9" w14:textId="77777777" w:rsidR="00C524C7" w:rsidRDefault="00C524C7">
      <w:pPr>
        <w:pStyle w:val="TableofFigures"/>
        <w:tabs>
          <w:tab w:val="right" w:leader="dot" w:pos="9062"/>
        </w:tabs>
        <w:rPr>
          <w:ins w:id="1848" w:author="Tin Trčak" w:date="2016-01-21T15:52:00Z"/>
          <w:rFonts w:asciiTheme="minorHAnsi" w:eastAsiaTheme="minorEastAsia" w:hAnsiTheme="minorHAnsi" w:cstheme="minorBidi"/>
          <w:noProof/>
          <w:color w:val="auto"/>
          <w:sz w:val="22"/>
          <w:szCs w:val="22"/>
        </w:rPr>
      </w:pPr>
      <w:ins w:id="184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"_Toc441154892"</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_Toc441154892 \h </w:instrText>
        </w:r>
      </w:ins>
      <w:r>
        <w:rPr>
          <w:noProof/>
          <w:webHidden/>
        </w:rPr>
      </w:r>
      <w:r>
        <w:rPr>
          <w:noProof/>
          <w:webHidden/>
        </w:rPr>
        <w:fldChar w:fldCharType="separate"/>
      </w:r>
      <w:ins w:id="1850" w:author="Tin Trčak" w:date="2016-01-21T15:52:00Z">
        <w:r>
          <w:rPr>
            <w:noProof/>
            <w:webHidden/>
          </w:rPr>
          <w:t>47</w:t>
        </w:r>
        <w:r>
          <w:rPr>
            <w:noProof/>
            <w:webHidden/>
          </w:rPr>
          <w:fldChar w:fldCharType="end"/>
        </w:r>
        <w:r w:rsidRPr="00C03409">
          <w:rPr>
            <w:rStyle w:val="Hyperlink"/>
            <w:noProof/>
          </w:rPr>
          <w:fldChar w:fldCharType="end"/>
        </w:r>
      </w:ins>
    </w:p>
    <w:p w14:paraId="4E7DDD34" w14:textId="77777777" w:rsidR="00C524C7" w:rsidRDefault="00C524C7">
      <w:pPr>
        <w:pStyle w:val="TableofFigures"/>
        <w:tabs>
          <w:tab w:val="right" w:leader="dot" w:pos="9062"/>
        </w:tabs>
        <w:rPr>
          <w:ins w:id="1851" w:author="Tin Trčak" w:date="2016-01-21T15:52:00Z"/>
          <w:rFonts w:asciiTheme="minorHAnsi" w:eastAsiaTheme="minorEastAsia" w:hAnsiTheme="minorHAnsi" w:cstheme="minorBidi"/>
          <w:noProof/>
          <w:color w:val="auto"/>
          <w:sz w:val="22"/>
          <w:szCs w:val="22"/>
        </w:rPr>
      </w:pPr>
      <w:ins w:id="185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"_Toc441154893"</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6.1.1 Arhitektura sustava</w:t>
        </w:r>
        <w:r>
          <w:rPr>
            <w:noProof/>
            <w:webHidden/>
          </w:rPr>
          <w:tab/>
        </w:r>
        <w:r>
          <w:rPr>
            <w:noProof/>
            <w:webHidden/>
          </w:rPr>
          <w:fldChar w:fldCharType="begin"/>
        </w:r>
        <w:r>
          <w:rPr>
            <w:noProof/>
            <w:webHidden/>
          </w:rPr>
          <w:instrText xml:space="preserve"> PAGEREF _Toc441154893 \h </w:instrText>
        </w:r>
      </w:ins>
      <w:r>
        <w:rPr>
          <w:noProof/>
          <w:webHidden/>
        </w:rPr>
      </w:r>
      <w:r>
        <w:rPr>
          <w:noProof/>
          <w:webHidden/>
        </w:rPr>
        <w:fldChar w:fldCharType="separate"/>
      </w:r>
      <w:ins w:id="1853" w:author="Tin Trčak" w:date="2016-01-21T15:52:00Z">
        <w:r>
          <w:rPr>
            <w:noProof/>
            <w:webHidden/>
          </w:rPr>
          <w:t>49</w:t>
        </w:r>
        <w:r>
          <w:rPr>
            <w:noProof/>
            <w:webHidden/>
          </w:rPr>
          <w:fldChar w:fldCharType="end"/>
        </w:r>
        <w:r w:rsidRPr="00C03409">
          <w:rPr>
            <w:rStyle w:val="Hyperlink"/>
            <w:noProof/>
          </w:rPr>
          <w:fldChar w:fldCharType="end"/>
        </w:r>
      </w:ins>
    </w:p>
    <w:p w14:paraId="4D9BF572" w14:textId="77777777" w:rsidR="00C524C7" w:rsidRDefault="00C524C7">
      <w:pPr>
        <w:pStyle w:val="TableofFigures"/>
        <w:tabs>
          <w:tab w:val="right" w:leader="dot" w:pos="9062"/>
        </w:tabs>
        <w:rPr>
          <w:ins w:id="1854" w:author="Tin Trčak" w:date="2016-01-21T15:52:00Z"/>
          <w:rFonts w:asciiTheme="minorHAnsi" w:eastAsiaTheme="minorEastAsia" w:hAnsiTheme="minorHAnsi" w:cstheme="minorBidi"/>
          <w:noProof/>
          <w:color w:val="auto"/>
          <w:sz w:val="22"/>
          <w:szCs w:val="22"/>
        </w:rPr>
      </w:pPr>
      <w:ins w:id="185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"_Toc441154894"</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6.1.2 MVC obrazac</w:t>
        </w:r>
        <w:r>
          <w:rPr>
            <w:noProof/>
            <w:webHidden/>
          </w:rPr>
          <w:tab/>
        </w:r>
        <w:r>
          <w:rPr>
            <w:noProof/>
            <w:webHidden/>
          </w:rPr>
          <w:fldChar w:fldCharType="begin"/>
        </w:r>
        <w:r>
          <w:rPr>
            <w:noProof/>
            <w:webHidden/>
          </w:rPr>
          <w:instrText xml:space="preserve"> PAGEREF _Toc441154894 \h </w:instrText>
        </w:r>
      </w:ins>
      <w:r>
        <w:rPr>
          <w:noProof/>
          <w:webHidden/>
        </w:rPr>
      </w:r>
      <w:r>
        <w:rPr>
          <w:noProof/>
          <w:webHidden/>
        </w:rPr>
        <w:fldChar w:fldCharType="separate"/>
      </w:r>
      <w:ins w:id="1856" w:author="Tin Trčak" w:date="2016-01-21T15:52:00Z">
        <w:r>
          <w:rPr>
            <w:noProof/>
            <w:webHidden/>
          </w:rPr>
          <w:t>50</w:t>
        </w:r>
        <w:r>
          <w:rPr>
            <w:noProof/>
            <w:webHidden/>
          </w:rPr>
          <w:fldChar w:fldCharType="end"/>
        </w:r>
        <w:r w:rsidRPr="00C03409">
          <w:rPr>
            <w:rStyle w:val="Hyperlink"/>
            <w:noProof/>
          </w:rPr>
          <w:fldChar w:fldCharType="end"/>
        </w:r>
      </w:ins>
    </w:p>
    <w:p w14:paraId="73240348" w14:textId="77777777" w:rsidR="00C524C7" w:rsidRDefault="00C524C7">
      <w:pPr>
        <w:pStyle w:val="TableofFigures"/>
        <w:tabs>
          <w:tab w:val="right" w:leader="dot" w:pos="9062"/>
        </w:tabs>
        <w:rPr>
          <w:ins w:id="1857" w:author="Tin Trčak" w:date="2016-01-21T15:52:00Z"/>
          <w:rFonts w:asciiTheme="minorHAnsi" w:eastAsiaTheme="minorEastAsia" w:hAnsiTheme="minorHAnsi" w:cstheme="minorBidi"/>
          <w:noProof/>
          <w:color w:val="auto"/>
          <w:sz w:val="22"/>
          <w:szCs w:val="22"/>
        </w:rPr>
      </w:pPr>
      <w:ins w:id="185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"_Toc441154895"</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6.1.3 ER model baze podataka</w:t>
        </w:r>
        <w:r>
          <w:rPr>
            <w:noProof/>
            <w:webHidden/>
          </w:rPr>
          <w:tab/>
        </w:r>
        <w:r>
          <w:rPr>
            <w:noProof/>
            <w:webHidden/>
          </w:rPr>
          <w:fldChar w:fldCharType="begin"/>
        </w:r>
        <w:r>
          <w:rPr>
            <w:noProof/>
            <w:webHidden/>
          </w:rPr>
          <w:instrText xml:space="preserve"> PAGEREF _Toc441154895 \h </w:instrText>
        </w:r>
      </w:ins>
      <w:r>
        <w:rPr>
          <w:noProof/>
          <w:webHidden/>
        </w:rPr>
      </w:r>
      <w:r>
        <w:rPr>
          <w:noProof/>
          <w:webHidden/>
        </w:rPr>
        <w:fldChar w:fldCharType="separate"/>
      </w:r>
      <w:ins w:id="1859" w:author="Tin Trčak" w:date="2016-01-21T15:52:00Z">
        <w:r>
          <w:rPr>
            <w:noProof/>
            <w:webHidden/>
          </w:rPr>
          <w:t>54</w:t>
        </w:r>
        <w:r>
          <w:rPr>
            <w:noProof/>
            <w:webHidden/>
          </w:rPr>
          <w:fldChar w:fldCharType="end"/>
        </w:r>
        <w:r w:rsidRPr="00C03409">
          <w:rPr>
            <w:rStyle w:val="Hyperlink"/>
            <w:noProof/>
          </w:rPr>
          <w:fldChar w:fldCharType="end"/>
        </w:r>
      </w:ins>
    </w:p>
    <w:p w14:paraId="479EDE70" w14:textId="77777777" w:rsidR="00C524C7" w:rsidRDefault="00C524C7">
      <w:pPr>
        <w:pStyle w:val="TableofFigures"/>
        <w:tabs>
          <w:tab w:val="right" w:leader="dot" w:pos="9062"/>
        </w:tabs>
        <w:rPr>
          <w:ins w:id="1860" w:author="Tin Trčak" w:date="2016-01-21T15:52:00Z"/>
          <w:rFonts w:asciiTheme="minorHAnsi" w:eastAsiaTheme="minorEastAsia" w:hAnsiTheme="minorHAnsi" w:cstheme="minorBidi"/>
          <w:noProof/>
          <w:color w:val="auto"/>
          <w:sz w:val="22"/>
          <w:szCs w:val="22"/>
        </w:rPr>
      </w:pPr>
      <w:ins w:id="186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"_Toc441154896"</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6.2.1 Dijagram razreda</w:t>
        </w:r>
        <w:r>
          <w:rPr>
            <w:noProof/>
            <w:webHidden/>
          </w:rPr>
          <w:tab/>
        </w:r>
        <w:r>
          <w:rPr>
            <w:noProof/>
            <w:webHidden/>
          </w:rPr>
          <w:fldChar w:fldCharType="begin"/>
        </w:r>
        <w:r>
          <w:rPr>
            <w:noProof/>
            <w:webHidden/>
          </w:rPr>
          <w:instrText xml:space="preserve"> PAGEREF _Toc441154896 \h </w:instrText>
        </w:r>
      </w:ins>
      <w:r>
        <w:rPr>
          <w:noProof/>
          <w:webHidden/>
        </w:rPr>
      </w:r>
      <w:r>
        <w:rPr>
          <w:noProof/>
          <w:webHidden/>
        </w:rPr>
        <w:fldChar w:fldCharType="separate"/>
      </w:r>
      <w:ins w:id="1862" w:author="Tin Trčak" w:date="2016-01-21T15:52:00Z">
        <w:r>
          <w:rPr>
            <w:noProof/>
            <w:webHidden/>
          </w:rPr>
          <w:t>56</w:t>
        </w:r>
        <w:r>
          <w:rPr>
            <w:noProof/>
            <w:webHidden/>
          </w:rPr>
          <w:fldChar w:fldCharType="end"/>
        </w:r>
        <w:r w:rsidRPr="00C03409">
          <w:rPr>
            <w:rStyle w:val="Hyperlink"/>
            <w:noProof/>
          </w:rPr>
          <w:fldChar w:fldCharType="end"/>
        </w:r>
      </w:ins>
    </w:p>
    <w:p w14:paraId="34C83D23" w14:textId="77777777" w:rsidR="00C524C7" w:rsidRDefault="00C524C7">
      <w:pPr>
        <w:pStyle w:val="TableofFigures"/>
        <w:tabs>
          <w:tab w:val="right" w:leader="dot" w:pos="9062"/>
        </w:tabs>
        <w:rPr>
          <w:ins w:id="1863" w:author="Tin Trčak" w:date="2016-01-21T15:52:00Z"/>
          <w:rFonts w:asciiTheme="minorHAnsi" w:eastAsiaTheme="minorEastAsia" w:hAnsiTheme="minorHAnsi" w:cstheme="minorBidi"/>
          <w:noProof/>
          <w:color w:val="auto"/>
          <w:sz w:val="22"/>
          <w:szCs w:val="22"/>
        </w:rPr>
      </w:pPr>
      <w:ins w:id="186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"_Toc441154897"</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6.3.1 Dijagram objekata</w:t>
        </w:r>
        <w:r>
          <w:rPr>
            <w:noProof/>
            <w:webHidden/>
          </w:rPr>
          <w:tab/>
        </w:r>
        <w:r>
          <w:rPr>
            <w:noProof/>
            <w:webHidden/>
          </w:rPr>
          <w:fldChar w:fldCharType="begin"/>
        </w:r>
        <w:r>
          <w:rPr>
            <w:noProof/>
            <w:webHidden/>
          </w:rPr>
          <w:instrText xml:space="preserve"> PAGEREF _Toc441154897 \h </w:instrText>
        </w:r>
      </w:ins>
      <w:r>
        <w:rPr>
          <w:noProof/>
          <w:webHidden/>
        </w:rPr>
      </w:r>
      <w:r>
        <w:rPr>
          <w:noProof/>
          <w:webHidden/>
        </w:rPr>
        <w:fldChar w:fldCharType="separate"/>
      </w:r>
      <w:ins w:id="1865" w:author="Tin Trčak" w:date="2016-01-21T15:52:00Z">
        <w:r>
          <w:rPr>
            <w:noProof/>
            <w:webHidden/>
          </w:rPr>
          <w:t>57</w:t>
        </w:r>
        <w:r>
          <w:rPr>
            <w:noProof/>
            <w:webHidden/>
          </w:rPr>
          <w:fldChar w:fldCharType="end"/>
        </w:r>
        <w:r w:rsidRPr="00C03409">
          <w:rPr>
            <w:rStyle w:val="Hyperlink"/>
            <w:noProof/>
          </w:rPr>
          <w:fldChar w:fldCharType="end"/>
        </w:r>
      </w:ins>
    </w:p>
    <w:p w14:paraId="00DE4860" w14:textId="77777777" w:rsidR="00C524C7" w:rsidRDefault="00C524C7">
      <w:pPr>
        <w:pStyle w:val="TableofFigures"/>
        <w:tabs>
          <w:tab w:val="right" w:leader="dot" w:pos="9062"/>
        </w:tabs>
        <w:rPr>
          <w:ins w:id="1866" w:author="Tin Trčak" w:date="2016-01-21T15:52:00Z"/>
          <w:rFonts w:asciiTheme="minorHAnsi" w:eastAsiaTheme="minorEastAsia" w:hAnsiTheme="minorHAnsi" w:cstheme="minorBidi"/>
          <w:noProof/>
          <w:color w:val="auto"/>
          <w:sz w:val="22"/>
          <w:szCs w:val="22"/>
        </w:rPr>
      </w:pPr>
      <w:ins w:id="186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"_Toc441154898"</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_Toc441154898 \h </w:instrText>
        </w:r>
      </w:ins>
      <w:r>
        <w:rPr>
          <w:noProof/>
          <w:webHidden/>
        </w:rPr>
      </w:r>
      <w:r>
        <w:rPr>
          <w:noProof/>
          <w:webHidden/>
        </w:rPr>
        <w:fldChar w:fldCharType="separate"/>
      </w:r>
      <w:ins w:id="1868" w:author="Tin Trčak" w:date="2016-01-21T15:52:00Z">
        <w:r>
          <w:rPr>
            <w:noProof/>
            <w:webHidden/>
          </w:rPr>
          <w:t>58</w:t>
        </w:r>
        <w:r>
          <w:rPr>
            <w:noProof/>
            <w:webHidden/>
          </w:rPr>
          <w:fldChar w:fldCharType="end"/>
        </w:r>
        <w:r w:rsidRPr="00C03409">
          <w:rPr>
            <w:rStyle w:val="Hyperlink"/>
            <w:noProof/>
          </w:rPr>
          <w:fldChar w:fldCharType="end"/>
        </w:r>
      </w:ins>
    </w:p>
    <w:p w14:paraId="6A8B4A7D" w14:textId="77777777" w:rsidR="00C524C7" w:rsidRDefault="00C524C7">
      <w:pPr>
        <w:pStyle w:val="TableofFigures"/>
        <w:tabs>
          <w:tab w:val="right" w:leader="dot" w:pos="9062"/>
        </w:tabs>
        <w:rPr>
          <w:ins w:id="1869" w:author="Tin Trčak" w:date="2016-01-21T15:52:00Z"/>
          <w:rFonts w:asciiTheme="minorHAnsi" w:eastAsiaTheme="minorEastAsia" w:hAnsiTheme="minorHAnsi" w:cstheme="minorBidi"/>
          <w:noProof/>
          <w:color w:val="auto"/>
          <w:sz w:val="22"/>
          <w:szCs w:val="22"/>
        </w:rPr>
      </w:pPr>
      <w:ins w:id="187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"_Toc441154899"</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_Toc441154899 \h </w:instrText>
        </w:r>
      </w:ins>
      <w:r>
        <w:rPr>
          <w:noProof/>
          <w:webHidden/>
        </w:rPr>
      </w:r>
      <w:r>
        <w:rPr>
          <w:noProof/>
          <w:webHidden/>
        </w:rPr>
        <w:fldChar w:fldCharType="separate"/>
      </w:r>
      <w:ins w:id="1871" w:author="Tin Trčak" w:date="2016-01-21T15:52:00Z">
        <w:r>
          <w:rPr>
            <w:noProof/>
            <w:webHidden/>
          </w:rPr>
          <w:t>59</w:t>
        </w:r>
        <w:r>
          <w:rPr>
            <w:noProof/>
            <w:webHidden/>
          </w:rPr>
          <w:fldChar w:fldCharType="end"/>
        </w:r>
        <w:r w:rsidRPr="00C03409">
          <w:rPr>
            <w:rStyle w:val="Hyperlink"/>
            <w:noProof/>
          </w:rPr>
          <w:fldChar w:fldCharType="end"/>
        </w:r>
      </w:ins>
    </w:p>
    <w:p w14:paraId="7CB57F6A" w14:textId="77777777" w:rsidR="00C524C7" w:rsidRDefault="00C524C7">
      <w:pPr>
        <w:pStyle w:val="TableofFigures"/>
        <w:tabs>
          <w:tab w:val="right" w:leader="dot" w:pos="9062"/>
        </w:tabs>
        <w:rPr>
          <w:ins w:id="1872" w:author="Tin Trčak" w:date="2016-01-21T15:52:00Z"/>
          <w:rFonts w:asciiTheme="minorHAnsi" w:eastAsiaTheme="minorEastAsia" w:hAnsiTheme="minorHAnsi" w:cstheme="minorBidi"/>
          <w:noProof/>
          <w:color w:val="auto"/>
          <w:sz w:val="22"/>
          <w:szCs w:val="22"/>
        </w:rPr>
      </w:pPr>
      <w:ins w:id="187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"_Toc441154900"</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6.4.3 Dijagram stanja</w:t>
        </w:r>
        <w:r>
          <w:rPr>
            <w:noProof/>
            <w:webHidden/>
          </w:rPr>
          <w:tab/>
        </w:r>
        <w:r>
          <w:rPr>
            <w:noProof/>
            <w:webHidden/>
          </w:rPr>
          <w:fldChar w:fldCharType="begin"/>
        </w:r>
        <w:r>
          <w:rPr>
            <w:noProof/>
            <w:webHidden/>
          </w:rPr>
          <w:instrText xml:space="preserve"> PAGEREF _Toc441154900 \h </w:instrText>
        </w:r>
      </w:ins>
      <w:r>
        <w:rPr>
          <w:noProof/>
          <w:webHidden/>
        </w:rPr>
      </w:r>
      <w:r>
        <w:rPr>
          <w:noProof/>
          <w:webHidden/>
        </w:rPr>
        <w:fldChar w:fldCharType="separate"/>
      </w:r>
      <w:ins w:id="1874" w:author="Tin Trčak" w:date="2016-01-21T15:52:00Z">
        <w:r>
          <w:rPr>
            <w:noProof/>
            <w:webHidden/>
          </w:rPr>
          <w:t>61</w:t>
        </w:r>
        <w:r>
          <w:rPr>
            <w:noProof/>
            <w:webHidden/>
          </w:rPr>
          <w:fldChar w:fldCharType="end"/>
        </w:r>
        <w:r w:rsidRPr="00C03409">
          <w:rPr>
            <w:rStyle w:val="Hyperlink"/>
            <w:noProof/>
          </w:rPr>
          <w:fldChar w:fldCharType="end"/>
        </w:r>
      </w:ins>
    </w:p>
    <w:p w14:paraId="59E6014A" w14:textId="77777777" w:rsidR="00C524C7" w:rsidRDefault="00C524C7">
      <w:pPr>
        <w:pStyle w:val="TableofFigures"/>
        <w:tabs>
          <w:tab w:val="right" w:leader="dot" w:pos="9062"/>
        </w:tabs>
        <w:rPr>
          <w:ins w:id="1875" w:author="Tin Trčak" w:date="2016-01-21T15:52:00Z"/>
          <w:rFonts w:asciiTheme="minorHAnsi" w:eastAsiaTheme="minorEastAsia" w:hAnsiTheme="minorHAnsi" w:cstheme="minorBidi"/>
          <w:noProof/>
          <w:color w:val="auto"/>
          <w:sz w:val="22"/>
          <w:szCs w:val="22"/>
        </w:rPr>
      </w:pPr>
      <w:ins w:id="187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"_Toc441154901"</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_Toc441154901 \h </w:instrText>
        </w:r>
      </w:ins>
      <w:r>
        <w:rPr>
          <w:noProof/>
          <w:webHidden/>
        </w:rPr>
      </w:r>
      <w:r>
        <w:rPr>
          <w:noProof/>
          <w:webHidden/>
        </w:rPr>
        <w:fldChar w:fldCharType="separate"/>
      </w:r>
      <w:ins w:id="1877" w:author="Tin Trčak" w:date="2016-01-21T15:52:00Z">
        <w:r>
          <w:rPr>
            <w:noProof/>
            <w:webHidden/>
          </w:rPr>
          <w:t>62</w:t>
        </w:r>
        <w:r>
          <w:rPr>
            <w:noProof/>
            <w:webHidden/>
          </w:rPr>
          <w:fldChar w:fldCharType="end"/>
        </w:r>
        <w:r w:rsidRPr="00C03409">
          <w:rPr>
            <w:rStyle w:val="Hyperlink"/>
            <w:noProof/>
          </w:rPr>
          <w:fldChar w:fldCharType="end"/>
        </w:r>
      </w:ins>
    </w:p>
    <w:p w14:paraId="67CC506B" w14:textId="77777777" w:rsidR="00C524C7" w:rsidRDefault="00C524C7">
      <w:pPr>
        <w:pStyle w:val="TableofFigures"/>
        <w:tabs>
          <w:tab w:val="right" w:leader="dot" w:pos="9062"/>
        </w:tabs>
        <w:rPr>
          <w:ins w:id="1878" w:author="Tin Trčak" w:date="2016-01-21T15:52:00Z"/>
          <w:rFonts w:asciiTheme="minorHAnsi" w:eastAsiaTheme="minorEastAsia" w:hAnsiTheme="minorHAnsi" w:cstheme="minorBidi"/>
          <w:noProof/>
          <w:color w:val="auto"/>
          <w:sz w:val="22"/>
          <w:szCs w:val="22"/>
        </w:rPr>
      </w:pPr>
      <w:ins w:id="187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"_Toc441154902"</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_Toc441154902 \h </w:instrText>
        </w:r>
      </w:ins>
      <w:r>
        <w:rPr>
          <w:noProof/>
          <w:webHidden/>
        </w:rPr>
      </w:r>
      <w:r>
        <w:rPr>
          <w:noProof/>
          <w:webHidden/>
        </w:rPr>
        <w:fldChar w:fldCharType="separate"/>
      </w:r>
      <w:ins w:id="1880" w:author="Tin Trčak" w:date="2016-01-21T15:52:00Z">
        <w:r>
          <w:rPr>
            <w:noProof/>
            <w:webHidden/>
          </w:rPr>
          <w:t>63</w:t>
        </w:r>
        <w:r>
          <w:rPr>
            <w:noProof/>
            <w:webHidden/>
          </w:rPr>
          <w:fldChar w:fldCharType="end"/>
        </w:r>
        <w:r w:rsidRPr="00C03409">
          <w:rPr>
            <w:rStyle w:val="Hyperlink"/>
            <w:noProof/>
          </w:rPr>
          <w:fldChar w:fldCharType="end"/>
        </w:r>
      </w:ins>
    </w:p>
    <w:p w14:paraId="2435FF3A" w14:textId="77777777" w:rsidR="00C524C7" w:rsidRDefault="00C524C7">
      <w:pPr>
        <w:pStyle w:val="TableofFigures"/>
        <w:tabs>
          <w:tab w:val="right" w:leader="dot" w:pos="9062"/>
        </w:tabs>
        <w:rPr>
          <w:ins w:id="1881" w:author="Tin Trčak" w:date="2016-01-21T15:52:00Z"/>
          <w:rFonts w:asciiTheme="minorHAnsi" w:eastAsiaTheme="minorEastAsia" w:hAnsiTheme="minorHAnsi" w:cstheme="minorBidi"/>
          <w:noProof/>
          <w:color w:val="auto"/>
          <w:sz w:val="22"/>
          <w:szCs w:val="22"/>
        </w:rPr>
      </w:pPr>
      <w:ins w:id="188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"_Toc441154903"</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_Toc441154903 \h </w:instrText>
        </w:r>
      </w:ins>
      <w:r>
        <w:rPr>
          <w:noProof/>
          <w:webHidden/>
        </w:rPr>
      </w:r>
      <w:r>
        <w:rPr>
          <w:noProof/>
          <w:webHidden/>
        </w:rPr>
        <w:fldChar w:fldCharType="separate"/>
      </w:r>
      <w:ins w:id="1883" w:author="Tin Trčak" w:date="2016-01-21T15:52:00Z">
        <w:r>
          <w:rPr>
            <w:noProof/>
            <w:webHidden/>
          </w:rPr>
          <w:t>64</w:t>
        </w:r>
        <w:r>
          <w:rPr>
            <w:noProof/>
            <w:webHidden/>
          </w:rPr>
          <w:fldChar w:fldCharType="end"/>
        </w:r>
        <w:r w:rsidRPr="00C03409">
          <w:rPr>
            <w:rStyle w:val="Hyperlink"/>
            <w:noProof/>
          </w:rPr>
          <w:fldChar w:fldCharType="end"/>
        </w:r>
      </w:ins>
    </w:p>
    <w:p w14:paraId="468D0C31" w14:textId="77777777" w:rsidR="00C524C7" w:rsidRDefault="00C524C7">
      <w:pPr>
        <w:pStyle w:val="TableofFigures"/>
        <w:tabs>
          <w:tab w:val="right" w:leader="dot" w:pos="9062"/>
        </w:tabs>
        <w:rPr>
          <w:ins w:id="1884" w:author="Tin Trčak" w:date="2016-01-21T15:52:00Z"/>
          <w:rFonts w:asciiTheme="minorHAnsi" w:eastAsiaTheme="minorEastAsia" w:hAnsiTheme="minorHAnsi" w:cstheme="minorBidi"/>
          <w:noProof/>
          <w:color w:val="auto"/>
          <w:sz w:val="22"/>
          <w:szCs w:val="22"/>
        </w:rPr>
      </w:pPr>
      <w:ins w:id="1885" w:author="Tin Trčak" w:date="2016-01-21T15:52:00Z">
        <w:r w:rsidRPr="00C03409">
          <w:rPr>
            <w:rStyle w:val="Hyperlink"/>
            <w:noProof/>
          </w:rPr>
          <w:lastRenderedPageBreak/>
          <w:fldChar w:fldCharType="begin"/>
        </w:r>
        <w:r w:rsidRPr="00C03409">
          <w:rPr>
            <w:rStyle w:val="Hyperlink"/>
            <w:noProof/>
          </w:rPr>
          <w:instrText xml:space="preserve"> </w:instrText>
        </w:r>
        <w:r>
          <w:rPr>
            <w:noProof/>
          </w:rPr>
          <w:instrText>HYPERLINK \l "_Toc441154904"</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6.4.7 Dijagram komponenata ostalih stranica</w:t>
        </w:r>
        <w:r>
          <w:rPr>
            <w:noProof/>
            <w:webHidden/>
          </w:rPr>
          <w:tab/>
        </w:r>
        <w:r>
          <w:rPr>
            <w:noProof/>
            <w:webHidden/>
          </w:rPr>
          <w:fldChar w:fldCharType="begin"/>
        </w:r>
        <w:r>
          <w:rPr>
            <w:noProof/>
            <w:webHidden/>
          </w:rPr>
          <w:instrText xml:space="preserve"> PAGEREF _Toc441154904 \h </w:instrText>
        </w:r>
      </w:ins>
      <w:r>
        <w:rPr>
          <w:noProof/>
          <w:webHidden/>
        </w:rPr>
      </w:r>
      <w:r>
        <w:rPr>
          <w:noProof/>
          <w:webHidden/>
        </w:rPr>
        <w:fldChar w:fldCharType="separate"/>
      </w:r>
      <w:ins w:id="1886" w:author="Tin Trčak" w:date="2016-01-21T15:52:00Z">
        <w:r>
          <w:rPr>
            <w:noProof/>
            <w:webHidden/>
          </w:rPr>
          <w:t>65</w:t>
        </w:r>
        <w:r>
          <w:rPr>
            <w:noProof/>
            <w:webHidden/>
          </w:rPr>
          <w:fldChar w:fldCharType="end"/>
        </w:r>
        <w:r w:rsidRPr="00C03409">
          <w:rPr>
            <w:rStyle w:val="Hyperlink"/>
            <w:noProof/>
          </w:rPr>
          <w:fldChar w:fldCharType="end"/>
        </w:r>
      </w:ins>
    </w:p>
    <w:p w14:paraId="2C198F84" w14:textId="77777777" w:rsidR="00C524C7" w:rsidRDefault="00C524C7">
      <w:pPr>
        <w:pStyle w:val="TableofFigures"/>
        <w:tabs>
          <w:tab w:val="right" w:leader="dot" w:pos="9062"/>
        </w:tabs>
        <w:rPr>
          <w:ins w:id="1887" w:author="Tin Trčak" w:date="2016-01-21T15:52:00Z"/>
          <w:rFonts w:asciiTheme="minorHAnsi" w:eastAsiaTheme="minorEastAsia" w:hAnsiTheme="minorHAnsi" w:cstheme="minorBidi"/>
          <w:noProof/>
          <w:color w:val="auto"/>
          <w:sz w:val="22"/>
          <w:szCs w:val="22"/>
        </w:rPr>
      </w:pPr>
      <w:ins w:id="188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"_Toc441154905"</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7.1.1 Dijagram razmještaja</w:t>
        </w:r>
        <w:r>
          <w:rPr>
            <w:noProof/>
            <w:webHidden/>
          </w:rPr>
          <w:tab/>
        </w:r>
        <w:r>
          <w:rPr>
            <w:noProof/>
            <w:webHidden/>
          </w:rPr>
          <w:fldChar w:fldCharType="begin"/>
        </w:r>
        <w:r>
          <w:rPr>
            <w:noProof/>
            <w:webHidden/>
          </w:rPr>
          <w:instrText xml:space="preserve"> PAGEREF _Toc441154905 \h </w:instrText>
        </w:r>
      </w:ins>
      <w:r>
        <w:rPr>
          <w:noProof/>
          <w:webHidden/>
        </w:rPr>
      </w:r>
      <w:r>
        <w:rPr>
          <w:noProof/>
          <w:webHidden/>
        </w:rPr>
        <w:fldChar w:fldCharType="separate"/>
      </w:r>
      <w:ins w:id="1889" w:author="Tin Trčak" w:date="2016-01-21T15:52:00Z">
        <w:r>
          <w:rPr>
            <w:noProof/>
            <w:webHidden/>
          </w:rPr>
          <w:t>66</w:t>
        </w:r>
        <w:r>
          <w:rPr>
            <w:noProof/>
            <w:webHidden/>
          </w:rPr>
          <w:fldChar w:fldCharType="end"/>
        </w:r>
        <w:r w:rsidRPr="00C03409">
          <w:rPr>
            <w:rStyle w:val="Hyperlink"/>
            <w:noProof/>
          </w:rPr>
          <w:fldChar w:fldCharType="end"/>
        </w:r>
      </w:ins>
    </w:p>
    <w:p w14:paraId="6BA37B04" w14:textId="77777777" w:rsidR="00C524C7" w:rsidRDefault="00C524C7">
      <w:pPr>
        <w:pStyle w:val="TableofFigures"/>
        <w:tabs>
          <w:tab w:val="right" w:leader="dot" w:pos="9062"/>
        </w:tabs>
        <w:rPr>
          <w:ins w:id="1890" w:author="Tin Trčak" w:date="2016-01-21T15:52:00Z"/>
          <w:rFonts w:asciiTheme="minorHAnsi" w:eastAsiaTheme="minorEastAsia" w:hAnsiTheme="minorHAnsi" w:cstheme="minorBidi"/>
          <w:noProof/>
          <w:color w:val="auto"/>
          <w:sz w:val="22"/>
          <w:szCs w:val="22"/>
        </w:rPr>
      </w:pPr>
      <w:ins w:id="189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"_Toc441154906"</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_Toc441154906 \h </w:instrText>
        </w:r>
      </w:ins>
      <w:r>
        <w:rPr>
          <w:noProof/>
          <w:webHidden/>
        </w:rPr>
      </w:r>
      <w:r>
        <w:rPr>
          <w:noProof/>
          <w:webHidden/>
        </w:rPr>
        <w:fldChar w:fldCharType="separate"/>
      </w:r>
      <w:ins w:id="1892" w:author="Tin Trčak" w:date="2016-01-21T15:52:00Z">
        <w:r>
          <w:rPr>
            <w:noProof/>
            <w:webHidden/>
          </w:rPr>
          <w:t>69</w:t>
        </w:r>
        <w:r>
          <w:rPr>
            <w:noProof/>
            <w:webHidden/>
          </w:rPr>
          <w:fldChar w:fldCharType="end"/>
        </w:r>
        <w:r w:rsidRPr="00C03409">
          <w:rPr>
            <w:rStyle w:val="Hyperlink"/>
            <w:noProof/>
          </w:rPr>
          <w:fldChar w:fldCharType="end"/>
        </w:r>
      </w:ins>
    </w:p>
    <w:p w14:paraId="79B32DE7" w14:textId="77777777" w:rsidR="00C524C7" w:rsidRDefault="00C524C7">
      <w:pPr>
        <w:pStyle w:val="TableofFigures"/>
        <w:tabs>
          <w:tab w:val="right" w:leader="dot" w:pos="9062"/>
        </w:tabs>
        <w:rPr>
          <w:ins w:id="1893" w:author="Tin Trčak" w:date="2016-01-21T15:52:00Z"/>
          <w:rFonts w:asciiTheme="minorHAnsi" w:eastAsiaTheme="minorEastAsia" w:hAnsiTheme="minorHAnsi" w:cstheme="minorBidi"/>
          <w:noProof/>
          <w:color w:val="auto"/>
          <w:sz w:val="22"/>
          <w:szCs w:val="22"/>
        </w:rPr>
      </w:pPr>
      <w:ins w:id="189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"_Toc441154907"</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7.3.2 Prihvat nove narudžbe</w:t>
        </w:r>
        <w:r>
          <w:rPr>
            <w:noProof/>
            <w:webHidden/>
          </w:rPr>
          <w:tab/>
        </w:r>
        <w:r>
          <w:rPr>
            <w:noProof/>
            <w:webHidden/>
          </w:rPr>
          <w:fldChar w:fldCharType="begin"/>
        </w:r>
        <w:r>
          <w:rPr>
            <w:noProof/>
            <w:webHidden/>
          </w:rPr>
          <w:instrText xml:space="preserve"> PAGEREF _Toc441154907 \h </w:instrText>
        </w:r>
      </w:ins>
      <w:r>
        <w:rPr>
          <w:noProof/>
          <w:webHidden/>
        </w:rPr>
      </w:r>
      <w:r>
        <w:rPr>
          <w:noProof/>
          <w:webHidden/>
        </w:rPr>
        <w:fldChar w:fldCharType="separate"/>
      </w:r>
      <w:ins w:id="1895" w:author="Tin Trčak" w:date="2016-01-21T15:52:00Z">
        <w:r>
          <w:rPr>
            <w:noProof/>
            <w:webHidden/>
          </w:rPr>
          <w:t>69</w:t>
        </w:r>
        <w:r>
          <w:rPr>
            <w:noProof/>
            <w:webHidden/>
          </w:rPr>
          <w:fldChar w:fldCharType="end"/>
        </w:r>
        <w:r w:rsidRPr="00C03409">
          <w:rPr>
            <w:rStyle w:val="Hyperlink"/>
            <w:noProof/>
          </w:rPr>
          <w:fldChar w:fldCharType="end"/>
        </w:r>
      </w:ins>
    </w:p>
    <w:p w14:paraId="69F4F505" w14:textId="77777777" w:rsidR="00C524C7" w:rsidRDefault="00C524C7">
      <w:pPr>
        <w:pStyle w:val="TableofFigures"/>
        <w:tabs>
          <w:tab w:val="right" w:leader="dot" w:pos="9062"/>
        </w:tabs>
        <w:rPr>
          <w:ins w:id="1896" w:author="Tin Trčak" w:date="2016-01-21T15:52:00Z"/>
          <w:rFonts w:asciiTheme="minorHAnsi" w:eastAsiaTheme="minorEastAsia" w:hAnsiTheme="minorHAnsi" w:cstheme="minorBidi"/>
          <w:noProof/>
          <w:color w:val="auto"/>
          <w:sz w:val="22"/>
          <w:szCs w:val="22"/>
        </w:rPr>
      </w:pPr>
      <w:ins w:id="189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"_Toc441154908"</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_Toc441154908 \h </w:instrText>
        </w:r>
      </w:ins>
      <w:r>
        <w:rPr>
          <w:noProof/>
          <w:webHidden/>
        </w:rPr>
      </w:r>
      <w:r>
        <w:rPr>
          <w:noProof/>
          <w:webHidden/>
        </w:rPr>
        <w:fldChar w:fldCharType="separate"/>
      </w:r>
      <w:ins w:id="1898" w:author="Tin Trčak" w:date="2016-01-21T15:52:00Z">
        <w:r>
          <w:rPr>
            <w:noProof/>
            <w:webHidden/>
          </w:rPr>
          <w:t>70</w:t>
        </w:r>
        <w:r>
          <w:rPr>
            <w:noProof/>
            <w:webHidden/>
          </w:rPr>
          <w:fldChar w:fldCharType="end"/>
        </w:r>
        <w:r w:rsidRPr="00C03409">
          <w:rPr>
            <w:rStyle w:val="Hyperlink"/>
            <w:noProof/>
          </w:rPr>
          <w:fldChar w:fldCharType="end"/>
        </w:r>
      </w:ins>
    </w:p>
    <w:p w14:paraId="7568B5A0" w14:textId="77777777" w:rsidR="00C524C7" w:rsidRDefault="00C524C7">
      <w:pPr>
        <w:pStyle w:val="TableofFigures"/>
        <w:tabs>
          <w:tab w:val="right" w:leader="dot" w:pos="9062"/>
        </w:tabs>
        <w:rPr>
          <w:ins w:id="1899" w:author="Tin Trčak" w:date="2016-01-21T15:52:00Z"/>
          <w:rFonts w:asciiTheme="minorHAnsi" w:eastAsiaTheme="minorEastAsia" w:hAnsiTheme="minorHAnsi" w:cstheme="minorBidi"/>
          <w:noProof/>
          <w:color w:val="auto"/>
          <w:sz w:val="22"/>
          <w:szCs w:val="22"/>
        </w:rPr>
      </w:pPr>
      <w:ins w:id="190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"_Toc441154909"</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_Toc441154909 \h </w:instrText>
        </w:r>
      </w:ins>
      <w:r>
        <w:rPr>
          <w:noProof/>
          <w:webHidden/>
        </w:rPr>
      </w:r>
      <w:r>
        <w:rPr>
          <w:noProof/>
          <w:webHidden/>
        </w:rPr>
        <w:fldChar w:fldCharType="separate"/>
      </w:r>
      <w:ins w:id="1901" w:author="Tin Trčak" w:date="2016-01-21T15:52:00Z">
        <w:r>
          <w:rPr>
            <w:noProof/>
            <w:webHidden/>
          </w:rPr>
          <w:t>70</w:t>
        </w:r>
        <w:r>
          <w:rPr>
            <w:noProof/>
            <w:webHidden/>
          </w:rPr>
          <w:fldChar w:fldCharType="end"/>
        </w:r>
        <w:r w:rsidRPr="00C03409">
          <w:rPr>
            <w:rStyle w:val="Hyperlink"/>
            <w:noProof/>
          </w:rPr>
          <w:fldChar w:fldCharType="end"/>
        </w:r>
      </w:ins>
    </w:p>
    <w:p w14:paraId="4D0CC225" w14:textId="77777777" w:rsidR="00C524C7" w:rsidRDefault="00C524C7">
      <w:pPr>
        <w:pStyle w:val="TableofFigures"/>
        <w:tabs>
          <w:tab w:val="right" w:leader="dot" w:pos="9062"/>
        </w:tabs>
        <w:rPr>
          <w:ins w:id="1902" w:author="Tin Trčak" w:date="2016-01-21T15:52:00Z"/>
          <w:rFonts w:asciiTheme="minorHAnsi" w:eastAsiaTheme="minorEastAsia" w:hAnsiTheme="minorHAnsi" w:cstheme="minorBidi"/>
          <w:noProof/>
          <w:color w:val="auto"/>
          <w:sz w:val="22"/>
          <w:szCs w:val="22"/>
        </w:rPr>
      </w:pPr>
      <w:ins w:id="190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"_Toc441154910"</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_Toc441154910 \h </w:instrText>
        </w:r>
      </w:ins>
      <w:r>
        <w:rPr>
          <w:noProof/>
          <w:webHidden/>
        </w:rPr>
      </w:r>
      <w:r>
        <w:rPr>
          <w:noProof/>
          <w:webHidden/>
        </w:rPr>
        <w:fldChar w:fldCharType="separate"/>
      </w:r>
      <w:ins w:id="1904" w:author="Tin Trčak" w:date="2016-01-21T15:52:00Z">
        <w:r>
          <w:rPr>
            <w:noProof/>
            <w:webHidden/>
          </w:rPr>
          <w:t>71</w:t>
        </w:r>
        <w:r>
          <w:rPr>
            <w:noProof/>
            <w:webHidden/>
          </w:rPr>
          <w:fldChar w:fldCharType="end"/>
        </w:r>
        <w:r w:rsidRPr="00C03409">
          <w:rPr>
            <w:rStyle w:val="Hyperlink"/>
            <w:noProof/>
          </w:rPr>
          <w:fldChar w:fldCharType="end"/>
        </w:r>
      </w:ins>
    </w:p>
    <w:p w14:paraId="7D80EB91" w14:textId="77777777" w:rsidR="00C524C7" w:rsidRDefault="00C524C7">
      <w:pPr>
        <w:pStyle w:val="TableofFigures"/>
        <w:tabs>
          <w:tab w:val="right" w:leader="dot" w:pos="9062"/>
        </w:tabs>
        <w:rPr>
          <w:ins w:id="1905" w:author="Tin Trčak" w:date="2016-01-21T15:52:00Z"/>
          <w:rFonts w:asciiTheme="minorHAnsi" w:eastAsiaTheme="minorEastAsia" w:hAnsiTheme="minorHAnsi" w:cstheme="minorBidi"/>
          <w:noProof/>
          <w:color w:val="auto"/>
          <w:sz w:val="22"/>
          <w:szCs w:val="22"/>
        </w:rPr>
      </w:pPr>
      <w:ins w:id="190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"_Toc441154911"</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7.4.1 Prijava osoblja</w:t>
        </w:r>
        <w:r>
          <w:rPr>
            <w:noProof/>
            <w:webHidden/>
          </w:rPr>
          <w:tab/>
        </w:r>
        <w:r>
          <w:rPr>
            <w:noProof/>
            <w:webHidden/>
          </w:rPr>
          <w:fldChar w:fldCharType="begin"/>
        </w:r>
        <w:r>
          <w:rPr>
            <w:noProof/>
            <w:webHidden/>
          </w:rPr>
          <w:instrText xml:space="preserve"> PAGEREF _Toc441154911 \h </w:instrText>
        </w:r>
      </w:ins>
      <w:r>
        <w:rPr>
          <w:noProof/>
          <w:webHidden/>
        </w:rPr>
      </w:r>
      <w:r>
        <w:rPr>
          <w:noProof/>
          <w:webHidden/>
        </w:rPr>
        <w:fldChar w:fldCharType="separate"/>
      </w:r>
      <w:ins w:id="1907" w:author="Tin Trčak" w:date="2016-01-21T15:52:00Z">
        <w:r>
          <w:rPr>
            <w:noProof/>
            <w:webHidden/>
          </w:rPr>
          <w:t>72</w:t>
        </w:r>
        <w:r>
          <w:rPr>
            <w:noProof/>
            <w:webHidden/>
          </w:rPr>
          <w:fldChar w:fldCharType="end"/>
        </w:r>
        <w:r w:rsidRPr="00C03409">
          <w:rPr>
            <w:rStyle w:val="Hyperlink"/>
            <w:noProof/>
          </w:rPr>
          <w:fldChar w:fldCharType="end"/>
        </w:r>
      </w:ins>
    </w:p>
    <w:p w14:paraId="55DA099E" w14:textId="77777777" w:rsidR="00C524C7" w:rsidRDefault="00C524C7">
      <w:pPr>
        <w:pStyle w:val="TableofFigures"/>
        <w:tabs>
          <w:tab w:val="right" w:leader="dot" w:pos="9062"/>
        </w:tabs>
        <w:rPr>
          <w:ins w:id="1908" w:author="Tin Trčak" w:date="2016-01-21T15:52:00Z"/>
          <w:rFonts w:asciiTheme="minorHAnsi" w:eastAsiaTheme="minorEastAsia" w:hAnsiTheme="minorHAnsi" w:cstheme="minorBidi"/>
          <w:noProof/>
          <w:color w:val="auto"/>
          <w:sz w:val="22"/>
          <w:szCs w:val="22"/>
        </w:rPr>
      </w:pPr>
      <w:ins w:id="190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"_Toc441154912"</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7.4.2 Pogrešno upisani korisnički podaci</w:t>
        </w:r>
        <w:r>
          <w:rPr>
            <w:noProof/>
            <w:webHidden/>
          </w:rPr>
          <w:tab/>
        </w:r>
        <w:r>
          <w:rPr>
            <w:noProof/>
            <w:webHidden/>
          </w:rPr>
          <w:fldChar w:fldCharType="begin"/>
        </w:r>
        <w:r>
          <w:rPr>
            <w:noProof/>
            <w:webHidden/>
          </w:rPr>
          <w:instrText xml:space="preserve"> PAGEREF _Toc441154912 \h </w:instrText>
        </w:r>
      </w:ins>
      <w:r>
        <w:rPr>
          <w:noProof/>
          <w:webHidden/>
        </w:rPr>
      </w:r>
      <w:r>
        <w:rPr>
          <w:noProof/>
          <w:webHidden/>
        </w:rPr>
        <w:fldChar w:fldCharType="separate"/>
      </w:r>
      <w:ins w:id="1910" w:author="Tin Trčak" w:date="2016-01-21T15:52:00Z">
        <w:r>
          <w:rPr>
            <w:noProof/>
            <w:webHidden/>
          </w:rPr>
          <w:t>73</w:t>
        </w:r>
        <w:r>
          <w:rPr>
            <w:noProof/>
            <w:webHidden/>
          </w:rPr>
          <w:fldChar w:fldCharType="end"/>
        </w:r>
        <w:r w:rsidRPr="00C03409">
          <w:rPr>
            <w:rStyle w:val="Hyperlink"/>
            <w:noProof/>
          </w:rPr>
          <w:fldChar w:fldCharType="end"/>
        </w:r>
      </w:ins>
    </w:p>
    <w:p w14:paraId="28AFDAA0" w14:textId="77777777" w:rsidR="00C524C7" w:rsidRDefault="00C524C7">
      <w:pPr>
        <w:pStyle w:val="TableofFigures"/>
        <w:tabs>
          <w:tab w:val="right" w:leader="dot" w:pos="9062"/>
        </w:tabs>
        <w:rPr>
          <w:ins w:id="1911" w:author="Tin Trčak" w:date="2016-01-21T15:52:00Z"/>
          <w:rFonts w:asciiTheme="minorHAnsi" w:eastAsiaTheme="minorEastAsia" w:hAnsiTheme="minorHAnsi" w:cstheme="minorBidi"/>
          <w:noProof/>
          <w:color w:val="auto"/>
          <w:sz w:val="22"/>
          <w:szCs w:val="22"/>
        </w:rPr>
      </w:pPr>
      <w:ins w:id="191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"_Toc441154913"</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7.4.3 Dodavanje jela u košaricu</w:t>
        </w:r>
        <w:r>
          <w:rPr>
            <w:noProof/>
            <w:webHidden/>
          </w:rPr>
          <w:tab/>
        </w:r>
        <w:r>
          <w:rPr>
            <w:noProof/>
            <w:webHidden/>
          </w:rPr>
          <w:fldChar w:fldCharType="begin"/>
        </w:r>
        <w:r>
          <w:rPr>
            <w:noProof/>
            <w:webHidden/>
          </w:rPr>
          <w:instrText xml:space="preserve"> PAGEREF _Toc441154913 \h </w:instrText>
        </w:r>
      </w:ins>
      <w:r>
        <w:rPr>
          <w:noProof/>
          <w:webHidden/>
        </w:rPr>
      </w:r>
      <w:r>
        <w:rPr>
          <w:noProof/>
          <w:webHidden/>
        </w:rPr>
        <w:fldChar w:fldCharType="separate"/>
      </w:r>
      <w:ins w:id="1913" w:author="Tin Trčak" w:date="2016-01-21T15:52:00Z">
        <w:r>
          <w:rPr>
            <w:noProof/>
            <w:webHidden/>
          </w:rPr>
          <w:t>74</w:t>
        </w:r>
        <w:r>
          <w:rPr>
            <w:noProof/>
            <w:webHidden/>
          </w:rPr>
          <w:fldChar w:fldCharType="end"/>
        </w:r>
        <w:r w:rsidRPr="00C03409">
          <w:rPr>
            <w:rStyle w:val="Hyperlink"/>
            <w:noProof/>
          </w:rPr>
          <w:fldChar w:fldCharType="end"/>
        </w:r>
      </w:ins>
    </w:p>
    <w:p w14:paraId="7D62F8FF" w14:textId="77777777" w:rsidR="00C524C7" w:rsidRDefault="00C524C7">
      <w:pPr>
        <w:pStyle w:val="TableofFigures"/>
        <w:tabs>
          <w:tab w:val="right" w:leader="dot" w:pos="9062"/>
        </w:tabs>
        <w:rPr>
          <w:ins w:id="1914" w:author="Tin Trčak" w:date="2016-01-21T15:52:00Z"/>
          <w:rFonts w:asciiTheme="minorHAnsi" w:eastAsiaTheme="minorEastAsia" w:hAnsiTheme="minorHAnsi" w:cstheme="minorBidi"/>
          <w:noProof/>
          <w:color w:val="auto"/>
          <w:sz w:val="22"/>
          <w:szCs w:val="22"/>
        </w:rPr>
      </w:pPr>
      <w:ins w:id="191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"_Toc441154914"</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_Toc441154914 \h </w:instrText>
        </w:r>
      </w:ins>
      <w:r>
        <w:rPr>
          <w:noProof/>
          <w:webHidden/>
        </w:rPr>
      </w:r>
      <w:r>
        <w:rPr>
          <w:noProof/>
          <w:webHidden/>
        </w:rPr>
        <w:fldChar w:fldCharType="separate"/>
      </w:r>
      <w:ins w:id="1916" w:author="Tin Trčak" w:date="2016-01-21T15:52:00Z">
        <w:r>
          <w:rPr>
            <w:noProof/>
            <w:webHidden/>
          </w:rPr>
          <w:t>75</w:t>
        </w:r>
        <w:r>
          <w:rPr>
            <w:noProof/>
            <w:webHidden/>
          </w:rPr>
          <w:fldChar w:fldCharType="end"/>
        </w:r>
        <w:r w:rsidRPr="00C03409">
          <w:rPr>
            <w:rStyle w:val="Hyperlink"/>
            <w:noProof/>
          </w:rPr>
          <w:fldChar w:fldCharType="end"/>
        </w:r>
      </w:ins>
    </w:p>
    <w:p w14:paraId="58F75CC6" w14:textId="77777777" w:rsidR="00C524C7" w:rsidRDefault="00C524C7">
      <w:pPr>
        <w:pStyle w:val="TableofFigures"/>
        <w:tabs>
          <w:tab w:val="right" w:leader="dot" w:pos="9062"/>
        </w:tabs>
        <w:rPr>
          <w:ins w:id="1917" w:author="Tin Trčak" w:date="2016-01-21T15:52:00Z"/>
          <w:rFonts w:asciiTheme="minorHAnsi" w:eastAsiaTheme="minorEastAsia" w:hAnsiTheme="minorHAnsi" w:cstheme="minorBidi"/>
          <w:noProof/>
          <w:color w:val="auto"/>
          <w:sz w:val="22"/>
          <w:szCs w:val="22"/>
        </w:rPr>
      </w:pPr>
      <w:ins w:id="191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"_Toc441154915"</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7.4.5 Poruka zahvale</w:t>
        </w:r>
        <w:r>
          <w:rPr>
            <w:noProof/>
            <w:webHidden/>
          </w:rPr>
          <w:tab/>
        </w:r>
        <w:r>
          <w:rPr>
            <w:noProof/>
            <w:webHidden/>
          </w:rPr>
          <w:fldChar w:fldCharType="begin"/>
        </w:r>
        <w:r>
          <w:rPr>
            <w:noProof/>
            <w:webHidden/>
          </w:rPr>
          <w:instrText xml:space="preserve"> PAGEREF _Toc441154915 \h </w:instrText>
        </w:r>
      </w:ins>
      <w:r>
        <w:rPr>
          <w:noProof/>
          <w:webHidden/>
        </w:rPr>
      </w:r>
      <w:r>
        <w:rPr>
          <w:noProof/>
          <w:webHidden/>
        </w:rPr>
        <w:fldChar w:fldCharType="separate"/>
      </w:r>
      <w:ins w:id="1919" w:author="Tin Trčak" w:date="2016-01-21T15:52:00Z">
        <w:r>
          <w:rPr>
            <w:noProof/>
            <w:webHidden/>
          </w:rPr>
          <w:t>75</w:t>
        </w:r>
        <w:r>
          <w:rPr>
            <w:noProof/>
            <w:webHidden/>
          </w:rPr>
          <w:fldChar w:fldCharType="end"/>
        </w:r>
        <w:r w:rsidRPr="00C03409">
          <w:rPr>
            <w:rStyle w:val="Hyperlink"/>
            <w:noProof/>
          </w:rPr>
          <w:fldChar w:fldCharType="end"/>
        </w:r>
      </w:ins>
    </w:p>
    <w:p w14:paraId="24AF07CD" w14:textId="77777777" w:rsidR="00C524C7" w:rsidRDefault="00C524C7">
      <w:pPr>
        <w:pStyle w:val="TableofFigures"/>
        <w:tabs>
          <w:tab w:val="right" w:leader="dot" w:pos="9062"/>
        </w:tabs>
        <w:rPr>
          <w:ins w:id="1920" w:author="Tin Trčak" w:date="2016-01-21T15:52:00Z"/>
          <w:rFonts w:asciiTheme="minorHAnsi" w:eastAsiaTheme="minorEastAsia" w:hAnsiTheme="minorHAnsi" w:cstheme="minorBidi"/>
          <w:noProof/>
          <w:color w:val="auto"/>
          <w:sz w:val="22"/>
          <w:szCs w:val="22"/>
        </w:rPr>
      </w:pPr>
      <w:ins w:id="192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"_Toc441154916"</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7.4.6 Neispravno unešeni podaci</w:t>
        </w:r>
        <w:r>
          <w:rPr>
            <w:noProof/>
            <w:webHidden/>
          </w:rPr>
          <w:tab/>
        </w:r>
        <w:r>
          <w:rPr>
            <w:noProof/>
            <w:webHidden/>
          </w:rPr>
          <w:fldChar w:fldCharType="begin"/>
        </w:r>
        <w:r>
          <w:rPr>
            <w:noProof/>
            <w:webHidden/>
          </w:rPr>
          <w:instrText xml:space="preserve"> PAGEREF _Toc441154916 \h </w:instrText>
        </w:r>
      </w:ins>
      <w:r>
        <w:rPr>
          <w:noProof/>
          <w:webHidden/>
        </w:rPr>
      </w:r>
      <w:r>
        <w:rPr>
          <w:noProof/>
          <w:webHidden/>
        </w:rPr>
        <w:fldChar w:fldCharType="separate"/>
      </w:r>
      <w:ins w:id="1922" w:author="Tin Trčak" w:date="2016-01-21T15:52:00Z">
        <w:r>
          <w:rPr>
            <w:noProof/>
            <w:webHidden/>
          </w:rPr>
          <w:t>76</w:t>
        </w:r>
        <w:r>
          <w:rPr>
            <w:noProof/>
            <w:webHidden/>
          </w:rPr>
          <w:fldChar w:fldCharType="end"/>
        </w:r>
        <w:r w:rsidRPr="00C03409">
          <w:rPr>
            <w:rStyle w:val="Hyperlink"/>
            <w:noProof/>
          </w:rPr>
          <w:fldChar w:fldCharType="end"/>
        </w:r>
      </w:ins>
    </w:p>
    <w:p w14:paraId="69CAFE37" w14:textId="77777777" w:rsidR="00C524C7" w:rsidRDefault="00C524C7">
      <w:pPr>
        <w:pStyle w:val="TableofFigures"/>
        <w:tabs>
          <w:tab w:val="right" w:leader="dot" w:pos="9062"/>
        </w:tabs>
        <w:rPr>
          <w:ins w:id="1923" w:author="Tin Trčak" w:date="2016-01-21T15:52:00Z"/>
          <w:rFonts w:asciiTheme="minorHAnsi" w:eastAsiaTheme="minorEastAsia" w:hAnsiTheme="minorHAnsi" w:cstheme="minorBidi"/>
          <w:noProof/>
          <w:color w:val="auto"/>
          <w:sz w:val="22"/>
          <w:szCs w:val="22"/>
        </w:rPr>
      </w:pPr>
      <w:ins w:id="192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"_Toc441154917"</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7.4.7 Obrazac za komentiranje</w:t>
        </w:r>
        <w:r>
          <w:rPr>
            <w:noProof/>
            <w:webHidden/>
          </w:rPr>
          <w:tab/>
        </w:r>
        <w:r>
          <w:rPr>
            <w:noProof/>
            <w:webHidden/>
          </w:rPr>
          <w:fldChar w:fldCharType="begin"/>
        </w:r>
        <w:r>
          <w:rPr>
            <w:noProof/>
            <w:webHidden/>
          </w:rPr>
          <w:instrText xml:space="preserve"> PAGEREF _Toc441154917 \h </w:instrText>
        </w:r>
      </w:ins>
      <w:r>
        <w:rPr>
          <w:noProof/>
          <w:webHidden/>
        </w:rPr>
      </w:r>
      <w:r>
        <w:rPr>
          <w:noProof/>
          <w:webHidden/>
        </w:rPr>
        <w:fldChar w:fldCharType="separate"/>
      </w:r>
      <w:ins w:id="1925" w:author="Tin Trčak" w:date="2016-01-21T15:52:00Z">
        <w:r>
          <w:rPr>
            <w:noProof/>
            <w:webHidden/>
          </w:rPr>
          <w:t>77</w:t>
        </w:r>
        <w:r>
          <w:rPr>
            <w:noProof/>
            <w:webHidden/>
          </w:rPr>
          <w:fldChar w:fldCharType="end"/>
        </w:r>
        <w:r w:rsidRPr="00C03409">
          <w:rPr>
            <w:rStyle w:val="Hyperlink"/>
            <w:noProof/>
          </w:rPr>
          <w:fldChar w:fldCharType="end"/>
        </w:r>
      </w:ins>
    </w:p>
    <w:p w14:paraId="2B876D68" w14:textId="77777777" w:rsidR="00C524C7" w:rsidRDefault="00C524C7">
      <w:pPr>
        <w:pStyle w:val="TableofFigures"/>
        <w:tabs>
          <w:tab w:val="right" w:leader="dot" w:pos="9062"/>
        </w:tabs>
        <w:rPr>
          <w:ins w:id="1926" w:author="Tin Trčak" w:date="2016-01-21T15:52:00Z"/>
          <w:rFonts w:asciiTheme="minorHAnsi" w:eastAsiaTheme="minorEastAsia" w:hAnsiTheme="minorHAnsi" w:cstheme="minorBidi"/>
          <w:noProof/>
          <w:color w:val="auto"/>
          <w:sz w:val="22"/>
          <w:szCs w:val="22"/>
        </w:rPr>
      </w:pPr>
      <w:ins w:id="192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"_Toc441154918"</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7.4.8 Početna prosječna ocjena restorana</w:t>
        </w:r>
        <w:r>
          <w:rPr>
            <w:noProof/>
            <w:webHidden/>
          </w:rPr>
          <w:tab/>
        </w:r>
        <w:r>
          <w:rPr>
            <w:noProof/>
            <w:webHidden/>
          </w:rPr>
          <w:fldChar w:fldCharType="begin"/>
        </w:r>
        <w:r>
          <w:rPr>
            <w:noProof/>
            <w:webHidden/>
          </w:rPr>
          <w:instrText xml:space="preserve"> PAGEREF _Toc441154918 \h </w:instrText>
        </w:r>
      </w:ins>
      <w:r>
        <w:rPr>
          <w:noProof/>
          <w:webHidden/>
        </w:rPr>
      </w:r>
      <w:r>
        <w:rPr>
          <w:noProof/>
          <w:webHidden/>
        </w:rPr>
        <w:fldChar w:fldCharType="separate"/>
      </w:r>
      <w:ins w:id="1928" w:author="Tin Trčak" w:date="2016-01-21T15:52:00Z">
        <w:r>
          <w:rPr>
            <w:noProof/>
            <w:webHidden/>
          </w:rPr>
          <w:t>78</w:t>
        </w:r>
        <w:r>
          <w:rPr>
            <w:noProof/>
            <w:webHidden/>
          </w:rPr>
          <w:fldChar w:fldCharType="end"/>
        </w:r>
        <w:r w:rsidRPr="00C03409">
          <w:rPr>
            <w:rStyle w:val="Hyperlink"/>
            <w:noProof/>
          </w:rPr>
          <w:fldChar w:fldCharType="end"/>
        </w:r>
      </w:ins>
    </w:p>
    <w:p w14:paraId="057CF811" w14:textId="77777777" w:rsidR="00C524C7" w:rsidRDefault="00C524C7">
      <w:pPr>
        <w:pStyle w:val="TableofFigures"/>
        <w:tabs>
          <w:tab w:val="right" w:leader="dot" w:pos="9062"/>
        </w:tabs>
        <w:rPr>
          <w:ins w:id="1929" w:author="Tin Trčak" w:date="2016-01-21T15:52:00Z"/>
          <w:rFonts w:asciiTheme="minorHAnsi" w:eastAsiaTheme="minorEastAsia" w:hAnsiTheme="minorHAnsi" w:cstheme="minorBidi"/>
          <w:noProof/>
          <w:color w:val="auto"/>
          <w:sz w:val="22"/>
          <w:szCs w:val="22"/>
        </w:rPr>
      </w:pPr>
      <w:ins w:id="193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"_Toc441154919"</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7.4.9 Prikaz unešenih komentara</w:t>
        </w:r>
        <w:r>
          <w:rPr>
            <w:noProof/>
            <w:webHidden/>
          </w:rPr>
          <w:tab/>
        </w:r>
        <w:r>
          <w:rPr>
            <w:noProof/>
            <w:webHidden/>
          </w:rPr>
          <w:fldChar w:fldCharType="begin"/>
        </w:r>
        <w:r>
          <w:rPr>
            <w:noProof/>
            <w:webHidden/>
          </w:rPr>
          <w:instrText xml:space="preserve"> PAGEREF _Toc441154919 \h </w:instrText>
        </w:r>
      </w:ins>
      <w:r>
        <w:rPr>
          <w:noProof/>
          <w:webHidden/>
        </w:rPr>
      </w:r>
      <w:r>
        <w:rPr>
          <w:noProof/>
          <w:webHidden/>
        </w:rPr>
        <w:fldChar w:fldCharType="separate"/>
      </w:r>
      <w:ins w:id="1931" w:author="Tin Trčak" w:date="2016-01-21T15:52:00Z">
        <w:r>
          <w:rPr>
            <w:noProof/>
            <w:webHidden/>
          </w:rPr>
          <w:t>78</w:t>
        </w:r>
        <w:r>
          <w:rPr>
            <w:noProof/>
            <w:webHidden/>
          </w:rPr>
          <w:fldChar w:fldCharType="end"/>
        </w:r>
        <w:r w:rsidRPr="00C03409">
          <w:rPr>
            <w:rStyle w:val="Hyperlink"/>
            <w:noProof/>
          </w:rPr>
          <w:fldChar w:fldCharType="end"/>
        </w:r>
      </w:ins>
    </w:p>
    <w:p w14:paraId="26454A04" w14:textId="77777777" w:rsidR="00C524C7" w:rsidRDefault="00C524C7">
      <w:pPr>
        <w:pStyle w:val="TableofFigures"/>
        <w:tabs>
          <w:tab w:val="right" w:leader="dot" w:pos="9062"/>
        </w:tabs>
        <w:rPr>
          <w:ins w:id="1932" w:author="Tin Trčak" w:date="2016-01-21T15:52:00Z"/>
          <w:rFonts w:asciiTheme="minorHAnsi" w:eastAsiaTheme="minorEastAsia" w:hAnsiTheme="minorHAnsi" w:cstheme="minorBidi"/>
          <w:noProof/>
          <w:color w:val="auto"/>
          <w:sz w:val="22"/>
          <w:szCs w:val="22"/>
        </w:rPr>
      </w:pPr>
      <w:ins w:id="193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"_Toc441154920"</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7.4.10 Promjenjena prosječna ocjena restorana nakon ocjenjivanja</w:t>
        </w:r>
        <w:r>
          <w:rPr>
            <w:noProof/>
            <w:webHidden/>
          </w:rPr>
          <w:tab/>
        </w:r>
        <w:r>
          <w:rPr>
            <w:noProof/>
            <w:webHidden/>
          </w:rPr>
          <w:fldChar w:fldCharType="begin"/>
        </w:r>
        <w:r>
          <w:rPr>
            <w:noProof/>
            <w:webHidden/>
          </w:rPr>
          <w:instrText xml:space="preserve"> PAGEREF _Toc441154920 \h </w:instrText>
        </w:r>
      </w:ins>
      <w:r>
        <w:rPr>
          <w:noProof/>
          <w:webHidden/>
        </w:rPr>
      </w:r>
      <w:r>
        <w:rPr>
          <w:noProof/>
          <w:webHidden/>
        </w:rPr>
        <w:fldChar w:fldCharType="separate"/>
      </w:r>
      <w:ins w:id="1934" w:author="Tin Trčak" w:date="2016-01-21T15:52:00Z">
        <w:r>
          <w:rPr>
            <w:noProof/>
            <w:webHidden/>
          </w:rPr>
          <w:t>78</w:t>
        </w:r>
        <w:r>
          <w:rPr>
            <w:noProof/>
            <w:webHidden/>
          </w:rPr>
          <w:fldChar w:fldCharType="end"/>
        </w:r>
        <w:r w:rsidRPr="00C03409">
          <w:rPr>
            <w:rStyle w:val="Hyperlink"/>
            <w:noProof/>
          </w:rPr>
          <w:fldChar w:fldCharType="end"/>
        </w:r>
      </w:ins>
    </w:p>
    <w:p w14:paraId="4B354AE0" w14:textId="77777777" w:rsidR="00C524C7" w:rsidRDefault="00C524C7">
      <w:pPr>
        <w:pStyle w:val="TableofFigures"/>
        <w:tabs>
          <w:tab w:val="right" w:leader="dot" w:pos="9062"/>
        </w:tabs>
        <w:rPr>
          <w:ins w:id="1935" w:author="Tin Trčak" w:date="2016-01-21T15:52:00Z"/>
          <w:rFonts w:asciiTheme="minorHAnsi" w:eastAsiaTheme="minorEastAsia" w:hAnsiTheme="minorHAnsi" w:cstheme="minorBidi"/>
          <w:noProof/>
          <w:color w:val="auto"/>
          <w:sz w:val="22"/>
          <w:szCs w:val="22"/>
        </w:rPr>
      </w:pPr>
      <w:ins w:id="193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"_Toc441154921"</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7.6.1 Odabir kartice Jelovnik</w:t>
        </w:r>
        <w:r>
          <w:rPr>
            <w:noProof/>
            <w:webHidden/>
          </w:rPr>
          <w:tab/>
        </w:r>
        <w:r>
          <w:rPr>
            <w:noProof/>
            <w:webHidden/>
          </w:rPr>
          <w:fldChar w:fldCharType="begin"/>
        </w:r>
        <w:r>
          <w:rPr>
            <w:noProof/>
            <w:webHidden/>
          </w:rPr>
          <w:instrText xml:space="preserve"> PAGEREF _Toc441154921 \h </w:instrText>
        </w:r>
      </w:ins>
      <w:r>
        <w:rPr>
          <w:noProof/>
          <w:webHidden/>
        </w:rPr>
      </w:r>
      <w:r>
        <w:rPr>
          <w:noProof/>
          <w:webHidden/>
        </w:rPr>
        <w:fldChar w:fldCharType="separate"/>
      </w:r>
      <w:ins w:id="1937" w:author="Tin Trčak" w:date="2016-01-21T15:52:00Z">
        <w:r>
          <w:rPr>
            <w:noProof/>
            <w:webHidden/>
          </w:rPr>
          <w:t>86</w:t>
        </w:r>
        <w:r>
          <w:rPr>
            <w:noProof/>
            <w:webHidden/>
          </w:rPr>
          <w:fldChar w:fldCharType="end"/>
        </w:r>
        <w:r w:rsidRPr="00C03409">
          <w:rPr>
            <w:rStyle w:val="Hyperlink"/>
            <w:noProof/>
          </w:rPr>
          <w:fldChar w:fldCharType="end"/>
        </w:r>
      </w:ins>
    </w:p>
    <w:p w14:paraId="568661E5" w14:textId="77777777" w:rsidR="00C524C7" w:rsidRDefault="00C524C7">
      <w:pPr>
        <w:pStyle w:val="TableofFigures"/>
        <w:tabs>
          <w:tab w:val="right" w:leader="dot" w:pos="9062"/>
        </w:tabs>
        <w:rPr>
          <w:ins w:id="1938" w:author="Tin Trčak" w:date="2016-01-21T15:52:00Z"/>
          <w:rFonts w:asciiTheme="minorHAnsi" w:eastAsiaTheme="minorEastAsia" w:hAnsiTheme="minorHAnsi" w:cstheme="minorBidi"/>
          <w:noProof/>
          <w:color w:val="auto"/>
          <w:sz w:val="22"/>
          <w:szCs w:val="22"/>
        </w:rPr>
      </w:pPr>
      <w:ins w:id="193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"_Toc441154922"</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7.6.2 Odabir kartice Narudžbe</w:t>
        </w:r>
        <w:r>
          <w:rPr>
            <w:noProof/>
            <w:webHidden/>
          </w:rPr>
          <w:tab/>
        </w:r>
        <w:r>
          <w:rPr>
            <w:noProof/>
            <w:webHidden/>
          </w:rPr>
          <w:fldChar w:fldCharType="begin"/>
        </w:r>
        <w:r>
          <w:rPr>
            <w:noProof/>
            <w:webHidden/>
          </w:rPr>
          <w:instrText xml:space="preserve"> PAGEREF _Toc441154922 \h </w:instrText>
        </w:r>
      </w:ins>
      <w:r>
        <w:rPr>
          <w:noProof/>
          <w:webHidden/>
        </w:rPr>
      </w:r>
      <w:r>
        <w:rPr>
          <w:noProof/>
          <w:webHidden/>
        </w:rPr>
        <w:fldChar w:fldCharType="separate"/>
      </w:r>
      <w:ins w:id="1940" w:author="Tin Trčak" w:date="2016-01-21T15:52:00Z">
        <w:r>
          <w:rPr>
            <w:noProof/>
            <w:webHidden/>
          </w:rPr>
          <w:t>87</w:t>
        </w:r>
        <w:r>
          <w:rPr>
            <w:noProof/>
            <w:webHidden/>
          </w:rPr>
          <w:fldChar w:fldCharType="end"/>
        </w:r>
        <w:r w:rsidRPr="00C03409">
          <w:rPr>
            <w:rStyle w:val="Hyperlink"/>
            <w:noProof/>
          </w:rPr>
          <w:fldChar w:fldCharType="end"/>
        </w:r>
      </w:ins>
    </w:p>
    <w:p w14:paraId="7C6664F4" w14:textId="77777777" w:rsidR="00C524C7" w:rsidRDefault="00C524C7">
      <w:pPr>
        <w:pStyle w:val="TableofFigures"/>
        <w:tabs>
          <w:tab w:val="right" w:leader="dot" w:pos="9062"/>
        </w:tabs>
        <w:rPr>
          <w:ins w:id="1941" w:author="Tin Trčak" w:date="2016-01-21T15:52:00Z"/>
          <w:rFonts w:asciiTheme="minorHAnsi" w:eastAsiaTheme="minorEastAsia" w:hAnsiTheme="minorHAnsi" w:cstheme="minorBidi"/>
          <w:noProof/>
          <w:color w:val="auto"/>
          <w:sz w:val="22"/>
          <w:szCs w:val="22"/>
        </w:rPr>
      </w:pPr>
      <w:ins w:id="194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"_Toc441154923"</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7.6.3 Odabir kartice Jela</w:t>
        </w:r>
        <w:r>
          <w:rPr>
            <w:noProof/>
            <w:webHidden/>
          </w:rPr>
          <w:tab/>
        </w:r>
        <w:r>
          <w:rPr>
            <w:noProof/>
            <w:webHidden/>
          </w:rPr>
          <w:fldChar w:fldCharType="begin"/>
        </w:r>
        <w:r>
          <w:rPr>
            <w:noProof/>
            <w:webHidden/>
          </w:rPr>
          <w:instrText xml:space="preserve"> PAGEREF _Toc441154923 \h </w:instrText>
        </w:r>
      </w:ins>
      <w:r>
        <w:rPr>
          <w:noProof/>
          <w:webHidden/>
        </w:rPr>
      </w:r>
      <w:r>
        <w:rPr>
          <w:noProof/>
          <w:webHidden/>
        </w:rPr>
        <w:fldChar w:fldCharType="separate"/>
      </w:r>
      <w:ins w:id="1943" w:author="Tin Trčak" w:date="2016-01-21T15:52:00Z">
        <w:r>
          <w:rPr>
            <w:noProof/>
            <w:webHidden/>
          </w:rPr>
          <w:t>87</w:t>
        </w:r>
        <w:r>
          <w:rPr>
            <w:noProof/>
            <w:webHidden/>
          </w:rPr>
          <w:fldChar w:fldCharType="end"/>
        </w:r>
        <w:r w:rsidRPr="00C03409">
          <w:rPr>
            <w:rStyle w:val="Hyperlink"/>
            <w:noProof/>
          </w:rPr>
          <w:fldChar w:fldCharType="end"/>
        </w:r>
      </w:ins>
    </w:p>
    <w:p w14:paraId="7F3BF1E0" w14:textId="77777777" w:rsidR="00C524C7" w:rsidRDefault="00C524C7">
      <w:pPr>
        <w:pStyle w:val="TableofFigures"/>
        <w:tabs>
          <w:tab w:val="right" w:leader="dot" w:pos="9062"/>
        </w:tabs>
        <w:rPr>
          <w:ins w:id="1944" w:author="Tin Trčak" w:date="2016-01-21T15:52:00Z"/>
          <w:rFonts w:asciiTheme="minorHAnsi" w:eastAsiaTheme="minorEastAsia" w:hAnsiTheme="minorHAnsi" w:cstheme="minorBidi"/>
          <w:noProof/>
          <w:color w:val="auto"/>
          <w:sz w:val="22"/>
          <w:szCs w:val="22"/>
        </w:rPr>
      </w:pPr>
      <w:ins w:id="194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"_Toc441154924"</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_Toc441154924 \h </w:instrText>
        </w:r>
      </w:ins>
      <w:r>
        <w:rPr>
          <w:noProof/>
          <w:webHidden/>
        </w:rPr>
      </w:r>
      <w:r>
        <w:rPr>
          <w:noProof/>
          <w:webHidden/>
        </w:rPr>
        <w:fldChar w:fldCharType="separate"/>
      </w:r>
      <w:ins w:id="1946" w:author="Tin Trčak" w:date="2016-01-21T15:52:00Z">
        <w:r>
          <w:rPr>
            <w:noProof/>
            <w:webHidden/>
          </w:rPr>
          <w:t>88</w:t>
        </w:r>
        <w:r>
          <w:rPr>
            <w:noProof/>
            <w:webHidden/>
          </w:rPr>
          <w:fldChar w:fldCharType="end"/>
        </w:r>
        <w:r w:rsidRPr="00C03409">
          <w:rPr>
            <w:rStyle w:val="Hyperlink"/>
            <w:noProof/>
          </w:rPr>
          <w:fldChar w:fldCharType="end"/>
        </w:r>
      </w:ins>
    </w:p>
    <w:p w14:paraId="39BB2DB7" w14:textId="77777777" w:rsidR="00C524C7" w:rsidRDefault="00C524C7">
      <w:pPr>
        <w:pStyle w:val="TableofFigures"/>
        <w:tabs>
          <w:tab w:val="right" w:leader="dot" w:pos="9062"/>
        </w:tabs>
        <w:rPr>
          <w:ins w:id="1947" w:author="Tin Trčak" w:date="2016-01-21T15:52:00Z"/>
          <w:rFonts w:asciiTheme="minorHAnsi" w:eastAsiaTheme="minorEastAsia" w:hAnsiTheme="minorHAnsi" w:cstheme="minorBidi"/>
          <w:noProof/>
          <w:color w:val="auto"/>
          <w:sz w:val="22"/>
          <w:szCs w:val="22"/>
        </w:rPr>
      </w:pPr>
      <w:ins w:id="194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"_Toc441154925"</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7.6.5 Odabir kartice Statistika</w:t>
        </w:r>
        <w:r>
          <w:rPr>
            <w:noProof/>
            <w:webHidden/>
          </w:rPr>
          <w:tab/>
        </w:r>
        <w:r>
          <w:rPr>
            <w:noProof/>
            <w:webHidden/>
          </w:rPr>
          <w:fldChar w:fldCharType="begin"/>
        </w:r>
        <w:r>
          <w:rPr>
            <w:noProof/>
            <w:webHidden/>
          </w:rPr>
          <w:instrText xml:space="preserve"> PAGEREF _Toc441154925 \h </w:instrText>
        </w:r>
      </w:ins>
      <w:r>
        <w:rPr>
          <w:noProof/>
          <w:webHidden/>
        </w:rPr>
      </w:r>
      <w:r>
        <w:rPr>
          <w:noProof/>
          <w:webHidden/>
        </w:rPr>
        <w:fldChar w:fldCharType="separate"/>
      </w:r>
      <w:ins w:id="1949" w:author="Tin Trčak" w:date="2016-01-21T15:52:00Z">
        <w:r>
          <w:rPr>
            <w:noProof/>
            <w:webHidden/>
          </w:rPr>
          <w:t>89</w:t>
        </w:r>
        <w:r>
          <w:rPr>
            <w:noProof/>
            <w:webHidden/>
          </w:rPr>
          <w:fldChar w:fldCharType="end"/>
        </w:r>
        <w:r w:rsidRPr="00C03409">
          <w:rPr>
            <w:rStyle w:val="Hyperlink"/>
            <w:noProof/>
          </w:rPr>
          <w:fldChar w:fldCharType="end"/>
        </w:r>
      </w:ins>
    </w:p>
    <w:p w14:paraId="5CD58B63" w14:textId="77777777" w:rsidR="00C524C7" w:rsidRDefault="00C524C7">
      <w:pPr>
        <w:pStyle w:val="TableofFigures"/>
        <w:tabs>
          <w:tab w:val="right" w:leader="dot" w:pos="9062"/>
        </w:tabs>
        <w:rPr>
          <w:ins w:id="1950" w:author="Tin Trčak" w:date="2016-01-21T15:52:00Z"/>
          <w:rFonts w:asciiTheme="minorHAnsi" w:eastAsiaTheme="minorEastAsia" w:hAnsiTheme="minorHAnsi" w:cstheme="minorBidi"/>
          <w:noProof/>
          <w:color w:val="auto"/>
          <w:sz w:val="22"/>
          <w:szCs w:val="22"/>
        </w:rPr>
      </w:pPr>
      <w:ins w:id="195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"_Toc441154926"</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7.6.6 Odabir kartice Djelatnici</w:t>
        </w:r>
        <w:r>
          <w:rPr>
            <w:noProof/>
            <w:webHidden/>
          </w:rPr>
          <w:tab/>
        </w:r>
        <w:r>
          <w:rPr>
            <w:noProof/>
            <w:webHidden/>
          </w:rPr>
          <w:fldChar w:fldCharType="begin"/>
        </w:r>
        <w:r>
          <w:rPr>
            <w:noProof/>
            <w:webHidden/>
          </w:rPr>
          <w:instrText xml:space="preserve"> PAGEREF _Toc441154926 \h </w:instrText>
        </w:r>
      </w:ins>
      <w:r>
        <w:rPr>
          <w:noProof/>
          <w:webHidden/>
        </w:rPr>
      </w:r>
      <w:r>
        <w:rPr>
          <w:noProof/>
          <w:webHidden/>
        </w:rPr>
        <w:fldChar w:fldCharType="separate"/>
      </w:r>
      <w:ins w:id="1952" w:author="Tin Trčak" w:date="2016-01-21T15:52:00Z">
        <w:r>
          <w:rPr>
            <w:noProof/>
            <w:webHidden/>
          </w:rPr>
          <w:t>89</w:t>
        </w:r>
        <w:r>
          <w:rPr>
            <w:noProof/>
            <w:webHidden/>
          </w:rPr>
          <w:fldChar w:fldCharType="end"/>
        </w:r>
        <w:r w:rsidRPr="00C03409">
          <w:rPr>
            <w:rStyle w:val="Hyperlink"/>
            <w:noProof/>
          </w:rPr>
          <w:fldChar w:fldCharType="end"/>
        </w:r>
      </w:ins>
    </w:p>
    <w:p w14:paraId="075140DE" w14:textId="77777777" w:rsidR="00C524C7" w:rsidRDefault="00C524C7">
      <w:pPr>
        <w:pStyle w:val="TableofFigures"/>
        <w:tabs>
          <w:tab w:val="right" w:leader="dot" w:pos="9062"/>
        </w:tabs>
        <w:rPr>
          <w:ins w:id="1953" w:author="Tin Trčak" w:date="2016-01-21T15:52:00Z"/>
          <w:rFonts w:asciiTheme="minorHAnsi" w:eastAsiaTheme="minorEastAsia" w:hAnsiTheme="minorHAnsi" w:cstheme="minorBidi"/>
          <w:noProof/>
          <w:color w:val="auto"/>
          <w:sz w:val="22"/>
          <w:szCs w:val="22"/>
        </w:rPr>
      </w:pPr>
      <w:ins w:id="195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"_Toc441154927"</w:instrText>
        </w:r>
        <w:r w:rsidRPr="00C03409">
          <w:rPr>
            <w:rStyle w:val="Hyperlink"/>
            <w:noProof/>
          </w:rPr>
          <w:instrText xml:space="preserve"> </w:instrText>
        </w:r>
        <w:r w:rsidRPr="00C03409">
          <w:rPr>
            <w:rStyle w:val="Hyperlink"/>
            <w:noProof/>
          </w:rPr>
          <w:fldChar w:fldCharType="separate"/>
        </w:r>
        <w:r w:rsidRPr="00C03409">
          <w:rPr>
            <w:rStyle w:val="Hyperlink"/>
            <w:noProof/>
          </w:rPr>
          <w:t>Slika 7.6.7 Odabir kartice Wild8 info</w:t>
        </w:r>
        <w:r>
          <w:rPr>
            <w:noProof/>
            <w:webHidden/>
          </w:rPr>
          <w:tab/>
        </w:r>
        <w:r>
          <w:rPr>
            <w:noProof/>
            <w:webHidden/>
          </w:rPr>
          <w:fldChar w:fldCharType="begin"/>
        </w:r>
        <w:r>
          <w:rPr>
            <w:noProof/>
            <w:webHidden/>
          </w:rPr>
          <w:instrText xml:space="preserve"> PAGEREF _Toc441154927 \h </w:instrText>
        </w:r>
      </w:ins>
      <w:r>
        <w:rPr>
          <w:noProof/>
          <w:webHidden/>
        </w:rPr>
      </w:r>
      <w:r>
        <w:rPr>
          <w:noProof/>
          <w:webHidden/>
        </w:rPr>
        <w:fldChar w:fldCharType="separate"/>
      </w:r>
      <w:ins w:id="1955" w:author="Tin Trčak" w:date="2016-01-21T15:52:00Z">
        <w:r>
          <w:rPr>
            <w:noProof/>
            <w:webHidden/>
          </w:rPr>
          <w:t>90</w:t>
        </w:r>
        <w:r>
          <w:rPr>
            <w:noProof/>
            <w:webHidden/>
          </w:rPr>
          <w:fldChar w:fldCharType="end"/>
        </w:r>
        <w:r w:rsidRPr="00C03409">
          <w:rPr>
            <w:rStyle w:val="Hyperlink"/>
            <w:noProof/>
          </w:rPr>
          <w:fldChar w:fldCharType="end"/>
        </w:r>
      </w:ins>
    </w:p>
    <w:p w14:paraId="62733FAE" w14:textId="77777777" w:rsidR="00CF1A1C" w:rsidDel="00974A3B" w:rsidRDefault="00CF1A1C">
      <w:pPr>
        <w:pStyle w:val="TableofFigures"/>
        <w:tabs>
          <w:tab w:val="right" w:leader="dot" w:pos="9062"/>
        </w:tabs>
        <w:rPr>
          <w:del w:id="1956" w:author="Tin Trčak" w:date="2016-01-21T00:50:00Z"/>
          <w:rFonts w:asciiTheme="minorHAnsi" w:eastAsiaTheme="minorEastAsia" w:hAnsiTheme="minorHAnsi" w:cstheme="minorBidi"/>
          <w:noProof/>
          <w:color w:val="auto"/>
          <w:sz w:val="22"/>
          <w:szCs w:val="22"/>
        </w:rPr>
      </w:pPr>
      <w:del w:id="1957" w:author="Tin Trčak" w:date="2016-01-21T00:50:00Z">
        <w:r w:rsidRPr="00974A3B" w:rsidDel="00974A3B">
          <w:rPr>
            <w:rPrChange w:id="1958" w:author="Tin Trčak" w:date="2016-01-21T00:50:00Z">
              <w:rPr>
                <w:rStyle w:val="Hyperlink"/>
                <w:noProof/>
              </w:rPr>
            </w:rPrChange>
          </w:rPr>
          <w:delText>Slika 4.2</w:delText>
        </w:r>
        <w:r w:rsidRPr="00974A3B" w:rsidDel="00974A3B">
          <w:rPr>
            <w:rPrChange w:id="1959" w:author="Tin Trčak" w:date="2016-01-21T00:50:00Z">
              <w:rPr>
                <w:rStyle w:val="Hyperlink"/>
                <w:noProof/>
              </w:rPr>
            </w:rPrChange>
          </w:rPr>
          <w:noBreakHyphen/>
          <w:delText>1 Dijagram obrazaca uporabe sustava</w:delText>
        </w:r>
        <w:r w:rsidDel="00974A3B">
          <w:rPr>
            <w:noProof/>
            <w:webHidden/>
          </w:rPr>
          <w:tab/>
          <w:delText>27</w:delText>
        </w:r>
      </w:del>
    </w:p>
    <w:p w14:paraId="7A5ED67E" w14:textId="77777777" w:rsidR="00CF1A1C" w:rsidDel="00974A3B" w:rsidRDefault="00CF1A1C">
      <w:pPr>
        <w:pStyle w:val="TableofFigures"/>
        <w:tabs>
          <w:tab w:val="right" w:leader="dot" w:pos="9062"/>
        </w:tabs>
        <w:rPr>
          <w:del w:id="1960" w:author="Tin Trčak" w:date="2016-01-21T00:50:00Z"/>
          <w:rFonts w:asciiTheme="minorHAnsi" w:eastAsiaTheme="minorEastAsia" w:hAnsiTheme="minorHAnsi" w:cstheme="minorBidi"/>
          <w:noProof/>
          <w:color w:val="auto"/>
          <w:sz w:val="22"/>
          <w:szCs w:val="22"/>
        </w:rPr>
      </w:pPr>
      <w:del w:id="1961" w:author="Tin Trčak" w:date="2016-01-21T00:50:00Z">
        <w:r w:rsidRPr="00974A3B" w:rsidDel="00974A3B">
          <w:rPr>
            <w:rPrChange w:id="1962" w:author="Tin Trčak" w:date="2016-01-21T00:50:00Z">
              <w:rPr>
                <w:rStyle w:val="Hyperlink"/>
                <w:noProof/>
              </w:rPr>
            </w:rPrChange>
          </w:rPr>
          <w:delText>Slika 4.2</w:delText>
        </w:r>
        <w:r w:rsidRPr="00974A3B" w:rsidDel="00974A3B">
          <w:rPr>
            <w:rPrChange w:id="1963" w:author="Tin Trčak" w:date="2016-01-21T00:50:00Z">
              <w:rPr>
                <w:rStyle w:val="Hyperlink"/>
                <w:noProof/>
              </w:rPr>
            </w:rPrChange>
          </w:rPr>
          <w:noBreakHyphen/>
          <w:delText>2 Dijagram obrazaca uporabe za narudžbu jela</w:delText>
        </w:r>
        <w:r w:rsidDel="00974A3B">
          <w:rPr>
            <w:noProof/>
            <w:webHidden/>
          </w:rPr>
          <w:tab/>
          <w:delText>27</w:delText>
        </w:r>
      </w:del>
    </w:p>
    <w:p w14:paraId="23578946" w14:textId="77777777" w:rsidR="00CF1A1C" w:rsidDel="00974A3B" w:rsidRDefault="00CF1A1C">
      <w:pPr>
        <w:pStyle w:val="TableofFigures"/>
        <w:tabs>
          <w:tab w:val="right" w:leader="dot" w:pos="9062"/>
        </w:tabs>
        <w:rPr>
          <w:del w:id="1964" w:author="Tin Trčak" w:date="2016-01-21T00:50:00Z"/>
          <w:rFonts w:asciiTheme="minorHAnsi" w:eastAsiaTheme="minorEastAsia" w:hAnsiTheme="minorHAnsi" w:cstheme="minorBidi"/>
          <w:noProof/>
          <w:color w:val="auto"/>
          <w:sz w:val="22"/>
          <w:szCs w:val="22"/>
        </w:rPr>
      </w:pPr>
      <w:del w:id="1965" w:author="Tin Trčak" w:date="2016-01-21T00:50:00Z">
        <w:r w:rsidRPr="00974A3B" w:rsidDel="00974A3B">
          <w:rPr>
            <w:rPrChange w:id="1966" w:author="Tin Trčak" w:date="2016-01-21T00:50:00Z">
              <w:rPr>
                <w:rStyle w:val="Hyperlink"/>
                <w:noProof/>
              </w:rPr>
            </w:rPrChange>
          </w:rPr>
          <w:delText>Slika 4.2</w:delText>
        </w:r>
        <w:r w:rsidRPr="00974A3B" w:rsidDel="00974A3B">
          <w:rPr>
            <w:rPrChange w:id="1967" w:author="Tin Trčak" w:date="2016-01-21T00:50:00Z">
              <w:rPr>
                <w:rStyle w:val="Hyperlink"/>
                <w:noProof/>
              </w:rPr>
            </w:rPrChange>
          </w:rPr>
          <w:noBreakHyphen/>
          <w:delText>3 Dijagram obrazaca uporabe aktivnosti u košarici</w:delText>
        </w:r>
        <w:r w:rsidDel="00974A3B">
          <w:rPr>
            <w:noProof/>
            <w:webHidden/>
          </w:rPr>
          <w:tab/>
          <w:delText>28</w:delText>
        </w:r>
      </w:del>
    </w:p>
    <w:p w14:paraId="703A12AD" w14:textId="77777777" w:rsidR="00CF1A1C" w:rsidDel="00974A3B" w:rsidRDefault="00CF1A1C">
      <w:pPr>
        <w:pStyle w:val="TableofFigures"/>
        <w:tabs>
          <w:tab w:val="right" w:leader="dot" w:pos="9062"/>
        </w:tabs>
        <w:rPr>
          <w:del w:id="1968" w:author="Tin Trčak" w:date="2016-01-21T00:50:00Z"/>
          <w:rFonts w:asciiTheme="minorHAnsi" w:eastAsiaTheme="minorEastAsia" w:hAnsiTheme="minorHAnsi" w:cstheme="minorBidi"/>
          <w:noProof/>
          <w:color w:val="auto"/>
          <w:sz w:val="22"/>
          <w:szCs w:val="22"/>
        </w:rPr>
      </w:pPr>
      <w:del w:id="1969" w:author="Tin Trčak" w:date="2016-01-21T00:50:00Z">
        <w:r w:rsidRPr="00974A3B" w:rsidDel="00974A3B">
          <w:rPr>
            <w:rPrChange w:id="1970" w:author="Tin Trčak" w:date="2016-01-21T00:50:00Z">
              <w:rPr>
                <w:rStyle w:val="Hyperlink"/>
                <w:noProof/>
              </w:rPr>
            </w:rPrChange>
          </w:rPr>
          <w:delText>Slika 4.2</w:delText>
        </w:r>
        <w:r w:rsidRPr="00974A3B" w:rsidDel="00974A3B">
          <w:rPr>
            <w:rPrChange w:id="1971" w:author="Tin Trčak" w:date="2016-01-21T00:50:00Z">
              <w:rPr>
                <w:rStyle w:val="Hyperlink"/>
                <w:noProof/>
              </w:rPr>
            </w:rPrChange>
          </w:rPr>
          <w:noBreakHyphen/>
          <w:delText>4 Dijagram obrazaca uporabe za komentiranje</w:delText>
        </w:r>
        <w:r w:rsidDel="00974A3B">
          <w:rPr>
            <w:noProof/>
            <w:webHidden/>
          </w:rPr>
          <w:tab/>
          <w:delText>28</w:delText>
        </w:r>
      </w:del>
    </w:p>
    <w:p w14:paraId="7EEB654A" w14:textId="77777777" w:rsidR="00CF1A1C" w:rsidDel="00974A3B" w:rsidRDefault="00CF1A1C">
      <w:pPr>
        <w:pStyle w:val="TableofFigures"/>
        <w:tabs>
          <w:tab w:val="right" w:leader="dot" w:pos="9062"/>
        </w:tabs>
        <w:rPr>
          <w:del w:id="1972" w:author="Tin Trčak" w:date="2016-01-21T00:50:00Z"/>
          <w:rFonts w:asciiTheme="minorHAnsi" w:eastAsiaTheme="minorEastAsia" w:hAnsiTheme="minorHAnsi" w:cstheme="minorBidi"/>
          <w:noProof/>
          <w:color w:val="auto"/>
          <w:sz w:val="22"/>
          <w:szCs w:val="22"/>
        </w:rPr>
      </w:pPr>
      <w:del w:id="1973" w:author="Tin Trčak" w:date="2016-01-21T00:50:00Z">
        <w:r w:rsidRPr="00974A3B" w:rsidDel="00974A3B">
          <w:rPr>
            <w:rPrChange w:id="1974" w:author="Tin Trčak" w:date="2016-01-21T00:50:00Z">
              <w:rPr>
                <w:rStyle w:val="Hyperlink"/>
                <w:noProof/>
              </w:rPr>
            </w:rPrChange>
          </w:rPr>
          <w:delText>Slika 4.2</w:delText>
        </w:r>
        <w:r w:rsidRPr="00974A3B" w:rsidDel="00974A3B">
          <w:rPr>
            <w:rPrChange w:id="1975" w:author="Tin Trčak" w:date="2016-01-21T00:50:00Z">
              <w:rPr>
                <w:rStyle w:val="Hyperlink"/>
                <w:noProof/>
              </w:rPr>
            </w:rPrChange>
          </w:rPr>
          <w:noBreakHyphen/>
          <w:delText>5 Dijagram obrazaca uporabe za prijavu na sustav</w:delText>
        </w:r>
        <w:r w:rsidDel="00974A3B">
          <w:rPr>
            <w:noProof/>
            <w:webHidden/>
          </w:rPr>
          <w:tab/>
          <w:delText>29</w:delText>
        </w:r>
      </w:del>
    </w:p>
    <w:p w14:paraId="2799BE32" w14:textId="77777777" w:rsidR="00CF1A1C" w:rsidDel="00974A3B" w:rsidRDefault="00CF1A1C">
      <w:pPr>
        <w:pStyle w:val="TableofFigures"/>
        <w:tabs>
          <w:tab w:val="right" w:leader="dot" w:pos="9062"/>
        </w:tabs>
        <w:rPr>
          <w:del w:id="1976" w:author="Tin Trčak" w:date="2016-01-21T00:50:00Z"/>
          <w:rFonts w:asciiTheme="minorHAnsi" w:eastAsiaTheme="minorEastAsia" w:hAnsiTheme="minorHAnsi" w:cstheme="minorBidi"/>
          <w:noProof/>
          <w:color w:val="auto"/>
          <w:sz w:val="22"/>
          <w:szCs w:val="22"/>
        </w:rPr>
      </w:pPr>
      <w:del w:id="1977" w:author="Tin Trčak" w:date="2016-01-21T00:50:00Z">
        <w:r w:rsidRPr="00974A3B" w:rsidDel="00974A3B">
          <w:rPr>
            <w:rPrChange w:id="1978" w:author="Tin Trčak" w:date="2016-01-21T00:50:00Z">
              <w:rPr>
                <w:rStyle w:val="Hyperlink"/>
                <w:noProof/>
              </w:rPr>
            </w:rPrChange>
          </w:rPr>
          <w:delText>Slika 4.2</w:delText>
        </w:r>
        <w:r w:rsidRPr="00974A3B" w:rsidDel="00974A3B">
          <w:rPr>
            <w:rPrChange w:id="1979" w:author="Tin Trčak" w:date="2016-01-21T00:50:00Z">
              <w:rPr>
                <w:rStyle w:val="Hyperlink"/>
                <w:noProof/>
              </w:rPr>
            </w:rPrChange>
          </w:rPr>
          <w:noBreakHyphen/>
          <w:delText>6 Dijagram obrazaca uporabe za djelatnika</w:delText>
        </w:r>
        <w:r w:rsidDel="00974A3B">
          <w:rPr>
            <w:noProof/>
            <w:webHidden/>
          </w:rPr>
          <w:tab/>
          <w:delText>29</w:delText>
        </w:r>
      </w:del>
    </w:p>
    <w:p w14:paraId="502256CF" w14:textId="77777777" w:rsidR="00CF1A1C" w:rsidDel="00974A3B" w:rsidRDefault="00CF1A1C">
      <w:pPr>
        <w:pStyle w:val="TableofFigures"/>
        <w:tabs>
          <w:tab w:val="right" w:leader="dot" w:pos="9062"/>
        </w:tabs>
        <w:rPr>
          <w:del w:id="1980" w:author="Tin Trčak" w:date="2016-01-21T00:50:00Z"/>
          <w:rFonts w:asciiTheme="minorHAnsi" w:eastAsiaTheme="minorEastAsia" w:hAnsiTheme="minorHAnsi" w:cstheme="minorBidi"/>
          <w:noProof/>
          <w:color w:val="auto"/>
          <w:sz w:val="22"/>
          <w:szCs w:val="22"/>
        </w:rPr>
      </w:pPr>
      <w:del w:id="1981" w:author="Tin Trčak" w:date="2016-01-21T00:50:00Z">
        <w:r w:rsidRPr="00974A3B" w:rsidDel="00974A3B">
          <w:rPr>
            <w:rPrChange w:id="1982" w:author="Tin Trčak" w:date="2016-01-21T00:50:00Z">
              <w:rPr>
                <w:rStyle w:val="Hyperlink"/>
                <w:noProof/>
              </w:rPr>
            </w:rPrChange>
          </w:rPr>
          <w:delText>Slika 4.2</w:delText>
        </w:r>
        <w:r w:rsidRPr="00974A3B" w:rsidDel="00974A3B">
          <w:rPr>
            <w:rPrChange w:id="1983" w:author="Tin Trčak" w:date="2016-01-21T00:50:00Z">
              <w:rPr>
                <w:rStyle w:val="Hyperlink"/>
                <w:noProof/>
              </w:rPr>
            </w:rPrChange>
          </w:rPr>
          <w:noBreakHyphen/>
          <w:delText>7 Dijagram obrazaca uporabe za vlasnika restorana</w:delText>
        </w:r>
        <w:r w:rsidDel="00974A3B">
          <w:rPr>
            <w:noProof/>
            <w:webHidden/>
          </w:rPr>
          <w:tab/>
          <w:delText>30</w:delText>
        </w:r>
      </w:del>
    </w:p>
    <w:p w14:paraId="50692A73" w14:textId="77777777" w:rsidR="00CF1A1C" w:rsidDel="00974A3B" w:rsidRDefault="00CF1A1C">
      <w:pPr>
        <w:pStyle w:val="TableofFigures"/>
        <w:tabs>
          <w:tab w:val="right" w:leader="dot" w:pos="9062"/>
        </w:tabs>
        <w:rPr>
          <w:del w:id="1984" w:author="Tin Trčak" w:date="2016-01-21T00:50:00Z"/>
          <w:rFonts w:asciiTheme="minorHAnsi" w:eastAsiaTheme="minorEastAsia" w:hAnsiTheme="minorHAnsi" w:cstheme="minorBidi"/>
          <w:noProof/>
          <w:color w:val="auto"/>
          <w:sz w:val="22"/>
          <w:szCs w:val="22"/>
        </w:rPr>
      </w:pPr>
      <w:del w:id="1985" w:author="Tin Trčak" w:date="2016-01-21T00:50:00Z">
        <w:r w:rsidRPr="00974A3B" w:rsidDel="00974A3B">
          <w:rPr>
            <w:rPrChange w:id="1986" w:author="Tin Trčak" w:date="2016-01-21T00:50:00Z">
              <w:rPr>
                <w:rStyle w:val="Hyperlink"/>
                <w:noProof/>
              </w:rPr>
            </w:rPrChange>
          </w:rPr>
          <w:delText>Slika 4.3</w:delText>
        </w:r>
        <w:r w:rsidRPr="00974A3B" w:rsidDel="00974A3B">
          <w:rPr>
            <w:rPrChange w:id="1987" w:author="Tin Trčak" w:date="2016-01-21T00:50:00Z">
              <w:rPr>
                <w:rStyle w:val="Hyperlink"/>
                <w:noProof/>
              </w:rPr>
            </w:rPrChange>
          </w:rPr>
          <w:noBreakHyphen/>
          <w:delText>1 Sekvencijski dijagram za UC01 – RegistracijaDjelatnika</w:delText>
        </w:r>
        <w:r w:rsidDel="00974A3B">
          <w:rPr>
            <w:noProof/>
            <w:webHidden/>
          </w:rPr>
          <w:tab/>
          <w:delText>31</w:delText>
        </w:r>
      </w:del>
    </w:p>
    <w:p w14:paraId="6D8E6327" w14:textId="77777777" w:rsidR="00CF1A1C" w:rsidDel="00974A3B" w:rsidRDefault="00CF1A1C">
      <w:pPr>
        <w:pStyle w:val="TableofFigures"/>
        <w:tabs>
          <w:tab w:val="right" w:leader="dot" w:pos="9062"/>
        </w:tabs>
        <w:rPr>
          <w:del w:id="1988" w:author="Tin Trčak" w:date="2016-01-21T00:50:00Z"/>
          <w:rFonts w:asciiTheme="minorHAnsi" w:eastAsiaTheme="minorEastAsia" w:hAnsiTheme="minorHAnsi" w:cstheme="minorBidi"/>
          <w:noProof/>
          <w:color w:val="auto"/>
          <w:sz w:val="22"/>
          <w:szCs w:val="22"/>
        </w:rPr>
      </w:pPr>
      <w:del w:id="1989" w:author="Tin Trčak" w:date="2016-01-21T00:50:00Z">
        <w:r w:rsidRPr="00974A3B" w:rsidDel="00974A3B">
          <w:rPr>
            <w:rPrChange w:id="1990" w:author="Tin Trčak" w:date="2016-01-21T00:50:00Z">
              <w:rPr>
                <w:rStyle w:val="Hyperlink"/>
                <w:noProof/>
              </w:rPr>
            </w:rPrChange>
          </w:rPr>
          <w:delText>Slika 4.3</w:delText>
        </w:r>
        <w:r w:rsidRPr="00974A3B" w:rsidDel="00974A3B">
          <w:rPr>
            <w:rPrChange w:id="1991" w:author="Tin Trčak" w:date="2016-01-21T00:50:00Z">
              <w:rPr>
                <w:rStyle w:val="Hyperlink"/>
                <w:noProof/>
              </w:rPr>
            </w:rPrChange>
          </w:rPr>
          <w:noBreakHyphen/>
          <w:delText>2 Sekvencijski dijagram za UC02 – UklanjanjeDjelatnika</w:delText>
        </w:r>
        <w:r w:rsidDel="00974A3B">
          <w:rPr>
            <w:noProof/>
            <w:webHidden/>
          </w:rPr>
          <w:tab/>
          <w:delText>32</w:delText>
        </w:r>
      </w:del>
    </w:p>
    <w:p w14:paraId="0A7EC628" w14:textId="77777777" w:rsidR="00CF1A1C" w:rsidDel="00974A3B" w:rsidRDefault="00CF1A1C">
      <w:pPr>
        <w:pStyle w:val="TableofFigures"/>
        <w:tabs>
          <w:tab w:val="right" w:leader="dot" w:pos="9062"/>
        </w:tabs>
        <w:rPr>
          <w:del w:id="1992" w:author="Tin Trčak" w:date="2016-01-21T00:50:00Z"/>
          <w:rFonts w:asciiTheme="minorHAnsi" w:eastAsiaTheme="minorEastAsia" w:hAnsiTheme="minorHAnsi" w:cstheme="minorBidi"/>
          <w:noProof/>
          <w:color w:val="auto"/>
          <w:sz w:val="22"/>
          <w:szCs w:val="22"/>
        </w:rPr>
      </w:pPr>
      <w:del w:id="1993" w:author="Tin Trčak" w:date="2016-01-21T00:50:00Z">
        <w:r w:rsidRPr="00974A3B" w:rsidDel="00974A3B">
          <w:rPr>
            <w:rPrChange w:id="1994" w:author="Tin Trčak" w:date="2016-01-21T00:50:00Z">
              <w:rPr>
                <w:rStyle w:val="Hyperlink"/>
                <w:noProof/>
              </w:rPr>
            </w:rPrChange>
          </w:rPr>
          <w:delText>Slika 4.3</w:delText>
        </w:r>
        <w:r w:rsidRPr="00974A3B" w:rsidDel="00974A3B">
          <w:rPr>
            <w:rPrChange w:id="1995" w:author="Tin Trčak" w:date="2016-01-21T00:50:00Z">
              <w:rPr>
                <w:rStyle w:val="Hyperlink"/>
                <w:noProof/>
              </w:rPr>
            </w:rPrChange>
          </w:rPr>
          <w:noBreakHyphen/>
          <w:delText>3 Sekvencijski dijagram za UC03 – PromjenaPodatakaZaDjelatnika</w:delText>
        </w:r>
        <w:r w:rsidDel="00974A3B">
          <w:rPr>
            <w:noProof/>
            <w:webHidden/>
          </w:rPr>
          <w:tab/>
          <w:delText>32</w:delText>
        </w:r>
      </w:del>
    </w:p>
    <w:p w14:paraId="3C84B117" w14:textId="77777777" w:rsidR="00CF1A1C" w:rsidDel="00974A3B" w:rsidRDefault="00CF1A1C">
      <w:pPr>
        <w:pStyle w:val="TableofFigures"/>
        <w:tabs>
          <w:tab w:val="right" w:leader="dot" w:pos="9062"/>
        </w:tabs>
        <w:rPr>
          <w:del w:id="1996" w:author="Tin Trčak" w:date="2016-01-21T00:50:00Z"/>
          <w:rFonts w:asciiTheme="minorHAnsi" w:eastAsiaTheme="minorEastAsia" w:hAnsiTheme="minorHAnsi" w:cstheme="minorBidi"/>
          <w:noProof/>
          <w:color w:val="auto"/>
          <w:sz w:val="22"/>
          <w:szCs w:val="22"/>
        </w:rPr>
      </w:pPr>
      <w:del w:id="1997" w:author="Tin Trčak" w:date="2016-01-21T00:50:00Z">
        <w:r w:rsidRPr="00974A3B" w:rsidDel="00974A3B">
          <w:rPr>
            <w:rPrChange w:id="1998" w:author="Tin Trčak" w:date="2016-01-21T00:50:00Z">
              <w:rPr>
                <w:rStyle w:val="Hyperlink"/>
                <w:noProof/>
              </w:rPr>
            </w:rPrChange>
          </w:rPr>
          <w:delText>Slika 4.3</w:delText>
        </w:r>
        <w:r w:rsidRPr="00974A3B" w:rsidDel="00974A3B">
          <w:rPr>
            <w:rPrChange w:id="1999" w:author="Tin Trčak" w:date="2016-01-21T00:50:00Z">
              <w:rPr>
                <w:rStyle w:val="Hyperlink"/>
                <w:noProof/>
              </w:rPr>
            </w:rPrChange>
          </w:rPr>
          <w:noBreakHyphen/>
          <w:delText>4 Sekvencijski dijagram za UC04 – PrijavaKorisnika</w:delText>
        </w:r>
        <w:r w:rsidDel="00974A3B">
          <w:rPr>
            <w:noProof/>
            <w:webHidden/>
          </w:rPr>
          <w:tab/>
          <w:delText>33</w:delText>
        </w:r>
      </w:del>
    </w:p>
    <w:p w14:paraId="498AA0E9" w14:textId="77777777" w:rsidR="00CF1A1C" w:rsidDel="00974A3B" w:rsidRDefault="00CF1A1C">
      <w:pPr>
        <w:pStyle w:val="TableofFigures"/>
        <w:tabs>
          <w:tab w:val="right" w:leader="dot" w:pos="9062"/>
        </w:tabs>
        <w:rPr>
          <w:del w:id="2000" w:author="Tin Trčak" w:date="2016-01-21T00:50:00Z"/>
          <w:rFonts w:asciiTheme="minorHAnsi" w:eastAsiaTheme="minorEastAsia" w:hAnsiTheme="minorHAnsi" w:cstheme="minorBidi"/>
          <w:noProof/>
          <w:color w:val="auto"/>
          <w:sz w:val="22"/>
          <w:szCs w:val="22"/>
        </w:rPr>
      </w:pPr>
      <w:del w:id="2001" w:author="Tin Trčak" w:date="2016-01-21T00:50:00Z">
        <w:r w:rsidRPr="00974A3B" w:rsidDel="00974A3B">
          <w:rPr>
            <w:rPrChange w:id="2002" w:author="Tin Trčak" w:date="2016-01-21T00:50:00Z">
              <w:rPr>
                <w:rStyle w:val="Hyperlink"/>
                <w:noProof/>
              </w:rPr>
            </w:rPrChange>
          </w:rPr>
          <w:delText>Slika 4.3</w:delText>
        </w:r>
        <w:r w:rsidRPr="00974A3B" w:rsidDel="00974A3B">
          <w:rPr>
            <w:rPrChange w:id="2003" w:author="Tin Trčak" w:date="2016-01-21T00:50:00Z">
              <w:rPr>
                <w:rStyle w:val="Hyperlink"/>
                <w:noProof/>
              </w:rPr>
            </w:rPrChange>
          </w:rPr>
          <w:noBreakHyphen/>
          <w:delText>5 Sekvencijski dijagram za UC05 – OdjavaKorisnika</w:delText>
        </w:r>
        <w:r w:rsidDel="00974A3B">
          <w:rPr>
            <w:noProof/>
            <w:webHidden/>
          </w:rPr>
          <w:tab/>
          <w:delText>33</w:delText>
        </w:r>
      </w:del>
    </w:p>
    <w:p w14:paraId="664BF783" w14:textId="77777777" w:rsidR="00CF1A1C" w:rsidDel="00974A3B" w:rsidRDefault="00CF1A1C">
      <w:pPr>
        <w:pStyle w:val="TableofFigures"/>
        <w:tabs>
          <w:tab w:val="right" w:leader="dot" w:pos="9062"/>
        </w:tabs>
        <w:rPr>
          <w:del w:id="2004" w:author="Tin Trčak" w:date="2016-01-21T00:50:00Z"/>
          <w:rFonts w:asciiTheme="minorHAnsi" w:eastAsiaTheme="minorEastAsia" w:hAnsiTheme="minorHAnsi" w:cstheme="minorBidi"/>
          <w:noProof/>
          <w:color w:val="auto"/>
          <w:sz w:val="22"/>
          <w:szCs w:val="22"/>
        </w:rPr>
      </w:pPr>
      <w:del w:id="2005" w:author="Tin Trčak" w:date="2016-01-21T00:50:00Z">
        <w:r w:rsidRPr="00974A3B" w:rsidDel="00974A3B">
          <w:rPr>
            <w:rPrChange w:id="2006" w:author="Tin Trčak" w:date="2016-01-21T00:50:00Z">
              <w:rPr>
                <w:rStyle w:val="Hyperlink"/>
                <w:noProof/>
              </w:rPr>
            </w:rPrChange>
          </w:rPr>
          <w:delText>Slika 4.3</w:delText>
        </w:r>
        <w:r w:rsidRPr="00974A3B" w:rsidDel="00974A3B">
          <w:rPr>
            <w:rPrChange w:id="2007" w:author="Tin Trčak" w:date="2016-01-21T00:50:00Z">
              <w:rPr>
                <w:rStyle w:val="Hyperlink"/>
                <w:noProof/>
              </w:rPr>
            </w:rPrChange>
          </w:rPr>
          <w:noBreakHyphen/>
          <w:delText>6 Sekvencijski dijagram za UC06 – PregledPonude</w:delText>
        </w:r>
        <w:r w:rsidDel="00974A3B">
          <w:rPr>
            <w:noProof/>
            <w:webHidden/>
          </w:rPr>
          <w:tab/>
          <w:delText>34</w:delText>
        </w:r>
      </w:del>
    </w:p>
    <w:p w14:paraId="0B6359E0" w14:textId="77777777" w:rsidR="00CF1A1C" w:rsidDel="00974A3B" w:rsidRDefault="00CF1A1C">
      <w:pPr>
        <w:pStyle w:val="TableofFigures"/>
        <w:tabs>
          <w:tab w:val="right" w:leader="dot" w:pos="9062"/>
        </w:tabs>
        <w:rPr>
          <w:del w:id="2008" w:author="Tin Trčak" w:date="2016-01-21T00:50:00Z"/>
          <w:rFonts w:asciiTheme="minorHAnsi" w:eastAsiaTheme="minorEastAsia" w:hAnsiTheme="minorHAnsi" w:cstheme="minorBidi"/>
          <w:noProof/>
          <w:color w:val="auto"/>
          <w:sz w:val="22"/>
          <w:szCs w:val="22"/>
        </w:rPr>
      </w:pPr>
      <w:del w:id="2009" w:author="Tin Trčak" w:date="2016-01-21T00:50:00Z">
        <w:r w:rsidRPr="00974A3B" w:rsidDel="00974A3B">
          <w:rPr>
            <w:rPrChange w:id="2010" w:author="Tin Trčak" w:date="2016-01-21T00:50:00Z">
              <w:rPr>
                <w:rStyle w:val="Hyperlink"/>
                <w:noProof/>
              </w:rPr>
            </w:rPrChange>
          </w:rPr>
          <w:delText>Slika 4.3</w:delText>
        </w:r>
        <w:r w:rsidRPr="00974A3B" w:rsidDel="00974A3B">
          <w:rPr>
            <w:rPrChange w:id="2011" w:author="Tin Trčak" w:date="2016-01-21T00:50:00Z">
              <w:rPr>
                <w:rStyle w:val="Hyperlink"/>
                <w:noProof/>
              </w:rPr>
            </w:rPrChange>
          </w:rPr>
          <w:noBreakHyphen/>
          <w:delText>7 Sekvencijski dijagram za UC07 – OdabirKategorijeJela</w:delText>
        </w:r>
        <w:r w:rsidDel="00974A3B">
          <w:rPr>
            <w:noProof/>
            <w:webHidden/>
          </w:rPr>
          <w:tab/>
          <w:delText>34</w:delText>
        </w:r>
      </w:del>
    </w:p>
    <w:p w14:paraId="7D7B8E75" w14:textId="77777777" w:rsidR="00CF1A1C" w:rsidDel="00974A3B" w:rsidRDefault="00CF1A1C">
      <w:pPr>
        <w:pStyle w:val="TableofFigures"/>
        <w:tabs>
          <w:tab w:val="right" w:leader="dot" w:pos="9062"/>
        </w:tabs>
        <w:rPr>
          <w:del w:id="2012" w:author="Tin Trčak" w:date="2016-01-21T00:50:00Z"/>
          <w:rFonts w:asciiTheme="minorHAnsi" w:eastAsiaTheme="minorEastAsia" w:hAnsiTheme="minorHAnsi" w:cstheme="minorBidi"/>
          <w:noProof/>
          <w:color w:val="auto"/>
          <w:sz w:val="22"/>
          <w:szCs w:val="22"/>
        </w:rPr>
      </w:pPr>
      <w:del w:id="2013" w:author="Tin Trčak" w:date="2016-01-21T00:50:00Z">
        <w:r w:rsidRPr="00974A3B" w:rsidDel="00974A3B">
          <w:rPr>
            <w:rPrChange w:id="2014" w:author="Tin Trčak" w:date="2016-01-21T00:50:00Z">
              <w:rPr>
                <w:rStyle w:val="Hyperlink"/>
                <w:noProof/>
              </w:rPr>
            </w:rPrChange>
          </w:rPr>
          <w:delText>Slika 4.3</w:delText>
        </w:r>
        <w:r w:rsidRPr="00974A3B" w:rsidDel="00974A3B">
          <w:rPr>
            <w:rPrChange w:id="2015" w:author="Tin Trčak" w:date="2016-01-21T00:50:00Z">
              <w:rPr>
                <w:rStyle w:val="Hyperlink"/>
                <w:noProof/>
              </w:rPr>
            </w:rPrChange>
          </w:rPr>
          <w:noBreakHyphen/>
          <w:delText>8 Sekvencijski dijagram za UC08 – Odabir jela</w:delText>
        </w:r>
        <w:r w:rsidDel="00974A3B">
          <w:rPr>
            <w:noProof/>
            <w:webHidden/>
          </w:rPr>
          <w:tab/>
          <w:delText>35</w:delText>
        </w:r>
      </w:del>
    </w:p>
    <w:p w14:paraId="08152587" w14:textId="77777777" w:rsidR="00CF1A1C" w:rsidDel="00974A3B" w:rsidRDefault="00CF1A1C">
      <w:pPr>
        <w:pStyle w:val="TableofFigures"/>
        <w:tabs>
          <w:tab w:val="right" w:leader="dot" w:pos="9062"/>
        </w:tabs>
        <w:rPr>
          <w:del w:id="2016" w:author="Tin Trčak" w:date="2016-01-21T00:50:00Z"/>
          <w:rFonts w:asciiTheme="minorHAnsi" w:eastAsiaTheme="minorEastAsia" w:hAnsiTheme="minorHAnsi" w:cstheme="minorBidi"/>
          <w:noProof/>
          <w:color w:val="auto"/>
          <w:sz w:val="22"/>
          <w:szCs w:val="22"/>
        </w:rPr>
      </w:pPr>
      <w:del w:id="2017" w:author="Tin Trčak" w:date="2016-01-21T00:50:00Z">
        <w:r w:rsidRPr="00974A3B" w:rsidDel="00974A3B">
          <w:rPr>
            <w:rPrChange w:id="2018" w:author="Tin Trčak" w:date="2016-01-21T00:50:00Z">
              <w:rPr>
                <w:rStyle w:val="Hyperlink"/>
                <w:noProof/>
              </w:rPr>
            </w:rPrChange>
          </w:rPr>
          <w:delText>Slika 4.3</w:delText>
        </w:r>
        <w:r w:rsidRPr="00974A3B" w:rsidDel="00974A3B">
          <w:rPr>
            <w:rPrChange w:id="2019" w:author="Tin Trčak" w:date="2016-01-21T00:50:00Z">
              <w:rPr>
                <w:rStyle w:val="Hyperlink"/>
                <w:noProof/>
              </w:rPr>
            </w:rPrChange>
          </w:rPr>
          <w:noBreakHyphen/>
          <w:delText>9 Sekvencijski dijagram za UC09 – PregledKošarice</w:delText>
        </w:r>
        <w:r w:rsidDel="00974A3B">
          <w:rPr>
            <w:noProof/>
            <w:webHidden/>
          </w:rPr>
          <w:tab/>
          <w:delText>35</w:delText>
        </w:r>
      </w:del>
    </w:p>
    <w:p w14:paraId="2E4D6BCF" w14:textId="77777777" w:rsidR="00CF1A1C" w:rsidDel="00974A3B" w:rsidRDefault="00CF1A1C">
      <w:pPr>
        <w:pStyle w:val="TableofFigures"/>
        <w:tabs>
          <w:tab w:val="right" w:leader="dot" w:pos="9062"/>
        </w:tabs>
        <w:rPr>
          <w:del w:id="2020" w:author="Tin Trčak" w:date="2016-01-21T00:50:00Z"/>
          <w:rFonts w:asciiTheme="minorHAnsi" w:eastAsiaTheme="minorEastAsia" w:hAnsiTheme="minorHAnsi" w:cstheme="minorBidi"/>
          <w:noProof/>
          <w:color w:val="auto"/>
          <w:sz w:val="22"/>
          <w:szCs w:val="22"/>
        </w:rPr>
      </w:pPr>
      <w:del w:id="2021" w:author="Tin Trčak" w:date="2016-01-21T00:50:00Z">
        <w:r w:rsidRPr="00974A3B" w:rsidDel="00974A3B">
          <w:rPr>
            <w:rPrChange w:id="2022" w:author="Tin Trčak" w:date="2016-01-21T00:50:00Z">
              <w:rPr>
                <w:rStyle w:val="Hyperlink"/>
                <w:noProof/>
              </w:rPr>
            </w:rPrChange>
          </w:rPr>
          <w:delText>Slika 4.3</w:delText>
        </w:r>
        <w:r w:rsidRPr="00974A3B" w:rsidDel="00974A3B">
          <w:rPr>
            <w:rPrChange w:id="2023" w:author="Tin Trčak" w:date="2016-01-21T00:50:00Z">
              <w:rPr>
                <w:rStyle w:val="Hyperlink"/>
                <w:noProof/>
              </w:rPr>
            </w:rPrChange>
          </w:rPr>
          <w:noBreakHyphen/>
          <w:delText>10 Sekvencijski dijagram za UC10 i UC11 – DodajUKošaricu</w:delText>
        </w:r>
        <w:r w:rsidDel="00974A3B">
          <w:rPr>
            <w:noProof/>
            <w:webHidden/>
          </w:rPr>
          <w:tab/>
          <w:delText>36</w:delText>
        </w:r>
      </w:del>
    </w:p>
    <w:p w14:paraId="6B2DADC7" w14:textId="77777777" w:rsidR="00CF1A1C" w:rsidDel="00974A3B" w:rsidRDefault="00CF1A1C">
      <w:pPr>
        <w:pStyle w:val="TableofFigures"/>
        <w:tabs>
          <w:tab w:val="right" w:leader="dot" w:pos="9062"/>
        </w:tabs>
        <w:rPr>
          <w:del w:id="2024" w:author="Tin Trčak" w:date="2016-01-21T00:50:00Z"/>
          <w:rFonts w:asciiTheme="minorHAnsi" w:eastAsiaTheme="minorEastAsia" w:hAnsiTheme="minorHAnsi" w:cstheme="minorBidi"/>
          <w:noProof/>
          <w:color w:val="auto"/>
          <w:sz w:val="22"/>
          <w:szCs w:val="22"/>
        </w:rPr>
      </w:pPr>
      <w:del w:id="2025" w:author="Tin Trčak" w:date="2016-01-21T00:50:00Z">
        <w:r w:rsidRPr="00974A3B" w:rsidDel="00974A3B">
          <w:rPr>
            <w:rPrChange w:id="2026" w:author="Tin Trčak" w:date="2016-01-21T00:50:00Z">
              <w:rPr>
                <w:rStyle w:val="Hyperlink"/>
                <w:noProof/>
              </w:rPr>
            </w:rPrChange>
          </w:rPr>
          <w:delText>Slika 4.3</w:delText>
        </w:r>
        <w:r w:rsidRPr="00974A3B" w:rsidDel="00974A3B">
          <w:rPr>
            <w:rPrChange w:id="2027" w:author="Tin Trčak" w:date="2016-01-21T00:50:00Z">
              <w:rPr>
                <w:rStyle w:val="Hyperlink"/>
                <w:noProof/>
              </w:rPr>
            </w:rPrChange>
          </w:rPr>
          <w:noBreakHyphen/>
          <w:delText>11 Sekvencijski dijagram za UC12 – DodavanjeDodatkaSaStraniceJela</w:delText>
        </w:r>
        <w:r w:rsidDel="00974A3B">
          <w:rPr>
            <w:noProof/>
            <w:webHidden/>
          </w:rPr>
          <w:tab/>
          <w:delText>36</w:delText>
        </w:r>
      </w:del>
    </w:p>
    <w:p w14:paraId="5270935E" w14:textId="77777777" w:rsidR="00CF1A1C" w:rsidDel="00974A3B" w:rsidRDefault="00CF1A1C">
      <w:pPr>
        <w:pStyle w:val="TableofFigures"/>
        <w:tabs>
          <w:tab w:val="right" w:leader="dot" w:pos="9062"/>
        </w:tabs>
        <w:rPr>
          <w:del w:id="2028" w:author="Tin Trčak" w:date="2016-01-21T00:50:00Z"/>
          <w:rFonts w:asciiTheme="minorHAnsi" w:eastAsiaTheme="minorEastAsia" w:hAnsiTheme="minorHAnsi" w:cstheme="minorBidi"/>
          <w:noProof/>
          <w:color w:val="auto"/>
          <w:sz w:val="22"/>
          <w:szCs w:val="22"/>
        </w:rPr>
      </w:pPr>
      <w:del w:id="2029" w:author="Tin Trčak" w:date="2016-01-21T00:50:00Z">
        <w:r w:rsidRPr="00974A3B" w:rsidDel="00974A3B">
          <w:rPr>
            <w:rPrChange w:id="2030" w:author="Tin Trčak" w:date="2016-01-21T00:50:00Z">
              <w:rPr>
                <w:rStyle w:val="Hyperlink"/>
                <w:noProof/>
              </w:rPr>
            </w:rPrChange>
          </w:rPr>
          <w:delText>Slika 4.3</w:delText>
        </w:r>
        <w:r w:rsidRPr="00974A3B" w:rsidDel="00974A3B">
          <w:rPr>
            <w:rPrChange w:id="2031" w:author="Tin Trčak" w:date="2016-01-21T00:50:00Z">
              <w:rPr>
                <w:rStyle w:val="Hyperlink"/>
                <w:noProof/>
              </w:rPr>
            </w:rPrChange>
          </w:rPr>
          <w:noBreakHyphen/>
          <w:delText>12 Sekvencijski dijagram za UC13 – PromjenaKoličineIzKošarice</w:delText>
        </w:r>
        <w:r w:rsidDel="00974A3B">
          <w:rPr>
            <w:noProof/>
            <w:webHidden/>
          </w:rPr>
          <w:tab/>
          <w:delText>37</w:delText>
        </w:r>
      </w:del>
    </w:p>
    <w:p w14:paraId="43D26287" w14:textId="77777777" w:rsidR="00CF1A1C" w:rsidDel="00974A3B" w:rsidRDefault="00CF1A1C">
      <w:pPr>
        <w:pStyle w:val="TableofFigures"/>
        <w:tabs>
          <w:tab w:val="right" w:leader="dot" w:pos="9062"/>
        </w:tabs>
        <w:rPr>
          <w:del w:id="2032" w:author="Tin Trčak" w:date="2016-01-21T00:50:00Z"/>
          <w:rFonts w:asciiTheme="minorHAnsi" w:eastAsiaTheme="minorEastAsia" w:hAnsiTheme="minorHAnsi" w:cstheme="minorBidi"/>
          <w:noProof/>
          <w:color w:val="auto"/>
          <w:sz w:val="22"/>
          <w:szCs w:val="22"/>
        </w:rPr>
      </w:pPr>
      <w:del w:id="2033" w:author="Tin Trčak" w:date="2016-01-21T00:50:00Z">
        <w:r w:rsidRPr="00974A3B" w:rsidDel="00974A3B">
          <w:rPr>
            <w:rPrChange w:id="2034" w:author="Tin Trčak" w:date="2016-01-21T00:50:00Z">
              <w:rPr>
                <w:rStyle w:val="Hyperlink"/>
                <w:noProof/>
              </w:rPr>
            </w:rPrChange>
          </w:rPr>
          <w:delText>Slika 4.3</w:delText>
        </w:r>
        <w:r w:rsidRPr="00974A3B" w:rsidDel="00974A3B">
          <w:rPr>
            <w:rPrChange w:id="2035" w:author="Tin Trčak" w:date="2016-01-21T00:50:00Z">
              <w:rPr>
                <w:rStyle w:val="Hyperlink"/>
                <w:noProof/>
              </w:rPr>
            </w:rPrChange>
          </w:rPr>
          <w:noBreakHyphen/>
          <w:delText>13 Sekvencijski dijagram za UC14 – PromijenaKoličineSaStraniceJela</w:delText>
        </w:r>
        <w:r w:rsidDel="00974A3B">
          <w:rPr>
            <w:noProof/>
            <w:webHidden/>
          </w:rPr>
          <w:tab/>
          <w:delText>38</w:delText>
        </w:r>
      </w:del>
    </w:p>
    <w:p w14:paraId="791AA5AA" w14:textId="77777777" w:rsidR="00CF1A1C" w:rsidDel="00974A3B" w:rsidRDefault="00CF1A1C">
      <w:pPr>
        <w:pStyle w:val="TableofFigures"/>
        <w:tabs>
          <w:tab w:val="right" w:leader="dot" w:pos="9062"/>
        </w:tabs>
        <w:rPr>
          <w:del w:id="2036" w:author="Tin Trčak" w:date="2016-01-21T00:50:00Z"/>
          <w:rFonts w:asciiTheme="minorHAnsi" w:eastAsiaTheme="minorEastAsia" w:hAnsiTheme="minorHAnsi" w:cstheme="minorBidi"/>
          <w:noProof/>
          <w:color w:val="auto"/>
          <w:sz w:val="22"/>
          <w:szCs w:val="22"/>
        </w:rPr>
      </w:pPr>
      <w:del w:id="2037" w:author="Tin Trčak" w:date="2016-01-21T00:50:00Z">
        <w:r w:rsidRPr="00974A3B" w:rsidDel="00974A3B">
          <w:rPr>
            <w:rPrChange w:id="2038" w:author="Tin Trčak" w:date="2016-01-21T00:50:00Z">
              <w:rPr>
                <w:rStyle w:val="Hyperlink"/>
                <w:noProof/>
              </w:rPr>
            </w:rPrChange>
          </w:rPr>
          <w:delText>Slika 4.3</w:delText>
        </w:r>
        <w:r w:rsidRPr="00974A3B" w:rsidDel="00974A3B">
          <w:rPr>
            <w:rPrChange w:id="2039" w:author="Tin Trčak" w:date="2016-01-21T00:50:00Z">
              <w:rPr>
                <w:rStyle w:val="Hyperlink"/>
                <w:noProof/>
              </w:rPr>
            </w:rPrChange>
          </w:rPr>
          <w:noBreakHyphen/>
          <w:delText>14 Sekvencijski dijagram za UC15 – BrisanjeJelaIzKošarice</w:delText>
        </w:r>
        <w:r w:rsidDel="00974A3B">
          <w:rPr>
            <w:noProof/>
            <w:webHidden/>
          </w:rPr>
          <w:tab/>
          <w:delText>38</w:delText>
        </w:r>
      </w:del>
    </w:p>
    <w:p w14:paraId="0E5255AF" w14:textId="77777777" w:rsidR="00CF1A1C" w:rsidDel="00974A3B" w:rsidRDefault="00CF1A1C">
      <w:pPr>
        <w:pStyle w:val="TableofFigures"/>
        <w:tabs>
          <w:tab w:val="right" w:leader="dot" w:pos="9062"/>
        </w:tabs>
        <w:rPr>
          <w:del w:id="2040" w:author="Tin Trčak" w:date="2016-01-21T00:50:00Z"/>
          <w:rFonts w:asciiTheme="minorHAnsi" w:eastAsiaTheme="minorEastAsia" w:hAnsiTheme="minorHAnsi" w:cstheme="minorBidi"/>
          <w:noProof/>
          <w:color w:val="auto"/>
          <w:sz w:val="22"/>
          <w:szCs w:val="22"/>
        </w:rPr>
      </w:pPr>
      <w:del w:id="2041" w:author="Tin Trčak" w:date="2016-01-21T00:50:00Z">
        <w:r w:rsidRPr="00974A3B" w:rsidDel="00974A3B">
          <w:rPr>
            <w:rPrChange w:id="2042" w:author="Tin Trčak" w:date="2016-01-21T00:50:00Z">
              <w:rPr>
                <w:rStyle w:val="Hyperlink"/>
                <w:noProof/>
              </w:rPr>
            </w:rPrChange>
          </w:rPr>
          <w:delText>Slika 4.3</w:delText>
        </w:r>
        <w:r w:rsidRPr="00974A3B" w:rsidDel="00974A3B">
          <w:rPr>
            <w:rPrChange w:id="2043" w:author="Tin Trčak" w:date="2016-01-21T00:50:00Z">
              <w:rPr>
                <w:rStyle w:val="Hyperlink"/>
                <w:noProof/>
              </w:rPr>
            </w:rPrChange>
          </w:rPr>
          <w:noBreakHyphen/>
          <w:delText>15 Sekvencijski dijagram za UC16 – PotvrđivanjeNarudžbe</w:delText>
        </w:r>
        <w:r w:rsidDel="00974A3B">
          <w:rPr>
            <w:noProof/>
            <w:webHidden/>
          </w:rPr>
          <w:tab/>
          <w:delText>39</w:delText>
        </w:r>
      </w:del>
    </w:p>
    <w:p w14:paraId="07ADD5D9" w14:textId="77777777" w:rsidR="00CF1A1C" w:rsidDel="00974A3B" w:rsidRDefault="00CF1A1C">
      <w:pPr>
        <w:pStyle w:val="TableofFigures"/>
        <w:tabs>
          <w:tab w:val="right" w:leader="dot" w:pos="9062"/>
        </w:tabs>
        <w:rPr>
          <w:del w:id="2044" w:author="Tin Trčak" w:date="2016-01-21T00:50:00Z"/>
          <w:rFonts w:asciiTheme="minorHAnsi" w:eastAsiaTheme="minorEastAsia" w:hAnsiTheme="minorHAnsi" w:cstheme="minorBidi"/>
          <w:noProof/>
          <w:color w:val="auto"/>
          <w:sz w:val="22"/>
          <w:szCs w:val="22"/>
        </w:rPr>
      </w:pPr>
      <w:del w:id="2045" w:author="Tin Trčak" w:date="2016-01-21T00:50:00Z">
        <w:r w:rsidRPr="00974A3B" w:rsidDel="00974A3B">
          <w:rPr>
            <w:rPrChange w:id="2046" w:author="Tin Trčak" w:date="2016-01-21T00:50:00Z">
              <w:rPr>
                <w:rStyle w:val="Hyperlink"/>
                <w:noProof/>
              </w:rPr>
            </w:rPrChange>
          </w:rPr>
          <w:delText>Slika 4.3</w:delText>
        </w:r>
        <w:r w:rsidRPr="00974A3B" w:rsidDel="00974A3B">
          <w:rPr>
            <w:rPrChange w:id="2047" w:author="Tin Trčak" w:date="2016-01-21T00:50:00Z">
              <w:rPr>
                <w:rStyle w:val="Hyperlink"/>
                <w:noProof/>
              </w:rPr>
            </w:rPrChange>
          </w:rPr>
          <w:noBreakHyphen/>
          <w:delText>16 Sekvencijski dijagram za UC17 i UC18 – UnosKomentara</w:delText>
        </w:r>
        <w:r w:rsidDel="00974A3B">
          <w:rPr>
            <w:noProof/>
            <w:webHidden/>
          </w:rPr>
          <w:tab/>
          <w:delText>39</w:delText>
        </w:r>
      </w:del>
    </w:p>
    <w:p w14:paraId="32F18CF2" w14:textId="77777777" w:rsidR="00CF1A1C" w:rsidDel="00974A3B" w:rsidRDefault="00CF1A1C">
      <w:pPr>
        <w:pStyle w:val="TableofFigures"/>
        <w:tabs>
          <w:tab w:val="right" w:leader="dot" w:pos="9062"/>
        </w:tabs>
        <w:rPr>
          <w:del w:id="2048" w:author="Tin Trčak" w:date="2016-01-21T00:50:00Z"/>
          <w:rFonts w:asciiTheme="minorHAnsi" w:eastAsiaTheme="minorEastAsia" w:hAnsiTheme="minorHAnsi" w:cstheme="minorBidi"/>
          <w:noProof/>
          <w:color w:val="auto"/>
          <w:sz w:val="22"/>
          <w:szCs w:val="22"/>
        </w:rPr>
      </w:pPr>
      <w:del w:id="2049" w:author="Tin Trčak" w:date="2016-01-21T00:50:00Z">
        <w:r w:rsidRPr="00974A3B" w:rsidDel="00974A3B">
          <w:rPr>
            <w:rPrChange w:id="2050" w:author="Tin Trčak" w:date="2016-01-21T00:50:00Z">
              <w:rPr>
                <w:rStyle w:val="Hyperlink"/>
                <w:noProof/>
              </w:rPr>
            </w:rPrChange>
          </w:rPr>
          <w:delText>Slika 4.3</w:delText>
        </w:r>
        <w:r w:rsidRPr="00974A3B" w:rsidDel="00974A3B">
          <w:rPr>
            <w:rPrChange w:id="2051" w:author="Tin Trčak" w:date="2016-01-21T00:50:00Z">
              <w:rPr>
                <w:rStyle w:val="Hyperlink"/>
                <w:noProof/>
              </w:rPr>
            </w:rPrChange>
          </w:rPr>
          <w:noBreakHyphen/>
          <w:delText>17 Sekvencijski dijagram za UC19 – PregledKontakata</w:delText>
        </w:r>
        <w:r w:rsidDel="00974A3B">
          <w:rPr>
            <w:noProof/>
            <w:webHidden/>
          </w:rPr>
          <w:tab/>
          <w:delText>40</w:delText>
        </w:r>
      </w:del>
    </w:p>
    <w:p w14:paraId="77B8F2B5" w14:textId="77777777" w:rsidR="00CF1A1C" w:rsidDel="00974A3B" w:rsidRDefault="00CF1A1C">
      <w:pPr>
        <w:pStyle w:val="TableofFigures"/>
        <w:tabs>
          <w:tab w:val="right" w:leader="dot" w:pos="9062"/>
        </w:tabs>
        <w:rPr>
          <w:del w:id="2052" w:author="Tin Trčak" w:date="2016-01-21T00:50:00Z"/>
          <w:rFonts w:asciiTheme="minorHAnsi" w:eastAsiaTheme="minorEastAsia" w:hAnsiTheme="minorHAnsi" w:cstheme="minorBidi"/>
          <w:noProof/>
          <w:color w:val="auto"/>
          <w:sz w:val="22"/>
          <w:szCs w:val="22"/>
        </w:rPr>
      </w:pPr>
      <w:del w:id="2053" w:author="Tin Trčak" w:date="2016-01-21T00:50:00Z">
        <w:r w:rsidRPr="00974A3B" w:rsidDel="00974A3B">
          <w:rPr>
            <w:rPrChange w:id="2054" w:author="Tin Trčak" w:date="2016-01-21T00:50:00Z">
              <w:rPr>
                <w:rStyle w:val="Hyperlink"/>
                <w:noProof/>
              </w:rPr>
            </w:rPrChange>
          </w:rPr>
          <w:delText>Slika 4.3</w:delText>
        </w:r>
        <w:r w:rsidRPr="00974A3B" w:rsidDel="00974A3B">
          <w:rPr>
            <w:rPrChange w:id="2055" w:author="Tin Trčak" w:date="2016-01-21T00:50:00Z">
              <w:rPr>
                <w:rStyle w:val="Hyperlink"/>
                <w:noProof/>
              </w:rPr>
            </w:rPrChange>
          </w:rPr>
          <w:noBreakHyphen/>
          <w:delText>18 Sekvencijski dijagram za UC20 – PregledAdminStranice</w:delText>
        </w:r>
        <w:r w:rsidDel="00974A3B">
          <w:rPr>
            <w:noProof/>
            <w:webHidden/>
          </w:rPr>
          <w:tab/>
          <w:delText>40</w:delText>
        </w:r>
      </w:del>
    </w:p>
    <w:p w14:paraId="0D43FEF2" w14:textId="77777777" w:rsidR="00CF1A1C" w:rsidDel="00974A3B" w:rsidRDefault="00CF1A1C">
      <w:pPr>
        <w:pStyle w:val="TableofFigures"/>
        <w:tabs>
          <w:tab w:val="right" w:leader="dot" w:pos="9062"/>
        </w:tabs>
        <w:rPr>
          <w:del w:id="2056" w:author="Tin Trčak" w:date="2016-01-21T00:50:00Z"/>
          <w:rFonts w:asciiTheme="minorHAnsi" w:eastAsiaTheme="minorEastAsia" w:hAnsiTheme="minorHAnsi" w:cstheme="minorBidi"/>
          <w:noProof/>
          <w:color w:val="auto"/>
          <w:sz w:val="22"/>
          <w:szCs w:val="22"/>
        </w:rPr>
      </w:pPr>
      <w:del w:id="2057" w:author="Tin Trčak" w:date="2016-01-21T00:50:00Z">
        <w:r w:rsidRPr="00974A3B" w:rsidDel="00974A3B">
          <w:rPr>
            <w:rPrChange w:id="2058" w:author="Tin Trčak" w:date="2016-01-21T00:50:00Z">
              <w:rPr>
                <w:rStyle w:val="Hyperlink"/>
                <w:noProof/>
              </w:rPr>
            </w:rPrChange>
          </w:rPr>
          <w:delText>Slika 4.3</w:delText>
        </w:r>
        <w:r w:rsidRPr="00974A3B" w:rsidDel="00974A3B">
          <w:rPr>
            <w:rPrChange w:id="2059" w:author="Tin Trčak" w:date="2016-01-21T00:50:00Z">
              <w:rPr>
                <w:rStyle w:val="Hyperlink"/>
                <w:noProof/>
              </w:rPr>
            </w:rPrChange>
          </w:rPr>
          <w:noBreakHyphen/>
          <w:delText>19 Sekvencijski dijagram za UC21 – PregledNarudžbi</w:delText>
        </w:r>
        <w:r w:rsidDel="00974A3B">
          <w:rPr>
            <w:noProof/>
            <w:webHidden/>
          </w:rPr>
          <w:tab/>
          <w:delText>41</w:delText>
        </w:r>
      </w:del>
    </w:p>
    <w:p w14:paraId="049840B1" w14:textId="77777777" w:rsidR="00CF1A1C" w:rsidDel="00974A3B" w:rsidRDefault="00CF1A1C">
      <w:pPr>
        <w:pStyle w:val="TableofFigures"/>
        <w:tabs>
          <w:tab w:val="right" w:leader="dot" w:pos="9062"/>
        </w:tabs>
        <w:rPr>
          <w:del w:id="2060" w:author="Tin Trčak" w:date="2016-01-21T00:50:00Z"/>
          <w:rFonts w:asciiTheme="minorHAnsi" w:eastAsiaTheme="minorEastAsia" w:hAnsiTheme="minorHAnsi" w:cstheme="minorBidi"/>
          <w:noProof/>
          <w:color w:val="auto"/>
          <w:sz w:val="22"/>
          <w:szCs w:val="22"/>
        </w:rPr>
      </w:pPr>
      <w:del w:id="2061" w:author="Tin Trčak" w:date="2016-01-21T00:50:00Z">
        <w:r w:rsidRPr="00974A3B" w:rsidDel="00974A3B">
          <w:rPr>
            <w:rPrChange w:id="2062" w:author="Tin Trčak" w:date="2016-01-21T00:50:00Z">
              <w:rPr>
                <w:rStyle w:val="Hyperlink"/>
                <w:noProof/>
              </w:rPr>
            </w:rPrChange>
          </w:rPr>
          <w:delText>Slika 4.3</w:delText>
        </w:r>
        <w:r w:rsidRPr="00974A3B" w:rsidDel="00974A3B">
          <w:rPr>
            <w:rPrChange w:id="2063" w:author="Tin Trčak" w:date="2016-01-21T00:50:00Z">
              <w:rPr>
                <w:rStyle w:val="Hyperlink"/>
                <w:noProof/>
              </w:rPr>
            </w:rPrChange>
          </w:rPr>
          <w:noBreakHyphen/>
          <w:delText>20 Sekvencijski dijagram za UC22 – PotvrdaZaprimljeneNarudžbe</w:delText>
        </w:r>
        <w:r w:rsidDel="00974A3B">
          <w:rPr>
            <w:noProof/>
            <w:webHidden/>
          </w:rPr>
          <w:tab/>
          <w:delText>41</w:delText>
        </w:r>
      </w:del>
    </w:p>
    <w:p w14:paraId="5FF6714F" w14:textId="77777777" w:rsidR="00CF1A1C" w:rsidDel="00974A3B" w:rsidRDefault="00CF1A1C">
      <w:pPr>
        <w:pStyle w:val="TableofFigures"/>
        <w:tabs>
          <w:tab w:val="right" w:leader="dot" w:pos="9062"/>
        </w:tabs>
        <w:rPr>
          <w:del w:id="2064" w:author="Tin Trčak" w:date="2016-01-21T00:50:00Z"/>
          <w:rFonts w:asciiTheme="minorHAnsi" w:eastAsiaTheme="minorEastAsia" w:hAnsiTheme="minorHAnsi" w:cstheme="minorBidi"/>
          <w:noProof/>
          <w:color w:val="auto"/>
          <w:sz w:val="22"/>
          <w:szCs w:val="22"/>
        </w:rPr>
      </w:pPr>
      <w:del w:id="2065" w:author="Tin Trčak" w:date="2016-01-21T00:50:00Z">
        <w:r w:rsidRPr="00974A3B" w:rsidDel="00974A3B">
          <w:rPr>
            <w:rPrChange w:id="2066" w:author="Tin Trčak" w:date="2016-01-21T00:50:00Z">
              <w:rPr>
                <w:rStyle w:val="Hyperlink"/>
                <w:noProof/>
              </w:rPr>
            </w:rPrChange>
          </w:rPr>
          <w:delText>Slika 4.3</w:delText>
        </w:r>
        <w:r w:rsidRPr="00974A3B" w:rsidDel="00974A3B">
          <w:rPr>
            <w:rPrChange w:id="2067" w:author="Tin Trčak" w:date="2016-01-21T00:50:00Z">
              <w:rPr>
                <w:rStyle w:val="Hyperlink"/>
                <w:noProof/>
              </w:rPr>
            </w:rPrChange>
          </w:rPr>
          <w:noBreakHyphen/>
          <w:delText>21 Sekvencijski dijagram za UC23 – OdbijanjeNarudžbe</w:delText>
        </w:r>
        <w:r w:rsidDel="00974A3B">
          <w:rPr>
            <w:noProof/>
            <w:webHidden/>
          </w:rPr>
          <w:tab/>
          <w:delText>42</w:delText>
        </w:r>
      </w:del>
    </w:p>
    <w:p w14:paraId="0C65C795" w14:textId="77777777" w:rsidR="00CF1A1C" w:rsidDel="00974A3B" w:rsidRDefault="00CF1A1C">
      <w:pPr>
        <w:pStyle w:val="TableofFigures"/>
        <w:tabs>
          <w:tab w:val="right" w:leader="dot" w:pos="9062"/>
        </w:tabs>
        <w:rPr>
          <w:del w:id="2068" w:author="Tin Trčak" w:date="2016-01-21T00:50:00Z"/>
          <w:rFonts w:asciiTheme="minorHAnsi" w:eastAsiaTheme="minorEastAsia" w:hAnsiTheme="minorHAnsi" w:cstheme="minorBidi"/>
          <w:noProof/>
          <w:color w:val="auto"/>
          <w:sz w:val="22"/>
          <w:szCs w:val="22"/>
        </w:rPr>
      </w:pPr>
      <w:del w:id="2069" w:author="Tin Trčak" w:date="2016-01-21T00:50:00Z">
        <w:r w:rsidRPr="00974A3B" w:rsidDel="00974A3B">
          <w:rPr>
            <w:rPrChange w:id="2070" w:author="Tin Trčak" w:date="2016-01-21T00:50:00Z">
              <w:rPr>
                <w:rStyle w:val="Hyperlink"/>
                <w:noProof/>
              </w:rPr>
            </w:rPrChange>
          </w:rPr>
          <w:delText>Slika 4.3</w:delText>
        </w:r>
        <w:r w:rsidRPr="00974A3B" w:rsidDel="00974A3B">
          <w:rPr>
            <w:rPrChange w:id="2071" w:author="Tin Trčak" w:date="2016-01-21T00:50:00Z">
              <w:rPr>
                <w:rStyle w:val="Hyperlink"/>
                <w:noProof/>
              </w:rPr>
            </w:rPrChange>
          </w:rPr>
          <w:noBreakHyphen/>
          <w:delText>22 Sekvencijski dijagram za UC24 – DodajJelo</w:delText>
        </w:r>
        <w:r w:rsidDel="00974A3B">
          <w:rPr>
            <w:noProof/>
            <w:webHidden/>
          </w:rPr>
          <w:tab/>
          <w:delText>42</w:delText>
        </w:r>
      </w:del>
    </w:p>
    <w:p w14:paraId="37A6577A" w14:textId="77777777" w:rsidR="00CF1A1C" w:rsidDel="00974A3B" w:rsidRDefault="00CF1A1C">
      <w:pPr>
        <w:pStyle w:val="TableofFigures"/>
        <w:tabs>
          <w:tab w:val="right" w:leader="dot" w:pos="9062"/>
        </w:tabs>
        <w:rPr>
          <w:del w:id="2072" w:author="Tin Trčak" w:date="2016-01-21T00:50:00Z"/>
          <w:rFonts w:asciiTheme="minorHAnsi" w:eastAsiaTheme="minorEastAsia" w:hAnsiTheme="minorHAnsi" w:cstheme="minorBidi"/>
          <w:noProof/>
          <w:color w:val="auto"/>
          <w:sz w:val="22"/>
          <w:szCs w:val="22"/>
        </w:rPr>
      </w:pPr>
      <w:del w:id="2073" w:author="Tin Trčak" w:date="2016-01-21T00:50:00Z">
        <w:r w:rsidRPr="00974A3B" w:rsidDel="00974A3B">
          <w:rPr>
            <w:rPrChange w:id="2074" w:author="Tin Trčak" w:date="2016-01-21T00:50:00Z">
              <w:rPr>
                <w:rStyle w:val="Hyperlink"/>
                <w:noProof/>
              </w:rPr>
            </w:rPrChange>
          </w:rPr>
          <w:delText>Slika 4.3</w:delText>
        </w:r>
        <w:r w:rsidRPr="00974A3B" w:rsidDel="00974A3B">
          <w:rPr>
            <w:rPrChange w:id="2075" w:author="Tin Trčak" w:date="2016-01-21T00:50:00Z">
              <w:rPr>
                <w:rStyle w:val="Hyperlink"/>
                <w:noProof/>
              </w:rPr>
            </w:rPrChange>
          </w:rPr>
          <w:noBreakHyphen/>
          <w:delText>23 Sekvencijski dijagram za UC25 – UrediJelo</w:delText>
        </w:r>
        <w:r w:rsidDel="00974A3B">
          <w:rPr>
            <w:noProof/>
            <w:webHidden/>
          </w:rPr>
          <w:tab/>
          <w:delText>43</w:delText>
        </w:r>
      </w:del>
    </w:p>
    <w:p w14:paraId="0376AD94" w14:textId="77777777" w:rsidR="00CF1A1C" w:rsidDel="00974A3B" w:rsidRDefault="00CF1A1C">
      <w:pPr>
        <w:pStyle w:val="TableofFigures"/>
        <w:tabs>
          <w:tab w:val="right" w:leader="dot" w:pos="9062"/>
        </w:tabs>
        <w:rPr>
          <w:del w:id="2076" w:author="Tin Trčak" w:date="2016-01-21T00:50:00Z"/>
          <w:rFonts w:asciiTheme="minorHAnsi" w:eastAsiaTheme="minorEastAsia" w:hAnsiTheme="minorHAnsi" w:cstheme="minorBidi"/>
          <w:noProof/>
          <w:color w:val="auto"/>
          <w:sz w:val="22"/>
          <w:szCs w:val="22"/>
        </w:rPr>
      </w:pPr>
      <w:del w:id="2077" w:author="Tin Trčak" w:date="2016-01-21T00:50:00Z">
        <w:r w:rsidRPr="00974A3B" w:rsidDel="00974A3B">
          <w:rPr>
            <w:rPrChange w:id="2078" w:author="Tin Trčak" w:date="2016-01-21T00:50:00Z">
              <w:rPr>
                <w:rStyle w:val="Hyperlink"/>
                <w:noProof/>
              </w:rPr>
            </w:rPrChange>
          </w:rPr>
          <w:delText>Slika 4.3</w:delText>
        </w:r>
        <w:r w:rsidRPr="00974A3B" w:rsidDel="00974A3B">
          <w:rPr>
            <w:rPrChange w:id="2079" w:author="Tin Trčak" w:date="2016-01-21T00:50:00Z">
              <w:rPr>
                <w:rStyle w:val="Hyperlink"/>
                <w:noProof/>
              </w:rPr>
            </w:rPrChange>
          </w:rPr>
          <w:noBreakHyphen/>
          <w:delText>24 Sekvencijski dijagram za UC26 – ObrišiJelo</w:delText>
        </w:r>
        <w:r w:rsidDel="00974A3B">
          <w:rPr>
            <w:noProof/>
            <w:webHidden/>
          </w:rPr>
          <w:tab/>
          <w:delText>43</w:delText>
        </w:r>
      </w:del>
    </w:p>
    <w:p w14:paraId="7AEDBA76" w14:textId="77777777" w:rsidR="00CF1A1C" w:rsidDel="00974A3B" w:rsidRDefault="00CF1A1C">
      <w:pPr>
        <w:pStyle w:val="TableofFigures"/>
        <w:tabs>
          <w:tab w:val="right" w:leader="dot" w:pos="9062"/>
        </w:tabs>
        <w:rPr>
          <w:del w:id="2080" w:author="Tin Trčak" w:date="2016-01-21T00:50:00Z"/>
          <w:rFonts w:asciiTheme="minorHAnsi" w:eastAsiaTheme="minorEastAsia" w:hAnsiTheme="minorHAnsi" w:cstheme="minorBidi"/>
          <w:noProof/>
          <w:color w:val="auto"/>
          <w:sz w:val="22"/>
          <w:szCs w:val="22"/>
        </w:rPr>
      </w:pPr>
      <w:del w:id="2081" w:author="Tin Trčak" w:date="2016-01-21T00:50:00Z">
        <w:r w:rsidRPr="00974A3B" w:rsidDel="00974A3B">
          <w:rPr>
            <w:rPrChange w:id="2082" w:author="Tin Trčak" w:date="2016-01-21T00:50:00Z">
              <w:rPr>
                <w:rStyle w:val="Hyperlink"/>
                <w:noProof/>
              </w:rPr>
            </w:rPrChange>
          </w:rPr>
          <w:delText>Slika 4.3</w:delText>
        </w:r>
        <w:r w:rsidRPr="00974A3B" w:rsidDel="00974A3B">
          <w:rPr>
            <w:rPrChange w:id="2083" w:author="Tin Trčak" w:date="2016-01-21T00:50:00Z">
              <w:rPr>
                <w:rStyle w:val="Hyperlink"/>
                <w:noProof/>
              </w:rPr>
            </w:rPrChange>
          </w:rPr>
          <w:noBreakHyphen/>
          <w:delText>25 Sekvencijski dijagram za UC27 – DodajKategoriju</w:delText>
        </w:r>
        <w:r w:rsidDel="00974A3B">
          <w:rPr>
            <w:noProof/>
            <w:webHidden/>
          </w:rPr>
          <w:tab/>
          <w:delText>44</w:delText>
        </w:r>
      </w:del>
    </w:p>
    <w:p w14:paraId="0D174DD0" w14:textId="77777777" w:rsidR="00CF1A1C" w:rsidDel="00974A3B" w:rsidRDefault="00CF1A1C">
      <w:pPr>
        <w:pStyle w:val="TableofFigures"/>
        <w:tabs>
          <w:tab w:val="right" w:leader="dot" w:pos="9062"/>
        </w:tabs>
        <w:rPr>
          <w:del w:id="2084" w:author="Tin Trčak" w:date="2016-01-21T00:50:00Z"/>
          <w:rFonts w:asciiTheme="minorHAnsi" w:eastAsiaTheme="minorEastAsia" w:hAnsiTheme="minorHAnsi" w:cstheme="minorBidi"/>
          <w:noProof/>
          <w:color w:val="auto"/>
          <w:sz w:val="22"/>
          <w:szCs w:val="22"/>
        </w:rPr>
      </w:pPr>
      <w:del w:id="2085" w:author="Tin Trčak" w:date="2016-01-21T00:50:00Z">
        <w:r w:rsidRPr="00974A3B" w:rsidDel="00974A3B">
          <w:rPr>
            <w:rPrChange w:id="2086" w:author="Tin Trčak" w:date="2016-01-21T00:50:00Z">
              <w:rPr>
                <w:rStyle w:val="Hyperlink"/>
                <w:noProof/>
              </w:rPr>
            </w:rPrChange>
          </w:rPr>
          <w:delText>Slika 4.3</w:delText>
        </w:r>
        <w:r w:rsidRPr="00974A3B" w:rsidDel="00974A3B">
          <w:rPr>
            <w:rPrChange w:id="2087" w:author="Tin Trčak" w:date="2016-01-21T00:50:00Z">
              <w:rPr>
                <w:rStyle w:val="Hyperlink"/>
                <w:noProof/>
              </w:rPr>
            </w:rPrChange>
          </w:rPr>
          <w:noBreakHyphen/>
          <w:delText>26 Sekvencijski dijagram za UC28 – ObrišiKategoriju</w:delText>
        </w:r>
        <w:r w:rsidDel="00974A3B">
          <w:rPr>
            <w:noProof/>
            <w:webHidden/>
          </w:rPr>
          <w:tab/>
          <w:delText>44</w:delText>
        </w:r>
      </w:del>
    </w:p>
    <w:p w14:paraId="5210CB4D" w14:textId="77777777" w:rsidR="00CF1A1C" w:rsidDel="00974A3B" w:rsidRDefault="00CF1A1C">
      <w:pPr>
        <w:pStyle w:val="TableofFigures"/>
        <w:tabs>
          <w:tab w:val="right" w:leader="dot" w:pos="9062"/>
        </w:tabs>
        <w:rPr>
          <w:del w:id="2088" w:author="Tin Trčak" w:date="2016-01-21T00:50:00Z"/>
          <w:rFonts w:asciiTheme="minorHAnsi" w:eastAsiaTheme="minorEastAsia" w:hAnsiTheme="minorHAnsi" w:cstheme="minorBidi"/>
          <w:noProof/>
          <w:color w:val="auto"/>
          <w:sz w:val="22"/>
          <w:szCs w:val="22"/>
        </w:rPr>
      </w:pPr>
      <w:del w:id="2089" w:author="Tin Trčak" w:date="2016-01-21T00:50:00Z">
        <w:r w:rsidRPr="00974A3B" w:rsidDel="00974A3B">
          <w:rPr>
            <w:rPrChange w:id="2090" w:author="Tin Trčak" w:date="2016-01-21T00:50:00Z">
              <w:rPr>
                <w:rStyle w:val="Hyperlink"/>
                <w:noProof/>
              </w:rPr>
            </w:rPrChange>
          </w:rPr>
          <w:delText>Slika 4.3</w:delText>
        </w:r>
        <w:r w:rsidRPr="00974A3B" w:rsidDel="00974A3B">
          <w:rPr>
            <w:rPrChange w:id="2091" w:author="Tin Trčak" w:date="2016-01-21T00:50:00Z">
              <w:rPr>
                <w:rStyle w:val="Hyperlink"/>
                <w:noProof/>
              </w:rPr>
            </w:rPrChange>
          </w:rPr>
          <w:noBreakHyphen/>
          <w:delText>27 Sekvencijski dijagram za UC29 – AnalizaNarudžbi</w:delText>
        </w:r>
        <w:r w:rsidDel="00974A3B">
          <w:rPr>
            <w:noProof/>
            <w:webHidden/>
          </w:rPr>
          <w:tab/>
          <w:delText>45</w:delText>
        </w:r>
      </w:del>
    </w:p>
    <w:p w14:paraId="69541F4A" w14:textId="77777777" w:rsidR="00CF1A1C" w:rsidDel="00974A3B" w:rsidRDefault="00CF1A1C">
      <w:pPr>
        <w:pStyle w:val="TableofFigures"/>
        <w:tabs>
          <w:tab w:val="right" w:leader="dot" w:pos="9062"/>
        </w:tabs>
        <w:rPr>
          <w:del w:id="2092" w:author="Tin Trčak" w:date="2016-01-21T00:50:00Z"/>
          <w:rFonts w:asciiTheme="minorHAnsi" w:eastAsiaTheme="minorEastAsia" w:hAnsiTheme="minorHAnsi" w:cstheme="minorBidi"/>
          <w:noProof/>
          <w:color w:val="auto"/>
          <w:sz w:val="22"/>
          <w:szCs w:val="22"/>
        </w:rPr>
      </w:pPr>
      <w:del w:id="2093" w:author="Tin Trčak" w:date="2016-01-21T00:50:00Z">
        <w:r w:rsidRPr="00974A3B" w:rsidDel="00974A3B">
          <w:rPr>
            <w:rPrChange w:id="2094" w:author="Tin Trčak" w:date="2016-01-21T00:50:00Z">
              <w:rPr>
                <w:rStyle w:val="Hyperlink"/>
                <w:noProof/>
              </w:rPr>
            </w:rPrChange>
          </w:rPr>
          <w:delText>Slika 4.3</w:delText>
        </w:r>
        <w:r w:rsidRPr="00974A3B" w:rsidDel="00974A3B">
          <w:rPr>
            <w:rPrChange w:id="2095" w:author="Tin Trčak" w:date="2016-01-21T00:50:00Z">
              <w:rPr>
                <w:rStyle w:val="Hyperlink"/>
                <w:noProof/>
              </w:rPr>
            </w:rPrChange>
          </w:rPr>
          <w:noBreakHyphen/>
          <w:delText>28 Sekvencijski dijagram za UC30 – PromjenaPodatakaZaRestoran</w:delText>
        </w:r>
        <w:r w:rsidDel="00974A3B">
          <w:rPr>
            <w:noProof/>
            <w:webHidden/>
          </w:rPr>
          <w:tab/>
          <w:delText>45</w:delText>
        </w:r>
      </w:del>
    </w:p>
    <w:p w14:paraId="5B413D50" w14:textId="77777777" w:rsidR="00CF1A1C" w:rsidDel="00974A3B" w:rsidRDefault="00CF1A1C">
      <w:pPr>
        <w:pStyle w:val="TableofFigures"/>
        <w:tabs>
          <w:tab w:val="right" w:leader="dot" w:pos="9062"/>
        </w:tabs>
        <w:rPr>
          <w:del w:id="2096" w:author="Tin Trčak" w:date="2016-01-21T00:50:00Z"/>
          <w:rFonts w:asciiTheme="minorHAnsi" w:eastAsiaTheme="minorEastAsia" w:hAnsiTheme="minorHAnsi" w:cstheme="minorBidi"/>
          <w:noProof/>
          <w:color w:val="auto"/>
          <w:sz w:val="22"/>
          <w:szCs w:val="22"/>
        </w:rPr>
      </w:pPr>
      <w:del w:id="2097" w:author="Tin Trčak" w:date="2016-01-21T00:50:00Z">
        <w:r w:rsidRPr="00974A3B" w:rsidDel="00974A3B">
          <w:rPr>
            <w:rPrChange w:id="2098" w:author="Tin Trčak" w:date="2016-01-21T00:50:00Z">
              <w:rPr>
                <w:rStyle w:val="Hyperlink"/>
                <w:noProof/>
              </w:rPr>
            </w:rPrChange>
          </w:rPr>
          <w:delText>Slika 4.3</w:delText>
        </w:r>
        <w:r w:rsidRPr="00974A3B" w:rsidDel="00974A3B">
          <w:rPr>
            <w:rPrChange w:id="2099" w:author="Tin Trčak" w:date="2016-01-21T00:50:00Z">
              <w:rPr>
                <w:rStyle w:val="Hyperlink"/>
                <w:noProof/>
              </w:rPr>
            </w:rPrChange>
          </w:rPr>
          <w:noBreakHyphen/>
          <w:delText>29 Sekvencijski dijagram za UC31 – SnimanjeNarudžbe</w:delText>
        </w:r>
        <w:r w:rsidDel="00974A3B">
          <w:rPr>
            <w:noProof/>
            <w:webHidden/>
          </w:rPr>
          <w:tab/>
          <w:delText>46</w:delText>
        </w:r>
      </w:del>
    </w:p>
    <w:p w14:paraId="70DA0153" w14:textId="77777777" w:rsidR="00CF1A1C" w:rsidDel="00974A3B" w:rsidRDefault="00CF1A1C">
      <w:pPr>
        <w:pStyle w:val="TableofFigures"/>
        <w:tabs>
          <w:tab w:val="right" w:leader="dot" w:pos="9062"/>
        </w:tabs>
        <w:rPr>
          <w:del w:id="2100" w:author="Tin Trčak" w:date="2016-01-21T00:50:00Z"/>
          <w:rFonts w:asciiTheme="minorHAnsi" w:eastAsiaTheme="minorEastAsia" w:hAnsiTheme="minorHAnsi" w:cstheme="minorBidi"/>
          <w:noProof/>
          <w:color w:val="auto"/>
          <w:sz w:val="22"/>
          <w:szCs w:val="22"/>
        </w:rPr>
      </w:pPr>
      <w:del w:id="2101" w:author="Tin Trčak" w:date="2016-01-21T00:50:00Z">
        <w:r w:rsidRPr="00974A3B" w:rsidDel="00974A3B">
          <w:rPr>
            <w:rPrChange w:id="2102" w:author="Tin Trčak" w:date="2016-01-21T00:50:00Z">
              <w:rPr>
                <w:rStyle w:val="Hyperlink"/>
                <w:noProof/>
              </w:rPr>
            </w:rPrChange>
          </w:rPr>
          <w:delText>Slika 6.1</w:delText>
        </w:r>
        <w:r w:rsidRPr="00974A3B" w:rsidDel="00974A3B">
          <w:rPr>
            <w:rPrChange w:id="2103" w:author="Tin Trčak" w:date="2016-01-21T00:50:00Z">
              <w:rPr>
                <w:rStyle w:val="Hyperlink"/>
                <w:noProof/>
              </w:rPr>
            </w:rPrChange>
          </w:rPr>
          <w:noBreakHyphen/>
          <w:delText>1 Arhitektura sustava</w:delText>
        </w:r>
        <w:r w:rsidDel="00974A3B">
          <w:rPr>
            <w:noProof/>
            <w:webHidden/>
          </w:rPr>
          <w:tab/>
          <w:delText>48</w:delText>
        </w:r>
      </w:del>
    </w:p>
    <w:p w14:paraId="7671B021" w14:textId="77777777" w:rsidR="00CF1A1C" w:rsidDel="00974A3B" w:rsidRDefault="00CF1A1C">
      <w:pPr>
        <w:pStyle w:val="TableofFigures"/>
        <w:tabs>
          <w:tab w:val="right" w:leader="dot" w:pos="9062"/>
        </w:tabs>
        <w:rPr>
          <w:del w:id="2104" w:author="Tin Trčak" w:date="2016-01-21T00:50:00Z"/>
          <w:rFonts w:asciiTheme="minorHAnsi" w:eastAsiaTheme="minorEastAsia" w:hAnsiTheme="minorHAnsi" w:cstheme="minorBidi"/>
          <w:noProof/>
          <w:color w:val="auto"/>
          <w:sz w:val="22"/>
          <w:szCs w:val="22"/>
        </w:rPr>
      </w:pPr>
      <w:del w:id="2105" w:author="Tin Trčak" w:date="2016-01-21T00:50:00Z">
        <w:r w:rsidRPr="00974A3B" w:rsidDel="00974A3B">
          <w:rPr>
            <w:rPrChange w:id="2106" w:author="Tin Trčak" w:date="2016-01-21T00:50:00Z">
              <w:rPr>
                <w:rStyle w:val="Hyperlink"/>
                <w:noProof/>
              </w:rPr>
            </w:rPrChange>
          </w:rPr>
          <w:delText>Slika 6.1</w:delText>
        </w:r>
        <w:r w:rsidRPr="00974A3B" w:rsidDel="00974A3B">
          <w:rPr>
            <w:rPrChange w:id="2107" w:author="Tin Trčak" w:date="2016-01-21T00:50:00Z">
              <w:rPr>
                <w:rStyle w:val="Hyperlink"/>
                <w:noProof/>
              </w:rPr>
            </w:rPrChange>
          </w:rPr>
          <w:noBreakHyphen/>
          <w:delText>2 MVC obrazac</w:delText>
        </w:r>
        <w:r w:rsidDel="00974A3B">
          <w:rPr>
            <w:noProof/>
            <w:webHidden/>
          </w:rPr>
          <w:tab/>
          <w:delText>49</w:delText>
        </w:r>
      </w:del>
    </w:p>
    <w:p w14:paraId="027EE03F" w14:textId="77777777" w:rsidR="00CF1A1C" w:rsidDel="00974A3B" w:rsidRDefault="00CF1A1C">
      <w:pPr>
        <w:pStyle w:val="TableofFigures"/>
        <w:tabs>
          <w:tab w:val="right" w:leader="dot" w:pos="9062"/>
        </w:tabs>
        <w:rPr>
          <w:del w:id="2108" w:author="Tin Trčak" w:date="2016-01-21T00:50:00Z"/>
          <w:rFonts w:asciiTheme="minorHAnsi" w:eastAsiaTheme="minorEastAsia" w:hAnsiTheme="minorHAnsi" w:cstheme="minorBidi"/>
          <w:noProof/>
          <w:color w:val="auto"/>
          <w:sz w:val="22"/>
          <w:szCs w:val="22"/>
        </w:rPr>
      </w:pPr>
      <w:del w:id="2109" w:author="Tin Trčak" w:date="2016-01-21T00:50:00Z">
        <w:r w:rsidRPr="00974A3B" w:rsidDel="00974A3B">
          <w:rPr>
            <w:rPrChange w:id="2110" w:author="Tin Trčak" w:date="2016-01-21T00:50:00Z">
              <w:rPr>
                <w:rStyle w:val="Hyperlink"/>
                <w:noProof/>
              </w:rPr>
            </w:rPrChange>
          </w:rPr>
          <w:delText>Slika 6.1</w:delText>
        </w:r>
        <w:r w:rsidRPr="00974A3B" w:rsidDel="00974A3B">
          <w:rPr>
            <w:rPrChange w:id="2111" w:author="Tin Trčak" w:date="2016-01-21T00:50:00Z">
              <w:rPr>
                <w:rStyle w:val="Hyperlink"/>
                <w:noProof/>
              </w:rPr>
            </w:rPrChange>
          </w:rPr>
          <w:noBreakHyphen/>
          <w:delText>3 ER model baze podataka</w:delText>
        </w:r>
        <w:r w:rsidDel="00974A3B">
          <w:rPr>
            <w:noProof/>
            <w:webHidden/>
          </w:rPr>
          <w:tab/>
          <w:delText>53</w:delText>
        </w:r>
      </w:del>
    </w:p>
    <w:p w14:paraId="586D86E9" w14:textId="77777777" w:rsidR="00CF1A1C" w:rsidDel="00974A3B" w:rsidRDefault="00CF1A1C">
      <w:pPr>
        <w:pStyle w:val="TableofFigures"/>
        <w:tabs>
          <w:tab w:val="right" w:leader="dot" w:pos="9062"/>
        </w:tabs>
        <w:rPr>
          <w:del w:id="2112" w:author="Tin Trčak" w:date="2016-01-21T00:50:00Z"/>
          <w:rFonts w:asciiTheme="minorHAnsi" w:eastAsiaTheme="minorEastAsia" w:hAnsiTheme="minorHAnsi" w:cstheme="minorBidi"/>
          <w:noProof/>
          <w:color w:val="auto"/>
          <w:sz w:val="22"/>
          <w:szCs w:val="22"/>
        </w:rPr>
      </w:pPr>
      <w:del w:id="2113" w:author="Tin Trčak" w:date="2016-01-21T00:50:00Z">
        <w:r w:rsidRPr="00974A3B" w:rsidDel="00974A3B">
          <w:rPr>
            <w:rPrChange w:id="2114" w:author="Tin Trčak" w:date="2016-01-21T00:50:00Z">
              <w:rPr>
                <w:rStyle w:val="Hyperlink"/>
                <w:noProof/>
              </w:rPr>
            </w:rPrChange>
          </w:rPr>
          <w:delText>Slika 6.2</w:delText>
        </w:r>
        <w:r w:rsidRPr="00974A3B" w:rsidDel="00974A3B">
          <w:rPr>
            <w:rPrChange w:id="2115" w:author="Tin Trčak" w:date="2016-01-21T00:50:00Z">
              <w:rPr>
                <w:rStyle w:val="Hyperlink"/>
                <w:noProof/>
              </w:rPr>
            </w:rPrChange>
          </w:rPr>
          <w:noBreakHyphen/>
          <w:delText>1 Dijagram razreda</w:delText>
        </w:r>
        <w:r w:rsidDel="00974A3B">
          <w:rPr>
            <w:noProof/>
            <w:webHidden/>
          </w:rPr>
          <w:tab/>
          <w:delText>55</w:delText>
        </w:r>
      </w:del>
    </w:p>
    <w:p w14:paraId="7CDD710F" w14:textId="77777777" w:rsidR="00CF1A1C" w:rsidDel="00974A3B" w:rsidRDefault="00CF1A1C">
      <w:pPr>
        <w:pStyle w:val="TableofFigures"/>
        <w:tabs>
          <w:tab w:val="right" w:leader="dot" w:pos="9062"/>
        </w:tabs>
        <w:rPr>
          <w:del w:id="2116" w:author="Tin Trčak" w:date="2016-01-21T00:50:00Z"/>
          <w:rFonts w:asciiTheme="minorHAnsi" w:eastAsiaTheme="minorEastAsia" w:hAnsiTheme="minorHAnsi" w:cstheme="minorBidi"/>
          <w:noProof/>
          <w:color w:val="auto"/>
          <w:sz w:val="22"/>
          <w:szCs w:val="22"/>
        </w:rPr>
      </w:pPr>
      <w:del w:id="2117" w:author="Tin Trčak" w:date="2016-01-21T00:50:00Z">
        <w:r w:rsidRPr="00974A3B" w:rsidDel="00974A3B">
          <w:rPr>
            <w:rPrChange w:id="2118" w:author="Tin Trčak" w:date="2016-01-21T00:50:00Z">
              <w:rPr>
                <w:rStyle w:val="Hyperlink"/>
                <w:noProof/>
              </w:rPr>
            </w:rPrChange>
          </w:rPr>
          <w:delText>Slika 6.3</w:delText>
        </w:r>
        <w:r w:rsidRPr="00974A3B" w:rsidDel="00974A3B">
          <w:rPr>
            <w:rPrChange w:id="2119" w:author="Tin Trčak" w:date="2016-01-21T00:50:00Z">
              <w:rPr>
                <w:rStyle w:val="Hyperlink"/>
                <w:noProof/>
              </w:rPr>
            </w:rPrChange>
          </w:rPr>
          <w:noBreakHyphen/>
          <w:delText>1 Dijagram objekata</w:delText>
        </w:r>
        <w:r w:rsidDel="00974A3B">
          <w:rPr>
            <w:noProof/>
            <w:webHidden/>
          </w:rPr>
          <w:tab/>
          <w:delText>56</w:delText>
        </w:r>
      </w:del>
    </w:p>
    <w:p w14:paraId="56474A2E" w14:textId="77777777" w:rsidR="00CF1A1C" w:rsidDel="00974A3B" w:rsidRDefault="00CF1A1C">
      <w:pPr>
        <w:pStyle w:val="TableofFigures"/>
        <w:tabs>
          <w:tab w:val="right" w:leader="dot" w:pos="9062"/>
        </w:tabs>
        <w:rPr>
          <w:del w:id="2120" w:author="Tin Trčak" w:date="2016-01-21T00:50:00Z"/>
          <w:rFonts w:asciiTheme="minorHAnsi" w:eastAsiaTheme="minorEastAsia" w:hAnsiTheme="minorHAnsi" w:cstheme="minorBidi"/>
          <w:noProof/>
          <w:color w:val="auto"/>
          <w:sz w:val="22"/>
          <w:szCs w:val="22"/>
        </w:rPr>
      </w:pPr>
      <w:del w:id="2121" w:author="Tin Trčak" w:date="2016-01-21T00:50:00Z">
        <w:r w:rsidRPr="00974A3B" w:rsidDel="00974A3B">
          <w:rPr>
            <w:rPrChange w:id="2122" w:author="Tin Trčak" w:date="2016-01-21T00:50:00Z">
              <w:rPr>
                <w:rStyle w:val="Hyperlink"/>
                <w:noProof/>
              </w:rPr>
            </w:rPrChange>
          </w:rPr>
          <w:delText>Slika 6.4</w:delText>
        </w:r>
        <w:r w:rsidRPr="00974A3B" w:rsidDel="00974A3B">
          <w:rPr>
            <w:rPrChange w:id="2123" w:author="Tin Trčak" w:date="2016-01-21T00:50:00Z">
              <w:rPr>
                <w:rStyle w:val="Hyperlink"/>
                <w:noProof/>
              </w:rPr>
            </w:rPrChange>
          </w:rPr>
          <w:noBreakHyphen/>
          <w:delText>1 Komunikacijski dijagram dodavanja jela u košaricu</w:delText>
        </w:r>
        <w:r w:rsidDel="00974A3B">
          <w:rPr>
            <w:noProof/>
            <w:webHidden/>
          </w:rPr>
          <w:tab/>
          <w:delText>57</w:delText>
        </w:r>
      </w:del>
    </w:p>
    <w:p w14:paraId="07F598C3" w14:textId="77777777" w:rsidR="00CF1A1C" w:rsidDel="00974A3B" w:rsidRDefault="00CF1A1C">
      <w:pPr>
        <w:pStyle w:val="TableofFigures"/>
        <w:tabs>
          <w:tab w:val="right" w:leader="dot" w:pos="9062"/>
        </w:tabs>
        <w:rPr>
          <w:del w:id="2124" w:author="Tin Trčak" w:date="2016-01-21T00:50:00Z"/>
          <w:rFonts w:asciiTheme="minorHAnsi" w:eastAsiaTheme="minorEastAsia" w:hAnsiTheme="minorHAnsi" w:cstheme="minorBidi"/>
          <w:noProof/>
          <w:color w:val="auto"/>
          <w:sz w:val="22"/>
          <w:szCs w:val="22"/>
        </w:rPr>
      </w:pPr>
      <w:del w:id="2125" w:author="Tin Trčak" w:date="2016-01-21T00:50:00Z">
        <w:r w:rsidRPr="00974A3B" w:rsidDel="00974A3B">
          <w:rPr>
            <w:rPrChange w:id="2126" w:author="Tin Trčak" w:date="2016-01-21T00:50:00Z">
              <w:rPr>
                <w:rStyle w:val="Hyperlink"/>
                <w:noProof/>
              </w:rPr>
            </w:rPrChange>
          </w:rPr>
          <w:delText>Slika 6.4</w:delText>
        </w:r>
        <w:r w:rsidRPr="00974A3B" w:rsidDel="00974A3B">
          <w:rPr>
            <w:rPrChange w:id="2127" w:author="Tin Trčak" w:date="2016-01-21T00:50:00Z">
              <w:rPr>
                <w:rStyle w:val="Hyperlink"/>
                <w:noProof/>
              </w:rPr>
            </w:rPrChange>
          </w:rPr>
          <w:noBreakHyphen/>
          <w:delText>2 Komunikacijski dijagram naručivanja i potvrde jela</w:delText>
        </w:r>
        <w:r w:rsidDel="00974A3B">
          <w:rPr>
            <w:noProof/>
            <w:webHidden/>
          </w:rPr>
          <w:tab/>
          <w:delText>58</w:delText>
        </w:r>
      </w:del>
    </w:p>
    <w:p w14:paraId="73F22057" w14:textId="77777777" w:rsidR="00CF1A1C" w:rsidDel="00974A3B" w:rsidRDefault="00CF1A1C">
      <w:pPr>
        <w:pStyle w:val="TableofFigures"/>
        <w:tabs>
          <w:tab w:val="right" w:leader="dot" w:pos="9062"/>
        </w:tabs>
        <w:rPr>
          <w:del w:id="2128" w:author="Tin Trčak" w:date="2016-01-21T00:50:00Z"/>
          <w:rFonts w:asciiTheme="minorHAnsi" w:eastAsiaTheme="minorEastAsia" w:hAnsiTheme="minorHAnsi" w:cstheme="minorBidi"/>
          <w:noProof/>
          <w:color w:val="auto"/>
          <w:sz w:val="22"/>
          <w:szCs w:val="22"/>
        </w:rPr>
      </w:pPr>
      <w:del w:id="2129" w:author="Tin Trčak" w:date="2016-01-21T00:50:00Z">
        <w:r w:rsidRPr="00974A3B" w:rsidDel="00974A3B">
          <w:rPr>
            <w:rPrChange w:id="2130" w:author="Tin Trčak" w:date="2016-01-21T00:50:00Z">
              <w:rPr>
                <w:rStyle w:val="Hyperlink"/>
                <w:noProof/>
              </w:rPr>
            </w:rPrChange>
          </w:rPr>
          <w:delText>Slika 6.4</w:delText>
        </w:r>
        <w:r w:rsidRPr="00974A3B" w:rsidDel="00974A3B">
          <w:rPr>
            <w:rPrChange w:id="2131" w:author="Tin Trčak" w:date="2016-01-21T00:50:00Z">
              <w:rPr>
                <w:rStyle w:val="Hyperlink"/>
                <w:noProof/>
              </w:rPr>
            </w:rPrChange>
          </w:rPr>
          <w:noBreakHyphen/>
          <w:delText>3 Dijagram stanja</w:delText>
        </w:r>
        <w:r w:rsidDel="00974A3B">
          <w:rPr>
            <w:noProof/>
            <w:webHidden/>
          </w:rPr>
          <w:tab/>
          <w:delText>60</w:delText>
        </w:r>
      </w:del>
    </w:p>
    <w:p w14:paraId="2ACFAFF4" w14:textId="77777777" w:rsidR="00CF1A1C" w:rsidDel="00974A3B" w:rsidRDefault="00CF1A1C">
      <w:pPr>
        <w:pStyle w:val="TableofFigures"/>
        <w:tabs>
          <w:tab w:val="right" w:leader="dot" w:pos="9062"/>
        </w:tabs>
        <w:rPr>
          <w:del w:id="2132" w:author="Tin Trčak" w:date="2016-01-21T00:50:00Z"/>
          <w:rFonts w:asciiTheme="minorHAnsi" w:eastAsiaTheme="minorEastAsia" w:hAnsiTheme="minorHAnsi" w:cstheme="minorBidi"/>
          <w:noProof/>
          <w:color w:val="auto"/>
          <w:sz w:val="22"/>
          <w:szCs w:val="22"/>
        </w:rPr>
      </w:pPr>
      <w:del w:id="2133" w:author="Tin Trčak" w:date="2016-01-21T00:50:00Z">
        <w:r w:rsidRPr="00974A3B" w:rsidDel="00974A3B">
          <w:rPr>
            <w:rPrChange w:id="2134" w:author="Tin Trčak" w:date="2016-01-21T00:50:00Z">
              <w:rPr>
                <w:rStyle w:val="Hyperlink"/>
                <w:noProof/>
              </w:rPr>
            </w:rPrChange>
          </w:rPr>
          <w:delText>Slika 6.4</w:delText>
        </w:r>
        <w:r w:rsidRPr="00974A3B" w:rsidDel="00974A3B">
          <w:rPr>
            <w:rPrChange w:id="2135" w:author="Tin Trčak" w:date="2016-01-21T00:50:00Z">
              <w:rPr>
                <w:rStyle w:val="Hyperlink"/>
                <w:noProof/>
              </w:rPr>
            </w:rPrChange>
          </w:rPr>
          <w:noBreakHyphen/>
          <w:delText>4 Dijagram aktivnosti prihvaćanja postojeće narudžbe</w:delText>
        </w:r>
        <w:r w:rsidDel="00974A3B">
          <w:rPr>
            <w:noProof/>
            <w:webHidden/>
          </w:rPr>
          <w:tab/>
          <w:delText>61</w:delText>
        </w:r>
      </w:del>
    </w:p>
    <w:p w14:paraId="7C9DF157" w14:textId="77777777" w:rsidR="00CF1A1C" w:rsidDel="00974A3B" w:rsidRDefault="00CF1A1C">
      <w:pPr>
        <w:pStyle w:val="TableofFigures"/>
        <w:tabs>
          <w:tab w:val="right" w:leader="dot" w:pos="9062"/>
        </w:tabs>
        <w:rPr>
          <w:del w:id="2136" w:author="Tin Trčak" w:date="2016-01-21T00:50:00Z"/>
          <w:rFonts w:asciiTheme="minorHAnsi" w:eastAsiaTheme="minorEastAsia" w:hAnsiTheme="minorHAnsi" w:cstheme="minorBidi"/>
          <w:noProof/>
          <w:color w:val="auto"/>
          <w:sz w:val="22"/>
          <w:szCs w:val="22"/>
        </w:rPr>
      </w:pPr>
      <w:del w:id="2137" w:author="Tin Trčak" w:date="2016-01-21T00:50:00Z">
        <w:r w:rsidRPr="00974A3B" w:rsidDel="00974A3B">
          <w:rPr>
            <w:rPrChange w:id="2138" w:author="Tin Trčak" w:date="2016-01-21T00:50:00Z">
              <w:rPr>
                <w:rStyle w:val="Hyperlink"/>
                <w:noProof/>
              </w:rPr>
            </w:rPrChange>
          </w:rPr>
          <w:delText>Slika 6.4</w:delText>
        </w:r>
        <w:r w:rsidRPr="00974A3B" w:rsidDel="00974A3B">
          <w:rPr>
            <w:rPrChange w:id="2139" w:author="Tin Trčak" w:date="2016-01-21T00:50:00Z">
              <w:rPr>
                <w:rStyle w:val="Hyperlink"/>
                <w:noProof/>
              </w:rPr>
            </w:rPrChange>
          </w:rPr>
          <w:noBreakHyphen/>
          <w:delText>5 Dijagram komponenata kontrolera i pomoćnih klasa</w:delText>
        </w:r>
        <w:r w:rsidDel="00974A3B">
          <w:rPr>
            <w:noProof/>
            <w:webHidden/>
          </w:rPr>
          <w:tab/>
          <w:delText>62</w:delText>
        </w:r>
      </w:del>
    </w:p>
    <w:p w14:paraId="52407E4E" w14:textId="77777777" w:rsidR="00CF1A1C" w:rsidDel="00974A3B" w:rsidRDefault="00CF1A1C">
      <w:pPr>
        <w:pStyle w:val="TableofFigures"/>
        <w:tabs>
          <w:tab w:val="right" w:leader="dot" w:pos="9062"/>
        </w:tabs>
        <w:rPr>
          <w:del w:id="2140" w:author="Tin Trčak" w:date="2016-01-21T00:50:00Z"/>
          <w:rFonts w:asciiTheme="minorHAnsi" w:eastAsiaTheme="minorEastAsia" w:hAnsiTheme="minorHAnsi" w:cstheme="minorBidi"/>
          <w:noProof/>
          <w:color w:val="auto"/>
          <w:sz w:val="22"/>
          <w:szCs w:val="22"/>
        </w:rPr>
      </w:pPr>
      <w:del w:id="2141" w:author="Tin Trčak" w:date="2016-01-21T00:50:00Z">
        <w:r w:rsidRPr="00974A3B" w:rsidDel="00974A3B">
          <w:rPr>
            <w:rPrChange w:id="2142" w:author="Tin Trčak" w:date="2016-01-21T00:50:00Z">
              <w:rPr>
                <w:rStyle w:val="Hyperlink"/>
                <w:noProof/>
              </w:rPr>
            </w:rPrChange>
          </w:rPr>
          <w:delText>Slika 6.4</w:delText>
        </w:r>
        <w:r w:rsidRPr="00974A3B" w:rsidDel="00974A3B">
          <w:rPr>
            <w:rPrChange w:id="2143" w:author="Tin Trčak" w:date="2016-01-21T00:50:00Z">
              <w:rPr>
                <w:rStyle w:val="Hyperlink"/>
                <w:noProof/>
              </w:rPr>
            </w:rPrChange>
          </w:rPr>
          <w:noBreakHyphen/>
          <w:delText>6 Dijagram komponenata djelatničke / vlasničke stranice</w:delText>
        </w:r>
        <w:r w:rsidDel="00974A3B">
          <w:rPr>
            <w:noProof/>
            <w:webHidden/>
          </w:rPr>
          <w:tab/>
          <w:delText>63</w:delText>
        </w:r>
      </w:del>
    </w:p>
    <w:p w14:paraId="0F3A5F2A" w14:textId="77777777" w:rsidR="00CF1A1C" w:rsidDel="00974A3B" w:rsidRDefault="00CF1A1C">
      <w:pPr>
        <w:pStyle w:val="TableofFigures"/>
        <w:tabs>
          <w:tab w:val="right" w:leader="dot" w:pos="9062"/>
        </w:tabs>
        <w:rPr>
          <w:del w:id="2144" w:author="Tin Trčak" w:date="2016-01-21T00:50:00Z"/>
          <w:rFonts w:asciiTheme="minorHAnsi" w:eastAsiaTheme="minorEastAsia" w:hAnsiTheme="minorHAnsi" w:cstheme="minorBidi"/>
          <w:noProof/>
          <w:color w:val="auto"/>
          <w:sz w:val="22"/>
          <w:szCs w:val="22"/>
        </w:rPr>
      </w:pPr>
      <w:del w:id="2145" w:author="Tin Trčak" w:date="2016-01-21T00:50:00Z">
        <w:r w:rsidRPr="00974A3B" w:rsidDel="00974A3B">
          <w:rPr>
            <w:rPrChange w:id="2146" w:author="Tin Trčak" w:date="2016-01-21T00:50:00Z">
              <w:rPr>
                <w:rStyle w:val="Hyperlink"/>
                <w:noProof/>
              </w:rPr>
            </w:rPrChange>
          </w:rPr>
          <w:delText>Slika 6.4</w:delText>
        </w:r>
        <w:r w:rsidRPr="00974A3B" w:rsidDel="00974A3B">
          <w:rPr>
            <w:rPrChange w:id="2147" w:author="Tin Trčak" w:date="2016-01-21T00:50:00Z">
              <w:rPr>
                <w:rStyle w:val="Hyperlink"/>
                <w:noProof/>
              </w:rPr>
            </w:rPrChange>
          </w:rPr>
          <w:noBreakHyphen/>
          <w:delText>7 Dijagram komponenata ostalih stranica</w:delText>
        </w:r>
        <w:r w:rsidDel="00974A3B">
          <w:rPr>
            <w:noProof/>
            <w:webHidden/>
          </w:rPr>
          <w:tab/>
          <w:delText>64</w:delText>
        </w:r>
      </w:del>
    </w:p>
    <w:p w14:paraId="4D618627" w14:textId="77777777" w:rsidR="00CF1A1C" w:rsidDel="00974A3B" w:rsidRDefault="00CF1A1C">
      <w:pPr>
        <w:pStyle w:val="TableofFigures"/>
        <w:tabs>
          <w:tab w:val="right" w:leader="dot" w:pos="9062"/>
        </w:tabs>
        <w:rPr>
          <w:del w:id="2148" w:author="Tin Trčak" w:date="2016-01-21T00:50:00Z"/>
          <w:rFonts w:asciiTheme="minorHAnsi" w:eastAsiaTheme="minorEastAsia" w:hAnsiTheme="minorHAnsi" w:cstheme="minorBidi"/>
          <w:noProof/>
          <w:color w:val="auto"/>
          <w:sz w:val="22"/>
          <w:szCs w:val="22"/>
        </w:rPr>
      </w:pPr>
      <w:del w:id="2149" w:author="Tin Trčak" w:date="2016-01-21T00:50:00Z">
        <w:r w:rsidRPr="00974A3B" w:rsidDel="00974A3B">
          <w:rPr>
            <w:rPrChange w:id="2150" w:author="Tin Trčak" w:date="2016-01-21T00:50:00Z">
              <w:rPr>
                <w:rStyle w:val="Hyperlink"/>
                <w:noProof/>
              </w:rPr>
            </w:rPrChange>
          </w:rPr>
          <w:delText>Slika 7.1</w:delText>
        </w:r>
        <w:r w:rsidRPr="00974A3B" w:rsidDel="00974A3B">
          <w:rPr>
            <w:rPrChange w:id="2151" w:author="Tin Trčak" w:date="2016-01-21T00:50:00Z">
              <w:rPr>
                <w:rStyle w:val="Hyperlink"/>
                <w:noProof/>
              </w:rPr>
            </w:rPrChange>
          </w:rPr>
          <w:noBreakHyphen/>
          <w:delText>1 Dijagram komponenata</w:delText>
        </w:r>
        <w:r w:rsidDel="00974A3B">
          <w:rPr>
            <w:noProof/>
            <w:webHidden/>
          </w:rPr>
          <w:tab/>
          <w:delText>65</w:delText>
        </w:r>
      </w:del>
    </w:p>
    <w:p w14:paraId="31647357" w14:textId="77777777" w:rsidR="00CF1A1C" w:rsidDel="00974A3B" w:rsidRDefault="00CF1A1C">
      <w:pPr>
        <w:pStyle w:val="TableofFigures"/>
        <w:tabs>
          <w:tab w:val="right" w:leader="dot" w:pos="9062"/>
        </w:tabs>
        <w:rPr>
          <w:del w:id="2152" w:author="Tin Trčak" w:date="2016-01-21T00:50:00Z"/>
          <w:rFonts w:asciiTheme="minorHAnsi" w:eastAsiaTheme="minorEastAsia" w:hAnsiTheme="minorHAnsi" w:cstheme="minorBidi"/>
          <w:noProof/>
          <w:color w:val="auto"/>
          <w:sz w:val="22"/>
          <w:szCs w:val="22"/>
        </w:rPr>
      </w:pPr>
      <w:del w:id="2153" w:author="Tin Trčak" w:date="2016-01-21T00:50:00Z">
        <w:r w:rsidRPr="00974A3B" w:rsidDel="00974A3B">
          <w:rPr>
            <w:rPrChange w:id="2154" w:author="Tin Trčak" w:date="2016-01-21T00:50:00Z">
              <w:rPr>
                <w:rStyle w:val="Hyperlink"/>
                <w:noProof/>
              </w:rPr>
            </w:rPrChange>
          </w:rPr>
          <w:delText>Slika 7.4</w:delText>
        </w:r>
        <w:r w:rsidRPr="00974A3B" w:rsidDel="00974A3B">
          <w:rPr>
            <w:rPrChange w:id="2155" w:author="Tin Trčak" w:date="2016-01-21T00:50:00Z">
              <w:rPr>
                <w:rStyle w:val="Hyperlink"/>
                <w:noProof/>
              </w:rPr>
            </w:rPrChange>
          </w:rPr>
          <w:noBreakHyphen/>
          <w:delText>1 Prijava osoblja</w:delText>
        </w:r>
        <w:r w:rsidDel="00974A3B">
          <w:rPr>
            <w:noProof/>
            <w:webHidden/>
          </w:rPr>
          <w:tab/>
          <w:delText>68</w:delText>
        </w:r>
      </w:del>
    </w:p>
    <w:p w14:paraId="75A99D08" w14:textId="77777777" w:rsidR="00CF1A1C" w:rsidDel="00974A3B" w:rsidRDefault="00CF1A1C">
      <w:pPr>
        <w:pStyle w:val="TableofFigures"/>
        <w:tabs>
          <w:tab w:val="right" w:leader="dot" w:pos="9062"/>
        </w:tabs>
        <w:rPr>
          <w:del w:id="2156" w:author="Tin Trčak" w:date="2016-01-21T00:50:00Z"/>
          <w:rFonts w:asciiTheme="minorHAnsi" w:eastAsiaTheme="minorEastAsia" w:hAnsiTheme="minorHAnsi" w:cstheme="minorBidi"/>
          <w:noProof/>
          <w:color w:val="auto"/>
          <w:sz w:val="22"/>
          <w:szCs w:val="22"/>
        </w:rPr>
      </w:pPr>
      <w:del w:id="2157" w:author="Tin Trčak" w:date="2016-01-21T00:50:00Z">
        <w:r w:rsidRPr="00974A3B" w:rsidDel="00974A3B">
          <w:rPr>
            <w:rPrChange w:id="2158" w:author="Tin Trčak" w:date="2016-01-21T00:50:00Z">
              <w:rPr>
                <w:rStyle w:val="Hyperlink"/>
                <w:noProof/>
              </w:rPr>
            </w:rPrChange>
          </w:rPr>
          <w:delText>Slika 7.4</w:delText>
        </w:r>
        <w:r w:rsidRPr="00974A3B" w:rsidDel="00974A3B">
          <w:rPr>
            <w:rPrChange w:id="2159" w:author="Tin Trčak" w:date="2016-01-21T00:50:00Z">
              <w:rPr>
                <w:rStyle w:val="Hyperlink"/>
                <w:noProof/>
              </w:rPr>
            </w:rPrChange>
          </w:rPr>
          <w:noBreakHyphen/>
          <w:delText>2 Pogrešno upisani korisnički podaci</w:delText>
        </w:r>
        <w:r w:rsidDel="00974A3B">
          <w:rPr>
            <w:noProof/>
            <w:webHidden/>
          </w:rPr>
          <w:tab/>
          <w:delText>69</w:delText>
        </w:r>
      </w:del>
    </w:p>
    <w:p w14:paraId="06FA203D" w14:textId="77777777" w:rsidR="00CF1A1C" w:rsidDel="00974A3B" w:rsidRDefault="00CF1A1C">
      <w:pPr>
        <w:pStyle w:val="TableofFigures"/>
        <w:tabs>
          <w:tab w:val="right" w:leader="dot" w:pos="9062"/>
        </w:tabs>
        <w:rPr>
          <w:del w:id="2160" w:author="Tin Trčak" w:date="2016-01-21T00:50:00Z"/>
          <w:rFonts w:asciiTheme="minorHAnsi" w:eastAsiaTheme="minorEastAsia" w:hAnsiTheme="minorHAnsi" w:cstheme="minorBidi"/>
          <w:noProof/>
          <w:color w:val="auto"/>
          <w:sz w:val="22"/>
          <w:szCs w:val="22"/>
        </w:rPr>
      </w:pPr>
      <w:del w:id="2161" w:author="Tin Trčak" w:date="2016-01-21T00:50:00Z">
        <w:r w:rsidRPr="00974A3B" w:rsidDel="00974A3B">
          <w:rPr>
            <w:rPrChange w:id="2162" w:author="Tin Trčak" w:date="2016-01-21T00:50:00Z">
              <w:rPr>
                <w:rStyle w:val="Hyperlink"/>
                <w:noProof/>
              </w:rPr>
            </w:rPrChange>
          </w:rPr>
          <w:delText>Slika 7.4</w:delText>
        </w:r>
        <w:r w:rsidRPr="00974A3B" w:rsidDel="00974A3B">
          <w:rPr>
            <w:rPrChange w:id="2163" w:author="Tin Trčak" w:date="2016-01-21T00:50:00Z">
              <w:rPr>
                <w:rStyle w:val="Hyperlink"/>
                <w:noProof/>
              </w:rPr>
            </w:rPrChange>
          </w:rPr>
          <w:noBreakHyphen/>
          <w:delText>3 Dodavanje jela u košaricu</w:delText>
        </w:r>
        <w:r w:rsidDel="00974A3B">
          <w:rPr>
            <w:noProof/>
            <w:webHidden/>
          </w:rPr>
          <w:tab/>
          <w:delText>70</w:delText>
        </w:r>
      </w:del>
    </w:p>
    <w:p w14:paraId="44B38007" w14:textId="77777777" w:rsidR="00CF1A1C" w:rsidDel="00974A3B" w:rsidRDefault="00CF1A1C">
      <w:pPr>
        <w:pStyle w:val="TableofFigures"/>
        <w:tabs>
          <w:tab w:val="right" w:leader="dot" w:pos="9062"/>
        </w:tabs>
        <w:rPr>
          <w:del w:id="2164" w:author="Tin Trčak" w:date="2016-01-21T00:50:00Z"/>
          <w:rFonts w:asciiTheme="minorHAnsi" w:eastAsiaTheme="minorEastAsia" w:hAnsiTheme="minorHAnsi" w:cstheme="minorBidi"/>
          <w:noProof/>
          <w:color w:val="auto"/>
          <w:sz w:val="22"/>
          <w:szCs w:val="22"/>
        </w:rPr>
      </w:pPr>
      <w:del w:id="2165" w:author="Tin Trčak" w:date="2016-01-21T00:50:00Z">
        <w:r w:rsidRPr="00974A3B" w:rsidDel="00974A3B">
          <w:rPr>
            <w:rPrChange w:id="2166" w:author="Tin Trčak" w:date="2016-01-21T00:50:00Z">
              <w:rPr>
                <w:rStyle w:val="Hyperlink"/>
                <w:noProof/>
              </w:rPr>
            </w:rPrChange>
          </w:rPr>
          <w:delText>Slika 7.4</w:delText>
        </w:r>
        <w:r w:rsidRPr="00974A3B" w:rsidDel="00974A3B">
          <w:rPr>
            <w:rPrChange w:id="2167" w:author="Tin Trčak" w:date="2016-01-21T00:50:00Z">
              <w:rPr>
                <w:rStyle w:val="Hyperlink"/>
                <w:noProof/>
              </w:rPr>
            </w:rPrChange>
          </w:rPr>
          <w:noBreakHyphen/>
          <w:delText>4 Potvrđivanje narudžbe od strane korisnika</w:delText>
        </w:r>
        <w:r w:rsidDel="00974A3B">
          <w:rPr>
            <w:noProof/>
            <w:webHidden/>
          </w:rPr>
          <w:tab/>
          <w:delText>71</w:delText>
        </w:r>
      </w:del>
    </w:p>
    <w:p w14:paraId="35436B67" w14:textId="77777777" w:rsidR="00CF1A1C" w:rsidDel="00974A3B" w:rsidRDefault="00CF1A1C">
      <w:pPr>
        <w:pStyle w:val="TableofFigures"/>
        <w:tabs>
          <w:tab w:val="right" w:leader="dot" w:pos="9062"/>
        </w:tabs>
        <w:rPr>
          <w:del w:id="2168" w:author="Tin Trčak" w:date="2016-01-21T00:50:00Z"/>
          <w:rFonts w:asciiTheme="minorHAnsi" w:eastAsiaTheme="minorEastAsia" w:hAnsiTheme="minorHAnsi" w:cstheme="minorBidi"/>
          <w:noProof/>
          <w:color w:val="auto"/>
          <w:sz w:val="22"/>
          <w:szCs w:val="22"/>
        </w:rPr>
      </w:pPr>
      <w:del w:id="2169" w:author="Tin Trčak" w:date="2016-01-21T00:50:00Z">
        <w:r w:rsidRPr="00974A3B" w:rsidDel="00974A3B">
          <w:rPr>
            <w:rPrChange w:id="2170" w:author="Tin Trčak" w:date="2016-01-21T00:50:00Z">
              <w:rPr>
                <w:rStyle w:val="Hyperlink"/>
                <w:noProof/>
              </w:rPr>
            </w:rPrChange>
          </w:rPr>
          <w:delText>Slika 7.4</w:delText>
        </w:r>
        <w:r w:rsidRPr="00974A3B" w:rsidDel="00974A3B">
          <w:rPr>
            <w:rPrChange w:id="2171" w:author="Tin Trčak" w:date="2016-01-21T00:50:00Z">
              <w:rPr>
                <w:rStyle w:val="Hyperlink"/>
                <w:noProof/>
              </w:rPr>
            </w:rPrChange>
          </w:rPr>
          <w:noBreakHyphen/>
          <w:delText>5 Poruka zahvale</w:delText>
        </w:r>
        <w:r w:rsidDel="00974A3B">
          <w:rPr>
            <w:noProof/>
            <w:webHidden/>
          </w:rPr>
          <w:tab/>
          <w:delText>71</w:delText>
        </w:r>
      </w:del>
    </w:p>
    <w:p w14:paraId="767C269B" w14:textId="77777777" w:rsidR="00CF1A1C" w:rsidDel="00974A3B" w:rsidRDefault="00CF1A1C">
      <w:pPr>
        <w:pStyle w:val="TableofFigures"/>
        <w:tabs>
          <w:tab w:val="right" w:leader="dot" w:pos="9062"/>
        </w:tabs>
        <w:rPr>
          <w:del w:id="2172" w:author="Tin Trčak" w:date="2016-01-21T00:50:00Z"/>
          <w:rFonts w:asciiTheme="minorHAnsi" w:eastAsiaTheme="minorEastAsia" w:hAnsiTheme="minorHAnsi" w:cstheme="minorBidi"/>
          <w:noProof/>
          <w:color w:val="auto"/>
          <w:sz w:val="22"/>
          <w:szCs w:val="22"/>
        </w:rPr>
      </w:pPr>
      <w:del w:id="2173" w:author="Tin Trčak" w:date="2016-01-21T00:50:00Z">
        <w:r w:rsidRPr="00974A3B" w:rsidDel="00974A3B">
          <w:rPr>
            <w:rPrChange w:id="2174" w:author="Tin Trčak" w:date="2016-01-21T00:50:00Z">
              <w:rPr>
                <w:rStyle w:val="Hyperlink"/>
                <w:noProof/>
              </w:rPr>
            </w:rPrChange>
          </w:rPr>
          <w:delText>Slika 7.4</w:delText>
        </w:r>
        <w:r w:rsidRPr="00974A3B" w:rsidDel="00974A3B">
          <w:rPr>
            <w:rPrChange w:id="2175" w:author="Tin Trčak" w:date="2016-01-21T00:50:00Z">
              <w:rPr>
                <w:rStyle w:val="Hyperlink"/>
                <w:noProof/>
              </w:rPr>
            </w:rPrChange>
          </w:rPr>
          <w:noBreakHyphen/>
          <w:delText>6 Neispravno unešeni podaci</w:delText>
        </w:r>
        <w:r w:rsidDel="00974A3B">
          <w:rPr>
            <w:noProof/>
            <w:webHidden/>
          </w:rPr>
          <w:tab/>
          <w:delText>72</w:delText>
        </w:r>
      </w:del>
    </w:p>
    <w:p w14:paraId="13E2007F" w14:textId="77777777" w:rsidR="00CF1A1C" w:rsidDel="00974A3B" w:rsidRDefault="00CF1A1C">
      <w:pPr>
        <w:pStyle w:val="TableofFigures"/>
        <w:tabs>
          <w:tab w:val="right" w:leader="dot" w:pos="9062"/>
        </w:tabs>
        <w:rPr>
          <w:del w:id="2176" w:author="Tin Trčak" w:date="2016-01-21T00:50:00Z"/>
          <w:rFonts w:asciiTheme="minorHAnsi" w:eastAsiaTheme="minorEastAsia" w:hAnsiTheme="minorHAnsi" w:cstheme="minorBidi"/>
          <w:noProof/>
          <w:color w:val="auto"/>
          <w:sz w:val="22"/>
          <w:szCs w:val="22"/>
        </w:rPr>
      </w:pPr>
      <w:del w:id="2177" w:author="Tin Trčak" w:date="2016-01-21T00:50:00Z">
        <w:r w:rsidRPr="00974A3B" w:rsidDel="00974A3B">
          <w:rPr>
            <w:rPrChange w:id="2178" w:author="Tin Trčak" w:date="2016-01-21T00:50:00Z">
              <w:rPr>
                <w:rStyle w:val="Hyperlink"/>
                <w:noProof/>
              </w:rPr>
            </w:rPrChange>
          </w:rPr>
          <w:delText>Slika 7.4</w:delText>
        </w:r>
        <w:r w:rsidRPr="00974A3B" w:rsidDel="00974A3B">
          <w:rPr>
            <w:rPrChange w:id="2179" w:author="Tin Trčak" w:date="2016-01-21T00:50:00Z">
              <w:rPr>
                <w:rStyle w:val="Hyperlink"/>
                <w:noProof/>
              </w:rPr>
            </w:rPrChange>
          </w:rPr>
          <w:noBreakHyphen/>
          <w:delText>7 Obrazac za komentiranje</w:delText>
        </w:r>
        <w:r w:rsidDel="00974A3B">
          <w:rPr>
            <w:noProof/>
            <w:webHidden/>
          </w:rPr>
          <w:tab/>
          <w:delText>73</w:delText>
        </w:r>
      </w:del>
    </w:p>
    <w:p w14:paraId="6039C919" w14:textId="77777777" w:rsidR="00CF1A1C" w:rsidDel="00974A3B" w:rsidRDefault="00CF1A1C">
      <w:pPr>
        <w:pStyle w:val="TableofFigures"/>
        <w:tabs>
          <w:tab w:val="right" w:leader="dot" w:pos="9062"/>
        </w:tabs>
        <w:rPr>
          <w:del w:id="2180" w:author="Tin Trčak" w:date="2016-01-21T00:50:00Z"/>
          <w:rFonts w:asciiTheme="minorHAnsi" w:eastAsiaTheme="minorEastAsia" w:hAnsiTheme="minorHAnsi" w:cstheme="minorBidi"/>
          <w:noProof/>
          <w:color w:val="auto"/>
          <w:sz w:val="22"/>
          <w:szCs w:val="22"/>
        </w:rPr>
      </w:pPr>
      <w:del w:id="2181" w:author="Tin Trčak" w:date="2016-01-21T00:50:00Z">
        <w:r w:rsidRPr="00974A3B" w:rsidDel="00974A3B">
          <w:rPr>
            <w:rPrChange w:id="2182" w:author="Tin Trčak" w:date="2016-01-21T00:50:00Z">
              <w:rPr>
                <w:rStyle w:val="Hyperlink"/>
                <w:noProof/>
              </w:rPr>
            </w:rPrChange>
          </w:rPr>
          <w:delText>Slika 7.4</w:delText>
        </w:r>
        <w:r w:rsidRPr="00974A3B" w:rsidDel="00974A3B">
          <w:rPr>
            <w:rPrChange w:id="2183" w:author="Tin Trčak" w:date="2016-01-21T00:50:00Z">
              <w:rPr>
                <w:rStyle w:val="Hyperlink"/>
                <w:noProof/>
              </w:rPr>
            </w:rPrChange>
          </w:rPr>
          <w:noBreakHyphen/>
          <w:delText>8 Početna prosječna ocjena restorana</w:delText>
        </w:r>
        <w:r w:rsidDel="00974A3B">
          <w:rPr>
            <w:noProof/>
            <w:webHidden/>
          </w:rPr>
          <w:tab/>
          <w:delText>74</w:delText>
        </w:r>
      </w:del>
    </w:p>
    <w:p w14:paraId="23E4B06E" w14:textId="77777777" w:rsidR="00CF1A1C" w:rsidDel="00974A3B" w:rsidRDefault="00CF1A1C">
      <w:pPr>
        <w:pStyle w:val="TableofFigures"/>
        <w:tabs>
          <w:tab w:val="right" w:leader="dot" w:pos="9062"/>
        </w:tabs>
        <w:rPr>
          <w:del w:id="2184" w:author="Tin Trčak" w:date="2016-01-21T00:50:00Z"/>
          <w:rFonts w:asciiTheme="minorHAnsi" w:eastAsiaTheme="minorEastAsia" w:hAnsiTheme="minorHAnsi" w:cstheme="minorBidi"/>
          <w:noProof/>
          <w:color w:val="auto"/>
          <w:sz w:val="22"/>
          <w:szCs w:val="22"/>
        </w:rPr>
      </w:pPr>
      <w:del w:id="2185" w:author="Tin Trčak" w:date="2016-01-21T00:50:00Z">
        <w:r w:rsidRPr="00974A3B" w:rsidDel="00974A3B">
          <w:rPr>
            <w:rPrChange w:id="2186" w:author="Tin Trčak" w:date="2016-01-21T00:50:00Z">
              <w:rPr>
                <w:rStyle w:val="Hyperlink"/>
                <w:noProof/>
              </w:rPr>
            </w:rPrChange>
          </w:rPr>
          <w:delText>Slika 7.4</w:delText>
        </w:r>
        <w:r w:rsidRPr="00974A3B" w:rsidDel="00974A3B">
          <w:rPr>
            <w:rPrChange w:id="2187" w:author="Tin Trčak" w:date="2016-01-21T00:50:00Z">
              <w:rPr>
                <w:rStyle w:val="Hyperlink"/>
                <w:noProof/>
              </w:rPr>
            </w:rPrChange>
          </w:rPr>
          <w:noBreakHyphen/>
          <w:delText>9 Prikaz unešenih komentara</w:delText>
        </w:r>
        <w:r w:rsidDel="00974A3B">
          <w:rPr>
            <w:noProof/>
            <w:webHidden/>
          </w:rPr>
          <w:tab/>
          <w:delText>74</w:delText>
        </w:r>
      </w:del>
    </w:p>
    <w:p w14:paraId="17513877" w14:textId="77777777" w:rsidR="00CF1A1C" w:rsidDel="00974A3B" w:rsidRDefault="00CF1A1C">
      <w:pPr>
        <w:pStyle w:val="TableofFigures"/>
        <w:tabs>
          <w:tab w:val="right" w:leader="dot" w:pos="9062"/>
        </w:tabs>
        <w:rPr>
          <w:del w:id="2188" w:author="Tin Trčak" w:date="2016-01-21T00:50:00Z"/>
          <w:rFonts w:asciiTheme="minorHAnsi" w:eastAsiaTheme="minorEastAsia" w:hAnsiTheme="minorHAnsi" w:cstheme="minorBidi"/>
          <w:noProof/>
          <w:color w:val="auto"/>
          <w:sz w:val="22"/>
          <w:szCs w:val="22"/>
        </w:rPr>
      </w:pPr>
      <w:del w:id="2189" w:author="Tin Trčak" w:date="2016-01-21T00:50:00Z">
        <w:r w:rsidRPr="00974A3B" w:rsidDel="00974A3B">
          <w:rPr>
            <w:rPrChange w:id="2190" w:author="Tin Trčak" w:date="2016-01-21T00:50:00Z">
              <w:rPr>
                <w:rStyle w:val="Hyperlink"/>
                <w:noProof/>
              </w:rPr>
            </w:rPrChange>
          </w:rPr>
          <w:delText>Slika 7.4</w:delText>
        </w:r>
        <w:r w:rsidRPr="00974A3B" w:rsidDel="00974A3B">
          <w:rPr>
            <w:rPrChange w:id="2191" w:author="Tin Trčak" w:date="2016-01-21T00:50:00Z">
              <w:rPr>
                <w:rStyle w:val="Hyperlink"/>
                <w:noProof/>
              </w:rPr>
            </w:rPrChange>
          </w:rPr>
          <w:noBreakHyphen/>
          <w:delText>10 Promjenjena prosječna ocjena restorana nakon ocjenjivanja</w:delText>
        </w:r>
        <w:r w:rsidDel="00974A3B">
          <w:rPr>
            <w:noProof/>
            <w:webHidden/>
          </w:rPr>
          <w:tab/>
          <w:delText>75</w:delText>
        </w:r>
      </w:del>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2192" w:name="_Toc431806065"/>
      <w:bookmarkStart w:id="2193" w:name="_Toc441154620"/>
      <w:r w:rsidRPr="00D55856">
        <w:lastRenderedPageBreak/>
        <w:t>Dodatak B: Dnevnik sastajanja</w:t>
      </w:r>
      <w:bookmarkEnd w:id="2192"/>
      <w:bookmarkEnd w:id="2193"/>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ins w:id="2194" w:author="Tin Trčak" w:date="2016-01-21T01:07:00Z"/>
          <w:b/>
          <w:u w:val="single"/>
        </w:rPr>
      </w:pPr>
      <w:ins w:id="2195" w:author="Tin Trčak" w:date="2016-01-21T01:07:00Z">
        <w:r>
          <w:rPr>
            <w:b/>
            <w:u w:val="single"/>
          </w:rPr>
          <w:t>Sastanak br. 5</w:t>
        </w:r>
        <w:r w:rsidRPr="00D55856">
          <w:rPr>
            <w:b/>
            <w:u w:val="single"/>
          </w:rPr>
          <w:t xml:space="preserve">: </w:t>
        </w:r>
        <w:r>
          <w:rPr>
            <w:b/>
            <w:u w:val="single"/>
          </w:rPr>
          <w:t>1</w:t>
        </w:r>
      </w:ins>
      <w:ins w:id="2196" w:author="Tin Trčak" w:date="2016-01-21T01:09:00Z">
        <w:r>
          <w:rPr>
            <w:b/>
            <w:u w:val="single"/>
          </w:rPr>
          <w:t>5</w:t>
        </w:r>
      </w:ins>
      <w:ins w:id="2197" w:author="Tin Trčak" w:date="2016-01-21T01:07:00Z">
        <w:r>
          <w:rPr>
            <w:b/>
            <w:u w:val="single"/>
          </w:rPr>
          <w:t>.12</w:t>
        </w:r>
        <w:r w:rsidRPr="00D55856">
          <w:rPr>
            <w:b/>
            <w:u w:val="single"/>
          </w:rPr>
          <w:t>.2015.</w:t>
        </w:r>
      </w:ins>
    </w:p>
    <w:p w14:paraId="618B8788" w14:textId="77777777" w:rsidR="00353E1E" w:rsidRPr="0020295F" w:rsidRDefault="00353E1E" w:rsidP="00353E1E">
      <w:pPr>
        <w:rPr>
          <w:ins w:id="2198" w:author="Tin Trčak" w:date="2016-01-21T01:07:00Z"/>
        </w:rPr>
      </w:pPr>
      <w:ins w:id="2199" w:author="Tin Trčak" w:date="2016-01-21T01:07:00Z">
        <w:r w:rsidRPr="00D55856">
          <w:rPr>
            <w:b/>
          </w:rPr>
          <w:t xml:space="preserve">Prisutni: </w:t>
        </w:r>
        <w:r w:rsidRPr="0020295F">
          <w:t>Šarić Fredi, Gulan Filip, Janjić Matej, Kelemen Jan, Kostrešević Kenneth, Latečki Domagoj, Trčak Tin.</w:t>
        </w:r>
      </w:ins>
    </w:p>
    <w:p w14:paraId="40DB4EA3" w14:textId="33E70614" w:rsidR="00353E1E" w:rsidRPr="0020295F" w:rsidRDefault="00353E1E" w:rsidP="00353E1E">
      <w:pPr>
        <w:rPr>
          <w:ins w:id="2200" w:author="Tin Trčak" w:date="2016-01-21T01:07:00Z"/>
        </w:rPr>
      </w:pPr>
      <w:ins w:id="2201" w:author="Tin Trčak" w:date="2016-01-21T01:07:00Z">
        <w:r w:rsidRPr="00D55856">
          <w:rPr>
            <w:b/>
          </w:rPr>
          <w:t>Sadržaj sastanka:</w:t>
        </w:r>
        <w:r w:rsidRPr="0020295F">
          <w:t xml:space="preserve"> </w:t>
        </w:r>
      </w:ins>
      <w:ins w:id="2202" w:author="Tin Trčak" w:date="2016-01-21T01:09:00Z">
        <w:r>
          <w:rPr>
            <w:szCs w:val="24"/>
          </w:rPr>
          <w:t>d</w:t>
        </w:r>
        <w:r w:rsidRPr="00257E82">
          <w:rPr>
            <w:szCs w:val="24"/>
          </w:rPr>
          <w:t>ogovor oko poglavlja 6.4. do 7.6. dokumentacije</w:t>
        </w:r>
      </w:ins>
      <w:ins w:id="2203" w:author="Tin Trčak" w:date="2016-01-21T01:11:00Z">
        <w:r>
          <w:rPr>
            <w:szCs w:val="24"/>
          </w:rPr>
          <w:t>.</w:t>
        </w:r>
      </w:ins>
    </w:p>
    <w:p w14:paraId="34A6E98B" w14:textId="65DB0810" w:rsidR="00353E1E" w:rsidRPr="00D55856" w:rsidRDefault="00353E1E" w:rsidP="00353E1E">
      <w:pPr>
        <w:rPr>
          <w:ins w:id="2204" w:author="Tin Trčak" w:date="2016-01-21T01:07:00Z"/>
          <w:b/>
          <w:u w:val="single"/>
        </w:rPr>
      </w:pPr>
      <w:ins w:id="2205" w:author="Tin Trčak" w:date="2016-01-21T01:07:00Z">
        <w:r w:rsidRPr="00D55856">
          <w:rPr>
            <w:b/>
            <w:u w:val="single"/>
          </w:rPr>
          <w:t xml:space="preserve">Sastanak br. </w:t>
        </w:r>
        <w:r>
          <w:rPr>
            <w:b/>
            <w:u w:val="single"/>
          </w:rPr>
          <w:t>6: 08.01.2016</w:t>
        </w:r>
        <w:r w:rsidRPr="00D55856">
          <w:rPr>
            <w:b/>
            <w:u w:val="single"/>
          </w:rPr>
          <w:t>.</w:t>
        </w:r>
      </w:ins>
    </w:p>
    <w:p w14:paraId="025A3A77" w14:textId="77777777" w:rsidR="00353E1E" w:rsidRPr="0020295F" w:rsidRDefault="00353E1E" w:rsidP="00353E1E">
      <w:pPr>
        <w:rPr>
          <w:ins w:id="2206" w:author="Tin Trčak" w:date="2016-01-21T01:07:00Z"/>
        </w:rPr>
      </w:pPr>
      <w:ins w:id="2207" w:author="Tin Trčak" w:date="2016-01-21T01:07:00Z">
        <w:r w:rsidRPr="00D55856">
          <w:rPr>
            <w:b/>
          </w:rPr>
          <w:t xml:space="preserve">Prisutni: </w:t>
        </w:r>
        <w:r w:rsidRPr="0020295F">
          <w:t>Šarić Fredi, Gulan Filip, Janjić Matej, Kelemen Jan, Kostrešević Kenneth, Latečki Domagoj, Trčak Tin.</w:t>
        </w:r>
      </w:ins>
    </w:p>
    <w:p w14:paraId="1545ED9F" w14:textId="1C821F73" w:rsidR="00937DF5" w:rsidRPr="0020295F" w:rsidDel="00353E1E" w:rsidRDefault="00353E1E" w:rsidP="00937DF5">
      <w:pPr>
        <w:rPr>
          <w:del w:id="2208" w:author="Tin Trčak" w:date="2016-01-21T01:07:00Z"/>
          <w:rFonts w:ascii="Arial" w:hAnsi="Arial" w:cs="Arial"/>
        </w:rPr>
      </w:pPr>
      <w:ins w:id="2209" w:author="Tin Trčak" w:date="2016-01-21T01:07:00Z">
        <w:r w:rsidRPr="00D55856">
          <w:rPr>
            <w:b/>
          </w:rPr>
          <w:t>Sadržaj sastanka:</w:t>
        </w:r>
        <w:r w:rsidRPr="0020295F">
          <w:t xml:space="preserve"> </w:t>
        </w:r>
      </w:ins>
      <w:ins w:id="2210" w:author="Tin Trčak" w:date="2016-01-21T01:11:00Z">
        <w:r w:rsidRPr="00353E1E">
          <w:t>završni dogovori</w:t>
        </w:r>
        <w:r>
          <w:t xml:space="preserve"> i izmjene.</w:t>
        </w:r>
      </w:ins>
    </w:p>
    <w:p w14:paraId="36B9B8E4" w14:textId="63F61FF6" w:rsidR="00937DF5" w:rsidRPr="0020295F" w:rsidDel="00353E1E" w:rsidRDefault="00937DF5" w:rsidP="00937DF5">
      <w:pPr>
        <w:rPr>
          <w:del w:id="2211" w:author="Tin Trčak" w:date="2016-01-21T01:07:00Z"/>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2212" w:name="_Toc431806066"/>
      <w:bookmarkStart w:id="2213" w:name="_Toc441154621"/>
      <w:r w:rsidRPr="00D55856">
        <w:lastRenderedPageBreak/>
        <w:t>Dodatak C: Prikaz aktivnosti grupe</w:t>
      </w:r>
      <w:bookmarkEnd w:id="2212"/>
      <w:bookmarkEnd w:id="2213"/>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3F01085F" w:rsidR="00937DF5" w:rsidRPr="0020295F" w:rsidRDefault="00E01CB6" w:rsidP="003771F5">
            <w:pPr>
              <w:spacing w:before="60" w:after="60"/>
              <w:jc w:val="center"/>
              <w:rPr>
                <w:rFonts w:cs="Times New Roman"/>
                <w:sz w:val="20"/>
                <w:lang w:val="en-US"/>
              </w:rPr>
            </w:pPr>
            <w:ins w:id="2214" w:author="Tin Trčak" w:date="2016-01-21T01:15:00Z">
              <w:r>
                <w:rPr>
                  <w:rFonts w:cs="Times New Roman"/>
                  <w:sz w:val="20"/>
                  <w:lang w:val="en-US"/>
                </w:rPr>
                <w:t>75</w:t>
              </w:r>
            </w:ins>
            <w:del w:id="2215" w:author="Tin Trčak" w:date="2016-01-21T01:15:00Z">
              <w:r w:rsidR="0083115D" w:rsidRPr="0020295F" w:rsidDel="00E01CB6">
                <w:rPr>
                  <w:rFonts w:cs="Times New Roman"/>
                  <w:sz w:val="20"/>
                  <w:lang w:val="en-US"/>
                </w:rPr>
                <w:delText>80</w:delText>
              </w:r>
            </w:del>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14A5FDA9" w:rsidR="00937DF5" w:rsidRPr="0020295F" w:rsidRDefault="0083115D" w:rsidP="003771F5">
            <w:pPr>
              <w:spacing w:before="60" w:after="60"/>
              <w:jc w:val="center"/>
              <w:rPr>
                <w:rFonts w:cs="Times New Roman"/>
                <w:sz w:val="20"/>
                <w:lang w:val="en-US"/>
              </w:rPr>
            </w:pPr>
            <w:del w:id="2216" w:author="Tin Trčak" w:date="2016-01-21T01:15:00Z">
              <w:r w:rsidRPr="0020295F" w:rsidDel="00E01CB6">
                <w:rPr>
                  <w:rFonts w:cs="Times New Roman"/>
                  <w:sz w:val="20"/>
                  <w:lang w:val="en-US"/>
                </w:rPr>
                <w:delText>0</w:delText>
              </w:r>
            </w:del>
            <w:ins w:id="2217" w:author="Tin Trčak" w:date="2016-01-21T01:15:00Z">
              <w:r w:rsidR="00E01CB6">
                <w:rPr>
                  <w:rFonts w:cs="Times New Roman"/>
                  <w:sz w:val="20"/>
                  <w:lang w:val="en-US"/>
                </w:rPr>
                <w:t>5</w:t>
              </w:r>
            </w:ins>
            <w:r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56D49A9" w:rsidR="00530DDF" w:rsidRPr="0020295F" w:rsidRDefault="00C05B37" w:rsidP="003771F5">
            <w:pPr>
              <w:spacing w:before="60" w:after="60"/>
              <w:jc w:val="center"/>
              <w:rPr>
                <w:rFonts w:cs="Times New Roman"/>
                <w:sz w:val="20"/>
                <w:lang w:val="en-US"/>
              </w:rPr>
            </w:pPr>
            <w:ins w:id="2218" w:author="Tin Trčak" w:date="2016-01-21T01:15:00Z">
              <w:r>
                <w:rPr>
                  <w:rFonts w:cs="Times New Roman"/>
                  <w:sz w:val="20"/>
                  <w:lang w:val="en-US"/>
                </w:rPr>
                <w:t>5</w:t>
              </w:r>
            </w:ins>
            <w:del w:id="2219" w:author="Tin Trčak" w:date="2016-01-21T01:15:00Z">
              <w:r w:rsidR="00530DDF" w:rsidRPr="0020295F" w:rsidDel="00C05B37">
                <w:rPr>
                  <w:rFonts w:cs="Times New Roman"/>
                  <w:sz w:val="20"/>
                  <w:lang w:val="en-US"/>
                </w:rPr>
                <w:delText>0</w:delText>
              </w:r>
            </w:del>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CAFA5DE" w:rsidR="00530DDF" w:rsidRPr="0020295F" w:rsidRDefault="00C05B37" w:rsidP="003771F5">
            <w:pPr>
              <w:spacing w:before="60" w:after="60"/>
              <w:jc w:val="center"/>
              <w:rPr>
                <w:rFonts w:cs="Times New Roman"/>
                <w:sz w:val="20"/>
                <w:lang w:val="en-US"/>
              </w:rPr>
            </w:pPr>
            <w:ins w:id="2220" w:author="Tin Trčak" w:date="2016-01-21T01:15:00Z">
              <w:r>
                <w:rPr>
                  <w:rFonts w:cs="Times New Roman"/>
                  <w:sz w:val="20"/>
                  <w:lang w:val="en-US"/>
                </w:rPr>
                <w:t>65</w:t>
              </w:r>
            </w:ins>
            <w:del w:id="2221" w:author="Tin Trčak" w:date="2016-01-21T01:15:00Z">
              <w:r w:rsidR="00530DDF" w:rsidRPr="0020295F" w:rsidDel="00C05B37">
                <w:rPr>
                  <w:rFonts w:cs="Times New Roman"/>
                  <w:sz w:val="20"/>
                  <w:lang w:val="en-US"/>
                </w:rPr>
                <w:delText>70</w:delText>
              </w:r>
            </w:del>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7">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2222" w:name="_Toc431806067"/>
      <w:bookmarkStart w:id="2223" w:name="_Toc441154622"/>
      <w:r w:rsidRPr="00D55856">
        <w:lastRenderedPageBreak/>
        <w:t>Dodatak D: Plan rada / Pregled rada i stanje ostvarenja</w:t>
      </w:r>
      <w:bookmarkEnd w:id="2222"/>
      <w:bookmarkEnd w:id="2223"/>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415DEA0" w:rsidR="00A563F4" w:rsidRPr="0020295F" w:rsidDel="00823F23" w:rsidRDefault="00A563F4" w:rsidP="00C97DB1">
      <w:pPr>
        <w:ind w:firstLine="432"/>
        <w:rPr>
          <w:del w:id="2224" w:author="Tin Trčak" w:date="2016-01-21T00:59:00Z"/>
        </w:rPr>
      </w:pPr>
    </w:p>
    <w:p w14:paraId="18173B12" w14:textId="5D7C8D4D" w:rsidR="00A563F4" w:rsidRPr="0020295F" w:rsidDel="00823F23" w:rsidRDefault="00A563F4" w:rsidP="00A563F4">
      <w:pPr>
        <w:pStyle w:val="Normal5"/>
        <w:spacing w:line="360" w:lineRule="auto"/>
        <w:jc w:val="both"/>
        <w:rPr>
          <w:del w:id="2225" w:author="Tin Trčak" w:date="2016-01-21T00:59:00Z"/>
          <w:rFonts w:ascii="Arial" w:eastAsia="Arial" w:hAnsi="Arial" w:cs="Arial"/>
          <w:i/>
          <w:sz w:val="20"/>
        </w:rPr>
      </w:pPr>
      <w:del w:id="2226" w:author="Tin Trčak" w:date="2016-01-21T00:59:00Z">
        <w:r w:rsidRPr="0020295F" w:rsidDel="00823F23">
          <w:rPr>
            <w:rFonts w:ascii="Arial" w:eastAsia="Arial" w:hAnsi="Arial" w:cs="Arial"/>
            <w:i/>
            <w:sz w:val="20"/>
          </w:rPr>
          <w:delText>U ovom poglavlju potrebno je navesti:</w:delText>
        </w:r>
      </w:del>
    </w:p>
    <w:p w14:paraId="4E41E593" w14:textId="2452130C" w:rsidR="00A563F4" w:rsidRPr="0020295F" w:rsidDel="00823F23" w:rsidRDefault="00A563F4" w:rsidP="00A563F4">
      <w:pPr>
        <w:pStyle w:val="Normal5"/>
        <w:numPr>
          <w:ilvl w:val="0"/>
          <w:numId w:val="63"/>
        </w:numPr>
        <w:spacing w:line="360" w:lineRule="auto"/>
        <w:jc w:val="both"/>
        <w:rPr>
          <w:del w:id="2227" w:author="Tin Trčak" w:date="2016-01-21T00:59:00Z"/>
          <w:rFonts w:ascii="Arial" w:hAnsi="Arial" w:cs="Arial"/>
          <w:i/>
          <w:sz w:val="20"/>
        </w:rPr>
      </w:pPr>
      <w:del w:id="2228" w:author="Tin Trčak" w:date="2016-01-21T00:59:00Z">
        <w:r w:rsidRPr="0020295F" w:rsidDel="00823F23">
          <w:rPr>
            <w:rFonts w:ascii="Arial" w:hAnsi="Arial" w:cs="Arial"/>
            <w:i/>
            <w:sz w:val="20"/>
          </w:rPr>
          <w:delText>(u rev. 1) koji je plan rada za rev. 2,</w:delText>
        </w:r>
      </w:del>
    </w:p>
    <w:p w14:paraId="51110F8B" w14:textId="24818432" w:rsidR="00A563F4" w:rsidRPr="0020295F" w:rsidDel="00823F23" w:rsidRDefault="00A563F4" w:rsidP="00A563F4">
      <w:pPr>
        <w:pStyle w:val="Normal5"/>
        <w:numPr>
          <w:ilvl w:val="0"/>
          <w:numId w:val="63"/>
        </w:numPr>
        <w:spacing w:line="360" w:lineRule="auto"/>
        <w:jc w:val="both"/>
        <w:rPr>
          <w:del w:id="2229" w:author="Tin Trčak" w:date="2016-01-21T00:59:00Z"/>
        </w:rPr>
      </w:pPr>
      <w:del w:id="2230" w:author="Tin Trčak" w:date="2016-01-21T00:59:00Z">
        <w:r w:rsidRPr="0020295F" w:rsidDel="00823F23">
          <w:rPr>
            <w:rFonts w:ascii="Arial" w:eastAsia="Arial" w:hAnsi="Arial" w:cs="Arial"/>
            <w:i/>
            <w:sz w:val="20"/>
          </w:rPr>
          <w:delText>(u rev. 2) koji je status implementacije u odnosu na postavljene ciljeve, procjenu vremena dovršetka projekta (ako zadatak nije u potpunosti ispunjen), koje bi bile smjernice za daljnji rad kad bi se nastavilo s projektom te u čemu bi se sastojale buduće nadogradnje.</w:delText>
        </w:r>
      </w:del>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15F71" w14:textId="77777777" w:rsidR="00973CD8" w:rsidRDefault="00973CD8" w:rsidP="00EF161A">
      <w:pPr>
        <w:spacing w:after="0" w:line="240" w:lineRule="auto"/>
      </w:pPr>
      <w:r>
        <w:separator/>
      </w:r>
    </w:p>
  </w:endnote>
  <w:endnote w:type="continuationSeparator" w:id="0">
    <w:p w14:paraId="691181E8" w14:textId="77777777" w:rsidR="00973CD8" w:rsidRDefault="00973CD8"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ECBA23B" w:rsidR="00BE16EB" w:rsidRDefault="00BE16EB"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AA12CA">
      <w:rPr>
        <w:noProof/>
      </w:rPr>
      <w:t>20</w:t>
    </w:r>
    <w:r>
      <w:fldChar w:fldCharType="end"/>
    </w:r>
    <w:r>
      <w:rPr>
        <w:rFonts w:ascii="Arial" w:eastAsia="Arial" w:hAnsi="Arial" w:cs="Arial"/>
        <w:sz w:val="20"/>
      </w:rPr>
      <w:t xml:space="preserve"> od </w:t>
    </w:r>
    <w:r>
      <w:fldChar w:fldCharType="begin"/>
    </w:r>
    <w:r>
      <w:instrText>NUMPAGES</w:instrText>
    </w:r>
    <w:r>
      <w:fldChar w:fldCharType="separate"/>
    </w:r>
    <w:r w:rsidR="00AA12CA">
      <w:rPr>
        <w:noProof/>
      </w:rPr>
      <w:t>99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1026" w:author="Tin Trčak" w:date="2016-01-21T16:01:00Z">
      <w:r w:rsidR="00AA12CA">
        <w:rPr>
          <w:rFonts w:ascii="Arial" w:eastAsia="Arial" w:hAnsi="Arial" w:cs="Arial"/>
          <w:noProof/>
          <w:sz w:val="20"/>
        </w:rPr>
        <w:t>21. siječnja 2016.</w:t>
      </w:r>
    </w:ins>
    <w:ins w:id="1027" w:author="Jan Kelemen" w:date="2016-01-21T14:42:00Z">
      <w:del w:id="1028" w:author="Tin Trčak" w:date="2016-01-21T15:12:00Z">
        <w:r w:rsidDel="002D286A">
          <w:rPr>
            <w:rFonts w:ascii="Arial" w:eastAsia="Arial" w:hAnsi="Arial" w:cs="Arial"/>
            <w:noProof/>
            <w:sz w:val="20"/>
          </w:rPr>
          <w:delText>21. siječnja 2016.</w:delText>
        </w:r>
      </w:del>
    </w:ins>
    <w:del w:id="1029" w:author="Tin Trčak" w:date="2016-01-21T15:12:00Z">
      <w:r w:rsidDel="002D286A">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BE16EB" w:rsidRDefault="00BE16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BD74F8" w14:textId="77777777" w:rsidR="00973CD8" w:rsidRDefault="00973CD8" w:rsidP="00EF161A">
      <w:pPr>
        <w:spacing w:after="0" w:line="240" w:lineRule="auto"/>
      </w:pPr>
      <w:r>
        <w:separator/>
      </w:r>
    </w:p>
  </w:footnote>
  <w:footnote w:type="continuationSeparator" w:id="0">
    <w:p w14:paraId="6BFAD915" w14:textId="77777777" w:rsidR="00973CD8" w:rsidRDefault="00973CD8"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BE16EB" w:rsidRDefault="00BE16EB"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BE16EB" w:rsidRDefault="00BE16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4F7CD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7"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8"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1"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2"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8"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1"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5"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2"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6"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7"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2"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7"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9"/>
  </w:num>
  <w:num w:numId="2">
    <w:abstractNumId w:val="3"/>
  </w:num>
  <w:num w:numId="3">
    <w:abstractNumId w:val="53"/>
  </w:num>
  <w:num w:numId="4">
    <w:abstractNumId w:val="67"/>
  </w:num>
  <w:num w:numId="5">
    <w:abstractNumId w:val="33"/>
  </w:num>
  <w:num w:numId="6">
    <w:abstractNumId w:val="58"/>
  </w:num>
  <w:num w:numId="7">
    <w:abstractNumId w:val="25"/>
  </w:num>
  <w:num w:numId="8">
    <w:abstractNumId w:val="30"/>
  </w:num>
  <w:num w:numId="9">
    <w:abstractNumId w:val="16"/>
  </w:num>
  <w:num w:numId="10">
    <w:abstractNumId w:val="40"/>
  </w:num>
  <w:num w:numId="11">
    <w:abstractNumId w:val="56"/>
  </w:num>
  <w:num w:numId="12">
    <w:abstractNumId w:val="51"/>
  </w:num>
  <w:num w:numId="13">
    <w:abstractNumId w:val="24"/>
  </w:num>
  <w:num w:numId="14">
    <w:abstractNumId w:val="61"/>
  </w:num>
  <w:num w:numId="15">
    <w:abstractNumId w:val="10"/>
  </w:num>
  <w:num w:numId="16">
    <w:abstractNumId w:val="65"/>
  </w:num>
  <w:num w:numId="17">
    <w:abstractNumId w:val="22"/>
  </w:num>
  <w:num w:numId="18">
    <w:abstractNumId w:val="5"/>
  </w:num>
  <w:num w:numId="19">
    <w:abstractNumId w:val="66"/>
  </w:num>
  <w:num w:numId="20">
    <w:abstractNumId w:val="28"/>
  </w:num>
  <w:num w:numId="21">
    <w:abstractNumId w:val="38"/>
  </w:num>
  <w:num w:numId="22">
    <w:abstractNumId w:val="8"/>
  </w:num>
  <w:num w:numId="23">
    <w:abstractNumId w:val="62"/>
  </w:num>
  <w:num w:numId="24">
    <w:abstractNumId w:val="45"/>
  </w:num>
  <w:num w:numId="25">
    <w:abstractNumId w:val="43"/>
  </w:num>
  <w:num w:numId="26">
    <w:abstractNumId w:val="27"/>
  </w:num>
  <w:num w:numId="27">
    <w:abstractNumId w:val="9"/>
  </w:num>
  <w:num w:numId="28">
    <w:abstractNumId w:val="52"/>
  </w:num>
  <w:num w:numId="29">
    <w:abstractNumId w:val="46"/>
  </w:num>
  <w:num w:numId="30">
    <w:abstractNumId w:val="14"/>
  </w:num>
  <w:num w:numId="31">
    <w:abstractNumId w:val="19"/>
  </w:num>
  <w:num w:numId="32">
    <w:abstractNumId w:val="63"/>
  </w:num>
  <w:num w:numId="33">
    <w:abstractNumId w:val="47"/>
  </w:num>
  <w:num w:numId="34">
    <w:abstractNumId w:val="64"/>
  </w:num>
  <w:num w:numId="35">
    <w:abstractNumId w:val="48"/>
  </w:num>
  <w:num w:numId="36">
    <w:abstractNumId w:val="50"/>
  </w:num>
  <w:num w:numId="37">
    <w:abstractNumId w:val="60"/>
  </w:num>
  <w:num w:numId="38">
    <w:abstractNumId w:val="31"/>
  </w:num>
  <w:num w:numId="39">
    <w:abstractNumId w:val="2"/>
  </w:num>
  <w:num w:numId="40">
    <w:abstractNumId w:val="26"/>
  </w:num>
  <w:num w:numId="41">
    <w:abstractNumId w:val="12"/>
  </w:num>
  <w:num w:numId="42">
    <w:abstractNumId w:val="0"/>
  </w:num>
  <w:num w:numId="43">
    <w:abstractNumId w:val="54"/>
  </w:num>
  <w:num w:numId="44">
    <w:abstractNumId w:val="21"/>
  </w:num>
  <w:num w:numId="45">
    <w:abstractNumId w:val="37"/>
  </w:num>
  <w:num w:numId="46">
    <w:abstractNumId w:val="39"/>
  </w:num>
  <w:num w:numId="47">
    <w:abstractNumId w:val="35"/>
  </w:num>
  <w:num w:numId="48">
    <w:abstractNumId w:val="55"/>
  </w:num>
  <w:num w:numId="49">
    <w:abstractNumId w:val="36"/>
  </w:num>
  <w:num w:numId="50">
    <w:abstractNumId w:val="13"/>
  </w:num>
  <w:num w:numId="51">
    <w:abstractNumId w:val="11"/>
  </w:num>
  <w:num w:numId="52">
    <w:abstractNumId w:val="57"/>
  </w:num>
  <w:num w:numId="53">
    <w:abstractNumId w:val="23"/>
  </w:num>
  <w:num w:numId="54">
    <w:abstractNumId w:val="29"/>
  </w:num>
  <w:num w:numId="55">
    <w:abstractNumId w:val="18"/>
  </w:num>
  <w:num w:numId="56">
    <w:abstractNumId w:val="32"/>
  </w:num>
  <w:num w:numId="57">
    <w:abstractNumId w:val="49"/>
  </w:num>
  <w:num w:numId="58">
    <w:abstractNumId w:val="41"/>
  </w:num>
  <w:num w:numId="59">
    <w:abstractNumId w:val="42"/>
  </w:num>
  <w:num w:numId="60">
    <w:abstractNumId w:val="7"/>
  </w:num>
  <w:num w:numId="61">
    <w:abstractNumId w:val="1"/>
  </w:num>
  <w:num w:numId="62">
    <w:abstractNumId w:val="34"/>
  </w:num>
  <w:num w:numId="63">
    <w:abstractNumId w:val="4"/>
  </w:num>
  <w:num w:numId="64">
    <w:abstractNumId w:val="20"/>
  </w:num>
  <w:num w:numId="65">
    <w:abstractNumId w:val="44"/>
  </w:num>
  <w:num w:numId="66">
    <w:abstractNumId w:val="15"/>
  </w:num>
  <w:num w:numId="67">
    <w:abstractNumId w:val="17"/>
  </w:num>
  <w:num w:numId="68">
    <w:abstractNumId w:val="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Jan Kelemen">
    <w15:presenceInfo w15:providerId="Windows Live" w15:userId="0e761d12e7acaee6"/>
  </w15:person>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91B31"/>
    <w:rsid w:val="000A0B5F"/>
    <w:rsid w:val="000B494C"/>
    <w:rsid w:val="000E53F1"/>
    <w:rsid w:val="00106BB1"/>
    <w:rsid w:val="00112C54"/>
    <w:rsid w:val="0011363A"/>
    <w:rsid w:val="00115E20"/>
    <w:rsid w:val="001215CB"/>
    <w:rsid w:val="00122538"/>
    <w:rsid w:val="0012792C"/>
    <w:rsid w:val="00133585"/>
    <w:rsid w:val="00134C81"/>
    <w:rsid w:val="00135DB7"/>
    <w:rsid w:val="00150D28"/>
    <w:rsid w:val="00151805"/>
    <w:rsid w:val="0015569F"/>
    <w:rsid w:val="001625F8"/>
    <w:rsid w:val="0016535B"/>
    <w:rsid w:val="00171F4F"/>
    <w:rsid w:val="00177B82"/>
    <w:rsid w:val="00182222"/>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442FF"/>
    <w:rsid w:val="00250517"/>
    <w:rsid w:val="002605E6"/>
    <w:rsid w:val="002614E4"/>
    <w:rsid w:val="002636DE"/>
    <w:rsid w:val="00265CEE"/>
    <w:rsid w:val="0027165B"/>
    <w:rsid w:val="002716DD"/>
    <w:rsid w:val="00271CE2"/>
    <w:rsid w:val="00272801"/>
    <w:rsid w:val="00280571"/>
    <w:rsid w:val="00283BA3"/>
    <w:rsid w:val="002B515C"/>
    <w:rsid w:val="002C06DD"/>
    <w:rsid w:val="002D286A"/>
    <w:rsid w:val="002D47D3"/>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76BBA"/>
    <w:rsid w:val="00483607"/>
    <w:rsid w:val="00484BF8"/>
    <w:rsid w:val="00487921"/>
    <w:rsid w:val="0049246C"/>
    <w:rsid w:val="004937B7"/>
    <w:rsid w:val="004A01A9"/>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757"/>
    <w:rsid w:val="00533A94"/>
    <w:rsid w:val="00550C02"/>
    <w:rsid w:val="00554442"/>
    <w:rsid w:val="0055754B"/>
    <w:rsid w:val="005606F1"/>
    <w:rsid w:val="0056442F"/>
    <w:rsid w:val="00570139"/>
    <w:rsid w:val="0057027A"/>
    <w:rsid w:val="00570677"/>
    <w:rsid w:val="00571EED"/>
    <w:rsid w:val="00591538"/>
    <w:rsid w:val="005933CF"/>
    <w:rsid w:val="00595ECF"/>
    <w:rsid w:val="005A3F8E"/>
    <w:rsid w:val="005B3BAD"/>
    <w:rsid w:val="005B405C"/>
    <w:rsid w:val="005C40E2"/>
    <w:rsid w:val="005D60C0"/>
    <w:rsid w:val="005D6128"/>
    <w:rsid w:val="005D69DF"/>
    <w:rsid w:val="005E1685"/>
    <w:rsid w:val="005E4C33"/>
    <w:rsid w:val="00604865"/>
    <w:rsid w:val="00604B53"/>
    <w:rsid w:val="00610D82"/>
    <w:rsid w:val="00612A5C"/>
    <w:rsid w:val="006256AC"/>
    <w:rsid w:val="00632682"/>
    <w:rsid w:val="00647055"/>
    <w:rsid w:val="0065103C"/>
    <w:rsid w:val="006513DE"/>
    <w:rsid w:val="006631E0"/>
    <w:rsid w:val="00667908"/>
    <w:rsid w:val="006A5672"/>
    <w:rsid w:val="006A680D"/>
    <w:rsid w:val="006B5213"/>
    <w:rsid w:val="006C332A"/>
    <w:rsid w:val="006D6634"/>
    <w:rsid w:val="006D733D"/>
    <w:rsid w:val="006E62A9"/>
    <w:rsid w:val="006F02EA"/>
    <w:rsid w:val="006F0537"/>
    <w:rsid w:val="006F6C23"/>
    <w:rsid w:val="00701C17"/>
    <w:rsid w:val="00706BA0"/>
    <w:rsid w:val="00720780"/>
    <w:rsid w:val="007364D4"/>
    <w:rsid w:val="00736C97"/>
    <w:rsid w:val="00757638"/>
    <w:rsid w:val="00767C8D"/>
    <w:rsid w:val="00767EE2"/>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42F9"/>
    <w:rsid w:val="007D66C6"/>
    <w:rsid w:val="007E0D3E"/>
    <w:rsid w:val="007E42C3"/>
    <w:rsid w:val="007F474F"/>
    <w:rsid w:val="0080233F"/>
    <w:rsid w:val="008056C9"/>
    <w:rsid w:val="00806FAF"/>
    <w:rsid w:val="008106A3"/>
    <w:rsid w:val="008142BA"/>
    <w:rsid w:val="0082366C"/>
    <w:rsid w:val="00823F23"/>
    <w:rsid w:val="00824032"/>
    <w:rsid w:val="00824100"/>
    <w:rsid w:val="0082440D"/>
    <w:rsid w:val="00824B23"/>
    <w:rsid w:val="0083115D"/>
    <w:rsid w:val="008341DC"/>
    <w:rsid w:val="008512B3"/>
    <w:rsid w:val="008754AF"/>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5002B"/>
    <w:rsid w:val="009558AA"/>
    <w:rsid w:val="009619D5"/>
    <w:rsid w:val="009622DC"/>
    <w:rsid w:val="00972C9B"/>
    <w:rsid w:val="00973CD8"/>
    <w:rsid w:val="00974A3B"/>
    <w:rsid w:val="0098019C"/>
    <w:rsid w:val="00984B87"/>
    <w:rsid w:val="0099229B"/>
    <w:rsid w:val="00997128"/>
    <w:rsid w:val="009A7A9B"/>
    <w:rsid w:val="009C01CC"/>
    <w:rsid w:val="009C5C33"/>
    <w:rsid w:val="009E2F05"/>
    <w:rsid w:val="009E444A"/>
    <w:rsid w:val="009E7358"/>
    <w:rsid w:val="009E7F73"/>
    <w:rsid w:val="009F3C84"/>
    <w:rsid w:val="009F57E8"/>
    <w:rsid w:val="00A00727"/>
    <w:rsid w:val="00A06303"/>
    <w:rsid w:val="00A10B83"/>
    <w:rsid w:val="00A113B2"/>
    <w:rsid w:val="00A34459"/>
    <w:rsid w:val="00A360BF"/>
    <w:rsid w:val="00A368CA"/>
    <w:rsid w:val="00A4247E"/>
    <w:rsid w:val="00A45D3E"/>
    <w:rsid w:val="00A563F4"/>
    <w:rsid w:val="00A663B0"/>
    <w:rsid w:val="00A711AB"/>
    <w:rsid w:val="00A82942"/>
    <w:rsid w:val="00A831D1"/>
    <w:rsid w:val="00A95FAA"/>
    <w:rsid w:val="00AA12CA"/>
    <w:rsid w:val="00AA2555"/>
    <w:rsid w:val="00AA5CC8"/>
    <w:rsid w:val="00AA6155"/>
    <w:rsid w:val="00AA79E3"/>
    <w:rsid w:val="00AB372B"/>
    <w:rsid w:val="00AB686A"/>
    <w:rsid w:val="00AB6D34"/>
    <w:rsid w:val="00AC14AC"/>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032E"/>
    <w:rsid w:val="00B924CC"/>
    <w:rsid w:val="00B93800"/>
    <w:rsid w:val="00BA61C9"/>
    <w:rsid w:val="00BB12AB"/>
    <w:rsid w:val="00BB2AD7"/>
    <w:rsid w:val="00BC7593"/>
    <w:rsid w:val="00BD0F46"/>
    <w:rsid w:val="00BD4E4F"/>
    <w:rsid w:val="00BE0434"/>
    <w:rsid w:val="00BE16EB"/>
    <w:rsid w:val="00BF4887"/>
    <w:rsid w:val="00C02DE5"/>
    <w:rsid w:val="00C04BD0"/>
    <w:rsid w:val="00C05B37"/>
    <w:rsid w:val="00C10ACD"/>
    <w:rsid w:val="00C2557B"/>
    <w:rsid w:val="00C255BA"/>
    <w:rsid w:val="00C35FE1"/>
    <w:rsid w:val="00C40C52"/>
    <w:rsid w:val="00C50C68"/>
    <w:rsid w:val="00C524C7"/>
    <w:rsid w:val="00C53C95"/>
    <w:rsid w:val="00C55AC7"/>
    <w:rsid w:val="00C67DA3"/>
    <w:rsid w:val="00C750F2"/>
    <w:rsid w:val="00C81882"/>
    <w:rsid w:val="00C84CCF"/>
    <w:rsid w:val="00C9308B"/>
    <w:rsid w:val="00C96D94"/>
    <w:rsid w:val="00C97DB1"/>
    <w:rsid w:val="00CA4155"/>
    <w:rsid w:val="00CA4D0E"/>
    <w:rsid w:val="00CA5BE5"/>
    <w:rsid w:val="00CC30B3"/>
    <w:rsid w:val="00CC7887"/>
    <w:rsid w:val="00CD7D48"/>
    <w:rsid w:val="00CE4F14"/>
    <w:rsid w:val="00CE6E9A"/>
    <w:rsid w:val="00CF1348"/>
    <w:rsid w:val="00CF1609"/>
    <w:rsid w:val="00CF1A1C"/>
    <w:rsid w:val="00D00E07"/>
    <w:rsid w:val="00D014E3"/>
    <w:rsid w:val="00D37D22"/>
    <w:rsid w:val="00D427F0"/>
    <w:rsid w:val="00D51902"/>
    <w:rsid w:val="00D51D8A"/>
    <w:rsid w:val="00D54181"/>
    <w:rsid w:val="00D551A5"/>
    <w:rsid w:val="00D55856"/>
    <w:rsid w:val="00D602B0"/>
    <w:rsid w:val="00D64E08"/>
    <w:rsid w:val="00D751EA"/>
    <w:rsid w:val="00D81429"/>
    <w:rsid w:val="00D81AAB"/>
    <w:rsid w:val="00D9128D"/>
    <w:rsid w:val="00D92C02"/>
    <w:rsid w:val="00D947B8"/>
    <w:rsid w:val="00DB560D"/>
    <w:rsid w:val="00DB6268"/>
    <w:rsid w:val="00DD773E"/>
    <w:rsid w:val="00DD7EAE"/>
    <w:rsid w:val="00DE7BB5"/>
    <w:rsid w:val="00E01CB6"/>
    <w:rsid w:val="00E05AB8"/>
    <w:rsid w:val="00E05F58"/>
    <w:rsid w:val="00E10E84"/>
    <w:rsid w:val="00E10FB0"/>
    <w:rsid w:val="00E12151"/>
    <w:rsid w:val="00E17F7C"/>
    <w:rsid w:val="00E2434C"/>
    <w:rsid w:val="00E369C6"/>
    <w:rsid w:val="00E41FF2"/>
    <w:rsid w:val="00E51CCF"/>
    <w:rsid w:val="00E60BA2"/>
    <w:rsid w:val="00E644C7"/>
    <w:rsid w:val="00E70A20"/>
    <w:rsid w:val="00E7653F"/>
    <w:rsid w:val="00E86E03"/>
    <w:rsid w:val="00E86FC2"/>
    <w:rsid w:val="00E87214"/>
    <w:rsid w:val="00E90115"/>
    <w:rsid w:val="00E957F2"/>
    <w:rsid w:val="00E96B40"/>
    <w:rsid w:val="00EA6F10"/>
    <w:rsid w:val="00EB21A0"/>
    <w:rsid w:val="00EC1247"/>
    <w:rsid w:val="00ED01FE"/>
    <w:rsid w:val="00ED5A9F"/>
    <w:rsid w:val="00EE35DE"/>
    <w:rsid w:val="00EE669C"/>
    <w:rsid w:val="00EF161A"/>
    <w:rsid w:val="00EF3E02"/>
    <w:rsid w:val="00F06DFC"/>
    <w:rsid w:val="00F106C9"/>
    <w:rsid w:val="00F40D12"/>
    <w:rsid w:val="00F50187"/>
    <w:rsid w:val="00F529A4"/>
    <w:rsid w:val="00F55C46"/>
    <w:rsid w:val="00F576AA"/>
    <w:rsid w:val="00F6357E"/>
    <w:rsid w:val="00FA17D0"/>
    <w:rsid w:val="00FA4E9C"/>
    <w:rsid w:val="00FC43A1"/>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emf"/><Relationship Id="rId68" Type="http://schemas.openxmlformats.org/officeDocument/2006/relationships/oleObject" Target="embeddings/oleObject4.bin"/><Relationship Id="rId84" Type="http://schemas.openxmlformats.org/officeDocument/2006/relationships/image" Target="media/image70.png"/><Relationship Id="rId89"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86.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oter" Target="footer1.xml"/><Relationship Id="rId58" Type="http://schemas.openxmlformats.org/officeDocument/2006/relationships/image" Target="media/image51.png"/><Relationship Id="rId66" Type="http://schemas.openxmlformats.org/officeDocument/2006/relationships/oleObject" Target="embeddings/oleObject3.bin"/><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www.fer.unizg.hr/predmet/opp"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hyperlink" Target="https://azure.microsoft.com" TargetMode="Externa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oleObject" Target="embeddings/oleObject2.bin"/><Relationship Id="rId69" Type="http://schemas.openxmlformats.org/officeDocument/2006/relationships/image" Target="media/image58.emf"/><Relationship Id="rId77" Type="http://schemas.openxmlformats.org/officeDocument/2006/relationships/image" Target="media/image65.png"/><Relationship Id="rId100" Type="http://schemas.openxmlformats.org/officeDocument/2006/relationships/hyperlink" Target="http://www.fer.unizg.hr/predmet/opp" TargetMode="External"/><Relationship Id="rId105" Type="http://schemas.openxmlformats.org/officeDocument/2006/relationships/hyperlink" Target="http://www.ibm.com/developerworks/rational/library/3101.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57.emf"/><Relationship Id="rId103" Type="http://schemas.openxmlformats.org/officeDocument/2006/relationships/hyperlink" Target="http://astah.net/" TargetMode="Externa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oleObject" Target="embeddings/oleObject1.bin"/><Relationship Id="rId70" Type="http://schemas.openxmlformats.org/officeDocument/2006/relationships/oleObject" Target="embeddings/oleObject5.bin"/><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www.tracemodeler.com/articles/a_quick_introduction_to_uml_sequence_diagram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image" Target="media/image53.png"/><Relationship Id="rId65" Type="http://schemas.openxmlformats.org/officeDocument/2006/relationships/image" Target="media/image56.emf"/><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www.visualstudio.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hyperlink" Target="https://moodle.fer.h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microsoft.com/office/2011/relationships/people" Target="peop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asp.net/mvc"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A55E5-798B-4061-97F4-4BCDABC98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99</Pages>
  <Words>16180</Words>
  <Characters>92228</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16</cp:revision>
  <cp:lastPrinted>2015-11-20T18:30:00Z</cp:lastPrinted>
  <dcterms:created xsi:type="dcterms:W3CDTF">2016-01-21T14:23:00Z</dcterms:created>
  <dcterms:modified xsi:type="dcterms:W3CDTF">2016-01-21T15:01:00Z</dcterms:modified>
</cp:coreProperties>
</file>