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D5BAF81"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Jan Kelemen" w:date="2016-01-21T14:42:00Z">
        <w:del w:id="2" w:author="Tin Trčak" w:date="2016-01-21T15:15:00Z">
          <w:r w:rsidR="000B494C" w:rsidDel="00133585">
            <w:rPr>
              <w:rFonts w:eastAsia="Arial"/>
              <w:i/>
              <w:sz w:val="32"/>
            </w:rPr>
            <w:delText>1</w:delText>
          </w:r>
        </w:del>
      </w:ins>
      <w:del w:id="3"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4"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5"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6"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7"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8"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9" w:author="Tin Trčak" w:date="2016-01-21T00:39:00Z">
        <w:r w:rsidR="002B515C">
          <w:t xml:space="preserve">, </w:t>
        </w:r>
        <w:r w:rsidR="002B515C">
          <w:rPr>
            <w:rStyle w:val="messagebody"/>
          </w:rPr>
          <w:t>dijagram stanja</w:t>
        </w:r>
      </w:ins>
      <w:ins w:id="10" w:author="Tin Trčak" w:date="2016-01-21T00:54:00Z">
        <w:r w:rsidR="007F474F">
          <w:rPr>
            <w:rStyle w:val="messagebody"/>
          </w:rPr>
          <w:t>, pojmovnik</w:t>
        </w:r>
      </w:ins>
      <w:ins w:id="11"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0A5CD92E" w14:textId="77777777" w:rsidR="009F57E8" w:rsidRDefault="005209EE">
          <w:pPr>
            <w:pStyle w:val="TOC1"/>
            <w:rPr>
              <w:ins w:id="12" w:author="Tin Trčak" w:date="2016-01-21T15:47: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3" w:author="Tin Trčak" w:date="2016-01-21T15:47:00Z">
            <w:r w:rsidR="009F57E8" w:rsidRPr="007C335B">
              <w:rPr>
                <w:rStyle w:val="Hyperlink"/>
                <w:noProof/>
              </w:rPr>
              <w:fldChar w:fldCharType="begin"/>
            </w:r>
            <w:r w:rsidR="009F57E8" w:rsidRPr="007C335B">
              <w:rPr>
                <w:rStyle w:val="Hyperlink"/>
                <w:noProof/>
              </w:rPr>
              <w:instrText xml:space="preserve"> </w:instrText>
            </w:r>
            <w:r w:rsidR="009F57E8">
              <w:rPr>
                <w:noProof/>
              </w:rPr>
              <w:instrText>HYPERLINK \l "_Toc441154589"</w:instrText>
            </w:r>
            <w:r w:rsidR="009F57E8" w:rsidRPr="007C335B">
              <w:rPr>
                <w:rStyle w:val="Hyperlink"/>
                <w:noProof/>
              </w:rPr>
              <w:instrText xml:space="preserve"> </w:instrText>
            </w:r>
            <w:r w:rsidR="009F57E8" w:rsidRPr="007C335B">
              <w:rPr>
                <w:rStyle w:val="Hyperlink"/>
                <w:noProof/>
              </w:rPr>
            </w:r>
            <w:r w:rsidR="009F57E8" w:rsidRPr="007C335B">
              <w:rPr>
                <w:rStyle w:val="Hyperlink"/>
                <w:noProof/>
              </w:rPr>
              <w:fldChar w:fldCharType="separate"/>
            </w:r>
            <w:r w:rsidR="009F57E8" w:rsidRPr="007C335B">
              <w:rPr>
                <w:rStyle w:val="Hyperlink"/>
                <w:rFonts w:eastAsia="Arial"/>
                <w:noProof/>
              </w:rPr>
              <w:t>1.</w:t>
            </w:r>
            <w:r w:rsidR="009F57E8">
              <w:rPr>
                <w:rFonts w:eastAsiaTheme="minorEastAsia"/>
                <w:b w:val="0"/>
                <w:noProof/>
                <w:sz w:val="22"/>
                <w:szCs w:val="22"/>
                <w:lang w:eastAsia="hr-HR"/>
              </w:rPr>
              <w:tab/>
            </w:r>
            <w:r w:rsidR="009F57E8" w:rsidRPr="007C335B">
              <w:rPr>
                <w:rStyle w:val="Hyperlink"/>
                <w:rFonts w:eastAsia="Arial"/>
                <w:noProof/>
              </w:rPr>
              <w:t>Dnevnik promjena dokumentacije</w:t>
            </w:r>
            <w:r w:rsidR="009F57E8">
              <w:rPr>
                <w:noProof/>
                <w:webHidden/>
              </w:rPr>
              <w:tab/>
            </w:r>
            <w:r w:rsidR="009F57E8">
              <w:rPr>
                <w:noProof/>
                <w:webHidden/>
              </w:rPr>
              <w:fldChar w:fldCharType="begin"/>
            </w:r>
            <w:r w:rsidR="009F57E8">
              <w:rPr>
                <w:noProof/>
                <w:webHidden/>
              </w:rPr>
              <w:instrText xml:space="preserve"> PAGEREF _Toc441154589 \h </w:instrText>
            </w:r>
            <w:r w:rsidR="009F57E8">
              <w:rPr>
                <w:noProof/>
                <w:webHidden/>
              </w:rPr>
            </w:r>
          </w:ins>
          <w:r w:rsidR="009F57E8">
            <w:rPr>
              <w:noProof/>
              <w:webHidden/>
            </w:rPr>
            <w:fldChar w:fldCharType="separate"/>
          </w:r>
          <w:ins w:id="14" w:author="Tin Trčak" w:date="2016-01-21T15:47:00Z">
            <w:r w:rsidR="009F57E8">
              <w:rPr>
                <w:noProof/>
                <w:webHidden/>
              </w:rPr>
              <w:t>4</w:t>
            </w:r>
            <w:r w:rsidR="009F57E8">
              <w:rPr>
                <w:noProof/>
                <w:webHidden/>
              </w:rPr>
              <w:fldChar w:fldCharType="end"/>
            </w:r>
            <w:r w:rsidR="009F57E8" w:rsidRPr="007C335B">
              <w:rPr>
                <w:rStyle w:val="Hyperlink"/>
                <w:noProof/>
              </w:rPr>
              <w:fldChar w:fldCharType="end"/>
            </w:r>
          </w:ins>
        </w:p>
        <w:p w14:paraId="270478E1" w14:textId="77777777" w:rsidR="009F57E8" w:rsidRDefault="009F57E8">
          <w:pPr>
            <w:pStyle w:val="TOC1"/>
            <w:rPr>
              <w:ins w:id="15" w:author="Tin Trčak" w:date="2016-01-21T15:47:00Z"/>
              <w:rFonts w:eastAsiaTheme="minorEastAsia"/>
              <w:b w:val="0"/>
              <w:noProof/>
              <w:sz w:val="22"/>
              <w:szCs w:val="22"/>
              <w:lang w:eastAsia="hr-HR"/>
            </w:rPr>
          </w:pPr>
          <w:ins w:id="1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"_Toc441154590"</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2.</w:t>
            </w:r>
            <w:r>
              <w:rPr>
                <w:rFonts w:eastAsiaTheme="minorEastAsia"/>
                <w:b w:val="0"/>
                <w:noProof/>
                <w:sz w:val="22"/>
                <w:szCs w:val="22"/>
                <w:lang w:eastAsia="hr-HR"/>
              </w:rPr>
              <w:tab/>
            </w:r>
            <w:r w:rsidRPr="007C335B">
              <w:rPr>
                <w:rStyle w:val="Hyperlink"/>
                <w:noProof/>
              </w:rPr>
              <w:t>Opis projektnog zadatka</w:t>
            </w:r>
            <w:r>
              <w:rPr>
                <w:noProof/>
                <w:webHidden/>
              </w:rPr>
              <w:tab/>
            </w:r>
            <w:r>
              <w:rPr>
                <w:noProof/>
                <w:webHidden/>
              </w:rPr>
              <w:fldChar w:fldCharType="begin"/>
            </w:r>
            <w:r>
              <w:rPr>
                <w:noProof/>
                <w:webHidden/>
              </w:rPr>
              <w:instrText xml:space="preserve"> PAGEREF _Toc441154590 \h </w:instrText>
            </w:r>
            <w:r>
              <w:rPr>
                <w:noProof/>
                <w:webHidden/>
              </w:rPr>
            </w:r>
          </w:ins>
          <w:r>
            <w:rPr>
              <w:noProof/>
              <w:webHidden/>
            </w:rPr>
            <w:fldChar w:fldCharType="separate"/>
          </w:r>
          <w:ins w:id="17" w:author="Tin Trčak" w:date="2016-01-21T15:47:00Z">
            <w:r>
              <w:rPr>
                <w:noProof/>
                <w:webHidden/>
              </w:rPr>
              <w:t>7</w:t>
            </w:r>
            <w:r>
              <w:rPr>
                <w:noProof/>
                <w:webHidden/>
              </w:rPr>
              <w:fldChar w:fldCharType="end"/>
            </w:r>
            <w:r w:rsidRPr="007C335B">
              <w:rPr>
                <w:rStyle w:val="Hyperlink"/>
                <w:noProof/>
              </w:rPr>
              <w:fldChar w:fldCharType="end"/>
            </w:r>
          </w:ins>
        </w:p>
        <w:p w14:paraId="719E07EF" w14:textId="77777777" w:rsidR="009F57E8" w:rsidRDefault="009F57E8">
          <w:pPr>
            <w:pStyle w:val="TOC1"/>
            <w:rPr>
              <w:ins w:id="18" w:author="Tin Trčak" w:date="2016-01-21T15:47:00Z"/>
              <w:rFonts w:eastAsiaTheme="minorEastAsia"/>
              <w:b w:val="0"/>
              <w:noProof/>
              <w:sz w:val="22"/>
              <w:szCs w:val="22"/>
              <w:lang w:eastAsia="hr-HR"/>
            </w:rPr>
          </w:pPr>
          <w:ins w:id="1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"_Toc441154591"</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3.</w:t>
            </w:r>
            <w:r>
              <w:rPr>
                <w:rFonts w:eastAsiaTheme="minorEastAsia"/>
                <w:b w:val="0"/>
                <w:noProof/>
                <w:sz w:val="22"/>
                <w:szCs w:val="22"/>
                <w:lang w:eastAsia="hr-HR"/>
              </w:rPr>
              <w:tab/>
            </w:r>
            <w:r w:rsidRPr="007C335B">
              <w:rPr>
                <w:rStyle w:val="Hyperlink"/>
                <w:noProof/>
              </w:rPr>
              <w:t>Pojmovnik</w:t>
            </w:r>
            <w:r>
              <w:rPr>
                <w:noProof/>
                <w:webHidden/>
              </w:rPr>
              <w:tab/>
            </w:r>
            <w:r>
              <w:rPr>
                <w:noProof/>
                <w:webHidden/>
              </w:rPr>
              <w:fldChar w:fldCharType="begin"/>
            </w:r>
            <w:r>
              <w:rPr>
                <w:noProof/>
                <w:webHidden/>
              </w:rPr>
              <w:instrText xml:space="preserve"> PAGEREF _Toc441154591 \h </w:instrText>
            </w:r>
            <w:r>
              <w:rPr>
                <w:noProof/>
                <w:webHidden/>
              </w:rPr>
            </w:r>
          </w:ins>
          <w:r>
            <w:rPr>
              <w:noProof/>
              <w:webHidden/>
            </w:rPr>
            <w:fldChar w:fldCharType="separate"/>
          </w:r>
          <w:ins w:id="20" w:author="Tin Trčak" w:date="2016-01-21T15:47:00Z">
            <w:r>
              <w:rPr>
                <w:noProof/>
                <w:webHidden/>
              </w:rPr>
              <w:t>10</w:t>
            </w:r>
            <w:r>
              <w:rPr>
                <w:noProof/>
                <w:webHidden/>
              </w:rPr>
              <w:fldChar w:fldCharType="end"/>
            </w:r>
            <w:r w:rsidRPr="007C335B">
              <w:rPr>
                <w:rStyle w:val="Hyperlink"/>
                <w:noProof/>
              </w:rPr>
              <w:fldChar w:fldCharType="end"/>
            </w:r>
          </w:ins>
        </w:p>
        <w:p w14:paraId="56A33E81" w14:textId="77777777" w:rsidR="009F57E8" w:rsidRDefault="009F57E8">
          <w:pPr>
            <w:pStyle w:val="TOC1"/>
            <w:rPr>
              <w:ins w:id="21" w:author="Tin Trčak" w:date="2016-01-21T15:47:00Z"/>
              <w:rFonts w:eastAsiaTheme="minorEastAsia"/>
              <w:b w:val="0"/>
              <w:noProof/>
              <w:sz w:val="22"/>
              <w:szCs w:val="22"/>
              <w:lang w:eastAsia="hr-HR"/>
            </w:rPr>
          </w:pPr>
          <w:ins w:id="2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"_Toc441154592"</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4.</w:t>
            </w:r>
            <w:r>
              <w:rPr>
                <w:rFonts w:eastAsiaTheme="minorEastAsia"/>
                <w:b w:val="0"/>
                <w:noProof/>
                <w:sz w:val="22"/>
                <w:szCs w:val="22"/>
                <w:lang w:eastAsia="hr-HR"/>
              </w:rPr>
              <w:tab/>
            </w:r>
            <w:r w:rsidRPr="007C335B">
              <w:rPr>
                <w:rStyle w:val="Hyperlink"/>
                <w:noProof/>
              </w:rPr>
              <w:t>Funkcionalni zahtjevi</w:t>
            </w:r>
            <w:r>
              <w:rPr>
                <w:noProof/>
                <w:webHidden/>
              </w:rPr>
              <w:tab/>
            </w:r>
            <w:r>
              <w:rPr>
                <w:noProof/>
                <w:webHidden/>
              </w:rPr>
              <w:fldChar w:fldCharType="begin"/>
            </w:r>
            <w:r>
              <w:rPr>
                <w:noProof/>
                <w:webHidden/>
              </w:rPr>
              <w:instrText xml:space="preserve"> PAGEREF _Toc441154592 \h </w:instrText>
            </w:r>
            <w:r>
              <w:rPr>
                <w:noProof/>
                <w:webHidden/>
              </w:rPr>
            </w:r>
          </w:ins>
          <w:r>
            <w:rPr>
              <w:noProof/>
              <w:webHidden/>
            </w:rPr>
            <w:fldChar w:fldCharType="separate"/>
          </w:r>
          <w:ins w:id="23" w:author="Tin Trčak" w:date="2016-01-21T15:47:00Z">
            <w:r>
              <w:rPr>
                <w:noProof/>
                <w:webHidden/>
              </w:rPr>
              <w:t>11</w:t>
            </w:r>
            <w:r>
              <w:rPr>
                <w:noProof/>
                <w:webHidden/>
              </w:rPr>
              <w:fldChar w:fldCharType="end"/>
            </w:r>
            <w:r w:rsidRPr="007C335B">
              <w:rPr>
                <w:rStyle w:val="Hyperlink"/>
                <w:noProof/>
              </w:rPr>
              <w:fldChar w:fldCharType="end"/>
            </w:r>
          </w:ins>
        </w:p>
        <w:p w14:paraId="4FA1BD3E" w14:textId="77777777" w:rsidR="009F57E8" w:rsidRDefault="009F57E8">
          <w:pPr>
            <w:pStyle w:val="TOC2"/>
            <w:tabs>
              <w:tab w:val="left" w:pos="960"/>
              <w:tab w:val="right" w:leader="dot" w:pos="9062"/>
            </w:tabs>
            <w:rPr>
              <w:ins w:id="24" w:author="Tin Trčak" w:date="2016-01-21T15:47:00Z"/>
              <w:rFonts w:eastAsiaTheme="minorEastAsia"/>
              <w:b w:val="0"/>
              <w:noProof/>
              <w:lang w:eastAsia="hr-HR"/>
            </w:rPr>
          </w:pPr>
          <w:ins w:id="2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"_Toc441154593"</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4.1</w:t>
            </w:r>
            <w:r>
              <w:rPr>
                <w:rFonts w:eastAsiaTheme="minorEastAsia"/>
                <w:b w:val="0"/>
                <w:noProof/>
                <w:lang w:eastAsia="hr-HR"/>
              </w:rPr>
              <w:tab/>
            </w:r>
            <w:r w:rsidRPr="007C335B">
              <w:rPr>
                <w:rStyle w:val="Hyperlink"/>
                <w:noProof/>
              </w:rPr>
              <w:t>Opis obrazaca uporabe:</w:t>
            </w:r>
            <w:r>
              <w:rPr>
                <w:noProof/>
                <w:webHidden/>
              </w:rPr>
              <w:tab/>
            </w:r>
            <w:r>
              <w:rPr>
                <w:noProof/>
                <w:webHidden/>
              </w:rPr>
              <w:fldChar w:fldCharType="begin"/>
            </w:r>
            <w:r>
              <w:rPr>
                <w:noProof/>
                <w:webHidden/>
              </w:rPr>
              <w:instrText xml:space="preserve"> PAGEREF _Toc441154593 \h </w:instrText>
            </w:r>
            <w:r>
              <w:rPr>
                <w:noProof/>
                <w:webHidden/>
              </w:rPr>
            </w:r>
          </w:ins>
          <w:r>
            <w:rPr>
              <w:noProof/>
              <w:webHidden/>
            </w:rPr>
            <w:fldChar w:fldCharType="separate"/>
          </w:r>
          <w:ins w:id="26" w:author="Tin Trčak" w:date="2016-01-21T15:47:00Z">
            <w:r>
              <w:rPr>
                <w:noProof/>
                <w:webHidden/>
              </w:rPr>
              <w:t>13</w:t>
            </w:r>
            <w:r>
              <w:rPr>
                <w:noProof/>
                <w:webHidden/>
              </w:rPr>
              <w:fldChar w:fldCharType="end"/>
            </w:r>
            <w:r w:rsidRPr="007C335B">
              <w:rPr>
                <w:rStyle w:val="Hyperlink"/>
                <w:noProof/>
              </w:rPr>
              <w:fldChar w:fldCharType="end"/>
            </w:r>
          </w:ins>
        </w:p>
        <w:p w14:paraId="0AE5E053" w14:textId="77777777" w:rsidR="009F57E8" w:rsidRDefault="009F57E8">
          <w:pPr>
            <w:pStyle w:val="TOC2"/>
            <w:tabs>
              <w:tab w:val="left" w:pos="960"/>
              <w:tab w:val="right" w:leader="dot" w:pos="9062"/>
            </w:tabs>
            <w:rPr>
              <w:ins w:id="27" w:author="Tin Trčak" w:date="2016-01-21T15:47:00Z"/>
              <w:rFonts w:eastAsiaTheme="minorEastAsia"/>
              <w:b w:val="0"/>
              <w:noProof/>
              <w:lang w:eastAsia="hr-HR"/>
            </w:rPr>
          </w:pPr>
          <w:ins w:id="2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"_Toc441154594"</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4.2</w:t>
            </w:r>
            <w:r>
              <w:rPr>
                <w:rFonts w:eastAsiaTheme="minorEastAsia"/>
                <w:b w:val="0"/>
                <w:noProof/>
                <w:lang w:eastAsia="hr-HR"/>
              </w:rPr>
              <w:tab/>
            </w:r>
            <w:r w:rsidRPr="007C335B">
              <w:rPr>
                <w:rStyle w:val="Hyperlink"/>
                <w:noProof/>
              </w:rPr>
              <w:t>Dijagrami obrazaca</w:t>
            </w:r>
            <w:r>
              <w:rPr>
                <w:noProof/>
                <w:webHidden/>
              </w:rPr>
              <w:tab/>
            </w:r>
            <w:r>
              <w:rPr>
                <w:noProof/>
                <w:webHidden/>
              </w:rPr>
              <w:fldChar w:fldCharType="begin"/>
            </w:r>
            <w:r>
              <w:rPr>
                <w:noProof/>
                <w:webHidden/>
              </w:rPr>
              <w:instrText xml:space="preserve"> PAGEREF _Toc441154594 \h </w:instrText>
            </w:r>
            <w:r>
              <w:rPr>
                <w:noProof/>
                <w:webHidden/>
              </w:rPr>
            </w:r>
          </w:ins>
          <w:r>
            <w:rPr>
              <w:noProof/>
              <w:webHidden/>
            </w:rPr>
            <w:fldChar w:fldCharType="separate"/>
          </w:r>
          <w:ins w:id="29" w:author="Tin Trčak" w:date="2016-01-21T15:47:00Z">
            <w:r>
              <w:rPr>
                <w:noProof/>
                <w:webHidden/>
              </w:rPr>
              <w:t>28</w:t>
            </w:r>
            <w:r>
              <w:rPr>
                <w:noProof/>
                <w:webHidden/>
              </w:rPr>
              <w:fldChar w:fldCharType="end"/>
            </w:r>
            <w:r w:rsidRPr="007C335B">
              <w:rPr>
                <w:rStyle w:val="Hyperlink"/>
                <w:noProof/>
              </w:rPr>
              <w:fldChar w:fldCharType="end"/>
            </w:r>
          </w:ins>
        </w:p>
        <w:p w14:paraId="2FDB79BD" w14:textId="77777777" w:rsidR="009F57E8" w:rsidRDefault="009F57E8">
          <w:pPr>
            <w:pStyle w:val="TOC2"/>
            <w:tabs>
              <w:tab w:val="left" w:pos="960"/>
              <w:tab w:val="right" w:leader="dot" w:pos="9062"/>
            </w:tabs>
            <w:rPr>
              <w:ins w:id="30" w:author="Tin Trčak" w:date="2016-01-21T15:47:00Z"/>
              <w:rFonts w:eastAsiaTheme="minorEastAsia"/>
              <w:b w:val="0"/>
              <w:noProof/>
              <w:lang w:eastAsia="hr-HR"/>
            </w:rPr>
          </w:pPr>
          <w:ins w:id="3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"_Toc441154595"</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4.3</w:t>
            </w:r>
            <w:r>
              <w:rPr>
                <w:rFonts w:eastAsiaTheme="minorEastAsia"/>
                <w:b w:val="0"/>
                <w:noProof/>
                <w:lang w:eastAsia="hr-HR"/>
              </w:rPr>
              <w:tab/>
            </w:r>
            <w:r w:rsidRPr="007C335B">
              <w:rPr>
                <w:rStyle w:val="Hyperlink"/>
                <w:noProof/>
              </w:rPr>
              <w:t>Sekvencijski dijagrami</w:t>
            </w:r>
            <w:r>
              <w:rPr>
                <w:noProof/>
                <w:webHidden/>
              </w:rPr>
              <w:tab/>
            </w:r>
            <w:r>
              <w:rPr>
                <w:noProof/>
                <w:webHidden/>
              </w:rPr>
              <w:fldChar w:fldCharType="begin"/>
            </w:r>
            <w:r>
              <w:rPr>
                <w:noProof/>
                <w:webHidden/>
              </w:rPr>
              <w:instrText xml:space="preserve"> PAGEREF _Toc441154595 \h </w:instrText>
            </w:r>
            <w:r>
              <w:rPr>
                <w:noProof/>
                <w:webHidden/>
              </w:rPr>
            </w:r>
          </w:ins>
          <w:r>
            <w:rPr>
              <w:noProof/>
              <w:webHidden/>
            </w:rPr>
            <w:fldChar w:fldCharType="separate"/>
          </w:r>
          <w:ins w:id="32" w:author="Tin Trčak" w:date="2016-01-21T15:47:00Z">
            <w:r>
              <w:rPr>
                <w:noProof/>
                <w:webHidden/>
              </w:rPr>
              <w:t>32</w:t>
            </w:r>
            <w:r>
              <w:rPr>
                <w:noProof/>
                <w:webHidden/>
              </w:rPr>
              <w:fldChar w:fldCharType="end"/>
            </w:r>
            <w:r w:rsidRPr="007C335B">
              <w:rPr>
                <w:rStyle w:val="Hyperlink"/>
                <w:noProof/>
              </w:rPr>
              <w:fldChar w:fldCharType="end"/>
            </w:r>
          </w:ins>
        </w:p>
        <w:p w14:paraId="11DA1A3C" w14:textId="77777777" w:rsidR="009F57E8" w:rsidRDefault="009F57E8">
          <w:pPr>
            <w:pStyle w:val="TOC1"/>
            <w:rPr>
              <w:ins w:id="33" w:author="Tin Trčak" w:date="2016-01-21T15:47:00Z"/>
              <w:rFonts w:eastAsiaTheme="minorEastAsia"/>
              <w:b w:val="0"/>
              <w:noProof/>
              <w:sz w:val="22"/>
              <w:szCs w:val="22"/>
              <w:lang w:eastAsia="hr-HR"/>
            </w:rPr>
          </w:pPr>
          <w:ins w:id="3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"_Toc441154596"</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lang w:eastAsia="hr-HR"/>
              </w:rPr>
              <w:t>5.</w:t>
            </w:r>
            <w:r>
              <w:rPr>
                <w:rFonts w:eastAsiaTheme="minorEastAsia"/>
                <w:b w:val="0"/>
                <w:noProof/>
                <w:sz w:val="22"/>
                <w:szCs w:val="22"/>
                <w:lang w:eastAsia="hr-HR"/>
              </w:rPr>
              <w:tab/>
            </w:r>
            <w:r w:rsidRPr="007C335B">
              <w:rPr>
                <w:rStyle w:val="Hyperlink"/>
                <w:noProof/>
                <w:lang w:eastAsia="hr-HR"/>
              </w:rPr>
              <w:t>Ostali zahtjevi</w:t>
            </w:r>
            <w:r>
              <w:rPr>
                <w:noProof/>
                <w:webHidden/>
              </w:rPr>
              <w:tab/>
            </w:r>
            <w:r>
              <w:rPr>
                <w:noProof/>
                <w:webHidden/>
              </w:rPr>
              <w:fldChar w:fldCharType="begin"/>
            </w:r>
            <w:r>
              <w:rPr>
                <w:noProof/>
                <w:webHidden/>
              </w:rPr>
              <w:instrText xml:space="preserve"> PAGEREF _Toc441154596 \h </w:instrText>
            </w:r>
            <w:r>
              <w:rPr>
                <w:noProof/>
                <w:webHidden/>
              </w:rPr>
            </w:r>
          </w:ins>
          <w:r>
            <w:rPr>
              <w:noProof/>
              <w:webHidden/>
            </w:rPr>
            <w:fldChar w:fldCharType="separate"/>
          </w:r>
          <w:ins w:id="35" w:author="Tin Trčak" w:date="2016-01-21T15:47:00Z">
            <w:r>
              <w:rPr>
                <w:noProof/>
                <w:webHidden/>
              </w:rPr>
              <w:t>48</w:t>
            </w:r>
            <w:r>
              <w:rPr>
                <w:noProof/>
                <w:webHidden/>
              </w:rPr>
              <w:fldChar w:fldCharType="end"/>
            </w:r>
            <w:r w:rsidRPr="007C335B">
              <w:rPr>
                <w:rStyle w:val="Hyperlink"/>
                <w:noProof/>
              </w:rPr>
              <w:fldChar w:fldCharType="end"/>
            </w:r>
          </w:ins>
        </w:p>
        <w:p w14:paraId="772D29B7" w14:textId="77777777" w:rsidR="009F57E8" w:rsidRDefault="009F57E8">
          <w:pPr>
            <w:pStyle w:val="TOC1"/>
            <w:rPr>
              <w:ins w:id="36" w:author="Tin Trčak" w:date="2016-01-21T15:47:00Z"/>
              <w:rFonts w:eastAsiaTheme="minorEastAsia"/>
              <w:b w:val="0"/>
              <w:noProof/>
              <w:sz w:val="22"/>
              <w:szCs w:val="22"/>
              <w:lang w:eastAsia="hr-HR"/>
            </w:rPr>
          </w:pPr>
          <w:ins w:id="3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"_Toc441154597"</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lang w:eastAsia="hr-HR"/>
              </w:rPr>
              <w:t>6.</w:t>
            </w:r>
            <w:r>
              <w:rPr>
                <w:rFonts w:eastAsiaTheme="minorEastAsia"/>
                <w:b w:val="0"/>
                <w:noProof/>
                <w:sz w:val="22"/>
                <w:szCs w:val="22"/>
                <w:lang w:eastAsia="hr-HR"/>
              </w:rPr>
              <w:tab/>
            </w:r>
            <w:r w:rsidRPr="007C335B">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_Toc441154597 \h </w:instrText>
            </w:r>
            <w:r>
              <w:rPr>
                <w:noProof/>
                <w:webHidden/>
              </w:rPr>
            </w:r>
          </w:ins>
          <w:r>
            <w:rPr>
              <w:noProof/>
              <w:webHidden/>
            </w:rPr>
            <w:fldChar w:fldCharType="separate"/>
          </w:r>
          <w:ins w:id="38" w:author="Tin Trčak" w:date="2016-01-21T15:47:00Z">
            <w:r>
              <w:rPr>
                <w:noProof/>
                <w:webHidden/>
              </w:rPr>
              <w:t>49</w:t>
            </w:r>
            <w:r>
              <w:rPr>
                <w:noProof/>
                <w:webHidden/>
              </w:rPr>
              <w:fldChar w:fldCharType="end"/>
            </w:r>
            <w:r w:rsidRPr="007C335B">
              <w:rPr>
                <w:rStyle w:val="Hyperlink"/>
                <w:noProof/>
              </w:rPr>
              <w:fldChar w:fldCharType="end"/>
            </w:r>
          </w:ins>
        </w:p>
        <w:p w14:paraId="1AA63AFB" w14:textId="77777777" w:rsidR="009F57E8" w:rsidRDefault="009F57E8">
          <w:pPr>
            <w:pStyle w:val="TOC2"/>
            <w:tabs>
              <w:tab w:val="left" w:pos="960"/>
              <w:tab w:val="right" w:leader="dot" w:pos="9062"/>
            </w:tabs>
            <w:rPr>
              <w:ins w:id="39" w:author="Tin Trčak" w:date="2016-01-21T15:47:00Z"/>
              <w:rFonts w:eastAsiaTheme="minorEastAsia"/>
              <w:b w:val="0"/>
              <w:noProof/>
              <w:lang w:eastAsia="hr-HR"/>
            </w:rPr>
          </w:pPr>
          <w:ins w:id="4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"_Toc441154598"</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6.1</w:t>
            </w:r>
            <w:r>
              <w:rPr>
                <w:rFonts w:eastAsiaTheme="minorEastAsia"/>
                <w:b w:val="0"/>
                <w:noProof/>
                <w:lang w:eastAsia="hr-HR"/>
              </w:rPr>
              <w:tab/>
            </w:r>
            <w:r w:rsidRPr="007C335B">
              <w:rPr>
                <w:rStyle w:val="Hyperlink"/>
                <w:noProof/>
              </w:rPr>
              <w:t>Svrha, opći prioriteti i skica sustava</w:t>
            </w:r>
            <w:r>
              <w:rPr>
                <w:noProof/>
                <w:webHidden/>
              </w:rPr>
              <w:tab/>
            </w:r>
            <w:r>
              <w:rPr>
                <w:noProof/>
                <w:webHidden/>
              </w:rPr>
              <w:fldChar w:fldCharType="begin"/>
            </w:r>
            <w:r>
              <w:rPr>
                <w:noProof/>
                <w:webHidden/>
              </w:rPr>
              <w:instrText xml:space="preserve"> PAGEREF _Toc441154598 \h </w:instrText>
            </w:r>
            <w:r>
              <w:rPr>
                <w:noProof/>
                <w:webHidden/>
              </w:rPr>
            </w:r>
          </w:ins>
          <w:r>
            <w:rPr>
              <w:noProof/>
              <w:webHidden/>
            </w:rPr>
            <w:fldChar w:fldCharType="separate"/>
          </w:r>
          <w:ins w:id="41" w:author="Tin Trčak" w:date="2016-01-21T15:47:00Z">
            <w:r>
              <w:rPr>
                <w:noProof/>
                <w:webHidden/>
              </w:rPr>
              <w:t>49</w:t>
            </w:r>
            <w:r>
              <w:rPr>
                <w:noProof/>
                <w:webHidden/>
              </w:rPr>
              <w:fldChar w:fldCharType="end"/>
            </w:r>
            <w:r w:rsidRPr="007C335B">
              <w:rPr>
                <w:rStyle w:val="Hyperlink"/>
                <w:noProof/>
              </w:rPr>
              <w:fldChar w:fldCharType="end"/>
            </w:r>
          </w:ins>
        </w:p>
        <w:p w14:paraId="76317F6E" w14:textId="77777777" w:rsidR="009F57E8" w:rsidRDefault="009F57E8">
          <w:pPr>
            <w:pStyle w:val="TOC2"/>
            <w:tabs>
              <w:tab w:val="left" w:pos="960"/>
              <w:tab w:val="right" w:leader="dot" w:pos="9062"/>
            </w:tabs>
            <w:rPr>
              <w:ins w:id="42" w:author="Tin Trčak" w:date="2016-01-21T15:47:00Z"/>
              <w:rFonts w:eastAsiaTheme="minorEastAsia"/>
              <w:b w:val="0"/>
              <w:noProof/>
              <w:lang w:eastAsia="hr-HR"/>
            </w:rPr>
          </w:pPr>
          <w:ins w:id="43"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"_Toc441154599"</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6.2</w:t>
            </w:r>
            <w:r>
              <w:rPr>
                <w:rFonts w:eastAsiaTheme="minorEastAsia"/>
                <w:b w:val="0"/>
                <w:noProof/>
                <w:lang w:eastAsia="hr-HR"/>
              </w:rPr>
              <w:tab/>
            </w:r>
            <w:r w:rsidRPr="007C335B">
              <w:rPr>
                <w:rStyle w:val="Hyperlink"/>
                <w:noProof/>
              </w:rPr>
              <w:t>Dijagram razreda s opisom</w:t>
            </w:r>
            <w:r>
              <w:rPr>
                <w:noProof/>
                <w:webHidden/>
              </w:rPr>
              <w:tab/>
            </w:r>
            <w:r>
              <w:rPr>
                <w:noProof/>
                <w:webHidden/>
              </w:rPr>
              <w:fldChar w:fldCharType="begin"/>
            </w:r>
            <w:r>
              <w:rPr>
                <w:noProof/>
                <w:webHidden/>
              </w:rPr>
              <w:instrText xml:space="preserve"> PAGEREF _Toc441154599 \h </w:instrText>
            </w:r>
            <w:r>
              <w:rPr>
                <w:noProof/>
                <w:webHidden/>
              </w:rPr>
            </w:r>
          </w:ins>
          <w:r>
            <w:rPr>
              <w:noProof/>
              <w:webHidden/>
            </w:rPr>
            <w:fldChar w:fldCharType="separate"/>
          </w:r>
          <w:ins w:id="44" w:author="Tin Trčak" w:date="2016-01-21T15:47:00Z">
            <w:r>
              <w:rPr>
                <w:noProof/>
                <w:webHidden/>
              </w:rPr>
              <w:t>55</w:t>
            </w:r>
            <w:r>
              <w:rPr>
                <w:noProof/>
                <w:webHidden/>
              </w:rPr>
              <w:fldChar w:fldCharType="end"/>
            </w:r>
            <w:r w:rsidRPr="007C335B">
              <w:rPr>
                <w:rStyle w:val="Hyperlink"/>
                <w:noProof/>
              </w:rPr>
              <w:fldChar w:fldCharType="end"/>
            </w:r>
          </w:ins>
        </w:p>
        <w:p w14:paraId="63F28D67" w14:textId="77777777" w:rsidR="009F57E8" w:rsidRDefault="009F57E8">
          <w:pPr>
            <w:pStyle w:val="TOC2"/>
            <w:tabs>
              <w:tab w:val="left" w:pos="960"/>
              <w:tab w:val="right" w:leader="dot" w:pos="9062"/>
            </w:tabs>
            <w:rPr>
              <w:ins w:id="45" w:author="Tin Trčak" w:date="2016-01-21T15:47:00Z"/>
              <w:rFonts w:eastAsiaTheme="minorEastAsia"/>
              <w:b w:val="0"/>
              <w:noProof/>
              <w:lang w:eastAsia="hr-HR"/>
            </w:rPr>
          </w:pPr>
          <w:ins w:id="4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"_Toc441154600"</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6.3</w:t>
            </w:r>
            <w:r>
              <w:rPr>
                <w:rFonts w:eastAsiaTheme="minorEastAsia"/>
                <w:b w:val="0"/>
                <w:noProof/>
                <w:lang w:eastAsia="hr-HR"/>
              </w:rPr>
              <w:tab/>
            </w:r>
            <w:r w:rsidRPr="007C335B">
              <w:rPr>
                <w:rStyle w:val="Hyperlink"/>
                <w:noProof/>
              </w:rPr>
              <w:t>Dijagram objekata</w:t>
            </w:r>
            <w:r>
              <w:rPr>
                <w:noProof/>
                <w:webHidden/>
              </w:rPr>
              <w:tab/>
            </w:r>
            <w:r>
              <w:rPr>
                <w:noProof/>
                <w:webHidden/>
              </w:rPr>
              <w:fldChar w:fldCharType="begin"/>
            </w:r>
            <w:r>
              <w:rPr>
                <w:noProof/>
                <w:webHidden/>
              </w:rPr>
              <w:instrText xml:space="preserve"> PAGEREF _Toc441154600 \h </w:instrText>
            </w:r>
            <w:r>
              <w:rPr>
                <w:noProof/>
                <w:webHidden/>
              </w:rPr>
            </w:r>
          </w:ins>
          <w:r>
            <w:rPr>
              <w:noProof/>
              <w:webHidden/>
            </w:rPr>
            <w:fldChar w:fldCharType="separate"/>
          </w:r>
          <w:ins w:id="47" w:author="Tin Trčak" w:date="2016-01-21T15:47:00Z">
            <w:r>
              <w:rPr>
                <w:noProof/>
                <w:webHidden/>
              </w:rPr>
              <w:t>57</w:t>
            </w:r>
            <w:r>
              <w:rPr>
                <w:noProof/>
                <w:webHidden/>
              </w:rPr>
              <w:fldChar w:fldCharType="end"/>
            </w:r>
            <w:r w:rsidRPr="007C335B">
              <w:rPr>
                <w:rStyle w:val="Hyperlink"/>
                <w:noProof/>
              </w:rPr>
              <w:fldChar w:fldCharType="end"/>
            </w:r>
          </w:ins>
        </w:p>
        <w:p w14:paraId="6B279EBA" w14:textId="77777777" w:rsidR="009F57E8" w:rsidRDefault="009F57E8">
          <w:pPr>
            <w:pStyle w:val="TOC2"/>
            <w:tabs>
              <w:tab w:val="left" w:pos="960"/>
              <w:tab w:val="right" w:leader="dot" w:pos="9062"/>
            </w:tabs>
            <w:rPr>
              <w:ins w:id="48" w:author="Tin Trčak" w:date="2016-01-21T15:47:00Z"/>
              <w:rFonts w:eastAsiaTheme="minorEastAsia"/>
              <w:b w:val="0"/>
              <w:noProof/>
              <w:lang w:eastAsia="hr-HR"/>
            </w:rPr>
          </w:pPr>
          <w:ins w:id="4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"_Toc441154601"</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6.4</w:t>
            </w:r>
            <w:r>
              <w:rPr>
                <w:rFonts w:eastAsiaTheme="minorEastAsia"/>
                <w:b w:val="0"/>
                <w:noProof/>
                <w:lang w:eastAsia="hr-HR"/>
              </w:rPr>
              <w:tab/>
            </w:r>
            <w:r w:rsidRPr="007C335B">
              <w:rPr>
                <w:rStyle w:val="Hyperlink"/>
                <w:noProof/>
              </w:rPr>
              <w:t>Ostali UML dijagrami</w:t>
            </w:r>
            <w:r>
              <w:rPr>
                <w:noProof/>
                <w:webHidden/>
              </w:rPr>
              <w:tab/>
            </w:r>
            <w:r>
              <w:rPr>
                <w:noProof/>
                <w:webHidden/>
              </w:rPr>
              <w:fldChar w:fldCharType="begin"/>
            </w:r>
            <w:r>
              <w:rPr>
                <w:noProof/>
                <w:webHidden/>
              </w:rPr>
              <w:instrText xml:space="preserve"> PAGEREF _Toc441154601 \h </w:instrText>
            </w:r>
            <w:r>
              <w:rPr>
                <w:noProof/>
                <w:webHidden/>
              </w:rPr>
            </w:r>
          </w:ins>
          <w:r>
            <w:rPr>
              <w:noProof/>
              <w:webHidden/>
            </w:rPr>
            <w:fldChar w:fldCharType="separate"/>
          </w:r>
          <w:ins w:id="50" w:author="Tin Trčak" w:date="2016-01-21T15:47:00Z">
            <w:r>
              <w:rPr>
                <w:noProof/>
                <w:webHidden/>
              </w:rPr>
              <w:t>58</w:t>
            </w:r>
            <w:r>
              <w:rPr>
                <w:noProof/>
                <w:webHidden/>
              </w:rPr>
              <w:fldChar w:fldCharType="end"/>
            </w:r>
            <w:r w:rsidRPr="007C335B">
              <w:rPr>
                <w:rStyle w:val="Hyperlink"/>
                <w:noProof/>
              </w:rPr>
              <w:fldChar w:fldCharType="end"/>
            </w:r>
          </w:ins>
        </w:p>
        <w:p w14:paraId="6A013E81" w14:textId="77777777" w:rsidR="009F57E8" w:rsidRDefault="009F57E8">
          <w:pPr>
            <w:pStyle w:val="TOC3"/>
            <w:tabs>
              <w:tab w:val="left" w:pos="1200"/>
              <w:tab w:val="right" w:leader="dot" w:pos="9062"/>
            </w:tabs>
            <w:rPr>
              <w:ins w:id="51" w:author="Tin Trčak" w:date="2016-01-21T15:47:00Z"/>
              <w:rFonts w:eastAsiaTheme="minorEastAsia"/>
              <w:noProof/>
              <w:lang w:eastAsia="hr-HR"/>
            </w:rPr>
          </w:pPr>
          <w:ins w:id="5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"_Toc441154602"</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6.4.1</w:t>
            </w:r>
            <w:r>
              <w:rPr>
                <w:rFonts w:eastAsiaTheme="minorEastAsia"/>
                <w:noProof/>
                <w:lang w:eastAsia="hr-HR"/>
              </w:rPr>
              <w:tab/>
            </w:r>
            <w:r w:rsidRPr="007C335B">
              <w:rPr>
                <w:rStyle w:val="Hyperlink"/>
                <w:noProof/>
              </w:rPr>
              <w:t>Komunikacijski dijagram</w:t>
            </w:r>
            <w:r>
              <w:rPr>
                <w:noProof/>
                <w:webHidden/>
              </w:rPr>
              <w:tab/>
            </w:r>
            <w:r>
              <w:rPr>
                <w:noProof/>
                <w:webHidden/>
              </w:rPr>
              <w:fldChar w:fldCharType="begin"/>
            </w:r>
            <w:r>
              <w:rPr>
                <w:noProof/>
                <w:webHidden/>
              </w:rPr>
              <w:instrText xml:space="preserve"> PAGEREF _Toc441154602 \h </w:instrText>
            </w:r>
            <w:r>
              <w:rPr>
                <w:noProof/>
                <w:webHidden/>
              </w:rPr>
            </w:r>
          </w:ins>
          <w:r>
            <w:rPr>
              <w:noProof/>
              <w:webHidden/>
            </w:rPr>
            <w:fldChar w:fldCharType="separate"/>
          </w:r>
          <w:ins w:id="53" w:author="Tin Trčak" w:date="2016-01-21T15:47:00Z">
            <w:r>
              <w:rPr>
                <w:noProof/>
                <w:webHidden/>
              </w:rPr>
              <w:t>58</w:t>
            </w:r>
            <w:r>
              <w:rPr>
                <w:noProof/>
                <w:webHidden/>
              </w:rPr>
              <w:fldChar w:fldCharType="end"/>
            </w:r>
            <w:r w:rsidRPr="007C335B">
              <w:rPr>
                <w:rStyle w:val="Hyperlink"/>
                <w:noProof/>
              </w:rPr>
              <w:fldChar w:fldCharType="end"/>
            </w:r>
          </w:ins>
        </w:p>
        <w:p w14:paraId="4CC7BB4C" w14:textId="77777777" w:rsidR="009F57E8" w:rsidRDefault="009F57E8">
          <w:pPr>
            <w:pStyle w:val="TOC3"/>
            <w:tabs>
              <w:tab w:val="left" w:pos="1200"/>
              <w:tab w:val="right" w:leader="dot" w:pos="9062"/>
            </w:tabs>
            <w:rPr>
              <w:ins w:id="54" w:author="Tin Trčak" w:date="2016-01-21T15:47:00Z"/>
              <w:rFonts w:eastAsiaTheme="minorEastAsia"/>
              <w:noProof/>
              <w:lang w:eastAsia="hr-HR"/>
            </w:rPr>
          </w:pPr>
          <w:ins w:id="5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"_Toc441154603"</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6.4.2</w:t>
            </w:r>
            <w:r>
              <w:rPr>
                <w:rFonts w:eastAsiaTheme="minorEastAsia"/>
                <w:noProof/>
                <w:lang w:eastAsia="hr-HR"/>
              </w:rPr>
              <w:tab/>
            </w:r>
            <w:r w:rsidRPr="007C335B">
              <w:rPr>
                <w:rStyle w:val="Hyperlink"/>
                <w:noProof/>
              </w:rPr>
              <w:t>Dijagram stanja</w:t>
            </w:r>
            <w:r>
              <w:rPr>
                <w:noProof/>
                <w:webHidden/>
              </w:rPr>
              <w:tab/>
            </w:r>
            <w:r>
              <w:rPr>
                <w:noProof/>
                <w:webHidden/>
              </w:rPr>
              <w:fldChar w:fldCharType="begin"/>
            </w:r>
            <w:r>
              <w:rPr>
                <w:noProof/>
                <w:webHidden/>
              </w:rPr>
              <w:instrText xml:space="preserve"> PAGEREF _Toc441154603 \h </w:instrText>
            </w:r>
            <w:r>
              <w:rPr>
                <w:noProof/>
                <w:webHidden/>
              </w:rPr>
            </w:r>
          </w:ins>
          <w:r>
            <w:rPr>
              <w:noProof/>
              <w:webHidden/>
            </w:rPr>
            <w:fldChar w:fldCharType="separate"/>
          </w:r>
          <w:ins w:id="56" w:author="Tin Trčak" w:date="2016-01-21T15:47:00Z">
            <w:r>
              <w:rPr>
                <w:noProof/>
                <w:webHidden/>
              </w:rPr>
              <w:t>60</w:t>
            </w:r>
            <w:r>
              <w:rPr>
                <w:noProof/>
                <w:webHidden/>
              </w:rPr>
              <w:fldChar w:fldCharType="end"/>
            </w:r>
            <w:r w:rsidRPr="007C335B">
              <w:rPr>
                <w:rStyle w:val="Hyperlink"/>
                <w:noProof/>
              </w:rPr>
              <w:fldChar w:fldCharType="end"/>
            </w:r>
          </w:ins>
        </w:p>
        <w:p w14:paraId="256923AF" w14:textId="77777777" w:rsidR="009F57E8" w:rsidRDefault="009F57E8">
          <w:pPr>
            <w:pStyle w:val="TOC3"/>
            <w:tabs>
              <w:tab w:val="left" w:pos="1200"/>
              <w:tab w:val="right" w:leader="dot" w:pos="9062"/>
            </w:tabs>
            <w:rPr>
              <w:ins w:id="57" w:author="Tin Trčak" w:date="2016-01-21T15:47:00Z"/>
              <w:rFonts w:eastAsiaTheme="minorEastAsia"/>
              <w:noProof/>
              <w:lang w:eastAsia="hr-HR"/>
            </w:rPr>
          </w:pPr>
          <w:ins w:id="5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"_Toc441154604"</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6.4.3</w:t>
            </w:r>
            <w:r>
              <w:rPr>
                <w:rFonts w:eastAsiaTheme="minorEastAsia"/>
                <w:noProof/>
                <w:lang w:eastAsia="hr-HR"/>
              </w:rPr>
              <w:tab/>
            </w:r>
            <w:r w:rsidRPr="007C335B">
              <w:rPr>
                <w:rStyle w:val="Hyperlink"/>
                <w:noProof/>
              </w:rPr>
              <w:t>Dijagram aktivnosti</w:t>
            </w:r>
            <w:r>
              <w:rPr>
                <w:noProof/>
                <w:webHidden/>
              </w:rPr>
              <w:tab/>
            </w:r>
            <w:r>
              <w:rPr>
                <w:noProof/>
                <w:webHidden/>
              </w:rPr>
              <w:fldChar w:fldCharType="begin"/>
            </w:r>
            <w:r>
              <w:rPr>
                <w:noProof/>
                <w:webHidden/>
              </w:rPr>
              <w:instrText xml:space="preserve"> PAGEREF _Toc441154604 \h </w:instrText>
            </w:r>
            <w:r>
              <w:rPr>
                <w:noProof/>
                <w:webHidden/>
              </w:rPr>
            </w:r>
          </w:ins>
          <w:r>
            <w:rPr>
              <w:noProof/>
              <w:webHidden/>
            </w:rPr>
            <w:fldChar w:fldCharType="separate"/>
          </w:r>
          <w:ins w:id="59" w:author="Tin Trčak" w:date="2016-01-21T15:47:00Z">
            <w:r>
              <w:rPr>
                <w:noProof/>
                <w:webHidden/>
              </w:rPr>
              <w:t>62</w:t>
            </w:r>
            <w:r>
              <w:rPr>
                <w:noProof/>
                <w:webHidden/>
              </w:rPr>
              <w:fldChar w:fldCharType="end"/>
            </w:r>
            <w:r w:rsidRPr="007C335B">
              <w:rPr>
                <w:rStyle w:val="Hyperlink"/>
                <w:noProof/>
              </w:rPr>
              <w:fldChar w:fldCharType="end"/>
            </w:r>
          </w:ins>
        </w:p>
        <w:p w14:paraId="4D8AB894" w14:textId="77777777" w:rsidR="009F57E8" w:rsidRDefault="009F57E8">
          <w:pPr>
            <w:pStyle w:val="TOC3"/>
            <w:tabs>
              <w:tab w:val="left" w:pos="1200"/>
              <w:tab w:val="right" w:leader="dot" w:pos="9062"/>
            </w:tabs>
            <w:rPr>
              <w:ins w:id="60" w:author="Tin Trčak" w:date="2016-01-21T15:47:00Z"/>
              <w:rFonts w:eastAsiaTheme="minorEastAsia"/>
              <w:noProof/>
              <w:lang w:eastAsia="hr-HR"/>
            </w:rPr>
          </w:pPr>
          <w:ins w:id="6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"_Toc441154605"</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6.4.4</w:t>
            </w:r>
            <w:r>
              <w:rPr>
                <w:rFonts w:eastAsiaTheme="minorEastAsia"/>
                <w:noProof/>
                <w:lang w:eastAsia="hr-HR"/>
              </w:rPr>
              <w:tab/>
            </w:r>
            <w:r w:rsidRPr="007C335B">
              <w:rPr>
                <w:rStyle w:val="Hyperlink"/>
                <w:noProof/>
              </w:rPr>
              <w:t>Dijagrami komponenata</w:t>
            </w:r>
            <w:r>
              <w:rPr>
                <w:noProof/>
                <w:webHidden/>
              </w:rPr>
              <w:tab/>
            </w:r>
            <w:r>
              <w:rPr>
                <w:noProof/>
                <w:webHidden/>
              </w:rPr>
              <w:fldChar w:fldCharType="begin"/>
            </w:r>
            <w:r>
              <w:rPr>
                <w:noProof/>
                <w:webHidden/>
              </w:rPr>
              <w:instrText xml:space="preserve"> PAGEREF _Toc441154605 \h </w:instrText>
            </w:r>
            <w:r>
              <w:rPr>
                <w:noProof/>
                <w:webHidden/>
              </w:rPr>
            </w:r>
          </w:ins>
          <w:r>
            <w:rPr>
              <w:noProof/>
              <w:webHidden/>
            </w:rPr>
            <w:fldChar w:fldCharType="separate"/>
          </w:r>
          <w:ins w:id="62" w:author="Tin Trčak" w:date="2016-01-21T15:47:00Z">
            <w:r>
              <w:rPr>
                <w:noProof/>
                <w:webHidden/>
              </w:rPr>
              <w:t>63</w:t>
            </w:r>
            <w:r>
              <w:rPr>
                <w:noProof/>
                <w:webHidden/>
              </w:rPr>
              <w:fldChar w:fldCharType="end"/>
            </w:r>
            <w:r w:rsidRPr="007C335B">
              <w:rPr>
                <w:rStyle w:val="Hyperlink"/>
                <w:noProof/>
              </w:rPr>
              <w:fldChar w:fldCharType="end"/>
            </w:r>
          </w:ins>
        </w:p>
        <w:p w14:paraId="5DD7F4F5" w14:textId="77777777" w:rsidR="009F57E8" w:rsidRDefault="009F57E8">
          <w:pPr>
            <w:pStyle w:val="TOC1"/>
            <w:rPr>
              <w:ins w:id="63" w:author="Tin Trčak" w:date="2016-01-21T15:47:00Z"/>
              <w:rFonts w:eastAsiaTheme="minorEastAsia"/>
              <w:b w:val="0"/>
              <w:noProof/>
              <w:sz w:val="22"/>
              <w:szCs w:val="22"/>
              <w:lang w:eastAsia="hr-HR"/>
            </w:rPr>
          </w:pPr>
          <w:ins w:id="6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"_Toc441154606"</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w:t>
            </w:r>
            <w:r>
              <w:rPr>
                <w:rFonts w:eastAsiaTheme="minorEastAsia"/>
                <w:b w:val="0"/>
                <w:noProof/>
                <w:sz w:val="22"/>
                <w:szCs w:val="22"/>
                <w:lang w:eastAsia="hr-HR"/>
              </w:rPr>
              <w:tab/>
            </w:r>
            <w:r w:rsidRPr="007C335B">
              <w:rPr>
                <w:rStyle w:val="Hyperlink"/>
                <w:noProof/>
              </w:rPr>
              <w:t>Implementacija i korisničko sučelje</w:t>
            </w:r>
            <w:r>
              <w:rPr>
                <w:noProof/>
                <w:webHidden/>
              </w:rPr>
              <w:tab/>
            </w:r>
            <w:r>
              <w:rPr>
                <w:noProof/>
                <w:webHidden/>
              </w:rPr>
              <w:fldChar w:fldCharType="begin"/>
            </w:r>
            <w:r>
              <w:rPr>
                <w:noProof/>
                <w:webHidden/>
              </w:rPr>
              <w:instrText xml:space="preserve"> PAGEREF _Toc441154606 \h </w:instrText>
            </w:r>
            <w:r>
              <w:rPr>
                <w:noProof/>
                <w:webHidden/>
              </w:rPr>
            </w:r>
          </w:ins>
          <w:r>
            <w:rPr>
              <w:noProof/>
              <w:webHidden/>
            </w:rPr>
            <w:fldChar w:fldCharType="separate"/>
          </w:r>
          <w:ins w:id="65" w:author="Tin Trčak" w:date="2016-01-21T15:47:00Z">
            <w:r>
              <w:rPr>
                <w:noProof/>
                <w:webHidden/>
              </w:rPr>
              <w:t>66</w:t>
            </w:r>
            <w:r>
              <w:rPr>
                <w:noProof/>
                <w:webHidden/>
              </w:rPr>
              <w:fldChar w:fldCharType="end"/>
            </w:r>
            <w:r w:rsidRPr="007C335B">
              <w:rPr>
                <w:rStyle w:val="Hyperlink"/>
                <w:noProof/>
              </w:rPr>
              <w:fldChar w:fldCharType="end"/>
            </w:r>
          </w:ins>
        </w:p>
        <w:p w14:paraId="40DD4A1F" w14:textId="77777777" w:rsidR="009F57E8" w:rsidRDefault="009F57E8">
          <w:pPr>
            <w:pStyle w:val="TOC2"/>
            <w:tabs>
              <w:tab w:val="left" w:pos="960"/>
              <w:tab w:val="right" w:leader="dot" w:pos="9062"/>
            </w:tabs>
            <w:rPr>
              <w:ins w:id="66" w:author="Tin Trčak" w:date="2016-01-21T15:47:00Z"/>
              <w:rFonts w:eastAsiaTheme="minorEastAsia"/>
              <w:b w:val="0"/>
              <w:noProof/>
              <w:lang w:eastAsia="hr-HR"/>
            </w:rPr>
          </w:pPr>
          <w:ins w:id="6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"_Toc441154607"</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7.1</w:t>
            </w:r>
            <w:r>
              <w:rPr>
                <w:rFonts w:eastAsiaTheme="minorEastAsia"/>
                <w:b w:val="0"/>
                <w:noProof/>
                <w:lang w:eastAsia="hr-HR"/>
              </w:rPr>
              <w:tab/>
            </w:r>
            <w:r w:rsidRPr="007C335B">
              <w:rPr>
                <w:rStyle w:val="Hyperlink"/>
                <w:noProof/>
              </w:rPr>
              <w:t>Dijagram razmještaja</w:t>
            </w:r>
            <w:r>
              <w:rPr>
                <w:noProof/>
                <w:webHidden/>
              </w:rPr>
              <w:tab/>
            </w:r>
            <w:r>
              <w:rPr>
                <w:noProof/>
                <w:webHidden/>
              </w:rPr>
              <w:fldChar w:fldCharType="begin"/>
            </w:r>
            <w:r>
              <w:rPr>
                <w:noProof/>
                <w:webHidden/>
              </w:rPr>
              <w:instrText xml:space="preserve"> PAGEREF _Toc441154607 \h </w:instrText>
            </w:r>
            <w:r>
              <w:rPr>
                <w:noProof/>
                <w:webHidden/>
              </w:rPr>
            </w:r>
          </w:ins>
          <w:r>
            <w:rPr>
              <w:noProof/>
              <w:webHidden/>
            </w:rPr>
            <w:fldChar w:fldCharType="separate"/>
          </w:r>
          <w:ins w:id="68" w:author="Tin Trčak" w:date="2016-01-21T15:47:00Z">
            <w:r>
              <w:rPr>
                <w:noProof/>
                <w:webHidden/>
              </w:rPr>
              <w:t>66</w:t>
            </w:r>
            <w:r>
              <w:rPr>
                <w:noProof/>
                <w:webHidden/>
              </w:rPr>
              <w:fldChar w:fldCharType="end"/>
            </w:r>
            <w:r w:rsidRPr="007C335B">
              <w:rPr>
                <w:rStyle w:val="Hyperlink"/>
                <w:noProof/>
              </w:rPr>
              <w:fldChar w:fldCharType="end"/>
            </w:r>
          </w:ins>
        </w:p>
        <w:p w14:paraId="04716F6A" w14:textId="77777777" w:rsidR="009F57E8" w:rsidRDefault="009F57E8">
          <w:pPr>
            <w:pStyle w:val="TOC2"/>
            <w:tabs>
              <w:tab w:val="left" w:pos="960"/>
              <w:tab w:val="right" w:leader="dot" w:pos="9062"/>
            </w:tabs>
            <w:rPr>
              <w:ins w:id="69" w:author="Tin Trčak" w:date="2016-01-21T15:47:00Z"/>
              <w:rFonts w:eastAsiaTheme="minorEastAsia"/>
              <w:b w:val="0"/>
              <w:noProof/>
              <w:lang w:eastAsia="hr-HR"/>
            </w:rPr>
          </w:pPr>
          <w:ins w:id="7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"_Toc441154608"</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7.2</w:t>
            </w:r>
            <w:r>
              <w:rPr>
                <w:rFonts w:eastAsiaTheme="minorEastAsia"/>
                <w:b w:val="0"/>
                <w:noProof/>
                <w:lang w:eastAsia="hr-HR"/>
              </w:rPr>
              <w:tab/>
            </w:r>
            <w:r w:rsidRPr="007C335B">
              <w:rPr>
                <w:rStyle w:val="Hyperlink"/>
                <w:noProof/>
              </w:rPr>
              <w:t>Korištene tehnologije i alati</w:t>
            </w:r>
            <w:r>
              <w:rPr>
                <w:noProof/>
                <w:webHidden/>
              </w:rPr>
              <w:tab/>
            </w:r>
            <w:r>
              <w:rPr>
                <w:noProof/>
                <w:webHidden/>
              </w:rPr>
              <w:fldChar w:fldCharType="begin"/>
            </w:r>
            <w:r>
              <w:rPr>
                <w:noProof/>
                <w:webHidden/>
              </w:rPr>
              <w:instrText xml:space="preserve"> PAGEREF _Toc441154608 \h </w:instrText>
            </w:r>
            <w:r>
              <w:rPr>
                <w:noProof/>
                <w:webHidden/>
              </w:rPr>
            </w:r>
          </w:ins>
          <w:r>
            <w:rPr>
              <w:noProof/>
              <w:webHidden/>
            </w:rPr>
            <w:fldChar w:fldCharType="separate"/>
          </w:r>
          <w:ins w:id="71" w:author="Tin Trčak" w:date="2016-01-21T15:47:00Z">
            <w:r>
              <w:rPr>
                <w:noProof/>
                <w:webHidden/>
              </w:rPr>
              <w:t>67</w:t>
            </w:r>
            <w:r>
              <w:rPr>
                <w:noProof/>
                <w:webHidden/>
              </w:rPr>
              <w:fldChar w:fldCharType="end"/>
            </w:r>
            <w:r w:rsidRPr="007C335B">
              <w:rPr>
                <w:rStyle w:val="Hyperlink"/>
                <w:noProof/>
              </w:rPr>
              <w:fldChar w:fldCharType="end"/>
            </w:r>
          </w:ins>
        </w:p>
        <w:p w14:paraId="0ECBFB6B" w14:textId="77777777" w:rsidR="009F57E8" w:rsidRDefault="009F57E8">
          <w:pPr>
            <w:pStyle w:val="TOC2"/>
            <w:tabs>
              <w:tab w:val="left" w:pos="960"/>
              <w:tab w:val="right" w:leader="dot" w:pos="9062"/>
            </w:tabs>
            <w:rPr>
              <w:ins w:id="72" w:author="Tin Trčak" w:date="2016-01-21T15:47:00Z"/>
              <w:rFonts w:eastAsiaTheme="minorEastAsia"/>
              <w:b w:val="0"/>
              <w:noProof/>
              <w:lang w:eastAsia="hr-HR"/>
            </w:rPr>
          </w:pPr>
          <w:ins w:id="73"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"_Toc441154611"</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7.3</w:t>
            </w:r>
            <w:r>
              <w:rPr>
                <w:rFonts w:eastAsiaTheme="minorEastAsia"/>
                <w:b w:val="0"/>
                <w:noProof/>
                <w:lang w:eastAsia="hr-HR"/>
              </w:rPr>
              <w:tab/>
            </w:r>
            <w:r w:rsidRPr="007C335B">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_Toc441154611 \h </w:instrText>
            </w:r>
            <w:r>
              <w:rPr>
                <w:noProof/>
                <w:webHidden/>
              </w:rPr>
            </w:r>
          </w:ins>
          <w:r>
            <w:rPr>
              <w:noProof/>
              <w:webHidden/>
            </w:rPr>
            <w:fldChar w:fldCharType="separate"/>
          </w:r>
          <w:ins w:id="74" w:author="Tin Trčak" w:date="2016-01-21T15:47:00Z">
            <w:r>
              <w:rPr>
                <w:noProof/>
                <w:webHidden/>
              </w:rPr>
              <w:t>69</w:t>
            </w:r>
            <w:r>
              <w:rPr>
                <w:noProof/>
                <w:webHidden/>
              </w:rPr>
              <w:fldChar w:fldCharType="end"/>
            </w:r>
            <w:r w:rsidRPr="007C335B">
              <w:rPr>
                <w:rStyle w:val="Hyperlink"/>
                <w:noProof/>
              </w:rPr>
              <w:fldChar w:fldCharType="end"/>
            </w:r>
          </w:ins>
        </w:p>
        <w:p w14:paraId="4278FD68" w14:textId="77777777" w:rsidR="009F57E8" w:rsidRDefault="009F57E8">
          <w:pPr>
            <w:pStyle w:val="TOC2"/>
            <w:tabs>
              <w:tab w:val="left" w:pos="960"/>
              <w:tab w:val="right" w:leader="dot" w:pos="9062"/>
            </w:tabs>
            <w:rPr>
              <w:ins w:id="75" w:author="Tin Trčak" w:date="2016-01-21T15:47:00Z"/>
              <w:rFonts w:eastAsiaTheme="minorEastAsia"/>
              <w:b w:val="0"/>
              <w:noProof/>
              <w:lang w:eastAsia="hr-HR"/>
            </w:rPr>
          </w:pPr>
          <w:ins w:id="76"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"_Toc441154614"</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7.4</w:t>
            </w:r>
            <w:r>
              <w:rPr>
                <w:rFonts w:eastAsiaTheme="minorEastAsia"/>
                <w:b w:val="0"/>
                <w:noProof/>
                <w:lang w:eastAsia="hr-HR"/>
              </w:rPr>
              <w:tab/>
            </w:r>
            <w:r w:rsidRPr="007C335B">
              <w:rPr>
                <w:rStyle w:val="Hyperlink"/>
                <w:noProof/>
              </w:rPr>
              <w:t>Ispitivanje programskog rješenja</w:t>
            </w:r>
            <w:r>
              <w:rPr>
                <w:noProof/>
                <w:webHidden/>
              </w:rPr>
              <w:tab/>
            </w:r>
            <w:r>
              <w:rPr>
                <w:noProof/>
                <w:webHidden/>
              </w:rPr>
              <w:fldChar w:fldCharType="begin"/>
            </w:r>
            <w:r>
              <w:rPr>
                <w:noProof/>
                <w:webHidden/>
              </w:rPr>
              <w:instrText xml:space="preserve"> PAGEREF _Toc441154614 \h </w:instrText>
            </w:r>
            <w:r>
              <w:rPr>
                <w:noProof/>
                <w:webHidden/>
              </w:rPr>
            </w:r>
          </w:ins>
          <w:r>
            <w:rPr>
              <w:noProof/>
              <w:webHidden/>
            </w:rPr>
            <w:fldChar w:fldCharType="separate"/>
          </w:r>
          <w:ins w:id="77" w:author="Tin Trčak" w:date="2016-01-21T15:47:00Z">
            <w:r>
              <w:rPr>
                <w:noProof/>
                <w:webHidden/>
              </w:rPr>
              <w:t>72</w:t>
            </w:r>
            <w:r>
              <w:rPr>
                <w:noProof/>
                <w:webHidden/>
              </w:rPr>
              <w:fldChar w:fldCharType="end"/>
            </w:r>
            <w:r w:rsidRPr="007C335B">
              <w:rPr>
                <w:rStyle w:val="Hyperlink"/>
                <w:noProof/>
              </w:rPr>
              <w:fldChar w:fldCharType="end"/>
            </w:r>
          </w:ins>
        </w:p>
        <w:p w14:paraId="369E47D6" w14:textId="77777777" w:rsidR="009F57E8" w:rsidRDefault="009F57E8">
          <w:pPr>
            <w:pStyle w:val="TOC2"/>
            <w:tabs>
              <w:tab w:val="left" w:pos="960"/>
              <w:tab w:val="right" w:leader="dot" w:pos="9062"/>
            </w:tabs>
            <w:rPr>
              <w:ins w:id="78" w:author="Tin Trčak" w:date="2016-01-21T15:47:00Z"/>
              <w:rFonts w:eastAsiaTheme="minorEastAsia"/>
              <w:b w:val="0"/>
              <w:noProof/>
              <w:lang w:eastAsia="hr-HR"/>
            </w:rPr>
          </w:pPr>
          <w:ins w:id="79"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"_Toc441154615"</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7.5</w:t>
            </w:r>
            <w:r>
              <w:rPr>
                <w:rFonts w:eastAsiaTheme="minorEastAsia"/>
                <w:b w:val="0"/>
                <w:noProof/>
                <w:lang w:eastAsia="hr-HR"/>
              </w:rPr>
              <w:tab/>
            </w:r>
            <w:r w:rsidRPr="007C335B">
              <w:rPr>
                <w:rStyle w:val="Hyperlink"/>
                <w:noProof/>
              </w:rPr>
              <w:t>Upute za instalaciju</w:t>
            </w:r>
            <w:r>
              <w:rPr>
                <w:noProof/>
                <w:webHidden/>
              </w:rPr>
              <w:tab/>
            </w:r>
            <w:r>
              <w:rPr>
                <w:noProof/>
                <w:webHidden/>
              </w:rPr>
              <w:fldChar w:fldCharType="begin"/>
            </w:r>
            <w:r>
              <w:rPr>
                <w:noProof/>
                <w:webHidden/>
              </w:rPr>
              <w:instrText xml:space="preserve"> PAGEREF _Toc441154615 \h </w:instrText>
            </w:r>
            <w:r>
              <w:rPr>
                <w:noProof/>
                <w:webHidden/>
              </w:rPr>
            </w:r>
          </w:ins>
          <w:r>
            <w:rPr>
              <w:noProof/>
              <w:webHidden/>
            </w:rPr>
            <w:fldChar w:fldCharType="separate"/>
          </w:r>
          <w:ins w:id="80" w:author="Tin Trčak" w:date="2016-01-21T15:47:00Z">
            <w:r>
              <w:rPr>
                <w:noProof/>
                <w:webHidden/>
              </w:rPr>
              <w:t>79</w:t>
            </w:r>
            <w:r>
              <w:rPr>
                <w:noProof/>
                <w:webHidden/>
              </w:rPr>
              <w:fldChar w:fldCharType="end"/>
            </w:r>
            <w:r w:rsidRPr="007C335B">
              <w:rPr>
                <w:rStyle w:val="Hyperlink"/>
                <w:noProof/>
              </w:rPr>
              <w:fldChar w:fldCharType="end"/>
            </w:r>
          </w:ins>
        </w:p>
        <w:p w14:paraId="7136BA66" w14:textId="77777777" w:rsidR="009F57E8" w:rsidRDefault="009F57E8">
          <w:pPr>
            <w:pStyle w:val="TOC2"/>
            <w:tabs>
              <w:tab w:val="left" w:pos="960"/>
              <w:tab w:val="right" w:leader="dot" w:pos="9062"/>
            </w:tabs>
            <w:rPr>
              <w:ins w:id="81" w:author="Tin Trčak" w:date="2016-01-21T15:47:00Z"/>
              <w:rFonts w:eastAsiaTheme="minorEastAsia"/>
              <w:b w:val="0"/>
              <w:noProof/>
              <w:lang w:eastAsia="hr-HR"/>
            </w:rPr>
          </w:pPr>
          <w:ins w:id="82"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"_Toc441154616"</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7.6</w:t>
            </w:r>
            <w:r>
              <w:rPr>
                <w:rFonts w:eastAsiaTheme="minorEastAsia"/>
                <w:b w:val="0"/>
                <w:noProof/>
                <w:lang w:eastAsia="hr-HR"/>
              </w:rPr>
              <w:tab/>
            </w:r>
            <w:r w:rsidRPr="007C335B">
              <w:rPr>
                <w:rStyle w:val="Hyperlink"/>
                <w:noProof/>
              </w:rPr>
              <w:t>Korisničke upute</w:t>
            </w:r>
            <w:r>
              <w:rPr>
                <w:noProof/>
                <w:webHidden/>
              </w:rPr>
              <w:tab/>
            </w:r>
            <w:r>
              <w:rPr>
                <w:noProof/>
                <w:webHidden/>
              </w:rPr>
              <w:fldChar w:fldCharType="begin"/>
            </w:r>
            <w:r>
              <w:rPr>
                <w:noProof/>
                <w:webHidden/>
              </w:rPr>
              <w:instrText xml:space="preserve"> PAGEREF _Toc441154616 \h </w:instrText>
            </w:r>
            <w:r>
              <w:rPr>
                <w:noProof/>
                <w:webHidden/>
              </w:rPr>
            </w:r>
          </w:ins>
          <w:r>
            <w:rPr>
              <w:noProof/>
              <w:webHidden/>
            </w:rPr>
            <w:fldChar w:fldCharType="separate"/>
          </w:r>
          <w:ins w:id="83" w:author="Tin Trčak" w:date="2016-01-21T15:47:00Z">
            <w:r>
              <w:rPr>
                <w:noProof/>
                <w:webHidden/>
              </w:rPr>
              <w:t>86</w:t>
            </w:r>
            <w:r>
              <w:rPr>
                <w:noProof/>
                <w:webHidden/>
              </w:rPr>
              <w:fldChar w:fldCharType="end"/>
            </w:r>
            <w:r w:rsidRPr="007C335B">
              <w:rPr>
                <w:rStyle w:val="Hyperlink"/>
                <w:noProof/>
              </w:rPr>
              <w:fldChar w:fldCharType="end"/>
            </w:r>
          </w:ins>
        </w:p>
        <w:p w14:paraId="5B99DD34" w14:textId="77777777" w:rsidR="009F57E8" w:rsidRDefault="009F57E8">
          <w:pPr>
            <w:pStyle w:val="TOC1"/>
            <w:rPr>
              <w:ins w:id="84" w:author="Tin Trčak" w:date="2016-01-21T15:47:00Z"/>
              <w:rFonts w:eastAsiaTheme="minorEastAsia"/>
              <w:b w:val="0"/>
              <w:noProof/>
              <w:sz w:val="22"/>
              <w:szCs w:val="22"/>
              <w:lang w:eastAsia="hr-HR"/>
            </w:rPr>
          </w:pPr>
          <w:ins w:id="85"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"_Toc441154617"</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8.</w:t>
            </w:r>
            <w:r>
              <w:rPr>
                <w:rFonts w:eastAsiaTheme="minorEastAsia"/>
                <w:b w:val="0"/>
                <w:noProof/>
                <w:sz w:val="22"/>
                <w:szCs w:val="22"/>
                <w:lang w:eastAsia="hr-HR"/>
              </w:rPr>
              <w:tab/>
            </w:r>
            <w:r w:rsidRPr="007C335B">
              <w:rPr>
                <w:rStyle w:val="Hyperlink"/>
                <w:noProof/>
              </w:rPr>
              <w:t>Zaključak i budući rad</w:t>
            </w:r>
            <w:r>
              <w:rPr>
                <w:noProof/>
                <w:webHidden/>
              </w:rPr>
              <w:tab/>
            </w:r>
            <w:r>
              <w:rPr>
                <w:noProof/>
                <w:webHidden/>
              </w:rPr>
              <w:fldChar w:fldCharType="begin"/>
            </w:r>
            <w:r>
              <w:rPr>
                <w:noProof/>
                <w:webHidden/>
              </w:rPr>
              <w:instrText xml:space="preserve"> PAGEREF _Toc441154617 \h </w:instrText>
            </w:r>
            <w:r>
              <w:rPr>
                <w:noProof/>
                <w:webHidden/>
              </w:rPr>
            </w:r>
          </w:ins>
          <w:r>
            <w:rPr>
              <w:noProof/>
              <w:webHidden/>
            </w:rPr>
            <w:fldChar w:fldCharType="separate"/>
          </w:r>
          <w:ins w:id="86" w:author="Tin Trčak" w:date="2016-01-21T15:47:00Z">
            <w:r>
              <w:rPr>
                <w:noProof/>
                <w:webHidden/>
              </w:rPr>
              <w:t>91</w:t>
            </w:r>
            <w:r>
              <w:rPr>
                <w:noProof/>
                <w:webHidden/>
              </w:rPr>
              <w:fldChar w:fldCharType="end"/>
            </w:r>
            <w:r w:rsidRPr="007C335B">
              <w:rPr>
                <w:rStyle w:val="Hyperlink"/>
                <w:noProof/>
              </w:rPr>
              <w:fldChar w:fldCharType="end"/>
            </w:r>
          </w:ins>
        </w:p>
        <w:p w14:paraId="38C8015D" w14:textId="77777777" w:rsidR="009F57E8" w:rsidRDefault="009F57E8">
          <w:pPr>
            <w:pStyle w:val="TOC1"/>
            <w:rPr>
              <w:ins w:id="87" w:author="Tin Trčak" w:date="2016-01-21T15:47:00Z"/>
              <w:rFonts w:eastAsiaTheme="minorEastAsia"/>
              <w:b w:val="0"/>
              <w:noProof/>
              <w:sz w:val="22"/>
              <w:szCs w:val="22"/>
              <w:lang w:eastAsia="hr-HR"/>
            </w:rPr>
          </w:pPr>
          <w:ins w:id="88"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"_Toc441154618"</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9.</w:t>
            </w:r>
            <w:r>
              <w:rPr>
                <w:rFonts w:eastAsiaTheme="minorEastAsia"/>
                <w:b w:val="0"/>
                <w:noProof/>
                <w:sz w:val="22"/>
                <w:szCs w:val="22"/>
                <w:lang w:eastAsia="hr-HR"/>
              </w:rPr>
              <w:tab/>
            </w:r>
            <w:r w:rsidRPr="007C335B">
              <w:rPr>
                <w:rStyle w:val="Hyperlink"/>
                <w:noProof/>
              </w:rPr>
              <w:t>Popis literature</w:t>
            </w:r>
            <w:r>
              <w:rPr>
                <w:noProof/>
                <w:webHidden/>
              </w:rPr>
              <w:tab/>
            </w:r>
            <w:r>
              <w:rPr>
                <w:noProof/>
                <w:webHidden/>
              </w:rPr>
              <w:fldChar w:fldCharType="begin"/>
            </w:r>
            <w:r>
              <w:rPr>
                <w:noProof/>
                <w:webHidden/>
              </w:rPr>
              <w:instrText xml:space="preserve"> PAGEREF _Toc441154618 \h </w:instrText>
            </w:r>
            <w:r>
              <w:rPr>
                <w:noProof/>
                <w:webHidden/>
              </w:rPr>
            </w:r>
          </w:ins>
          <w:r>
            <w:rPr>
              <w:noProof/>
              <w:webHidden/>
            </w:rPr>
            <w:fldChar w:fldCharType="separate"/>
          </w:r>
          <w:ins w:id="89" w:author="Tin Trčak" w:date="2016-01-21T15:47:00Z">
            <w:r>
              <w:rPr>
                <w:noProof/>
                <w:webHidden/>
              </w:rPr>
              <w:t>92</w:t>
            </w:r>
            <w:r>
              <w:rPr>
                <w:noProof/>
                <w:webHidden/>
              </w:rPr>
              <w:fldChar w:fldCharType="end"/>
            </w:r>
            <w:r w:rsidRPr="007C335B">
              <w:rPr>
                <w:rStyle w:val="Hyperlink"/>
                <w:noProof/>
              </w:rPr>
              <w:fldChar w:fldCharType="end"/>
            </w:r>
          </w:ins>
        </w:p>
        <w:p w14:paraId="6BE90EB8" w14:textId="77777777" w:rsidR="009F57E8" w:rsidRDefault="009F57E8">
          <w:pPr>
            <w:pStyle w:val="TOC1"/>
            <w:rPr>
              <w:ins w:id="90" w:author="Tin Trčak" w:date="2016-01-21T15:47:00Z"/>
              <w:rFonts w:eastAsiaTheme="minorEastAsia"/>
              <w:b w:val="0"/>
              <w:noProof/>
              <w:sz w:val="22"/>
              <w:szCs w:val="22"/>
              <w:lang w:eastAsia="hr-HR"/>
            </w:rPr>
          </w:pPr>
          <w:ins w:id="91"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"_Toc441154619"</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_Toc441154619 \h </w:instrText>
            </w:r>
            <w:r>
              <w:rPr>
                <w:noProof/>
                <w:webHidden/>
              </w:rPr>
            </w:r>
          </w:ins>
          <w:r>
            <w:rPr>
              <w:noProof/>
              <w:webHidden/>
            </w:rPr>
            <w:fldChar w:fldCharType="separate"/>
          </w:r>
          <w:ins w:id="92" w:author="Tin Trčak" w:date="2016-01-21T15:47:00Z">
            <w:r>
              <w:rPr>
                <w:noProof/>
                <w:webHidden/>
              </w:rPr>
              <w:t>93</w:t>
            </w:r>
            <w:r>
              <w:rPr>
                <w:noProof/>
                <w:webHidden/>
              </w:rPr>
              <w:fldChar w:fldCharType="end"/>
            </w:r>
            <w:r w:rsidRPr="007C335B">
              <w:rPr>
                <w:rStyle w:val="Hyperlink"/>
                <w:noProof/>
              </w:rPr>
              <w:fldChar w:fldCharType="end"/>
            </w:r>
          </w:ins>
        </w:p>
        <w:p w14:paraId="66E6A30D" w14:textId="77777777" w:rsidR="009F57E8" w:rsidRDefault="009F57E8">
          <w:pPr>
            <w:pStyle w:val="TOC1"/>
            <w:rPr>
              <w:ins w:id="93" w:author="Tin Trčak" w:date="2016-01-21T15:47:00Z"/>
              <w:rFonts w:eastAsiaTheme="minorEastAsia"/>
              <w:b w:val="0"/>
              <w:noProof/>
              <w:sz w:val="22"/>
              <w:szCs w:val="22"/>
              <w:lang w:eastAsia="hr-HR"/>
            </w:rPr>
          </w:pPr>
          <w:ins w:id="94"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"_Toc441154620"</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Dodatak B: Dnevnik sastajanja</w:t>
            </w:r>
            <w:r>
              <w:rPr>
                <w:noProof/>
                <w:webHidden/>
              </w:rPr>
              <w:tab/>
            </w:r>
            <w:r>
              <w:rPr>
                <w:noProof/>
                <w:webHidden/>
              </w:rPr>
              <w:fldChar w:fldCharType="begin"/>
            </w:r>
            <w:r>
              <w:rPr>
                <w:noProof/>
                <w:webHidden/>
              </w:rPr>
              <w:instrText xml:space="preserve"> PAGEREF _Toc441154620 \h </w:instrText>
            </w:r>
            <w:r>
              <w:rPr>
                <w:noProof/>
                <w:webHidden/>
              </w:rPr>
            </w:r>
          </w:ins>
          <w:r>
            <w:rPr>
              <w:noProof/>
              <w:webHidden/>
            </w:rPr>
            <w:fldChar w:fldCharType="separate"/>
          </w:r>
          <w:ins w:id="95" w:author="Tin Trčak" w:date="2016-01-21T15:47:00Z">
            <w:r>
              <w:rPr>
                <w:noProof/>
                <w:webHidden/>
              </w:rPr>
              <w:t>95</w:t>
            </w:r>
            <w:r>
              <w:rPr>
                <w:noProof/>
                <w:webHidden/>
              </w:rPr>
              <w:fldChar w:fldCharType="end"/>
            </w:r>
            <w:r w:rsidRPr="007C335B">
              <w:rPr>
                <w:rStyle w:val="Hyperlink"/>
                <w:noProof/>
              </w:rPr>
              <w:fldChar w:fldCharType="end"/>
            </w:r>
          </w:ins>
        </w:p>
        <w:p w14:paraId="390A0D74" w14:textId="77777777" w:rsidR="009F57E8" w:rsidRDefault="009F57E8">
          <w:pPr>
            <w:pStyle w:val="TOC1"/>
            <w:rPr>
              <w:ins w:id="96" w:author="Tin Trčak" w:date="2016-01-21T15:47:00Z"/>
              <w:rFonts w:eastAsiaTheme="minorEastAsia"/>
              <w:b w:val="0"/>
              <w:noProof/>
              <w:sz w:val="22"/>
              <w:szCs w:val="22"/>
              <w:lang w:eastAsia="hr-HR"/>
            </w:rPr>
          </w:pPr>
          <w:ins w:id="97"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"_Toc441154621"</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Dodatak C: Prikaz aktivnosti grupe</w:t>
            </w:r>
            <w:r>
              <w:rPr>
                <w:noProof/>
                <w:webHidden/>
              </w:rPr>
              <w:tab/>
            </w:r>
            <w:r>
              <w:rPr>
                <w:noProof/>
                <w:webHidden/>
              </w:rPr>
              <w:fldChar w:fldCharType="begin"/>
            </w:r>
            <w:r>
              <w:rPr>
                <w:noProof/>
                <w:webHidden/>
              </w:rPr>
              <w:instrText xml:space="preserve"> PAGEREF _Toc441154621 \h </w:instrText>
            </w:r>
            <w:r>
              <w:rPr>
                <w:noProof/>
                <w:webHidden/>
              </w:rPr>
            </w:r>
          </w:ins>
          <w:r>
            <w:rPr>
              <w:noProof/>
              <w:webHidden/>
            </w:rPr>
            <w:fldChar w:fldCharType="separate"/>
          </w:r>
          <w:ins w:id="98" w:author="Tin Trčak" w:date="2016-01-21T15:47:00Z">
            <w:r>
              <w:rPr>
                <w:noProof/>
                <w:webHidden/>
              </w:rPr>
              <w:t>96</w:t>
            </w:r>
            <w:r>
              <w:rPr>
                <w:noProof/>
                <w:webHidden/>
              </w:rPr>
              <w:fldChar w:fldCharType="end"/>
            </w:r>
            <w:r w:rsidRPr="007C335B">
              <w:rPr>
                <w:rStyle w:val="Hyperlink"/>
                <w:noProof/>
              </w:rPr>
              <w:fldChar w:fldCharType="end"/>
            </w:r>
          </w:ins>
        </w:p>
        <w:p w14:paraId="51B2EBEA" w14:textId="77777777" w:rsidR="009F57E8" w:rsidRDefault="009F57E8">
          <w:pPr>
            <w:pStyle w:val="TOC1"/>
            <w:rPr>
              <w:ins w:id="99" w:author="Tin Trčak" w:date="2016-01-21T15:47:00Z"/>
              <w:rFonts w:eastAsiaTheme="minorEastAsia"/>
              <w:b w:val="0"/>
              <w:noProof/>
              <w:sz w:val="22"/>
              <w:szCs w:val="22"/>
              <w:lang w:eastAsia="hr-HR"/>
            </w:rPr>
          </w:pPr>
          <w:ins w:id="100" w:author="Tin Trčak" w:date="2016-01-21T15:47:00Z">
            <w:r w:rsidRPr="007C335B">
              <w:rPr>
                <w:rStyle w:val="Hyperlink"/>
                <w:noProof/>
              </w:rPr>
              <w:fldChar w:fldCharType="begin"/>
            </w:r>
            <w:r w:rsidRPr="007C335B">
              <w:rPr>
                <w:rStyle w:val="Hyperlink"/>
                <w:noProof/>
              </w:rPr>
              <w:instrText xml:space="preserve"> </w:instrText>
            </w:r>
            <w:r>
              <w:rPr>
                <w:noProof/>
              </w:rPr>
              <w:instrText>HYPERLINK \l "_Toc441154622"</w:instrText>
            </w:r>
            <w:r w:rsidRPr="007C335B">
              <w:rPr>
                <w:rStyle w:val="Hyperlink"/>
                <w:noProof/>
              </w:rPr>
              <w:instrText xml:space="preserve"> </w:instrText>
            </w:r>
            <w:r w:rsidRPr="007C335B">
              <w:rPr>
                <w:rStyle w:val="Hyperlink"/>
                <w:noProof/>
              </w:rPr>
            </w:r>
            <w:r w:rsidRPr="007C335B">
              <w:rPr>
                <w:rStyle w:val="Hyperlink"/>
                <w:noProof/>
              </w:rPr>
              <w:fldChar w:fldCharType="separate"/>
            </w:r>
            <w:r w:rsidRPr="007C335B">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_Toc441154622 \h </w:instrText>
            </w:r>
            <w:r>
              <w:rPr>
                <w:noProof/>
                <w:webHidden/>
              </w:rPr>
            </w:r>
          </w:ins>
          <w:r>
            <w:rPr>
              <w:noProof/>
              <w:webHidden/>
            </w:rPr>
            <w:fldChar w:fldCharType="separate"/>
          </w:r>
          <w:ins w:id="101" w:author="Tin Trčak" w:date="2016-01-21T15:47:00Z">
            <w:r>
              <w:rPr>
                <w:noProof/>
                <w:webHidden/>
              </w:rPr>
              <w:t>99</w:t>
            </w:r>
            <w:r>
              <w:rPr>
                <w:noProof/>
                <w:webHidden/>
              </w:rPr>
              <w:fldChar w:fldCharType="end"/>
            </w:r>
            <w:r w:rsidRPr="007C335B">
              <w:rPr>
                <w:rStyle w:val="Hyperlink"/>
                <w:noProof/>
              </w:rPr>
              <w:fldChar w:fldCharType="end"/>
            </w:r>
          </w:ins>
        </w:p>
        <w:p w14:paraId="2F3CFA65" w14:textId="77777777" w:rsidR="00CF1A1C" w:rsidDel="00974A3B" w:rsidRDefault="00CF1A1C">
          <w:pPr>
            <w:pStyle w:val="TOC1"/>
            <w:rPr>
              <w:del w:id="102" w:author="Tin Trčak" w:date="2016-01-21T00:51:00Z"/>
              <w:rFonts w:eastAsiaTheme="minorEastAsia"/>
              <w:b w:val="0"/>
              <w:noProof/>
              <w:sz w:val="22"/>
              <w:szCs w:val="22"/>
              <w:lang w:eastAsia="hr-HR"/>
            </w:rPr>
          </w:pPr>
          <w:del w:id="103" w:author="Tin Trčak" w:date="2016-01-21T00:51:00Z">
            <w:r w:rsidRPr="00974A3B" w:rsidDel="00974A3B">
              <w:rPr>
                <w:noProof/>
                <w:rPrChange w:id="104" w:author="Tin Trčak" w:date="2016-01-21T00:51:00Z">
                  <w:rPr>
                    <w:rStyle w:val="Hyperlink"/>
                    <w:rFonts w:eastAsia="Arial"/>
                    <w:b w:val="0"/>
                    <w:noProof/>
                  </w:rPr>
                </w:rPrChange>
              </w:rPr>
              <w:delText>1.</w:delText>
            </w:r>
            <w:r w:rsidDel="00974A3B">
              <w:rPr>
                <w:rFonts w:eastAsiaTheme="minorEastAsia"/>
                <w:b w:val="0"/>
                <w:noProof/>
                <w:sz w:val="22"/>
                <w:szCs w:val="22"/>
                <w:lang w:eastAsia="hr-HR"/>
              </w:rPr>
              <w:tab/>
            </w:r>
            <w:r w:rsidRPr="00974A3B" w:rsidDel="00974A3B">
              <w:rPr>
                <w:noProof/>
                <w:rPrChange w:id="105" w:author="Tin Trčak" w:date="2016-01-21T00:51:00Z">
                  <w:rPr>
                    <w:rStyle w:val="Hyperlink"/>
                    <w:rFonts w:eastAsia="Arial"/>
                    <w:b w:val="0"/>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06" w:author="Tin Trčak" w:date="2016-01-21T00:51:00Z"/>
              <w:rFonts w:eastAsiaTheme="minorEastAsia"/>
              <w:b w:val="0"/>
              <w:noProof/>
              <w:sz w:val="22"/>
              <w:szCs w:val="22"/>
              <w:lang w:eastAsia="hr-HR"/>
            </w:rPr>
          </w:pPr>
          <w:del w:id="107" w:author="Tin Trčak" w:date="2016-01-21T00:51:00Z">
            <w:r w:rsidRPr="00974A3B" w:rsidDel="00974A3B">
              <w:rPr>
                <w:noProof/>
                <w:rPrChange w:id="108" w:author="Tin Trčak" w:date="2016-01-21T00:51:00Z">
                  <w:rPr>
                    <w:rStyle w:val="Hyperlink"/>
                    <w:b w:val="0"/>
                    <w:noProof/>
                  </w:rPr>
                </w:rPrChange>
              </w:rPr>
              <w:delText>2.</w:delText>
            </w:r>
            <w:r w:rsidDel="00974A3B">
              <w:rPr>
                <w:rFonts w:eastAsiaTheme="minorEastAsia"/>
                <w:b w:val="0"/>
                <w:noProof/>
                <w:sz w:val="22"/>
                <w:szCs w:val="22"/>
                <w:lang w:eastAsia="hr-HR"/>
              </w:rPr>
              <w:tab/>
            </w:r>
            <w:r w:rsidRPr="00974A3B" w:rsidDel="00974A3B">
              <w:rPr>
                <w:noProof/>
                <w:rPrChange w:id="109" w:author="Tin Trčak" w:date="2016-01-21T00:51:00Z">
                  <w:rPr>
                    <w:rStyle w:val="Hyperlink"/>
                    <w:b w:val="0"/>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10" w:author="Tin Trčak" w:date="2016-01-21T00:51:00Z"/>
              <w:rFonts w:eastAsiaTheme="minorEastAsia"/>
              <w:b w:val="0"/>
              <w:noProof/>
              <w:sz w:val="22"/>
              <w:szCs w:val="22"/>
              <w:lang w:eastAsia="hr-HR"/>
            </w:rPr>
          </w:pPr>
          <w:del w:id="111" w:author="Tin Trčak" w:date="2016-01-21T00:51:00Z">
            <w:r w:rsidRPr="00974A3B" w:rsidDel="00974A3B">
              <w:rPr>
                <w:noProof/>
                <w:rPrChange w:id="112" w:author="Tin Trčak" w:date="2016-01-21T00:51:00Z">
                  <w:rPr>
                    <w:rStyle w:val="Hyperlink"/>
                    <w:b w:val="0"/>
                    <w:noProof/>
                  </w:rPr>
                </w:rPrChange>
              </w:rPr>
              <w:delText>3.</w:delText>
            </w:r>
            <w:r w:rsidDel="00974A3B">
              <w:rPr>
                <w:rFonts w:eastAsiaTheme="minorEastAsia"/>
                <w:b w:val="0"/>
                <w:noProof/>
                <w:sz w:val="22"/>
                <w:szCs w:val="22"/>
                <w:lang w:eastAsia="hr-HR"/>
              </w:rPr>
              <w:tab/>
            </w:r>
            <w:r w:rsidRPr="00974A3B" w:rsidDel="00974A3B">
              <w:rPr>
                <w:noProof/>
                <w:rPrChange w:id="113" w:author="Tin Trčak" w:date="2016-01-21T00:51:00Z">
                  <w:rPr>
                    <w:rStyle w:val="Hyperlink"/>
                    <w:b w:val="0"/>
                    <w:noProof/>
                  </w:rPr>
                </w:rPrChange>
              </w:rPr>
              <w:delText>Pojmovnik</w:delText>
            </w:r>
            <w:r w:rsidDel="00974A3B">
              <w:rPr>
                <w:noProof/>
                <w:webHidden/>
              </w:rPr>
              <w:tab/>
              <w:delText>10</w:delText>
            </w:r>
          </w:del>
        </w:p>
        <w:p w14:paraId="07672706" w14:textId="77777777" w:rsidR="00CF1A1C" w:rsidDel="00974A3B" w:rsidRDefault="00CF1A1C">
          <w:pPr>
            <w:pStyle w:val="TOC1"/>
            <w:rPr>
              <w:del w:id="114" w:author="Tin Trčak" w:date="2016-01-21T00:51:00Z"/>
              <w:rFonts w:eastAsiaTheme="minorEastAsia"/>
              <w:b w:val="0"/>
              <w:noProof/>
              <w:sz w:val="22"/>
              <w:szCs w:val="22"/>
              <w:lang w:eastAsia="hr-HR"/>
            </w:rPr>
          </w:pPr>
          <w:del w:id="115" w:author="Tin Trčak" w:date="2016-01-21T00:51:00Z">
            <w:r w:rsidRPr="00974A3B" w:rsidDel="00974A3B">
              <w:rPr>
                <w:noProof/>
                <w:rPrChange w:id="116" w:author="Tin Trčak" w:date="2016-01-21T00:51:00Z">
                  <w:rPr>
                    <w:rStyle w:val="Hyperlink"/>
                    <w:b w:val="0"/>
                    <w:noProof/>
                  </w:rPr>
                </w:rPrChange>
              </w:rPr>
              <w:delText>4.</w:delText>
            </w:r>
            <w:r w:rsidDel="00974A3B">
              <w:rPr>
                <w:rFonts w:eastAsiaTheme="minorEastAsia"/>
                <w:b w:val="0"/>
                <w:noProof/>
                <w:sz w:val="22"/>
                <w:szCs w:val="22"/>
                <w:lang w:eastAsia="hr-HR"/>
              </w:rPr>
              <w:tab/>
            </w:r>
            <w:r w:rsidRPr="00974A3B" w:rsidDel="00974A3B">
              <w:rPr>
                <w:noProof/>
                <w:rPrChange w:id="117" w:author="Tin Trčak" w:date="2016-01-21T00:51:00Z">
                  <w:rPr>
                    <w:rStyle w:val="Hyperlink"/>
                    <w:b w:val="0"/>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18" w:author="Tin Trčak" w:date="2016-01-21T00:51:00Z"/>
              <w:rFonts w:eastAsiaTheme="minorEastAsia"/>
              <w:b w:val="0"/>
              <w:noProof/>
              <w:lang w:eastAsia="hr-HR"/>
            </w:rPr>
          </w:pPr>
          <w:del w:id="119" w:author="Tin Trčak" w:date="2016-01-21T00:51:00Z">
            <w:r w:rsidRPr="00974A3B" w:rsidDel="00974A3B">
              <w:rPr>
                <w:noProof/>
                <w:rPrChange w:id="120" w:author="Tin Trčak" w:date="2016-01-21T00:51:00Z">
                  <w:rPr>
                    <w:rStyle w:val="Hyperlink"/>
                    <w:b w:val="0"/>
                    <w:noProof/>
                  </w:rPr>
                </w:rPrChange>
              </w:rPr>
              <w:delText>4.1</w:delText>
            </w:r>
            <w:r w:rsidDel="00974A3B">
              <w:rPr>
                <w:rFonts w:eastAsiaTheme="minorEastAsia"/>
                <w:b w:val="0"/>
                <w:noProof/>
                <w:lang w:eastAsia="hr-HR"/>
              </w:rPr>
              <w:tab/>
            </w:r>
            <w:r w:rsidRPr="00974A3B" w:rsidDel="00974A3B">
              <w:rPr>
                <w:noProof/>
                <w:rPrChange w:id="121" w:author="Tin Trčak" w:date="2016-01-21T00:51:00Z">
                  <w:rPr>
                    <w:rStyle w:val="Hyperlink"/>
                    <w:b w:val="0"/>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22" w:author="Tin Trčak" w:date="2016-01-21T00:51:00Z"/>
              <w:rFonts w:eastAsiaTheme="minorEastAsia"/>
              <w:b w:val="0"/>
              <w:noProof/>
              <w:lang w:eastAsia="hr-HR"/>
            </w:rPr>
          </w:pPr>
          <w:del w:id="123" w:author="Tin Trčak" w:date="2016-01-21T00:51:00Z">
            <w:r w:rsidRPr="00974A3B" w:rsidDel="00974A3B">
              <w:rPr>
                <w:noProof/>
                <w:rPrChange w:id="124" w:author="Tin Trčak" w:date="2016-01-21T00:51:00Z">
                  <w:rPr>
                    <w:rStyle w:val="Hyperlink"/>
                    <w:b w:val="0"/>
                    <w:noProof/>
                  </w:rPr>
                </w:rPrChange>
              </w:rPr>
              <w:delText>4.2</w:delText>
            </w:r>
            <w:r w:rsidDel="00974A3B">
              <w:rPr>
                <w:rFonts w:eastAsiaTheme="minorEastAsia"/>
                <w:b w:val="0"/>
                <w:noProof/>
                <w:lang w:eastAsia="hr-HR"/>
              </w:rPr>
              <w:tab/>
            </w:r>
            <w:r w:rsidRPr="00974A3B" w:rsidDel="00974A3B">
              <w:rPr>
                <w:noProof/>
                <w:rPrChange w:id="125" w:author="Tin Trčak" w:date="2016-01-21T00:51:00Z">
                  <w:rPr>
                    <w:rStyle w:val="Hyperlink"/>
                    <w:b w:val="0"/>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26" w:author="Tin Trčak" w:date="2016-01-21T00:51:00Z"/>
              <w:rFonts w:eastAsiaTheme="minorEastAsia"/>
              <w:b w:val="0"/>
              <w:noProof/>
              <w:lang w:eastAsia="hr-HR"/>
            </w:rPr>
          </w:pPr>
          <w:del w:id="127" w:author="Tin Trčak" w:date="2016-01-21T00:51:00Z">
            <w:r w:rsidRPr="00974A3B" w:rsidDel="00974A3B">
              <w:rPr>
                <w:noProof/>
                <w:rPrChange w:id="128" w:author="Tin Trčak" w:date="2016-01-21T00:51:00Z">
                  <w:rPr>
                    <w:rStyle w:val="Hyperlink"/>
                    <w:b w:val="0"/>
                    <w:noProof/>
                  </w:rPr>
                </w:rPrChange>
              </w:rPr>
              <w:delText>4.3</w:delText>
            </w:r>
            <w:r w:rsidDel="00974A3B">
              <w:rPr>
                <w:rFonts w:eastAsiaTheme="minorEastAsia"/>
                <w:b w:val="0"/>
                <w:noProof/>
                <w:lang w:eastAsia="hr-HR"/>
              </w:rPr>
              <w:tab/>
            </w:r>
            <w:r w:rsidRPr="00974A3B" w:rsidDel="00974A3B">
              <w:rPr>
                <w:noProof/>
                <w:rPrChange w:id="129" w:author="Tin Trčak" w:date="2016-01-21T00:51:00Z">
                  <w:rPr>
                    <w:rStyle w:val="Hyperlink"/>
                    <w:b w:val="0"/>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30" w:author="Tin Trčak" w:date="2016-01-21T00:51:00Z"/>
              <w:rFonts w:eastAsiaTheme="minorEastAsia"/>
              <w:b w:val="0"/>
              <w:noProof/>
              <w:sz w:val="22"/>
              <w:szCs w:val="22"/>
              <w:lang w:eastAsia="hr-HR"/>
            </w:rPr>
          </w:pPr>
          <w:del w:id="131" w:author="Tin Trčak" w:date="2016-01-21T00:51:00Z">
            <w:r w:rsidRPr="00974A3B" w:rsidDel="00974A3B">
              <w:rPr>
                <w:noProof/>
                <w:rPrChange w:id="132" w:author="Tin Trčak" w:date="2016-01-21T00:51:00Z">
                  <w:rPr>
                    <w:rStyle w:val="Hyperlink"/>
                    <w:b w:val="0"/>
                    <w:noProof/>
                    <w:lang w:eastAsia="hr-HR"/>
                  </w:rPr>
                </w:rPrChange>
              </w:rPr>
              <w:delText>5.</w:delText>
            </w:r>
            <w:r w:rsidDel="00974A3B">
              <w:rPr>
                <w:rFonts w:eastAsiaTheme="minorEastAsia"/>
                <w:b w:val="0"/>
                <w:noProof/>
                <w:sz w:val="22"/>
                <w:szCs w:val="22"/>
                <w:lang w:eastAsia="hr-HR"/>
              </w:rPr>
              <w:tab/>
            </w:r>
            <w:r w:rsidRPr="00974A3B" w:rsidDel="00974A3B">
              <w:rPr>
                <w:noProof/>
                <w:rPrChange w:id="133" w:author="Tin Trčak" w:date="2016-01-21T00:51:00Z">
                  <w:rPr>
                    <w:rStyle w:val="Hyperlink"/>
                    <w:b w:val="0"/>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34" w:author="Tin Trčak" w:date="2016-01-21T00:51:00Z"/>
              <w:rFonts w:eastAsiaTheme="minorEastAsia"/>
              <w:b w:val="0"/>
              <w:noProof/>
              <w:sz w:val="22"/>
              <w:szCs w:val="22"/>
              <w:lang w:eastAsia="hr-HR"/>
            </w:rPr>
          </w:pPr>
          <w:del w:id="135" w:author="Tin Trčak" w:date="2016-01-21T00:51:00Z">
            <w:r w:rsidRPr="00974A3B" w:rsidDel="00974A3B">
              <w:rPr>
                <w:noProof/>
                <w:rPrChange w:id="136" w:author="Tin Trčak" w:date="2016-01-21T00:51:00Z">
                  <w:rPr>
                    <w:rStyle w:val="Hyperlink"/>
                    <w:b w:val="0"/>
                    <w:noProof/>
                    <w:lang w:eastAsia="hr-HR"/>
                  </w:rPr>
                </w:rPrChange>
              </w:rPr>
              <w:delText>6.</w:delText>
            </w:r>
            <w:r w:rsidDel="00974A3B">
              <w:rPr>
                <w:rFonts w:eastAsiaTheme="minorEastAsia"/>
                <w:b w:val="0"/>
                <w:noProof/>
                <w:sz w:val="22"/>
                <w:szCs w:val="22"/>
                <w:lang w:eastAsia="hr-HR"/>
              </w:rPr>
              <w:tab/>
            </w:r>
            <w:r w:rsidRPr="00974A3B" w:rsidDel="00974A3B">
              <w:rPr>
                <w:noProof/>
                <w:rPrChange w:id="137" w:author="Tin Trčak" w:date="2016-01-21T00:51:00Z">
                  <w:rPr>
                    <w:rStyle w:val="Hyperlink"/>
                    <w:b w:val="0"/>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38" w:author="Tin Trčak" w:date="2016-01-21T00:51:00Z"/>
              <w:rFonts w:eastAsiaTheme="minorEastAsia"/>
              <w:b w:val="0"/>
              <w:noProof/>
              <w:lang w:eastAsia="hr-HR"/>
            </w:rPr>
          </w:pPr>
          <w:del w:id="139" w:author="Tin Trčak" w:date="2016-01-21T00:51:00Z">
            <w:r w:rsidRPr="00974A3B" w:rsidDel="00974A3B">
              <w:rPr>
                <w:noProof/>
                <w:rPrChange w:id="140" w:author="Tin Trčak" w:date="2016-01-21T00:51:00Z">
                  <w:rPr>
                    <w:rStyle w:val="Hyperlink"/>
                    <w:b w:val="0"/>
                    <w:noProof/>
                  </w:rPr>
                </w:rPrChange>
              </w:rPr>
              <w:delText>6.1</w:delText>
            </w:r>
            <w:r w:rsidDel="00974A3B">
              <w:rPr>
                <w:rFonts w:eastAsiaTheme="minorEastAsia"/>
                <w:b w:val="0"/>
                <w:noProof/>
                <w:lang w:eastAsia="hr-HR"/>
              </w:rPr>
              <w:tab/>
            </w:r>
            <w:r w:rsidRPr="00974A3B" w:rsidDel="00974A3B">
              <w:rPr>
                <w:noProof/>
                <w:rPrChange w:id="141" w:author="Tin Trčak" w:date="2016-01-21T00:51:00Z">
                  <w:rPr>
                    <w:rStyle w:val="Hyperlink"/>
                    <w:b w:val="0"/>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42" w:author="Tin Trčak" w:date="2016-01-21T00:51:00Z"/>
              <w:rFonts w:eastAsiaTheme="minorEastAsia"/>
              <w:b w:val="0"/>
              <w:noProof/>
              <w:lang w:eastAsia="hr-HR"/>
            </w:rPr>
          </w:pPr>
          <w:del w:id="143" w:author="Tin Trčak" w:date="2016-01-21T00:51:00Z">
            <w:r w:rsidRPr="00974A3B" w:rsidDel="00974A3B">
              <w:rPr>
                <w:noProof/>
                <w:rPrChange w:id="144" w:author="Tin Trčak" w:date="2016-01-21T00:51:00Z">
                  <w:rPr>
                    <w:rStyle w:val="Hyperlink"/>
                    <w:b w:val="0"/>
                    <w:noProof/>
                  </w:rPr>
                </w:rPrChange>
              </w:rPr>
              <w:delText>6.2</w:delText>
            </w:r>
            <w:r w:rsidDel="00974A3B">
              <w:rPr>
                <w:rFonts w:eastAsiaTheme="minorEastAsia"/>
                <w:b w:val="0"/>
                <w:noProof/>
                <w:lang w:eastAsia="hr-HR"/>
              </w:rPr>
              <w:tab/>
            </w:r>
            <w:r w:rsidRPr="00974A3B" w:rsidDel="00974A3B">
              <w:rPr>
                <w:noProof/>
                <w:rPrChange w:id="145" w:author="Tin Trčak" w:date="2016-01-21T00:51:00Z">
                  <w:rPr>
                    <w:rStyle w:val="Hyperlink"/>
                    <w:b w:val="0"/>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46" w:author="Tin Trčak" w:date="2016-01-21T00:51:00Z"/>
              <w:rFonts w:eastAsiaTheme="minorEastAsia"/>
              <w:b w:val="0"/>
              <w:noProof/>
              <w:lang w:eastAsia="hr-HR"/>
            </w:rPr>
          </w:pPr>
          <w:del w:id="147" w:author="Tin Trčak" w:date="2016-01-21T00:51:00Z">
            <w:r w:rsidRPr="00974A3B" w:rsidDel="00974A3B">
              <w:rPr>
                <w:noProof/>
                <w:rPrChange w:id="148" w:author="Tin Trčak" w:date="2016-01-21T00:51:00Z">
                  <w:rPr>
                    <w:rStyle w:val="Hyperlink"/>
                    <w:b w:val="0"/>
                    <w:noProof/>
                  </w:rPr>
                </w:rPrChange>
              </w:rPr>
              <w:delText>6.3</w:delText>
            </w:r>
            <w:r w:rsidDel="00974A3B">
              <w:rPr>
                <w:rFonts w:eastAsiaTheme="minorEastAsia"/>
                <w:b w:val="0"/>
                <w:noProof/>
                <w:lang w:eastAsia="hr-HR"/>
              </w:rPr>
              <w:tab/>
            </w:r>
            <w:r w:rsidRPr="00974A3B" w:rsidDel="00974A3B">
              <w:rPr>
                <w:noProof/>
                <w:rPrChange w:id="149" w:author="Tin Trčak" w:date="2016-01-21T00:51:00Z">
                  <w:rPr>
                    <w:rStyle w:val="Hyperlink"/>
                    <w:b w:val="0"/>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50" w:author="Tin Trčak" w:date="2016-01-21T00:51:00Z"/>
              <w:rFonts w:eastAsiaTheme="minorEastAsia"/>
              <w:b w:val="0"/>
              <w:noProof/>
              <w:lang w:eastAsia="hr-HR"/>
            </w:rPr>
          </w:pPr>
          <w:del w:id="151" w:author="Tin Trčak" w:date="2016-01-21T00:51:00Z">
            <w:r w:rsidRPr="00974A3B" w:rsidDel="00974A3B">
              <w:rPr>
                <w:noProof/>
                <w:rPrChange w:id="152" w:author="Tin Trčak" w:date="2016-01-21T00:51:00Z">
                  <w:rPr>
                    <w:rStyle w:val="Hyperlink"/>
                    <w:b w:val="0"/>
                    <w:noProof/>
                  </w:rPr>
                </w:rPrChange>
              </w:rPr>
              <w:delText>6.4</w:delText>
            </w:r>
            <w:r w:rsidDel="00974A3B">
              <w:rPr>
                <w:rFonts w:eastAsiaTheme="minorEastAsia"/>
                <w:b w:val="0"/>
                <w:noProof/>
                <w:lang w:eastAsia="hr-HR"/>
              </w:rPr>
              <w:tab/>
            </w:r>
            <w:r w:rsidRPr="00974A3B" w:rsidDel="00974A3B">
              <w:rPr>
                <w:noProof/>
                <w:rPrChange w:id="153" w:author="Tin Trčak" w:date="2016-01-21T00:51:00Z">
                  <w:rPr>
                    <w:rStyle w:val="Hyperlink"/>
                    <w:b w:val="0"/>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54" w:author="Tin Trčak" w:date="2016-01-21T00:51:00Z"/>
              <w:rFonts w:eastAsiaTheme="minorEastAsia"/>
              <w:noProof/>
              <w:lang w:eastAsia="hr-HR"/>
            </w:rPr>
          </w:pPr>
          <w:del w:id="155" w:author="Tin Trčak" w:date="2016-01-21T00:51:00Z">
            <w:r w:rsidRPr="00974A3B" w:rsidDel="00974A3B">
              <w:rPr>
                <w:noProof/>
                <w:rPrChange w:id="156" w:author="Tin Trčak" w:date="2016-01-21T00:51:00Z">
                  <w:rPr>
                    <w:rStyle w:val="Hyperlink"/>
                    <w:noProof/>
                  </w:rPr>
                </w:rPrChange>
              </w:rPr>
              <w:delText>6.4.1</w:delText>
            </w:r>
            <w:r w:rsidDel="00974A3B">
              <w:rPr>
                <w:rFonts w:eastAsiaTheme="minorEastAsia"/>
                <w:noProof/>
                <w:lang w:eastAsia="hr-HR"/>
              </w:rPr>
              <w:tab/>
            </w:r>
            <w:r w:rsidRPr="00974A3B" w:rsidDel="00974A3B">
              <w:rPr>
                <w:noProof/>
                <w:rPrChange w:id="157"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58" w:author="Tin Trčak" w:date="2016-01-21T00:51:00Z"/>
              <w:rFonts w:eastAsiaTheme="minorEastAsia"/>
              <w:noProof/>
              <w:lang w:eastAsia="hr-HR"/>
            </w:rPr>
          </w:pPr>
          <w:del w:id="159" w:author="Tin Trčak" w:date="2016-01-21T00:51:00Z">
            <w:r w:rsidRPr="00974A3B" w:rsidDel="00974A3B">
              <w:rPr>
                <w:noProof/>
                <w:rPrChange w:id="160" w:author="Tin Trčak" w:date="2016-01-21T00:51:00Z">
                  <w:rPr>
                    <w:rStyle w:val="Hyperlink"/>
                    <w:noProof/>
                  </w:rPr>
                </w:rPrChange>
              </w:rPr>
              <w:delText>6.4.2</w:delText>
            </w:r>
            <w:r w:rsidDel="00974A3B">
              <w:rPr>
                <w:rFonts w:eastAsiaTheme="minorEastAsia"/>
                <w:noProof/>
                <w:lang w:eastAsia="hr-HR"/>
              </w:rPr>
              <w:tab/>
            </w:r>
            <w:r w:rsidRPr="00974A3B" w:rsidDel="00974A3B">
              <w:rPr>
                <w:noProof/>
                <w:rPrChange w:id="161"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62" w:author="Tin Trčak" w:date="2016-01-21T00:51:00Z"/>
              <w:rFonts w:eastAsiaTheme="minorEastAsia"/>
              <w:noProof/>
              <w:lang w:eastAsia="hr-HR"/>
            </w:rPr>
          </w:pPr>
          <w:del w:id="163" w:author="Tin Trčak" w:date="2016-01-21T00:51:00Z">
            <w:r w:rsidRPr="00974A3B" w:rsidDel="00974A3B">
              <w:rPr>
                <w:noProof/>
                <w:rPrChange w:id="164" w:author="Tin Trčak" w:date="2016-01-21T00:51:00Z">
                  <w:rPr>
                    <w:rStyle w:val="Hyperlink"/>
                    <w:noProof/>
                  </w:rPr>
                </w:rPrChange>
              </w:rPr>
              <w:delText>6.4.3</w:delText>
            </w:r>
            <w:r w:rsidDel="00974A3B">
              <w:rPr>
                <w:rFonts w:eastAsiaTheme="minorEastAsia"/>
                <w:noProof/>
                <w:lang w:eastAsia="hr-HR"/>
              </w:rPr>
              <w:tab/>
            </w:r>
            <w:r w:rsidRPr="00974A3B" w:rsidDel="00974A3B">
              <w:rPr>
                <w:noProof/>
                <w:rPrChange w:id="165"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66" w:author="Tin Trčak" w:date="2016-01-21T00:51:00Z"/>
              <w:rFonts w:eastAsiaTheme="minorEastAsia"/>
              <w:noProof/>
              <w:lang w:eastAsia="hr-HR"/>
            </w:rPr>
          </w:pPr>
          <w:del w:id="167" w:author="Tin Trčak" w:date="2016-01-21T00:51:00Z">
            <w:r w:rsidRPr="00974A3B" w:rsidDel="00974A3B">
              <w:rPr>
                <w:noProof/>
                <w:rPrChange w:id="168" w:author="Tin Trčak" w:date="2016-01-21T00:51:00Z">
                  <w:rPr>
                    <w:rStyle w:val="Hyperlink"/>
                    <w:noProof/>
                  </w:rPr>
                </w:rPrChange>
              </w:rPr>
              <w:delText>6.4.4</w:delText>
            </w:r>
            <w:r w:rsidDel="00974A3B">
              <w:rPr>
                <w:rFonts w:eastAsiaTheme="minorEastAsia"/>
                <w:noProof/>
                <w:lang w:eastAsia="hr-HR"/>
              </w:rPr>
              <w:tab/>
            </w:r>
            <w:r w:rsidRPr="00974A3B" w:rsidDel="00974A3B">
              <w:rPr>
                <w:noProof/>
                <w:rPrChange w:id="169"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170" w:author="Tin Trčak" w:date="2016-01-21T00:51:00Z"/>
              <w:rFonts w:eastAsiaTheme="minorEastAsia"/>
              <w:b w:val="0"/>
              <w:noProof/>
              <w:sz w:val="22"/>
              <w:szCs w:val="22"/>
              <w:lang w:eastAsia="hr-HR"/>
            </w:rPr>
          </w:pPr>
          <w:del w:id="171" w:author="Tin Trčak" w:date="2016-01-21T00:51:00Z">
            <w:r w:rsidRPr="00974A3B" w:rsidDel="00974A3B">
              <w:rPr>
                <w:noProof/>
                <w:rPrChange w:id="172" w:author="Tin Trčak" w:date="2016-01-21T00:51:00Z">
                  <w:rPr>
                    <w:rStyle w:val="Hyperlink"/>
                    <w:b w:val="0"/>
                    <w:noProof/>
                  </w:rPr>
                </w:rPrChange>
              </w:rPr>
              <w:delText>7.</w:delText>
            </w:r>
            <w:r w:rsidDel="00974A3B">
              <w:rPr>
                <w:rFonts w:eastAsiaTheme="minorEastAsia"/>
                <w:b w:val="0"/>
                <w:noProof/>
                <w:sz w:val="22"/>
                <w:szCs w:val="22"/>
                <w:lang w:eastAsia="hr-HR"/>
              </w:rPr>
              <w:tab/>
            </w:r>
            <w:r w:rsidRPr="00974A3B" w:rsidDel="00974A3B">
              <w:rPr>
                <w:noProof/>
                <w:rPrChange w:id="173" w:author="Tin Trčak" w:date="2016-01-21T00:51:00Z">
                  <w:rPr>
                    <w:rStyle w:val="Hyperlink"/>
                    <w:b w:val="0"/>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174" w:author="Tin Trčak" w:date="2016-01-21T00:51:00Z"/>
              <w:rFonts w:eastAsiaTheme="minorEastAsia"/>
              <w:b w:val="0"/>
              <w:noProof/>
              <w:lang w:eastAsia="hr-HR"/>
            </w:rPr>
          </w:pPr>
          <w:del w:id="175" w:author="Tin Trčak" w:date="2016-01-21T00:51:00Z">
            <w:r w:rsidRPr="00974A3B" w:rsidDel="00974A3B">
              <w:rPr>
                <w:noProof/>
                <w:rPrChange w:id="176" w:author="Tin Trčak" w:date="2016-01-21T00:51:00Z">
                  <w:rPr>
                    <w:rStyle w:val="Hyperlink"/>
                    <w:b w:val="0"/>
                    <w:noProof/>
                  </w:rPr>
                </w:rPrChange>
              </w:rPr>
              <w:delText>7.1</w:delText>
            </w:r>
            <w:r w:rsidDel="00974A3B">
              <w:rPr>
                <w:rFonts w:eastAsiaTheme="minorEastAsia"/>
                <w:b w:val="0"/>
                <w:noProof/>
                <w:lang w:eastAsia="hr-HR"/>
              </w:rPr>
              <w:tab/>
            </w:r>
            <w:r w:rsidRPr="00974A3B" w:rsidDel="00974A3B">
              <w:rPr>
                <w:noProof/>
                <w:rPrChange w:id="177" w:author="Tin Trčak" w:date="2016-01-21T00:51:00Z">
                  <w:rPr>
                    <w:rStyle w:val="Hyperlink"/>
                    <w:b w:val="0"/>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178" w:author="Tin Trčak" w:date="2016-01-21T00:51:00Z"/>
              <w:rFonts w:eastAsiaTheme="minorEastAsia"/>
              <w:b w:val="0"/>
              <w:noProof/>
              <w:lang w:eastAsia="hr-HR"/>
            </w:rPr>
          </w:pPr>
          <w:del w:id="179" w:author="Tin Trčak" w:date="2016-01-21T00:51:00Z">
            <w:r w:rsidRPr="00974A3B" w:rsidDel="00974A3B">
              <w:rPr>
                <w:noProof/>
                <w:rPrChange w:id="180" w:author="Tin Trčak" w:date="2016-01-21T00:51:00Z">
                  <w:rPr>
                    <w:rStyle w:val="Hyperlink"/>
                    <w:b w:val="0"/>
                    <w:noProof/>
                  </w:rPr>
                </w:rPrChange>
              </w:rPr>
              <w:delText>7.2</w:delText>
            </w:r>
            <w:r w:rsidDel="00974A3B">
              <w:rPr>
                <w:rFonts w:eastAsiaTheme="minorEastAsia"/>
                <w:b w:val="0"/>
                <w:noProof/>
                <w:lang w:eastAsia="hr-HR"/>
              </w:rPr>
              <w:tab/>
            </w:r>
            <w:r w:rsidRPr="00974A3B" w:rsidDel="00974A3B">
              <w:rPr>
                <w:noProof/>
                <w:rPrChange w:id="181" w:author="Tin Trčak" w:date="2016-01-21T00:51:00Z">
                  <w:rPr>
                    <w:rStyle w:val="Hyperlink"/>
                    <w:b w:val="0"/>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182" w:author="Tin Trčak" w:date="2016-01-21T00:51:00Z"/>
              <w:rFonts w:eastAsiaTheme="minorEastAsia"/>
              <w:b w:val="0"/>
              <w:noProof/>
              <w:lang w:eastAsia="hr-HR"/>
            </w:rPr>
          </w:pPr>
          <w:del w:id="183" w:author="Tin Trčak" w:date="2016-01-21T00:51:00Z">
            <w:r w:rsidRPr="00974A3B" w:rsidDel="00974A3B">
              <w:rPr>
                <w:noProof/>
                <w:rPrChange w:id="184" w:author="Tin Trčak" w:date="2016-01-21T00:51:00Z">
                  <w:rPr>
                    <w:rStyle w:val="Hyperlink"/>
                    <w:b w:val="0"/>
                    <w:noProof/>
                  </w:rPr>
                </w:rPrChange>
              </w:rPr>
              <w:delText>7.3</w:delText>
            </w:r>
            <w:r w:rsidDel="00974A3B">
              <w:rPr>
                <w:rFonts w:eastAsiaTheme="minorEastAsia"/>
                <w:b w:val="0"/>
                <w:noProof/>
                <w:lang w:eastAsia="hr-HR"/>
              </w:rPr>
              <w:tab/>
            </w:r>
            <w:r w:rsidRPr="00974A3B" w:rsidDel="00974A3B">
              <w:rPr>
                <w:noProof/>
                <w:rPrChange w:id="185" w:author="Tin Trčak" w:date="2016-01-21T00:51:00Z">
                  <w:rPr>
                    <w:rStyle w:val="Hyperlink"/>
                    <w:b w:val="0"/>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186" w:author="Tin Trčak" w:date="2016-01-21T00:51:00Z"/>
              <w:rFonts w:eastAsiaTheme="minorEastAsia"/>
              <w:b w:val="0"/>
              <w:noProof/>
              <w:lang w:eastAsia="hr-HR"/>
            </w:rPr>
          </w:pPr>
          <w:del w:id="187" w:author="Tin Trčak" w:date="2016-01-21T00:51:00Z">
            <w:r w:rsidRPr="00974A3B" w:rsidDel="00974A3B">
              <w:rPr>
                <w:noProof/>
                <w:rPrChange w:id="188" w:author="Tin Trčak" w:date="2016-01-21T00:51:00Z">
                  <w:rPr>
                    <w:rStyle w:val="Hyperlink"/>
                    <w:b w:val="0"/>
                    <w:noProof/>
                  </w:rPr>
                </w:rPrChange>
              </w:rPr>
              <w:delText>7.4</w:delText>
            </w:r>
            <w:r w:rsidDel="00974A3B">
              <w:rPr>
                <w:rFonts w:eastAsiaTheme="minorEastAsia"/>
                <w:b w:val="0"/>
                <w:noProof/>
                <w:lang w:eastAsia="hr-HR"/>
              </w:rPr>
              <w:tab/>
            </w:r>
            <w:r w:rsidRPr="00974A3B" w:rsidDel="00974A3B">
              <w:rPr>
                <w:noProof/>
                <w:rPrChange w:id="189" w:author="Tin Trčak" w:date="2016-01-21T00:51:00Z">
                  <w:rPr>
                    <w:rStyle w:val="Hyperlink"/>
                    <w:b w:val="0"/>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190" w:author="Tin Trčak" w:date="2016-01-21T00:51:00Z"/>
              <w:rFonts w:eastAsiaTheme="minorEastAsia"/>
              <w:b w:val="0"/>
              <w:noProof/>
              <w:lang w:eastAsia="hr-HR"/>
            </w:rPr>
          </w:pPr>
          <w:del w:id="191" w:author="Tin Trčak" w:date="2016-01-21T00:51:00Z">
            <w:r w:rsidRPr="00974A3B" w:rsidDel="00974A3B">
              <w:rPr>
                <w:noProof/>
                <w:rPrChange w:id="192" w:author="Tin Trčak" w:date="2016-01-21T00:51:00Z">
                  <w:rPr>
                    <w:rStyle w:val="Hyperlink"/>
                    <w:b w:val="0"/>
                    <w:noProof/>
                  </w:rPr>
                </w:rPrChange>
              </w:rPr>
              <w:delText>7.5</w:delText>
            </w:r>
            <w:r w:rsidDel="00974A3B">
              <w:rPr>
                <w:rFonts w:eastAsiaTheme="minorEastAsia"/>
                <w:b w:val="0"/>
                <w:noProof/>
                <w:lang w:eastAsia="hr-HR"/>
              </w:rPr>
              <w:tab/>
            </w:r>
            <w:r w:rsidRPr="00974A3B" w:rsidDel="00974A3B">
              <w:rPr>
                <w:noProof/>
                <w:rPrChange w:id="193" w:author="Tin Trčak" w:date="2016-01-21T00:51:00Z">
                  <w:rPr>
                    <w:rStyle w:val="Hyperlink"/>
                    <w:b w:val="0"/>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194" w:author="Tin Trčak" w:date="2016-01-21T00:51:00Z"/>
              <w:rFonts w:eastAsiaTheme="minorEastAsia"/>
              <w:b w:val="0"/>
              <w:noProof/>
              <w:lang w:eastAsia="hr-HR"/>
            </w:rPr>
          </w:pPr>
          <w:del w:id="195" w:author="Tin Trčak" w:date="2016-01-21T00:51:00Z">
            <w:r w:rsidRPr="00974A3B" w:rsidDel="00974A3B">
              <w:rPr>
                <w:noProof/>
                <w:rPrChange w:id="196" w:author="Tin Trčak" w:date="2016-01-21T00:51:00Z">
                  <w:rPr>
                    <w:rStyle w:val="Hyperlink"/>
                    <w:b w:val="0"/>
                    <w:noProof/>
                  </w:rPr>
                </w:rPrChange>
              </w:rPr>
              <w:delText>7.6</w:delText>
            </w:r>
            <w:r w:rsidDel="00974A3B">
              <w:rPr>
                <w:rFonts w:eastAsiaTheme="minorEastAsia"/>
                <w:b w:val="0"/>
                <w:noProof/>
                <w:lang w:eastAsia="hr-HR"/>
              </w:rPr>
              <w:tab/>
            </w:r>
            <w:r w:rsidRPr="00974A3B" w:rsidDel="00974A3B">
              <w:rPr>
                <w:noProof/>
                <w:rPrChange w:id="197" w:author="Tin Trčak" w:date="2016-01-21T00:51:00Z">
                  <w:rPr>
                    <w:rStyle w:val="Hyperlink"/>
                    <w:b w:val="0"/>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198" w:author="Tin Trčak" w:date="2016-01-21T00:51:00Z"/>
              <w:rFonts w:eastAsiaTheme="minorEastAsia"/>
              <w:b w:val="0"/>
              <w:noProof/>
              <w:sz w:val="22"/>
              <w:szCs w:val="22"/>
              <w:lang w:eastAsia="hr-HR"/>
            </w:rPr>
          </w:pPr>
          <w:del w:id="199" w:author="Tin Trčak" w:date="2016-01-21T00:51:00Z">
            <w:r w:rsidRPr="00974A3B" w:rsidDel="00974A3B">
              <w:rPr>
                <w:noProof/>
                <w:rPrChange w:id="200" w:author="Tin Trčak" w:date="2016-01-21T00:51:00Z">
                  <w:rPr>
                    <w:rStyle w:val="Hyperlink"/>
                    <w:b w:val="0"/>
                    <w:noProof/>
                  </w:rPr>
                </w:rPrChange>
              </w:rPr>
              <w:delText>8.</w:delText>
            </w:r>
            <w:r w:rsidDel="00974A3B">
              <w:rPr>
                <w:rFonts w:eastAsiaTheme="minorEastAsia"/>
                <w:b w:val="0"/>
                <w:noProof/>
                <w:sz w:val="22"/>
                <w:szCs w:val="22"/>
                <w:lang w:eastAsia="hr-HR"/>
              </w:rPr>
              <w:tab/>
            </w:r>
            <w:r w:rsidRPr="00974A3B" w:rsidDel="00974A3B">
              <w:rPr>
                <w:noProof/>
                <w:rPrChange w:id="201" w:author="Tin Trčak" w:date="2016-01-21T00:51:00Z">
                  <w:rPr>
                    <w:rStyle w:val="Hyperlink"/>
                    <w:b w:val="0"/>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02" w:author="Tin Trčak" w:date="2016-01-21T00:51:00Z"/>
              <w:rFonts w:eastAsiaTheme="minorEastAsia"/>
              <w:b w:val="0"/>
              <w:noProof/>
              <w:sz w:val="22"/>
              <w:szCs w:val="22"/>
              <w:lang w:eastAsia="hr-HR"/>
            </w:rPr>
          </w:pPr>
          <w:del w:id="203" w:author="Tin Trčak" w:date="2016-01-21T00:51:00Z">
            <w:r w:rsidRPr="00974A3B" w:rsidDel="00974A3B">
              <w:rPr>
                <w:noProof/>
                <w:rPrChange w:id="204" w:author="Tin Trčak" w:date="2016-01-21T00:51:00Z">
                  <w:rPr>
                    <w:rStyle w:val="Hyperlink"/>
                    <w:b w:val="0"/>
                    <w:noProof/>
                  </w:rPr>
                </w:rPrChange>
              </w:rPr>
              <w:delText>9.</w:delText>
            </w:r>
            <w:r w:rsidDel="00974A3B">
              <w:rPr>
                <w:rFonts w:eastAsiaTheme="minorEastAsia"/>
                <w:b w:val="0"/>
                <w:noProof/>
                <w:sz w:val="22"/>
                <w:szCs w:val="22"/>
                <w:lang w:eastAsia="hr-HR"/>
              </w:rPr>
              <w:tab/>
            </w:r>
            <w:r w:rsidRPr="00974A3B" w:rsidDel="00974A3B">
              <w:rPr>
                <w:noProof/>
                <w:rPrChange w:id="205" w:author="Tin Trčak" w:date="2016-01-21T00:51:00Z">
                  <w:rPr>
                    <w:rStyle w:val="Hyperlink"/>
                    <w:b w:val="0"/>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06" w:author="Tin Trčak" w:date="2016-01-21T00:51:00Z"/>
              <w:rFonts w:eastAsiaTheme="minorEastAsia"/>
              <w:b w:val="0"/>
              <w:noProof/>
              <w:sz w:val="22"/>
              <w:szCs w:val="22"/>
              <w:lang w:eastAsia="hr-HR"/>
            </w:rPr>
          </w:pPr>
          <w:del w:id="207" w:author="Tin Trčak" w:date="2016-01-21T00:51:00Z">
            <w:r w:rsidRPr="00974A3B" w:rsidDel="00974A3B">
              <w:rPr>
                <w:noProof/>
                <w:rPrChange w:id="208" w:author="Tin Trčak" w:date="2016-01-21T00:51:00Z">
                  <w:rPr>
                    <w:rStyle w:val="Hyperlink"/>
                    <w:b w:val="0"/>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09" w:author="Tin Trčak" w:date="2016-01-21T00:51:00Z"/>
              <w:rFonts w:eastAsiaTheme="minorEastAsia"/>
              <w:b w:val="0"/>
              <w:noProof/>
              <w:sz w:val="22"/>
              <w:szCs w:val="22"/>
              <w:lang w:eastAsia="hr-HR"/>
            </w:rPr>
          </w:pPr>
          <w:del w:id="210" w:author="Tin Trčak" w:date="2016-01-21T00:51:00Z">
            <w:r w:rsidRPr="00974A3B" w:rsidDel="00974A3B">
              <w:rPr>
                <w:noProof/>
                <w:rPrChange w:id="211" w:author="Tin Trčak" w:date="2016-01-21T00:51:00Z">
                  <w:rPr>
                    <w:rStyle w:val="Hyperlink"/>
                    <w:b w:val="0"/>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12" w:author="Tin Trčak" w:date="2016-01-21T00:51:00Z"/>
              <w:rFonts w:eastAsiaTheme="minorEastAsia"/>
              <w:b w:val="0"/>
              <w:noProof/>
              <w:sz w:val="22"/>
              <w:szCs w:val="22"/>
              <w:lang w:eastAsia="hr-HR"/>
            </w:rPr>
          </w:pPr>
          <w:del w:id="213" w:author="Tin Trčak" w:date="2016-01-21T00:51:00Z">
            <w:r w:rsidRPr="00974A3B" w:rsidDel="00974A3B">
              <w:rPr>
                <w:noProof/>
                <w:rPrChange w:id="214" w:author="Tin Trčak" w:date="2016-01-21T00:51:00Z">
                  <w:rPr>
                    <w:rStyle w:val="Hyperlink"/>
                    <w:b w:val="0"/>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15" w:author="Tin Trčak" w:date="2016-01-21T00:51:00Z"/>
              <w:rFonts w:eastAsiaTheme="minorEastAsia"/>
              <w:b w:val="0"/>
              <w:noProof/>
              <w:sz w:val="22"/>
              <w:szCs w:val="22"/>
              <w:lang w:eastAsia="hr-HR"/>
            </w:rPr>
          </w:pPr>
          <w:del w:id="216" w:author="Tin Trčak" w:date="2016-01-21T00:51:00Z">
            <w:r w:rsidRPr="00974A3B" w:rsidDel="00974A3B">
              <w:rPr>
                <w:noProof/>
                <w:rPrChange w:id="217" w:author="Tin Trčak" w:date="2016-01-21T00:51:00Z">
                  <w:rPr>
                    <w:rStyle w:val="Hyperlink"/>
                    <w:b w:val="0"/>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18" w:name="_Toc441154589"/>
      <w:r w:rsidR="00824032" w:rsidRPr="00E86FC2">
        <w:rPr>
          <w:rFonts w:eastAsia="Arial"/>
        </w:rPr>
        <w:lastRenderedPageBreak/>
        <w:t>Dnevnik promjena dokumentacije</w:t>
      </w:r>
      <w:bookmarkEnd w:id="218"/>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19" w:author="Tin Trčak" w:date="2016-01-21T00:42:00Z">
              <w:r>
                <w:t>Kelemen</w:t>
              </w:r>
              <w:r w:rsidRPr="0020295F">
                <w:t>,   Latečki</w:t>
              </w:r>
            </w:ins>
            <w:del w:id="220"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21" w:author="Tin Trčak" w:date="2016-01-21T00:45:00Z">
              <w:r>
                <w:t>1.</w:t>
              </w:r>
            </w:ins>
            <w:ins w:id="222"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223" w:author="Tin Trčak" w:date="2016-01-21T00:51:00Z">
              <w:r>
                <w:t xml:space="preserve">Dodani nazivi slika, </w:t>
              </w:r>
            </w:ins>
            <w:ins w:id="224" w:author="Tin Trčak" w:date="2016-01-21T01:13:00Z">
              <w:r w:rsidR="00353E1E">
                <w:t xml:space="preserve">ažurirana </w:t>
              </w:r>
            </w:ins>
            <w:ins w:id="225" w:author="Tin Trčak" w:date="2016-01-21T00:51:00Z">
              <w:r>
                <w:t>tablic</w:t>
              </w:r>
            </w:ins>
            <w:ins w:id="226" w:author="Tin Trčak" w:date="2016-01-21T01:13:00Z">
              <w:r w:rsidR="00353E1E">
                <w:t>a slika</w:t>
              </w:r>
            </w:ins>
            <w:ins w:id="227" w:author="Tin Trčak" w:date="2016-01-21T00:51:00Z">
              <w:r w:rsidR="00353E1E">
                <w:t xml:space="preserve"> i </w:t>
              </w:r>
              <w:r>
                <w:t>sadrža</w:t>
              </w:r>
            </w:ins>
            <w:ins w:id="228" w:author="Tin Trčak" w:date="2016-01-21T01:13:00Z">
              <w:r w:rsidR="00353E1E">
                <w:t>j</w:t>
              </w:r>
            </w:ins>
            <w:ins w:id="229"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30"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31" w:author="Tin Trčak" w:date="2016-01-21T00:52:00Z">
              <w:r>
                <w:t>21.01.2016.</w:t>
              </w:r>
            </w:ins>
          </w:p>
        </w:tc>
      </w:tr>
      <w:tr w:rsidR="00182222" w:rsidRPr="0020295F" w14:paraId="10E8B676" w14:textId="77777777" w:rsidTr="00604865">
        <w:trPr>
          <w:trHeight w:val="692"/>
          <w:ins w:id="232"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233" w:author="Tin Trčak" w:date="2016-01-21T13:08:00Z"/>
              </w:rPr>
            </w:pPr>
            <w:ins w:id="234"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235" w:author="Tin Trčak" w:date="2016-01-21T13:08:00Z"/>
              </w:rPr>
            </w:pPr>
            <w:ins w:id="236" w:author="Tin Trčak" w:date="2016-01-21T13:56:00Z">
              <w:r>
                <w:t>Revizija</w:t>
              </w:r>
              <w:r w:rsidR="00997128">
                <w:t xml:space="preserve"> poglavlj</w:t>
              </w:r>
            </w:ins>
            <w:ins w:id="237" w:author="Tin Trčak" w:date="2016-01-21T15:14:00Z">
              <w:r>
                <w:t>a</w:t>
              </w:r>
            </w:ins>
            <w:ins w:id="238" w:author="Tin Trčak" w:date="2016-01-21T13:57:00Z">
              <w:r w:rsidR="00997128">
                <w:t xml:space="preserve"> „Ostali UML dijagrami“</w:t>
              </w:r>
            </w:ins>
            <w:ins w:id="239" w:author="Tin Trčak" w:date="2016-01-21T14:31:00Z">
              <w:r>
                <w:t>, revizija</w:t>
              </w:r>
              <w:r w:rsidR="004A01A9">
                <w:t xml:space="preserve"> neki</w:t>
              </w:r>
            </w:ins>
            <w:ins w:id="240" w:author="Tin Trčak" w:date="2016-01-21T15:14:00Z">
              <w:r>
                <w:t>h</w:t>
              </w:r>
            </w:ins>
            <w:ins w:id="241"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242" w:author="Tin Trčak" w:date="2016-01-21T13:08:00Z"/>
              </w:rPr>
            </w:pPr>
            <w:ins w:id="243"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244" w:author="Tin Trčak" w:date="2016-01-21T13:08:00Z"/>
              </w:rPr>
            </w:pPr>
            <w:ins w:id="245" w:author="Tin Trčak" w:date="2016-01-21T13:09:00Z">
              <w:r>
                <w:t>21.01.2016.</w:t>
              </w:r>
            </w:ins>
          </w:p>
        </w:tc>
      </w:tr>
      <w:tr w:rsidR="000B494C" w:rsidRPr="0020295F" w14:paraId="43CA498E" w14:textId="77777777" w:rsidTr="00604865">
        <w:trPr>
          <w:trHeight w:val="692"/>
          <w:ins w:id="246"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247" w:author="Jan Kelemen" w:date="2016-01-21T14:49:00Z"/>
              </w:rPr>
            </w:pPr>
            <w:ins w:id="248"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249" w:author="Jan Kelemen" w:date="2016-01-21T14:49:00Z"/>
              </w:rPr>
            </w:pPr>
            <w:ins w:id="250"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251" w:author="Jan Kelemen" w:date="2016-01-21T14:49:00Z"/>
              </w:rPr>
            </w:pPr>
            <w:ins w:id="252"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253" w:author="Jan Kelemen" w:date="2016-01-21T14:49:00Z"/>
              </w:rPr>
            </w:pPr>
            <w:ins w:id="254" w:author="Jan Kelemen" w:date="2016-01-21T14:49:00Z">
              <w:r>
                <w:t>21.01.2016.</w:t>
              </w:r>
            </w:ins>
          </w:p>
        </w:tc>
      </w:tr>
      <w:tr w:rsidR="00720780" w:rsidRPr="0020295F" w14:paraId="765B2287" w14:textId="77777777" w:rsidTr="00604865">
        <w:trPr>
          <w:trHeight w:val="692"/>
          <w:ins w:id="255"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256" w:author="Tin Trčak" w:date="2016-01-21T15:14:00Z"/>
              </w:rPr>
            </w:pPr>
            <w:ins w:id="257"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258" w:author="Tin Trčak" w:date="2016-01-21T15:14:00Z"/>
              </w:rPr>
            </w:pPr>
            <w:ins w:id="259"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260" w:author="Tin Trčak" w:date="2016-01-21T15:14:00Z"/>
              </w:rPr>
            </w:pPr>
            <w:ins w:id="261"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262" w:author="Tin Trčak" w:date="2016-01-21T15:14:00Z"/>
              </w:rPr>
            </w:pPr>
            <w:ins w:id="263" w:author="Tin Trčak" w:date="2016-01-21T15:15:00Z">
              <w:r>
                <w:t>21.01.2016.</w:t>
              </w:r>
            </w:ins>
          </w:p>
        </w:tc>
      </w:tr>
      <w:tr w:rsidR="006513DE" w:rsidRPr="0020295F" w14:paraId="02159BC4" w14:textId="77777777" w:rsidTr="00604865">
        <w:trPr>
          <w:trHeight w:val="692"/>
          <w:ins w:id="264"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265" w:author="Tin Trčak" w:date="2016-01-21T15:23:00Z"/>
              </w:rPr>
            </w:pPr>
            <w:ins w:id="266"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267" w:author="Tin Trčak" w:date="2016-01-21T15:23:00Z"/>
              </w:rPr>
            </w:pPr>
            <w:ins w:id="268" w:author="Tin Trčak" w:date="2016-01-21T15:24:00Z">
              <w:r>
                <w:t>Uređivanje dokumenta</w:t>
              </w:r>
            </w:ins>
            <w:ins w:id="269"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13E65A4C" w:rsidR="006513DE" w:rsidRPr="0020295F" w:rsidRDefault="006513DE" w:rsidP="006513DE">
            <w:pPr>
              <w:spacing w:beforeLines="60" w:before="144" w:afterLines="60" w:after="144" w:line="240" w:lineRule="auto"/>
              <w:rPr>
                <w:ins w:id="270" w:author="Tin Trčak" w:date="2016-01-21T15:23:00Z"/>
              </w:rPr>
            </w:pPr>
            <w:ins w:id="271" w:author="Tin Trčak" w:date="2016-01-21T15:24: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272" w:author="Tin Trčak" w:date="2016-01-21T15:23:00Z"/>
              </w:rPr>
            </w:pPr>
            <w:ins w:id="273" w:author="Tin Trčak" w:date="2016-01-21T15:24:00Z">
              <w:r>
                <w:t>21.01.2016.</w:t>
              </w:r>
            </w:ins>
          </w:p>
        </w:tc>
      </w:tr>
    </w:tbl>
    <w:p w14:paraId="33BA7A22" w14:textId="18A406E9" w:rsidR="00B00F49" w:rsidRPr="0020295F" w:rsidRDefault="00B00F49" w:rsidP="00824032">
      <w:pPr>
        <w:pStyle w:val="Normal1"/>
      </w:pPr>
      <w:bookmarkStart w:id="274" w:name="h.30j0zll" w:colFirst="0" w:colLast="0"/>
      <w:bookmarkEnd w:id="274"/>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75" w:name="_Toc441154590"/>
      <w:r w:rsidRPr="00E86FC2">
        <w:lastRenderedPageBreak/>
        <w:t>Opis projektnog zadatka</w:t>
      </w:r>
      <w:bookmarkEnd w:id="275"/>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76" w:name="h.1fob9te" w:colFirst="0" w:colLast="0"/>
      <w:bookmarkEnd w:id="276"/>
      <w:r w:rsidRPr="0020295F">
        <w:br w:type="page"/>
      </w:r>
    </w:p>
    <w:p w14:paraId="34D559FD" w14:textId="77777777" w:rsidR="00824032" w:rsidRPr="00E86FC2" w:rsidRDefault="00824032" w:rsidP="00824032">
      <w:pPr>
        <w:pStyle w:val="Heading1"/>
      </w:pPr>
      <w:bookmarkStart w:id="277" w:name="_Toc441154591"/>
      <w:r w:rsidRPr="00E86FC2">
        <w:lastRenderedPageBreak/>
        <w:t>Pojmovnik</w:t>
      </w:r>
      <w:bookmarkEnd w:id="277"/>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78" w:name="_Toc441154592"/>
      <w:r w:rsidRPr="00E86FC2">
        <w:rPr>
          <w:b w:val="0"/>
        </w:rPr>
        <w:lastRenderedPageBreak/>
        <w:t>Funkcionalni zahtjevi</w:t>
      </w:r>
      <w:bookmarkEnd w:id="278"/>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279" w:name="_Toc441154593"/>
      <w:r w:rsidRPr="0020295F">
        <w:lastRenderedPageBreak/>
        <w:t>Opis obrazaca uporabe:</w:t>
      </w:r>
      <w:bookmarkEnd w:id="279"/>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280"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281"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282"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rsidP="009F57E8">
      <w:pPr>
        <w:shd w:val="clear" w:color="auto" w:fill="FFFFFF"/>
        <w:spacing w:after="0"/>
        <w:ind w:left="2880"/>
        <w:textAlignment w:val="baseline"/>
        <w:rPr>
          <w:rFonts w:cs="Times New Roman"/>
          <w:szCs w:val="24"/>
        </w:rPr>
        <w:pPrChange w:id="283"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284" w:author="Tin Trčak" w:date="2016-01-21T15:44:00Z"/>
          <w:rFonts w:cs="Times New Roman"/>
          <w:b/>
          <w:szCs w:val="24"/>
        </w:rPr>
      </w:pPr>
      <w:ins w:id="285"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286" w:author="Tin Trčak" w:date="2016-01-21T15:44:00Z"/>
          <w:rFonts w:cs="Times New Roman"/>
          <w:szCs w:val="24"/>
        </w:rPr>
      </w:pPr>
      <w:ins w:id="287"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288" w:author="Tin Trčak" w:date="2016-01-21T15:44:00Z"/>
          <w:rFonts w:cs="Times New Roman"/>
          <w:szCs w:val="24"/>
        </w:rPr>
      </w:pPr>
      <w:ins w:id="289"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290" w:author="Tin Trčak" w:date="2016-01-21T15:44:00Z"/>
          <w:rFonts w:cs="Times New Roman"/>
          <w:b/>
          <w:szCs w:val="24"/>
        </w:rPr>
      </w:pPr>
      <w:ins w:id="291"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292" w:author="Tin Trčak" w:date="2016-01-21T15:44:00Z"/>
          <w:rFonts w:cs="Times New Roman"/>
          <w:szCs w:val="24"/>
        </w:rPr>
      </w:pPr>
      <w:ins w:id="293"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294" w:author="Tin Trčak" w:date="2016-01-21T15:44:00Z"/>
          <w:rFonts w:cs="Times New Roman"/>
          <w:szCs w:val="24"/>
        </w:rPr>
      </w:pPr>
      <w:ins w:id="295"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296" w:author="Tin Trčak" w:date="2016-01-21T15:44:00Z"/>
          <w:rFonts w:cs="Times New Roman"/>
          <w:szCs w:val="24"/>
        </w:rPr>
      </w:pPr>
      <w:ins w:id="297"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298" w:author="Tin Trčak" w:date="2016-01-21T15:44:00Z"/>
          <w:rFonts w:cs="Times New Roman"/>
          <w:szCs w:val="24"/>
        </w:rPr>
      </w:pPr>
      <w:ins w:id="299"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300" w:author="Tin Trčak" w:date="2016-01-21T15:44:00Z"/>
          <w:rFonts w:cs="Times New Roman"/>
          <w:szCs w:val="24"/>
        </w:rPr>
      </w:pPr>
      <w:ins w:id="301"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302"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303" w:author="Tin Trčak" w:date="2016-01-21T15:44:00Z"/>
          <w:rFonts w:cs="Times New Roman"/>
          <w:b/>
          <w:szCs w:val="24"/>
        </w:rPr>
      </w:pPr>
      <w:ins w:id="304"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305" w:author="Tin Trčak" w:date="2016-01-21T15:44:00Z"/>
          <w:rFonts w:cs="Times New Roman"/>
          <w:szCs w:val="24"/>
        </w:rPr>
      </w:pPr>
      <w:ins w:id="306"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307" w:author="Tin Trčak" w:date="2016-01-21T15:44:00Z"/>
          <w:rFonts w:cs="Times New Roman"/>
          <w:szCs w:val="24"/>
        </w:rPr>
      </w:pPr>
      <w:ins w:id="308"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309" w:author="Tin Trčak" w:date="2016-01-21T15:44:00Z"/>
          <w:rFonts w:cs="Times New Roman"/>
          <w:b/>
          <w:szCs w:val="24"/>
        </w:rPr>
      </w:pPr>
      <w:ins w:id="310"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311" w:author="Tin Trčak" w:date="2016-01-21T15:44:00Z"/>
          <w:rFonts w:cs="Times New Roman"/>
          <w:szCs w:val="24"/>
        </w:rPr>
      </w:pPr>
      <w:ins w:id="312"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313" w:author="Tin Trčak" w:date="2016-01-21T15:44:00Z"/>
          <w:rFonts w:cs="Times New Roman"/>
          <w:szCs w:val="24"/>
        </w:rPr>
      </w:pPr>
      <w:ins w:id="314"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315"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316"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317"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318"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319" w:author="Tin Trčak" w:date="2016-01-21T15:44:00Z"/>
          <w:rFonts w:cs="Times New Roman"/>
          <w:szCs w:val="24"/>
        </w:rPr>
      </w:pPr>
      <w:ins w:id="320"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321" w:author="Tin Trčak" w:date="2016-01-21T15:44:00Z"/>
          <w:rFonts w:cs="Times New Roman"/>
          <w:szCs w:val="24"/>
        </w:rPr>
      </w:pPr>
      <w:ins w:id="322"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323" w:author="Tin Trčak" w:date="2016-01-21T15:44:00Z"/>
          <w:rFonts w:cs="Times New Roman"/>
          <w:szCs w:val="24"/>
        </w:rPr>
      </w:pPr>
      <w:ins w:id="324" w:author="Tin Trčak" w:date="2016-01-21T15:44:00Z">
        <w:r w:rsidRPr="0020295F">
          <w:rPr>
            <w:rFonts w:cs="Times New Roman"/>
            <w:szCs w:val="24"/>
          </w:rPr>
          <w:t>Vlasnik ili djelatnik</w:t>
        </w:r>
        <w:r w:rsidRPr="005E4C33">
          <w:rPr>
            <w:rFonts w:cs="Times New Roman"/>
            <w:szCs w:val="24"/>
          </w:rPr>
          <w:t xml:space="preserve"> pritišće na gumb „S</w:t>
        </w:r>
      </w:ins>
      <w:ins w:id="325" w:author="Tin Trčak" w:date="2016-01-21T15:46:00Z">
        <w:r>
          <w:rPr>
            <w:rFonts w:cs="Times New Roman"/>
            <w:szCs w:val="24"/>
          </w:rPr>
          <w:t>premi</w:t>
        </w:r>
      </w:ins>
      <w:ins w:id="326"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327" w:author="Tin Trčak" w:date="2016-01-21T15:44:00Z"/>
          <w:rFonts w:cs="Times New Roman"/>
          <w:szCs w:val="24"/>
        </w:rPr>
      </w:pPr>
      <w:ins w:id="328"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329" w:author="Tin Trčak" w:date="2016-01-21T15:45:00Z"/>
          <w:rFonts w:cs="Times New Roman"/>
          <w:b/>
          <w:szCs w:val="24"/>
        </w:rPr>
      </w:pPr>
      <w:del w:id="330" w:author="Tin Trčak" w:date="2016-01-21T15:45:00Z">
        <w:r w:rsidRPr="00E86FC2" w:rsidDel="00483607">
          <w:rPr>
            <w:rFonts w:cs="Times New Roman"/>
            <w:b/>
            <w:szCs w:val="24"/>
          </w:rPr>
          <w:delText xml:space="preserve">UC31 – </w:delText>
        </w:r>
      </w:del>
      <w:del w:id="331"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332" w:author="Tin Trčak" w:date="2016-01-21T15:45:00Z"/>
          <w:rFonts w:cs="Times New Roman"/>
          <w:szCs w:val="24"/>
        </w:rPr>
      </w:pPr>
      <w:del w:id="333"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334" w:author="Tin Trčak" w:date="2016-01-21T15:45:00Z"/>
          <w:rFonts w:cs="Times New Roman"/>
          <w:szCs w:val="24"/>
        </w:rPr>
      </w:pPr>
      <w:del w:id="335"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336" w:author="Tin Trčak" w:date="2016-01-21T14:27:00Z">
        <w:r w:rsidRPr="0020295F" w:rsidDel="00EC1247">
          <w:rPr>
            <w:rFonts w:cs="Times New Roman"/>
            <w:szCs w:val="24"/>
          </w:rPr>
          <w:delText>neke narudžbe</w:delText>
        </w:r>
      </w:del>
      <w:del w:id="337"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338" w:author="Tin Trčak" w:date="2016-01-21T15:45:00Z"/>
          <w:rFonts w:cs="Times New Roman"/>
          <w:b/>
          <w:szCs w:val="24"/>
        </w:rPr>
      </w:pPr>
      <w:del w:id="339"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340" w:author="Tin Trčak" w:date="2016-01-21T15:45:00Z"/>
          <w:rFonts w:cs="Times New Roman"/>
          <w:szCs w:val="24"/>
        </w:rPr>
      </w:pPr>
      <w:del w:id="341"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342" w:author="Tin Trčak" w:date="2016-01-21T15:45:00Z"/>
          <w:rFonts w:cs="Times New Roman"/>
          <w:szCs w:val="24"/>
        </w:rPr>
      </w:pPr>
      <w:del w:id="343"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344" w:author="Tin Trčak" w:date="2016-01-21T14:27:00Z">
        <w:r w:rsidRPr="0020295F" w:rsidDel="00EC1247">
          <w:rPr>
            <w:rFonts w:cs="Times New Roman"/>
            <w:szCs w:val="24"/>
          </w:rPr>
          <w:delText xml:space="preserve">narudžbe </w:delText>
        </w:r>
      </w:del>
      <w:del w:id="345"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346" w:author="Tin Trčak" w:date="2016-01-21T15:45:00Z"/>
          <w:rFonts w:cs="Times New Roman"/>
          <w:szCs w:val="24"/>
        </w:rPr>
      </w:pPr>
      <w:del w:id="347"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348" w:author="Tin Trčak" w:date="2016-01-21T15:45:00Z"/>
          <w:rFonts w:cs="Times New Roman"/>
          <w:szCs w:val="24"/>
        </w:rPr>
      </w:pPr>
      <w:del w:id="349"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350" w:author="Tin Trčak" w:date="2016-01-21T15:45:00Z"/>
          <w:rFonts w:cs="Times New Roman"/>
          <w:szCs w:val="24"/>
        </w:rPr>
      </w:pPr>
      <w:del w:id="351" w:author="Tin Trčak" w:date="2016-01-21T14:28:00Z">
        <w:r w:rsidRPr="0020295F" w:rsidDel="00EC1247">
          <w:rPr>
            <w:rFonts w:cs="Times New Roman"/>
            <w:szCs w:val="24"/>
          </w:rPr>
          <w:delText>Podaci odabrane narudžbe spremaju</w:delText>
        </w:r>
      </w:del>
      <w:del w:id="352"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353"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354" w:name="_Toc441154594"/>
      <w:r w:rsidRPr="0020295F">
        <w:lastRenderedPageBreak/>
        <w:t>Dijagrami obrazaca</w:t>
      </w:r>
      <w:bookmarkEnd w:id="354"/>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355" w:name="_Toc441154856"/>
      <w:r w:rsidRPr="00E86FC2">
        <w:t xml:space="preserve">Slika </w:t>
      </w:r>
      <w:ins w:id="356" w:author="Tin Trčak" w:date="2016-01-21T13:41:00Z">
        <w:r w:rsidR="00476BBA">
          <w:fldChar w:fldCharType="begin"/>
        </w:r>
        <w:r w:rsidR="00476BBA">
          <w:instrText xml:space="preserve"> STYLEREF 2 \s </w:instrText>
        </w:r>
      </w:ins>
      <w:r w:rsidR="00476BBA">
        <w:fldChar w:fldCharType="separate"/>
      </w:r>
      <w:r w:rsidR="00476BBA">
        <w:rPr>
          <w:noProof/>
        </w:rPr>
        <w:t>4.2</w:t>
      </w:r>
      <w:ins w:id="3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58" w:author="Tin Trčak" w:date="2016-01-21T13:41:00Z">
        <w:r w:rsidR="00476BBA">
          <w:rPr>
            <w:noProof/>
          </w:rPr>
          <w:t>1</w:t>
        </w:r>
        <w:r w:rsidR="00476BBA">
          <w:fldChar w:fldCharType="end"/>
        </w:r>
      </w:ins>
      <w:ins w:id="359" w:author="Fredi" w:date="2016-01-21T00:26:00Z">
        <w:del w:id="360" w:author="Tin Trčak" w:date="2016-01-21T00:45:00Z">
          <w:r w:rsidR="00B93800" w:rsidDel="00C255BA">
            <w:fldChar w:fldCharType="begin"/>
          </w:r>
          <w:r w:rsidR="00B93800" w:rsidDel="00C255BA">
            <w:delInstrText xml:space="preserve"> STYLEREF 2 \s </w:delInstrText>
          </w:r>
        </w:del>
      </w:ins>
      <w:del w:id="361" w:author="Tin Trčak" w:date="2016-01-21T00:45:00Z">
        <w:r w:rsidR="00B93800" w:rsidDel="00C255BA">
          <w:fldChar w:fldCharType="separate"/>
        </w:r>
        <w:r w:rsidR="00B93800" w:rsidDel="00C255BA">
          <w:rPr>
            <w:noProof/>
          </w:rPr>
          <w:delText>4.2</w:delText>
        </w:r>
      </w:del>
      <w:ins w:id="362" w:author="Fredi" w:date="2016-01-21T00:26:00Z">
        <w:del w:id="3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64" w:author="Tin Trčak" w:date="2016-01-21T00:45:00Z">
        <w:r w:rsidR="00B93800" w:rsidDel="00C255BA">
          <w:fldChar w:fldCharType="separate"/>
        </w:r>
      </w:del>
      <w:ins w:id="365" w:author="Fredi" w:date="2016-01-21T00:26:00Z">
        <w:del w:id="366" w:author="Tin Trčak" w:date="2016-01-21T00:45:00Z">
          <w:r w:rsidR="00B93800" w:rsidDel="00C255BA">
            <w:rPr>
              <w:noProof/>
            </w:rPr>
            <w:delText>1</w:delText>
          </w:r>
          <w:r w:rsidR="00B93800" w:rsidDel="00C255BA">
            <w:fldChar w:fldCharType="end"/>
          </w:r>
        </w:del>
      </w:ins>
      <w:del w:id="3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355"/>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68" w:name="_Toc441154857"/>
      <w:r w:rsidRPr="00E86FC2">
        <w:t xml:space="preserve">Slika </w:t>
      </w:r>
      <w:ins w:id="369" w:author="Tin Trčak" w:date="2016-01-21T13:41:00Z">
        <w:r w:rsidR="00476BBA">
          <w:fldChar w:fldCharType="begin"/>
        </w:r>
        <w:r w:rsidR="00476BBA">
          <w:instrText xml:space="preserve"> STYLEREF 2 \s </w:instrText>
        </w:r>
      </w:ins>
      <w:r w:rsidR="00476BBA">
        <w:fldChar w:fldCharType="separate"/>
      </w:r>
      <w:r w:rsidR="00476BBA">
        <w:rPr>
          <w:noProof/>
        </w:rPr>
        <w:t>4.2</w:t>
      </w:r>
      <w:ins w:id="3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71" w:author="Tin Trčak" w:date="2016-01-21T13:41:00Z">
        <w:r w:rsidR="00476BBA">
          <w:rPr>
            <w:noProof/>
          </w:rPr>
          <w:t>2</w:t>
        </w:r>
        <w:r w:rsidR="00476BBA">
          <w:fldChar w:fldCharType="end"/>
        </w:r>
      </w:ins>
      <w:ins w:id="372" w:author="Fredi" w:date="2016-01-21T00:26:00Z">
        <w:del w:id="373" w:author="Tin Trčak" w:date="2016-01-21T00:45:00Z">
          <w:r w:rsidR="00B93800" w:rsidDel="00C255BA">
            <w:fldChar w:fldCharType="begin"/>
          </w:r>
          <w:r w:rsidR="00B93800" w:rsidDel="00C255BA">
            <w:delInstrText xml:space="preserve"> STYLEREF 2 \s </w:delInstrText>
          </w:r>
        </w:del>
      </w:ins>
      <w:del w:id="374" w:author="Tin Trčak" w:date="2016-01-21T00:45:00Z">
        <w:r w:rsidR="00B93800" w:rsidDel="00C255BA">
          <w:fldChar w:fldCharType="separate"/>
        </w:r>
        <w:r w:rsidR="00B93800" w:rsidDel="00C255BA">
          <w:rPr>
            <w:noProof/>
          </w:rPr>
          <w:delText>4.2</w:delText>
        </w:r>
      </w:del>
      <w:ins w:id="375" w:author="Fredi" w:date="2016-01-21T00:26:00Z">
        <w:del w:id="3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7" w:author="Tin Trčak" w:date="2016-01-21T00:45:00Z">
        <w:r w:rsidR="00B93800" w:rsidDel="00C255BA">
          <w:fldChar w:fldCharType="separate"/>
        </w:r>
      </w:del>
      <w:ins w:id="378" w:author="Fredi" w:date="2016-01-21T00:26:00Z">
        <w:del w:id="379" w:author="Tin Trčak" w:date="2016-01-21T00:45:00Z">
          <w:r w:rsidR="00B93800" w:rsidDel="00C255BA">
            <w:rPr>
              <w:noProof/>
            </w:rPr>
            <w:delText>2</w:delText>
          </w:r>
          <w:r w:rsidR="00B93800" w:rsidDel="00C255BA">
            <w:fldChar w:fldCharType="end"/>
          </w:r>
        </w:del>
      </w:ins>
      <w:del w:id="3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68"/>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81" w:name="_Toc441154858"/>
      <w:r w:rsidRPr="00E86FC2">
        <w:t xml:space="preserve">Slika </w:t>
      </w:r>
      <w:ins w:id="382" w:author="Tin Trčak" w:date="2016-01-21T13:41:00Z">
        <w:r w:rsidR="00476BBA">
          <w:fldChar w:fldCharType="begin"/>
        </w:r>
        <w:r w:rsidR="00476BBA">
          <w:instrText xml:space="preserve"> STYLEREF 2 \s </w:instrText>
        </w:r>
      </w:ins>
      <w:r w:rsidR="00476BBA">
        <w:fldChar w:fldCharType="separate"/>
      </w:r>
      <w:r w:rsidR="00476BBA">
        <w:rPr>
          <w:noProof/>
        </w:rPr>
        <w:t>4.2</w:t>
      </w:r>
      <w:ins w:id="3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84" w:author="Tin Trčak" w:date="2016-01-21T13:41:00Z">
        <w:r w:rsidR="00476BBA">
          <w:rPr>
            <w:noProof/>
          </w:rPr>
          <w:t>3</w:t>
        </w:r>
        <w:r w:rsidR="00476BBA">
          <w:fldChar w:fldCharType="end"/>
        </w:r>
      </w:ins>
      <w:ins w:id="385" w:author="Fredi" w:date="2016-01-21T00:26:00Z">
        <w:del w:id="386" w:author="Tin Trčak" w:date="2016-01-21T00:45:00Z">
          <w:r w:rsidR="00B93800" w:rsidDel="00C255BA">
            <w:fldChar w:fldCharType="begin"/>
          </w:r>
          <w:r w:rsidR="00B93800" w:rsidDel="00C255BA">
            <w:delInstrText xml:space="preserve"> STYLEREF 2 \s </w:delInstrText>
          </w:r>
        </w:del>
      </w:ins>
      <w:del w:id="387" w:author="Tin Trčak" w:date="2016-01-21T00:45:00Z">
        <w:r w:rsidR="00B93800" w:rsidDel="00C255BA">
          <w:fldChar w:fldCharType="separate"/>
        </w:r>
        <w:r w:rsidR="00B93800" w:rsidDel="00C255BA">
          <w:rPr>
            <w:noProof/>
          </w:rPr>
          <w:delText>4.2</w:delText>
        </w:r>
      </w:del>
      <w:ins w:id="388" w:author="Fredi" w:date="2016-01-21T00:26:00Z">
        <w:del w:id="3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0" w:author="Tin Trčak" w:date="2016-01-21T00:45:00Z">
        <w:r w:rsidR="00B93800" w:rsidDel="00C255BA">
          <w:fldChar w:fldCharType="separate"/>
        </w:r>
      </w:del>
      <w:ins w:id="391" w:author="Fredi" w:date="2016-01-21T00:26:00Z">
        <w:del w:id="392" w:author="Tin Trčak" w:date="2016-01-21T00:45:00Z">
          <w:r w:rsidR="00B93800" w:rsidDel="00C255BA">
            <w:rPr>
              <w:noProof/>
            </w:rPr>
            <w:delText>3</w:delText>
          </w:r>
          <w:r w:rsidR="00B93800" w:rsidDel="00C255BA">
            <w:fldChar w:fldCharType="end"/>
          </w:r>
        </w:del>
      </w:ins>
      <w:del w:id="3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81"/>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94" w:name="_Toc441154859"/>
      <w:r w:rsidRPr="00E86FC2">
        <w:t xml:space="preserve">Slika </w:t>
      </w:r>
      <w:ins w:id="395" w:author="Tin Trčak" w:date="2016-01-21T13:41:00Z">
        <w:r w:rsidR="00476BBA">
          <w:fldChar w:fldCharType="begin"/>
        </w:r>
        <w:r w:rsidR="00476BBA">
          <w:instrText xml:space="preserve"> STYLEREF 2 \s </w:instrText>
        </w:r>
      </w:ins>
      <w:r w:rsidR="00476BBA">
        <w:fldChar w:fldCharType="separate"/>
      </w:r>
      <w:r w:rsidR="00476BBA">
        <w:rPr>
          <w:noProof/>
        </w:rPr>
        <w:t>4.2</w:t>
      </w:r>
      <w:ins w:id="3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97" w:author="Tin Trčak" w:date="2016-01-21T13:41:00Z">
        <w:r w:rsidR="00476BBA">
          <w:rPr>
            <w:noProof/>
          </w:rPr>
          <w:t>4</w:t>
        </w:r>
        <w:r w:rsidR="00476BBA">
          <w:fldChar w:fldCharType="end"/>
        </w:r>
      </w:ins>
      <w:ins w:id="398" w:author="Fredi" w:date="2016-01-21T00:26:00Z">
        <w:del w:id="399" w:author="Tin Trčak" w:date="2016-01-21T00:45:00Z">
          <w:r w:rsidR="00B93800" w:rsidDel="00C255BA">
            <w:fldChar w:fldCharType="begin"/>
          </w:r>
          <w:r w:rsidR="00B93800" w:rsidDel="00C255BA">
            <w:delInstrText xml:space="preserve"> STYLEREF 2 \s </w:delInstrText>
          </w:r>
        </w:del>
      </w:ins>
      <w:del w:id="400" w:author="Tin Trčak" w:date="2016-01-21T00:45:00Z">
        <w:r w:rsidR="00B93800" w:rsidDel="00C255BA">
          <w:fldChar w:fldCharType="separate"/>
        </w:r>
        <w:r w:rsidR="00B93800" w:rsidDel="00C255BA">
          <w:rPr>
            <w:noProof/>
          </w:rPr>
          <w:delText>4.2</w:delText>
        </w:r>
      </w:del>
      <w:ins w:id="401" w:author="Fredi" w:date="2016-01-21T00:26:00Z">
        <w:del w:id="4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03" w:author="Tin Trčak" w:date="2016-01-21T00:45:00Z">
        <w:r w:rsidR="00B93800" w:rsidDel="00C255BA">
          <w:fldChar w:fldCharType="separate"/>
        </w:r>
      </w:del>
      <w:ins w:id="404" w:author="Fredi" w:date="2016-01-21T00:26:00Z">
        <w:del w:id="405" w:author="Tin Trčak" w:date="2016-01-21T00:45:00Z">
          <w:r w:rsidR="00B93800" w:rsidDel="00C255BA">
            <w:rPr>
              <w:noProof/>
            </w:rPr>
            <w:delText>4</w:delText>
          </w:r>
          <w:r w:rsidR="00B93800" w:rsidDel="00C255BA">
            <w:fldChar w:fldCharType="end"/>
          </w:r>
        </w:del>
      </w:ins>
      <w:del w:id="4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94"/>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407" w:name="_Toc441154860"/>
      <w:r w:rsidRPr="00E86FC2">
        <w:t xml:space="preserve">Slika </w:t>
      </w:r>
      <w:ins w:id="408" w:author="Tin Trčak" w:date="2016-01-21T13:41:00Z">
        <w:r w:rsidR="00476BBA">
          <w:fldChar w:fldCharType="begin"/>
        </w:r>
        <w:r w:rsidR="00476BBA">
          <w:instrText xml:space="preserve"> STYLEREF 2 \s </w:instrText>
        </w:r>
      </w:ins>
      <w:r w:rsidR="00476BBA">
        <w:fldChar w:fldCharType="separate"/>
      </w:r>
      <w:r w:rsidR="00476BBA">
        <w:rPr>
          <w:noProof/>
        </w:rPr>
        <w:t>4.2</w:t>
      </w:r>
      <w:ins w:id="4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10" w:author="Tin Trčak" w:date="2016-01-21T13:41:00Z">
        <w:r w:rsidR="00476BBA">
          <w:rPr>
            <w:noProof/>
          </w:rPr>
          <w:t>5</w:t>
        </w:r>
        <w:r w:rsidR="00476BBA">
          <w:fldChar w:fldCharType="end"/>
        </w:r>
      </w:ins>
      <w:ins w:id="411" w:author="Fredi" w:date="2016-01-21T00:26:00Z">
        <w:del w:id="412" w:author="Tin Trčak" w:date="2016-01-21T00:45:00Z">
          <w:r w:rsidR="00B93800" w:rsidDel="00C255BA">
            <w:fldChar w:fldCharType="begin"/>
          </w:r>
          <w:r w:rsidR="00B93800" w:rsidDel="00C255BA">
            <w:delInstrText xml:space="preserve"> STYLEREF 2 \s </w:delInstrText>
          </w:r>
        </w:del>
      </w:ins>
      <w:del w:id="413" w:author="Tin Trčak" w:date="2016-01-21T00:45:00Z">
        <w:r w:rsidR="00B93800" w:rsidDel="00C255BA">
          <w:fldChar w:fldCharType="separate"/>
        </w:r>
        <w:r w:rsidR="00B93800" w:rsidDel="00C255BA">
          <w:rPr>
            <w:noProof/>
          </w:rPr>
          <w:delText>4.2</w:delText>
        </w:r>
      </w:del>
      <w:ins w:id="414" w:author="Fredi" w:date="2016-01-21T00:26:00Z">
        <w:del w:id="4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6" w:author="Tin Trčak" w:date="2016-01-21T00:45:00Z">
        <w:r w:rsidR="00B93800" w:rsidDel="00C255BA">
          <w:fldChar w:fldCharType="separate"/>
        </w:r>
      </w:del>
      <w:ins w:id="417" w:author="Fredi" w:date="2016-01-21T00:26:00Z">
        <w:del w:id="418" w:author="Tin Trčak" w:date="2016-01-21T00:45:00Z">
          <w:r w:rsidR="00B93800" w:rsidDel="00C255BA">
            <w:rPr>
              <w:noProof/>
            </w:rPr>
            <w:delText>5</w:delText>
          </w:r>
          <w:r w:rsidR="00B93800" w:rsidDel="00C255BA">
            <w:fldChar w:fldCharType="end"/>
          </w:r>
        </w:del>
      </w:ins>
      <w:del w:id="4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407"/>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420" w:name="_Toc441154861"/>
      <w:r w:rsidRPr="00E86FC2">
        <w:t xml:space="preserve">Slika </w:t>
      </w:r>
      <w:ins w:id="421" w:author="Tin Trčak" w:date="2016-01-21T13:41:00Z">
        <w:r w:rsidR="00476BBA">
          <w:fldChar w:fldCharType="begin"/>
        </w:r>
        <w:r w:rsidR="00476BBA">
          <w:instrText xml:space="preserve"> STYLEREF 2 \s </w:instrText>
        </w:r>
      </w:ins>
      <w:r w:rsidR="00476BBA">
        <w:fldChar w:fldCharType="separate"/>
      </w:r>
      <w:r w:rsidR="00476BBA">
        <w:rPr>
          <w:noProof/>
        </w:rPr>
        <w:t>4.2</w:t>
      </w:r>
      <w:ins w:id="4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23" w:author="Tin Trčak" w:date="2016-01-21T13:41:00Z">
        <w:r w:rsidR="00476BBA">
          <w:rPr>
            <w:noProof/>
          </w:rPr>
          <w:t>6</w:t>
        </w:r>
        <w:r w:rsidR="00476BBA">
          <w:fldChar w:fldCharType="end"/>
        </w:r>
      </w:ins>
      <w:ins w:id="424" w:author="Fredi" w:date="2016-01-21T00:26:00Z">
        <w:del w:id="425" w:author="Tin Trčak" w:date="2016-01-21T00:45:00Z">
          <w:r w:rsidR="00B93800" w:rsidDel="00C255BA">
            <w:fldChar w:fldCharType="begin"/>
          </w:r>
          <w:r w:rsidR="00B93800" w:rsidDel="00C255BA">
            <w:delInstrText xml:space="preserve"> STYLEREF 2 \s </w:delInstrText>
          </w:r>
        </w:del>
      </w:ins>
      <w:del w:id="426" w:author="Tin Trčak" w:date="2016-01-21T00:45:00Z">
        <w:r w:rsidR="00B93800" w:rsidDel="00C255BA">
          <w:fldChar w:fldCharType="separate"/>
        </w:r>
        <w:r w:rsidR="00B93800" w:rsidDel="00C255BA">
          <w:rPr>
            <w:noProof/>
          </w:rPr>
          <w:delText>4.2</w:delText>
        </w:r>
      </w:del>
      <w:ins w:id="427" w:author="Fredi" w:date="2016-01-21T00:26:00Z">
        <w:del w:id="4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29" w:author="Tin Trčak" w:date="2016-01-21T00:45:00Z">
        <w:r w:rsidR="00B93800" w:rsidDel="00C255BA">
          <w:fldChar w:fldCharType="separate"/>
        </w:r>
      </w:del>
      <w:ins w:id="430" w:author="Fredi" w:date="2016-01-21T00:26:00Z">
        <w:del w:id="431" w:author="Tin Trčak" w:date="2016-01-21T00:45:00Z">
          <w:r w:rsidR="00B93800" w:rsidDel="00C255BA">
            <w:rPr>
              <w:noProof/>
            </w:rPr>
            <w:delText>6</w:delText>
          </w:r>
          <w:r w:rsidR="00B93800" w:rsidDel="00C255BA">
            <w:fldChar w:fldCharType="end"/>
          </w:r>
        </w:del>
      </w:ins>
      <w:del w:id="4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420"/>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433" w:name="_Toc441154862"/>
      <w:r w:rsidRPr="00E86FC2">
        <w:t xml:space="preserve">Slika </w:t>
      </w:r>
      <w:ins w:id="434" w:author="Tin Trčak" w:date="2016-01-21T13:41:00Z">
        <w:r w:rsidR="00476BBA">
          <w:fldChar w:fldCharType="begin"/>
        </w:r>
        <w:r w:rsidR="00476BBA">
          <w:instrText xml:space="preserve"> STYLEREF 2 \s </w:instrText>
        </w:r>
      </w:ins>
      <w:r w:rsidR="00476BBA">
        <w:fldChar w:fldCharType="separate"/>
      </w:r>
      <w:r w:rsidR="00476BBA">
        <w:rPr>
          <w:noProof/>
        </w:rPr>
        <w:t>4.2</w:t>
      </w:r>
      <w:ins w:id="4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36" w:author="Tin Trčak" w:date="2016-01-21T13:41:00Z">
        <w:r w:rsidR="00476BBA">
          <w:rPr>
            <w:noProof/>
          </w:rPr>
          <w:t>7</w:t>
        </w:r>
        <w:r w:rsidR="00476BBA">
          <w:fldChar w:fldCharType="end"/>
        </w:r>
      </w:ins>
      <w:ins w:id="437" w:author="Fredi" w:date="2016-01-21T00:26:00Z">
        <w:del w:id="438" w:author="Tin Trčak" w:date="2016-01-21T00:45:00Z">
          <w:r w:rsidR="00B93800" w:rsidDel="00C255BA">
            <w:fldChar w:fldCharType="begin"/>
          </w:r>
          <w:r w:rsidR="00B93800" w:rsidDel="00C255BA">
            <w:delInstrText xml:space="preserve"> STYLEREF 2 \s </w:delInstrText>
          </w:r>
        </w:del>
      </w:ins>
      <w:del w:id="439" w:author="Tin Trčak" w:date="2016-01-21T00:45:00Z">
        <w:r w:rsidR="00B93800" w:rsidDel="00C255BA">
          <w:fldChar w:fldCharType="separate"/>
        </w:r>
        <w:r w:rsidR="00B93800" w:rsidDel="00C255BA">
          <w:rPr>
            <w:noProof/>
          </w:rPr>
          <w:delText>4.2</w:delText>
        </w:r>
      </w:del>
      <w:ins w:id="440" w:author="Fredi" w:date="2016-01-21T00:26:00Z">
        <w:del w:id="4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42" w:author="Tin Trčak" w:date="2016-01-21T00:45:00Z">
        <w:r w:rsidR="00B93800" w:rsidDel="00C255BA">
          <w:fldChar w:fldCharType="separate"/>
        </w:r>
      </w:del>
      <w:ins w:id="443" w:author="Fredi" w:date="2016-01-21T00:26:00Z">
        <w:del w:id="444" w:author="Tin Trčak" w:date="2016-01-21T00:45:00Z">
          <w:r w:rsidR="00B93800" w:rsidDel="00C255BA">
            <w:rPr>
              <w:noProof/>
            </w:rPr>
            <w:delText>7</w:delText>
          </w:r>
          <w:r w:rsidR="00B93800" w:rsidDel="00C255BA">
            <w:fldChar w:fldCharType="end"/>
          </w:r>
        </w:del>
      </w:ins>
      <w:del w:id="4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433"/>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46" w:name="_Toc441154595"/>
      <w:r w:rsidRPr="0020295F">
        <w:lastRenderedPageBreak/>
        <w:t>Sekvencijski dijagrami</w:t>
      </w:r>
      <w:bookmarkEnd w:id="446"/>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447" w:name="_Toc441154863"/>
      <w:r w:rsidRPr="00E86FC2">
        <w:t xml:space="preserve">Slika </w:t>
      </w:r>
      <w:ins w:id="448" w:author="Tin Trčak" w:date="2016-01-21T13:41:00Z">
        <w:r w:rsidR="00476BBA">
          <w:fldChar w:fldCharType="begin"/>
        </w:r>
        <w:r w:rsidR="00476BBA">
          <w:instrText xml:space="preserve"> STYLEREF 2 \s </w:instrText>
        </w:r>
      </w:ins>
      <w:r w:rsidR="00476BBA">
        <w:fldChar w:fldCharType="separate"/>
      </w:r>
      <w:r w:rsidR="00476BBA">
        <w:rPr>
          <w:noProof/>
        </w:rPr>
        <w:t>4.3</w:t>
      </w:r>
      <w:ins w:id="44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50" w:author="Tin Trčak" w:date="2016-01-21T13:41:00Z">
        <w:r w:rsidR="00476BBA">
          <w:rPr>
            <w:noProof/>
          </w:rPr>
          <w:t>1</w:t>
        </w:r>
        <w:r w:rsidR="00476BBA">
          <w:fldChar w:fldCharType="end"/>
        </w:r>
      </w:ins>
      <w:ins w:id="451" w:author="Fredi" w:date="2016-01-21T00:26:00Z">
        <w:del w:id="452" w:author="Tin Trčak" w:date="2016-01-21T00:45:00Z">
          <w:r w:rsidR="00B93800" w:rsidDel="00C255BA">
            <w:fldChar w:fldCharType="begin"/>
          </w:r>
          <w:r w:rsidR="00B93800" w:rsidDel="00C255BA">
            <w:delInstrText xml:space="preserve"> STYLEREF 2 \s </w:delInstrText>
          </w:r>
        </w:del>
      </w:ins>
      <w:del w:id="453" w:author="Tin Trčak" w:date="2016-01-21T00:45:00Z">
        <w:r w:rsidR="00B93800" w:rsidDel="00C255BA">
          <w:fldChar w:fldCharType="separate"/>
        </w:r>
        <w:r w:rsidR="00B93800" w:rsidDel="00C255BA">
          <w:rPr>
            <w:noProof/>
          </w:rPr>
          <w:delText>4.3</w:delText>
        </w:r>
      </w:del>
      <w:ins w:id="454" w:author="Fredi" w:date="2016-01-21T00:26:00Z">
        <w:del w:id="45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6" w:author="Tin Trčak" w:date="2016-01-21T00:45:00Z">
        <w:r w:rsidR="00B93800" w:rsidDel="00C255BA">
          <w:fldChar w:fldCharType="separate"/>
        </w:r>
      </w:del>
      <w:ins w:id="457" w:author="Fredi" w:date="2016-01-21T00:26:00Z">
        <w:del w:id="458" w:author="Tin Trčak" w:date="2016-01-21T00:45:00Z">
          <w:r w:rsidR="00B93800" w:rsidDel="00C255BA">
            <w:rPr>
              <w:noProof/>
            </w:rPr>
            <w:delText>1</w:delText>
          </w:r>
          <w:r w:rsidR="00B93800" w:rsidDel="00C255BA">
            <w:fldChar w:fldCharType="end"/>
          </w:r>
        </w:del>
      </w:ins>
      <w:del w:id="45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47"/>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60" w:author="Tin Trčak" w:date="2016-01-21T14:05:00Z">
        <w:r w:rsidR="00EF3E02">
          <w:t xml:space="preserve">premještaju </w:t>
        </w:r>
      </w:ins>
      <w:del w:id="461" w:author="Tin Trčak" w:date="2016-01-21T14:04:00Z">
        <w:r w:rsidRPr="0020295F" w:rsidDel="00C750F2">
          <w:delText xml:space="preserve">brišu </w:delText>
        </w:r>
      </w:del>
      <w:r w:rsidRPr="0020295F">
        <w:t xml:space="preserve">iz </w:t>
      </w:r>
      <w:ins w:id="462" w:author="Tin Trčak" w:date="2016-01-21T14:06:00Z">
        <w:r w:rsidR="00EF3E02">
          <w:t>„</w:t>
        </w:r>
      </w:ins>
      <w:ins w:id="463" w:author="Tin Trčak" w:date="2016-01-21T14:05:00Z">
        <w:r w:rsidR="00EF3E02">
          <w:t>Popisa djelatnika</w:t>
        </w:r>
      </w:ins>
      <w:ins w:id="464" w:author="Tin Trčak" w:date="2016-01-21T14:06:00Z">
        <w:r w:rsidR="00EF3E02">
          <w:t>“</w:t>
        </w:r>
      </w:ins>
      <w:ins w:id="465" w:author="Tin Trčak" w:date="2016-01-21T14:05:00Z">
        <w:r w:rsidR="00EF3E02">
          <w:t xml:space="preserve"> u </w:t>
        </w:r>
      </w:ins>
      <w:ins w:id="466" w:author="Tin Trčak" w:date="2016-01-21T14:06:00Z">
        <w:r w:rsidR="00EF3E02">
          <w:t>„</w:t>
        </w:r>
      </w:ins>
      <w:ins w:id="467" w:author="Tin Trčak" w:date="2016-01-21T14:05:00Z">
        <w:r w:rsidR="00EF3E02">
          <w:t>Bivši djelatnici</w:t>
        </w:r>
      </w:ins>
      <w:ins w:id="468" w:author="Tin Trčak" w:date="2016-01-21T14:06:00Z">
        <w:r w:rsidR="00EF3E02">
          <w:t>“</w:t>
        </w:r>
      </w:ins>
      <w:ins w:id="469" w:author="Tin Trčak" w:date="2016-01-21T14:05:00Z">
        <w:r w:rsidR="00EF3E02">
          <w:t xml:space="preserve"> unutar </w:t>
        </w:r>
      </w:ins>
      <w:r w:rsidRPr="0020295F">
        <w:t>baze podataka</w:t>
      </w:r>
      <w:del w:id="470" w:author="Tin Trčak" w:date="2016-01-21T14:06:00Z">
        <w:r w:rsidRPr="0020295F" w:rsidDel="00EF3E02">
          <w:delText xml:space="preserve"> i djelatnik nestaje s popisa djelatnika.</w:delText>
        </w:r>
      </w:del>
      <w:ins w:id="471"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72" w:name="_Toc441154864"/>
      <w:r w:rsidRPr="00E86FC2">
        <w:t xml:space="preserve">Slika </w:t>
      </w:r>
      <w:ins w:id="473" w:author="Tin Trčak" w:date="2016-01-21T13:41:00Z">
        <w:r w:rsidR="00476BBA">
          <w:fldChar w:fldCharType="begin"/>
        </w:r>
        <w:r w:rsidR="00476BBA">
          <w:instrText xml:space="preserve"> STYLEREF 2 \s </w:instrText>
        </w:r>
      </w:ins>
      <w:r w:rsidR="00476BBA">
        <w:fldChar w:fldCharType="separate"/>
      </w:r>
      <w:r w:rsidR="00476BBA">
        <w:rPr>
          <w:noProof/>
        </w:rPr>
        <w:t>4.3</w:t>
      </w:r>
      <w:ins w:id="4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75" w:author="Tin Trčak" w:date="2016-01-21T13:41:00Z">
        <w:r w:rsidR="00476BBA">
          <w:rPr>
            <w:noProof/>
          </w:rPr>
          <w:t>2</w:t>
        </w:r>
        <w:r w:rsidR="00476BBA">
          <w:fldChar w:fldCharType="end"/>
        </w:r>
      </w:ins>
      <w:ins w:id="476" w:author="Fredi" w:date="2016-01-21T00:26:00Z">
        <w:del w:id="477" w:author="Tin Trčak" w:date="2016-01-21T00:45:00Z">
          <w:r w:rsidR="00B93800" w:rsidDel="00C255BA">
            <w:fldChar w:fldCharType="begin"/>
          </w:r>
          <w:r w:rsidR="00B93800" w:rsidDel="00C255BA">
            <w:delInstrText xml:space="preserve"> STYLEREF 2 \s </w:delInstrText>
          </w:r>
        </w:del>
      </w:ins>
      <w:del w:id="478" w:author="Tin Trčak" w:date="2016-01-21T00:45:00Z">
        <w:r w:rsidR="00B93800" w:rsidDel="00C255BA">
          <w:fldChar w:fldCharType="separate"/>
        </w:r>
        <w:r w:rsidR="00B93800" w:rsidDel="00C255BA">
          <w:rPr>
            <w:noProof/>
          </w:rPr>
          <w:delText>4.3</w:delText>
        </w:r>
      </w:del>
      <w:ins w:id="479" w:author="Fredi" w:date="2016-01-21T00:26:00Z">
        <w:del w:id="4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1" w:author="Tin Trčak" w:date="2016-01-21T00:45:00Z">
        <w:r w:rsidR="00B93800" w:rsidDel="00C255BA">
          <w:fldChar w:fldCharType="separate"/>
        </w:r>
      </w:del>
      <w:ins w:id="482" w:author="Fredi" w:date="2016-01-21T00:26:00Z">
        <w:del w:id="483" w:author="Tin Trčak" w:date="2016-01-21T00:45:00Z">
          <w:r w:rsidR="00B93800" w:rsidDel="00C255BA">
            <w:rPr>
              <w:noProof/>
            </w:rPr>
            <w:delText>2</w:delText>
          </w:r>
          <w:r w:rsidR="00B93800" w:rsidDel="00C255BA">
            <w:fldChar w:fldCharType="end"/>
          </w:r>
        </w:del>
      </w:ins>
      <w:del w:id="4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72"/>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85" w:name="_Toc441154865"/>
      <w:r w:rsidRPr="00E86FC2">
        <w:t xml:space="preserve">Slika </w:t>
      </w:r>
      <w:ins w:id="486" w:author="Tin Trčak" w:date="2016-01-21T13:41:00Z">
        <w:r w:rsidR="00476BBA">
          <w:fldChar w:fldCharType="begin"/>
        </w:r>
        <w:r w:rsidR="00476BBA">
          <w:instrText xml:space="preserve"> STYLEREF 2 \s </w:instrText>
        </w:r>
      </w:ins>
      <w:r w:rsidR="00476BBA">
        <w:fldChar w:fldCharType="separate"/>
      </w:r>
      <w:r w:rsidR="00476BBA">
        <w:rPr>
          <w:noProof/>
        </w:rPr>
        <w:t>4.3</w:t>
      </w:r>
      <w:ins w:id="4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88" w:author="Tin Trčak" w:date="2016-01-21T13:41:00Z">
        <w:r w:rsidR="00476BBA">
          <w:rPr>
            <w:noProof/>
          </w:rPr>
          <w:t>3</w:t>
        </w:r>
        <w:r w:rsidR="00476BBA">
          <w:fldChar w:fldCharType="end"/>
        </w:r>
      </w:ins>
      <w:ins w:id="489" w:author="Fredi" w:date="2016-01-21T00:26:00Z">
        <w:del w:id="490" w:author="Tin Trčak" w:date="2016-01-21T00:45:00Z">
          <w:r w:rsidR="00B93800" w:rsidDel="00C255BA">
            <w:fldChar w:fldCharType="begin"/>
          </w:r>
          <w:r w:rsidR="00B93800" w:rsidDel="00C255BA">
            <w:delInstrText xml:space="preserve"> STYLEREF 2 \s </w:delInstrText>
          </w:r>
        </w:del>
      </w:ins>
      <w:del w:id="491" w:author="Tin Trčak" w:date="2016-01-21T00:45:00Z">
        <w:r w:rsidR="00B93800" w:rsidDel="00C255BA">
          <w:fldChar w:fldCharType="separate"/>
        </w:r>
        <w:r w:rsidR="00B93800" w:rsidDel="00C255BA">
          <w:rPr>
            <w:noProof/>
          </w:rPr>
          <w:delText>4.3</w:delText>
        </w:r>
      </w:del>
      <w:ins w:id="492" w:author="Fredi" w:date="2016-01-21T00:26:00Z">
        <w:del w:id="4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4" w:author="Tin Trčak" w:date="2016-01-21T00:45:00Z">
        <w:r w:rsidR="00B93800" w:rsidDel="00C255BA">
          <w:fldChar w:fldCharType="separate"/>
        </w:r>
      </w:del>
      <w:ins w:id="495" w:author="Fredi" w:date="2016-01-21T00:26:00Z">
        <w:del w:id="496" w:author="Tin Trčak" w:date="2016-01-21T00:45:00Z">
          <w:r w:rsidR="00B93800" w:rsidDel="00C255BA">
            <w:rPr>
              <w:noProof/>
            </w:rPr>
            <w:delText>3</w:delText>
          </w:r>
          <w:r w:rsidR="00B93800" w:rsidDel="00C255BA">
            <w:fldChar w:fldCharType="end"/>
          </w:r>
        </w:del>
      </w:ins>
      <w:del w:id="4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85"/>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498" w:name="_Toc441154866"/>
      <w:r w:rsidRPr="00E86FC2">
        <w:t xml:space="preserve">Slika </w:t>
      </w:r>
      <w:ins w:id="499" w:author="Tin Trčak" w:date="2016-01-21T13:41:00Z">
        <w:r w:rsidR="00476BBA">
          <w:fldChar w:fldCharType="begin"/>
        </w:r>
        <w:r w:rsidR="00476BBA">
          <w:instrText xml:space="preserve"> STYLEREF 2 \s </w:instrText>
        </w:r>
      </w:ins>
      <w:r w:rsidR="00476BBA">
        <w:fldChar w:fldCharType="separate"/>
      </w:r>
      <w:r w:rsidR="00476BBA">
        <w:rPr>
          <w:noProof/>
        </w:rPr>
        <w:t>4.3</w:t>
      </w:r>
      <w:ins w:id="5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01" w:author="Tin Trčak" w:date="2016-01-21T13:41:00Z">
        <w:r w:rsidR="00476BBA">
          <w:rPr>
            <w:noProof/>
          </w:rPr>
          <w:t>4</w:t>
        </w:r>
        <w:r w:rsidR="00476BBA">
          <w:fldChar w:fldCharType="end"/>
        </w:r>
      </w:ins>
      <w:ins w:id="502" w:author="Fredi" w:date="2016-01-21T00:26:00Z">
        <w:del w:id="503" w:author="Tin Trčak" w:date="2016-01-21T00:45:00Z">
          <w:r w:rsidR="00B93800" w:rsidDel="00C255BA">
            <w:fldChar w:fldCharType="begin"/>
          </w:r>
          <w:r w:rsidR="00B93800" w:rsidDel="00C255BA">
            <w:delInstrText xml:space="preserve"> STYLEREF 2 \s </w:delInstrText>
          </w:r>
        </w:del>
      </w:ins>
      <w:del w:id="504" w:author="Tin Trčak" w:date="2016-01-21T00:45:00Z">
        <w:r w:rsidR="00B93800" w:rsidDel="00C255BA">
          <w:fldChar w:fldCharType="separate"/>
        </w:r>
        <w:r w:rsidR="00B93800" w:rsidDel="00C255BA">
          <w:rPr>
            <w:noProof/>
          </w:rPr>
          <w:delText>4.3</w:delText>
        </w:r>
      </w:del>
      <w:ins w:id="505" w:author="Fredi" w:date="2016-01-21T00:26:00Z">
        <w:del w:id="5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7" w:author="Tin Trčak" w:date="2016-01-21T00:45:00Z">
        <w:r w:rsidR="00B93800" w:rsidDel="00C255BA">
          <w:fldChar w:fldCharType="separate"/>
        </w:r>
      </w:del>
      <w:ins w:id="508" w:author="Fredi" w:date="2016-01-21T00:26:00Z">
        <w:del w:id="509" w:author="Tin Trčak" w:date="2016-01-21T00:45:00Z">
          <w:r w:rsidR="00B93800" w:rsidDel="00C255BA">
            <w:rPr>
              <w:noProof/>
            </w:rPr>
            <w:delText>4</w:delText>
          </w:r>
          <w:r w:rsidR="00B93800" w:rsidDel="00C255BA">
            <w:fldChar w:fldCharType="end"/>
          </w:r>
        </w:del>
      </w:ins>
      <w:del w:id="5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498"/>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511" w:name="_Toc441154867"/>
      <w:r w:rsidRPr="00E86FC2">
        <w:t xml:space="preserve">Slika </w:t>
      </w:r>
      <w:ins w:id="512" w:author="Tin Trčak" w:date="2016-01-21T13:41:00Z">
        <w:r w:rsidR="00476BBA">
          <w:fldChar w:fldCharType="begin"/>
        </w:r>
        <w:r w:rsidR="00476BBA">
          <w:instrText xml:space="preserve"> STYLEREF 2 \s </w:instrText>
        </w:r>
      </w:ins>
      <w:r w:rsidR="00476BBA">
        <w:fldChar w:fldCharType="separate"/>
      </w:r>
      <w:r w:rsidR="00476BBA">
        <w:rPr>
          <w:noProof/>
        </w:rPr>
        <w:t>4.3</w:t>
      </w:r>
      <w:ins w:id="5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4" w:author="Tin Trčak" w:date="2016-01-21T13:41:00Z">
        <w:r w:rsidR="00476BBA">
          <w:rPr>
            <w:noProof/>
          </w:rPr>
          <w:t>5</w:t>
        </w:r>
        <w:r w:rsidR="00476BBA">
          <w:fldChar w:fldCharType="end"/>
        </w:r>
      </w:ins>
      <w:ins w:id="515" w:author="Fredi" w:date="2016-01-21T00:26:00Z">
        <w:del w:id="516" w:author="Tin Trčak" w:date="2016-01-21T00:45:00Z">
          <w:r w:rsidR="00B93800" w:rsidDel="00C255BA">
            <w:fldChar w:fldCharType="begin"/>
          </w:r>
          <w:r w:rsidR="00B93800" w:rsidDel="00C255BA">
            <w:delInstrText xml:space="preserve"> STYLEREF 2 \s </w:delInstrText>
          </w:r>
        </w:del>
      </w:ins>
      <w:del w:id="517" w:author="Tin Trčak" w:date="2016-01-21T00:45:00Z">
        <w:r w:rsidR="00B93800" w:rsidDel="00C255BA">
          <w:fldChar w:fldCharType="separate"/>
        </w:r>
        <w:r w:rsidR="00B93800" w:rsidDel="00C255BA">
          <w:rPr>
            <w:noProof/>
          </w:rPr>
          <w:delText>4.3</w:delText>
        </w:r>
      </w:del>
      <w:ins w:id="518" w:author="Fredi" w:date="2016-01-21T00:26:00Z">
        <w:del w:id="5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0" w:author="Tin Trčak" w:date="2016-01-21T00:45:00Z">
        <w:r w:rsidR="00B93800" w:rsidDel="00C255BA">
          <w:fldChar w:fldCharType="separate"/>
        </w:r>
      </w:del>
      <w:ins w:id="521" w:author="Fredi" w:date="2016-01-21T00:26:00Z">
        <w:del w:id="522" w:author="Tin Trčak" w:date="2016-01-21T00:45:00Z">
          <w:r w:rsidR="00B93800" w:rsidDel="00C255BA">
            <w:rPr>
              <w:noProof/>
            </w:rPr>
            <w:delText>5</w:delText>
          </w:r>
          <w:r w:rsidR="00B93800" w:rsidDel="00C255BA">
            <w:fldChar w:fldCharType="end"/>
          </w:r>
        </w:del>
      </w:ins>
      <w:del w:id="5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51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524" w:name="_Toc441154868"/>
      <w:r w:rsidRPr="00E86FC2">
        <w:t xml:space="preserve">Slika </w:t>
      </w:r>
      <w:ins w:id="525" w:author="Tin Trčak" w:date="2016-01-21T13:41:00Z">
        <w:r w:rsidR="00476BBA">
          <w:fldChar w:fldCharType="begin"/>
        </w:r>
        <w:r w:rsidR="00476BBA">
          <w:instrText xml:space="preserve"> STYLEREF 2 \s </w:instrText>
        </w:r>
      </w:ins>
      <w:r w:rsidR="00476BBA">
        <w:fldChar w:fldCharType="separate"/>
      </w:r>
      <w:r w:rsidR="00476BBA">
        <w:rPr>
          <w:noProof/>
        </w:rPr>
        <w:t>4.3</w:t>
      </w:r>
      <w:ins w:id="5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27" w:author="Tin Trčak" w:date="2016-01-21T13:41:00Z">
        <w:r w:rsidR="00476BBA">
          <w:rPr>
            <w:noProof/>
          </w:rPr>
          <w:t>6</w:t>
        </w:r>
        <w:r w:rsidR="00476BBA">
          <w:fldChar w:fldCharType="end"/>
        </w:r>
      </w:ins>
      <w:ins w:id="528" w:author="Fredi" w:date="2016-01-21T00:26:00Z">
        <w:del w:id="529" w:author="Tin Trčak" w:date="2016-01-21T00:45:00Z">
          <w:r w:rsidR="00B93800" w:rsidDel="00C255BA">
            <w:fldChar w:fldCharType="begin"/>
          </w:r>
          <w:r w:rsidR="00B93800" w:rsidDel="00C255BA">
            <w:delInstrText xml:space="preserve"> STYLEREF 2 \s </w:delInstrText>
          </w:r>
        </w:del>
      </w:ins>
      <w:del w:id="530" w:author="Tin Trčak" w:date="2016-01-21T00:45:00Z">
        <w:r w:rsidR="00B93800" w:rsidDel="00C255BA">
          <w:fldChar w:fldCharType="separate"/>
        </w:r>
        <w:r w:rsidR="00B93800" w:rsidDel="00C255BA">
          <w:rPr>
            <w:noProof/>
          </w:rPr>
          <w:delText>4.3</w:delText>
        </w:r>
      </w:del>
      <w:ins w:id="531" w:author="Fredi" w:date="2016-01-21T00:26:00Z">
        <w:del w:id="5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3" w:author="Tin Trčak" w:date="2016-01-21T00:45:00Z">
        <w:r w:rsidR="00B93800" w:rsidDel="00C255BA">
          <w:fldChar w:fldCharType="separate"/>
        </w:r>
      </w:del>
      <w:ins w:id="534" w:author="Fredi" w:date="2016-01-21T00:26:00Z">
        <w:del w:id="535" w:author="Tin Trčak" w:date="2016-01-21T00:45:00Z">
          <w:r w:rsidR="00B93800" w:rsidDel="00C255BA">
            <w:rPr>
              <w:noProof/>
            </w:rPr>
            <w:delText>6</w:delText>
          </w:r>
          <w:r w:rsidR="00B93800" w:rsidDel="00C255BA">
            <w:fldChar w:fldCharType="end"/>
          </w:r>
        </w:del>
      </w:ins>
      <w:del w:id="5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524"/>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537" w:name="_Toc441154869"/>
      <w:r w:rsidRPr="00E86FC2">
        <w:t xml:space="preserve">Slika </w:t>
      </w:r>
      <w:ins w:id="538" w:author="Tin Trčak" w:date="2016-01-21T13:41:00Z">
        <w:r w:rsidR="00476BBA">
          <w:fldChar w:fldCharType="begin"/>
        </w:r>
        <w:r w:rsidR="00476BBA">
          <w:instrText xml:space="preserve"> STYLEREF 2 \s </w:instrText>
        </w:r>
      </w:ins>
      <w:r w:rsidR="00476BBA">
        <w:fldChar w:fldCharType="separate"/>
      </w:r>
      <w:r w:rsidR="00476BBA">
        <w:rPr>
          <w:noProof/>
        </w:rPr>
        <w:t>4.3</w:t>
      </w:r>
      <w:ins w:id="5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0" w:author="Tin Trčak" w:date="2016-01-21T13:41:00Z">
        <w:r w:rsidR="00476BBA">
          <w:rPr>
            <w:noProof/>
          </w:rPr>
          <w:t>7</w:t>
        </w:r>
        <w:r w:rsidR="00476BBA">
          <w:fldChar w:fldCharType="end"/>
        </w:r>
      </w:ins>
      <w:ins w:id="541" w:author="Fredi" w:date="2016-01-21T00:26:00Z">
        <w:del w:id="542" w:author="Tin Trčak" w:date="2016-01-21T00:45:00Z">
          <w:r w:rsidR="00B93800" w:rsidDel="00C255BA">
            <w:fldChar w:fldCharType="begin"/>
          </w:r>
          <w:r w:rsidR="00B93800" w:rsidDel="00C255BA">
            <w:delInstrText xml:space="preserve"> STYLEREF 2 \s </w:delInstrText>
          </w:r>
        </w:del>
      </w:ins>
      <w:del w:id="543" w:author="Tin Trčak" w:date="2016-01-21T00:45:00Z">
        <w:r w:rsidR="00B93800" w:rsidDel="00C255BA">
          <w:fldChar w:fldCharType="separate"/>
        </w:r>
        <w:r w:rsidR="00B93800" w:rsidDel="00C255BA">
          <w:rPr>
            <w:noProof/>
          </w:rPr>
          <w:delText>4.3</w:delText>
        </w:r>
      </w:del>
      <w:ins w:id="544" w:author="Fredi" w:date="2016-01-21T00:26:00Z">
        <w:del w:id="5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6" w:author="Tin Trčak" w:date="2016-01-21T00:45:00Z">
        <w:r w:rsidR="00B93800" w:rsidDel="00C255BA">
          <w:fldChar w:fldCharType="separate"/>
        </w:r>
      </w:del>
      <w:ins w:id="547" w:author="Fredi" w:date="2016-01-21T00:26:00Z">
        <w:del w:id="548" w:author="Tin Trčak" w:date="2016-01-21T00:45:00Z">
          <w:r w:rsidR="00B93800" w:rsidDel="00C255BA">
            <w:rPr>
              <w:noProof/>
            </w:rPr>
            <w:delText>7</w:delText>
          </w:r>
          <w:r w:rsidR="00B93800" w:rsidDel="00C255BA">
            <w:fldChar w:fldCharType="end"/>
          </w:r>
        </w:del>
      </w:ins>
      <w:del w:id="5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537"/>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550" w:name="_Toc441154870"/>
      <w:r w:rsidRPr="00E86FC2">
        <w:t xml:space="preserve">Slika </w:t>
      </w:r>
      <w:ins w:id="551" w:author="Tin Trčak" w:date="2016-01-21T13:41:00Z">
        <w:r w:rsidR="00476BBA">
          <w:fldChar w:fldCharType="begin"/>
        </w:r>
        <w:r w:rsidR="00476BBA">
          <w:instrText xml:space="preserve"> STYLEREF 2 \s </w:instrText>
        </w:r>
      </w:ins>
      <w:r w:rsidR="00476BBA">
        <w:fldChar w:fldCharType="separate"/>
      </w:r>
      <w:r w:rsidR="00476BBA">
        <w:rPr>
          <w:noProof/>
        </w:rPr>
        <w:t>4.3</w:t>
      </w:r>
      <w:ins w:id="5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3" w:author="Tin Trčak" w:date="2016-01-21T13:41:00Z">
        <w:r w:rsidR="00476BBA">
          <w:rPr>
            <w:noProof/>
          </w:rPr>
          <w:t>8</w:t>
        </w:r>
        <w:r w:rsidR="00476BBA">
          <w:fldChar w:fldCharType="end"/>
        </w:r>
      </w:ins>
      <w:ins w:id="554" w:author="Fredi" w:date="2016-01-21T00:26:00Z">
        <w:del w:id="555" w:author="Tin Trčak" w:date="2016-01-21T00:45:00Z">
          <w:r w:rsidR="00B93800" w:rsidDel="00C255BA">
            <w:fldChar w:fldCharType="begin"/>
          </w:r>
          <w:r w:rsidR="00B93800" w:rsidDel="00C255BA">
            <w:delInstrText xml:space="preserve"> STYLEREF 2 \s </w:delInstrText>
          </w:r>
        </w:del>
      </w:ins>
      <w:del w:id="556" w:author="Tin Trčak" w:date="2016-01-21T00:45:00Z">
        <w:r w:rsidR="00B93800" w:rsidDel="00C255BA">
          <w:fldChar w:fldCharType="separate"/>
        </w:r>
        <w:r w:rsidR="00B93800" w:rsidDel="00C255BA">
          <w:rPr>
            <w:noProof/>
          </w:rPr>
          <w:delText>4.3</w:delText>
        </w:r>
      </w:del>
      <w:ins w:id="557" w:author="Fredi" w:date="2016-01-21T00:26:00Z">
        <w:del w:id="5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59" w:author="Tin Trčak" w:date="2016-01-21T00:45:00Z">
        <w:r w:rsidR="00B93800" w:rsidDel="00C255BA">
          <w:fldChar w:fldCharType="separate"/>
        </w:r>
      </w:del>
      <w:ins w:id="560" w:author="Fredi" w:date="2016-01-21T00:26:00Z">
        <w:del w:id="561" w:author="Tin Trčak" w:date="2016-01-21T00:45:00Z">
          <w:r w:rsidR="00B93800" w:rsidDel="00C255BA">
            <w:rPr>
              <w:noProof/>
            </w:rPr>
            <w:delText>8</w:delText>
          </w:r>
          <w:r w:rsidR="00B93800" w:rsidDel="00C255BA">
            <w:fldChar w:fldCharType="end"/>
          </w:r>
        </w:del>
      </w:ins>
      <w:del w:id="5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550"/>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63" w:author="Tin Trčak" w:date="2016-01-21T14:08:00Z">
        <w:r w:rsidR="003B2C71" w:rsidRPr="0020295F" w:rsidDel="00806FAF">
          <w:delText xml:space="preserve">tipku </w:delText>
        </w:r>
      </w:del>
      <w:ins w:id="564" w:author="Tin Trčak" w:date="2016-01-21T14:08:00Z">
        <w:r w:rsidR="00806FAF">
          <w:t>oznaku</w:t>
        </w:r>
        <w:r w:rsidR="00806FAF" w:rsidRPr="0020295F">
          <w:t xml:space="preserve"> </w:t>
        </w:r>
      </w:ins>
      <w:r w:rsidR="003B2C71" w:rsidRPr="0020295F">
        <w:t>košari</w:t>
      </w:r>
      <w:r w:rsidRPr="0020295F">
        <w:t>c</w:t>
      </w:r>
      <w:ins w:id="565" w:author="Tin Trčak" w:date="2016-01-21T14:08:00Z">
        <w:r w:rsidR="00806FAF">
          <w:t>e</w:t>
        </w:r>
      </w:ins>
      <w:del w:id="566" w:author="Tin Trčak" w:date="2016-01-21T14:08:00Z">
        <w:r w:rsidRPr="0020295F" w:rsidDel="00806FAF">
          <w:delText>e</w:delText>
        </w:r>
      </w:del>
      <w:r w:rsidRPr="0020295F">
        <w:t xml:space="preserve"> preusmjerava na </w:t>
      </w:r>
      <w:del w:id="567" w:author="Tin Trčak" w:date="2016-01-21T14:08:00Z">
        <w:r w:rsidRPr="0020295F" w:rsidDel="00806FAF">
          <w:delText xml:space="preserve">njegovu </w:delText>
        </w:r>
      </w:del>
      <w:ins w:id="568"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69" w:name="_Toc441154871"/>
      <w:r w:rsidRPr="00E86FC2">
        <w:t xml:space="preserve">Slika </w:t>
      </w:r>
      <w:ins w:id="570" w:author="Tin Trčak" w:date="2016-01-21T13:41:00Z">
        <w:r w:rsidR="00476BBA">
          <w:fldChar w:fldCharType="begin"/>
        </w:r>
        <w:r w:rsidR="00476BBA">
          <w:instrText xml:space="preserve"> STYLEREF 2 \s </w:instrText>
        </w:r>
      </w:ins>
      <w:r w:rsidR="00476BBA">
        <w:fldChar w:fldCharType="separate"/>
      </w:r>
      <w:r w:rsidR="00476BBA">
        <w:rPr>
          <w:noProof/>
        </w:rPr>
        <w:t>4.3</w:t>
      </w:r>
      <w:ins w:id="5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72" w:author="Tin Trčak" w:date="2016-01-21T13:41:00Z">
        <w:r w:rsidR="00476BBA">
          <w:rPr>
            <w:noProof/>
          </w:rPr>
          <w:t>9</w:t>
        </w:r>
        <w:r w:rsidR="00476BBA">
          <w:fldChar w:fldCharType="end"/>
        </w:r>
      </w:ins>
      <w:ins w:id="573" w:author="Fredi" w:date="2016-01-21T00:26:00Z">
        <w:del w:id="574" w:author="Tin Trčak" w:date="2016-01-21T00:45:00Z">
          <w:r w:rsidR="00B93800" w:rsidDel="00C255BA">
            <w:fldChar w:fldCharType="begin"/>
          </w:r>
          <w:r w:rsidR="00B93800" w:rsidDel="00C255BA">
            <w:delInstrText xml:space="preserve"> STYLEREF 2 \s </w:delInstrText>
          </w:r>
        </w:del>
      </w:ins>
      <w:del w:id="575" w:author="Tin Trčak" w:date="2016-01-21T00:45:00Z">
        <w:r w:rsidR="00B93800" w:rsidDel="00C255BA">
          <w:fldChar w:fldCharType="separate"/>
        </w:r>
        <w:r w:rsidR="00B93800" w:rsidDel="00C255BA">
          <w:rPr>
            <w:noProof/>
          </w:rPr>
          <w:delText>4.3</w:delText>
        </w:r>
      </w:del>
      <w:ins w:id="576" w:author="Fredi" w:date="2016-01-21T00:26:00Z">
        <w:del w:id="57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8" w:author="Tin Trčak" w:date="2016-01-21T00:45:00Z">
        <w:r w:rsidR="00B93800" w:rsidDel="00C255BA">
          <w:fldChar w:fldCharType="separate"/>
        </w:r>
      </w:del>
      <w:ins w:id="579" w:author="Fredi" w:date="2016-01-21T00:26:00Z">
        <w:del w:id="580" w:author="Tin Trčak" w:date="2016-01-21T00:45:00Z">
          <w:r w:rsidR="00B93800" w:rsidDel="00C255BA">
            <w:rPr>
              <w:noProof/>
            </w:rPr>
            <w:delText>9</w:delText>
          </w:r>
          <w:r w:rsidR="00B93800" w:rsidDel="00C255BA">
            <w:fldChar w:fldCharType="end"/>
          </w:r>
        </w:del>
      </w:ins>
      <w:del w:id="58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69"/>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82" w:name="_Toc441154872"/>
      <w:r w:rsidRPr="00E86FC2">
        <w:t xml:space="preserve">Slika </w:t>
      </w:r>
      <w:ins w:id="583" w:author="Tin Trčak" w:date="2016-01-21T13:41:00Z">
        <w:r w:rsidR="00476BBA">
          <w:fldChar w:fldCharType="begin"/>
        </w:r>
        <w:r w:rsidR="00476BBA">
          <w:instrText xml:space="preserve"> STYLEREF 2 \s </w:instrText>
        </w:r>
      </w:ins>
      <w:r w:rsidR="00476BBA">
        <w:fldChar w:fldCharType="separate"/>
      </w:r>
      <w:r w:rsidR="00476BBA">
        <w:rPr>
          <w:noProof/>
        </w:rPr>
        <w:t>4.3</w:t>
      </w:r>
      <w:ins w:id="5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5" w:author="Tin Trčak" w:date="2016-01-21T13:41:00Z">
        <w:r w:rsidR="00476BBA">
          <w:rPr>
            <w:noProof/>
          </w:rPr>
          <w:t>10</w:t>
        </w:r>
        <w:r w:rsidR="00476BBA">
          <w:fldChar w:fldCharType="end"/>
        </w:r>
      </w:ins>
      <w:ins w:id="586" w:author="Fredi" w:date="2016-01-21T00:26:00Z">
        <w:del w:id="587" w:author="Tin Trčak" w:date="2016-01-21T00:45:00Z">
          <w:r w:rsidR="00B93800" w:rsidDel="00C255BA">
            <w:fldChar w:fldCharType="begin"/>
          </w:r>
          <w:r w:rsidR="00B93800" w:rsidDel="00C255BA">
            <w:delInstrText xml:space="preserve"> STYLEREF 2 \s </w:delInstrText>
          </w:r>
        </w:del>
      </w:ins>
      <w:del w:id="588" w:author="Tin Trčak" w:date="2016-01-21T00:45:00Z">
        <w:r w:rsidR="00B93800" w:rsidDel="00C255BA">
          <w:fldChar w:fldCharType="separate"/>
        </w:r>
        <w:r w:rsidR="00B93800" w:rsidDel="00C255BA">
          <w:rPr>
            <w:noProof/>
          </w:rPr>
          <w:delText>4.3</w:delText>
        </w:r>
      </w:del>
      <w:ins w:id="589" w:author="Fredi" w:date="2016-01-21T00:26:00Z">
        <w:del w:id="59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91" w:author="Tin Trčak" w:date="2016-01-21T00:45:00Z">
        <w:r w:rsidR="00B93800" w:rsidDel="00C255BA">
          <w:fldChar w:fldCharType="separate"/>
        </w:r>
      </w:del>
      <w:ins w:id="592" w:author="Fredi" w:date="2016-01-21T00:26:00Z">
        <w:del w:id="593" w:author="Tin Trčak" w:date="2016-01-21T00:45:00Z">
          <w:r w:rsidR="00B93800" w:rsidDel="00C255BA">
            <w:rPr>
              <w:noProof/>
            </w:rPr>
            <w:delText>10</w:delText>
          </w:r>
          <w:r w:rsidR="00B93800" w:rsidDel="00C255BA">
            <w:fldChar w:fldCharType="end"/>
          </w:r>
        </w:del>
      </w:ins>
      <w:del w:id="59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82"/>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95" w:name="_Toc441154873"/>
      <w:r w:rsidRPr="00E86FC2">
        <w:t xml:space="preserve">Slika </w:t>
      </w:r>
      <w:ins w:id="596" w:author="Tin Trčak" w:date="2016-01-21T13:41:00Z">
        <w:r w:rsidR="00476BBA">
          <w:fldChar w:fldCharType="begin"/>
        </w:r>
        <w:r w:rsidR="00476BBA">
          <w:instrText xml:space="preserve"> STYLEREF 2 \s </w:instrText>
        </w:r>
      </w:ins>
      <w:r w:rsidR="00476BBA">
        <w:fldChar w:fldCharType="separate"/>
      </w:r>
      <w:r w:rsidR="00476BBA">
        <w:rPr>
          <w:noProof/>
        </w:rPr>
        <w:t>4.3</w:t>
      </w:r>
      <w:ins w:id="5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98" w:author="Tin Trčak" w:date="2016-01-21T13:41:00Z">
        <w:r w:rsidR="00476BBA">
          <w:rPr>
            <w:noProof/>
          </w:rPr>
          <w:t>11</w:t>
        </w:r>
        <w:r w:rsidR="00476BBA">
          <w:fldChar w:fldCharType="end"/>
        </w:r>
      </w:ins>
      <w:ins w:id="599" w:author="Fredi" w:date="2016-01-21T00:26:00Z">
        <w:del w:id="600" w:author="Tin Trčak" w:date="2016-01-21T00:45:00Z">
          <w:r w:rsidR="00B93800" w:rsidDel="00C255BA">
            <w:fldChar w:fldCharType="begin"/>
          </w:r>
          <w:r w:rsidR="00B93800" w:rsidDel="00C255BA">
            <w:delInstrText xml:space="preserve"> STYLEREF 2 \s </w:delInstrText>
          </w:r>
        </w:del>
      </w:ins>
      <w:del w:id="601" w:author="Tin Trčak" w:date="2016-01-21T00:45:00Z">
        <w:r w:rsidR="00B93800" w:rsidDel="00C255BA">
          <w:fldChar w:fldCharType="separate"/>
        </w:r>
        <w:r w:rsidR="00B93800" w:rsidDel="00C255BA">
          <w:rPr>
            <w:noProof/>
          </w:rPr>
          <w:delText>4.3</w:delText>
        </w:r>
      </w:del>
      <w:ins w:id="602" w:author="Fredi" w:date="2016-01-21T00:26:00Z">
        <w:del w:id="60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4" w:author="Tin Trčak" w:date="2016-01-21T00:45:00Z">
        <w:r w:rsidR="00B93800" w:rsidDel="00C255BA">
          <w:fldChar w:fldCharType="separate"/>
        </w:r>
      </w:del>
      <w:ins w:id="605" w:author="Fredi" w:date="2016-01-21T00:26:00Z">
        <w:del w:id="606" w:author="Tin Trčak" w:date="2016-01-21T00:45:00Z">
          <w:r w:rsidR="00B93800" w:rsidDel="00C255BA">
            <w:rPr>
              <w:noProof/>
            </w:rPr>
            <w:delText>11</w:delText>
          </w:r>
          <w:r w:rsidR="00B93800" w:rsidDel="00C255BA">
            <w:fldChar w:fldCharType="end"/>
          </w:r>
        </w:del>
      </w:ins>
      <w:del w:id="6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95"/>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608" w:name="_Toc441154874"/>
      <w:r w:rsidRPr="00E86FC2">
        <w:t xml:space="preserve">Slika </w:t>
      </w:r>
      <w:ins w:id="609" w:author="Tin Trčak" w:date="2016-01-21T13:41:00Z">
        <w:r w:rsidR="00476BBA">
          <w:fldChar w:fldCharType="begin"/>
        </w:r>
        <w:r w:rsidR="00476BBA">
          <w:instrText xml:space="preserve"> STYLEREF 2 \s </w:instrText>
        </w:r>
      </w:ins>
      <w:r w:rsidR="00476BBA">
        <w:fldChar w:fldCharType="separate"/>
      </w:r>
      <w:r w:rsidR="00476BBA">
        <w:rPr>
          <w:noProof/>
        </w:rPr>
        <w:t>4.3</w:t>
      </w:r>
      <w:ins w:id="61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1" w:author="Tin Trčak" w:date="2016-01-21T13:41:00Z">
        <w:r w:rsidR="00476BBA">
          <w:rPr>
            <w:noProof/>
          </w:rPr>
          <w:t>12</w:t>
        </w:r>
        <w:r w:rsidR="00476BBA">
          <w:fldChar w:fldCharType="end"/>
        </w:r>
      </w:ins>
      <w:ins w:id="612" w:author="Fredi" w:date="2016-01-21T00:26:00Z">
        <w:del w:id="613" w:author="Tin Trčak" w:date="2016-01-21T00:45:00Z">
          <w:r w:rsidR="00B93800" w:rsidDel="00C255BA">
            <w:fldChar w:fldCharType="begin"/>
          </w:r>
          <w:r w:rsidR="00B93800" w:rsidDel="00C255BA">
            <w:delInstrText xml:space="preserve"> STYLEREF 2 \s </w:delInstrText>
          </w:r>
        </w:del>
      </w:ins>
      <w:del w:id="614" w:author="Tin Trčak" w:date="2016-01-21T00:45:00Z">
        <w:r w:rsidR="00B93800" w:rsidDel="00C255BA">
          <w:fldChar w:fldCharType="separate"/>
        </w:r>
        <w:r w:rsidR="00B93800" w:rsidDel="00C255BA">
          <w:rPr>
            <w:noProof/>
          </w:rPr>
          <w:delText>4.3</w:delText>
        </w:r>
      </w:del>
      <w:ins w:id="615" w:author="Fredi" w:date="2016-01-21T00:26:00Z">
        <w:del w:id="61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7" w:author="Tin Trčak" w:date="2016-01-21T00:45:00Z">
        <w:r w:rsidR="00B93800" w:rsidDel="00C255BA">
          <w:fldChar w:fldCharType="separate"/>
        </w:r>
      </w:del>
      <w:ins w:id="618" w:author="Fredi" w:date="2016-01-21T00:26:00Z">
        <w:del w:id="619" w:author="Tin Trčak" w:date="2016-01-21T00:45:00Z">
          <w:r w:rsidR="00B93800" w:rsidDel="00C255BA">
            <w:rPr>
              <w:noProof/>
            </w:rPr>
            <w:delText>12</w:delText>
          </w:r>
          <w:r w:rsidR="00B93800" w:rsidDel="00C255BA">
            <w:fldChar w:fldCharType="end"/>
          </w:r>
        </w:del>
      </w:ins>
      <w:del w:id="62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608"/>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621" w:name="_Toc441154875"/>
      <w:r w:rsidRPr="00E86FC2">
        <w:t xml:space="preserve">Slika </w:t>
      </w:r>
      <w:ins w:id="622" w:author="Tin Trčak" w:date="2016-01-21T13:41:00Z">
        <w:r w:rsidR="00476BBA">
          <w:fldChar w:fldCharType="begin"/>
        </w:r>
        <w:r w:rsidR="00476BBA">
          <w:instrText xml:space="preserve"> STYLEREF 2 \s </w:instrText>
        </w:r>
      </w:ins>
      <w:r w:rsidR="00476BBA">
        <w:fldChar w:fldCharType="separate"/>
      </w:r>
      <w:r w:rsidR="00476BBA">
        <w:rPr>
          <w:noProof/>
        </w:rPr>
        <w:t>4.3</w:t>
      </w:r>
      <w:ins w:id="6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4" w:author="Tin Trčak" w:date="2016-01-21T13:41:00Z">
        <w:r w:rsidR="00476BBA">
          <w:rPr>
            <w:noProof/>
          </w:rPr>
          <w:t>13</w:t>
        </w:r>
        <w:r w:rsidR="00476BBA">
          <w:fldChar w:fldCharType="end"/>
        </w:r>
      </w:ins>
      <w:ins w:id="625" w:author="Fredi" w:date="2016-01-21T00:26:00Z">
        <w:del w:id="626" w:author="Tin Trčak" w:date="2016-01-21T00:45:00Z">
          <w:r w:rsidR="00B93800" w:rsidDel="00C255BA">
            <w:fldChar w:fldCharType="begin"/>
          </w:r>
          <w:r w:rsidR="00B93800" w:rsidDel="00C255BA">
            <w:delInstrText xml:space="preserve"> STYLEREF 2 \s </w:delInstrText>
          </w:r>
        </w:del>
      </w:ins>
      <w:del w:id="627" w:author="Tin Trčak" w:date="2016-01-21T00:45:00Z">
        <w:r w:rsidR="00B93800" w:rsidDel="00C255BA">
          <w:fldChar w:fldCharType="separate"/>
        </w:r>
        <w:r w:rsidR="00B93800" w:rsidDel="00C255BA">
          <w:rPr>
            <w:noProof/>
          </w:rPr>
          <w:delText>4.3</w:delText>
        </w:r>
      </w:del>
      <w:ins w:id="628" w:author="Fredi" w:date="2016-01-21T00:26:00Z">
        <w:del w:id="62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0" w:author="Tin Trčak" w:date="2016-01-21T00:45:00Z">
        <w:r w:rsidR="00B93800" w:rsidDel="00C255BA">
          <w:fldChar w:fldCharType="separate"/>
        </w:r>
      </w:del>
      <w:ins w:id="631" w:author="Fredi" w:date="2016-01-21T00:26:00Z">
        <w:del w:id="632" w:author="Tin Trčak" w:date="2016-01-21T00:45:00Z">
          <w:r w:rsidR="00B93800" w:rsidDel="00C255BA">
            <w:rPr>
              <w:noProof/>
            </w:rPr>
            <w:delText>13</w:delText>
          </w:r>
          <w:r w:rsidR="00B93800" w:rsidDel="00C255BA">
            <w:fldChar w:fldCharType="end"/>
          </w:r>
        </w:del>
      </w:ins>
      <w:del w:id="6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621"/>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634" w:name="_Toc441154876"/>
      <w:r w:rsidRPr="00E86FC2">
        <w:t xml:space="preserve">Slika </w:t>
      </w:r>
      <w:ins w:id="635" w:author="Tin Trčak" w:date="2016-01-21T13:41:00Z">
        <w:r w:rsidR="00476BBA">
          <w:fldChar w:fldCharType="begin"/>
        </w:r>
        <w:r w:rsidR="00476BBA">
          <w:instrText xml:space="preserve"> STYLEREF 2 \s </w:instrText>
        </w:r>
      </w:ins>
      <w:r w:rsidR="00476BBA">
        <w:fldChar w:fldCharType="separate"/>
      </w:r>
      <w:r w:rsidR="00476BBA">
        <w:rPr>
          <w:noProof/>
        </w:rPr>
        <w:t>4.3</w:t>
      </w:r>
      <w:ins w:id="63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7" w:author="Tin Trčak" w:date="2016-01-21T13:41:00Z">
        <w:r w:rsidR="00476BBA">
          <w:rPr>
            <w:noProof/>
          </w:rPr>
          <w:t>14</w:t>
        </w:r>
        <w:r w:rsidR="00476BBA">
          <w:fldChar w:fldCharType="end"/>
        </w:r>
      </w:ins>
      <w:ins w:id="638" w:author="Fredi" w:date="2016-01-21T00:26:00Z">
        <w:del w:id="639" w:author="Tin Trčak" w:date="2016-01-21T00:45:00Z">
          <w:r w:rsidR="00B93800" w:rsidDel="00C255BA">
            <w:fldChar w:fldCharType="begin"/>
          </w:r>
          <w:r w:rsidR="00B93800" w:rsidDel="00C255BA">
            <w:delInstrText xml:space="preserve"> STYLEREF 2 \s </w:delInstrText>
          </w:r>
        </w:del>
      </w:ins>
      <w:del w:id="640" w:author="Tin Trčak" w:date="2016-01-21T00:45:00Z">
        <w:r w:rsidR="00B93800" w:rsidDel="00C255BA">
          <w:fldChar w:fldCharType="separate"/>
        </w:r>
        <w:r w:rsidR="00B93800" w:rsidDel="00C255BA">
          <w:rPr>
            <w:noProof/>
          </w:rPr>
          <w:delText>4.3</w:delText>
        </w:r>
      </w:del>
      <w:ins w:id="641" w:author="Fredi" w:date="2016-01-21T00:26:00Z">
        <w:del w:id="64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3" w:author="Tin Trčak" w:date="2016-01-21T00:45:00Z">
        <w:r w:rsidR="00B93800" w:rsidDel="00C255BA">
          <w:fldChar w:fldCharType="separate"/>
        </w:r>
      </w:del>
      <w:ins w:id="644" w:author="Fredi" w:date="2016-01-21T00:26:00Z">
        <w:del w:id="645" w:author="Tin Trčak" w:date="2016-01-21T00:45:00Z">
          <w:r w:rsidR="00B93800" w:rsidDel="00C255BA">
            <w:rPr>
              <w:noProof/>
            </w:rPr>
            <w:delText>14</w:delText>
          </w:r>
          <w:r w:rsidR="00B93800" w:rsidDel="00C255BA">
            <w:fldChar w:fldCharType="end"/>
          </w:r>
        </w:del>
      </w:ins>
      <w:del w:id="64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634"/>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647" w:author="Tin Trčak" w:date="2016-01-21T14:11:00Z">
        <w:r w:rsidRPr="0020295F" w:rsidDel="00806FAF">
          <w:delText>tipk</w:delText>
        </w:r>
      </w:del>
      <w:ins w:id="648" w:author="Tin Trčak" w:date="2016-01-21T14:11:00Z">
        <w:r w:rsidR="00806FAF">
          <w:t>gumb</w:t>
        </w:r>
      </w:ins>
      <w:del w:id="649" w:author="Tin Trčak" w:date="2016-01-21T14:11:00Z">
        <w:r w:rsidRPr="0020295F" w:rsidDel="00806FAF">
          <w:delText>u</w:delText>
        </w:r>
      </w:del>
      <w:r w:rsidRPr="0020295F">
        <w:t xml:space="preserve"> „Potvrd</w:t>
      </w:r>
      <w:ins w:id="650" w:author="Tin Trčak" w:date="2016-01-21T14:11:00Z">
        <w:r w:rsidR="00806FAF">
          <w:t>i</w:t>
        </w:r>
      </w:ins>
      <w:del w:id="651" w:author="Tin Trčak" w:date="2016-01-21T14:11:00Z">
        <w:r w:rsidRPr="0020295F" w:rsidDel="00806FAF">
          <w:delText>a</w:delText>
        </w:r>
      </w:del>
      <w:r w:rsidRPr="0020295F">
        <w:t xml:space="preserve"> narudžb</w:t>
      </w:r>
      <w:del w:id="652" w:author="Tin Trčak" w:date="2016-01-21T14:11:00Z">
        <w:r w:rsidRPr="0020295F" w:rsidDel="00806FAF">
          <w:delText>e</w:delText>
        </w:r>
      </w:del>
      <w:ins w:id="653"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654" w:name="_Toc441154877"/>
      <w:r w:rsidRPr="00E86FC2">
        <w:t xml:space="preserve">Slika </w:t>
      </w:r>
      <w:ins w:id="655" w:author="Tin Trčak" w:date="2016-01-21T13:41:00Z">
        <w:r w:rsidR="00476BBA">
          <w:fldChar w:fldCharType="begin"/>
        </w:r>
        <w:r w:rsidR="00476BBA">
          <w:instrText xml:space="preserve"> STYLEREF 2 \s </w:instrText>
        </w:r>
      </w:ins>
      <w:r w:rsidR="00476BBA">
        <w:fldChar w:fldCharType="separate"/>
      </w:r>
      <w:r w:rsidR="00476BBA">
        <w:rPr>
          <w:noProof/>
        </w:rPr>
        <w:t>4.3</w:t>
      </w:r>
      <w:ins w:id="6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57" w:author="Tin Trčak" w:date="2016-01-21T13:41:00Z">
        <w:r w:rsidR="00476BBA">
          <w:rPr>
            <w:noProof/>
          </w:rPr>
          <w:t>15</w:t>
        </w:r>
        <w:r w:rsidR="00476BBA">
          <w:fldChar w:fldCharType="end"/>
        </w:r>
      </w:ins>
      <w:ins w:id="658" w:author="Fredi" w:date="2016-01-21T00:26:00Z">
        <w:del w:id="659" w:author="Tin Trčak" w:date="2016-01-21T00:45:00Z">
          <w:r w:rsidR="00B93800" w:rsidDel="00C255BA">
            <w:fldChar w:fldCharType="begin"/>
          </w:r>
          <w:r w:rsidR="00B93800" w:rsidDel="00C255BA">
            <w:delInstrText xml:space="preserve"> STYLEREF 2 \s </w:delInstrText>
          </w:r>
        </w:del>
      </w:ins>
      <w:del w:id="660" w:author="Tin Trčak" w:date="2016-01-21T00:45:00Z">
        <w:r w:rsidR="00B93800" w:rsidDel="00C255BA">
          <w:fldChar w:fldCharType="separate"/>
        </w:r>
        <w:r w:rsidR="00B93800" w:rsidDel="00C255BA">
          <w:rPr>
            <w:noProof/>
          </w:rPr>
          <w:delText>4.3</w:delText>
        </w:r>
      </w:del>
      <w:ins w:id="661" w:author="Fredi" w:date="2016-01-21T00:26:00Z">
        <w:del w:id="6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3" w:author="Tin Trčak" w:date="2016-01-21T00:45:00Z">
        <w:r w:rsidR="00B93800" w:rsidDel="00C255BA">
          <w:fldChar w:fldCharType="separate"/>
        </w:r>
      </w:del>
      <w:ins w:id="664" w:author="Fredi" w:date="2016-01-21T00:26:00Z">
        <w:del w:id="665" w:author="Tin Trčak" w:date="2016-01-21T00:45:00Z">
          <w:r w:rsidR="00B93800" w:rsidDel="00C255BA">
            <w:rPr>
              <w:noProof/>
            </w:rPr>
            <w:delText>15</w:delText>
          </w:r>
          <w:r w:rsidR="00B93800" w:rsidDel="00C255BA">
            <w:fldChar w:fldCharType="end"/>
          </w:r>
        </w:del>
      </w:ins>
      <w:del w:id="6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654"/>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67" w:author="Tin Trčak" w:date="2016-01-21T14:11:00Z">
        <w:r w:rsidR="00806FAF">
          <w:t>...</w:t>
        </w:r>
      </w:ins>
      <w:r w:rsidRPr="0020295F">
        <w:t xml:space="preserve">“ </w:t>
      </w:r>
      <w:del w:id="668" w:author="Tin Trčak" w:date="2016-01-21T14:11:00Z">
        <w:r w:rsidRPr="0020295F" w:rsidDel="00806FAF">
          <w:delText xml:space="preserve"> se </w:delText>
        </w:r>
      </w:del>
      <w:r w:rsidRPr="0020295F">
        <w:t>prvo</w:t>
      </w:r>
      <w:ins w:id="669"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70" w:author="Tin Trčak" w:date="2016-01-21T14:13:00Z">
        <w:r w:rsidRPr="0020295F" w:rsidDel="00806FAF">
          <w:delText>i obavještava korisnika o spremljenom komentaru</w:delText>
        </w:r>
      </w:del>
      <w:ins w:id="671"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72" w:name="_Toc441154878"/>
      <w:r w:rsidRPr="00E86FC2">
        <w:t xml:space="preserve">Slika </w:t>
      </w:r>
      <w:ins w:id="673" w:author="Tin Trčak" w:date="2016-01-21T13:41:00Z">
        <w:r w:rsidR="00476BBA">
          <w:fldChar w:fldCharType="begin"/>
        </w:r>
        <w:r w:rsidR="00476BBA">
          <w:instrText xml:space="preserve"> STYLEREF 2 \s </w:instrText>
        </w:r>
      </w:ins>
      <w:r w:rsidR="00476BBA">
        <w:fldChar w:fldCharType="separate"/>
      </w:r>
      <w:r w:rsidR="00476BBA">
        <w:rPr>
          <w:noProof/>
        </w:rPr>
        <w:t>4.3</w:t>
      </w:r>
      <w:ins w:id="6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5" w:author="Tin Trčak" w:date="2016-01-21T13:41:00Z">
        <w:r w:rsidR="00476BBA">
          <w:rPr>
            <w:noProof/>
          </w:rPr>
          <w:t>16</w:t>
        </w:r>
        <w:r w:rsidR="00476BBA">
          <w:fldChar w:fldCharType="end"/>
        </w:r>
      </w:ins>
      <w:ins w:id="676" w:author="Fredi" w:date="2016-01-21T00:26:00Z">
        <w:del w:id="677" w:author="Tin Trčak" w:date="2016-01-21T00:45:00Z">
          <w:r w:rsidR="00B93800" w:rsidDel="00C255BA">
            <w:fldChar w:fldCharType="begin"/>
          </w:r>
          <w:r w:rsidR="00B93800" w:rsidDel="00C255BA">
            <w:delInstrText xml:space="preserve"> STYLEREF 2 \s </w:delInstrText>
          </w:r>
        </w:del>
      </w:ins>
      <w:del w:id="678" w:author="Tin Trčak" w:date="2016-01-21T00:45:00Z">
        <w:r w:rsidR="00B93800" w:rsidDel="00C255BA">
          <w:fldChar w:fldCharType="separate"/>
        </w:r>
        <w:r w:rsidR="00B93800" w:rsidDel="00C255BA">
          <w:rPr>
            <w:noProof/>
          </w:rPr>
          <w:delText>4.3</w:delText>
        </w:r>
      </w:del>
      <w:ins w:id="679" w:author="Fredi" w:date="2016-01-21T00:26:00Z">
        <w:del w:id="6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1" w:author="Tin Trčak" w:date="2016-01-21T00:45:00Z">
        <w:r w:rsidR="00B93800" w:rsidDel="00C255BA">
          <w:fldChar w:fldCharType="separate"/>
        </w:r>
      </w:del>
      <w:ins w:id="682" w:author="Fredi" w:date="2016-01-21T00:26:00Z">
        <w:del w:id="683" w:author="Tin Trčak" w:date="2016-01-21T00:45:00Z">
          <w:r w:rsidR="00B93800" w:rsidDel="00C255BA">
            <w:rPr>
              <w:noProof/>
            </w:rPr>
            <w:delText>16</w:delText>
          </w:r>
          <w:r w:rsidR="00B93800" w:rsidDel="00C255BA">
            <w:fldChar w:fldCharType="end"/>
          </w:r>
        </w:del>
      </w:ins>
      <w:del w:id="6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72"/>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85" w:name="_Toc441154879"/>
      <w:r w:rsidRPr="00E86FC2">
        <w:t xml:space="preserve">Slika </w:t>
      </w:r>
      <w:ins w:id="686" w:author="Tin Trčak" w:date="2016-01-21T13:41:00Z">
        <w:r w:rsidR="00476BBA">
          <w:fldChar w:fldCharType="begin"/>
        </w:r>
        <w:r w:rsidR="00476BBA">
          <w:instrText xml:space="preserve"> STYLEREF 2 \s </w:instrText>
        </w:r>
      </w:ins>
      <w:r w:rsidR="00476BBA">
        <w:fldChar w:fldCharType="separate"/>
      </w:r>
      <w:r w:rsidR="00476BBA">
        <w:rPr>
          <w:noProof/>
        </w:rPr>
        <w:t>4.3</w:t>
      </w:r>
      <w:ins w:id="6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8" w:author="Tin Trčak" w:date="2016-01-21T13:41:00Z">
        <w:r w:rsidR="00476BBA">
          <w:rPr>
            <w:noProof/>
          </w:rPr>
          <w:t>17</w:t>
        </w:r>
        <w:r w:rsidR="00476BBA">
          <w:fldChar w:fldCharType="end"/>
        </w:r>
      </w:ins>
      <w:ins w:id="689" w:author="Fredi" w:date="2016-01-21T00:26:00Z">
        <w:del w:id="690" w:author="Tin Trčak" w:date="2016-01-21T00:45:00Z">
          <w:r w:rsidR="00B93800" w:rsidDel="00C255BA">
            <w:fldChar w:fldCharType="begin"/>
          </w:r>
          <w:r w:rsidR="00B93800" w:rsidDel="00C255BA">
            <w:delInstrText xml:space="preserve"> STYLEREF 2 \s </w:delInstrText>
          </w:r>
        </w:del>
      </w:ins>
      <w:del w:id="691" w:author="Tin Trčak" w:date="2016-01-21T00:45:00Z">
        <w:r w:rsidR="00B93800" w:rsidDel="00C255BA">
          <w:fldChar w:fldCharType="separate"/>
        </w:r>
        <w:r w:rsidR="00B93800" w:rsidDel="00C255BA">
          <w:rPr>
            <w:noProof/>
          </w:rPr>
          <w:delText>4.3</w:delText>
        </w:r>
      </w:del>
      <w:ins w:id="692" w:author="Fredi" w:date="2016-01-21T00:26:00Z">
        <w:del w:id="6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4" w:author="Tin Trčak" w:date="2016-01-21T00:45:00Z">
        <w:r w:rsidR="00B93800" w:rsidDel="00C255BA">
          <w:fldChar w:fldCharType="separate"/>
        </w:r>
      </w:del>
      <w:ins w:id="695" w:author="Fredi" w:date="2016-01-21T00:26:00Z">
        <w:del w:id="696" w:author="Tin Trčak" w:date="2016-01-21T00:45:00Z">
          <w:r w:rsidR="00B93800" w:rsidDel="00C255BA">
            <w:rPr>
              <w:noProof/>
            </w:rPr>
            <w:delText>17</w:delText>
          </w:r>
          <w:r w:rsidR="00B93800" w:rsidDel="00C255BA">
            <w:fldChar w:fldCharType="end"/>
          </w:r>
        </w:del>
      </w:ins>
      <w:del w:id="6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85"/>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698" w:author="Tin Trčak" w:date="2016-01-21T14:15:00Z">
        <w:r w:rsidRPr="0020295F" w:rsidDel="00806FAF">
          <w:delText>mogu doći</w:delText>
        </w:r>
      </w:del>
      <w:ins w:id="699"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700" w:name="_Toc441154880"/>
      <w:r w:rsidRPr="00E86FC2">
        <w:t xml:space="preserve">Slika </w:t>
      </w:r>
      <w:ins w:id="701" w:author="Tin Trčak" w:date="2016-01-21T13:41:00Z">
        <w:r w:rsidR="00476BBA">
          <w:fldChar w:fldCharType="begin"/>
        </w:r>
        <w:r w:rsidR="00476BBA">
          <w:instrText xml:space="preserve"> STYLEREF 2 \s </w:instrText>
        </w:r>
      </w:ins>
      <w:r w:rsidR="00476BBA">
        <w:fldChar w:fldCharType="separate"/>
      </w:r>
      <w:r w:rsidR="00476BBA">
        <w:rPr>
          <w:noProof/>
        </w:rPr>
        <w:t>4.3</w:t>
      </w:r>
      <w:ins w:id="7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3" w:author="Tin Trčak" w:date="2016-01-21T13:41:00Z">
        <w:r w:rsidR="00476BBA">
          <w:rPr>
            <w:noProof/>
          </w:rPr>
          <w:t>18</w:t>
        </w:r>
        <w:r w:rsidR="00476BBA">
          <w:fldChar w:fldCharType="end"/>
        </w:r>
      </w:ins>
      <w:ins w:id="704" w:author="Fredi" w:date="2016-01-21T00:26:00Z">
        <w:del w:id="705" w:author="Tin Trčak" w:date="2016-01-21T00:45:00Z">
          <w:r w:rsidR="00B93800" w:rsidDel="00C255BA">
            <w:fldChar w:fldCharType="begin"/>
          </w:r>
          <w:r w:rsidR="00B93800" w:rsidDel="00C255BA">
            <w:delInstrText xml:space="preserve"> STYLEREF 2 \s </w:delInstrText>
          </w:r>
        </w:del>
      </w:ins>
      <w:del w:id="706" w:author="Tin Trčak" w:date="2016-01-21T00:45:00Z">
        <w:r w:rsidR="00B93800" w:rsidDel="00C255BA">
          <w:fldChar w:fldCharType="separate"/>
        </w:r>
        <w:r w:rsidR="00B93800" w:rsidDel="00C255BA">
          <w:rPr>
            <w:noProof/>
          </w:rPr>
          <w:delText>4.3</w:delText>
        </w:r>
      </w:del>
      <w:ins w:id="707" w:author="Fredi" w:date="2016-01-21T00:26:00Z">
        <w:del w:id="7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9" w:author="Tin Trčak" w:date="2016-01-21T00:45:00Z">
        <w:r w:rsidR="00B93800" w:rsidDel="00C255BA">
          <w:fldChar w:fldCharType="separate"/>
        </w:r>
      </w:del>
      <w:ins w:id="710" w:author="Fredi" w:date="2016-01-21T00:26:00Z">
        <w:del w:id="711" w:author="Tin Trčak" w:date="2016-01-21T00:45:00Z">
          <w:r w:rsidR="00B93800" w:rsidDel="00C255BA">
            <w:rPr>
              <w:noProof/>
            </w:rPr>
            <w:delText>18</w:delText>
          </w:r>
          <w:r w:rsidR="00B93800" w:rsidDel="00C255BA">
            <w:fldChar w:fldCharType="end"/>
          </w:r>
        </w:del>
      </w:ins>
      <w:del w:id="7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700"/>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713" w:name="_Toc441154881"/>
      <w:r w:rsidRPr="00E86FC2">
        <w:t xml:space="preserve">Slika </w:t>
      </w:r>
      <w:ins w:id="714" w:author="Tin Trčak" w:date="2016-01-21T13:41:00Z">
        <w:r w:rsidR="00476BBA">
          <w:fldChar w:fldCharType="begin"/>
        </w:r>
        <w:r w:rsidR="00476BBA">
          <w:instrText xml:space="preserve"> STYLEREF 2 \s </w:instrText>
        </w:r>
      </w:ins>
      <w:r w:rsidR="00476BBA">
        <w:fldChar w:fldCharType="separate"/>
      </w:r>
      <w:r w:rsidR="00476BBA">
        <w:rPr>
          <w:noProof/>
        </w:rPr>
        <w:t>4.3</w:t>
      </w:r>
      <w:ins w:id="71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6" w:author="Tin Trčak" w:date="2016-01-21T13:41:00Z">
        <w:r w:rsidR="00476BBA">
          <w:rPr>
            <w:noProof/>
          </w:rPr>
          <w:t>19</w:t>
        </w:r>
        <w:r w:rsidR="00476BBA">
          <w:fldChar w:fldCharType="end"/>
        </w:r>
      </w:ins>
      <w:ins w:id="717" w:author="Fredi" w:date="2016-01-21T00:26:00Z">
        <w:del w:id="718" w:author="Tin Trčak" w:date="2016-01-21T00:45:00Z">
          <w:r w:rsidR="00B93800" w:rsidDel="00C255BA">
            <w:fldChar w:fldCharType="begin"/>
          </w:r>
          <w:r w:rsidR="00B93800" w:rsidDel="00C255BA">
            <w:delInstrText xml:space="preserve"> STYLEREF 2 \s </w:delInstrText>
          </w:r>
        </w:del>
      </w:ins>
      <w:del w:id="719" w:author="Tin Trčak" w:date="2016-01-21T00:45:00Z">
        <w:r w:rsidR="00B93800" w:rsidDel="00C255BA">
          <w:fldChar w:fldCharType="separate"/>
        </w:r>
        <w:r w:rsidR="00B93800" w:rsidDel="00C255BA">
          <w:rPr>
            <w:noProof/>
          </w:rPr>
          <w:delText>4.3</w:delText>
        </w:r>
      </w:del>
      <w:ins w:id="720" w:author="Fredi" w:date="2016-01-21T00:26:00Z">
        <w:del w:id="7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2" w:author="Tin Trčak" w:date="2016-01-21T00:45:00Z">
        <w:r w:rsidR="00B93800" w:rsidDel="00C255BA">
          <w:fldChar w:fldCharType="separate"/>
        </w:r>
      </w:del>
      <w:ins w:id="723" w:author="Fredi" w:date="2016-01-21T00:26:00Z">
        <w:del w:id="724" w:author="Tin Trčak" w:date="2016-01-21T00:45:00Z">
          <w:r w:rsidR="00B93800" w:rsidDel="00C255BA">
            <w:rPr>
              <w:noProof/>
            </w:rPr>
            <w:delText>19</w:delText>
          </w:r>
          <w:r w:rsidR="00B93800" w:rsidDel="00C255BA">
            <w:fldChar w:fldCharType="end"/>
          </w:r>
        </w:del>
      </w:ins>
      <w:del w:id="72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713"/>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726" w:name="_Toc441154882"/>
      <w:r w:rsidRPr="00E86FC2">
        <w:t xml:space="preserve">Slika </w:t>
      </w:r>
      <w:ins w:id="727" w:author="Tin Trčak" w:date="2016-01-21T13:41:00Z">
        <w:r w:rsidR="00476BBA">
          <w:fldChar w:fldCharType="begin"/>
        </w:r>
        <w:r w:rsidR="00476BBA">
          <w:instrText xml:space="preserve"> STYLEREF 2 \s </w:instrText>
        </w:r>
      </w:ins>
      <w:r w:rsidR="00476BBA">
        <w:fldChar w:fldCharType="separate"/>
      </w:r>
      <w:r w:rsidR="00476BBA">
        <w:rPr>
          <w:noProof/>
        </w:rPr>
        <w:t>4.3</w:t>
      </w:r>
      <w:ins w:id="7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9" w:author="Tin Trčak" w:date="2016-01-21T13:41:00Z">
        <w:r w:rsidR="00476BBA">
          <w:rPr>
            <w:noProof/>
          </w:rPr>
          <w:t>20</w:t>
        </w:r>
        <w:r w:rsidR="00476BBA">
          <w:fldChar w:fldCharType="end"/>
        </w:r>
      </w:ins>
      <w:ins w:id="730" w:author="Fredi" w:date="2016-01-21T00:26:00Z">
        <w:del w:id="731" w:author="Tin Trčak" w:date="2016-01-21T00:45:00Z">
          <w:r w:rsidR="00B93800" w:rsidDel="00C255BA">
            <w:fldChar w:fldCharType="begin"/>
          </w:r>
          <w:r w:rsidR="00B93800" w:rsidDel="00C255BA">
            <w:delInstrText xml:space="preserve"> STYLEREF 2 \s </w:delInstrText>
          </w:r>
        </w:del>
      </w:ins>
      <w:del w:id="732" w:author="Tin Trčak" w:date="2016-01-21T00:45:00Z">
        <w:r w:rsidR="00B93800" w:rsidDel="00C255BA">
          <w:fldChar w:fldCharType="separate"/>
        </w:r>
        <w:r w:rsidR="00B93800" w:rsidDel="00C255BA">
          <w:rPr>
            <w:noProof/>
          </w:rPr>
          <w:delText>4.3</w:delText>
        </w:r>
      </w:del>
      <w:ins w:id="733" w:author="Fredi" w:date="2016-01-21T00:26:00Z">
        <w:del w:id="7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5" w:author="Tin Trčak" w:date="2016-01-21T00:45:00Z">
        <w:r w:rsidR="00B93800" w:rsidDel="00C255BA">
          <w:fldChar w:fldCharType="separate"/>
        </w:r>
      </w:del>
      <w:ins w:id="736" w:author="Fredi" w:date="2016-01-21T00:26:00Z">
        <w:del w:id="737" w:author="Tin Trčak" w:date="2016-01-21T00:45:00Z">
          <w:r w:rsidR="00B93800" w:rsidDel="00C255BA">
            <w:rPr>
              <w:noProof/>
            </w:rPr>
            <w:delText>20</w:delText>
          </w:r>
          <w:r w:rsidR="00B93800" w:rsidDel="00C255BA">
            <w:fldChar w:fldCharType="end"/>
          </w:r>
        </w:del>
      </w:ins>
      <w:del w:id="7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72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739" w:name="_Toc441154883"/>
      <w:r w:rsidRPr="00E86FC2">
        <w:t xml:space="preserve">Slika </w:t>
      </w:r>
      <w:ins w:id="740" w:author="Tin Trčak" w:date="2016-01-21T13:41:00Z">
        <w:r w:rsidR="00476BBA">
          <w:fldChar w:fldCharType="begin"/>
        </w:r>
        <w:r w:rsidR="00476BBA">
          <w:instrText xml:space="preserve"> STYLEREF 2 \s </w:instrText>
        </w:r>
      </w:ins>
      <w:r w:rsidR="00476BBA">
        <w:fldChar w:fldCharType="separate"/>
      </w:r>
      <w:r w:rsidR="00476BBA">
        <w:rPr>
          <w:noProof/>
        </w:rPr>
        <w:t>4.3</w:t>
      </w:r>
      <w:ins w:id="7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2" w:author="Tin Trčak" w:date="2016-01-21T13:41:00Z">
        <w:r w:rsidR="00476BBA">
          <w:rPr>
            <w:noProof/>
          </w:rPr>
          <w:t>21</w:t>
        </w:r>
        <w:r w:rsidR="00476BBA">
          <w:fldChar w:fldCharType="end"/>
        </w:r>
      </w:ins>
      <w:ins w:id="743" w:author="Fredi" w:date="2016-01-21T00:26:00Z">
        <w:del w:id="744" w:author="Tin Trčak" w:date="2016-01-21T00:45:00Z">
          <w:r w:rsidR="00B93800" w:rsidDel="00C255BA">
            <w:fldChar w:fldCharType="begin"/>
          </w:r>
          <w:r w:rsidR="00B93800" w:rsidDel="00C255BA">
            <w:delInstrText xml:space="preserve"> STYLEREF 2 \s </w:delInstrText>
          </w:r>
        </w:del>
      </w:ins>
      <w:del w:id="745" w:author="Tin Trčak" w:date="2016-01-21T00:45:00Z">
        <w:r w:rsidR="00B93800" w:rsidDel="00C255BA">
          <w:fldChar w:fldCharType="separate"/>
        </w:r>
        <w:r w:rsidR="00B93800" w:rsidDel="00C255BA">
          <w:rPr>
            <w:noProof/>
          </w:rPr>
          <w:delText>4.3</w:delText>
        </w:r>
      </w:del>
      <w:ins w:id="746" w:author="Fredi" w:date="2016-01-21T00:26:00Z">
        <w:del w:id="7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8" w:author="Tin Trčak" w:date="2016-01-21T00:45:00Z">
        <w:r w:rsidR="00B93800" w:rsidDel="00C255BA">
          <w:fldChar w:fldCharType="separate"/>
        </w:r>
      </w:del>
      <w:ins w:id="749" w:author="Fredi" w:date="2016-01-21T00:26:00Z">
        <w:del w:id="750" w:author="Tin Trčak" w:date="2016-01-21T00:45:00Z">
          <w:r w:rsidR="00B93800" w:rsidDel="00C255BA">
            <w:rPr>
              <w:noProof/>
            </w:rPr>
            <w:delText>21</w:delText>
          </w:r>
          <w:r w:rsidR="00B93800" w:rsidDel="00C255BA">
            <w:fldChar w:fldCharType="end"/>
          </w:r>
        </w:del>
      </w:ins>
      <w:del w:id="7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739"/>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752" w:name="_Toc441154884"/>
      <w:r w:rsidRPr="00E86FC2">
        <w:t xml:space="preserve">Slika </w:t>
      </w:r>
      <w:ins w:id="753" w:author="Tin Trčak" w:date="2016-01-21T13:41:00Z">
        <w:r w:rsidR="00476BBA">
          <w:fldChar w:fldCharType="begin"/>
        </w:r>
        <w:r w:rsidR="00476BBA">
          <w:instrText xml:space="preserve"> STYLEREF 2 \s </w:instrText>
        </w:r>
      </w:ins>
      <w:r w:rsidR="00476BBA">
        <w:fldChar w:fldCharType="separate"/>
      </w:r>
      <w:r w:rsidR="00476BBA">
        <w:rPr>
          <w:noProof/>
        </w:rPr>
        <w:t>4.3</w:t>
      </w:r>
      <w:ins w:id="7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5" w:author="Tin Trčak" w:date="2016-01-21T13:41:00Z">
        <w:r w:rsidR="00476BBA">
          <w:rPr>
            <w:noProof/>
          </w:rPr>
          <w:t>22</w:t>
        </w:r>
        <w:r w:rsidR="00476BBA">
          <w:fldChar w:fldCharType="end"/>
        </w:r>
      </w:ins>
      <w:ins w:id="756" w:author="Fredi" w:date="2016-01-21T00:26:00Z">
        <w:del w:id="757" w:author="Tin Trčak" w:date="2016-01-21T00:45:00Z">
          <w:r w:rsidR="00B93800" w:rsidDel="00C255BA">
            <w:fldChar w:fldCharType="begin"/>
          </w:r>
          <w:r w:rsidR="00B93800" w:rsidDel="00C255BA">
            <w:delInstrText xml:space="preserve"> STYLEREF 2 \s </w:delInstrText>
          </w:r>
        </w:del>
      </w:ins>
      <w:del w:id="758" w:author="Tin Trčak" w:date="2016-01-21T00:45:00Z">
        <w:r w:rsidR="00B93800" w:rsidDel="00C255BA">
          <w:fldChar w:fldCharType="separate"/>
        </w:r>
        <w:r w:rsidR="00B93800" w:rsidDel="00C255BA">
          <w:rPr>
            <w:noProof/>
          </w:rPr>
          <w:delText>4.3</w:delText>
        </w:r>
      </w:del>
      <w:ins w:id="759" w:author="Fredi" w:date="2016-01-21T00:26:00Z">
        <w:del w:id="7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1" w:author="Tin Trčak" w:date="2016-01-21T00:45:00Z">
        <w:r w:rsidR="00B93800" w:rsidDel="00C255BA">
          <w:fldChar w:fldCharType="separate"/>
        </w:r>
      </w:del>
      <w:ins w:id="762" w:author="Fredi" w:date="2016-01-21T00:26:00Z">
        <w:del w:id="763" w:author="Tin Trčak" w:date="2016-01-21T00:45:00Z">
          <w:r w:rsidR="00B93800" w:rsidDel="00C255BA">
            <w:rPr>
              <w:noProof/>
            </w:rPr>
            <w:delText>22</w:delText>
          </w:r>
          <w:r w:rsidR="00B93800" w:rsidDel="00C255BA">
            <w:fldChar w:fldCharType="end"/>
          </w:r>
        </w:del>
      </w:ins>
      <w:del w:id="7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752"/>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65" w:name="_Toc441154885"/>
      <w:r w:rsidRPr="00E86FC2">
        <w:t xml:space="preserve">Slika </w:t>
      </w:r>
      <w:ins w:id="766" w:author="Tin Trčak" w:date="2016-01-21T13:41:00Z">
        <w:r w:rsidR="00476BBA">
          <w:fldChar w:fldCharType="begin"/>
        </w:r>
        <w:r w:rsidR="00476BBA">
          <w:instrText xml:space="preserve"> STYLEREF 2 \s </w:instrText>
        </w:r>
      </w:ins>
      <w:r w:rsidR="00476BBA">
        <w:fldChar w:fldCharType="separate"/>
      </w:r>
      <w:r w:rsidR="00476BBA">
        <w:rPr>
          <w:noProof/>
        </w:rPr>
        <w:t>4.3</w:t>
      </w:r>
      <w:ins w:id="7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8" w:author="Tin Trčak" w:date="2016-01-21T13:41:00Z">
        <w:r w:rsidR="00476BBA">
          <w:rPr>
            <w:noProof/>
          </w:rPr>
          <w:t>23</w:t>
        </w:r>
        <w:r w:rsidR="00476BBA">
          <w:fldChar w:fldCharType="end"/>
        </w:r>
      </w:ins>
      <w:ins w:id="769" w:author="Fredi" w:date="2016-01-21T00:26:00Z">
        <w:del w:id="770" w:author="Tin Trčak" w:date="2016-01-21T00:45:00Z">
          <w:r w:rsidR="00B93800" w:rsidDel="00C255BA">
            <w:fldChar w:fldCharType="begin"/>
          </w:r>
          <w:r w:rsidR="00B93800" w:rsidDel="00C255BA">
            <w:delInstrText xml:space="preserve"> STYLEREF 2 \s </w:delInstrText>
          </w:r>
        </w:del>
      </w:ins>
      <w:del w:id="771" w:author="Tin Trčak" w:date="2016-01-21T00:45:00Z">
        <w:r w:rsidR="00B93800" w:rsidDel="00C255BA">
          <w:fldChar w:fldCharType="separate"/>
        </w:r>
        <w:r w:rsidR="00B93800" w:rsidDel="00C255BA">
          <w:rPr>
            <w:noProof/>
          </w:rPr>
          <w:delText>4.3</w:delText>
        </w:r>
      </w:del>
      <w:ins w:id="772" w:author="Fredi" w:date="2016-01-21T00:26:00Z">
        <w:del w:id="7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4" w:author="Tin Trčak" w:date="2016-01-21T00:45:00Z">
        <w:r w:rsidR="00B93800" w:rsidDel="00C255BA">
          <w:fldChar w:fldCharType="separate"/>
        </w:r>
      </w:del>
      <w:ins w:id="775" w:author="Fredi" w:date="2016-01-21T00:26:00Z">
        <w:del w:id="776" w:author="Tin Trčak" w:date="2016-01-21T00:45:00Z">
          <w:r w:rsidR="00B93800" w:rsidDel="00C255BA">
            <w:rPr>
              <w:noProof/>
            </w:rPr>
            <w:delText>23</w:delText>
          </w:r>
          <w:r w:rsidR="00B93800" w:rsidDel="00C255BA">
            <w:fldChar w:fldCharType="end"/>
          </w:r>
        </w:del>
      </w:ins>
      <w:del w:id="7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65"/>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78" w:name="_Toc441154886"/>
      <w:r w:rsidRPr="00E86FC2">
        <w:t xml:space="preserve">Slika </w:t>
      </w:r>
      <w:ins w:id="779" w:author="Tin Trčak" w:date="2016-01-21T13:41:00Z">
        <w:r w:rsidR="00476BBA">
          <w:fldChar w:fldCharType="begin"/>
        </w:r>
        <w:r w:rsidR="00476BBA">
          <w:instrText xml:space="preserve"> STYLEREF 2 \s </w:instrText>
        </w:r>
      </w:ins>
      <w:r w:rsidR="00476BBA">
        <w:fldChar w:fldCharType="separate"/>
      </w:r>
      <w:r w:rsidR="00476BBA">
        <w:rPr>
          <w:noProof/>
        </w:rPr>
        <w:t>4.3</w:t>
      </w:r>
      <w:ins w:id="7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1" w:author="Tin Trčak" w:date="2016-01-21T13:41:00Z">
        <w:r w:rsidR="00476BBA">
          <w:rPr>
            <w:noProof/>
          </w:rPr>
          <w:t>24</w:t>
        </w:r>
        <w:r w:rsidR="00476BBA">
          <w:fldChar w:fldCharType="end"/>
        </w:r>
      </w:ins>
      <w:ins w:id="782" w:author="Fredi" w:date="2016-01-21T00:26:00Z">
        <w:del w:id="783" w:author="Tin Trčak" w:date="2016-01-21T00:45:00Z">
          <w:r w:rsidR="00B93800" w:rsidDel="00C255BA">
            <w:fldChar w:fldCharType="begin"/>
          </w:r>
          <w:r w:rsidR="00B93800" w:rsidDel="00C255BA">
            <w:delInstrText xml:space="preserve"> STYLEREF 2 \s </w:delInstrText>
          </w:r>
        </w:del>
      </w:ins>
      <w:del w:id="784" w:author="Tin Trčak" w:date="2016-01-21T00:45:00Z">
        <w:r w:rsidR="00B93800" w:rsidDel="00C255BA">
          <w:fldChar w:fldCharType="separate"/>
        </w:r>
        <w:r w:rsidR="00B93800" w:rsidDel="00C255BA">
          <w:rPr>
            <w:noProof/>
          </w:rPr>
          <w:delText>4.3</w:delText>
        </w:r>
      </w:del>
      <w:ins w:id="785" w:author="Fredi" w:date="2016-01-21T00:26:00Z">
        <w:del w:id="7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7" w:author="Tin Trčak" w:date="2016-01-21T00:45:00Z">
        <w:r w:rsidR="00B93800" w:rsidDel="00C255BA">
          <w:fldChar w:fldCharType="separate"/>
        </w:r>
      </w:del>
      <w:ins w:id="788" w:author="Fredi" w:date="2016-01-21T00:26:00Z">
        <w:del w:id="789" w:author="Tin Trčak" w:date="2016-01-21T00:45:00Z">
          <w:r w:rsidR="00B93800" w:rsidDel="00C255BA">
            <w:rPr>
              <w:noProof/>
            </w:rPr>
            <w:delText>24</w:delText>
          </w:r>
          <w:r w:rsidR="00B93800" w:rsidDel="00C255BA">
            <w:fldChar w:fldCharType="end"/>
          </w:r>
        </w:del>
      </w:ins>
      <w:del w:id="7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78"/>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91" w:name="_Toc441154887"/>
      <w:r w:rsidRPr="00E86FC2">
        <w:t xml:space="preserve">Slika </w:t>
      </w:r>
      <w:ins w:id="792" w:author="Tin Trčak" w:date="2016-01-21T13:41:00Z">
        <w:r w:rsidR="00476BBA">
          <w:fldChar w:fldCharType="begin"/>
        </w:r>
        <w:r w:rsidR="00476BBA">
          <w:instrText xml:space="preserve"> STYLEREF 2 \s </w:instrText>
        </w:r>
      </w:ins>
      <w:r w:rsidR="00476BBA">
        <w:fldChar w:fldCharType="separate"/>
      </w:r>
      <w:r w:rsidR="00476BBA">
        <w:rPr>
          <w:noProof/>
        </w:rPr>
        <w:t>4.3</w:t>
      </w:r>
      <w:ins w:id="7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4" w:author="Tin Trčak" w:date="2016-01-21T13:41:00Z">
        <w:r w:rsidR="00476BBA">
          <w:rPr>
            <w:noProof/>
          </w:rPr>
          <w:t>25</w:t>
        </w:r>
        <w:r w:rsidR="00476BBA">
          <w:fldChar w:fldCharType="end"/>
        </w:r>
      </w:ins>
      <w:ins w:id="795" w:author="Fredi" w:date="2016-01-21T00:26:00Z">
        <w:del w:id="796" w:author="Tin Trčak" w:date="2016-01-21T00:45:00Z">
          <w:r w:rsidR="00B93800" w:rsidDel="00C255BA">
            <w:fldChar w:fldCharType="begin"/>
          </w:r>
          <w:r w:rsidR="00B93800" w:rsidDel="00C255BA">
            <w:delInstrText xml:space="preserve"> STYLEREF 2 \s </w:delInstrText>
          </w:r>
        </w:del>
      </w:ins>
      <w:del w:id="797" w:author="Tin Trčak" w:date="2016-01-21T00:45:00Z">
        <w:r w:rsidR="00B93800" w:rsidDel="00C255BA">
          <w:fldChar w:fldCharType="separate"/>
        </w:r>
        <w:r w:rsidR="00B93800" w:rsidDel="00C255BA">
          <w:rPr>
            <w:noProof/>
          </w:rPr>
          <w:delText>4.3</w:delText>
        </w:r>
      </w:del>
      <w:ins w:id="798" w:author="Fredi" w:date="2016-01-21T00:26:00Z">
        <w:del w:id="7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0" w:author="Tin Trčak" w:date="2016-01-21T00:45:00Z">
        <w:r w:rsidR="00B93800" w:rsidDel="00C255BA">
          <w:fldChar w:fldCharType="separate"/>
        </w:r>
      </w:del>
      <w:ins w:id="801" w:author="Fredi" w:date="2016-01-21T00:26:00Z">
        <w:del w:id="802" w:author="Tin Trčak" w:date="2016-01-21T00:45:00Z">
          <w:r w:rsidR="00B93800" w:rsidDel="00C255BA">
            <w:rPr>
              <w:noProof/>
            </w:rPr>
            <w:delText>25</w:delText>
          </w:r>
          <w:r w:rsidR="00B93800" w:rsidDel="00C255BA">
            <w:fldChar w:fldCharType="end"/>
          </w:r>
        </w:del>
      </w:ins>
      <w:del w:id="8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9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804" w:author="Tin Trčak" w:date="2016-01-21T14:21:00Z">
        <w:r w:rsidR="00EC1247">
          <w:t>.</w:t>
        </w:r>
      </w:ins>
      <w:del w:id="805"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806" w:name="_Toc441154888"/>
      <w:r w:rsidRPr="00E86FC2">
        <w:t xml:space="preserve">Slika </w:t>
      </w:r>
      <w:ins w:id="807" w:author="Tin Trčak" w:date="2016-01-21T13:41:00Z">
        <w:r w:rsidR="00476BBA">
          <w:fldChar w:fldCharType="begin"/>
        </w:r>
        <w:r w:rsidR="00476BBA">
          <w:instrText xml:space="preserve"> STYLEREF 2 \s </w:instrText>
        </w:r>
      </w:ins>
      <w:r w:rsidR="00476BBA">
        <w:fldChar w:fldCharType="separate"/>
      </w:r>
      <w:r w:rsidR="00476BBA">
        <w:rPr>
          <w:noProof/>
        </w:rPr>
        <w:t>4.3</w:t>
      </w:r>
      <w:ins w:id="80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09" w:author="Tin Trčak" w:date="2016-01-21T13:41:00Z">
        <w:r w:rsidR="00476BBA">
          <w:rPr>
            <w:noProof/>
          </w:rPr>
          <w:t>26</w:t>
        </w:r>
        <w:r w:rsidR="00476BBA">
          <w:fldChar w:fldCharType="end"/>
        </w:r>
      </w:ins>
      <w:ins w:id="810" w:author="Fredi" w:date="2016-01-21T00:26:00Z">
        <w:del w:id="811" w:author="Tin Trčak" w:date="2016-01-21T00:45:00Z">
          <w:r w:rsidR="00B93800" w:rsidDel="00C255BA">
            <w:fldChar w:fldCharType="begin"/>
          </w:r>
          <w:r w:rsidR="00B93800" w:rsidDel="00C255BA">
            <w:delInstrText xml:space="preserve"> STYLEREF 2 \s </w:delInstrText>
          </w:r>
        </w:del>
      </w:ins>
      <w:del w:id="812" w:author="Tin Trčak" w:date="2016-01-21T00:45:00Z">
        <w:r w:rsidR="00B93800" w:rsidDel="00C255BA">
          <w:fldChar w:fldCharType="separate"/>
        </w:r>
        <w:r w:rsidR="00B93800" w:rsidDel="00C255BA">
          <w:rPr>
            <w:noProof/>
          </w:rPr>
          <w:delText>4.3</w:delText>
        </w:r>
      </w:del>
      <w:ins w:id="813" w:author="Fredi" w:date="2016-01-21T00:26:00Z">
        <w:del w:id="81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5" w:author="Tin Trčak" w:date="2016-01-21T00:45:00Z">
        <w:r w:rsidR="00B93800" w:rsidDel="00C255BA">
          <w:fldChar w:fldCharType="separate"/>
        </w:r>
      </w:del>
      <w:ins w:id="816" w:author="Fredi" w:date="2016-01-21T00:26:00Z">
        <w:del w:id="817" w:author="Tin Trčak" w:date="2016-01-21T00:45:00Z">
          <w:r w:rsidR="00B93800" w:rsidDel="00C255BA">
            <w:rPr>
              <w:noProof/>
            </w:rPr>
            <w:delText>26</w:delText>
          </w:r>
          <w:r w:rsidR="00B93800" w:rsidDel="00C255BA">
            <w:fldChar w:fldCharType="end"/>
          </w:r>
        </w:del>
      </w:ins>
      <w:del w:id="81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806"/>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819" w:name="_Toc441154889"/>
      <w:r w:rsidRPr="00E86FC2">
        <w:t xml:space="preserve">Slika </w:t>
      </w:r>
      <w:ins w:id="820" w:author="Tin Trčak" w:date="2016-01-21T13:41:00Z">
        <w:r w:rsidR="00476BBA">
          <w:fldChar w:fldCharType="begin"/>
        </w:r>
        <w:r w:rsidR="00476BBA">
          <w:instrText xml:space="preserve"> STYLEREF 2 \s </w:instrText>
        </w:r>
      </w:ins>
      <w:r w:rsidR="00476BBA">
        <w:fldChar w:fldCharType="separate"/>
      </w:r>
      <w:r w:rsidR="00476BBA">
        <w:rPr>
          <w:noProof/>
        </w:rPr>
        <w:t>4.3</w:t>
      </w:r>
      <w:ins w:id="8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2" w:author="Tin Trčak" w:date="2016-01-21T13:41:00Z">
        <w:r w:rsidR="00476BBA">
          <w:rPr>
            <w:noProof/>
          </w:rPr>
          <w:t>27</w:t>
        </w:r>
        <w:r w:rsidR="00476BBA">
          <w:fldChar w:fldCharType="end"/>
        </w:r>
      </w:ins>
      <w:ins w:id="823" w:author="Fredi" w:date="2016-01-21T00:26:00Z">
        <w:del w:id="824" w:author="Tin Trčak" w:date="2016-01-21T00:45:00Z">
          <w:r w:rsidR="00B93800" w:rsidDel="00C255BA">
            <w:fldChar w:fldCharType="begin"/>
          </w:r>
          <w:r w:rsidR="00B93800" w:rsidDel="00C255BA">
            <w:delInstrText xml:space="preserve"> STYLEREF 2 \s </w:delInstrText>
          </w:r>
        </w:del>
      </w:ins>
      <w:del w:id="825" w:author="Tin Trčak" w:date="2016-01-21T00:45:00Z">
        <w:r w:rsidR="00B93800" w:rsidDel="00C255BA">
          <w:fldChar w:fldCharType="separate"/>
        </w:r>
        <w:r w:rsidR="00B93800" w:rsidDel="00C255BA">
          <w:rPr>
            <w:noProof/>
          </w:rPr>
          <w:delText>4.3</w:delText>
        </w:r>
      </w:del>
      <w:ins w:id="826" w:author="Fredi" w:date="2016-01-21T00:26:00Z">
        <w:del w:id="8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8" w:author="Tin Trčak" w:date="2016-01-21T00:45:00Z">
        <w:r w:rsidR="00B93800" w:rsidDel="00C255BA">
          <w:fldChar w:fldCharType="separate"/>
        </w:r>
      </w:del>
      <w:ins w:id="829" w:author="Fredi" w:date="2016-01-21T00:26:00Z">
        <w:del w:id="830" w:author="Tin Trčak" w:date="2016-01-21T00:45:00Z">
          <w:r w:rsidR="00B93800" w:rsidDel="00C255BA">
            <w:rPr>
              <w:noProof/>
            </w:rPr>
            <w:delText>27</w:delText>
          </w:r>
          <w:r w:rsidR="00B93800" w:rsidDel="00C255BA">
            <w:fldChar w:fldCharType="end"/>
          </w:r>
        </w:del>
      </w:ins>
      <w:del w:id="8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819"/>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832" w:name="_Toc441154890"/>
      <w:r w:rsidRPr="00E86FC2">
        <w:t xml:space="preserve">Slika </w:t>
      </w:r>
      <w:ins w:id="833" w:author="Tin Trčak" w:date="2016-01-21T13:41:00Z">
        <w:r w:rsidR="00476BBA">
          <w:fldChar w:fldCharType="begin"/>
        </w:r>
        <w:r w:rsidR="00476BBA">
          <w:instrText xml:space="preserve"> STYLEREF 2 \s </w:instrText>
        </w:r>
      </w:ins>
      <w:r w:rsidR="00476BBA">
        <w:fldChar w:fldCharType="separate"/>
      </w:r>
      <w:r w:rsidR="00476BBA">
        <w:rPr>
          <w:noProof/>
        </w:rPr>
        <w:t>4.3</w:t>
      </w:r>
      <w:ins w:id="83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35" w:author="Tin Trčak" w:date="2016-01-21T13:41:00Z">
        <w:r w:rsidR="00476BBA">
          <w:rPr>
            <w:noProof/>
          </w:rPr>
          <w:t>28</w:t>
        </w:r>
        <w:r w:rsidR="00476BBA">
          <w:fldChar w:fldCharType="end"/>
        </w:r>
      </w:ins>
      <w:ins w:id="836" w:author="Fredi" w:date="2016-01-21T00:26:00Z">
        <w:del w:id="837" w:author="Tin Trčak" w:date="2016-01-21T00:45:00Z">
          <w:r w:rsidR="00B93800" w:rsidDel="00C255BA">
            <w:fldChar w:fldCharType="begin"/>
          </w:r>
          <w:r w:rsidR="00B93800" w:rsidDel="00C255BA">
            <w:delInstrText xml:space="preserve"> STYLEREF 2 \s </w:delInstrText>
          </w:r>
        </w:del>
      </w:ins>
      <w:del w:id="838" w:author="Tin Trčak" w:date="2016-01-21T00:45:00Z">
        <w:r w:rsidR="00B93800" w:rsidDel="00C255BA">
          <w:fldChar w:fldCharType="separate"/>
        </w:r>
        <w:r w:rsidR="00B93800" w:rsidDel="00C255BA">
          <w:rPr>
            <w:noProof/>
          </w:rPr>
          <w:delText>4.3</w:delText>
        </w:r>
      </w:del>
      <w:ins w:id="839" w:author="Fredi" w:date="2016-01-21T00:26:00Z">
        <w:del w:id="8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1" w:author="Tin Trčak" w:date="2016-01-21T00:45:00Z">
        <w:r w:rsidR="00B93800" w:rsidDel="00C255BA">
          <w:fldChar w:fldCharType="separate"/>
        </w:r>
      </w:del>
      <w:ins w:id="842" w:author="Fredi" w:date="2016-01-21T00:26:00Z">
        <w:del w:id="843" w:author="Tin Trčak" w:date="2016-01-21T00:45:00Z">
          <w:r w:rsidR="00B93800" w:rsidDel="00C255BA">
            <w:rPr>
              <w:noProof/>
            </w:rPr>
            <w:delText>28</w:delText>
          </w:r>
          <w:r w:rsidR="00B93800" w:rsidDel="00C255BA">
            <w:fldChar w:fldCharType="end"/>
          </w:r>
        </w:del>
      </w:ins>
      <w:del w:id="8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832"/>
    </w:p>
    <w:p w14:paraId="7413942F" w14:textId="42B5AAFF" w:rsidR="00CA5BE5" w:rsidRPr="00E86FC2" w:rsidRDefault="00CA5BE5" w:rsidP="00CA5BE5">
      <w:pPr>
        <w:rPr>
          <w:b/>
        </w:rPr>
      </w:pPr>
      <w:r w:rsidRPr="00E86FC2">
        <w:rPr>
          <w:b/>
        </w:rPr>
        <w:lastRenderedPageBreak/>
        <w:t xml:space="preserve">Obrazac uporabe UC31 – </w:t>
      </w:r>
      <w:del w:id="845" w:author="Tin Trčak" w:date="2016-01-21T15:12:00Z">
        <w:r w:rsidRPr="00E86FC2" w:rsidDel="002D286A">
          <w:rPr>
            <w:b/>
          </w:rPr>
          <w:delText>SnimanjeNarudžbe</w:delText>
        </w:r>
      </w:del>
      <w:ins w:id="846"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847" w:author="Tin Trčak" w:date="2016-01-21T15:13:00Z">
        <w:r>
          <w:t>Vlasnik</w:t>
        </w:r>
      </w:ins>
      <w:del w:id="848" w:author="Tin Trčak" w:date="2016-01-21T15:13:00Z">
        <w:r w:rsidR="00CA5BE5" w:rsidRPr="0020295F" w:rsidDel="002D286A">
          <w:delText>Dj</w:delText>
        </w:r>
      </w:del>
      <w:del w:id="849" w:author="Tin Trčak" w:date="2016-01-21T15:12:00Z">
        <w:r w:rsidR="00CA5BE5" w:rsidRPr="0020295F" w:rsidDel="002D286A">
          <w:delText>elatnik</w:delText>
        </w:r>
      </w:del>
      <w:r w:rsidR="00CA5BE5" w:rsidRPr="0020295F">
        <w:t xml:space="preserve"> </w:t>
      </w:r>
      <w:del w:id="850" w:author="Tin Trčak" w:date="2016-01-21T15:13:00Z">
        <w:r w:rsidR="00CA5BE5" w:rsidRPr="0020295F" w:rsidDel="002D286A">
          <w:delText>odabere narudžbu koju želi snimiti</w:delText>
        </w:r>
      </w:del>
      <w:ins w:id="851" w:author="Tin Trčak" w:date="2016-01-21T15:13:00Z">
        <w:r>
          <w:t>na stranici statistike</w:t>
        </w:r>
      </w:ins>
      <w:del w:id="852" w:author="Tin Trčak" w:date="2016-01-21T15:13:00Z">
        <w:r w:rsidR="00CA5BE5" w:rsidRPr="0020295F" w:rsidDel="002D286A">
          <w:delText>, te</w:delText>
        </w:r>
      </w:del>
      <w:r w:rsidR="00CA5BE5" w:rsidRPr="0020295F">
        <w:t xml:space="preserve"> pritisne gumb „S</w:t>
      </w:r>
      <w:ins w:id="853" w:author="Tin Trčak" w:date="2016-01-21T14:24:00Z">
        <w:r w:rsidR="00EC1247">
          <w:t>premi</w:t>
        </w:r>
      </w:ins>
      <w:ins w:id="854" w:author="Tin Trčak" w:date="2016-01-21T15:13:00Z">
        <w:r>
          <w:t xml:space="preserve"> </w:t>
        </w:r>
      </w:ins>
      <w:ins w:id="855" w:author="Tin Trčak" w:date="2016-01-21T15:47:00Z">
        <w:r w:rsidR="001215CB">
          <w:t>s</w:t>
        </w:r>
      </w:ins>
      <w:ins w:id="856" w:author="Tin Trčak" w:date="2016-01-21T15:12:00Z">
        <w:r>
          <w:t>tatistiku</w:t>
        </w:r>
      </w:ins>
      <w:del w:id="857" w:author="Tin Trčak" w:date="2016-01-21T14:24:00Z">
        <w:r w:rsidR="00CA5BE5" w:rsidRPr="0020295F" w:rsidDel="00EC1247">
          <w:delText>nimanje narudžbe</w:delText>
        </w:r>
      </w:del>
      <w:r w:rsidR="00CA5BE5" w:rsidRPr="0020295F">
        <w:t xml:space="preserve">“. </w:t>
      </w:r>
      <w:ins w:id="858" w:author="Tin Trčak" w:date="2016-01-21T15:13:00Z">
        <w:r>
          <w:t>Podaci</w:t>
        </w:r>
      </w:ins>
      <w:del w:id="859" w:author="Tin Trčak" w:date="2016-01-21T15:13:00Z">
        <w:r w:rsidR="00CA5BE5" w:rsidRPr="0020295F" w:rsidDel="002D286A">
          <w:delText>Podaci odabrane narudžbe</w:delText>
        </w:r>
      </w:del>
      <w:r w:rsidR="00CA5BE5" w:rsidRPr="0020295F">
        <w:t xml:space="preserve"> se spremanju u izlaznu datoteku na </w:t>
      </w:r>
      <w:ins w:id="860" w:author="Tin Trčak" w:date="2016-01-21T15:13:00Z">
        <w:r>
          <w:t>vlasniko</w:t>
        </w:r>
      </w:ins>
      <w:del w:id="861" w:author="Tin Trčak" w:date="2016-01-21T15:13:00Z">
        <w:r w:rsidR="00CA5BE5" w:rsidRPr="0020295F" w:rsidDel="002D286A">
          <w:delText>djelatnikov</w:delText>
        </w:r>
      </w:del>
      <w:ins w:id="862"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863" w:name="_Toc435804006"/>
      <w:bookmarkStart w:id="864" w:name="_Toc441154891"/>
      <w:r w:rsidRPr="00E86FC2">
        <w:t xml:space="preserve">Slika </w:t>
      </w:r>
      <w:ins w:id="865" w:author="Tin Trčak" w:date="2016-01-21T13:41:00Z">
        <w:r w:rsidR="00476BBA">
          <w:fldChar w:fldCharType="begin"/>
        </w:r>
        <w:r w:rsidR="00476BBA">
          <w:instrText xml:space="preserve"> STYLEREF 2 \s </w:instrText>
        </w:r>
      </w:ins>
      <w:r w:rsidR="00476BBA">
        <w:fldChar w:fldCharType="separate"/>
      </w:r>
      <w:r w:rsidR="00476BBA">
        <w:rPr>
          <w:noProof/>
        </w:rPr>
        <w:t>4.3</w:t>
      </w:r>
      <w:ins w:id="8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7" w:author="Tin Trčak" w:date="2016-01-21T13:41:00Z">
        <w:r w:rsidR="00476BBA">
          <w:rPr>
            <w:noProof/>
          </w:rPr>
          <w:t>29</w:t>
        </w:r>
        <w:r w:rsidR="00476BBA">
          <w:fldChar w:fldCharType="end"/>
        </w:r>
      </w:ins>
      <w:ins w:id="868" w:author="Fredi" w:date="2016-01-21T00:26:00Z">
        <w:del w:id="869" w:author="Tin Trčak" w:date="2016-01-21T00:45:00Z">
          <w:r w:rsidR="00B93800" w:rsidDel="00C255BA">
            <w:fldChar w:fldCharType="begin"/>
          </w:r>
          <w:r w:rsidR="00B93800" w:rsidDel="00C255BA">
            <w:delInstrText xml:space="preserve"> STYLEREF 2 \s </w:delInstrText>
          </w:r>
        </w:del>
      </w:ins>
      <w:del w:id="870" w:author="Tin Trčak" w:date="2016-01-21T00:45:00Z">
        <w:r w:rsidR="00B93800" w:rsidDel="00C255BA">
          <w:fldChar w:fldCharType="separate"/>
        </w:r>
        <w:r w:rsidR="00B93800" w:rsidDel="00C255BA">
          <w:rPr>
            <w:noProof/>
          </w:rPr>
          <w:delText>4.3</w:delText>
        </w:r>
      </w:del>
      <w:ins w:id="871" w:author="Fredi" w:date="2016-01-21T00:26:00Z">
        <w:del w:id="8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3" w:author="Tin Trčak" w:date="2016-01-21T00:45:00Z">
        <w:r w:rsidR="00B93800" w:rsidDel="00C255BA">
          <w:fldChar w:fldCharType="separate"/>
        </w:r>
      </w:del>
      <w:ins w:id="874" w:author="Fredi" w:date="2016-01-21T00:26:00Z">
        <w:del w:id="875" w:author="Tin Trčak" w:date="2016-01-21T00:45:00Z">
          <w:r w:rsidR="00B93800" w:rsidDel="00C255BA">
            <w:rPr>
              <w:noProof/>
            </w:rPr>
            <w:delText>29</w:delText>
          </w:r>
          <w:r w:rsidR="00B93800" w:rsidDel="00C255BA">
            <w:fldChar w:fldCharType="end"/>
          </w:r>
        </w:del>
      </w:ins>
      <w:del w:id="8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77" w:author="Tin Trčak" w:date="2016-01-21T14:30:00Z">
        <w:r w:rsidRPr="00E86FC2" w:rsidDel="00E96B40">
          <w:delText>SnimanjeNarudžbe</w:delText>
        </w:r>
      </w:del>
      <w:bookmarkEnd w:id="863"/>
      <w:ins w:id="878" w:author="Tin Trčak" w:date="2016-01-21T14:30:00Z">
        <w:r w:rsidR="00E96B40" w:rsidRPr="00E86FC2">
          <w:t>Snimanje</w:t>
        </w:r>
        <w:r w:rsidR="00E96B40">
          <w:t>Statistike</w:t>
        </w:r>
      </w:ins>
      <w:bookmarkEnd w:id="864"/>
    </w:p>
    <w:p w14:paraId="5E747FB1" w14:textId="6DC7432B" w:rsidR="00F576AA" w:rsidRPr="00E86FC2" w:rsidRDefault="00F576AA">
      <w:pPr>
        <w:pStyle w:val="Caption"/>
        <w:jc w:val="center"/>
      </w:pPr>
    </w:p>
    <w:p w14:paraId="068EA639" w14:textId="77777777" w:rsidR="008754AF" w:rsidRPr="001C26C4" w:rsidRDefault="008754AF" w:rsidP="008754AF">
      <w:pPr>
        <w:rPr>
          <w:ins w:id="879" w:author="Tin Trčak" w:date="2016-01-21T15:29:00Z"/>
          <w:b/>
        </w:rPr>
      </w:pPr>
      <w:ins w:id="880" w:author="Tin Trčak" w:date="2016-01-21T15:29:00Z">
        <w:r w:rsidRPr="001C26C4">
          <w:rPr>
            <w:b/>
          </w:rPr>
          <w:t>Obrazac uporabe UC32 – SnimanjeNarudžbe</w:t>
        </w:r>
      </w:ins>
    </w:p>
    <w:p w14:paraId="298B9447" w14:textId="7BDC4153" w:rsidR="008754AF" w:rsidRPr="00643920" w:rsidRDefault="00AC14AC" w:rsidP="008754AF">
      <w:pPr>
        <w:ind w:firstLine="708"/>
        <w:rPr>
          <w:ins w:id="881" w:author="Tin Trčak" w:date="2016-01-21T15:29:00Z"/>
        </w:rPr>
      </w:pPr>
      <w:ins w:id="882" w:author="Tin Trčak" w:date="2016-01-21T15:41:00Z">
        <w:r>
          <w:t>V</w:t>
        </w:r>
      </w:ins>
      <w:ins w:id="883" w:author="Tin Trčak" w:date="2016-01-21T15:29:00Z">
        <w:r w:rsidR="008754AF">
          <w:t>lasnik</w:t>
        </w:r>
      </w:ins>
      <w:ins w:id="884" w:author="Tin Trčak" w:date="2016-01-21T15:41:00Z">
        <w:r>
          <w:t xml:space="preserve"> ili djelatnik</w:t>
        </w:r>
      </w:ins>
      <w:ins w:id="885"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886" w:author="Tin Trčak" w:date="2016-01-21T15:29:00Z"/>
        </w:rPr>
      </w:pPr>
      <w:ins w:id="887"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888" w:author="Tin Trčak" w:date="2016-01-21T15:29:00Z"/>
        </w:rPr>
      </w:pPr>
      <w:bookmarkStart w:id="889" w:name="_Toc437538080"/>
      <w:bookmarkStart w:id="890" w:name="_Toc441154892"/>
      <w:ins w:id="891"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889"/>
        <w:bookmarkEnd w:id="890"/>
      </w:ins>
    </w:p>
    <w:p w14:paraId="53769067" w14:textId="77777777" w:rsidR="008754AF" w:rsidRDefault="008754AF">
      <w:pPr>
        <w:spacing w:after="160" w:line="259" w:lineRule="auto"/>
        <w:jc w:val="left"/>
        <w:rPr>
          <w:ins w:id="892"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93" w:name="_Toc441154596"/>
      <w:r w:rsidRPr="00E86FC2">
        <w:rPr>
          <w:lang w:eastAsia="hr-HR"/>
        </w:rPr>
        <w:lastRenderedPageBreak/>
        <w:t>Ostali zahtjevi</w:t>
      </w:r>
      <w:bookmarkEnd w:id="893"/>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94" w:name="_Toc441154597"/>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94"/>
    </w:p>
    <w:p w14:paraId="200CC569" w14:textId="57ABF386" w:rsidR="00E05AB8" w:rsidRPr="0020295F" w:rsidRDefault="00F40D12" w:rsidP="009E444A">
      <w:pPr>
        <w:pStyle w:val="Heading2"/>
      </w:pPr>
      <w:bookmarkStart w:id="895" w:name="_Toc441154598"/>
      <w:r w:rsidRPr="0020295F">
        <w:t>Svrha, opći prioriteti i skica sustava</w:t>
      </w:r>
      <w:bookmarkEnd w:id="895"/>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96" w:name="_Toc441154893"/>
      <w:r w:rsidRPr="00E86FC2">
        <w:t xml:space="preserve">Slika </w:t>
      </w:r>
      <w:ins w:id="897" w:author="Tin Trčak" w:date="2016-01-21T13:41:00Z">
        <w:r w:rsidR="00476BBA">
          <w:fldChar w:fldCharType="begin"/>
        </w:r>
        <w:r w:rsidR="00476BBA">
          <w:instrText xml:space="preserve"> STYLEREF 2 \s </w:instrText>
        </w:r>
      </w:ins>
      <w:r w:rsidR="00476BBA">
        <w:fldChar w:fldCharType="separate"/>
      </w:r>
      <w:r w:rsidR="00476BBA">
        <w:rPr>
          <w:noProof/>
        </w:rPr>
        <w:t>6.1</w:t>
      </w:r>
      <w:ins w:id="89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99" w:author="Tin Trčak" w:date="2016-01-21T13:41:00Z">
        <w:r w:rsidR="00476BBA">
          <w:rPr>
            <w:noProof/>
          </w:rPr>
          <w:t>1</w:t>
        </w:r>
        <w:r w:rsidR="00476BBA">
          <w:fldChar w:fldCharType="end"/>
        </w:r>
      </w:ins>
      <w:ins w:id="900" w:author="Fredi" w:date="2016-01-21T00:26:00Z">
        <w:del w:id="901" w:author="Tin Trčak" w:date="2016-01-21T00:45:00Z">
          <w:r w:rsidR="00B93800" w:rsidDel="00C255BA">
            <w:fldChar w:fldCharType="begin"/>
          </w:r>
          <w:r w:rsidR="00B93800" w:rsidDel="00C255BA">
            <w:delInstrText xml:space="preserve"> STYLEREF 2 \s </w:delInstrText>
          </w:r>
        </w:del>
      </w:ins>
      <w:del w:id="902" w:author="Tin Trčak" w:date="2016-01-21T00:45:00Z">
        <w:r w:rsidR="00B93800" w:rsidDel="00C255BA">
          <w:fldChar w:fldCharType="separate"/>
        </w:r>
        <w:r w:rsidR="00B93800" w:rsidDel="00C255BA">
          <w:rPr>
            <w:noProof/>
          </w:rPr>
          <w:delText>6.1</w:delText>
        </w:r>
      </w:del>
      <w:ins w:id="903" w:author="Fredi" w:date="2016-01-21T00:26:00Z">
        <w:del w:id="90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5" w:author="Tin Trčak" w:date="2016-01-21T00:45:00Z">
        <w:r w:rsidR="00B93800" w:rsidDel="00C255BA">
          <w:fldChar w:fldCharType="separate"/>
        </w:r>
      </w:del>
      <w:ins w:id="906" w:author="Fredi" w:date="2016-01-21T00:26:00Z">
        <w:del w:id="907" w:author="Tin Trčak" w:date="2016-01-21T00:45:00Z">
          <w:r w:rsidR="00B93800" w:rsidDel="00C255BA">
            <w:rPr>
              <w:noProof/>
            </w:rPr>
            <w:delText>1</w:delText>
          </w:r>
          <w:r w:rsidR="00B93800" w:rsidDel="00C255BA">
            <w:fldChar w:fldCharType="end"/>
          </w:r>
        </w:del>
      </w:ins>
      <w:del w:id="90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96"/>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909" w:name="_Toc441154894"/>
      <w:r w:rsidRPr="00E86FC2">
        <w:t xml:space="preserve">Slika </w:t>
      </w:r>
      <w:ins w:id="910" w:author="Tin Trčak" w:date="2016-01-21T13:41:00Z">
        <w:r w:rsidR="00476BBA">
          <w:fldChar w:fldCharType="begin"/>
        </w:r>
        <w:r w:rsidR="00476BBA">
          <w:instrText xml:space="preserve"> STYLEREF 2 \s </w:instrText>
        </w:r>
      </w:ins>
      <w:r w:rsidR="00476BBA">
        <w:fldChar w:fldCharType="separate"/>
      </w:r>
      <w:r w:rsidR="00476BBA">
        <w:rPr>
          <w:noProof/>
        </w:rPr>
        <w:t>6.1</w:t>
      </w:r>
      <w:ins w:id="9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2" w:author="Tin Trčak" w:date="2016-01-21T13:41:00Z">
        <w:r w:rsidR="00476BBA">
          <w:rPr>
            <w:noProof/>
          </w:rPr>
          <w:t>2</w:t>
        </w:r>
        <w:r w:rsidR="00476BBA">
          <w:fldChar w:fldCharType="end"/>
        </w:r>
      </w:ins>
      <w:ins w:id="913" w:author="Fredi" w:date="2016-01-21T00:26:00Z">
        <w:del w:id="914" w:author="Tin Trčak" w:date="2016-01-21T00:45:00Z">
          <w:r w:rsidR="00B93800" w:rsidDel="00C255BA">
            <w:fldChar w:fldCharType="begin"/>
          </w:r>
          <w:r w:rsidR="00B93800" w:rsidDel="00C255BA">
            <w:delInstrText xml:space="preserve"> STYLEREF 2 \s </w:delInstrText>
          </w:r>
        </w:del>
      </w:ins>
      <w:del w:id="915" w:author="Tin Trčak" w:date="2016-01-21T00:45:00Z">
        <w:r w:rsidR="00B93800" w:rsidDel="00C255BA">
          <w:fldChar w:fldCharType="separate"/>
        </w:r>
        <w:r w:rsidR="00B93800" w:rsidDel="00C255BA">
          <w:rPr>
            <w:noProof/>
          </w:rPr>
          <w:delText>6.1</w:delText>
        </w:r>
      </w:del>
      <w:ins w:id="916" w:author="Fredi" w:date="2016-01-21T00:26:00Z">
        <w:del w:id="9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18" w:author="Tin Trčak" w:date="2016-01-21T00:45:00Z">
        <w:r w:rsidR="00B93800" w:rsidDel="00C255BA">
          <w:fldChar w:fldCharType="separate"/>
        </w:r>
      </w:del>
      <w:ins w:id="919" w:author="Fredi" w:date="2016-01-21T00:26:00Z">
        <w:del w:id="920" w:author="Tin Trčak" w:date="2016-01-21T00:45:00Z">
          <w:r w:rsidR="00B93800" w:rsidDel="00C255BA">
            <w:rPr>
              <w:noProof/>
            </w:rPr>
            <w:delText>2</w:delText>
          </w:r>
          <w:r w:rsidR="00B93800" w:rsidDel="00C255BA">
            <w:fldChar w:fldCharType="end"/>
          </w:r>
        </w:del>
      </w:ins>
      <w:del w:id="9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909"/>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922" w:name="_Toc441154895"/>
      <w:r w:rsidRPr="00E86FC2">
        <w:t xml:space="preserve">Slika </w:t>
      </w:r>
      <w:ins w:id="923" w:author="Tin Trčak" w:date="2016-01-21T13:41:00Z">
        <w:r w:rsidR="00476BBA">
          <w:fldChar w:fldCharType="begin"/>
        </w:r>
        <w:r w:rsidR="00476BBA">
          <w:instrText xml:space="preserve"> STYLEREF 2 \s </w:instrText>
        </w:r>
      </w:ins>
      <w:r w:rsidR="00476BBA">
        <w:fldChar w:fldCharType="separate"/>
      </w:r>
      <w:r w:rsidR="00476BBA">
        <w:rPr>
          <w:noProof/>
        </w:rPr>
        <w:t>6.1</w:t>
      </w:r>
      <w:ins w:id="9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25" w:author="Tin Trčak" w:date="2016-01-21T13:41:00Z">
        <w:r w:rsidR="00476BBA">
          <w:rPr>
            <w:noProof/>
          </w:rPr>
          <w:t>3</w:t>
        </w:r>
        <w:r w:rsidR="00476BBA">
          <w:fldChar w:fldCharType="end"/>
        </w:r>
      </w:ins>
      <w:ins w:id="926" w:author="Fredi" w:date="2016-01-21T00:26:00Z">
        <w:del w:id="927" w:author="Tin Trčak" w:date="2016-01-21T00:45:00Z">
          <w:r w:rsidR="00B93800" w:rsidDel="00C255BA">
            <w:fldChar w:fldCharType="begin"/>
          </w:r>
          <w:r w:rsidR="00B93800" w:rsidDel="00C255BA">
            <w:delInstrText xml:space="preserve"> STYLEREF 2 \s </w:delInstrText>
          </w:r>
        </w:del>
      </w:ins>
      <w:del w:id="928" w:author="Tin Trčak" w:date="2016-01-21T00:45:00Z">
        <w:r w:rsidR="00B93800" w:rsidDel="00C255BA">
          <w:fldChar w:fldCharType="separate"/>
        </w:r>
        <w:r w:rsidR="00B93800" w:rsidDel="00C255BA">
          <w:rPr>
            <w:noProof/>
          </w:rPr>
          <w:delText>6.1</w:delText>
        </w:r>
      </w:del>
      <w:ins w:id="929" w:author="Fredi" w:date="2016-01-21T00:26:00Z">
        <w:del w:id="9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1" w:author="Tin Trčak" w:date="2016-01-21T00:45:00Z">
        <w:r w:rsidR="00B93800" w:rsidDel="00C255BA">
          <w:fldChar w:fldCharType="separate"/>
        </w:r>
      </w:del>
      <w:ins w:id="932" w:author="Fredi" w:date="2016-01-21T00:26:00Z">
        <w:del w:id="933" w:author="Tin Trčak" w:date="2016-01-21T00:45:00Z">
          <w:r w:rsidR="00B93800" w:rsidDel="00C255BA">
            <w:rPr>
              <w:noProof/>
            </w:rPr>
            <w:delText>3</w:delText>
          </w:r>
          <w:r w:rsidR="00B93800" w:rsidDel="00C255BA">
            <w:fldChar w:fldCharType="end"/>
          </w:r>
        </w:del>
      </w:ins>
      <w:del w:id="9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922"/>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935" w:name="_Toc431806052"/>
      <w:bookmarkStart w:id="936" w:name="_Toc441154599"/>
      <w:r w:rsidRPr="0020295F">
        <w:lastRenderedPageBreak/>
        <w:t>Dijagram razreda s opisom</w:t>
      </w:r>
      <w:bookmarkEnd w:id="935"/>
      <w:bookmarkEnd w:id="936"/>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937" w:name="_Toc441154896"/>
      <w:r w:rsidRPr="00E86FC2">
        <w:t xml:space="preserve">Slika </w:t>
      </w:r>
      <w:ins w:id="938" w:author="Tin Trčak" w:date="2016-01-21T13:41:00Z">
        <w:r w:rsidR="00476BBA">
          <w:fldChar w:fldCharType="begin"/>
        </w:r>
        <w:r w:rsidR="00476BBA">
          <w:instrText xml:space="preserve"> STYLEREF 2 \s </w:instrText>
        </w:r>
      </w:ins>
      <w:r w:rsidR="00476BBA">
        <w:fldChar w:fldCharType="separate"/>
      </w:r>
      <w:r w:rsidR="00476BBA">
        <w:rPr>
          <w:noProof/>
        </w:rPr>
        <w:t>6.2</w:t>
      </w:r>
      <w:ins w:id="9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0" w:author="Tin Trčak" w:date="2016-01-21T13:41:00Z">
        <w:r w:rsidR="00476BBA">
          <w:rPr>
            <w:noProof/>
          </w:rPr>
          <w:t>1</w:t>
        </w:r>
        <w:r w:rsidR="00476BBA">
          <w:fldChar w:fldCharType="end"/>
        </w:r>
      </w:ins>
      <w:ins w:id="941" w:author="Fredi" w:date="2016-01-21T00:26:00Z">
        <w:del w:id="942" w:author="Tin Trčak" w:date="2016-01-21T00:45:00Z">
          <w:r w:rsidR="00B93800" w:rsidDel="00C255BA">
            <w:fldChar w:fldCharType="begin"/>
          </w:r>
          <w:r w:rsidR="00B93800" w:rsidDel="00C255BA">
            <w:delInstrText xml:space="preserve"> STYLEREF 2 \s </w:delInstrText>
          </w:r>
        </w:del>
      </w:ins>
      <w:del w:id="943" w:author="Tin Trčak" w:date="2016-01-21T00:45:00Z">
        <w:r w:rsidR="00B93800" w:rsidDel="00C255BA">
          <w:fldChar w:fldCharType="separate"/>
        </w:r>
        <w:r w:rsidR="00B93800" w:rsidDel="00C255BA">
          <w:rPr>
            <w:noProof/>
          </w:rPr>
          <w:delText>6.2</w:delText>
        </w:r>
      </w:del>
      <w:ins w:id="944" w:author="Fredi" w:date="2016-01-21T00:26:00Z">
        <w:del w:id="9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6" w:author="Tin Trčak" w:date="2016-01-21T00:45:00Z">
        <w:r w:rsidR="00B93800" w:rsidDel="00C255BA">
          <w:fldChar w:fldCharType="separate"/>
        </w:r>
      </w:del>
      <w:ins w:id="947" w:author="Fredi" w:date="2016-01-21T00:26:00Z">
        <w:del w:id="948" w:author="Tin Trčak" w:date="2016-01-21T00:45:00Z">
          <w:r w:rsidR="00B93800" w:rsidDel="00C255BA">
            <w:rPr>
              <w:noProof/>
            </w:rPr>
            <w:delText>1</w:delText>
          </w:r>
          <w:r w:rsidR="00B93800" w:rsidDel="00C255BA">
            <w:fldChar w:fldCharType="end"/>
          </w:r>
        </w:del>
      </w:ins>
      <w:del w:id="9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937"/>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950" w:name="h.4d34og8" w:colFirst="0" w:colLast="0"/>
      <w:bookmarkEnd w:id="950"/>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951" w:name="_Toc431806053"/>
      <w:bookmarkStart w:id="952" w:name="_Toc441154600"/>
      <w:r w:rsidRPr="0020295F">
        <w:lastRenderedPageBreak/>
        <w:t>Dijagram objekata</w:t>
      </w:r>
      <w:bookmarkEnd w:id="951"/>
      <w:bookmarkEnd w:id="952"/>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953" w:name="_Toc441154897"/>
      <w:r w:rsidRPr="00E86FC2">
        <w:t xml:space="preserve">Slika </w:t>
      </w:r>
      <w:ins w:id="954" w:author="Tin Trčak" w:date="2016-01-21T13:41:00Z">
        <w:r w:rsidR="00476BBA">
          <w:fldChar w:fldCharType="begin"/>
        </w:r>
        <w:r w:rsidR="00476BBA">
          <w:instrText xml:space="preserve"> STYLEREF 2 \s </w:instrText>
        </w:r>
      </w:ins>
      <w:r w:rsidR="00476BBA">
        <w:fldChar w:fldCharType="separate"/>
      </w:r>
      <w:r w:rsidR="00476BBA">
        <w:rPr>
          <w:noProof/>
        </w:rPr>
        <w:t>6.3</w:t>
      </w:r>
      <w:ins w:id="95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6" w:author="Tin Trčak" w:date="2016-01-21T13:41:00Z">
        <w:r w:rsidR="00476BBA">
          <w:rPr>
            <w:noProof/>
          </w:rPr>
          <w:t>1</w:t>
        </w:r>
        <w:r w:rsidR="00476BBA">
          <w:fldChar w:fldCharType="end"/>
        </w:r>
      </w:ins>
      <w:ins w:id="957" w:author="Fredi" w:date="2016-01-21T00:26:00Z">
        <w:del w:id="958" w:author="Tin Trčak" w:date="2016-01-21T00:45:00Z">
          <w:r w:rsidR="00B93800" w:rsidDel="00C255BA">
            <w:fldChar w:fldCharType="begin"/>
          </w:r>
          <w:r w:rsidR="00B93800" w:rsidDel="00C255BA">
            <w:delInstrText xml:space="preserve"> STYLEREF 2 \s </w:delInstrText>
          </w:r>
        </w:del>
      </w:ins>
      <w:del w:id="959" w:author="Tin Trčak" w:date="2016-01-21T00:45:00Z">
        <w:r w:rsidR="00B93800" w:rsidDel="00C255BA">
          <w:fldChar w:fldCharType="separate"/>
        </w:r>
        <w:r w:rsidR="00B93800" w:rsidDel="00C255BA">
          <w:rPr>
            <w:noProof/>
          </w:rPr>
          <w:delText>6.3</w:delText>
        </w:r>
      </w:del>
      <w:ins w:id="960" w:author="Fredi" w:date="2016-01-21T00:26:00Z">
        <w:del w:id="9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2" w:author="Tin Trčak" w:date="2016-01-21T00:45:00Z">
        <w:r w:rsidR="00B93800" w:rsidDel="00C255BA">
          <w:fldChar w:fldCharType="separate"/>
        </w:r>
      </w:del>
      <w:ins w:id="963" w:author="Fredi" w:date="2016-01-21T00:26:00Z">
        <w:del w:id="964" w:author="Tin Trčak" w:date="2016-01-21T00:45:00Z">
          <w:r w:rsidR="00B93800" w:rsidDel="00C255BA">
            <w:rPr>
              <w:noProof/>
            </w:rPr>
            <w:delText>1</w:delText>
          </w:r>
          <w:r w:rsidR="00B93800" w:rsidDel="00C255BA">
            <w:fldChar w:fldCharType="end"/>
          </w:r>
        </w:del>
      </w:ins>
      <w:del w:id="9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953"/>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966" w:name="_Toc431806054"/>
      <w:bookmarkStart w:id="967" w:name="_Toc441154601"/>
      <w:r w:rsidR="0004754E" w:rsidRPr="0020295F">
        <w:lastRenderedPageBreak/>
        <w:t>Ostali UML dijagrami</w:t>
      </w:r>
      <w:bookmarkEnd w:id="966"/>
      <w:bookmarkEnd w:id="967"/>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968" w:name="_Toc441055706"/>
      <w:bookmarkStart w:id="969" w:name="_Toc441055707"/>
      <w:bookmarkStart w:id="970" w:name="_Toc441154602"/>
      <w:bookmarkEnd w:id="968"/>
      <w:bookmarkEnd w:id="969"/>
      <w:r w:rsidRPr="0020295F">
        <w:t>Komunikacijski dijagram</w:t>
      </w:r>
      <w:bookmarkEnd w:id="970"/>
    </w:p>
    <w:p w14:paraId="2C78B6F4" w14:textId="36C51FD8" w:rsidR="00265CEE" w:rsidRPr="0020295F" w:rsidDel="00182222" w:rsidRDefault="00265CEE">
      <w:pPr>
        <w:tabs>
          <w:tab w:val="right" w:pos="9072"/>
        </w:tabs>
        <w:rPr>
          <w:del w:id="971" w:author="Tin Trčak" w:date="2016-01-21T13:13:00Z"/>
        </w:rPr>
        <w:pPrChange w:id="972" w:author="Tin Trčak" w:date="2016-01-21T13:12:00Z">
          <w:pPr/>
        </w:pPrChange>
      </w:pPr>
      <w:del w:id="973"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974" w:author="Tin Trčak" w:date="2016-01-21T13:13:00Z"/>
        </w:rPr>
      </w:pPr>
      <w:ins w:id="975" w:author="Tin Trčak" w:date="2016-01-21T13:13:00Z">
        <w:r w:rsidRPr="00182222">
          <w:t>Komunikacijski dijagram</w:t>
        </w:r>
        <w:r w:rsidR="006256AC">
          <w:t>i spada</w:t>
        </w:r>
      </w:ins>
      <w:ins w:id="976" w:author="Tin Trčak" w:date="2016-01-21T13:15:00Z">
        <w:r w:rsidR="006256AC">
          <w:t>ju</w:t>
        </w:r>
      </w:ins>
      <w:ins w:id="977"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978" w:author="Tin Trčak" w:date="2016-01-21T13:13:00Z">
        <w:r>
          <w:t>Na</w:t>
        </w:r>
      </w:ins>
      <w:ins w:id="979" w:author="Tin Trčak" w:date="2016-01-21T13:14:00Z">
        <w:r>
          <w:t xml:space="preserve"> prvome</w:t>
        </w:r>
      </w:ins>
      <w:ins w:id="980" w:author="Tin Trčak" w:date="2016-01-21T13:13:00Z">
        <w:r>
          <w:t xml:space="preserve"> komunikacijskom </w:t>
        </w:r>
      </w:ins>
      <w:ins w:id="981" w:author="Tin Trčak" w:date="2016-01-21T13:14:00Z">
        <w:r>
          <w:t>dijagramu (</w:t>
        </w:r>
      </w:ins>
      <w:r w:rsidR="00DB560D" w:rsidRPr="0020295F">
        <w:t xml:space="preserve">Slika </w:t>
      </w:r>
      <w:r w:rsidR="008142BA" w:rsidRPr="0020295F">
        <w:t>6.4</w:t>
      </w:r>
      <w:ins w:id="982" w:author="Tin Trčak" w:date="2016-01-21T13:14:00Z">
        <w:r>
          <w:t>.</w:t>
        </w:r>
      </w:ins>
      <w:del w:id="983" w:author="Tin Trčak" w:date="2016-01-21T13:14:00Z">
        <w:r w:rsidR="008142BA" w:rsidRPr="0020295F" w:rsidDel="006256AC">
          <w:delText>-</w:delText>
        </w:r>
      </w:del>
      <w:r w:rsidR="008142BA" w:rsidRPr="0020295F">
        <w:t>1</w:t>
      </w:r>
      <w:ins w:id="984" w:author="Tin Trčak" w:date="2016-01-21T13:14:00Z">
        <w:r>
          <w:t>)</w:t>
        </w:r>
      </w:ins>
      <w:r w:rsidR="00DB560D" w:rsidRPr="0020295F">
        <w:t xml:space="preserve"> prikazuje</w:t>
      </w:r>
      <w:ins w:id="985"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986" w:name="_Toc441154898"/>
      <w:r>
        <w:t xml:space="preserve">Slika </w:t>
      </w:r>
      <w:ins w:id="987" w:author="Tin Trčak" w:date="2016-01-21T13:41:00Z">
        <w:r w:rsidR="00476BBA">
          <w:fldChar w:fldCharType="begin"/>
        </w:r>
        <w:r w:rsidR="00476BBA">
          <w:instrText xml:space="preserve"> STYLEREF 2 \s </w:instrText>
        </w:r>
      </w:ins>
      <w:r w:rsidR="00476BBA">
        <w:fldChar w:fldCharType="separate"/>
      </w:r>
      <w:r w:rsidR="00476BBA">
        <w:rPr>
          <w:noProof/>
        </w:rPr>
        <w:t>6.4</w:t>
      </w:r>
      <w:ins w:id="98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89" w:author="Tin Trčak" w:date="2016-01-21T13:41:00Z">
        <w:r w:rsidR="00476BBA">
          <w:rPr>
            <w:noProof/>
          </w:rPr>
          <w:t>1</w:t>
        </w:r>
        <w:r w:rsidR="00476BBA">
          <w:fldChar w:fldCharType="end"/>
        </w:r>
      </w:ins>
      <w:ins w:id="990" w:author="Fredi" w:date="2016-01-21T00:26:00Z">
        <w:del w:id="991" w:author="Tin Trčak" w:date="2016-01-21T00:45:00Z">
          <w:r w:rsidR="00B93800" w:rsidDel="00C255BA">
            <w:fldChar w:fldCharType="begin"/>
          </w:r>
          <w:r w:rsidR="00B93800" w:rsidDel="00C255BA">
            <w:delInstrText xml:space="preserve"> STYLEREF 2 \s </w:delInstrText>
          </w:r>
        </w:del>
      </w:ins>
      <w:del w:id="992" w:author="Tin Trčak" w:date="2016-01-21T00:45:00Z">
        <w:r w:rsidR="00B93800" w:rsidDel="00C255BA">
          <w:fldChar w:fldCharType="separate"/>
        </w:r>
        <w:r w:rsidR="00B93800" w:rsidDel="00C255BA">
          <w:rPr>
            <w:noProof/>
          </w:rPr>
          <w:delText>6.4</w:delText>
        </w:r>
      </w:del>
      <w:ins w:id="993" w:author="Fredi" w:date="2016-01-21T00:26:00Z">
        <w:del w:id="99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5" w:author="Tin Trčak" w:date="2016-01-21T00:45:00Z">
        <w:r w:rsidR="00B93800" w:rsidDel="00C255BA">
          <w:fldChar w:fldCharType="separate"/>
        </w:r>
      </w:del>
      <w:ins w:id="996" w:author="Fredi" w:date="2016-01-21T00:26:00Z">
        <w:del w:id="997" w:author="Tin Trčak" w:date="2016-01-21T00:45:00Z">
          <w:r w:rsidR="00B93800" w:rsidDel="00C255BA">
            <w:rPr>
              <w:noProof/>
            </w:rPr>
            <w:delText>1</w:delText>
          </w:r>
          <w:r w:rsidR="00B93800" w:rsidDel="00C255BA">
            <w:fldChar w:fldCharType="end"/>
          </w:r>
        </w:del>
      </w:ins>
      <w:del w:id="99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986"/>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999" w:author="Tin Trčak" w:date="2016-01-21T13:14:00Z">
        <w:r>
          <w:t>Na drugome komunikacijskom dijagramu (</w:t>
        </w:r>
      </w:ins>
      <w:r w:rsidR="00DB560D" w:rsidRPr="0020295F">
        <w:t xml:space="preserve">Slika </w:t>
      </w:r>
      <w:r w:rsidR="009A7A9B">
        <w:t>6.4</w:t>
      </w:r>
      <w:ins w:id="1000" w:author="Tin Trčak" w:date="2016-01-21T13:14:00Z">
        <w:r>
          <w:t>.</w:t>
        </w:r>
      </w:ins>
      <w:del w:id="1001" w:author="Tin Trčak" w:date="2016-01-21T13:14:00Z">
        <w:r w:rsidR="009A7A9B" w:rsidDel="006256AC">
          <w:delText>-</w:delText>
        </w:r>
      </w:del>
      <w:r w:rsidR="009A7A9B">
        <w:t>2</w:t>
      </w:r>
      <w:ins w:id="1002" w:author="Tin Trčak" w:date="2016-01-21T13:14:00Z">
        <w:r>
          <w:t>)</w:t>
        </w:r>
      </w:ins>
      <w:r w:rsidR="00DB560D" w:rsidRPr="0020295F">
        <w:t xml:space="preserve"> prikazuje </w:t>
      </w:r>
      <w:ins w:id="1003"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004" w:name="_Toc441154899"/>
      <w:r w:rsidRPr="00E86FC2">
        <w:t xml:space="preserve">Slika </w:t>
      </w:r>
      <w:ins w:id="1005" w:author="Tin Trčak" w:date="2016-01-21T13:41:00Z">
        <w:r w:rsidR="00476BBA">
          <w:fldChar w:fldCharType="begin"/>
        </w:r>
        <w:r w:rsidR="00476BBA">
          <w:instrText xml:space="preserve"> STYLEREF 2 \s </w:instrText>
        </w:r>
      </w:ins>
      <w:r w:rsidR="00476BBA">
        <w:fldChar w:fldCharType="separate"/>
      </w:r>
      <w:r w:rsidR="00476BBA">
        <w:rPr>
          <w:noProof/>
        </w:rPr>
        <w:t>6.4</w:t>
      </w:r>
      <w:ins w:id="10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07" w:author="Tin Trčak" w:date="2016-01-21T13:41:00Z">
        <w:r w:rsidR="00476BBA">
          <w:rPr>
            <w:noProof/>
          </w:rPr>
          <w:t>2</w:t>
        </w:r>
        <w:r w:rsidR="00476BBA">
          <w:fldChar w:fldCharType="end"/>
        </w:r>
      </w:ins>
      <w:ins w:id="1008" w:author="Fredi" w:date="2016-01-21T00:26:00Z">
        <w:del w:id="1009" w:author="Tin Trčak" w:date="2016-01-21T00:45:00Z">
          <w:r w:rsidR="00B93800" w:rsidDel="00C255BA">
            <w:fldChar w:fldCharType="begin"/>
          </w:r>
          <w:r w:rsidR="00B93800" w:rsidDel="00C255BA">
            <w:delInstrText xml:space="preserve"> STYLEREF 2 \s </w:delInstrText>
          </w:r>
        </w:del>
      </w:ins>
      <w:del w:id="1010" w:author="Tin Trčak" w:date="2016-01-21T00:45:00Z">
        <w:r w:rsidR="00B93800" w:rsidDel="00C255BA">
          <w:fldChar w:fldCharType="separate"/>
        </w:r>
        <w:r w:rsidR="00B93800" w:rsidDel="00C255BA">
          <w:rPr>
            <w:noProof/>
          </w:rPr>
          <w:delText>6.4</w:delText>
        </w:r>
      </w:del>
      <w:ins w:id="1011" w:author="Fredi" w:date="2016-01-21T00:26:00Z">
        <w:del w:id="10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3" w:author="Tin Trčak" w:date="2016-01-21T00:45:00Z">
        <w:r w:rsidR="00B93800" w:rsidDel="00C255BA">
          <w:fldChar w:fldCharType="separate"/>
        </w:r>
      </w:del>
      <w:ins w:id="1014" w:author="Fredi" w:date="2016-01-21T00:26:00Z">
        <w:del w:id="1015" w:author="Tin Trčak" w:date="2016-01-21T00:45:00Z">
          <w:r w:rsidR="00B93800" w:rsidDel="00C255BA">
            <w:rPr>
              <w:noProof/>
            </w:rPr>
            <w:delText>2</w:delText>
          </w:r>
          <w:r w:rsidR="00B93800" w:rsidDel="00C255BA">
            <w:fldChar w:fldCharType="end"/>
          </w:r>
        </w:del>
      </w:ins>
      <w:del w:id="10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004"/>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017" w:name="_Toc441055709"/>
      <w:bookmarkStart w:id="1018" w:name="_Toc441154603"/>
      <w:bookmarkEnd w:id="1017"/>
      <w:r w:rsidRPr="0020295F">
        <w:lastRenderedPageBreak/>
        <w:t>Dijagram stanja</w:t>
      </w:r>
      <w:bookmarkEnd w:id="101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019" w:author="Tin Trčak" w:date="2016-01-21T13:16:00Z">
        <w:r>
          <w:t>Dijagram stanja (</w:t>
        </w:r>
      </w:ins>
      <w:r w:rsidR="009413E5" w:rsidRPr="0020295F">
        <w:t xml:space="preserve">Slika </w:t>
      </w:r>
      <w:r w:rsidR="008142BA" w:rsidRPr="0020295F">
        <w:t>6.4</w:t>
      </w:r>
      <w:ins w:id="1020" w:author="Tin Trčak" w:date="2016-01-21T13:17:00Z">
        <w:r>
          <w:t xml:space="preserve">.3) </w:t>
        </w:r>
      </w:ins>
      <w:del w:id="1021" w:author="Tin Trčak" w:date="2016-01-21T13:16:00Z">
        <w:r w:rsidR="009A7A9B" w:rsidDel="006256AC">
          <w:delText>-3</w:delText>
        </w:r>
        <w:r w:rsidR="009413E5" w:rsidRPr="0020295F" w:rsidDel="006256AC">
          <w:delText xml:space="preserve"> </w:delText>
        </w:r>
      </w:del>
      <w:del w:id="1022"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027" w:name="_Toc441154900"/>
      <w:r w:rsidRPr="00E86FC2">
        <w:t xml:space="preserve">Slika </w:t>
      </w:r>
      <w:ins w:id="1028" w:author="Tin Trčak" w:date="2016-01-21T13:41:00Z">
        <w:r w:rsidR="00476BBA">
          <w:fldChar w:fldCharType="begin"/>
        </w:r>
        <w:r w:rsidR="00476BBA">
          <w:instrText xml:space="preserve"> STYLEREF 2 \s </w:instrText>
        </w:r>
      </w:ins>
      <w:r w:rsidR="00476BBA">
        <w:fldChar w:fldCharType="separate"/>
      </w:r>
      <w:r w:rsidR="00476BBA">
        <w:rPr>
          <w:noProof/>
        </w:rPr>
        <w:t>6.4</w:t>
      </w:r>
      <w:ins w:id="10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0" w:author="Tin Trčak" w:date="2016-01-21T13:41:00Z">
        <w:r w:rsidR="00476BBA">
          <w:rPr>
            <w:noProof/>
          </w:rPr>
          <w:t>3</w:t>
        </w:r>
        <w:r w:rsidR="00476BBA">
          <w:fldChar w:fldCharType="end"/>
        </w:r>
      </w:ins>
      <w:ins w:id="1031" w:author="Fredi" w:date="2016-01-21T00:26:00Z">
        <w:del w:id="1032" w:author="Tin Trčak" w:date="2016-01-21T00:45:00Z">
          <w:r w:rsidR="00B93800" w:rsidDel="00C255BA">
            <w:fldChar w:fldCharType="begin"/>
          </w:r>
          <w:r w:rsidR="00B93800" w:rsidDel="00C255BA">
            <w:delInstrText xml:space="preserve"> STYLEREF 2 \s </w:delInstrText>
          </w:r>
        </w:del>
      </w:ins>
      <w:del w:id="1033" w:author="Tin Trčak" w:date="2016-01-21T00:45:00Z">
        <w:r w:rsidR="00B93800" w:rsidDel="00C255BA">
          <w:fldChar w:fldCharType="separate"/>
        </w:r>
        <w:r w:rsidR="00B93800" w:rsidDel="00C255BA">
          <w:rPr>
            <w:noProof/>
          </w:rPr>
          <w:delText>6.4</w:delText>
        </w:r>
      </w:del>
      <w:ins w:id="1034" w:author="Fredi" w:date="2016-01-21T00:26:00Z">
        <w:del w:id="10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6" w:author="Tin Trčak" w:date="2016-01-21T00:45:00Z">
        <w:r w:rsidR="00B93800" w:rsidDel="00C255BA">
          <w:fldChar w:fldCharType="separate"/>
        </w:r>
      </w:del>
      <w:ins w:id="1037" w:author="Fredi" w:date="2016-01-21T00:26:00Z">
        <w:del w:id="1038" w:author="Tin Trčak" w:date="2016-01-21T00:45:00Z">
          <w:r w:rsidR="00B93800" w:rsidDel="00C255BA">
            <w:rPr>
              <w:noProof/>
            </w:rPr>
            <w:delText>3</w:delText>
          </w:r>
          <w:r w:rsidR="00B93800" w:rsidDel="00C255BA">
            <w:fldChar w:fldCharType="end"/>
          </w:r>
        </w:del>
      </w:ins>
      <w:del w:id="10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027"/>
    </w:p>
    <w:p w14:paraId="0BED1B3F" w14:textId="2E66C1F8" w:rsidR="0065103C" w:rsidRPr="0020295F" w:rsidRDefault="00A10B83">
      <w:pPr>
        <w:pStyle w:val="Heading3"/>
      </w:pPr>
      <w:bookmarkStart w:id="1040" w:name="_Toc441055711"/>
      <w:bookmarkStart w:id="1041" w:name="_Toc441154604"/>
      <w:bookmarkEnd w:id="1040"/>
      <w:r w:rsidRPr="0020295F">
        <w:lastRenderedPageBreak/>
        <w:t>Dijagram aktivnosti</w:t>
      </w:r>
      <w:bookmarkEnd w:id="104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042" w:author="Tin Trčak" w:date="2016-01-21T13:17:00Z">
        <w:r>
          <w:t>Na dij</w:t>
        </w:r>
      </w:ins>
      <w:ins w:id="1043" w:author="Tin Trčak" w:date="2016-01-21T13:18:00Z">
        <w:r>
          <w:t>a</w:t>
        </w:r>
      </w:ins>
      <w:ins w:id="1044" w:author="Tin Trčak" w:date="2016-01-21T13:17:00Z">
        <w:r>
          <w:t>gramu aktivnosti</w:t>
        </w:r>
      </w:ins>
      <w:ins w:id="1045" w:author="Tin Trčak" w:date="2016-01-21T13:18:00Z">
        <w:r>
          <w:t xml:space="preserve"> (</w:t>
        </w:r>
      </w:ins>
      <w:r w:rsidR="00484BF8" w:rsidRPr="0020295F">
        <w:t xml:space="preserve">Slika </w:t>
      </w:r>
      <w:r w:rsidR="008142BA" w:rsidRPr="0020295F">
        <w:t>6.4</w:t>
      </w:r>
      <w:ins w:id="1046" w:author="Tin Trčak" w:date="2016-01-21T13:18:00Z">
        <w:r>
          <w:t>.</w:t>
        </w:r>
      </w:ins>
      <w:del w:id="1047" w:author="Tin Trčak" w:date="2016-01-21T13:18:00Z">
        <w:r w:rsidR="009A7A9B" w:rsidDel="006256AC">
          <w:delText>-</w:delText>
        </w:r>
      </w:del>
      <w:r w:rsidR="009A7A9B">
        <w:t>4</w:t>
      </w:r>
      <w:ins w:id="1048" w:author="Tin Trčak" w:date="2016-01-21T13:18:00Z">
        <w:r>
          <w:t>)</w:t>
        </w:r>
      </w:ins>
      <w:r w:rsidR="008142BA" w:rsidRPr="0020295F">
        <w:t xml:space="preserve"> </w:t>
      </w:r>
      <w:del w:id="1049" w:author="Tin Trčak" w:date="2016-01-21T13:18:00Z">
        <w:r w:rsidR="00484BF8" w:rsidRPr="0020295F" w:rsidDel="006256AC">
          <w:delText>prikazuje dijagram aktivnosti</w:delText>
        </w:r>
      </w:del>
      <w:ins w:id="1050"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051" w:name="_Toc441154901"/>
      <w:r w:rsidRPr="00D55856">
        <w:t xml:space="preserve">Slika </w:t>
      </w:r>
      <w:ins w:id="1052" w:author="Tin Trčak" w:date="2016-01-21T13:41:00Z">
        <w:r w:rsidR="00476BBA">
          <w:fldChar w:fldCharType="begin"/>
        </w:r>
        <w:r w:rsidR="00476BBA">
          <w:instrText xml:space="preserve"> STYLEREF 2 \s </w:instrText>
        </w:r>
      </w:ins>
      <w:r w:rsidR="00476BBA">
        <w:fldChar w:fldCharType="separate"/>
      </w:r>
      <w:r w:rsidR="00476BBA">
        <w:rPr>
          <w:noProof/>
        </w:rPr>
        <w:t>6.4</w:t>
      </w:r>
      <w:ins w:id="10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4" w:author="Tin Trčak" w:date="2016-01-21T13:41:00Z">
        <w:r w:rsidR="00476BBA">
          <w:rPr>
            <w:noProof/>
          </w:rPr>
          <w:t>4</w:t>
        </w:r>
        <w:r w:rsidR="00476BBA">
          <w:fldChar w:fldCharType="end"/>
        </w:r>
      </w:ins>
      <w:ins w:id="1055" w:author="Fredi" w:date="2016-01-21T00:26:00Z">
        <w:del w:id="1056" w:author="Tin Trčak" w:date="2016-01-21T00:45:00Z">
          <w:r w:rsidR="00B93800" w:rsidDel="00C255BA">
            <w:fldChar w:fldCharType="begin"/>
          </w:r>
          <w:r w:rsidR="00B93800" w:rsidDel="00C255BA">
            <w:delInstrText xml:space="preserve"> STYLEREF 2 \s </w:delInstrText>
          </w:r>
        </w:del>
      </w:ins>
      <w:del w:id="1057" w:author="Tin Trčak" w:date="2016-01-21T00:45:00Z">
        <w:r w:rsidR="00B93800" w:rsidDel="00C255BA">
          <w:fldChar w:fldCharType="separate"/>
        </w:r>
        <w:r w:rsidR="00B93800" w:rsidDel="00C255BA">
          <w:rPr>
            <w:noProof/>
          </w:rPr>
          <w:delText>6.4</w:delText>
        </w:r>
      </w:del>
      <w:ins w:id="1058" w:author="Fredi" w:date="2016-01-21T00:26:00Z">
        <w:del w:id="10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60" w:author="Tin Trčak" w:date="2016-01-21T00:45:00Z">
        <w:r w:rsidR="00B93800" w:rsidDel="00C255BA">
          <w:fldChar w:fldCharType="separate"/>
        </w:r>
      </w:del>
      <w:ins w:id="1061" w:author="Fredi" w:date="2016-01-21T00:26:00Z">
        <w:del w:id="1062" w:author="Tin Trčak" w:date="2016-01-21T00:45:00Z">
          <w:r w:rsidR="00B93800" w:rsidDel="00C255BA">
            <w:rPr>
              <w:noProof/>
            </w:rPr>
            <w:delText>4</w:delText>
          </w:r>
          <w:r w:rsidR="00B93800" w:rsidDel="00C255BA">
            <w:fldChar w:fldCharType="end"/>
          </w:r>
        </w:del>
      </w:ins>
      <w:del w:id="10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051"/>
    </w:p>
    <w:p w14:paraId="242B2612" w14:textId="024C707E" w:rsidR="004130A4" w:rsidRPr="0020295F" w:rsidRDefault="004130A4" w:rsidP="00632682">
      <w:pPr>
        <w:pStyle w:val="Heading3"/>
      </w:pPr>
      <w:bookmarkStart w:id="1064" w:name="_Toc441154605"/>
      <w:r w:rsidRPr="0020295F">
        <w:lastRenderedPageBreak/>
        <w:t>Dijagrami komponenata</w:t>
      </w:r>
      <w:bookmarkEnd w:id="106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065" w:author="Tin Trčak" w:date="2016-01-21T13:29:00Z">
        <w:r>
          <w:t>Na prvom d</w:t>
        </w:r>
      </w:ins>
      <w:ins w:id="1066" w:author="Tin Trčak" w:date="2016-01-21T13:19:00Z">
        <w:r w:rsidR="006256AC">
          <w:t>ijagram</w:t>
        </w:r>
      </w:ins>
      <w:ins w:id="1067" w:author="Tin Trčak" w:date="2016-01-21T13:29:00Z">
        <w:r>
          <w:t>u</w:t>
        </w:r>
      </w:ins>
      <w:ins w:id="1068" w:author="Tin Trčak" w:date="2016-01-21T13:19:00Z">
        <w:r w:rsidR="006256AC">
          <w:t xml:space="preserve"> komponenata (</w:t>
        </w:r>
      </w:ins>
      <w:r w:rsidR="00115E20" w:rsidRPr="0020295F">
        <w:t xml:space="preserve">Slika </w:t>
      </w:r>
      <w:r w:rsidR="008142BA" w:rsidRPr="0020295F">
        <w:t>6.4</w:t>
      </w:r>
      <w:ins w:id="1069" w:author="Tin Trčak" w:date="2016-01-21T13:19:00Z">
        <w:r w:rsidR="006256AC">
          <w:t>.</w:t>
        </w:r>
      </w:ins>
      <w:del w:id="1070" w:author="Tin Trčak" w:date="2016-01-21T13:19:00Z">
        <w:r w:rsidR="008142BA" w:rsidRPr="0020295F" w:rsidDel="006256AC">
          <w:delText>-</w:delText>
        </w:r>
      </w:del>
      <w:r w:rsidR="009A7A9B">
        <w:t>5</w:t>
      </w:r>
      <w:ins w:id="1071" w:author="Tin Trčak" w:date="2016-01-21T13:19:00Z">
        <w:r w:rsidR="006256AC">
          <w:t>)</w:t>
        </w:r>
      </w:ins>
      <w:r w:rsidR="008142BA" w:rsidRPr="0020295F">
        <w:t xml:space="preserve"> </w:t>
      </w:r>
      <w:r w:rsidR="00115E20" w:rsidRPr="0020295F">
        <w:t>prikaz</w:t>
      </w:r>
      <w:del w:id="1072" w:author="Tin Trčak" w:date="2016-01-21T13:29:00Z">
        <w:r w:rsidR="00115E20" w:rsidRPr="0020295F" w:rsidDel="005D69DF">
          <w:delText>uje</w:delText>
        </w:r>
      </w:del>
      <w:ins w:id="1073" w:author="Tin Trčak" w:date="2016-01-21T13:29:00Z">
        <w:r>
          <w:t>ane su</w:t>
        </w:r>
      </w:ins>
      <w:r w:rsidR="00115E20" w:rsidRPr="0020295F">
        <w:t xml:space="preserve"> </w:t>
      </w:r>
      <w:del w:id="1074" w:author="Tin Trčak" w:date="2016-01-21T13:20:00Z">
        <w:r w:rsidR="00115E20" w:rsidRPr="0020295F" w:rsidDel="006256AC">
          <w:delText xml:space="preserve">dijagram </w:delText>
        </w:r>
      </w:del>
      <w:r w:rsidR="00115E20" w:rsidRPr="0020295F">
        <w:t>komponen</w:t>
      </w:r>
      <w:ins w:id="1075" w:author="Tin Trčak" w:date="2016-01-21T13:20:00Z">
        <w:r w:rsidR="006256AC">
          <w:t>te</w:t>
        </w:r>
      </w:ins>
      <w:del w:id="1076"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077" w:name="_Toc441154902"/>
      <w:r w:rsidRPr="00D55856">
        <w:t xml:space="preserve">Slika </w:t>
      </w:r>
      <w:ins w:id="1078" w:author="Tin Trčak" w:date="2016-01-21T13:41:00Z">
        <w:r w:rsidR="00476BBA">
          <w:fldChar w:fldCharType="begin"/>
        </w:r>
        <w:r w:rsidR="00476BBA">
          <w:instrText xml:space="preserve"> STYLEREF 2 \s </w:instrText>
        </w:r>
      </w:ins>
      <w:r w:rsidR="00476BBA">
        <w:fldChar w:fldCharType="separate"/>
      </w:r>
      <w:r w:rsidR="00476BBA">
        <w:rPr>
          <w:noProof/>
        </w:rPr>
        <w:t>6.4</w:t>
      </w:r>
      <w:ins w:id="10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0" w:author="Tin Trčak" w:date="2016-01-21T13:41:00Z">
        <w:r w:rsidR="00476BBA">
          <w:rPr>
            <w:noProof/>
          </w:rPr>
          <w:t>5</w:t>
        </w:r>
        <w:r w:rsidR="00476BBA">
          <w:fldChar w:fldCharType="end"/>
        </w:r>
      </w:ins>
      <w:ins w:id="1081" w:author="Fredi" w:date="2016-01-21T00:26:00Z">
        <w:del w:id="1082" w:author="Tin Trčak" w:date="2016-01-21T00:45:00Z">
          <w:r w:rsidR="00B93800" w:rsidDel="00C255BA">
            <w:fldChar w:fldCharType="begin"/>
          </w:r>
          <w:r w:rsidR="00B93800" w:rsidDel="00C255BA">
            <w:delInstrText xml:space="preserve"> STYLEREF 2 \s </w:delInstrText>
          </w:r>
        </w:del>
      </w:ins>
      <w:del w:id="1083" w:author="Tin Trčak" w:date="2016-01-21T00:45:00Z">
        <w:r w:rsidR="00B93800" w:rsidDel="00C255BA">
          <w:fldChar w:fldCharType="separate"/>
        </w:r>
        <w:r w:rsidR="00B93800" w:rsidDel="00C255BA">
          <w:rPr>
            <w:noProof/>
          </w:rPr>
          <w:delText>6.4</w:delText>
        </w:r>
      </w:del>
      <w:ins w:id="1084" w:author="Fredi" w:date="2016-01-21T00:26:00Z">
        <w:del w:id="10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6" w:author="Tin Trčak" w:date="2016-01-21T00:45:00Z">
        <w:r w:rsidR="00B93800" w:rsidDel="00C255BA">
          <w:fldChar w:fldCharType="separate"/>
        </w:r>
      </w:del>
      <w:ins w:id="1087" w:author="Fredi" w:date="2016-01-21T00:26:00Z">
        <w:del w:id="1088" w:author="Tin Trčak" w:date="2016-01-21T00:45:00Z">
          <w:r w:rsidR="00B93800" w:rsidDel="00C255BA">
            <w:rPr>
              <w:noProof/>
            </w:rPr>
            <w:delText>5</w:delText>
          </w:r>
          <w:r w:rsidR="00B93800" w:rsidDel="00C255BA">
            <w:fldChar w:fldCharType="end"/>
          </w:r>
        </w:del>
      </w:ins>
      <w:del w:id="10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077"/>
    </w:p>
    <w:p w14:paraId="1C0F0CBD" w14:textId="67E29A8A" w:rsidR="008142BA" w:rsidRPr="0020295F" w:rsidRDefault="00115E20">
      <w:pPr>
        <w:ind w:firstLine="708"/>
      </w:pPr>
      <w:del w:id="1090"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91" w:author="Tin Trčak" w:date="2016-01-21T13:21:00Z">
        <w:r w:rsidR="006256AC">
          <w:t xml:space="preserve">Na </w:t>
        </w:r>
      </w:ins>
      <w:ins w:id="1092" w:author="Tin Trčak" w:date="2016-01-21T13:30:00Z">
        <w:r w:rsidR="005D69DF">
          <w:t>drugom dijag</w:t>
        </w:r>
      </w:ins>
      <w:ins w:id="1093" w:author="Tin Trčak" w:date="2016-01-21T13:31:00Z">
        <w:r w:rsidR="005D69DF">
          <w:t>ramu komponenata</w:t>
        </w:r>
      </w:ins>
      <w:ins w:id="1094" w:author="Tin Trčak" w:date="2016-01-21T13:21:00Z">
        <w:r w:rsidR="006256AC">
          <w:t xml:space="preserve"> (</w:t>
        </w:r>
      </w:ins>
      <w:ins w:id="1095" w:author="Tin Trčak" w:date="2016-01-21T13:22:00Z">
        <w:r w:rsidR="006256AC">
          <w:t>Slika 6</w:t>
        </w:r>
      </w:ins>
      <w:ins w:id="1096" w:author="Tin Trčak" w:date="2016-01-21T13:26:00Z">
        <w:r w:rsidR="005D69DF">
          <w:t>.4.6</w:t>
        </w:r>
      </w:ins>
      <w:ins w:id="1097" w:author="Tin Trčak" w:date="2016-01-21T13:21:00Z">
        <w:r w:rsidR="006256AC">
          <w:t>)</w:t>
        </w:r>
      </w:ins>
      <w:r w:rsidR="008142BA" w:rsidRPr="0020295F">
        <w:t xml:space="preserve"> </w:t>
      </w:r>
      <w:r w:rsidRPr="0020295F">
        <w:t>prikaz</w:t>
      </w:r>
      <w:ins w:id="1098" w:author="Tin Trčak" w:date="2016-01-21T13:31:00Z">
        <w:r w:rsidR="005D69DF">
          <w:t>an</w:t>
        </w:r>
      </w:ins>
      <w:del w:id="1099" w:author="Tin Trčak" w:date="2016-01-21T13:31:00Z">
        <w:r w:rsidRPr="0020295F" w:rsidDel="005D69DF">
          <w:delText>u</w:delText>
        </w:r>
      </w:del>
      <w:ins w:id="1100" w:author="Tin Trčak" w:date="2016-01-21T13:31:00Z">
        <w:r w:rsidR="005D69DF">
          <w:t>i su</w:t>
        </w:r>
      </w:ins>
      <w:del w:id="1101" w:author="Tin Trčak" w:date="2016-01-21T13:31:00Z">
        <w:r w:rsidRPr="0020295F" w:rsidDel="005D69DF">
          <w:delText>je dijagram komponenata</w:delText>
        </w:r>
      </w:del>
      <w:r w:rsidRPr="0020295F">
        <w:t xml:space="preserve"> kontroler</w:t>
      </w:r>
      <w:ins w:id="1102" w:author="Tin Trčak" w:date="2016-01-21T13:31:00Z">
        <w:r w:rsidR="005D69DF">
          <w:t>i</w:t>
        </w:r>
      </w:ins>
      <w:del w:id="1103" w:author="Tin Trčak" w:date="2016-01-21T13:31:00Z">
        <w:r w:rsidRPr="0020295F" w:rsidDel="005D69DF">
          <w:delText>a</w:delText>
        </w:r>
      </w:del>
      <w:r w:rsidRPr="0020295F">
        <w:t xml:space="preserve"> za </w:t>
      </w:r>
      <w:r w:rsidR="0020295F" w:rsidRPr="0020295F">
        <w:t>djelatničku</w:t>
      </w:r>
      <w:del w:id="1104" w:author="Tin Trčak" w:date="2016-01-21T13:32:00Z">
        <w:r w:rsidR="0020295F" w:rsidRPr="0020295F" w:rsidDel="005D69DF">
          <w:delText xml:space="preserve"> </w:delText>
        </w:r>
      </w:del>
      <w:r w:rsidR="0020295F" w:rsidRPr="0020295F">
        <w:t>/</w:t>
      </w:r>
      <w:del w:id="1105" w:author="Tin Trčak" w:date="2016-01-21T13:31:00Z">
        <w:r w:rsidR="0020295F" w:rsidRPr="0020295F" w:rsidDel="005D69DF">
          <w:delText xml:space="preserve"> </w:delText>
        </w:r>
      </w:del>
      <w:r w:rsidR="0020295F" w:rsidRPr="0020295F">
        <w:t xml:space="preserve">vlasničku </w:t>
      </w:r>
      <w:r w:rsidRPr="0020295F">
        <w:t>stranicu te komponen</w:t>
      </w:r>
      <w:ins w:id="1106" w:author="Tin Trčak" w:date="2016-01-21T13:32:00Z">
        <w:r w:rsidR="005D69DF">
          <w:t>te</w:t>
        </w:r>
      </w:ins>
      <w:del w:id="1107"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108" w:author="Tin Trčak" w:date="2016-01-21T13:32:00Z">
        <w:r w:rsidR="0020295F" w:rsidRPr="0020295F" w:rsidDel="005D69DF">
          <w:delText xml:space="preserve"> </w:delText>
        </w:r>
      </w:del>
      <w:r w:rsidR="0020295F" w:rsidRPr="0020295F">
        <w:t>/</w:t>
      </w:r>
      <w:del w:id="1109"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110" w:name="_Toc441154903"/>
      <w:r w:rsidRPr="00D55856">
        <w:t xml:space="preserve">Slika </w:t>
      </w:r>
      <w:ins w:id="1111" w:author="Tin Trčak" w:date="2016-01-21T13:41:00Z">
        <w:r w:rsidR="00476BBA">
          <w:fldChar w:fldCharType="begin"/>
        </w:r>
        <w:r w:rsidR="00476BBA">
          <w:instrText xml:space="preserve"> STYLEREF 2 \s </w:instrText>
        </w:r>
      </w:ins>
      <w:r w:rsidR="00476BBA">
        <w:fldChar w:fldCharType="separate"/>
      </w:r>
      <w:r w:rsidR="00476BBA">
        <w:rPr>
          <w:noProof/>
        </w:rPr>
        <w:t>6.4</w:t>
      </w:r>
      <w:ins w:id="11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13" w:author="Tin Trčak" w:date="2016-01-21T13:41:00Z">
        <w:r w:rsidR="00476BBA">
          <w:rPr>
            <w:noProof/>
          </w:rPr>
          <w:t>6</w:t>
        </w:r>
        <w:r w:rsidR="00476BBA">
          <w:fldChar w:fldCharType="end"/>
        </w:r>
      </w:ins>
      <w:ins w:id="1114" w:author="Fredi" w:date="2016-01-21T00:26:00Z">
        <w:del w:id="1115" w:author="Tin Trčak" w:date="2016-01-21T00:45:00Z">
          <w:r w:rsidR="00B93800" w:rsidDel="00C255BA">
            <w:fldChar w:fldCharType="begin"/>
          </w:r>
          <w:r w:rsidR="00B93800" w:rsidDel="00C255BA">
            <w:delInstrText xml:space="preserve"> STYLEREF 2 \s </w:delInstrText>
          </w:r>
        </w:del>
      </w:ins>
      <w:del w:id="1116" w:author="Tin Trčak" w:date="2016-01-21T00:45:00Z">
        <w:r w:rsidR="00B93800" w:rsidDel="00C255BA">
          <w:fldChar w:fldCharType="separate"/>
        </w:r>
        <w:r w:rsidR="00B93800" w:rsidDel="00C255BA">
          <w:rPr>
            <w:noProof/>
          </w:rPr>
          <w:delText>6.4</w:delText>
        </w:r>
      </w:del>
      <w:ins w:id="1117" w:author="Fredi" w:date="2016-01-21T00:26:00Z">
        <w:del w:id="11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19" w:author="Tin Trčak" w:date="2016-01-21T00:45:00Z">
        <w:r w:rsidR="00B93800" w:rsidDel="00C255BA">
          <w:fldChar w:fldCharType="separate"/>
        </w:r>
      </w:del>
      <w:ins w:id="1120" w:author="Fredi" w:date="2016-01-21T00:26:00Z">
        <w:del w:id="1121" w:author="Tin Trčak" w:date="2016-01-21T00:45:00Z">
          <w:r w:rsidR="00B93800" w:rsidDel="00C255BA">
            <w:rPr>
              <w:noProof/>
            </w:rPr>
            <w:delText>6</w:delText>
          </w:r>
          <w:r w:rsidR="00B93800" w:rsidDel="00C255BA">
            <w:fldChar w:fldCharType="end"/>
          </w:r>
        </w:del>
      </w:ins>
      <w:del w:id="11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110"/>
    </w:p>
    <w:p w14:paraId="33BF81F2" w14:textId="77777777" w:rsidR="004037DD" w:rsidRPr="0020295F" w:rsidRDefault="004037DD">
      <w:pPr>
        <w:spacing w:after="160" w:line="259" w:lineRule="auto"/>
        <w:jc w:val="left"/>
      </w:pPr>
      <w:r w:rsidRPr="0020295F">
        <w:br w:type="page"/>
      </w:r>
    </w:p>
    <w:p w14:paraId="53EF4B6E" w14:textId="291ADAFC" w:rsidR="004037DD" w:rsidRPr="0020295F" w:rsidRDefault="004037DD" w:rsidP="00D9128D">
      <w:pPr>
        <w:ind w:firstLine="708"/>
      </w:pPr>
      <w:del w:id="1123"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124" w:author="Tin Trčak" w:date="2016-01-21T13:32:00Z">
        <w:r w:rsidR="005D69DF">
          <w:t xml:space="preserve">Na </w:t>
        </w:r>
      </w:ins>
      <w:ins w:id="1125" w:author="Tin Trčak" w:date="2016-01-21T13:33:00Z">
        <w:r w:rsidR="005D69DF">
          <w:t>trećem</w:t>
        </w:r>
      </w:ins>
      <w:ins w:id="1126" w:author="Tin Trčak" w:date="2016-01-21T13:32:00Z">
        <w:r w:rsidR="005D69DF">
          <w:t xml:space="preserve"> dijagramu komponenata</w:t>
        </w:r>
      </w:ins>
      <w:ins w:id="1127" w:author="Tin Trčak" w:date="2016-01-21T13:26:00Z">
        <w:r w:rsidR="005D69DF">
          <w:t xml:space="preserve"> (Slika 6.4.7)</w:t>
        </w:r>
      </w:ins>
      <w:r w:rsidR="0020295F" w:rsidRPr="0020295F">
        <w:t xml:space="preserve"> </w:t>
      </w:r>
      <w:r w:rsidRPr="0020295F">
        <w:t>prikaz</w:t>
      </w:r>
      <w:ins w:id="1128" w:author="Tin Trčak" w:date="2016-01-21T15:50:00Z">
        <w:r w:rsidR="00C524C7">
          <w:t>ani</w:t>
        </w:r>
      </w:ins>
      <w:del w:id="1129" w:author="Tin Trčak" w:date="2016-01-21T15:50:00Z">
        <w:r w:rsidRPr="0020295F" w:rsidDel="00C524C7">
          <w:delText>uj</w:delText>
        </w:r>
      </w:del>
      <w:del w:id="1130" w:author="Tin Trčak" w:date="2016-01-21T13:33:00Z">
        <w:r w:rsidRPr="0020295F" w:rsidDel="005D69DF">
          <w:delText>e</w:delText>
        </w:r>
      </w:del>
      <w:r w:rsidRPr="0020295F">
        <w:t xml:space="preserve"> </w:t>
      </w:r>
      <w:ins w:id="1131" w:author="Tin Trčak" w:date="2016-01-21T13:33:00Z">
        <w:r w:rsidR="005D69DF">
          <w:t>s</w:t>
        </w:r>
      </w:ins>
      <w:ins w:id="1132" w:author="Tin Trčak" w:date="2016-01-21T15:50:00Z">
        <w:r w:rsidR="00C524C7">
          <w:t>u</w:t>
        </w:r>
      </w:ins>
      <w:del w:id="1133" w:author="Tin Trčak" w:date="2016-01-21T13:33:00Z">
        <w:r w:rsidRPr="0020295F" w:rsidDel="005D69DF">
          <w:delText>dijagram komponenata</w:delText>
        </w:r>
      </w:del>
      <w:r w:rsidRPr="0020295F">
        <w:t xml:space="preserve"> ostali</w:t>
      </w:r>
      <w:del w:id="1134" w:author="Tin Trčak" w:date="2016-01-21T13:33:00Z">
        <w:r w:rsidRPr="0020295F" w:rsidDel="005D69DF">
          <w:delText>h</w:delText>
        </w:r>
      </w:del>
      <w:r w:rsidRPr="0020295F">
        <w:t xml:space="preserve"> kontroler</w:t>
      </w:r>
      <w:ins w:id="1135" w:author="Tin Trčak" w:date="2016-01-21T13:33:00Z">
        <w:r w:rsidR="005D69DF">
          <w:t>i</w:t>
        </w:r>
      </w:ins>
      <w:del w:id="1136" w:author="Tin Trčak" w:date="2016-01-21T13:33:00Z">
        <w:r w:rsidRPr="0020295F" w:rsidDel="005D69DF">
          <w:delText>a</w:delText>
        </w:r>
      </w:del>
      <w:r w:rsidRPr="0020295F">
        <w:t xml:space="preserve"> te komponen</w:t>
      </w:r>
      <w:del w:id="1137" w:author="Tin Trčak" w:date="2016-01-21T13:35:00Z">
        <w:r w:rsidRPr="0020295F" w:rsidDel="002605E6">
          <w:delText>a</w:delText>
        </w:r>
      </w:del>
      <w:r w:rsidRPr="0020295F">
        <w:t>t</w:t>
      </w:r>
      <w:ins w:id="1138" w:author="Tin Trčak" w:date="2016-01-21T13:33:00Z">
        <w:r w:rsidR="005D69DF">
          <w:t>e</w:t>
        </w:r>
      </w:ins>
      <w:del w:id="1139"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140" w:name="_Toc441154904"/>
      <w:r w:rsidRPr="00D55856">
        <w:t xml:space="preserve">Slika </w:t>
      </w:r>
      <w:ins w:id="1141" w:author="Tin Trčak" w:date="2016-01-21T13:41:00Z">
        <w:r w:rsidR="00476BBA">
          <w:fldChar w:fldCharType="begin"/>
        </w:r>
        <w:r w:rsidR="00476BBA">
          <w:instrText xml:space="preserve"> STYLEREF 2 \s </w:instrText>
        </w:r>
      </w:ins>
      <w:r w:rsidR="00476BBA">
        <w:fldChar w:fldCharType="separate"/>
      </w:r>
      <w:r w:rsidR="00476BBA">
        <w:rPr>
          <w:noProof/>
        </w:rPr>
        <w:t>6.4</w:t>
      </w:r>
      <w:ins w:id="11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43" w:author="Tin Trčak" w:date="2016-01-21T13:41:00Z">
        <w:r w:rsidR="00476BBA">
          <w:rPr>
            <w:noProof/>
          </w:rPr>
          <w:t>7</w:t>
        </w:r>
        <w:r w:rsidR="00476BBA">
          <w:fldChar w:fldCharType="end"/>
        </w:r>
      </w:ins>
      <w:ins w:id="1144" w:author="Fredi" w:date="2016-01-21T00:26:00Z">
        <w:del w:id="1145" w:author="Tin Trčak" w:date="2016-01-21T00:45:00Z">
          <w:r w:rsidR="00B93800" w:rsidDel="00C255BA">
            <w:fldChar w:fldCharType="begin"/>
          </w:r>
          <w:r w:rsidR="00B93800" w:rsidDel="00C255BA">
            <w:delInstrText xml:space="preserve"> STYLEREF 2 \s </w:delInstrText>
          </w:r>
        </w:del>
      </w:ins>
      <w:del w:id="1146" w:author="Tin Trčak" w:date="2016-01-21T00:45:00Z">
        <w:r w:rsidR="00B93800" w:rsidDel="00C255BA">
          <w:fldChar w:fldCharType="separate"/>
        </w:r>
        <w:r w:rsidR="00B93800" w:rsidDel="00C255BA">
          <w:rPr>
            <w:noProof/>
          </w:rPr>
          <w:delText>6.4</w:delText>
        </w:r>
      </w:del>
      <w:ins w:id="1147" w:author="Fredi" w:date="2016-01-21T00:26:00Z">
        <w:del w:id="11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9" w:author="Tin Trčak" w:date="2016-01-21T00:45:00Z">
        <w:r w:rsidR="00B93800" w:rsidDel="00C255BA">
          <w:fldChar w:fldCharType="separate"/>
        </w:r>
      </w:del>
      <w:ins w:id="1150" w:author="Fredi" w:date="2016-01-21T00:26:00Z">
        <w:del w:id="1151" w:author="Tin Trčak" w:date="2016-01-21T00:45:00Z">
          <w:r w:rsidR="00B93800" w:rsidDel="00C255BA">
            <w:rPr>
              <w:noProof/>
            </w:rPr>
            <w:delText>7</w:delText>
          </w:r>
          <w:r w:rsidR="00B93800" w:rsidDel="00C255BA">
            <w:fldChar w:fldCharType="end"/>
          </w:r>
        </w:del>
      </w:ins>
      <w:del w:id="11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140"/>
    </w:p>
    <w:p w14:paraId="6064EDB7" w14:textId="3319A3D9" w:rsidR="0004754E" w:rsidRPr="0020295F" w:rsidRDefault="0004754E" w:rsidP="0004754E">
      <w:pPr>
        <w:pStyle w:val="Normal5"/>
        <w:spacing w:line="360" w:lineRule="auto"/>
      </w:pPr>
      <w:bookmarkStart w:id="1153" w:name="h.17dp8vu" w:colFirst="0" w:colLast="0"/>
      <w:bookmarkEnd w:id="1153"/>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154" w:name="_Toc431806055"/>
    </w:p>
    <w:p w14:paraId="42AD79E2" w14:textId="78AF9B75" w:rsidR="0004754E" w:rsidRPr="00332449" w:rsidRDefault="0004754E" w:rsidP="0004754E">
      <w:pPr>
        <w:pStyle w:val="Heading1"/>
        <w:jc w:val="both"/>
        <w:rPr>
          <w:b w:val="0"/>
        </w:rPr>
      </w:pPr>
      <w:bookmarkStart w:id="1155" w:name="_Toc441154606"/>
      <w:r w:rsidRPr="00332449">
        <w:rPr>
          <w:b w:val="0"/>
        </w:rPr>
        <w:lastRenderedPageBreak/>
        <w:t>Implementacija i korisničko sučelje</w:t>
      </w:r>
      <w:bookmarkEnd w:id="1154"/>
      <w:bookmarkEnd w:id="1155"/>
    </w:p>
    <w:p w14:paraId="02E7D96F" w14:textId="77777777" w:rsidR="0004754E" w:rsidRPr="0020295F" w:rsidRDefault="0004754E" w:rsidP="0004754E">
      <w:pPr>
        <w:pStyle w:val="Heading2"/>
      </w:pPr>
      <w:bookmarkStart w:id="1156" w:name="h.3rdcrjn" w:colFirst="0" w:colLast="0"/>
      <w:bookmarkStart w:id="1157" w:name="_Toc431806056"/>
      <w:bookmarkStart w:id="1158" w:name="_Toc441154607"/>
      <w:bookmarkEnd w:id="1156"/>
      <w:r w:rsidRPr="0020295F">
        <w:t>Dijagram razmještaja</w:t>
      </w:r>
      <w:bookmarkEnd w:id="1157"/>
      <w:bookmarkEnd w:id="1158"/>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159" w:author="Tin Trčak" w:date="2016-01-21T13:27:00Z">
        <w:r w:rsidRPr="00D55856" w:rsidDel="005D69DF">
          <w:rPr>
            <w:lang w:eastAsia="hr-HR"/>
          </w:rPr>
          <w:delText xml:space="preserve">Slika 7.1-1 prikazuje </w:delText>
        </w:r>
      </w:del>
      <w:del w:id="1160" w:author="Tin Trčak" w:date="2016-01-21T15:51:00Z">
        <w:r w:rsidRPr="00D55856" w:rsidDel="00C524C7">
          <w:rPr>
            <w:lang w:eastAsia="hr-HR"/>
          </w:rPr>
          <w:delText>d</w:delText>
        </w:r>
      </w:del>
      <w:ins w:id="1161" w:author="Tin Trčak" w:date="2016-01-21T15:51:00Z">
        <w:r w:rsidR="00C524C7">
          <w:rPr>
            <w:lang w:eastAsia="hr-HR"/>
          </w:rPr>
          <w:t>D</w:t>
        </w:r>
      </w:ins>
      <w:r w:rsidRPr="00D55856">
        <w:rPr>
          <w:lang w:eastAsia="hr-HR"/>
        </w:rPr>
        <w:t>ijagram razmještaja</w:t>
      </w:r>
      <w:ins w:id="1162" w:author="Tin Trčak" w:date="2016-01-21T13:27:00Z">
        <w:r w:rsidR="005D69DF">
          <w:rPr>
            <w:lang w:eastAsia="hr-HR"/>
          </w:rPr>
          <w:t xml:space="preserve"> prikazuje</w:t>
        </w:r>
      </w:ins>
      <w:r w:rsidRPr="00D55856">
        <w:rPr>
          <w:lang w:eastAsia="hr-HR"/>
        </w:rPr>
        <w:t xml:space="preserve"> razvijene aplikacije</w:t>
      </w:r>
      <w:ins w:id="1163"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164" w:name="_Toc441154905"/>
      <w:r>
        <w:t xml:space="preserve">Slika </w:t>
      </w:r>
      <w:ins w:id="1165" w:author="Tin Trčak" w:date="2016-01-21T13:41:00Z">
        <w:r w:rsidR="00476BBA">
          <w:fldChar w:fldCharType="begin"/>
        </w:r>
        <w:r w:rsidR="00476BBA">
          <w:instrText xml:space="preserve"> STYLEREF 2 \s </w:instrText>
        </w:r>
      </w:ins>
      <w:r w:rsidR="00476BBA">
        <w:fldChar w:fldCharType="separate"/>
      </w:r>
      <w:r w:rsidR="00476BBA">
        <w:rPr>
          <w:noProof/>
        </w:rPr>
        <w:t>7.1</w:t>
      </w:r>
      <w:ins w:id="11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67" w:author="Tin Trčak" w:date="2016-01-21T13:41:00Z">
        <w:r w:rsidR="00476BBA">
          <w:rPr>
            <w:noProof/>
          </w:rPr>
          <w:t>1</w:t>
        </w:r>
        <w:r w:rsidR="00476BBA">
          <w:fldChar w:fldCharType="end"/>
        </w:r>
      </w:ins>
      <w:ins w:id="1168" w:author="Fredi" w:date="2016-01-21T00:26:00Z">
        <w:del w:id="1169" w:author="Tin Trčak" w:date="2016-01-21T00:45:00Z">
          <w:r w:rsidR="00B93800" w:rsidDel="00C255BA">
            <w:fldChar w:fldCharType="begin"/>
          </w:r>
          <w:r w:rsidR="00B93800" w:rsidDel="00C255BA">
            <w:delInstrText xml:space="preserve"> STYLEREF 2 \s </w:delInstrText>
          </w:r>
        </w:del>
      </w:ins>
      <w:del w:id="1170" w:author="Tin Trčak" w:date="2016-01-21T00:45:00Z">
        <w:r w:rsidR="00B93800" w:rsidDel="00C255BA">
          <w:fldChar w:fldCharType="separate"/>
        </w:r>
        <w:r w:rsidR="00B93800" w:rsidDel="00C255BA">
          <w:rPr>
            <w:noProof/>
          </w:rPr>
          <w:delText>7.1</w:delText>
        </w:r>
      </w:del>
      <w:ins w:id="1171" w:author="Fredi" w:date="2016-01-21T00:26:00Z">
        <w:del w:id="11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3" w:author="Tin Trčak" w:date="2016-01-21T00:45:00Z">
        <w:r w:rsidR="00B93800" w:rsidDel="00C255BA">
          <w:fldChar w:fldCharType="separate"/>
        </w:r>
      </w:del>
      <w:ins w:id="1174" w:author="Fredi" w:date="2016-01-21T00:26:00Z">
        <w:del w:id="1175" w:author="Tin Trčak" w:date="2016-01-21T00:45:00Z">
          <w:r w:rsidR="00B93800" w:rsidDel="00C255BA">
            <w:rPr>
              <w:noProof/>
            </w:rPr>
            <w:delText>1</w:delText>
          </w:r>
          <w:r w:rsidR="00B93800" w:rsidDel="00C255BA">
            <w:fldChar w:fldCharType="end"/>
          </w:r>
        </w:del>
      </w:ins>
      <w:del w:id="11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177" w:author="Tin Trčak" w:date="2016-01-21T13:28:00Z">
        <w:r w:rsidDel="005D69DF">
          <w:delText>komponenata</w:delText>
        </w:r>
      </w:del>
      <w:ins w:id="1178" w:author="Tin Trčak" w:date="2016-01-21T13:28:00Z">
        <w:r w:rsidR="005D69DF">
          <w:t>razmještaja</w:t>
        </w:r>
      </w:ins>
      <w:bookmarkEnd w:id="1164"/>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179" w:name="h.26in1rg" w:colFirst="0" w:colLast="0"/>
      <w:bookmarkStart w:id="1180" w:name="_Toc441055716"/>
      <w:bookmarkStart w:id="1181" w:name="_Toc431806057"/>
      <w:bookmarkStart w:id="1182" w:name="_Toc441154608"/>
      <w:bookmarkEnd w:id="1179"/>
      <w:bookmarkEnd w:id="1180"/>
      <w:r w:rsidRPr="0020295F">
        <w:lastRenderedPageBreak/>
        <w:t>Korištene tehnologije i alati</w:t>
      </w:r>
      <w:bookmarkEnd w:id="1181"/>
      <w:bookmarkEnd w:id="1182"/>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183"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184"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185" w:author="Tin Trčak" w:date="2016-01-21T13:37:00Z"/>
        </w:rPr>
      </w:pPr>
      <w:ins w:id="1186" w:author="Tin Trčak" w:date="2016-01-21T13:37:00Z">
        <w:r>
          <w:br w:type="page"/>
        </w:r>
      </w:ins>
    </w:p>
    <w:p w14:paraId="4669EC72" w14:textId="59994DCF" w:rsidR="00AE0CCC" w:rsidRPr="0020295F" w:rsidDel="002605E6" w:rsidRDefault="00AE0CCC" w:rsidP="00D9128D">
      <w:pPr>
        <w:ind w:firstLine="708"/>
        <w:rPr>
          <w:del w:id="1187" w:author="Tin Trčak" w:date="2016-01-21T13:37:00Z"/>
        </w:rPr>
      </w:pPr>
      <w:bookmarkStart w:id="1188" w:name="_Toc441154056"/>
      <w:bookmarkStart w:id="1189" w:name="_Toc441154609"/>
      <w:bookmarkEnd w:id="1188"/>
      <w:bookmarkEnd w:id="1189"/>
    </w:p>
    <w:p w14:paraId="19FEF639" w14:textId="69A927D6" w:rsidR="0004754E" w:rsidRPr="0020295F" w:rsidDel="00B93800" w:rsidRDefault="0004754E" w:rsidP="0004754E">
      <w:pPr>
        <w:pStyle w:val="Heading2"/>
        <w:rPr>
          <w:moveFrom w:id="1190" w:author="Fredi" w:date="2016-01-21T00:27:00Z"/>
        </w:rPr>
      </w:pPr>
      <w:bookmarkStart w:id="1191" w:name="_Toc441055718"/>
      <w:bookmarkStart w:id="1192" w:name="h.lnxbz9" w:colFirst="0" w:colLast="0"/>
      <w:bookmarkStart w:id="1193" w:name="_Toc431806058"/>
      <w:bookmarkEnd w:id="1191"/>
      <w:bookmarkEnd w:id="1192"/>
      <w:moveFromRangeStart w:id="1194" w:author="Fredi" w:date="2016-01-21T00:27:00Z" w:name="move441099405"/>
      <w:moveFrom w:id="1195" w:author="Fredi" w:date="2016-01-21T00:27:00Z">
        <w:r w:rsidRPr="0020295F" w:rsidDel="00B93800">
          <w:t>Isječak programskog koda vezan za temeljnu funkcionalnost sustava</w:t>
        </w:r>
        <w:bookmarkStart w:id="1196" w:name="_Toc441100871"/>
        <w:bookmarkStart w:id="1197" w:name="_Toc441154057"/>
        <w:bookmarkStart w:id="1198" w:name="_Toc441154610"/>
        <w:bookmarkEnd w:id="1193"/>
        <w:bookmarkEnd w:id="1196"/>
        <w:bookmarkEnd w:id="1197"/>
        <w:bookmarkEnd w:id="1198"/>
      </w:moveFrom>
    </w:p>
    <w:p w14:paraId="6538AB04" w14:textId="08FB8D87" w:rsidR="0004754E" w:rsidRDefault="00B93800">
      <w:pPr>
        <w:pStyle w:val="Heading2"/>
        <w:rPr>
          <w:ins w:id="1199" w:author="Fredi" w:date="2016-01-21T00:28:00Z"/>
        </w:rPr>
        <w:pPrChange w:id="1200" w:author="Fredi" w:date="2016-01-21T00:27:00Z">
          <w:pPr>
            <w:pStyle w:val="Normal5"/>
            <w:spacing w:line="360" w:lineRule="auto"/>
            <w:jc w:val="both"/>
          </w:pPr>
        </w:pPrChange>
      </w:pPr>
      <w:bookmarkStart w:id="1201" w:name="_Toc441154611"/>
      <w:moveFromRangeEnd w:id="1194"/>
      <w:moveToRangeStart w:id="1202" w:author="Fredi" w:date="2016-01-21T00:27:00Z" w:name="move441099405"/>
      <w:moveTo w:id="1203" w:author="Fredi" w:date="2016-01-21T00:27:00Z">
        <w:r w:rsidRPr="0020295F">
          <w:t>Isječak programskog koda vezan za temeljnu funkcionalnost sustava</w:t>
        </w:r>
      </w:moveTo>
      <w:bookmarkEnd w:id="1201"/>
      <w:moveToRangeEnd w:id="1202"/>
    </w:p>
    <w:p w14:paraId="357123A0" w14:textId="77777777" w:rsidR="00B93800" w:rsidRPr="000B494C" w:rsidRDefault="00B93800">
      <w:pPr>
        <w:pPrChange w:id="1204" w:author="Fredi" w:date="2016-01-21T00:28:00Z">
          <w:pPr>
            <w:pStyle w:val="Normal5"/>
            <w:spacing w:line="360" w:lineRule="auto"/>
            <w:jc w:val="both"/>
          </w:pPr>
        </w:pPrChange>
      </w:pPr>
    </w:p>
    <w:p w14:paraId="5A459082" w14:textId="77777777" w:rsidR="00B93800" w:rsidRDefault="009E7358">
      <w:pPr>
        <w:ind w:firstLine="708"/>
        <w:rPr>
          <w:ins w:id="1205" w:author="Fredi" w:date="2016-01-20T23:54:00Z"/>
        </w:rPr>
        <w:pPrChange w:id="1206" w:author="Fredi" w:date="2016-01-21T00:25:00Z">
          <w:pPr>
            <w:ind w:firstLine="708"/>
            <w:jc w:val="center"/>
          </w:pPr>
        </w:pPrChange>
      </w:pPr>
      <w:ins w:id="1207" w:author="Fredi" w:date="2016-01-20T23:41:00Z">
        <w:r w:rsidRPr="009E7358">
          <w:rPr>
            <w:rPrChange w:id="1208" w:author="Fredi" w:date="2016-01-20T23:41:00Z">
              <w:rPr>
                <w:rFonts w:ascii="Arial" w:eastAsia="Arial" w:hAnsi="Arial" w:cs="Arial"/>
                <w:i/>
                <w:sz w:val="20"/>
              </w:rPr>
            </w:rPrChange>
          </w:rPr>
          <w:t>N</w:t>
        </w:r>
        <w:r>
          <w:t xml:space="preserve">aša </w:t>
        </w:r>
      </w:ins>
      <w:ins w:id="1209" w:author="Fredi" w:date="2016-01-20T23:42:00Z">
        <w:r>
          <w:t xml:space="preserve">web stranica podržava višekorisničko korištenje sustava. To smo ostvarili </w:t>
        </w:r>
      </w:ins>
      <w:ins w:id="1210" w:author="Fredi" w:date="2016-01-20T23:53:00Z">
        <w:r w:rsidR="002716DD">
          <w:t xml:space="preserve">uz pomoć „SignalR“ api-a. </w:t>
        </w:r>
      </w:ins>
      <w:ins w:id="1211" w:author="Fredi" w:date="2016-01-20T23:43:00Z">
        <w:r>
          <w:t xml:space="preserve">Svaki put kad bi se </w:t>
        </w:r>
      </w:ins>
      <w:ins w:id="1212" w:author="Fredi" w:date="2016-01-20T23:44:00Z">
        <w:r>
          <w:t>korisnik</w:t>
        </w:r>
      </w:ins>
      <w:ins w:id="1213" w:author="Fredi" w:date="2016-01-20T23:43:00Z">
        <w:r>
          <w:t xml:space="preserve"> prijavio </w:t>
        </w:r>
      </w:ins>
      <w:ins w:id="1214" w:author="Fredi" w:date="2016-01-20T23:44:00Z">
        <w:r>
          <w:t xml:space="preserve">on bi se dodao u </w:t>
        </w:r>
      </w:ins>
      <w:ins w:id="1215" w:author="Fredi" w:date="2016-01-20T23:53:00Z">
        <w:r w:rsidR="002716DD">
          <w:t>grupu aktivnih d</w:t>
        </w:r>
        <w:del w:id="1216" w:author="Tin Trčak" w:date="2016-01-21T13:39:00Z">
          <w:r w:rsidR="002716DD" w:rsidDel="00476BBA">
            <w:delText>i</w:delText>
          </w:r>
        </w:del>
        <w:r w:rsidR="002716DD">
          <w:t>jelatnika</w:t>
        </w:r>
      </w:ins>
      <w:ins w:id="1217" w:author="Fredi" w:date="2016-01-20T23:44:00Z">
        <w:r>
          <w:t xml:space="preserve">, a kad bi se odjavio on bi se iz te </w:t>
        </w:r>
      </w:ins>
      <w:ins w:id="1218" w:author="Fredi" w:date="2016-01-20T23:54:00Z">
        <w:r w:rsidR="00B93800">
          <w:t>grupe uklonio.</w:t>
        </w:r>
      </w:ins>
    </w:p>
    <w:bookmarkStart w:id="1219" w:name="_MON_1514839246"/>
    <w:bookmarkEnd w:id="1219"/>
    <w:p w14:paraId="29837F20" w14:textId="77777777" w:rsidR="00476BBA" w:rsidRDefault="002716DD">
      <w:pPr>
        <w:keepNext/>
        <w:ind w:firstLine="708"/>
        <w:rPr>
          <w:ins w:id="1220" w:author="Tin Trčak" w:date="2016-01-21T13:41:00Z"/>
        </w:rPr>
        <w:pPrChange w:id="1221" w:author="Tin Trčak" w:date="2016-01-21T13:41:00Z">
          <w:pPr>
            <w:ind w:firstLine="708"/>
          </w:pPr>
        </w:pPrChange>
      </w:pPr>
      <w:ins w:id="1222"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180pt" o:ole="">
              <v:imagedata r:id="rId61" o:title=""/>
            </v:shape>
            <o:OLEObject Type="Embed" ProgID="Word.OpenDocumentText.12" ShapeID="_x0000_i1025" DrawAspect="Content" ObjectID="_1514896798" r:id="rId62"/>
          </w:object>
        </w:r>
      </w:ins>
    </w:p>
    <w:p w14:paraId="34B0B150" w14:textId="0249144B" w:rsidR="00476BBA" w:rsidRDefault="00476BBA">
      <w:pPr>
        <w:pStyle w:val="Caption"/>
        <w:jc w:val="center"/>
        <w:rPr>
          <w:ins w:id="1223" w:author="Tin Trčak" w:date="2016-01-21T13:41:00Z"/>
        </w:rPr>
        <w:pPrChange w:id="1224" w:author="Tin Trčak" w:date="2016-01-21T13:41:00Z">
          <w:pPr>
            <w:pStyle w:val="Caption"/>
          </w:pPr>
        </w:pPrChange>
      </w:pPr>
      <w:bookmarkStart w:id="1225" w:name="_Toc441154906"/>
      <w:ins w:id="1226" w:author="Tin Trčak" w:date="2016-01-21T13:41:00Z">
        <w:r>
          <w:t xml:space="preserve">Slika </w:t>
        </w:r>
        <w:r>
          <w:fldChar w:fldCharType="begin"/>
        </w:r>
        <w:r>
          <w:instrText xml:space="preserve"> STYLEREF 2 \s </w:instrText>
        </w:r>
      </w:ins>
      <w:r>
        <w:fldChar w:fldCharType="separate"/>
      </w:r>
      <w:r>
        <w:rPr>
          <w:noProof/>
        </w:rPr>
        <w:t>7.3</w:t>
      </w:r>
      <w:ins w:id="1227" w:author="Tin Trčak" w:date="2016-01-21T13:41:00Z">
        <w:r>
          <w:fldChar w:fldCharType="end"/>
        </w:r>
        <w:r>
          <w:t>.</w:t>
        </w:r>
        <w:r>
          <w:fldChar w:fldCharType="begin"/>
        </w:r>
        <w:r>
          <w:instrText xml:space="preserve"> SEQ Slika \* ARABIC \s 2 </w:instrText>
        </w:r>
      </w:ins>
      <w:r>
        <w:fldChar w:fldCharType="separate"/>
      </w:r>
      <w:ins w:id="1228" w:author="Tin Trčak" w:date="2016-01-21T13:41:00Z">
        <w:r>
          <w:rPr>
            <w:noProof/>
          </w:rPr>
          <w:t>1</w:t>
        </w:r>
        <w:r>
          <w:fldChar w:fldCharType="end"/>
        </w:r>
        <w:r>
          <w:t xml:space="preserve"> </w:t>
        </w:r>
        <w:r w:rsidRPr="002C6F86">
          <w:t>Prijava i odjava korisnika u grupu aktvnih korisnika</w:t>
        </w:r>
        <w:bookmarkEnd w:id="1225"/>
      </w:ins>
    </w:p>
    <w:p w14:paraId="5629F5EC" w14:textId="77777777" w:rsidR="00476BBA" w:rsidRDefault="00476BBA">
      <w:pPr>
        <w:ind w:firstLine="708"/>
        <w:rPr>
          <w:ins w:id="1229" w:author="Tin Trčak" w:date="2016-01-21T13:41:00Z"/>
        </w:rPr>
        <w:pPrChange w:id="1230" w:author="Fredi" w:date="2016-01-20T23:41:00Z">
          <w:pPr>
            <w:pStyle w:val="Normal5"/>
            <w:spacing w:line="360" w:lineRule="auto"/>
            <w:jc w:val="both"/>
          </w:pPr>
        </w:pPrChange>
      </w:pPr>
    </w:p>
    <w:p w14:paraId="3B92A9E8" w14:textId="3BA0F929" w:rsidR="009143E6" w:rsidDel="00476BBA" w:rsidRDefault="00476BBA">
      <w:pPr>
        <w:ind w:firstLine="708"/>
        <w:rPr>
          <w:ins w:id="1231" w:author="Fredi" w:date="2016-01-21T00:04:00Z"/>
          <w:del w:id="1232" w:author="Tin Trčak" w:date="2016-01-21T13:40:00Z"/>
        </w:rPr>
        <w:pPrChange w:id="1233" w:author="Tin Trčak" w:date="2016-01-21T13:41:00Z">
          <w:pPr>
            <w:ind w:firstLine="708"/>
            <w:jc w:val="center"/>
          </w:pPr>
        </w:pPrChange>
      </w:pPr>
      <w:ins w:id="1234" w:author="Tin Trčak" w:date="2016-01-21T13:41:00Z">
        <w:r w:rsidDel="00476BBA">
          <w:t xml:space="preserve"> </w:t>
        </w:r>
      </w:ins>
    </w:p>
    <w:p w14:paraId="7F6E0B9E" w14:textId="7F6E96E7" w:rsidR="00B93800" w:rsidRPr="000B494C" w:rsidDel="00476BBA" w:rsidRDefault="009143E6">
      <w:pPr>
        <w:ind w:firstLine="708"/>
        <w:rPr>
          <w:ins w:id="1235" w:author="Fredi" w:date="2016-01-21T00:05:00Z"/>
          <w:del w:id="1236" w:author="Tin Trčak" w:date="2016-01-21T13:40:00Z"/>
        </w:rPr>
        <w:pPrChange w:id="1237" w:author="Tin Trčak" w:date="2016-01-21T13:41:00Z">
          <w:pPr>
            <w:pStyle w:val="Normal5"/>
            <w:spacing w:line="360" w:lineRule="auto"/>
            <w:jc w:val="both"/>
          </w:pPr>
        </w:pPrChange>
      </w:pPr>
      <w:ins w:id="1238" w:author="Fredi" w:date="2016-01-21T00:04:00Z">
        <w:del w:id="1239" w:author="Tin Trčak" w:date="2016-01-21T13:40:00Z">
          <w:r w:rsidDel="00476BBA">
            <w:delText xml:space="preserve">Slika </w:delText>
          </w:r>
        </w:del>
      </w:ins>
      <w:ins w:id="1240" w:author="Fredi" w:date="2016-01-21T00:26:00Z">
        <w:del w:id="1241" w:author="Tin Trčak" w:date="2016-01-21T00:45:00Z">
          <w:r w:rsidR="00B93800" w:rsidDel="00C255BA">
            <w:fldChar w:fldCharType="begin"/>
          </w:r>
          <w:r w:rsidR="00B93800" w:rsidDel="00C255BA">
            <w:delInstrText xml:space="preserve"> STYLEREF 2 \s </w:delInstrText>
          </w:r>
        </w:del>
      </w:ins>
      <w:del w:id="1242" w:author="Tin Trčak" w:date="2016-01-21T00:45:00Z">
        <w:r w:rsidR="00B93800" w:rsidDel="00C255BA">
          <w:fldChar w:fldCharType="separate"/>
        </w:r>
        <w:r w:rsidR="00B93800" w:rsidDel="00C255BA">
          <w:rPr>
            <w:noProof/>
          </w:rPr>
          <w:delText>7.3</w:delText>
        </w:r>
      </w:del>
      <w:ins w:id="1243" w:author="Fredi" w:date="2016-01-21T00:26:00Z">
        <w:del w:id="12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45" w:author="Tin Trčak" w:date="2016-01-21T00:45:00Z">
        <w:r w:rsidR="00B93800" w:rsidDel="00C255BA">
          <w:fldChar w:fldCharType="separate"/>
        </w:r>
      </w:del>
      <w:ins w:id="1246" w:author="Fredi" w:date="2016-01-21T00:26:00Z">
        <w:del w:id="1247" w:author="Tin Trčak" w:date="2016-01-21T00:45:00Z">
          <w:r w:rsidR="00B93800" w:rsidDel="00C255BA">
            <w:rPr>
              <w:noProof/>
            </w:rPr>
            <w:delText>1</w:delText>
          </w:r>
          <w:r w:rsidR="00B93800" w:rsidDel="00C255BA">
            <w:fldChar w:fldCharType="end"/>
          </w:r>
        </w:del>
      </w:ins>
      <w:ins w:id="1248" w:author="Fredi" w:date="2016-01-21T00:04:00Z">
        <w:del w:id="1249" w:author="Tin Trčak" w:date="2016-01-21T13:40:00Z">
          <w:r w:rsidDel="00476BBA">
            <w:delText xml:space="preserve"> Prijava i odjava korisnika u grupu aktvnih korisnika</w:delText>
          </w:r>
        </w:del>
      </w:ins>
    </w:p>
    <w:p w14:paraId="43FCBBFE" w14:textId="58A181D9" w:rsidR="00B9032E" w:rsidRDefault="009143E6">
      <w:pPr>
        <w:ind w:firstLine="708"/>
        <w:rPr>
          <w:ins w:id="1250" w:author="Fredi" w:date="2016-01-21T00:07:00Z"/>
        </w:rPr>
        <w:pPrChange w:id="1251" w:author="Fredi" w:date="2016-01-20T23:41:00Z">
          <w:pPr>
            <w:pStyle w:val="Normal5"/>
            <w:spacing w:line="360" w:lineRule="auto"/>
            <w:jc w:val="both"/>
          </w:pPr>
        </w:pPrChange>
      </w:pPr>
      <w:ins w:id="1252" w:author="Fredi" w:date="2016-01-21T00:05:00Z">
        <w:r>
          <w:t xml:space="preserve">Kad se korisnik prijavi onda se njemu mora poslat lista svih trenutnih narudžbi. </w:t>
        </w:r>
      </w:ins>
      <w:ins w:id="1253" w:author="Fredi" w:date="2016-01-21T00:06:00Z">
        <w:r>
          <w:t>Ta lista se sprema na poslužitelju i globalno je dostupna (</w:t>
        </w:r>
        <w:del w:id="1254" w:author="Tin Trčak" w:date="2016-01-21T14:01:00Z">
          <w:r w:rsidDel="009F3C84">
            <w:delText xml:space="preserve"> </w:delText>
          </w:r>
        </w:del>
        <w:r>
          <w:t>Singleton oblikovni obrazac</w:t>
        </w:r>
        <w:del w:id="1255" w:author="Tin Trčak" w:date="2016-01-21T14:01:00Z">
          <w:r w:rsidDel="009F3C84">
            <w:delText xml:space="preserve"> </w:delText>
          </w:r>
        </w:del>
        <w:r>
          <w:t>).</w:t>
        </w:r>
      </w:ins>
      <w:ins w:id="1256" w:author="Fredi" w:date="2016-01-21T00:08:00Z">
        <w:r w:rsidR="009622DC">
          <w:t xml:space="preserve"> Te</w:t>
        </w:r>
      </w:ins>
      <w:ins w:id="1257" w:author="Fredi" w:date="2016-01-21T00:06:00Z">
        <w:r>
          <w:t xml:space="preserve"> </w:t>
        </w:r>
      </w:ins>
      <w:ins w:id="1258" w:author="Fredi" w:date="2016-01-21T00:08:00Z">
        <w:r w:rsidR="009622DC">
          <w:t>s</w:t>
        </w:r>
      </w:ins>
      <w:ins w:id="1259" w:author="Fredi" w:date="2016-01-21T00:07:00Z">
        <w:r>
          <w:t>vaki put kad dođe</w:t>
        </w:r>
      </w:ins>
      <w:ins w:id="1260" w:author="Fredi" w:date="2016-01-21T00:08:00Z">
        <w:r w:rsidR="009622DC">
          <w:t xml:space="preserve"> nova</w:t>
        </w:r>
      </w:ins>
      <w:ins w:id="1261" w:author="Fredi" w:date="2016-01-21T00:07:00Z">
        <w:r w:rsidR="009622DC">
          <w:t xml:space="preserve"> narudžba, </w:t>
        </w:r>
        <w:r>
          <w:t xml:space="preserve">u tu </w:t>
        </w:r>
      </w:ins>
      <w:ins w:id="1262" w:author="Fredi" w:date="2016-01-21T00:08:00Z">
        <w:r w:rsidR="009622DC">
          <w:t xml:space="preserve">se </w:t>
        </w:r>
      </w:ins>
      <w:ins w:id="1263" w:author="Fredi" w:date="2016-01-21T00:07:00Z">
        <w:r>
          <w:t>listu mora spremiti t</w:t>
        </w:r>
      </w:ins>
      <w:ins w:id="1264" w:author="Fredi" w:date="2016-01-21T00:08:00Z">
        <w:r w:rsidR="009622DC">
          <w:t>a narudžba</w:t>
        </w:r>
      </w:ins>
      <w:ins w:id="1265" w:author="Fredi" w:date="2016-01-21T00:07:00Z">
        <w:r>
          <w:t xml:space="preserve"> i moraju se obav</w:t>
        </w:r>
      </w:ins>
      <w:ins w:id="1266" w:author="Tin Trčak" w:date="2016-01-21T13:39:00Z">
        <w:r w:rsidR="00476BBA">
          <w:t>i</w:t>
        </w:r>
      </w:ins>
      <w:ins w:id="1267" w:author="Fredi" w:date="2016-01-21T00:07:00Z">
        <w:r>
          <w:t>jestiti svi aktivni korisnici da je došla narudžba</w:t>
        </w:r>
      </w:ins>
      <w:ins w:id="1268" w:author="Fredi" w:date="2016-01-21T00:08:00Z">
        <w:r w:rsidR="009622DC">
          <w:t xml:space="preserve"> kako bi mogli osv</w:t>
        </w:r>
        <w:del w:id="1269" w:author="Tin Trčak" w:date="2016-01-21T13:39:00Z">
          <w:r w:rsidR="009622DC" w:rsidDel="00476BBA">
            <w:delText>i</w:delText>
          </w:r>
        </w:del>
        <w:r w:rsidR="009622DC">
          <w:t>ježiti prikaz svih a</w:t>
        </w:r>
        <w:del w:id="1270" w:author="Tin Trčak" w:date="2016-01-21T13:40:00Z">
          <w:r w:rsidR="009622DC" w:rsidDel="00476BBA">
            <w:delText>ktivnih a</w:delText>
          </w:r>
        </w:del>
        <w:r w:rsidR="009622DC">
          <w:t>ktivnih narudžbi korisniku.</w:t>
        </w:r>
      </w:ins>
    </w:p>
    <w:bookmarkStart w:id="1271" w:name="_MON_1514839480"/>
    <w:bookmarkEnd w:id="1271"/>
    <w:p w14:paraId="57367649" w14:textId="47135F79" w:rsidR="009622DC" w:rsidRDefault="00B93800">
      <w:pPr>
        <w:ind w:firstLine="708"/>
        <w:rPr>
          <w:ins w:id="1272" w:author="Fredi" w:date="2016-01-21T00:09:00Z"/>
        </w:rPr>
      </w:pPr>
      <w:ins w:id="1273" w:author="Fredi" w:date="2016-01-21T00:24:00Z">
        <w:r>
          <w:object w:dxaOrig="9072" w:dyaOrig="1897" w14:anchorId="126D9425">
            <v:shape id="_x0000_i1026" type="#_x0000_t75" style="width:454.6pt;height:94.6pt" o:ole="">
              <v:imagedata r:id="rId63" o:title=""/>
            </v:shape>
            <o:OLEObject Type="Embed" ProgID="Word.OpenDocumentText.12" ShapeID="_x0000_i1026" DrawAspect="Content" ObjectID="_1514896799" r:id="rId64"/>
          </w:object>
        </w:r>
      </w:ins>
    </w:p>
    <w:p w14:paraId="68533C9B" w14:textId="4D577BE5" w:rsidR="00B9032E" w:rsidRDefault="009622DC">
      <w:pPr>
        <w:pStyle w:val="Caption"/>
        <w:jc w:val="center"/>
        <w:rPr>
          <w:ins w:id="1274" w:author="Fredi" w:date="2016-01-21T00:26:00Z"/>
        </w:rPr>
        <w:pPrChange w:id="1275" w:author="Fredi" w:date="2016-01-21T00:23:00Z">
          <w:pPr>
            <w:pStyle w:val="Normal5"/>
            <w:spacing w:line="360" w:lineRule="auto"/>
            <w:jc w:val="both"/>
          </w:pPr>
        </w:pPrChange>
      </w:pPr>
      <w:bookmarkStart w:id="1276" w:name="_Toc441154907"/>
      <w:ins w:id="1277" w:author="Fredi" w:date="2016-01-21T00:09:00Z">
        <w:r>
          <w:t xml:space="preserve">Slika </w:t>
        </w:r>
      </w:ins>
      <w:ins w:id="1278" w:author="Tin Trčak" w:date="2016-01-21T13:41:00Z">
        <w:r w:rsidR="00476BBA">
          <w:fldChar w:fldCharType="begin"/>
        </w:r>
        <w:r w:rsidR="00476BBA">
          <w:instrText xml:space="preserve"> STYLEREF 2 \s </w:instrText>
        </w:r>
      </w:ins>
      <w:r w:rsidR="00476BBA">
        <w:fldChar w:fldCharType="separate"/>
      </w:r>
      <w:r w:rsidR="00476BBA">
        <w:rPr>
          <w:noProof/>
        </w:rPr>
        <w:t>7.3</w:t>
      </w:r>
      <w:ins w:id="12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80" w:author="Tin Trčak" w:date="2016-01-21T13:41:00Z">
        <w:r w:rsidR="00476BBA">
          <w:rPr>
            <w:noProof/>
          </w:rPr>
          <w:t>2</w:t>
        </w:r>
        <w:r w:rsidR="00476BBA">
          <w:fldChar w:fldCharType="end"/>
        </w:r>
      </w:ins>
      <w:ins w:id="1281" w:author="Fredi" w:date="2016-01-21T00:26:00Z">
        <w:del w:id="1282" w:author="Tin Trčak" w:date="2016-01-21T00:45:00Z">
          <w:r w:rsidR="00B93800" w:rsidDel="00C255BA">
            <w:fldChar w:fldCharType="begin"/>
          </w:r>
          <w:r w:rsidR="00B93800" w:rsidDel="00C255BA">
            <w:delInstrText xml:space="preserve"> STYLEREF 2 \s </w:delInstrText>
          </w:r>
        </w:del>
      </w:ins>
      <w:del w:id="1283" w:author="Tin Trčak" w:date="2016-01-21T00:45:00Z">
        <w:r w:rsidR="00B93800" w:rsidDel="00C255BA">
          <w:fldChar w:fldCharType="separate"/>
        </w:r>
        <w:r w:rsidR="00B93800" w:rsidDel="00C255BA">
          <w:rPr>
            <w:noProof/>
          </w:rPr>
          <w:delText>7.3</w:delText>
        </w:r>
      </w:del>
      <w:ins w:id="1284" w:author="Fredi" w:date="2016-01-21T00:26:00Z">
        <w:del w:id="12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6" w:author="Tin Trčak" w:date="2016-01-21T00:45:00Z">
        <w:r w:rsidR="00B93800" w:rsidDel="00C255BA">
          <w:fldChar w:fldCharType="separate"/>
        </w:r>
      </w:del>
      <w:ins w:id="1287" w:author="Fredi" w:date="2016-01-21T00:26:00Z">
        <w:del w:id="1288" w:author="Tin Trčak" w:date="2016-01-21T00:45:00Z">
          <w:r w:rsidR="00B93800" w:rsidDel="00C255BA">
            <w:rPr>
              <w:noProof/>
            </w:rPr>
            <w:delText>2</w:delText>
          </w:r>
          <w:r w:rsidR="00B93800" w:rsidDel="00C255BA">
            <w:fldChar w:fldCharType="end"/>
          </w:r>
        </w:del>
      </w:ins>
      <w:ins w:id="1289" w:author="Fredi" w:date="2016-01-21T00:09:00Z">
        <w:r>
          <w:t xml:space="preserve"> Prihvat nove narudžbe</w:t>
        </w:r>
      </w:ins>
      <w:bookmarkEnd w:id="1276"/>
    </w:p>
    <w:p w14:paraId="78853B56" w14:textId="0B1B7FDF" w:rsidR="00476BBA" w:rsidRDefault="00476BBA">
      <w:pPr>
        <w:spacing w:after="160" w:line="259" w:lineRule="auto"/>
        <w:jc w:val="left"/>
        <w:rPr>
          <w:ins w:id="1290" w:author="Tin Trčak" w:date="2016-01-21T13:37:00Z"/>
        </w:rPr>
      </w:pPr>
      <w:ins w:id="1291" w:author="Tin Trčak" w:date="2016-01-21T13:37:00Z">
        <w:r>
          <w:br w:type="page"/>
        </w:r>
      </w:ins>
    </w:p>
    <w:p w14:paraId="23B41C05" w14:textId="7E927CF2" w:rsidR="00B9032E" w:rsidRDefault="00B9032E">
      <w:pPr>
        <w:ind w:firstLine="708"/>
        <w:rPr>
          <w:ins w:id="1292" w:author="Fredi" w:date="2016-01-21T00:02:00Z"/>
        </w:rPr>
        <w:pPrChange w:id="1293" w:author="Fredi" w:date="2016-01-20T23:41:00Z">
          <w:pPr>
            <w:pStyle w:val="Normal5"/>
            <w:spacing w:line="360" w:lineRule="auto"/>
            <w:jc w:val="both"/>
          </w:pPr>
        </w:pPrChange>
      </w:pPr>
      <w:ins w:id="1294" w:author="Fredi" w:date="2016-01-21T00:00:00Z">
        <w:r>
          <w:lastRenderedPageBreak/>
          <w:t>Svaki put kad bi se narudžba potvrdila ili odbila moraju se obav</w:t>
        </w:r>
      </w:ins>
      <w:ins w:id="1295" w:author="Tin Trčak" w:date="2016-01-21T13:42:00Z">
        <w:r w:rsidR="00476BBA">
          <w:t>i</w:t>
        </w:r>
      </w:ins>
      <w:ins w:id="1296" w:author="Fredi" w:date="2016-01-21T00:00:00Z">
        <w:r>
          <w:t>jestiti svi ostali aktivni d</w:t>
        </w:r>
        <w:del w:id="1297" w:author="Tin Trčak" w:date="2016-01-21T13:42:00Z">
          <w:r w:rsidDel="00476BBA">
            <w:delText>i</w:delText>
          </w:r>
        </w:del>
        <w:r>
          <w:t xml:space="preserve">jelatnici </w:t>
        </w:r>
      </w:ins>
      <w:ins w:id="1298" w:author="Fredi" w:date="2016-01-21T00:01:00Z">
        <w:r>
          <w:t>kako bi mogli osv</w:t>
        </w:r>
        <w:del w:id="1299" w:author="Tin Trčak" w:date="2016-01-21T13:42:00Z">
          <w:r w:rsidDel="00476BBA">
            <w:delText>i</w:delText>
          </w:r>
        </w:del>
        <w:r>
          <w:t xml:space="preserve">ježiti prikaz </w:t>
        </w:r>
        <w:r w:rsidR="006E62A9">
          <w:t>narudžbi</w:t>
        </w:r>
      </w:ins>
      <w:ins w:id="1300" w:author="Fredi" w:date="2016-01-21T00:02:00Z">
        <w:r w:rsidR="006E62A9">
          <w:t xml:space="preserve"> korisniku.</w:t>
        </w:r>
      </w:ins>
    </w:p>
    <w:bookmarkStart w:id="1301" w:name="_MON_1514839699"/>
    <w:bookmarkEnd w:id="1301"/>
    <w:p w14:paraId="221E525A" w14:textId="77777777" w:rsidR="009622DC" w:rsidRDefault="006E62A9">
      <w:pPr>
        <w:keepNext/>
        <w:ind w:firstLine="708"/>
        <w:rPr>
          <w:ins w:id="1302" w:author="Fredi" w:date="2016-01-21T00:10:00Z"/>
        </w:rPr>
        <w:pPrChange w:id="1303" w:author="Fredi" w:date="2016-01-21T00:10:00Z">
          <w:pPr>
            <w:ind w:firstLine="708"/>
          </w:pPr>
        </w:pPrChange>
      </w:pPr>
      <w:ins w:id="1304" w:author="Fredi" w:date="2016-01-21T00:02:00Z">
        <w:r>
          <w:object w:dxaOrig="9072" w:dyaOrig="2740" w14:anchorId="4CDCAD92">
            <v:shape id="_x0000_i1027" type="#_x0000_t75" style="width:454.6pt;height:137.3pt" o:ole="">
              <v:imagedata r:id="rId65" o:title=""/>
            </v:shape>
            <o:OLEObject Type="Embed" ProgID="Word.OpenDocumentText.12" ShapeID="_x0000_i1027" DrawAspect="Content" ObjectID="_1514896800" r:id="rId66"/>
          </w:object>
        </w:r>
      </w:ins>
    </w:p>
    <w:p w14:paraId="360FF8E4" w14:textId="1E9F0A02" w:rsidR="009622DC" w:rsidRDefault="009622DC">
      <w:pPr>
        <w:pStyle w:val="Caption"/>
        <w:jc w:val="center"/>
        <w:rPr>
          <w:ins w:id="1305" w:author="Fredi" w:date="2016-01-21T00:26:00Z"/>
        </w:rPr>
        <w:pPrChange w:id="1306" w:author="Fredi" w:date="2016-01-21T00:23:00Z">
          <w:pPr>
            <w:pStyle w:val="Normal5"/>
            <w:spacing w:line="360" w:lineRule="auto"/>
            <w:jc w:val="both"/>
          </w:pPr>
        </w:pPrChange>
      </w:pPr>
      <w:bookmarkStart w:id="1307" w:name="_Toc441154908"/>
      <w:ins w:id="1308" w:author="Fredi" w:date="2016-01-21T00:10:00Z">
        <w:r>
          <w:t xml:space="preserve">Slika </w:t>
        </w:r>
      </w:ins>
      <w:ins w:id="1309" w:author="Tin Trčak" w:date="2016-01-21T13:41:00Z">
        <w:r w:rsidR="00476BBA">
          <w:fldChar w:fldCharType="begin"/>
        </w:r>
        <w:r w:rsidR="00476BBA">
          <w:instrText xml:space="preserve"> STYLEREF 2 \s </w:instrText>
        </w:r>
      </w:ins>
      <w:r w:rsidR="00476BBA">
        <w:fldChar w:fldCharType="separate"/>
      </w:r>
      <w:r w:rsidR="00476BBA">
        <w:rPr>
          <w:noProof/>
        </w:rPr>
        <w:t>7.3</w:t>
      </w:r>
      <w:ins w:id="131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11" w:author="Tin Trčak" w:date="2016-01-21T13:41:00Z">
        <w:r w:rsidR="00476BBA">
          <w:rPr>
            <w:noProof/>
          </w:rPr>
          <w:t>3</w:t>
        </w:r>
        <w:r w:rsidR="00476BBA">
          <w:fldChar w:fldCharType="end"/>
        </w:r>
      </w:ins>
      <w:ins w:id="1312" w:author="Fredi" w:date="2016-01-21T00:26:00Z">
        <w:del w:id="1313" w:author="Tin Trčak" w:date="2016-01-21T00:45:00Z">
          <w:r w:rsidR="00B93800" w:rsidDel="00C255BA">
            <w:fldChar w:fldCharType="begin"/>
          </w:r>
          <w:r w:rsidR="00B93800" w:rsidDel="00C255BA">
            <w:delInstrText xml:space="preserve"> STYLEREF 2 \s </w:delInstrText>
          </w:r>
        </w:del>
      </w:ins>
      <w:del w:id="1314" w:author="Tin Trčak" w:date="2016-01-21T00:45:00Z">
        <w:r w:rsidR="00B93800" w:rsidDel="00C255BA">
          <w:fldChar w:fldCharType="separate"/>
        </w:r>
        <w:r w:rsidR="00B93800" w:rsidDel="00C255BA">
          <w:rPr>
            <w:noProof/>
          </w:rPr>
          <w:delText>7.3</w:delText>
        </w:r>
      </w:del>
      <w:ins w:id="1315" w:author="Fredi" w:date="2016-01-21T00:26:00Z">
        <w:del w:id="131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17" w:author="Tin Trčak" w:date="2016-01-21T00:45:00Z">
        <w:r w:rsidR="00B93800" w:rsidDel="00C255BA">
          <w:fldChar w:fldCharType="separate"/>
        </w:r>
      </w:del>
      <w:ins w:id="1318" w:author="Fredi" w:date="2016-01-21T00:26:00Z">
        <w:del w:id="1319" w:author="Tin Trčak" w:date="2016-01-21T00:45:00Z">
          <w:r w:rsidR="00B93800" w:rsidDel="00C255BA">
            <w:rPr>
              <w:noProof/>
            </w:rPr>
            <w:delText>3</w:delText>
          </w:r>
          <w:r w:rsidR="00B93800" w:rsidDel="00C255BA">
            <w:fldChar w:fldCharType="end"/>
          </w:r>
        </w:del>
      </w:ins>
      <w:ins w:id="1320" w:author="Fredi" w:date="2016-01-21T00:10:00Z">
        <w:r>
          <w:t xml:space="preserve"> Obrada narudžbe i obavještavanje ostalih dijelatnika</w:t>
        </w:r>
      </w:ins>
      <w:bookmarkEnd w:id="1307"/>
    </w:p>
    <w:p w14:paraId="4551A4C6" w14:textId="77777777" w:rsidR="00B93800" w:rsidRPr="000B494C" w:rsidRDefault="00B93800">
      <w:pPr>
        <w:rPr>
          <w:ins w:id="1321" w:author="Fredi" w:date="2016-01-21T00:11:00Z"/>
        </w:rPr>
        <w:pPrChange w:id="1322" w:author="Fredi" w:date="2016-01-21T00:26:00Z">
          <w:pPr>
            <w:pStyle w:val="Normal5"/>
            <w:spacing w:line="360" w:lineRule="auto"/>
            <w:jc w:val="both"/>
          </w:pPr>
        </w:pPrChange>
      </w:pPr>
    </w:p>
    <w:p w14:paraId="5EB48CBF" w14:textId="16CBFC6A" w:rsidR="005264FF" w:rsidRDefault="00A663B0">
      <w:pPr>
        <w:ind w:firstLine="708"/>
        <w:rPr>
          <w:ins w:id="1323" w:author="Fredi" w:date="2016-01-21T00:15:00Z"/>
        </w:rPr>
        <w:pPrChange w:id="1324" w:author="Fredi" w:date="2016-01-21T00:15:00Z">
          <w:pPr>
            <w:pStyle w:val="Normal5"/>
            <w:spacing w:line="360" w:lineRule="auto"/>
            <w:jc w:val="both"/>
          </w:pPr>
        </w:pPrChange>
      </w:pPr>
      <w:ins w:id="1325" w:author="Fredi" w:date="2016-01-21T00:12:00Z">
        <w:del w:id="1326" w:author="Tin Trčak" w:date="2016-01-21T13:42:00Z">
          <w:r w:rsidDel="00476BBA">
            <w:rPr>
              <w:lang w:eastAsia="hr-HR"/>
            </w:rPr>
            <w:delText>Iz razloga</w:delText>
          </w:r>
        </w:del>
      </w:ins>
      <w:ins w:id="1327" w:author="Tin Trčak" w:date="2016-01-21T13:42:00Z">
        <w:r w:rsidR="00476BBA">
          <w:rPr>
            <w:lang w:eastAsia="hr-HR"/>
          </w:rPr>
          <w:t>Zato</w:t>
        </w:r>
      </w:ins>
      <w:ins w:id="1328" w:author="Fredi" w:date="2016-01-21T00:12:00Z">
        <w:r>
          <w:rPr>
            <w:lang w:eastAsia="hr-HR"/>
          </w:rPr>
          <w:t xml:space="preserve"> što imamo </w:t>
        </w:r>
      </w:ins>
      <w:ins w:id="1329" w:author="Fredi" w:date="2016-01-21T00:13:00Z">
        <w:r>
          <w:rPr>
            <w:lang w:eastAsia="hr-HR"/>
          </w:rPr>
          <w:t xml:space="preserve">aplikaciju koja se izvršava na web poslužitelju (browser-u) svu logiku koja mijenja sadržaj web stranice smo morali </w:t>
        </w:r>
      </w:ins>
      <w:ins w:id="1330"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331" w:author="Fredi" w:date="2016-01-21T00:15:00Z">
        <w:r w:rsidR="000636DA">
          <w:rPr>
            <w:lang w:eastAsia="hr-HR"/>
          </w:rPr>
          <w:t>.</w:t>
        </w:r>
      </w:ins>
    </w:p>
    <w:p w14:paraId="5BD04FF0" w14:textId="5A53FC10" w:rsidR="005264FF" w:rsidRDefault="005264FF">
      <w:pPr>
        <w:ind w:firstLine="708"/>
        <w:rPr>
          <w:ins w:id="1332" w:author="Fredi" w:date="2016-01-21T00:19:00Z"/>
        </w:rPr>
        <w:pPrChange w:id="1333" w:author="Fredi" w:date="2016-01-21T00:15:00Z">
          <w:pPr>
            <w:pStyle w:val="Normal5"/>
            <w:spacing w:line="360" w:lineRule="auto"/>
            <w:jc w:val="both"/>
          </w:pPr>
        </w:pPrChange>
      </w:pPr>
      <w:ins w:id="1334" w:author="Fredi" w:date="2016-01-21T00:16:00Z">
        <w:r>
          <w:rPr>
            <w:lang w:eastAsia="hr-HR"/>
          </w:rPr>
          <w:t xml:space="preserve">A kako bi ta komunikacija između kontrolera, koji se izvršava na poslužitelju, i klijentskog računala ispravno funkcionirala </w:t>
        </w:r>
      </w:ins>
      <w:ins w:id="1335" w:author="Fredi" w:date="2016-01-21T00:17:00Z">
        <w:r>
          <w:rPr>
            <w:lang w:eastAsia="hr-HR"/>
          </w:rPr>
          <w:t xml:space="preserve">morali samo dodati SignalR skriptu u web popis skripti za web stranicu. </w:t>
        </w:r>
      </w:ins>
      <w:ins w:id="1336" w:author="Fredi" w:date="2016-01-21T00:18:00Z">
        <w:r>
          <w:rPr>
            <w:lang w:eastAsia="hr-HR"/>
          </w:rPr>
          <w:t>Ali ta skripta ne postoji nek se ona izgenerira automatski prilikom pokretanja aplikacije.</w:t>
        </w:r>
      </w:ins>
      <w:ins w:id="1337" w:author="Fredi" w:date="2016-01-21T00:20:00Z">
        <w:r>
          <w:rPr>
            <w:lang w:eastAsia="hr-HR"/>
          </w:rPr>
          <w:t xml:space="preserve"> </w:t>
        </w:r>
      </w:ins>
    </w:p>
    <w:bookmarkStart w:id="1338" w:name="_MON_1514840775"/>
    <w:bookmarkEnd w:id="1338"/>
    <w:p w14:paraId="51D56AC1" w14:textId="77777777" w:rsidR="005264FF" w:rsidRDefault="005264FF">
      <w:pPr>
        <w:keepNext/>
        <w:ind w:firstLine="708"/>
        <w:jc w:val="center"/>
        <w:rPr>
          <w:ins w:id="1339" w:author="Fredi" w:date="2016-01-21T00:24:00Z"/>
        </w:rPr>
        <w:pPrChange w:id="1340" w:author="Fredi" w:date="2016-01-21T00:27:00Z">
          <w:pPr>
            <w:ind w:firstLine="708"/>
          </w:pPr>
        </w:pPrChange>
      </w:pPr>
      <w:ins w:id="1341" w:author="Fredi" w:date="2016-01-21T00:19:00Z">
        <w:r>
          <w:rPr>
            <w:lang w:eastAsia="hr-HR"/>
          </w:rPr>
          <w:object w:dxaOrig="9072" w:dyaOrig="211" w14:anchorId="7FE9B945">
            <v:shape id="_x0000_i1028" type="#_x0000_t75" style="width:454.6pt;height:10.05pt" o:ole="">
              <v:imagedata r:id="rId67" o:title=""/>
            </v:shape>
            <o:OLEObject Type="Embed" ProgID="Word.OpenDocumentText.12" ShapeID="_x0000_i1028" DrawAspect="Content" ObjectID="_1514896801" r:id="rId68"/>
          </w:object>
        </w:r>
      </w:ins>
    </w:p>
    <w:p w14:paraId="458E8EE5" w14:textId="1FE79BDB" w:rsidR="005264FF" w:rsidRDefault="005264FF">
      <w:pPr>
        <w:pStyle w:val="Caption"/>
        <w:jc w:val="center"/>
        <w:rPr>
          <w:ins w:id="1342" w:author="Fredi" w:date="2016-01-21T00:26:00Z"/>
        </w:rPr>
        <w:pPrChange w:id="1343" w:author="Fredi" w:date="2016-01-21T00:24:00Z">
          <w:pPr>
            <w:pStyle w:val="Normal5"/>
            <w:spacing w:line="360" w:lineRule="auto"/>
            <w:jc w:val="both"/>
          </w:pPr>
        </w:pPrChange>
      </w:pPr>
      <w:bookmarkStart w:id="1344" w:name="_Toc441154909"/>
      <w:ins w:id="1345" w:author="Fredi" w:date="2016-01-21T00:24:00Z">
        <w:r>
          <w:t xml:space="preserve">Slika </w:t>
        </w:r>
      </w:ins>
      <w:ins w:id="1346" w:author="Tin Trčak" w:date="2016-01-21T13:41:00Z">
        <w:r w:rsidR="00476BBA">
          <w:fldChar w:fldCharType="begin"/>
        </w:r>
        <w:r w:rsidR="00476BBA">
          <w:instrText xml:space="preserve"> STYLEREF 2 \s </w:instrText>
        </w:r>
      </w:ins>
      <w:r w:rsidR="00476BBA">
        <w:fldChar w:fldCharType="separate"/>
      </w:r>
      <w:r w:rsidR="00476BBA">
        <w:rPr>
          <w:noProof/>
        </w:rPr>
        <w:t>7.3</w:t>
      </w:r>
      <w:ins w:id="13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48" w:author="Tin Trčak" w:date="2016-01-21T13:41:00Z">
        <w:r w:rsidR="00476BBA">
          <w:rPr>
            <w:noProof/>
          </w:rPr>
          <w:t>4</w:t>
        </w:r>
        <w:r w:rsidR="00476BBA">
          <w:fldChar w:fldCharType="end"/>
        </w:r>
      </w:ins>
      <w:ins w:id="1349" w:author="Fredi" w:date="2016-01-21T00:26:00Z">
        <w:del w:id="1350" w:author="Tin Trčak" w:date="2016-01-21T00:45:00Z">
          <w:r w:rsidR="00B93800" w:rsidDel="00C255BA">
            <w:fldChar w:fldCharType="begin"/>
          </w:r>
          <w:r w:rsidR="00B93800" w:rsidDel="00C255BA">
            <w:delInstrText xml:space="preserve"> STYLEREF 2 \s </w:delInstrText>
          </w:r>
        </w:del>
      </w:ins>
      <w:del w:id="1351" w:author="Tin Trčak" w:date="2016-01-21T00:45:00Z">
        <w:r w:rsidR="00B93800" w:rsidDel="00C255BA">
          <w:fldChar w:fldCharType="separate"/>
        </w:r>
        <w:r w:rsidR="00B93800" w:rsidDel="00C255BA">
          <w:rPr>
            <w:noProof/>
          </w:rPr>
          <w:delText>7.3</w:delText>
        </w:r>
      </w:del>
      <w:ins w:id="1352" w:author="Fredi" w:date="2016-01-21T00:26:00Z">
        <w:del w:id="13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54" w:author="Tin Trčak" w:date="2016-01-21T00:45:00Z">
        <w:r w:rsidR="00B93800" w:rsidDel="00C255BA">
          <w:fldChar w:fldCharType="separate"/>
        </w:r>
      </w:del>
      <w:ins w:id="1355" w:author="Fredi" w:date="2016-01-21T00:26:00Z">
        <w:del w:id="1356" w:author="Tin Trčak" w:date="2016-01-21T00:45:00Z">
          <w:r w:rsidR="00B93800" w:rsidDel="00C255BA">
            <w:rPr>
              <w:noProof/>
            </w:rPr>
            <w:delText>4</w:delText>
          </w:r>
          <w:r w:rsidR="00B93800" w:rsidDel="00C255BA">
            <w:fldChar w:fldCharType="end"/>
          </w:r>
        </w:del>
      </w:ins>
      <w:ins w:id="1357" w:author="Fredi" w:date="2016-01-21T00:24:00Z">
        <w:r>
          <w:t xml:space="preserve"> Dodavanje SignalR skripte u web stranicu</w:t>
        </w:r>
      </w:ins>
      <w:bookmarkEnd w:id="1344"/>
    </w:p>
    <w:p w14:paraId="74476FF3" w14:textId="311ED047" w:rsidR="00476BBA" w:rsidRDefault="00476BBA">
      <w:pPr>
        <w:spacing w:after="160" w:line="259" w:lineRule="auto"/>
        <w:jc w:val="left"/>
        <w:rPr>
          <w:ins w:id="1358" w:author="Tin Trčak" w:date="2016-01-21T13:38:00Z"/>
        </w:rPr>
      </w:pPr>
      <w:ins w:id="1359" w:author="Tin Trčak" w:date="2016-01-21T13:38:00Z">
        <w:r>
          <w:br w:type="page"/>
        </w:r>
      </w:ins>
    </w:p>
    <w:p w14:paraId="0629040C" w14:textId="59BC3862" w:rsidR="00B93800" w:rsidRPr="000B494C" w:rsidDel="00476BBA" w:rsidRDefault="00476BBA">
      <w:pPr>
        <w:rPr>
          <w:ins w:id="1360" w:author="Fredi" w:date="2016-01-21T00:18:00Z"/>
          <w:del w:id="1361" w:author="Tin Trčak" w:date="2016-01-21T13:38:00Z"/>
        </w:rPr>
        <w:pPrChange w:id="1362" w:author="Fredi" w:date="2016-01-21T00:26:00Z">
          <w:pPr>
            <w:pStyle w:val="Normal5"/>
            <w:spacing w:line="360" w:lineRule="auto"/>
            <w:jc w:val="both"/>
          </w:pPr>
        </w:pPrChange>
      </w:pPr>
      <w:ins w:id="1363" w:author="Tin Trčak" w:date="2016-01-21T13:43:00Z">
        <w:r>
          <w:lastRenderedPageBreak/>
          <w:t>Također</w:t>
        </w:r>
      </w:ins>
    </w:p>
    <w:p w14:paraId="794CEE3D" w14:textId="3BD9A621" w:rsidR="005264FF" w:rsidRDefault="005264FF">
      <w:pPr>
        <w:ind w:firstLine="708"/>
        <w:rPr>
          <w:ins w:id="1364" w:author="Fredi" w:date="2016-01-21T00:20:00Z"/>
        </w:rPr>
        <w:pPrChange w:id="1365" w:author="Fredi" w:date="2016-01-21T00:15:00Z">
          <w:pPr>
            <w:pStyle w:val="Normal5"/>
            <w:spacing w:line="360" w:lineRule="auto"/>
            <w:jc w:val="both"/>
          </w:pPr>
        </w:pPrChange>
      </w:pPr>
      <w:ins w:id="1366" w:author="Fredi" w:date="2016-01-21T00:20:00Z">
        <w:del w:id="1367" w:author="Tin Trčak" w:date="2016-01-21T13:43:00Z">
          <w:r w:rsidDel="00476BBA">
            <w:rPr>
              <w:lang w:eastAsia="hr-HR"/>
            </w:rPr>
            <w:delText>I</w:delText>
          </w:r>
        </w:del>
      </w:ins>
      <w:ins w:id="1368" w:author="Tin Trčak" w:date="2016-01-21T13:43:00Z">
        <w:r w:rsidR="00476BBA">
          <w:rPr>
            <w:lang w:eastAsia="hr-HR"/>
          </w:rPr>
          <w:t>, i</w:t>
        </w:r>
      </w:ins>
      <w:ins w:id="1369" w:author="Fredi" w:date="2016-01-21T00:20:00Z">
        <w:r>
          <w:rPr>
            <w:lang w:eastAsia="hr-HR"/>
          </w:rPr>
          <w:t xml:space="preserve"> tu kako bi uspostavili konekciju sa serverom moramo inicijalizirati SignalR servis.</w:t>
        </w:r>
      </w:ins>
    </w:p>
    <w:bookmarkStart w:id="1370" w:name="_MON_1514840855"/>
    <w:bookmarkEnd w:id="1370"/>
    <w:p w14:paraId="7954B60B" w14:textId="77777777" w:rsidR="00B93800" w:rsidRDefault="005264FF">
      <w:pPr>
        <w:keepNext/>
        <w:ind w:firstLine="708"/>
        <w:rPr>
          <w:ins w:id="1371" w:author="Fredi" w:date="2016-01-21T00:26:00Z"/>
        </w:rPr>
        <w:pPrChange w:id="1372" w:author="Fredi" w:date="2016-01-21T00:26:00Z">
          <w:pPr>
            <w:ind w:firstLine="708"/>
          </w:pPr>
        </w:pPrChange>
      </w:pPr>
      <w:ins w:id="1373" w:author="Fredi" w:date="2016-01-21T00:21:00Z">
        <w:r>
          <w:rPr>
            <w:lang w:eastAsia="hr-HR"/>
          </w:rPr>
          <w:object w:dxaOrig="9072" w:dyaOrig="2740" w14:anchorId="343C8890">
            <v:shape id="_x0000_i1029" type="#_x0000_t75" style="width:454.6pt;height:137.3pt" o:ole="">
              <v:imagedata r:id="rId69" o:title=""/>
            </v:shape>
            <o:OLEObject Type="Embed" ProgID="Word.OpenDocumentText.12" ShapeID="_x0000_i1029" DrawAspect="Content" ObjectID="_1514896802" r:id="rId70"/>
          </w:object>
        </w:r>
      </w:ins>
    </w:p>
    <w:p w14:paraId="04C2F74B" w14:textId="5A6609B7" w:rsidR="005264FF" w:rsidRDefault="00B93800">
      <w:pPr>
        <w:pStyle w:val="Caption"/>
        <w:jc w:val="center"/>
        <w:rPr>
          <w:ins w:id="1374" w:author="Fredi" w:date="2016-01-21T00:10:00Z"/>
        </w:rPr>
        <w:pPrChange w:id="1375" w:author="Fredi" w:date="2016-01-21T00:26:00Z">
          <w:pPr>
            <w:pStyle w:val="Normal5"/>
            <w:spacing w:line="360" w:lineRule="auto"/>
            <w:jc w:val="both"/>
          </w:pPr>
        </w:pPrChange>
      </w:pPr>
      <w:bookmarkStart w:id="1376" w:name="_Toc441154910"/>
      <w:ins w:id="1377" w:author="Fredi" w:date="2016-01-21T00:26:00Z">
        <w:r>
          <w:t xml:space="preserve">Slika </w:t>
        </w:r>
      </w:ins>
      <w:ins w:id="1378" w:author="Tin Trčak" w:date="2016-01-21T13:41:00Z">
        <w:r w:rsidR="00476BBA">
          <w:fldChar w:fldCharType="begin"/>
        </w:r>
        <w:r w:rsidR="00476BBA">
          <w:instrText xml:space="preserve"> STYLEREF 2 \s </w:instrText>
        </w:r>
      </w:ins>
      <w:r w:rsidR="00476BBA">
        <w:fldChar w:fldCharType="separate"/>
      </w:r>
      <w:r w:rsidR="00476BBA">
        <w:rPr>
          <w:noProof/>
        </w:rPr>
        <w:t>7.3</w:t>
      </w:r>
      <w:ins w:id="13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80" w:author="Tin Trčak" w:date="2016-01-21T13:41:00Z">
        <w:r w:rsidR="00476BBA">
          <w:rPr>
            <w:noProof/>
          </w:rPr>
          <w:t>5</w:t>
        </w:r>
        <w:r w:rsidR="00476BBA">
          <w:fldChar w:fldCharType="end"/>
        </w:r>
      </w:ins>
      <w:ins w:id="1381" w:author="Fredi" w:date="2016-01-21T00:26:00Z">
        <w:del w:id="1382" w:author="Tin Trčak" w:date="2016-01-21T00:45:00Z">
          <w:r w:rsidDel="00C255BA">
            <w:fldChar w:fldCharType="begin"/>
          </w:r>
          <w:r w:rsidDel="00C255BA">
            <w:delInstrText xml:space="preserve"> STYLEREF 2 \s </w:delInstrText>
          </w:r>
        </w:del>
      </w:ins>
      <w:del w:id="1383" w:author="Tin Trčak" w:date="2016-01-21T00:45:00Z">
        <w:r w:rsidDel="00C255BA">
          <w:fldChar w:fldCharType="separate"/>
        </w:r>
        <w:r w:rsidDel="00C255BA">
          <w:rPr>
            <w:noProof/>
          </w:rPr>
          <w:delText>7.3</w:delText>
        </w:r>
      </w:del>
      <w:ins w:id="1384" w:author="Fredi" w:date="2016-01-21T00:26:00Z">
        <w:del w:id="1385"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386" w:author="Tin Trčak" w:date="2016-01-21T00:45:00Z">
        <w:r w:rsidDel="00C255BA">
          <w:fldChar w:fldCharType="separate"/>
        </w:r>
      </w:del>
      <w:ins w:id="1387" w:author="Fredi" w:date="2016-01-21T00:26:00Z">
        <w:del w:id="1388" w:author="Tin Trčak" w:date="2016-01-21T00:45:00Z">
          <w:r w:rsidDel="00C255BA">
            <w:rPr>
              <w:noProof/>
            </w:rPr>
            <w:delText>5</w:delText>
          </w:r>
          <w:r w:rsidDel="00C255BA">
            <w:fldChar w:fldCharType="end"/>
          </w:r>
        </w:del>
        <w:r>
          <w:t xml:space="preserve"> Inicijalizacija SignalR hub-a na klijentskoj strani</w:t>
        </w:r>
      </w:ins>
      <w:bookmarkEnd w:id="1376"/>
    </w:p>
    <w:p w14:paraId="13F5AFEE" w14:textId="0733F439" w:rsidR="007F474F" w:rsidRDefault="007F474F">
      <w:pPr>
        <w:spacing w:after="160" w:line="259" w:lineRule="auto"/>
        <w:jc w:val="left"/>
        <w:rPr>
          <w:ins w:id="1389" w:author="Tin Trčak" w:date="2016-01-21T00:55:00Z"/>
        </w:rPr>
      </w:pPr>
      <w:ins w:id="1390" w:author="Tin Trčak" w:date="2016-01-21T00:55:00Z">
        <w:r>
          <w:br w:type="page"/>
        </w:r>
      </w:ins>
    </w:p>
    <w:p w14:paraId="6F2CD30B" w14:textId="25A950DF" w:rsidR="009622DC" w:rsidRPr="000B494C" w:rsidDel="007F474F" w:rsidRDefault="009622DC">
      <w:pPr>
        <w:rPr>
          <w:ins w:id="1391" w:author="Fredi" w:date="2016-01-20T23:57:00Z"/>
          <w:del w:id="1392" w:author="Tin Trčak" w:date="2016-01-21T00:55:00Z"/>
        </w:rPr>
        <w:pPrChange w:id="1393" w:author="Fredi" w:date="2016-01-21T00:10:00Z">
          <w:pPr>
            <w:pStyle w:val="Normal5"/>
            <w:spacing w:line="360" w:lineRule="auto"/>
            <w:jc w:val="both"/>
          </w:pPr>
        </w:pPrChange>
      </w:pPr>
      <w:bookmarkStart w:id="1394" w:name="_Toc441154059"/>
      <w:bookmarkStart w:id="1395" w:name="_Toc441154612"/>
      <w:bookmarkEnd w:id="1394"/>
      <w:bookmarkEnd w:id="1395"/>
    </w:p>
    <w:p w14:paraId="571CC720" w14:textId="63086B22" w:rsidR="00283BA3" w:rsidRPr="009E7358" w:rsidDel="00B9032E" w:rsidRDefault="0004754E">
      <w:pPr>
        <w:ind w:firstLine="708"/>
        <w:rPr>
          <w:del w:id="1396" w:author="Fredi" w:date="2016-01-20T23:58:00Z"/>
          <w:rPrChange w:id="1397" w:author="Fredi" w:date="2016-01-20T23:41:00Z">
            <w:rPr>
              <w:del w:id="1398" w:author="Fredi" w:date="2016-01-20T23:58:00Z"/>
              <w:rFonts w:ascii="Arial" w:eastAsia="Arial" w:hAnsi="Arial" w:cs="Arial"/>
              <w:i/>
              <w:sz w:val="20"/>
            </w:rPr>
          </w:rPrChange>
        </w:rPr>
        <w:pPrChange w:id="1399" w:author="Fredi" w:date="2016-01-20T23:41:00Z">
          <w:pPr>
            <w:pStyle w:val="Normal5"/>
            <w:spacing w:line="360" w:lineRule="auto"/>
            <w:jc w:val="both"/>
          </w:pPr>
        </w:pPrChange>
      </w:pPr>
      <w:del w:id="1400" w:author="Fredi" w:date="2016-01-20T23:41:00Z">
        <w:r w:rsidRPr="009E7358" w:rsidDel="009E7358">
          <w:rPr>
            <w:rPrChange w:id="1401"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402" w:name="_Toc441100873"/>
      <w:bookmarkStart w:id="1403" w:name="_Toc441154060"/>
      <w:bookmarkStart w:id="1404" w:name="_Toc441154613"/>
      <w:bookmarkEnd w:id="1402"/>
      <w:bookmarkEnd w:id="1403"/>
      <w:bookmarkEnd w:id="1404"/>
    </w:p>
    <w:p w14:paraId="730AD24D" w14:textId="68CC8EB6" w:rsidR="00283BA3" w:rsidRPr="009E7358" w:rsidDel="00B9032E" w:rsidRDefault="00283BA3">
      <w:pPr>
        <w:ind w:firstLine="708"/>
        <w:rPr>
          <w:del w:id="1405" w:author="Fredi" w:date="2016-01-20T23:58:00Z"/>
          <w:rPrChange w:id="1406" w:author="Fredi" w:date="2016-01-20T23:41:00Z">
            <w:rPr>
              <w:del w:id="1407" w:author="Fredi" w:date="2016-01-20T23:58:00Z"/>
              <w:rFonts w:ascii="Arial" w:eastAsia="Arial" w:hAnsi="Arial" w:cs="Arial"/>
              <w:i/>
              <w:color w:val="000000"/>
              <w:sz w:val="20"/>
              <w:szCs w:val="20"/>
              <w:lang w:eastAsia="hr-HR"/>
            </w:rPr>
          </w:rPrChange>
        </w:rPr>
        <w:pPrChange w:id="1408" w:author="Fredi" w:date="2016-01-20T23:41:00Z">
          <w:pPr>
            <w:spacing w:after="160" w:line="259" w:lineRule="auto"/>
            <w:jc w:val="left"/>
          </w:pPr>
        </w:pPrChange>
      </w:pPr>
      <w:del w:id="1409" w:author="Fredi" w:date="2016-01-20T23:58:00Z">
        <w:r w:rsidRPr="009E7358" w:rsidDel="00B9032E">
          <w:rPr>
            <w:rPrChange w:id="1410"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411" w:name="_Toc441055720"/>
      <w:bookmarkStart w:id="1412" w:name="h.35nkun2" w:colFirst="0" w:colLast="0"/>
      <w:bookmarkStart w:id="1413" w:name="_Toc431806059"/>
      <w:bookmarkStart w:id="1414" w:name="_Toc441154614"/>
      <w:bookmarkEnd w:id="1411"/>
      <w:bookmarkEnd w:id="1412"/>
      <w:r w:rsidRPr="0020295F">
        <w:t>Ispitivanje programskog rješenja</w:t>
      </w:r>
      <w:bookmarkEnd w:id="1413"/>
      <w:bookmarkEnd w:id="1414"/>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415" w:author="Tin Trčak" w:date="2016-01-21T13:45:00Z">
            <w:rPr>
              <w:rFonts w:eastAsia="Arial"/>
              <w:color w:val="auto"/>
              <w:szCs w:val="24"/>
              <w:lang w:eastAsia="en-US"/>
            </w:rPr>
          </w:rPrChange>
        </w:rPr>
        <w:pPrChange w:id="1416" w:author="Tin Trčak" w:date="2016-01-21T13:45:00Z">
          <w:pPr>
            <w:pStyle w:val="Normal5"/>
            <w:spacing w:line="360" w:lineRule="auto"/>
            <w:jc w:val="both"/>
          </w:pPr>
        </w:pPrChange>
      </w:pPr>
      <w:r w:rsidRPr="00476BBA">
        <w:rPr>
          <w:lang w:eastAsia="hr-HR"/>
          <w:rPrChange w:id="1417" w:author="Tin Trčak" w:date="2016-01-21T13:45:00Z">
            <w:rPr>
              <w:rFonts w:eastAsia="Arial"/>
              <w:szCs w:val="24"/>
            </w:rPr>
          </w:rPrChange>
        </w:rPr>
        <w:t>Neprij</w:t>
      </w:r>
      <w:r w:rsidR="00972C9B" w:rsidRPr="00476BBA">
        <w:rPr>
          <w:lang w:eastAsia="hr-HR"/>
          <w:rPrChange w:id="1418" w:author="Tin Trčak" w:date="2016-01-21T13:45:00Z">
            <w:rPr>
              <w:rFonts w:eastAsia="Arial"/>
              <w:szCs w:val="24"/>
            </w:rPr>
          </w:rPrChange>
        </w:rPr>
        <w:t xml:space="preserve">avljeni korisnik na dnu </w:t>
      </w:r>
      <w:r w:rsidRPr="00476BBA">
        <w:rPr>
          <w:lang w:eastAsia="hr-HR"/>
          <w:rPrChange w:id="1419"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420"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421"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422"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423" w:name="_Toc441154911"/>
      <w:r>
        <w:t xml:space="preserve">Slika </w:t>
      </w:r>
      <w:ins w:id="1424" w:author="Tin Trčak" w:date="2016-01-21T13:41:00Z">
        <w:r w:rsidR="00476BBA">
          <w:fldChar w:fldCharType="begin"/>
        </w:r>
        <w:r w:rsidR="00476BBA">
          <w:instrText xml:space="preserve"> STYLEREF 2 \s </w:instrText>
        </w:r>
      </w:ins>
      <w:r w:rsidR="00476BBA">
        <w:fldChar w:fldCharType="separate"/>
      </w:r>
      <w:r w:rsidR="00476BBA">
        <w:rPr>
          <w:noProof/>
        </w:rPr>
        <w:t>7.4</w:t>
      </w:r>
      <w:ins w:id="14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26" w:author="Tin Trčak" w:date="2016-01-21T13:41:00Z">
        <w:r w:rsidR="00476BBA">
          <w:rPr>
            <w:noProof/>
          </w:rPr>
          <w:t>1</w:t>
        </w:r>
        <w:r w:rsidR="00476BBA">
          <w:fldChar w:fldCharType="end"/>
        </w:r>
      </w:ins>
      <w:ins w:id="1427" w:author="Fredi" w:date="2016-01-21T00:26:00Z">
        <w:del w:id="1428" w:author="Tin Trčak" w:date="2016-01-21T00:45:00Z">
          <w:r w:rsidR="00B93800" w:rsidDel="00C255BA">
            <w:fldChar w:fldCharType="begin"/>
          </w:r>
          <w:r w:rsidR="00B93800" w:rsidDel="00C255BA">
            <w:delInstrText xml:space="preserve"> STYLEREF 2 \s </w:delInstrText>
          </w:r>
        </w:del>
      </w:ins>
      <w:del w:id="1429" w:author="Tin Trčak" w:date="2016-01-21T00:45:00Z">
        <w:r w:rsidR="00B93800" w:rsidDel="00C255BA">
          <w:fldChar w:fldCharType="separate"/>
        </w:r>
        <w:r w:rsidR="00B93800" w:rsidDel="00C255BA">
          <w:rPr>
            <w:noProof/>
          </w:rPr>
          <w:delText>7.4</w:delText>
        </w:r>
      </w:del>
      <w:ins w:id="1430" w:author="Fredi" w:date="2016-01-21T00:26:00Z">
        <w:del w:id="14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32" w:author="Tin Trčak" w:date="2016-01-21T00:45:00Z">
        <w:r w:rsidR="00B93800" w:rsidDel="00C255BA">
          <w:fldChar w:fldCharType="separate"/>
        </w:r>
      </w:del>
      <w:ins w:id="1433" w:author="Fredi" w:date="2016-01-21T00:26:00Z">
        <w:del w:id="1434" w:author="Tin Trčak" w:date="2016-01-21T00:45:00Z">
          <w:r w:rsidR="00B93800" w:rsidDel="00C255BA">
            <w:rPr>
              <w:noProof/>
            </w:rPr>
            <w:delText>1</w:delText>
          </w:r>
          <w:r w:rsidR="00B93800" w:rsidDel="00C255BA">
            <w:fldChar w:fldCharType="end"/>
          </w:r>
        </w:del>
      </w:ins>
      <w:del w:id="14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423"/>
    </w:p>
    <w:p w14:paraId="76060F5D" w14:textId="77777777" w:rsidR="007F474F" w:rsidRDefault="007F474F" w:rsidP="00D9128D">
      <w:pPr>
        <w:pStyle w:val="Normal5"/>
        <w:spacing w:line="360" w:lineRule="auto"/>
        <w:rPr>
          <w:ins w:id="1436" w:author="Tin Trčak" w:date="2016-01-21T00:56:00Z"/>
          <w:rFonts w:eastAsia="Arial"/>
          <w:color w:val="auto"/>
          <w:szCs w:val="24"/>
          <w:lang w:eastAsia="en-US"/>
        </w:rPr>
      </w:pPr>
    </w:p>
    <w:p w14:paraId="40F6328C" w14:textId="2440D4B6" w:rsidR="00913DF5" w:rsidRDefault="00913DF5">
      <w:pPr>
        <w:ind w:firstLine="708"/>
        <w:rPr>
          <w:ins w:id="1437" w:author="Tin Trčak" w:date="2016-01-21T00:56:00Z"/>
        </w:rPr>
        <w:pPrChange w:id="1438"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439" w:name="_Toc441154912"/>
      <w:r>
        <w:t xml:space="preserve">Slika </w:t>
      </w:r>
      <w:ins w:id="1440" w:author="Tin Trčak" w:date="2016-01-21T13:41:00Z">
        <w:r w:rsidR="00476BBA">
          <w:fldChar w:fldCharType="begin"/>
        </w:r>
        <w:r w:rsidR="00476BBA">
          <w:instrText xml:space="preserve"> STYLEREF 2 \s </w:instrText>
        </w:r>
      </w:ins>
      <w:r w:rsidR="00476BBA">
        <w:fldChar w:fldCharType="separate"/>
      </w:r>
      <w:r w:rsidR="00476BBA">
        <w:rPr>
          <w:noProof/>
        </w:rPr>
        <w:t>7.4</w:t>
      </w:r>
      <w:ins w:id="14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42" w:author="Tin Trčak" w:date="2016-01-21T13:41:00Z">
        <w:r w:rsidR="00476BBA">
          <w:rPr>
            <w:noProof/>
          </w:rPr>
          <w:t>2</w:t>
        </w:r>
        <w:r w:rsidR="00476BBA">
          <w:fldChar w:fldCharType="end"/>
        </w:r>
      </w:ins>
      <w:ins w:id="1443" w:author="Fredi" w:date="2016-01-21T00:26:00Z">
        <w:del w:id="1444" w:author="Tin Trčak" w:date="2016-01-21T00:45:00Z">
          <w:r w:rsidR="00B93800" w:rsidDel="00C255BA">
            <w:fldChar w:fldCharType="begin"/>
          </w:r>
          <w:r w:rsidR="00B93800" w:rsidDel="00C255BA">
            <w:delInstrText xml:space="preserve"> STYLEREF 2 \s </w:delInstrText>
          </w:r>
        </w:del>
      </w:ins>
      <w:del w:id="1445" w:author="Tin Trčak" w:date="2016-01-21T00:45:00Z">
        <w:r w:rsidR="00B93800" w:rsidDel="00C255BA">
          <w:fldChar w:fldCharType="separate"/>
        </w:r>
        <w:r w:rsidR="00B93800" w:rsidDel="00C255BA">
          <w:rPr>
            <w:noProof/>
          </w:rPr>
          <w:delText>7.4</w:delText>
        </w:r>
      </w:del>
      <w:ins w:id="1446" w:author="Fredi" w:date="2016-01-21T00:26:00Z">
        <w:del w:id="14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48" w:author="Tin Trčak" w:date="2016-01-21T00:45:00Z">
        <w:r w:rsidR="00B93800" w:rsidDel="00C255BA">
          <w:fldChar w:fldCharType="separate"/>
        </w:r>
      </w:del>
      <w:ins w:id="1449" w:author="Fredi" w:date="2016-01-21T00:26:00Z">
        <w:del w:id="1450" w:author="Tin Trčak" w:date="2016-01-21T00:45:00Z">
          <w:r w:rsidR="00B93800" w:rsidDel="00C255BA">
            <w:rPr>
              <w:noProof/>
            </w:rPr>
            <w:delText>2</w:delText>
          </w:r>
          <w:r w:rsidR="00B93800" w:rsidDel="00C255BA">
            <w:fldChar w:fldCharType="end"/>
          </w:r>
        </w:del>
      </w:ins>
      <w:del w:id="14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439"/>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452" w:author="Tin Trčak" w:date="2016-01-21T13:45:00Z">
            <w:rPr>
              <w:rFonts w:eastAsia="Arial"/>
              <w:color w:val="auto"/>
              <w:szCs w:val="24"/>
              <w:lang w:eastAsia="en-US"/>
            </w:rPr>
          </w:rPrChange>
        </w:rPr>
        <w:pPrChange w:id="1453" w:author="Tin Trčak" w:date="2016-01-21T13:45:00Z">
          <w:pPr>
            <w:pStyle w:val="Normal5"/>
            <w:spacing w:line="360" w:lineRule="auto"/>
          </w:pPr>
        </w:pPrChange>
      </w:pPr>
      <w:r w:rsidRPr="00476BBA">
        <w:rPr>
          <w:lang w:eastAsia="hr-HR"/>
          <w:rPrChange w:id="1454" w:author="Tin Trčak" w:date="2016-01-21T13:45:00Z">
            <w:rPr>
              <w:rFonts w:eastAsia="Arial"/>
              <w:szCs w:val="24"/>
            </w:rPr>
          </w:rPrChange>
        </w:rPr>
        <w:t>Dodavanje</w:t>
      </w:r>
      <w:r w:rsidR="00524C80" w:rsidRPr="00476BBA">
        <w:rPr>
          <w:lang w:eastAsia="hr-HR"/>
          <w:rPrChange w:id="1455"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456" w:author="Tin Trčak" w:date="2016-01-21T13:45:00Z">
            <w:rPr>
              <w:rFonts w:eastAsia="Arial"/>
              <w:szCs w:val="24"/>
            </w:rPr>
          </w:rPrChange>
        </w:rPr>
        <w:t>karticu</w:t>
      </w:r>
      <w:r w:rsidR="00524C80" w:rsidRPr="00476BBA">
        <w:rPr>
          <w:lang w:eastAsia="hr-HR"/>
          <w:rPrChange w:id="1457"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458"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459"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460"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461"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462"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463" w:name="_Toc441154913"/>
      <w:r>
        <w:t xml:space="preserve">Slika </w:t>
      </w:r>
      <w:ins w:id="1464" w:author="Tin Trčak" w:date="2016-01-21T13:41:00Z">
        <w:r w:rsidR="00476BBA">
          <w:fldChar w:fldCharType="begin"/>
        </w:r>
        <w:r w:rsidR="00476BBA">
          <w:instrText xml:space="preserve"> STYLEREF 2 \s </w:instrText>
        </w:r>
      </w:ins>
      <w:r w:rsidR="00476BBA">
        <w:fldChar w:fldCharType="separate"/>
      </w:r>
      <w:r w:rsidR="00476BBA">
        <w:rPr>
          <w:noProof/>
        </w:rPr>
        <w:t>7.4</w:t>
      </w:r>
      <w:ins w:id="14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66" w:author="Tin Trčak" w:date="2016-01-21T13:41:00Z">
        <w:r w:rsidR="00476BBA">
          <w:rPr>
            <w:noProof/>
          </w:rPr>
          <w:t>3</w:t>
        </w:r>
        <w:r w:rsidR="00476BBA">
          <w:fldChar w:fldCharType="end"/>
        </w:r>
      </w:ins>
      <w:ins w:id="1467" w:author="Fredi" w:date="2016-01-21T00:26:00Z">
        <w:del w:id="1468" w:author="Tin Trčak" w:date="2016-01-21T00:45:00Z">
          <w:r w:rsidR="00B93800" w:rsidDel="00C255BA">
            <w:fldChar w:fldCharType="begin"/>
          </w:r>
          <w:r w:rsidR="00B93800" w:rsidDel="00C255BA">
            <w:delInstrText xml:space="preserve"> STYLEREF 2 \s </w:delInstrText>
          </w:r>
        </w:del>
      </w:ins>
      <w:del w:id="1469" w:author="Tin Trčak" w:date="2016-01-21T00:45:00Z">
        <w:r w:rsidR="00B93800" w:rsidDel="00C255BA">
          <w:fldChar w:fldCharType="separate"/>
        </w:r>
        <w:r w:rsidR="00B93800" w:rsidDel="00C255BA">
          <w:rPr>
            <w:noProof/>
          </w:rPr>
          <w:delText>7.4</w:delText>
        </w:r>
      </w:del>
      <w:ins w:id="1470" w:author="Fredi" w:date="2016-01-21T00:26:00Z">
        <w:del w:id="14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72" w:author="Tin Trčak" w:date="2016-01-21T00:45:00Z">
        <w:r w:rsidR="00B93800" w:rsidDel="00C255BA">
          <w:fldChar w:fldCharType="separate"/>
        </w:r>
      </w:del>
      <w:ins w:id="1473" w:author="Fredi" w:date="2016-01-21T00:26:00Z">
        <w:del w:id="1474" w:author="Tin Trčak" w:date="2016-01-21T00:45:00Z">
          <w:r w:rsidR="00B93800" w:rsidDel="00C255BA">
            <w:rPr>
              <w:noProof/>
            </w:rPr>
            <w:delText>3</w:delText>
          </w:r>
          <w:r w:rsidR="00B93800" w:rsidDel="00C255BA">
            <w:fldChar w:fldCharType="end"/>
          </w:r>
        </w:del>
      </w:ins>
      <w:del w:id="14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463"/>
    </w:p>
    <w:p w14:paraId="57D83D45" w14:textId="77777777" w:rsidR="00550C02" w:rsidRDefault="00550C02" w:rsidP="00D9128D">
      <w:pPr>
        <w:pStyle w:val="Normal5"/>
        <w:spacing w:line="360" w:lineRule="auto"/>
        <w:rPr>
          <w:ins w:id="1476"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477" w:author="Tin Trčak" w:date="2016-01-21T13:46:00Z">
            <w:rPr>
              <w:rFonts w:eastAsia="Arial"/>
              <w:color w:val="auto"/>
              <w:szCs w:val="24"/>
              <w:lang w:eastAsia="en-US"/>
            </w:rPr>
          </w:rPrChange>
        </w:rPr>
        <w:pPrChange w:id="1478" w:author="Tin Trčak" w:date="2016-01-21T13:46:00Z">
          <w:pPr>
            <w:pStyle w:val="Normal5"/>
            <w:spacing w:line="360" w:lineRule="auto"/>
          </w:pPr>
        </w:pPrChange>
      </w:pPr>
      <w:r w:rsidRPr="00476BBA">
        <w:rPr>
          <w:lang w:eastAsia="hr-HR"/>
          <w:rPrChange w:id="1479"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480" w:author="Tin Trčak" w:date="2016-01-21T13:46:00Z">
            <w:rPr>
              <w:rFonts w:eastAsia="Arial"/>
              <w:color w:val="auto"/>
              <w:szCs w:val="24"/>
              <w:lang w:eastAsia="en-US"/>
            </w:rPr>
          </w:rPrChange>
        </w:rPr>
        <w:pPrChange w:id="1481" w:author="Tin Trčak" w:date="2016-01-21T13:46:00Z">
          <w:pPr>
            <w:pStyle w:val="Normal5"/>
            <w:spacing w:line="360" w:lineRule="auto"/>
          </w:pPr>
        </w:pPrChange>
      </w:pPr>
      <w:r w:rsidRPr="00476BBA">
        <w:rPr>
          <w:lang w:eastAsia="hr-HR"/>
          <w:rPrChange w:id="1482"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483"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484"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485"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486"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487" w:name="_Toc441154914"/>
      <w:r>
        <w:t xml:space="preserve">Slika </w:t>
      </w:r>
      <w:ins w:id="1488" w:author="Tin Trčak" w:date="2016-01-21T13:41:00Z">
        <w:r w:rsidR="00476BBA">
          <w:fldChar w:fldCharType="begin"/>
        </w:r>
        <w:r w:rsidR="00476BBA">
          <w:instrText xml:space="preserve"> STYLEREF 2 \s </w:instrText>
        </w:r>
      </w:ins>
      <w:r w:rsidR="00476BBA">
        <w:fldChar w:fldCharType="separate"/>
      </w:r>
      <w:r w:rsidR="00476BBA">
        <w:rPr>
          <w:noProof/>
        </w:rPr>
        <w:t>7.4</w:t>
      </w:r>
      <w:ins w:id="14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90" w:author="Tin Trčak" w:date="2016-01-21T13:41:00Z">
        <w:r w:rsidR="00476BBA">
          <w:rPr>
            <w:noProof/>
          </w:rPr>
          <w:t>4</w:t>
        </w:r>
        <w:r w:rsidR="00476BBA">
          <w:fldChar w:fldCharType="end"/>
        </w:r>
      </w:ins>
      <w:ins w:id="1491" w:author="Fredi" w:date="2016-01-21T00:26:00Z">
        <w:del w:id="1492" w:author="Tin Trčak" w:date="2016-01-21T00:45:00Z">
          <w:r w:rsidR="00B93800" w:rsidDel="00C255BA">
            <w:fldChar w:fldCharType="begin"/>
          </w:r>
          <w:r w:rsidR="00B93800" w:rsidDel="00C255BA">
            <w:delInstrText xml:space="preserve"> STYLEREF 2 \s </w:delInstrText>
          </w:r>
        </w:del>
      </w:ins>
      <w:del w:id="1493" w:author="Tin Trčak" w:date="2016-01-21T00:45:00Z">
        <w:r w:rsidR="00B93800" w:rsidDel="00C255BA">
          <w:fldChar w:fldCharType="separate"/>
        </w:r>
        <w:r w:rsidR="00B93800" w:rsidDel="00C255BA">
          <w:rPr>
            <w:noProof/>
          </w:rPr>
          <w:delText>7.4</w:delText>
        </w:r>
      </w:del>
      <w:ins w:id="1494" w:author="Fredi" w:date="2016-01-21T00:26:00Z">
        <w:del w:id="14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6" w:author="Tin Trčak" w:date="2016-01-21T00:45:00Z">
        <w:r w:rsidR="00B93800" w:rsidDel="00C255BA">
          <w:fldChar w:fldCharType="separate"/>
        </w:r>
      </w:del>
      <w:ins w:id="1497" w:author="Fredi" w:date="2016-01-21T00:26:00Z">
        <w:del w:id="1498" w:author="Tin Trčak" w:date="2016-01-21T00:45:00Z">
          <w:r w:rsidR="00B93800" w:rsidDel="00C255BA">
            <w:rPr>
              <w:noProof/>
            </w:rPr>
            <w:delText>4</w:delText>
          </w:r>
          <w:r w:rsidR="00B93800" w:rsidDel="00C255BA">
            <w:fldChar w:fldCharType="end"/>
          </w:r>
        </w:del>
      </w:ins>
      <w:del w:id="149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487"/>
    </w:p>
    <w:p w14:paraId="1DB3630D" w14:textId="77777777" w:rsidR="00550C02" w:rsidRDefault="00550C02" w:rsidP="00D9128D">
      <w:pPr>
        <w:pStyle w:val="Normal5"/>
        <w:spacing w:line="360" w:lineRule="auto"/>
        <w:rPr>
          <w:ins w:id="1500" w:author="Tin Trčak" w:date="2016-01-21T00:56:00Z"/>
          <w:rFonts w:eastAsia="Arial"/>
          <w:noProof/>
          <w:color w:val="auto"/>
          <w:szCs w:val="24"/>
        </w:rPr>
      </w:pPr>
    </w:p>
    <w:p w14:paraId="47042C65" w14:textId="7BAB94BB" w:rsidR="00E7653F" w:rsidRPr="00476BBA" w:rsidRDefault="00E7653F">
      <w:pPr>
        <w:ind w:firstLine="708"/>
        <w:rPr>
          <w:rPrChange w:id="1501" w:author="Tin Trčak" w:date="2016-01-21T13:46:00Z">
            <w:rPr>
              <w:rFonts w:eastAsia="Arial"/>
              <w:noProof/>
              <w:color w:val="auto"/>
              <w:szCs w:val="24"/>
            </w:rPr>
          </w:rPrChange>
        </w:rPr>
        <w:pPrChange w:id="1502" w:author="Tin Trčak" w:date="2016-01-21T13:46:00Z">
          <w:pPr>
            <w:pStyle w:val="Normal5"/>
            <w:spacing w:line="360" w:lineRule="auto"/>
          </w:pPr>
        </w:pPrChange>
      </w:pPr>
      <w:r w:rsidRPr="00476BBA">
        <w:rPr>
          <w:lang w:eastAsia="hr-HR"/>
          <w:rPrChange w:id="1503"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504" w:name="_Toc441154915"/>
      <w:r>
        <w:t xml:space="preserve">Slika </w:t>
      </w:r>
      <w:ins w:id="1505" w:author="Tin Trčak" w:date="2016-01-21T13:41:00Z">
        <w:r w:rsidR="00476BBA">
          <w:fldChar w:fldCharType="begin"/>
        </w:r>
        <w:r w:rsidR="00476BBA">
          <w:instrText xml:space="preserve"> STYLEREF 2 \s </w:instrText>
        </w:r>
      </w:ins>
      <w:r w:rsidR="00476BBA">
        <w:fldChar w:fldCharType="separate"/>
      </w:r>
      <w:r w:rsidR="00476BBA">
        <w:rPr>
          <w:noProof/>
        </w:rPr>
        <w:t>7.4</w:t>
      </w:r>
      <w:ins w:id="15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07" w:author="Tin Trčak" w:date="2016-01-21T13:41:00Z">
        <w:r w:rsidR="00476BBA">
          <w:rPr>
            <w:noProof/>
          </w:rPr>
          <w:t>5</w:t>
        </w:r>
        <w:r w:rsidR="00476BBA">
          <w:fldChar w:fldCharType="end"/>
        </w:r>
      </w:ins>
      <w:ins w:id="1508" w:author="Fredi" w:date="2016-01-21T00:26:00Z">
        <w:del w:id="1509" w:author="Tin Trčak" w:date="2016-01-21T00:45:00Z">
          <w:r w:rsidR="00B93800" w:rsidDel="00C255BA">
            <w:fldChar w:fldCharType="begin"/>
          </w:r>
          <w:r w:rsidR="00B93800" w:rsidDel="00C255BA">
            <w:delInstrText xml:space="preserve"> STYLEREF 2 \s </w:delInstrText>
          </w:r>
        </w:del>
      </w:ins>
      <w:del w:id="1510" w:author="Tin Trčak" w:date="2016-01-21T00:45:00Z">
        <w:r w:rsidR="00B93800" w:rsidDel="00C255BA">
          <w:fldChar w:fldCharType="separate"/>
        </w:r>
        <w:r w:rsidR="00B93800" w:rsidDel="00C255BA">
          <w:rPr>
            <w:noProof/>
          </w:rPr>
          <w:delText>7.4</w:delText>
        </w:r>
      </w:del>
      <w:ins w:id="1511" w:author="Fredi" w:date="2016-01-21T00:26:00Z">
        <w:del w:id="15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13" w:author="Tin Trčak" w:date="2016-01-21T00:45:00Z">
        <w:r w:rsidR="00B93800" w:rsidDel="00C255BA">
          <w:fldChar w:fldCharType="separate"/>
        </w:r>
      </w:del>
      <w:ins w:id="1514" w:author="Fredi" w:date="2016-01-21T00:26:00Z">
        <w:del w:id="1515" w:author="Tin Trčak" w:date="2016-01-21T00:45:00Z">
          <w:r w:rsidR="00B93800" w:rsidDel="00C255BA">
            <w:rPr>
              <w:noProof/>
            </w:rPr>
            <w:delText>5</w:delText>
          </w:r>
          <w:r w:rsidR="00B93800" w:rsidDel="00C255BA">
            <w:fldChar w:fldCharType="end"/>
          </w:r>
        </w:del>
      </w:ins>
      <w:del w:id="15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504"/>
    </w:p>
    <w:p w14:paraId="05EB9B2E" w14:textId="77777777" w:rsidR="00550C02" w:rsidRDefault="00550C02" w:rsidP="00D9128D">
      <w:pPr>
        <w:pStyle w:val="Normal5"/>
        <w:spacing w:line="360" w:lineRule="auto"/>
        <w:rPr>
          <w:ins w:id="1517"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518" w:author="Tin Trčak" w:date="2016-01-21T13:46:00Z">
            <w:rPr>
              <w:rFonts w:eastAsia="Arial"/>
              <w:color w:val="auto"/>
              <w:szCs w:val="24"/>
              <w:lang w:eastAsia="en-US"/>
            </w:rPr>
          </w:rPrChange>
        </w:rPr>
        <w:pPrChange w:id="1519" w:author="Tin Trčak" w:date="2016-01-21T13:46:00Z">
          <w:pPr>
            <w:pStyle w:val="Normal5"/>
            <w:spacing w:line="360" w:lineRule="auto"/>
          </w:pPr>
        </w:pPrChange>
      </w:pPr>
      <w:r w:rsidRPr="00476BBA">
        <w:rPr>
          <w:lang w:eastAsia="hr-HR"/>
          <w:rPrChange w:id="1520" w:author="Tin Trčak" w:date="2016-01-21T13:46:00Z">
            <w:rPr>
              <w:rFonts w:eastAsia="Arial"/>
              <w:szCs w:val="24"/>
            </w:rPr>
          </w:rPrChange>
        </w:rPr>
        <w:t xml:space="preserve">U slučaju neispunjenog </w:t>
      </w:r>
      <w:r w:rsidR="00F6357E" w:rsidRPr="00476BBA">
        <w:rPr>
          <w:lang w:eastAsia="hr-HR"/>
          <w:rPrChange w:id="1521"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522" w:name="_Toc441154916"/>
      <w:r>
        <w:t xml:space="preserve">Slika </w:t>
      </w:r>
      <w:ins w:id="1523" w:author="Tin Trčak" w:date="2016-01-21T13:41:00Z">
        <w:r w:rsidR="00476BBA">
          <w:fldChar w:fldCharType="begin"/>
        </w:r>
        <w:r w:rsidR="00476BBA">
          <w:instrText xml:space="preserve"> STYLEREF 2 \s </w:instrText>
        </w:r>
      </w:ins>
      <w:r w:rsidR="00476BBA">
        <w:fldChar w:fldCharType="separate"/>
      </w:r>
      <w:r w:rsidR="00476BBA">
        <w:rPr>
          <w:noProof/>
        </w:rPr>
        <w:t>7.4</w:t>
      </w:r>
      <w:ins w:id="15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25" w:author="Tin Trčak" w:date="2016-01-21T13:41:00Z">
        <w:r w:rsidR="00476BBA">
          <w:rPr>
            <w:noProof/>
          </w:rPr>
          <w:t>6</w:t>
        </w:r>
        <w:r w:rsidR="00476BBA">
          <w:fldChar w:fldCharType="end"/>
        </w:r>
      </w:ins>
      <w:ins w:id="1526" w:author="Fredi" w:date="2016-01-21T00:26:00Z">
        <w:del w:id="1527" w:author="Tin Trčak" w:date="2016-01-21T00:45:00Z">
          <w:r w:rsidR="00B93800" w:rsidDel="00C255BA">
            <w:fldChar w:fldCharType="begin"/>
          </w:r>
          <w:r w:rsidR="00B93800" w:rsidDel="00C255BA">
            <w:delInstrText xml:space="preserve"> STYLEREF 2 \s </w:delInstrText>
          </w:r>
        </w:del>
      </w:ins>
      <w:del w:id="1528" w:author="Tin Trčak" w:date="2016-01-21T00:45:00Z">
        <w:r w:rsidR="00B93800" w:rsidDel="00C255BA">
          <w:fldChar w:fldCharType="separate"/>
        </w:r>
        <w:r w:rsidR="00B93800" w:rsidDel="00C255BA">
          <w:rPr>
            <w:noProof/>
          </w:rPr>
          <w:delText>7.4</w:delText>
        </w:r>
      </w:del>
      <w:ins w:id="1529" w:author="Fredi" w:date="2016-01-21T00:26:00Z">
        <w:del w:id="15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31" w:author="Tin Trčak" w:date="2016-01-21T00:45:00Z">
        <w:r w:rsidR="00B93800" w:rsidDel="00C255BA">
          <w:fldChar w:fldCharType="separate"/>
        </w:r>
      </w:del>
      <w:ins w:id="1532" w:author="Fredi" w:date="2016-01-21T00:26:00Z">
        <w:del w:id="1533" w:author="Tin Trčak" w:date="2016-01-21T00:45:00Z">
          <w:r w:rsidR="00B93800" w:rsidDel="00C255BA">
            <w:rPr>
              <w:noProof/>
            </w:rPr>
            <w:delText>6</w:delText>
          </w:r>
          <w:r w:rsidR="00B93800" w:rsidDel="00C255BA">
            <w:fldChar w:fldCharType="end"/>
          </w:r>
        </w:del>
      </w:ins>
      <w:del w:id="15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522"/>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535" w:author="Tin Trčak" w:date="2016-01-21T13:46:00Z">
            <w:rPr>
              <w:rFonts w:eastAsia="Arial"/>
              <w:color w:val="auto"/>
              <w:szCs w:val="24"/>
              <w:lang w:eastAsia="en-US"/>
            </w:rPr>
          </w:rPrChange>
        </w:rPr>
        <w:pPrChange w:id="1536" w:author="Tin Trčak" w:date="2016-01-21T13:46:00Z">
          <w:pPr>
            <w:pStyle w:val="Normal5"/>
            <w:spacing w:line="360" w:lineRule="auto"/>
          </w:pPr>
        </w:pPrChange>
      </w:pPr>
      <w:r w:rsidRPr="00476BBA">
        <w:rPr>
          <w:lang w:eastAsia="hr-HR"/>
          <w:rPrChange w:id="1537"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538"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539"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540"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541"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542"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543"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544" w:author="Tin Trčak" w:date="2016-01-21T13:47:00Z"/>
          <w:rFonts w:eastAsia="Arial"/>
          <w:color w:val="auto"/>
          <w:szCs w:val="24"/>
          <w:lang w:eastAsia="en-US"/>
        </w:rPr>
        <w:pPrChange w:id="1545"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546" w:author="Tin Trčak" w:date="2016-01-21T13:47:00Z"/>
          <w:rFonts w:eastAsia="Arial"/>
          <w:color w:val="auto"/>
          <w:szCs w:val="24"/>
          <w:lang w:eastAsia="en-US"/>
        </w:rPr>
        <w:pPrChange w:id="1547" w:author="Tin Trčak" w:date="2016-01-21T13:47:00Z">
          <w:pPr>
            <w:pStyle w:val="Normal5"/>
            <w:spacing w:line="360" w:lineRule="auto"/>
          </w:pPr>
        </w:pPrChange>
      </w:pPr>
    </w:p>
    <w:p w14:paraId="75B26AD0" w14:textId="77777777" w:rsidR="002D47D3" w:rsidRDefault="002D47D3">
      <w:pPr>
        <w:ind w:firstLine="708"/>
        <w:rPr>
          <w:ins w:id="1548" w:author="Tin Trčak" w:date="2016-01-21T13:47:00Z"/>
        </w:rPr>
        <w:pPrChange w:id="1549" w:author="Tin Trčak" w:date="2016-01-21T13:47:00Z">
          <w:pPr>
            <w:pStyle w:val="Normal5"/>
            <w:spacing w:line="360" w:lineRule="auto"/>
          </w:pPr>
        </w:pPrChange>
      </w:pPr>
    </w:p>
    <w:p w14:paraId="28753D5B" w14:textId="5D87A33D" w:rsidR="003B650B" w:rsidRPr="00476BBA" w:rsidRDefault="00610D82">
      <w:pPr>
        <w:ind w:firstLine="708"/>
        <w:rPr>
          <w:lang w:eastAsia="hr-HR"/>
          <w:rPrChange w:id="1550" w:author="Tin Trčak" w:date="2016-01-21T13:47:00Z">
            <w:rPr>
              <w:rFonts w:eastAsia="Arial"/>
              <w:color w:val="auto"/>
              <w:szCs w:val="24"/>
              <w:lang w:eastAsia="en-US"/>
            </w:rPr>
          </w:rPrChange>
        </w:rPr>
        <w:pPrChange w:id="1551" w:author="Tin Trčak" w:date="2016-01-21T13:47:00Z">
          <w:pPr>
            <w:pStyle w:val="Normal5"/>
            <w:spacing w:line="360" w:lineRule="auto"/>
          </w:pPr>
        </w:pPrChange>
      </w:pPr>
      <w:r w:rsidRPr="00476BBA">
        <w:rPr>
          <w:lang w:eastAsia="hr-HR"/>
          <w:rPrChange w:id="1552" w:author="Tin Trčak" w:date="2016-01-21T13:47:00Z">
            <w:rPr>
              <w:rFonts w:eastAsia="Arial"/>
              <w:szCs w:val="24"/>
            </w:rPr>
          </w:rPrChange>
        </w:rPr>
        <w:t>Ispit je uspješno prov</w:t>
      </w:r>
      <w:r w:rsidR="00D54181" w:rsidRPr="00476BBA">
        <w:rPr>
          <w:lang w:eastAsia="hr-HR"/>
          <w:rPrChange w:id="1553" w:author="Tin Trčak" w:date="2016-01-21T13:47:00Z">
            <w:rPr>
              <w:rFonts w:eastAsia="Arial"/>
              <w:szCs w:val="24"/>
            </w:rPr>
          </w:rPrChange>
        </w:rPr>
        <w:t>e</w:t>
      </w:r>
      <w:r w:rsidRPr="00476BBA">
        <w:rPr>
          <w:lang w:eastAsia="hr-HR"/>
          <w:rPrChange w:id="1554"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555" w:name="_Toc441154917"/>
      <w:r>
        <w:t xml:space="preserve">Slika </w:t>
      </w:r>
      <w:ins w:id="1556" w:author="Tin Trčak" w:date="2016-01-21T13:41:00Z">
        <w:r w:rsidR="00476BBA">
          <w:fldChar w:fldCharType="begin"/>
        </w:r>
        <w:r w:rsidR="00476BBA">
          <w:instrText xml:space="preserve"> STYLEREF 2 \s </w:instrText>
        </w:r>
      </w:ins>
      <w:r w:rsidR="00476BBA">
        <w:fldChar w:fldCharType="separate"/>
      </w:r>
      <w:r w:rsidR="00476BBA">
        <w:rPr>
          <w:noProof/>
        </w:rPr>
        <w:t>7.4</w:t>
      </w:r>
      <w:ins w:id="15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58" w:author="Tin Trčak" w:date="2016-01-21T13:41:00Z">
        <w:r w:rsidR="00476BBA">
          <w:rPr>
            <w:noProof/>
          </w:rPr>
          <w:t>7</w:t>
        </w:r>
        <w:r w:rsidR="00476BBA">
          <w:fldChar w:fldCharType="end"/>
        </w:r>
      </w:ins>
      <w:ins w:id="1559" w:author="Fredi" w:date="2016-01-21T00:26:00Z">
        <w:del w:id="1560" w:author="Tin Trčak" w:date="2016-01-21T00:45:00Z">
          <w:r w:rsidR="00B93800" w:rsidDel="00C255BA">
            <w:fldChar w:fldCharType="begin"/>
          </w:r>
          <w:r w:rsidR="00B93800" w:rsidDel="00C255BA">
            <w:delInstrText xml:space="preserve"> STYLEREF 2 \s </w:delInstrText>
          </w:r>
        </w:del>
      </w:ins>
      <w:del w:id="1561" w:author="Tin Trčak" w:date="2016-01-21T00:45:00Z">
        <w:r w:rsidR="00B93800" w:rsidDel="00C255BA">
          <w:fldChar w:fldCharType="separate"/>
        </w:r>
        <w:r w:rsidR="00B93800" w:rsidDel="00C255BA">
          <w:rPr>
            <w:noProof/>
          </w:rPr>
          <w:delText>7.4</w:delText>
        </w:r>
      </w:del>
      <w:ins w:id="1562" w:author="Fredi" w:date="2016-01-21T00:26:00Z">
        <w:del w:id="15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64" w:author="Tin Trčak" w:date="2016-01-21T00:45:00Z">
        <w:r w:rsidR="00B93800" w:rsidDel="00C255BA">
          <w:fldChar w:fldCharType="separate"/>
        </w:r>
      </w:del>
      <w:ins w:id="1565" w:author="Fredi" w:date="2016-01-21T00:26:00Z">
        <w:del w:id="1566" w:author="Tin Trčak" w:date="2016-01-21T00:45:00Z">
          <w:r w:rsidR="00B93800" w:rsidDel="00C255BA">
            <w:rPr>
              <w:noProof/>
            </w:rPr>
            <w:delText>7</w:delText>
          </w:r>
          <w:r w:rsidR="00B93800" w:rsidDel="00C255BA">
            <w:fldChar w:fldCharType="end"/>
          </w:r>
        </w:del>
      </w:ins>
      <w:del w:id="15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555"/>
    </w:p>
    <w:p w14:paraId="3AACE2B1" w14:textId="77777777" w:rsidR="00550C02" w:rsidRDefault="00550C02" w:rsidP="00D9128D">
      <w:pPr>
        <w:pStyle w:val="Normal5"/>
        <w:spacing w:line="360" w:lineRule="auto"/>
        <w:rPr>
          <w:ins w:id="1568"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569" w:author="Tin Trčak" w:date="2016-01-21T13:46:00Z">
            <w:rPr>
              <w:rFonts w:eastAsia="Arial"/>
              <w:color w:val="auto"/>
              <w:szCs w:val="24"/>
              <w:lang w:eastAsia="en-US"/>
            </w:rPr>
          </w:rPrChange>
        </w:rPr>
        <w:pPrChange w:id="1570" w:author="Tin Trčak" w:date="2016-01-21T13:46:00Z">
          <w:pPr>
            <w:pStyle w:val="Normal5"/>
            <w:spacing w:line="360" w:lineRule="auto"/>
          </w:pPr>
        </w:pPrChange>
      </w:pPr>
      <w:r w:rsidRPr="00476BBA">
        <w:rPr>
          <w:lang w:eastAsia="hr-HR"/>
          <w:rPrChange w:id="1571"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572" w:author="Tin Trčak" w:date="2016-01-21T13:46:00Z">
            <w:rPr>
              <w:rFonts w:eastAsia="Arial"/>
              <w:color w:val="auto"/>
              <w:szCs w:val="24"/>
              <w:lang w:eastAsia="en-US"/>
            </w:rPr>
          </w:rPrChange>
        </w:rPr>
        <w:pPrChange w:id="1573" w:author="Tin Trčak" w:date="2016-01-21T13:46:00Z">
          <w:pPr>
            <w:pStyle w:val="Normal5"/>
            <w:spacing w:line="360" w:lineRule="auto"/>
          </w:pPr>
        </w:pPrChange>
      </w:pPr>
      <w:r w:rsidRPr="00476BBA">
        <w:rPr>
          <w:lang w:eastAsia="hr-HR"/>
          <w:rPrChange w:id="1574"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575"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576"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577"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578"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579"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580"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581" w:author="Tin Trčak" w:date="2016-01-21T13:46:00Z">
            <w:rPr>
              <w:rFonts w:eastAsia="Arial"/>
              <w:color w:val="auto"/>
              <w:szCs w:val="24"/>
              <w:lang w:eastAsia="en-US"/>
            </w:rPr>
          </w:rPrChange>
        </w:rPr>
        <w:pPrChange w:id="1582" w:author="Tin Trčak" w:date="2016-01-21T13:46:00Z">
          <w:pPr>
            <w:pStyle w:val="Normal5"/>
            <w:spacing w:line="360" w:lineRule="auto"/>
          </w:pPr>
        </w:pPrChange>
      </w:pPr>
      <w:r w:rsidRPr="00476BBA">
        <w:rPr>
          <w:lang w:eastAsia="hr-HR"/>
          <w:rPrChange w:id="1583"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584" w:name="_Toc441154918"/>
      <w:r>
        <w:t xml:space="preserve">Slika </w:t>
      </w:r>
      <w:ins w:id="1585" w:author="Tin Trčak" w:date="2016-01-21T13:41:00Z">
        <w:r w:rsidR="00476BBA">
          <w:fldChar w:fldCharType="begin"/>
        </w:r>
        <w:r w:rsidR="00476BBA">
          <w:instrText xml:space="preserve"> STYLEREF 2 \s </w:instrText>
        </w:r>
      </w:ins>
      <w:r w:rsidR="00476BBA">
        <w:fldChar w:fldCharType="separate"/>
      </w:r>
      <w:r w:rsidR="00476BBA">
        <w:rPr>
          <w:noProof/>
        </w:rPr>
        <w:t>7.4</w:t>
      </w:r>
      <w:ins w:id="15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7" w:author="Tin Trčak" w:date="2016-01-21T13:41:00Z">
        <w:r w:rsidR="00476BBA">
          <w:rPr>
            <w:noProof/>
          </w:rPr>
          <w:t>8</w:t>
        </w:r>
        <w:r w:rsidR="00476BBA">
          <w:fldChar w:fldCharType="end"/>
        </w:r>
      </w:ins>
      <w:ins w:id="1588" w:author="Fredi" w:date="2016-01-21T00:26:00Z">
        <w:del w:id="1589" w:author="Tin Trčak" w:date="2016-01-21T00:45:00Z">
          <w:r w:rsidR="00B93800" w:rsidDel="00C255BA">
            <w:fldChar w:fldCharType="begin"/>
          </w:r>
          <w:r w:rsidR="00B93800" w:rsidDel="00C255BA">
            <w:delInstrText xml:space="preserve"> STYLEREF 2 \s </w:delInstrText>
          </w:r>
        </w:del>
      </w:ins>
      <w:del w:id="1590" w:author="Tin Trčak" w:date="2016-01-21T00:45:00Z">
        <w:r w:rsidR="00B93800" w:rsidDel="00C255BA">
          <w:fldChar w:fldCharType="separate"/>
        </w:r>
        <w:r w:rsidR="00B93800" w:rsidDel="00C255BA">
          <w:rPr>
            <w:noProof/>
          </w:rPr>
          <w:delText>7.4</w:delText>
        </w:r>
      </w:del>
      <w:ins w:id="1591" w:author="Fredi" w:date="2016-01-21T00:26:00Z">
        <w:del w:id="15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93" w:author="Tin Trčak" w:date="2016-01-21T00:45:00Z">
        <w:r w:rsidR="00B93800" w:rsidDel="00C255BA">
          <w:fldChar w:fldCharType="separate"/>
        </w:r>
      </w:del>
      <w:ins w:id="1594" w:author="Fredi" w:date="2016-01-21T00:26:00Z">
        <w:del w:id="1595" w:author="Tin Trčak" w:date="2016-01-21T00:45:00Z">
          <w:r w:rsidR="00B93800" w:rsidDel="00C255BA">
            <w:rPr>
              <w:noProof/>
            </w:rPr>
            <w:delText>8</w:delText>
          </w:r>
          <w:r w:rsidR="00B93800" w:rsidDel="00C255BA">
            <w:fldChar w:fldCharType="end"/>
          </w:r>
        </w:del>
      </w:ins>
      <w:del w:id="1596"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584"/>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597" w:name="_Toc441154919"/>
      <w:r>
        <w:t xml:space="preserve">Slika </w:t>
      </w:r>
      <w:ins w:id="1598" w:author="Tin Trčak" w:date="2016-01-21T13:41:00Z">
        <w:r w:rsidR="00476BBA">
          <w:fldChar w:fldCharType="begin"/>
        </w:r>
        <w:r w:rsidR="00476BBA">
          <w:instrText xml:space="preserve"> STYLEREF 2 \s </w:instrText>
        </w:r>
      </w:ins>
      <w:r w:rsidR="00476BBA">
        <w:fldChar w:fldCharType="separate"/>
      </w:r>
      <w:r w:rsidR="00476BBA">
        <w:rPr>
          <w:noProof/>
        </w:rPr>
        <w:t>7.4</w:t>
      </w:r>
      <w:ins w:id="15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0" w:author="Tin Trčak" w:date="2016-01-21T13:41:00Z">
        <w:r w:rsidR="00476BBA">
          <w:rPr>
            <w:noProof/>
          </w:rPr>
          <w:t>9</w:t>
        </w:r>
        <w:r w:rsidR="00476BBA">
          <w:fldChar w:fldCharType="end"/>
        </w:r>
      </w:ins>
      <w:ins w:id="1601" w:author="Fredi" w:date="2016-01-21T00:26:00Z">
        <w:del w:id="1602" w:author="Tin Trčak" w:date="2016-01-21T00:45:00Z">
          <w:r w:rsidR="00B93800" w:rsidDel="00C255BA">
            <w:fldChar w:fldCharType="begin"/>
          </w:r>
          <w:r w:rsidR="00B93800" w:rsidDel="00C255BA">
            <w:delInstrText xml:space="preserve"> STYLEREF 2 \s </w:delInstrText>
          </w:r>
        </w:del>
      </w:ins>
      <w:del w:id="1603" w:author="Tin Trčak" w:date="2016-01-21T00:45:00Z">
        <w:r w:rsidR="00B93800" w:rsidDel="00C255BA">
          <w:fldChar w:fldCharType="separate"/>
        </w:r>
        <w:r w:rsidR="00B93800" w:rsidDel="00C255BA">
          <w:rPr>
            <w:noProof/>
          </w:rPr>
          <w:delText>7.4</w:delText>
        </w:r>
      </w:del>
      <w:ins w:id="1604" w:author="Fredi" w:date="2016-01-21T00:26:00Z">
        <w:del w:id="16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06" w:author="Tin Trčak" w:date="2016-01-21T00:45:00Z">
        <w:r w:rsidR="00B93800" w:rsidDel="00C255BA">
          <w:fldChar w:fldCharType="separate"/>
        </w:r>
      </w:del>
      <w:ins w:id="1607" w:author="Fredi" w:date="2016-01-21T00:26:00Z">
        <w:del w:id="1608" w:author="Tin Trčak" w:date="2016-01-21T00:45:00Z">
          <w:r w:rsidR="00B93800" w:rsidDel="00C255BA">
            <w:rPr>
              <w:noProof/>
            </w:rPr>
            <w:delText>9</w:delText>
          </w:r>
          <w:r w:rsidR="00B93800" w:rsidDel="00C255BA">
            <w:fldChar w:fldCharType="end"/>
          </w:r>
        </w:del>
      </w:ins>
      <w:del w:id="1609"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597"/>
    </w:p>
    <w:p w14:paraId="5B26BAEA" w14:textId="70E13F35" w:rsidR="004937B7" w:rsidRPr="0020295F" w:rsidDel="002D47D3" w:rsidRDefault="004937B7" w:rsidP="00D9128D">
      <w:pPr>
        <w:pStyle w:val="Normal5"/>
        <w:spacing w:line="360" w:lineRule="auto"/>
        <w:jc w:val="center"/>
        <w:rPr>
          <w:del w:id="1610"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611" w:author="Tin Trčak" w:date="2016-01-21T13:48:00Z"/>
        </w:rPr>
      </w:pPr>
      <w:bookmarkStart w:id="1612" w:name="_Toc441154920"/>
      <w:r>
        <w:t xml:space="preserve">Slika </w:t>
      </w:r>
      <w:ins w:id="1613"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614"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615" w:author="Tin Trčak" w:date="2016-01-21T13:41:00Z">
        <w:r w:rsidR="00476BBA">
          <w:rPr>
            <w:noProof/>
          </w:rPr>
          <w:t>10</w:t>
        </w:r>
        <w:r w:rsidR="00476BBA">
          <w:rPr>
            <w:b w:val="0"/>
            <w:bCs w:val="0"/>
          </w:rPr>
          <w:fldChar w:fldCharType="end"/>
        </w:r>
      </w:ins>
      <w:ins w:id="1616" w:author="Fredi" w:date="2016-01-21T00:26:00Z">
        <w:del w:id="1617" w:author="Tin Trčak" w:date="2016-01-21T00:45:00Z">
          <w:r w:rsidR="00B93800" w:rsidDel="00C255BA">
            <w:rPr>
              <w:b w:val="0"/>
              <w:bCs w:val="0"/>
            </w:rPr>
            <w:fldChar w:fldCharType="begin"/>
          </w:r>
          <w:r w:rsidR="00B93800" w:rsidDel="00C255BA">
            <w:delInstrText xml:space="preserve"> STYLEREF 2 \s </w:delInstrText>
          </w:r>
        </w:del>
      </w:ins>
      <w:del w:id="1618" w:author="Tin Trčak" w:date="2016-01-21T00:45:00Z">
        <w:r w:rsidR="00B93800" w:rsidDel="00C255BA">
          <w:rPr>
            <w:b w:val="0"/>
            <w:bCs w:val="0"/>
          </w:rPr>
          <w:fldChar w:fldCharType="separate"/>
        </w:r>
        <w:r w:rsidR="00B93800" w:rsidDel="00C255BA">
          <w:rPr>
            <w:noProof/>
          </w:rPr>
          <w:delText>7.4</w:delText>
        </w:r>
      </w:del>
      <w:ins w:id="1619" w:author="Fredi" w:date="2016-01-21T00:26:00Z">
        <w:del w:id="1620"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621" w:author="Tin Trčak" w:date="2016-01-21T00:45:00Z">
        <w:r w:rsidR="00B93800" w:rsidDel="00C255BA">
          <w:rPr>
            <w:b w:val="0"/>
            <w:bCs w:val="0"/>
          </w:rPr>
          <w:fldChar w:fldCharType="separate"/>
        </w:r>
      </w:del>
      <w:ins w:id="1622" w:author="Fredi" w:date="2016-01-21T00:26:00Z">
        <w:del w:id="1623" w:author="Tin Trčak" w:date="2016-01-21T00:45:00Z">
          <w:r w:rsidR="00B93800" w:rsidDel="00C255BA">
            <w:rPr>
              <w:noProof/>
            </w:rPr>
            <w:delText>10</w:delText>
          </w:r>
          <w:r w:rsidR="00B93800" w:rsidDel="00C255BA">
            <w:rPr>
              <w:b w:val="0"/>
              <w:bCs w:val="0"/>
            </w:rPr>
            <w:fldChar w:fldCharType="end"/>
          </w:r>
        </w:del>
      </w:ins>
      <w:del w:id="1624"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Promjenjena prosječna ocjena restorana nakon ocjenjivanja</w:t>
      </w:r>
      <w:bookmarkEnd w:id="1612"/>
    </w:p>
    <w:p w14:paraId="63514CF3" w14:textId="683B1795" w:rsidR="00283BA3" w:rsidRPr="00476BBA" w:rsidRDefault="00283BA3">
      <w:pPr>
        <w:pStyle w:val="Caption"/>
        <w:jc w:val="center"/>
        <w:rPr>
          <w:rFonts w:eastAsiaTheme="minorHAnsi" w:cstheme="minorBidi"/>
          <w:sz w:val="24"/>
          <w:rPrChange w:id="1625" w:author="Tin Trčak" w:date="2016-01-21T13:46:00Z">
            <w:rPr>
              <w:rFonts w:ascii="Arial" w:eastAsia="Arial" w:hAnsi="Arial" w:cs="Arial"/>
              <w:i/>
              <w:sz w:val="20"/>
            </w:rPr>
          </w:rPrChange>
        </w:rPr>
        <w:pPrChange w:id="1626" w:author="Tin Trčak" w:date="2016-01-21T13:48:00Z">
          <w:pPr>
            <w:pStyle w:val="Normal5"/>
            <w:spacing w:line="360" w:lineRule="auto"/>
            <w:jc w:val="center"/>
          </w:pPr>
        </w:pPrChange>
      </w:pPr>
      <w:r w:rsidRPr="00476BBA">
        <w:rPr>
          <w:rFonts w:eastAsiaTheme="minorHAnsi" w:cstheme="minorBidi"/>
          <w:sz w:val="24"/>
          <w:rPrChange w:id="1627"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628" w:name="_Toc441055722"/>
      <w:bookmarkStart w:id="1629" w:name="h.1ksv4uv" w:colFirst="0" w:colLast="0"/>
      <w:bookmarkStart w:id="1630" w:name="_Toc431806060"/>
      <w:bookmarkStart w:id="1631" w:name="_Toc441154615"/>
      <w:bookmarkEnd w:id="1628"/>
      <w:bookmarkEnd w:id="1629"/>
      <w:r w:rsidRPr="0020295F">
        <w:lastRenderedPageBreak/>
        <w:t>Upute za instalaciju</w:t>
      </w:r>
      <w:bookmarkEnd w:id="1630"/>
      <w:bookmarkEnd w:id="1631"/>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632" w:name="_Toc441055724"/>
      <w:bookmarkStart w:id="1633" w:name="h.44sinio" w:colFirst="0" w:colLast="0"/>
      <w:bookmarkStart w:id="1634" w:name="_Toc431806061"/>
      <w:bookmarkStart w:id="1635" w:name="_Toc441154616"/>
      <w:bookmarkEnd w:id="1632"/>
      <w:bookmarkEnd w:id="1633"/>
      <w:r w:rsidRPr="0020295F">
        <w:lastRenderedPageBreak/>
        <w:t>Korisničke upute</w:t>
      </w:r>
      <w:bookmarkEnd w:id="1634"/>
      <w:bookmarkEnd w:id="1635"/>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636" w:author="Tin Trčak" w:date="2016-01-21T00:45:00Z"/>
        </w:rPr>
        <w:pPrChange w:id="1637"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638" w:author="Tin Trčak" w:date="2016-01-21T00:45:00Z">
          <w:pPr>
            <w:ind w:firstLine="432"/>
            <w:jc w:val="center"/>
          </w:pPr>
        </w:pPrChange>
      </w:pPr>
      <w:bookmarkStart w:id="1639" w:name="_Toc441154921"/>
      <w:ins w:id="1640" w:author="Tin Trčak" w:date="2016-01-21T00:45:00Z">
        <w:r>
          <w:t xml:space="preserve">Slika </w:t>
        </w:r>
      </w:ins>
      <w:ins w:id="1641" w:author="Tin Trčak" w:date="2016-01-21T13:41:00Z">
        <w:r w:rsidR="00476BBA">
          <w:fldChar w:fldCharType="begin"/>
        </w:r>
        <w:r w:rsidR="00476BBA">
          <w:instrText xml:space="preserve"> STYLEREF 2 \s </w:instrText>
        </w:r>
      </w:ins>
      <w:r w:rsidR="00476BBA">
        <w:fldChar w:fldCharType="separate"/>
      </w:r>
      <w:r w:rsidR="00476BBA">
        <w:rPr>
          <w:noProof/>
        </w:rPr>
        <w:t>7.6</w:t>
      </w:r>
      <w:ins w:id="16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43" w:author="Tin Trčak" w:date="2016-01-21T13:41:00Z">
        <w:r w:rsidR="00476BBA">
          <w:rPr>
            <w:noProof/>
          </w:rPr>
          <w:t>1</w:t>
        </w:r>
        <w:r w:rsidR="00476BBA">
          <w:fldChar w:fldCharType="end"/>
        </w:r>
      </w:ins>
      <w:ins w:id="1644" w:author="Tin Trčak" w:date="2016-01-21T00:46:00Z">
        <w:r>
          <w:t xml:space="preserve"> Odabir kartice Jelovnik</w:t>
        </w:r>
      </w:ins>
      <w:bookmarkEnd w:id="1639"/>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645" w:author="Tin Trčak" w:date="2016-01-21T00:45:00Z"/>
        </w:rPr>
        <w:pPrChange w:id="1646"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647" w:author="Tin Trčak" w:date="2016-01-21T00:46:00Z">
          <w:pPr>
            <w:ind w:firstLine="432"/>
          </w:pPr>
        </w:pPrChange>
      </w:pPr>
      <w:bookmarkStart w:id="1648" w:name="_Toc441154922"/>
      <w:ins w:id="1649" w:author="Tin Trčak" w:date="2016-01-21T00:45:00Z">
        <w:r>
          <w:t xml:space="preserve">Slika </w:t>
        </w:r>
      </w:ins>
      <w:ins w:id="1650" w:author="Tin Trčak" w:date="2016-01-21T13:41:00Z">
        <w:r w:rsidR="00476BBA">
          <w:fldChar w:fldCharType="begin"/>
        </w:r>
        <w:r w:rsidR="00476BBA">
          <w:instrText xml:space="preserve"> STYLEREF 2 \s </w:instrText>
        </w:r>
      </w:ins>
      <w:r w:rsidR="00476BBA">
        <w:fldChar w:fldCharType="separate"/>
      </w:r>
      <w:r w:rsidR="00476BBA">
        <w:rPr>
          <w:noProof/>
        </w:rPr>
        <w:t>7.6</w:t>
      </w:r>
      <w:ins w:id="16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52" w:author="Tin Trčak" w:date="2016-01-21T13:41:00Z">
        <w:r w:rsidR="00476BBA">
          <w:rPr>
            <w:noProof/>
          </w:rPr>
          <w:t>2</w:t>
        </w:r>
        <w:r w:rsidR="00476BBA">
          <w:fldChar w:fldCharType="end"/>
        </w:r>
      </w:ins>
      <w:ins w:id="1653" w:author="Tin Trčak" w:date="2016-01-21T00:46:00Z">
        <w:r>
          <w:t xml:space="preserve"> </w:t>
        </w:r>
      </w:ins>
      <w:ins w:id="1654" w:author="Tin Trčak" w:date="2016-01-21T00:47:00Z">
        <w:r>
          <w:t>Odabir kartice Narudžbe</w:t>
        </w:r>
      </w:ins>
      <w:bookmarkEnd w:id="1648"/>
    </w:p>
    <w:p w14:paraId="4AF3245F" w14:textId="77777777" w:rsidR="00D947B8" w:rsidRDefault="00D947B8" w:rsidP="007B46EE">
      <w:pPr>
        <w:ind w:firstLine="432"/>
        <w:rPr>
          <w:ins w:id="1655" w:author="Tin Trčak" w:date="2016-01-21T00:57:00Z"/>
        </w:rPr>
      </w:pPr>
    </w:p>
    <w:p w14:paraId="3B2E2B89" w14:textId="7DBA2BD3" w:rsidR="007B46EE" w:rsidRDefault="007B46EE" w:rsidP="007B46EE">
      <w:pPr>
        <w:ind w:firstLine="432"/>
        <w:rPr>
          <w:ins w:id="1656"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657" w:author="Tin Trčak" w:date="2016-01-21T00:45:00Z"/>
        </w:rPr>
        <w:pPrChange w:id="1658"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659" w:author="Tin Trčak" w:date="2016-01-21T00:47:00Z">
          <w:pPr>
            <w:ind w:firstLine="432"/>
          </w:pPr>
        </w:pPrChange>
      </w:pPr>
      <w:bookmarkStart w:id="1660" w:name="_Toc441154923"/>
      <w:ins w:id="1661" w:author="Tin Trčak" w:date="2016-01-21T00:45:00Z">
        <w:r>
          <w:t xml:space="preserve">Slika </w:t>
        </w:r>
      </w:ins>
      <w:ins w:id="1662" w:author="Tin Trčak" w:date="2016-01-21T13:41:00Z">
        <w:r w:rsidR="00476BBA">
          <w:fldChar w:fldCharType="begin"/>
        </w:r>
        <w:r w:rsidR="00476BBA">
          <w:instrText xml:space="preserve"> STYLEREF 2 \s </w:instrText>
        </w:r>
      </w:ins>
      <w:r w:rsidR="00476BBA">
        <w:fldChar w:fldCharType="separate"/>
      </w:r>
      <w:r w:rsidR="00476BBA">
        <w:rPr>
          <w:noProof/>
        </w:rPr>
        <w:t>7.6</w:t>
      </w:r>
      <w:ins w:id="166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4" w:author="Tin Trčak" w:date="2016-01-21T13:41:00Z">
        <w:r w:rsidR="00476BBA">
          <w:rPr>
            <w:noProof/>
          </w:rPr>
          <w:t>3</w:t>
        </w:r>
        <w:r w:rsidR="00476BBA">
          <w:fldChar w:fldCharType="end"/>
        </w:r>
      </w:ins>
      <w:ins w:id="1665" w:author="Tin Trčak" w:date="2016-01-21T00:47:00Z">
        <w:r>
          <w:t xml:space="preserve"> Odabir kartice</w:t>
        </w:r>
      </w:ins>
      <w:ins w:id="1666" w:author="Tin Trčak" w:date="2016-01-21T00:48:00Z">
        <w:r>
          <w:t xml:space="preserve"> Jela</w:t>
        </w:r>
      </w:ins>
      <w:bookmarkEnd w:id="1660"/>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667" w:author="Tin Trčak" w:date="2016-01-21T00:46:00Z"/>
        </w:rPr>
        <w:pPrChange w:id="1668"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669" w:author="Tin Trčak" w:date="2016-01-21T00:48:00Z">
          <w:pPr>
            <w:ind w:firstLine="432"/>
          </w:pPr>
        </w:pPrChange>
      </w:pPr>
      <w:bookmarkStart w:id="1670" w:name="_Toc441154924"/>
      <w:ins w:id="1671" w:author="Tin Trčak" w:date="2016-01-21T00:46:00Z">
        <w:r>
          <w:t xml:space="preserve">Slika </w:t>
        </w:r>
      </w:ins>
      <w:ins w:id="1672" w:author="Tin Trčak" w:date="2016-01-21T13:41:00Z">
        <w:r w:rsidR="00476BBA">
          <w:fldChar w:fldCharType="begin"/>
        </w:r>
        <w:r w:rsidR="00476BBA">
          <w:instrText xml:space="preserve"> STYLEREF 2 \s </w:instrText>
        </w:r>
      </w:ins>
      <w:r w:rsidR="00476BBA">
        <w:fldChar w:fldCharType="separate"/>
      </w:r>
      <w:r w:rsidR="00476BBA">
        <w:rPr>
          <w:noProof/>
        </w:rPr>
        <w:t>7.6</w:t>
      </w:r>
      <w:ins w:id="16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74" w:author="Tin Trčak" w:date="2016-01-21T13:41:00Z">
        <w:r w:rsidR="00476BBA">
          <w:rPr>
            <w:noProof/>
          </w:rPr>
          <w:t>4</w:t>
        </w:r>
        <w:r w:rsidR="00476BBA">
          <w:fldChar w:fldCharType="end"/>
        </w:r>
      </w:ins>
      <w:ins w:id="1675" w:author="Tin Trčak" w:date="2016-01-21T00:48:00Z">
        <w:r>
          <w:t xml:space="preserve"> Sučelje administrativne stranice</w:t>
        </w:r>
      </w:ins>
      <w:ins w:id="1676" w:author="Tin Trčak" w:date="2016-01-21T00:49:00Z">
        <w:r>
          <w:t xml:space="preserve"> vlasnika</w:t>
        </w:r>
      </w:ins>
      <w:bookmarkEnd w:id="1670"/>
    </w:p>
    <w:p w14:paraId="31909AC5" w14:textId="77777777" w:rsidR="00D947B8" w:rsidRDefault="00D947B8" w:rsidP="00D9128D">
      <w:pPr>
        <w:ind w:firstLine="432"/>
        <w:rPr>
          <w:ins w:id="1677"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678" w:author="Tin Trčak" w:date="2016-01-21T00:46:00Z"/>
        </w:rPr>
        <w:pPrChange w:id="1679"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680" w:author="Tin Trčak" w:date="2016-01-21T00:49:00Z">
          <w:pPr>
            <w:ind w:firstLine="432"/>
          </w:pPr>
        </w:pPrChange>
      </w:pPr>
      <w:bookmarkStart w:id="1681" w:name="_Toc441154925"/>
      <w:ins w:id="1682" w:author="Tin Trčak" w:date="2016-01-21T00:46:00Z">
        <w:r>
          <w:t xml:space="preserve">Slika </w:t>
        </w:r>
      </w:ins>
      <w:ins w:id="1683" w:author="Tin Trčak" w:date="2016-01-21T13:41:00Z">
        <w:r w:rsidR="00476BBA">
          <w:fldChar w:fldCharType="begin"/>
        </w:r>
        <w:r w:rsidR="00476BBA">
          <w:instrText xml:space="preserve"> STYLEREF 2 \s </w:instrText>
        </w:r>
      </w:ins>
      <w:r w:rsidR="00476BBA">
        <w:fldChar w:fldCharType="separate"/>
      </w:r>
      <w:r w:rsidR="00476BBA">
        <w:rPr>
          <w:noProof/>
        </w:rPr>
        <w:t>7.6</w:t>
      </w:r>
      <w:ins w:id="16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85" w:author="Tin Trčak" w:date="2016-01-21T13:41:00Z">
        <w:r w:rsidR="00476BBA">
          <w:rPr>
            <w:noProof/>
          </w:rPr>
          <w:t>5</w:t>
        </w:r>
        <w:r w:rsidR="00476BBA">
          <w:fldChar w:fldCharType="end"/>
        </w:r>
      </w:ins>
      <w:ins w:id="1686" w:author="Tin Trčak" w:date="2016-01-21T00:49:00Z">
        <w:r>
          <w:t xml:space="preserve"> Odabir kartice Statistika</w:t>
        </w:r>
      </w:ins>
      <w:bookmarkEnd w:id="1681"/>
    </w:p>
    <w:p w14:paraId="138E535B" w14:textId="77777777" w:rsidR="00D947B8" w:rsidRDefault="00D947B8" w:rsidP="00D9128D">
      <w:pPr>
        <w:ind w:firstLine="432"/>
        <w:rPr>
          <w:ins w:id="1687"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688" w:author="Tin Trčak" w:date="2016-01-21T00:46:00Z"/>
        </w:rPr>
        <w:pPrChange w:id="1689"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690" w:author="Tin Trčak" w:date="2016-01-21T00:49:00Z">
          <w:pPr>
            <w:ind w:firstLine="432"/>
          </w:pPr>
        </w:pPrChange>
      </w:pPr>
      <w:bookmarkStart w:id="1691" w:name="_Toc441154926"/>
      <w:ins w:id="1692" w:author="Tin Trčak" w:date="2016-01-21T00:46:00Z">
        <w:r>
          <w:t xml:space="preserve">Slika </w:t>
        </w:r>
      </w:ins>
      <w:ins w:id="1693" w:author="Tin Trčak" w:date="2016-01-21T13:41:00Z">
        <w:r w:rsidR="00476BBA">
          <w:fldChar w:fldCharType="begin"/>
        </w:r>
        <w:r w:rsidR="00476BBA">
          <w:instrText xml:space="preserve"> STYLEREF 2 \s </w:instrText>
        </w:r>
      </w:ins>
      <w:r w:rsidR="00476BBA">
        <w:fldChar w:fldCharType="separate"/>
      </w:r>
      <w:r w:rsidR="00476BBA">
        <w:rPr>
          <w:noProof/>
        </w:rPr>
        <w:t>7.6</w:t>
      </w:r>
      <w:ins w:id="16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95" w:author="Tin Trčak" w:date="2016-01-21T13:41:00Z">
        <w:r w:rsidR="00476BBA">
          <w:rPr>
            <w:noProof/>
          </w:rPr>
          <w:t>6</w:t>
        </w:r>
        <w:r w:rsidR="00476BBA">
          <w:fldChar w:fldCharType="end"/>
        </w:r>
      </w:ins>
      <w:ins w:id="1696" w:author="Tin Trčak" w:date="2016-01-21T00:50:00Z">
        <w:r w:rsidR="00AB686A">
          <w:t xml:space="preserve"> Odabir kartice Djelatnici</w:t>
        </w:r>
      </w:ins>
      <w:bookmarkEnd w:id="1691"/>
    </w:p>
    <w:p w14:paraId="1FAD127C" w14:textId="2075849A" w:rsidR="00195161" w:rsidRDefault="00195161" w:rsidP="00D9128D">
      <w:pPr>
        <w:ind w:firstLine="432"/>
        <w:rPr>
          <w:ins w:id="1697"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698" w:author="Tin Trčak" w:date="2016-01-21T00:46:00Z"/>
        </w:rPr>
        <w:pPrChange w:id="1699"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700" w:author="Tin Trčak" w:date="2016-01-21T00:46:00Z">
          <w:pPr>
            <w:ind w:firstLine="432"/>
            <w:jc w:val="center"/>
          </w:pPr>
        </w:pPrChange>
      </w:pPr>
      <w:bookmarkStart w:id="1701" w:name="_Toc441154927"/>
      <w:ins w:id="1702" w:author="Tin Trčak" w:date="2016-01-21T00:46:00Z">
        <w:r>
          <w:t xml:space="preserve">Slika </w:t>
        </w:r>
      </w:ins>
      <w:ins w:id="1703" w:author="Tin Trčak" w:date="2016-01-21T13:41:00Z">
        <w:r w:rsidR="00476BBA">
          <w:fldChar w:fldCharType="begin"/>
        </w:r>
        <w:r w:rsidR="00476BBA">
          <w:instrText xml:space="preserve"> STYLEREF 2 \s </w:instrText>
        </w:r>
      </w:ins>
      <w:r w:rsidR="00476BBA">
        <w:fldChar w:fldCharType="separate"/>
      </w:r>
      <w:r w:rsidR="00476BBA">
        <w:rPr>
          <w:noProof/>
        </w:rPr>
        <w:t>7.6</w:t>
      </w:r>
      <w:ins w:id="17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05" w:author="Tin Trčak" w:date="2016-01-21T13:41:00Z">
        <w:r w:rsidR="00476BBA">
          <w:rPr>
            <w:noProof/>
          </w:rPr>
          <w:t>7</w:t>
        </w:r>
        <w:r w:rsidR="00476BBA">
          <w:fldChar w:fldCharType="end"/>
        </w:r>
      </w:ins>
      <w:ins w:id="1706" w:author="Tin Trčak" w:date="2016-01-21T00:50:00Z">
        <w:r w:rsidR="00AB686A">
          <w:t xml:space="preserve"> Odabir kartice Wild8 info</w:t>
        </w:r>
      </w:ins>
      <w:bookmarkEnd w:id="1701"/>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707" w:name="_Toc441154617"/>
      <w:r w:rsidRPr="00D55856">
        <w:lastRenderedPageBreak/>
        <w:t>Zaključak i budući rad</w:t>
      </w:r>
      <w:bookmarkEnd w:id="170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708" w:author="Tin Trčak" w:date="2016-01-21T13:51:00Z">
        <w:r w:rsidRPr="0020295F" w:rsidDel="00571EED">
          <w:delText xml:space="preserve">su </w:delText>
        </w:r>
      </w:del>
      <w:r w:rsidRPr="0020295F">
        <w:t>bili</w:t>
      </w:r>
      <w:ins w:id="1709" w:author="Tin Trčak" w:date="2016-01-21T13:51:00Z">
        <w:r w:rsidR="00571EED">
          <w:t xml:space="preserve"> su</w:t>
        </w:r>
      </w:ins>
      <w:r w:rsidRPr="0020295F">
        <w:t xml:space="preserve"> o svemu obaviješteni pravovremeno i svi su sudjelovali u izradi projekta. Komunikacija između članova tima </w:t>
      </w:r>
      <w:del w:id="1710" w:author="Tin Trčak" w:date="2016-01-21T13:52:00Z">
        <w:r w:rsidRPr="0020295F" w:rsidDel="00571EED">
          <w:delText xml:space="preserve">je </w:delText>
        </w:r>
      </w:del>
      <w:ins w:id="1711" w:author="Tin Trčak" w:date="2016-01-21T13:51:00Z">
        <w:r w:rsidR="00571EED">
          <w:t>tekla</w:t>
        </w:r>
      </w:ins>
      <w:ins w:id="1712" w:author="Tin Trčak" w:date="2016-01-21T13:52:00Z">
        <w:r w:rsidR="00571EED">
          <w:t xml:space="preserve"> je</w:t>
        </w:r>
      </w:ins>
      <w:del w:id="1713" w:author="Tin Trčak" w:date="2016-01-21T13:51:00Z">
        <w:r w:rsidRPr="0020295F" w:rsidDel="00571EED">
          <w:delText>bila</w:delText>
        </w:r>
      </w:del>
      <w:r w:rsidRPr="0020295F">
        <w:t xml:space="preserve"> dobr</w:t>
      </w:r>
      <w:del w:id="1714" w:author="Tin Trčak" w:date="2016-01-21T13:51:00Z">
        <w:r w:rsidRPr="0020295F" w:rsidDel="00571EED">
          <w:delText>a</w:delText>
        </w:r>
      </w:del>
      <w:ins w:id="1715"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716" w:name="_Toc431806063"/>
      <w:bookmarkStart w:id="1717" w:name="_Toc441154618"/>
      <w:r w:rsidRPr="00D55856">
        <w:lastRenderedPageBreak/>
        <w:t>Popis literature</w:t>
      </w:r>
      <w:bookmarkEnd w:id="1716"/>
      <w:bookmarkEnd w:id="1717"/>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718"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719" w:author="Tin Trčak" w:date="2016-01-21T01:05:00Z"/>
          <w:szCs w:val="24"/>
        </w:rPr>
        <w:pPrChange w:id="1720" w:author="Tin Trčak" w:date="2016-01-21T01:06:00Z">
          <w:pPr>
            <w:pStyle w:val="Normal4"/>
            <w:numPr>
              <w:numId w:val="61"/>
            </w:numPr>
            <w:tabs>
              <w:tab w:val="left" w:pos="360"/>
            </w:tabs>
            <w:spacing w:line="360" w:lineRule="auto"/>
            <w:ind w:left="360"/>
          </w:pPr>
        </w:pPrChange>
      </w:pPr>
      <w:ins w:id="1721" w:author="Tin Trčak" w:date="2016-01-21T01:05:00Z">
        <w:r w:rsidRPr="00667908">
          <w:rPr>
            <w:szCs w:val="24"/>
          </w:rPr>
          <w:t>jQuery: The Write Less, Do More, JavaScript Library,</w:t>
        </w:r>
        <w:r>
          <w:rPr>
            <w:szCs w:val="24"/>
          </w:rPr>
          <w:t xml:space="preserve"> </w:t>
        </w:r>
        <w:r w:rsidRPr="00667908">
          <w:rPr>
            <w:rStyle w:val="Hyperlink"/>
            <w:rPrChange w:id="1722" w:author="Tin Trčak" w:date="2016-01-21T01:06:00Z">
              <w:rPr>
                <w:szCs w:val="24"/>
              </w:rPr>
            </w:rPrChange>
          </w:rPr>
          <w:fldChar w:fldCharType="begin"/>
        </w:r>
        <w:r w:rsidRPr="00667908">
          <w:rPr>
            <w:rStyle w:val="Hyperlink"/>
            <w:rPrChange w:id="1723" w:author="Tin Trčak" w:date="2016-01-21T01:06:00Z">
              <w:rPr>
                <w:szCs w:val="24"/>
              </w:rPr>
            </w:rPrChange>
          </w:rPr>
          <w:instrText xml:space="preserve"> HYPERLINK "http://api.jquery.com/" </w:instrText>
        </w:r>
        <w:r w:rsidRPr="00667908">
          <w:rPr>
            <w:rStyle w:val="Hyperlink"/>
            <w:rPrChange w:id="1724" w:author="Tin Trčak" w:date="2016-01-21T01:06:00Z">
              <w:rPr>
                <w:szCs w:val="24"/>
              </w:rPr>
            </w:rPrChange>
          </w:rPr>
          <w:fldChar w:fldCharType="separate"/>
        </w:r>
        <w:r w:rsidRPr="00667908">
          <w:rPr>
            <w:rStyle w:val="Hyperlink"/>
            <w:rPrChange w:id="1725" w:author="Tin Trčak" w:date="2016-01-21T01:06:00Z">
              <w:rPr>
                <w:szCs w:val="24"/>
              </w:rPr>
            </w:rPrChange>
          </w:rPr>
          <w:t>http://api.jquery.com/</w:t>
        </w:r>
        <w:r w:rsidRPr="00667908">
          <w:rPr>
            <w:rStyle w:val="Hyperlink"/>
            <w:rPrChange w:id="1726"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727" w:author="Tin Trčak" w:date="2016-01-21T01:06:00Z">
          <w:pPr>
            <w:pStyle w:val="Normal4"/>
            <w:numPr>
              <w:numId w:val="61"/>
            </w:numPr>
            <w:tabs>
              <w:tab w:val="left" w:pos="360"/>
            </w:tabs>
            <w:spacing w:line="360" w:lineRule="auto"/>
            <w:ind w:left="360"/>
          </w:pPr>
        </w:pPrChange>
      </w:pPr>
      <w:ins w:id="1728" w:author="Tin Trčak" w:date="2016-01-21T01:05:00Z">
        <w:r w:rsidRPr="00667908">
          <w:rPr>
            <w:szCs w:val="24"/>
          </w:rPr>
          <w:t>Bootstrap, a sleek, intuitive, and powerful mobile first front-end framework for fa</w:t>
        </w:r>
        <w:r>
          <w:rPr>
            <w:szCs w:val="24"/>
          </w:rPr>
          <w:t xml:space="preserve">ster and easier web development, </w:t>
        </w:r>
      </w:ins>
      <w:ins w:id="1729" w:author="Tin Trčak" w:date="2016-01-21T01:06:00Z">
        <w:r w:rsidRPr="00667908">
          <w:rPr>
            <w:rStyle w:val="Hyperlink"/>
            <w:rPrChange w:id="1730" w:author="Tin Trčak" w:date="2016-01-21T01:06:00Z">
              <w:rPr>
                <w:szCs w:val="24"/>
              </w:rPr>
            </w:rPrChange>
          </w:rPr>
          <w:fldChar w:fldCharType="begin"/>
        </w:r>
        <w:r w:rsidRPr="00667908">
          <w:rPr>
            <w:rStyle w:val="Hyperlink"/>
            <w:rPrChange w:id="1731" w:author="Tin Trčak" w:date="2016-01-21T01:06:00Z">
              <w:rPr>
                <w:szCs w:val="24"/>
              </w:rPr>
            </w:rPrChange>
          </w:rPr>
          <w:instrText xml:space="preserve"> HYPERLINK "http://getbootstrap.com/components/" </w:instrText>
        </w:r>
        <w:r w:rsidRPr="00667908">
          <w:rPr>
            <w:rStyle w:val="Hyperlink"/>
            <w:rPrChange w:id="1732" w:author="Tin Trčak" w:date="2016-01-21T01:06:00Z">
              <w:rPr>
                <w:szCs w:val="24"/>
              </w:rPr>
            </w:rPrChange>
          </w:rPr>
          <w:fldChar w:fldCharType="separate"/>
        </w:r>
        <w:r w:rsidRPr="00667908">
          <w:rPr>
            <w:rStyle w:val="Hyperlink"/>
            <w:szCs w:val="24"/>
          </w:rPr>
          <w:t>http://getbootstrap.com/components/</w:t>
        </w:r>
        <w:r w:rsidRPr="00667908">
          <w:rPr>
            <w:rStyle w:val="Hyperlink"/>
            <w:rPrChange w:id="1733"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734"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735" w:name="_Toc431806064"/>
      <w:bookmarkStart w:id="1736" w:name="_Toc441154619"/>
      <w:r w:rsidRPr="00D55856">
        <w:lastRenderedPageBreak/>
        <w:t>Dodatak A: Indeks (slika, dijagrama, tablica, ispisa kôda)</w:t>
      </w:r>
      <w:bookmarkEnd w:id="1735"/>
      <w:bookmarkEnd w:id="1736"/>
    </w:p>
    <w:p w14:paraId="156C5013" w14:textId="77777777" w:rsidR="00C524C7" w:rsidRDefault="00323742">
      <w:pPr>
        <w:pStyle w:val="TableofFigures"/>
        <w:tabs>
          <w:tab w:val="right" w:leader="dot" w:pos="9062"/>
        </w:tabs>
        <w:rPr>
          <w:ins w:id="1737" w:author="Tin Trčak" w:date="2016-01-21T15:52: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738" w:author="Tin Trčak" w:date="2016-01-21T15:52:00Z">
        <w:r w:rsidR="00C524C7" w:rsidRPr="00C03409">
          <w:rPr>
            <w:rStyle w:val="Hyperlink"/>
            <w:noProof/>
          </w:rPr>
          <w:fldChar w:fldCharType="begin"/>
        </w:r>
        <w:r w:rsidR="00C524C7" w:rsidRPr="00C03409">
          <w:rPr>
            <w:rStyle w:val="Hyperlink"/>
            <w:noProof/>
          </w:rPr>
          <w:instrText xml:space="preserve"> </w:instrText>
        </w:r>
        <w:r w:rsidR="00C524C7">
          <w:rPr>
            <w:noProof/>
          </w:rPr>
          <w:instrText>HYPERLINK \l "_Toc441154856"</w:instrText>
        </w:r>
        <w:r w:rsidR="00C524C7" w:rsidRPr="00C03409">
          <w:rPr>
            <w:rStyle w:val="Hyperlink"/>
            <w:noProof/>
          </w:rPr>
          <w:instrText xml:space="preserve"> </w:instrText>
        </w:r>
        <w:r w:rsidR="00C524C7" w:rsidRPr="00C03409">
          <w:rPr>
            <w:rStyle w:val="Hyperlink"/>
            <w:noProof/>
          </w:rPr>
        </w:r>
        <w:r w:rsidR="00C524C7" w:rsidRPr="00C03409">
          <w:rPr>
            <w:rStyle w:val="Hyperlink"/>
            <w:noProof/>
          </w:rPr>
          <w:fldChar w:fldCharType="separate"/>
        </w:r>
        <w:r w:rsidR="00C524C7" w:rsidRPr="00C03409">
          <w:rPr>
            <w:rStyle w:val="Hyperlink"/>
            <w:noProof/>
          </w:rPr>
          <w:t>Slika 4.2.1 Dijagram obrazaca uporabe sustava</w:t>
        </w:r>
        <w:r w:rsidR="00C524C7">
          <w:rPr>
            <w:noProof/>
            <w:webHidden/>
          </w:rPr>
          <w:tab/>
        </w:r>
        <w:r w:rsidR="00C524C7">
          <w:rPr>
            <w:noProof/>
            <w:webHidden/>
          </w:rPr>
          <w:fldChar w:fldCharType="begin"/>
        </w:r>
        <w:r w:rsidR="00C524C7">
          <w:rPr>
            <w:noProof/>
            <w:webHidden/>
          </w:rPr>
          <w:instrText xml:space="preserve"> PAGEREF _Toc441154856 \h </w:instrText>
        </w:r>
        <w:r w:rsidR="00C524C7">
          <w:rPr>
            <w:noProof/>
            <w:webHidden/>
          </w:rPr>
        </w:r>
      </w:ins>
      <w:r w:rsidR="00C524C7">
        <w:rPr>
          <w:noProof/>
          <w:webHidden/>
        </w:rPr>
        <w:fldChar w:fldCharType="separate"/>
      </w:r>
      <w:ins w:id="1739" w:author="Tin Trčak" w:date="2016-01-21T15:52:00Z">
        <w:r w:rsidR="00C524C7">
          <w:rPr>
            <w:noProof/>
            <w:webHidden/>
          </w:rPr>
          <w:t>28</w:t>
        </w:r>
        <w:r w:rsidR="00C524C7">
          <w:rPr>
            <w:noProof/>
            <w:webHidden/>
          </w:rPr>
          <w:fldChar w:fldCharType="end"/>
        </w:r>
        <w:r w:rsidR="00C524C7" w:rsidRPr="00C03409">
          <w:rPr>
            <w:rStyle w:val="Hyperlink"/>
            <w:noProof/>
          </w:rPr>
          <w:fldChar w:fldCharType="end"/>
        </w:r>
      </w:ins>
    </w:p>
    <w:p w14:paraId="77489C73" w14:textId="77777777" w:rsidR="00C524C7" w:rsidRDefault="00C524C7">
      <w:pPr>
        <w:pStyle w:val="TableofFigures"/>
        <w:tabs>
          <w:tab w:val="right" w:leader="dot" w:pos="9062"/>
        </w:tabs>
        <w:rPr>
          <w:ins w:id="1740" w:author="Tin Trčak" w:date="2016-01-21T15:52:00Z"/>
          <w:rFonts w:asciiTheme="minorHAnsi" w:eastAsiaTheme="minorEastAsia" w:hAnsiTheme="minorHAnsi" w:cstheme="minorBidi"/>
          <w:noProof/>
          <w:color w:val="auto"/>
          <w:sz w:val="22"/>
          <w:szCs w:val="22"/>
        </w:rPr>
      </w:pPr>
      <w:ins w:id="174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_Toc441154857 \h </w:instrText>
        </w:r>
        <w:r>
          <w:rPr>
            <w:noProof/>
            <w:webHidden/>
          </w:rPr>
        </w:r>
      </w:ins>
      <w:r>
        <w:rPr>
          <w:noProof/>
          <w:webHidden/>
        </w:rPr>
        <w:fldChar w:fldCharType="separate"/>
      </w:r>
      <w:ins w:id="1742" w:author="Tin Trčak" w:date="2016-01-21T15:52:00Z">
        <w:r>
          <w:rPr>
            <w:noProof/>
            <w:webHidden/>
          </w:rPr>
          <w:t>28</w:t>
        </w:r>
        <w:r>
          <w:rPr>
            <w:noProof/>
            <w:webHidden/>
          </w:rPr>
          <w:fldChar w:fldCharType="end"/>
        </w:r>
        <w:r w:rsidRPr="00C03409">
          <w:rPr>
            <w:rStyle w:val="Hyperlink"/>
            <w:noProof/>
          </w:rPr>
          <w:fldChar w:fldCharType="end"/>
        </w:r>
      </w:ins>
    </w:p>
    <w:p w14:paraId="37A6E6C8" w14:textId="77777777" w:rsidR="00C524C7" w:rsidRDefault="00C524C7">
      <w:pPr>
        <w:pStyle w:val="TableofFigures"/>
        <w:tabs>
          <w:tab w:val="right" w:leader="dot" w:pos="9062"/>
        </w:tabs>
        <w:rPr>
          <w:ins w:id="1743" w:author="Tin Trčak" w:date="2016-01-21T15:52:00Z"/>
          <w:rFonts w:asciiTheme="minorHAnsi" w:eastAsiaTheme="minorEastAsia" w:hAnsiTheme="minorHAnsi" w:cstheme="minorBidi"/>
          <w:noProof/>
          <w:color w:val="auto"/>
          <w:sz w:val="22"/>
          <w:szCs w:val="22"/>
        </w:rPr>
      </w:pPr>
      <w:ins w:id="174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_Toc441154858 \h </w:instrText>
        </w:r>
        <w:r>
          <w:rPr>
            <w:noProof/>
            <w:webHidden/>
          </w:rPr>
        </w:r>
      </w:ins>
      <w:r>
        <w:rPr>
          <w:noProof/>
          <w:webHidden/>
        </w:rPr>
        <w:fldChar w:fldCharType="separate"/>
      </w:r>
      <w:ins w:id="1745" w:author="Tin Trčak" w:date="2016-01-21T15:52:00Z">
        <w:r>
          <w:rPr>
            <w:noProof/>
            <w:webHidden/>
          </w:rPr>
          <w:t>29</w:t>
        </w:r>
        <w:r>
          <w:rPr>
            <w:noProof/>
            <w:webHidden/>
          </w:rPr>
          <w:fldChar w:fldCharType="end"/>
        </w:r>
        <w:r w:rsidRPr="00C03409">
          <w:rPr>
            <w:rStyle w:val="Hyperlink"/>
            <w:noProof/>
          </w:rPr>
          <w:fldChar w:fldCharType="end"/>
        </w:r>
      </w:ins>
    </w:p>
    <w:p w14:paraId="18F05C01" w14:textId="77777777" w:rsidR="00C524C7" w:rsidRDefault="00C524C7">
      <w:pPr>
        <w:pStyle w:val="TableofFigures"/>
        <w:tabs>
          <w:tab w:val="right" w:leader="dot" w:pos="9062"/>
        </w:tabs>
        <w:rPr>
          <w:ins w:id="1746" w:author="Tin Trčak" w:date="2016-01-21T15:52:00Z"/>
          <w:rFonts w:asciiTheme="minorHAnsi" w:eastAsiaTheme="minorEastAsia" w:hAnsiTheme="minorHAnsi" w:cstheme="minorBidi"/>
          <w:noProof/>
          <w:color w:val="auto"/>
          <w:sz w:val="22"/>
          <w:szCs w:val="22"/>
        </w:rPr>
      </w:pPr>
      <w:ins w:id="174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"_Toc441154859"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_Toc441154859 \h </w:instrText>
        </w:r>
        <w:r>
          <w:rPr>
            <w:noProof/>
            <w:webHidden/>
          </w:rPr>
        </w:r>
      </w:ins>
      <w:r>
        <w:rPr>
          <w:noProof/>
          <w:webHidden/>
        </w:rPr>
        <w:fldChar w:fldCharType="separate"/>
      </w:r>
      <w:ins w:id="1748" w:author="Tin Trčak" w:date="2016-01-21T15:52:00Z">
        <w:r>
          <w:rPr>
            <w:noProof/>
            <w:webHidden/>
          </w:rPr>
          <w:t>29</w:t>
        </w:r>
        <w:r>
          <w:rPr>
            <w:noProof/>
            <w:webHidden/>
          </w:rPr>
          <w:fldChar w:fldCharType="end"/>
        </w:r>
        <w:r w:rsidRPr="00C03409">
          <w:rPr>
            <w:rStyle w:val="Hyperlink"/>
            <w:noProof/>
          </w:rPr>
          <w:fldChar w:fldCharType="end"/>
        </w:r>
      </w:ins>
    </w:p>
    <w:p w14:paraId="58064191" w14:textId="77777777" w:rsidR="00C524C7" w:rsidRDefault="00C524C7">
      <w:pPr>
        <w:pStyle w:val="TableofFigures"/>
        <w:tabs>
          <w:tab w:val="right" w:leader="dot" w:pos="9062"/>
        </w:tabs>
        <w:rPr>
          <w:ins w:id="1749" w:author="Tin Trčak" w:date="2016-01-21T15:52:00Z"/>
          <w:rFonts w:asciiTheme="minorHAnsi" w:eastAsiaTheme="minorEastAsia" w:hAnsiTheme="minorHAnsi" w:cstheme="minorBidi"/>
          <w:noProof/>
          <w:color w:val="auto"/>
          <w:sz w:val="22"/>
          <w:szCs w:val="22"/>
        </w:rPr>
      </w:pPr>
      <w:ins w:id="175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_Toc441154860 \h </w:instrText>
        </w:r>
        <w:r>
          <w:rPr>
            <w:noProof/>
            <w:webHidden/>
          </w:rPr>
        </w:r>
      </w:ins>
      <w:r>
        <w:rPr>
          <w:noProof/>
          <w:webHidden/>
        </w:rPr>
        <w:fldChar w:fldCharType="separate"/>
      </w:r>
      <w:ins w:id="1751" w:author="Tin Trčak" w:date="2016-01-21T15:52:00Z">
        <w:r>
          <w:rPr>
            <w:noProof/>
            <w:webHidden/>
          </w:rPr>
          <w:t>30</w:t>
        </w:r>
        <w:r>
          <w:rPr>
            <w:noProof/>
            <w:webHidden/>
          </w:rPr>
          <w:fldChar w:fldCharType="end"/>
        </w:r>
        <w:r w:rsidRPr="00C03409">
          <w:rPr>
            <w:rStyle w:val="Hyperlink"/>
            <w:noProof/>
          </w:rPr>
          <w:fldChar w:fldCharType="end"/>
        </w:r>
      </w:ins>
    </w:p>
    <w:p w14:paraId="030E4227" w14:textId="77777777" w:rsidR="00C524C7" w:rsidRDefault="00C524C7">
      <w:pPr>
        <w:pStyle w:val="TableofFigures"/>
        <w:tabs>
          <w:tab w:val="right" w:leader="dot" w:pos="9062"/>
        </w:tabs>
        <w:rPr>
          <w:ins w:id="1752" w:author="Tin Trčak" w:date="2016-01-21T15:52:00Z"/>
          <w:rFonts w:asciiTheme="minorHAnsi" w:eastAsiaTheme="minorEastAsia" w:hAnsiTheme="minorHAnsi" w:cstheme="minorBidi"/>
          <w:noProof/>
          <w:color w:val="auto"/>
          <w:sz w:val="22"/>
          <w:szCs w:val="22"/>
        </w:rPr>
      </w:pPr>
      <w:ins w:id="175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_Toc441154861 \h </w:instrText>
        </w:r>
        <w:r>
          <w:rPr>
            <w:noProof/>
            <w:webHidden/>
          </w:rPr>
        </w:r>
      </w:ins>
      <w:r>
        <w:rPr>
          <w:noProof/>
          <w:webHidden/>
        </w:rPr>
        <w:fldChar w:fldCharType="separate"/>
      </w:r>
      <w:ins w:id="1754" w:author="Tin Trčak" w:date="2016-01-21T15:52:00Z">
        <w:r>
          <w:rPr>
            <w:noProof/>
            <w:webHidden/>
          </w:rPr>
          <w:t>30</w:t>
        </w:r>
        <w:r>
          <w:rPr>
            <w:noProof/>
            <w:webHidden/>
          </w:rPr>
          <w:fldChar w:fldCharType="end"/>
        </w:r>
        <w:r w:rsidRPr="00C03409">
          <w:rPr>
            <w:rStyle w:val="Hyperlink"/>
            <w:noProof/>
          </w:rPr>
          <w:fldChar w:fldCharType="end"/>
        </w:r>
      </w:ins>
    </w:p>
    <w:p w14:paraId="550C89EA" w14:textId="77777777" w:rsidR="00C524C7" w:rsidRDefault="00C524C7">
      <w:pPr>
        <w:pStyle w:val="TableofFigures"/>
        <w:tabs>
          <w:tab w:val="right" w:leader="dot" w:pos="9062"/>
        </w:tabs>
        <w:rPr>
          <w:ins w:id="1755" w:author="Tin Trčak" w:date="2016-01-21T15:52:00Z"/>
          <w:rFonts w:asciiTheme="minorHAnsi" w:eastAsiaTheme="minorEastAsia" w:hAnsiTheme="minorHAnsi" w:cstheme="minorBidi"/>
          <w:noProof/>
          <w:color w:val="auto"/>
          <w:sz w:val="22"/>
          <w:szCs w:val="22"/>
        </w:rPr>
      </w:pPr>
      <w:ins w:id="175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_Toc441154862 \h </w:instrText>
        </w:r>
        <w:r>
          <w:rPr>
            <w:noProof/>
            <w:webHidden/>
          </w:rPr>
        </w:r>
      </w:ins>
      <w:r>
        <w:rPr>
          <w:noProof/>
          <w:webHidden/>
        </w:rPr>
        <w:fldChar w:fldCharType="separate"/>
      </w:r>
      <w:ins w:id="1757" w:author="Tin Trčak" w:date="2016-01-21T15:52:00Z">
        <w:r>
          <w:rPr>
            <w:noProof/>
            <w:webHidden/>
          </w:rPr>
          <w:t>31</w:t>
        </w:r>
        <w:r>
          <w:rPr>
            <w:noProof/>
            <w:webHidden/>
          </w:rPr>
          <w:fldChar w:fldCharType="end"/>
        </w:r>
        <w:r w:rsidRPr="00C03409">
          <w:rPr>
            <w:rStyle w:val="Hyperlink"/>
            <w:noProof/>
          </w:rPr>
          <w:fldChar w:fldCharType="end"/>
        </w:r>
      </w:ins>
    </w:p>
    <w:p w14:paraId="5D13B53E" w14:textId="77777777" w:rsidR="00C524C7" w:rsidRDefault="00C524C7">
      <w:pPr>
        <w:pStyle w:val="TableofFigures"/>
        <w:tabs>
          <w:tab w:val="right" w:leader="dot" w:pos="9062"/>
        </w:tabs>
        <w:rPr>
          <w:ins w:id="1758" w:author="Tin Trčak" w:date="2016-01-21T15:52:00Z"/>
          <w:rFonts w:asciiTheme="minorHAnsi" w:eastAsiaTheme="minorEastAsia" w:hAnsiTheme="minorHAnsi" w:cstheme="minorBidi"/>
          <w:noProof/>
          <w:color w:val="auto"/>
          <w:sz w:val="22"/>
          <w:szCs w:val="22"/>
        </w:rPr>
      </w:pPr>
      <w:ins w:id="175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_Toc441154863 \h </w:instrText>
        </w:r>
        <w:r>
          <w:rPr>
            <w:noProof/>
            <w:webHidden/>
          </w:rPr>
        </w:r>
      </w:ins>
      <w:r>
        <w:rPr>
          <w:noProof/>
          <w:webHidden/>
        </w:rPr>
        <w:fldChar w:fldCharType="separate"/>
      </w:r>
      <w:ins w:id="1760" w:author="Tin Trčak" w:date="2016-01-21T15:52:00Z">
        <w:r>
          <w:rPr>
            <w:noProof/>
            <w:webHidden/>
          </w:rPr>
          <w:t>32</w:t>
        </w:r>
        <w:r>
          <w:rPr>
            <w:noProof/>
            <w:webHidden/>
          </w:rPr>
          <w:fldChar w:fldCharType="end"/>
        </w:r>
        <w:r w:rsidRPr="00C03409">
          <w:rPr>
            <w:rStyle w:val="Hyperlink"/>
            <w:noProof/>
          </w:rPr>
          <w:fldChar w:fldCharType="end"/>
        </w:r>
      </w:ins>
    </w:p>
    <w:p w14:paraId="581CF732" w14:textId="77777777" w:rsidR="00C524C7" w:rsidRDefault="00C524C7">
      <w:pPr>
        <w:pStyle w:val="TableofFigures"/>
        <w:tabs>
          <w:tab w:val="right" w:leader="dot" w:pos="9062"/>
        </w:tabs>
        <w:rPr>
          <w:ins w:id="1761" w:author="Tin Trčak" w:date="2016-01-21T15:52:00Z"/>
          <w:rFonts w:asciiTheme="minorHAnsi" w:eastAsiaTheme="minorEastAsia" w:hAnsiTheme="minorHAnsi" w:cstheme="minorBidi"/>
          <w:noProof/>
          <w:color w:val="auto"/>
          <w:sz w:val="22"/>
          <w:szCs w:val="22"/>
        </w:rPr>
      </w:pPr>
      <w:ins w:id="176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_Toc441154864 \h </w:instrText>
        </w:r>
        <w:r>
          <w:rPr>
            <w:noProof/>
            <w:webHidden/>
          </w:rPr>
        </w:r>
      </w:ins>
      <w:r>
        <w:rPr>
          <w:noProof/>
          <w:webHidden/>
        </w:rPr>
        <w:fldChar w:fldCharType="separate"/>
      </w:r>
      <w:ins w:id="1763" w:author="Tin Trčak" w:date="2016-01-21T15:52:00Z">
        <w:r>
          <w:rPr>
            <w:noProof/>
            <w:webHidden/>
          </w:rPr>
          <w:t>33</w:t>
        </w:r>
        <w:r>
          <w:rPr>
            <w:noProof/>
            <w:webHidden/>
          </w:rPr>
          <w:fldChar w:fldCharType="end"/>
        </w:r>
        <w:r w:rsidRPr="00C03409">
          <w:rPr>
            <w:rStyle w:val="Hyperlink"/>
            <w:noProof/>
          </w:rPr>
          <w:fldChar w:fldCharType="end"/>
        </w:r>
      </w:ins>
    </w:p>
    <w:p w14:paraId="6A4413AD" w14:textId="77777777" w:rsidR="00C524C7" w:rsidRDefault="00C524C7">
      <w:pPr>
        <w:pStyle w:val="TableofFigures"/>
        <w:tabs>
          <w:tab w:val="right" w:leader="dot" w:pos="9062"/>
        </w:tabs>
        <w:rPr>
          <w:ins w:id="1764" w:author="Tin Trčak" w:date="2016-01-21T15:52:00Z"/>
          <w:rFonts w:asciiTheme="minorHAnsi" w:eastAsiaTheme="minorEastAsia" w:hAnsiTheme="minorHAnsi" w:cstheme="minorBidi"/>
          <w:noProof/>
          <w:color w:val="auto"/>
          <w:sz w:val="22"/>
          <w:szCs w:val="22"/>
        </w:rPr>
      </w:pPr>
      <w:ins w:id="176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_Toc441154865 \h </w:instrText>
        </w:r>
        <w:r>
          <w:rPr>
            <w:noProof/>
            <w:webHidden/>
          </w:rPr>
        </w:r>
      </w:ins>
      <w:r>
        <w:rPr>
          <w:noProof/>
          <w:webHidden/>
        </w:rPr>
        <w:fldChar w:fldCharType="separate"/>
      </w:r>
      <w:ins w:id="1766" w:author="Tin Trčak" w:date="2016-01-21T15:52:00Z">
        <w:r>
          <w:rPr>
            <w:noProof/>
            <w:webHidden/>
          </w:rPr>
          <w:t>33</w:t>
        </w:r>
        <w:r>
          <w:rPr>
            <w:noProof/>
            <w:webHidden/>
          </w:rPr>
          <w:fldChar w:fldCharType="end"/>
        </w:r>
        <w:r w:rsidRPr="00C03409">
          <w:rPr>
            <w:rStyle w:val="Hyperlink"/>
            <w:noProof/>
          </w:rPr>
          <w:fldChar w:fldCharType="end"/>
        </w:r>
      </w:ins>
    </w:p>
    <w:p w14:paraId="50B3BDDF" w14:textId="77777777" w:rsidR="00C524C7" w:rsidRDefault="00C524C7">
      <w:pPr>
        <w:pStyle w:val="TableofFigures"/>
        <w:tabs>
          <w:tab w:val="right" w:leader="dot" w:pos="9062"/>
        </w:tabs>
        <w:rPr>
          <w:ins w:id="1767" w:author="Tin Trčak" w:date="2016-01-21T15:52:00Z"/>
          <w:rFonts w:asciiTheme="minorHAnsi" w:eastAsiaTheme="minorEastAsia" w:hAnsiTheme="minorHAnsi" w:cstheme="minorBidi"/>
          <w:noProof/>
          <w:color w:val="auto"/>
          <w:sz w:val="22"/>
          <w:szCs w:val="22"/>
        </w:rPr>
      </w:pPr>
      <w:ins w:id="176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_Toc441154866 \h </w:instrText>
        </w:r>
        <w:r>
          <w:rPr>
            <w:noProof/>
            <w:webHidden/>
          </w:rPr>
        </w:r>
      </w:ins>
      <w:r>
        <w:rPr>
          <w:noProof/>
          <w:webHidden/>
        </w:rPr>
        <w:fldChar w:fldCharType="separate"/>
      </w:r>
      <w:ins w:id="1769" w:author="Tin Trčak" w:date="2016-01-21T15:52:00Z">
        <w:r>
          <w:rPr>
            <w:noProof/>
            <w:webHidden/>
          </w:rPr>
          <w:t>34</w:t>
        </w:r>
        <w:r>
          <w:rPr>
            <w:noProof/>
            <w:webHidden/>
          </w:rPr>
          <w:fldChar w:fldCharType="end"/>
        </w:r>
        <w:r w:rsidRPr="00C03409">
          <w:rPr>
            <w:rStyle w:val="Hyperlink"/>
            <w:noProof/>
          </w:rPr>
          <w:fldChar w:fldCharType="end"/>
        </w:r>
      </w:ins>
    </w:p>
    <w:p w14:paraId="1A87EEAD" w14:textId="77777777" w:rsidR="00C524C7" w:rsidRDefault="00C524C7">
      <w:pPr>
        <w:pStyle w:val="TableofFigures"/>
        <w:tabs>
          <w:tab w:val="right" w:leader="dot" w:pos="9062"/>
        </w:tabs>
        <w:rPr>
          <w:ins w:id="1770" w:author="Tin Trčak" w:date="2016-01-21T15:52:00Z"/>
          <w:rFonts w:asciiTheme="minorHAnsi" w:eastAsiaTheme="minorEastAsia" w:hAnsiTheme="minorHAnsi" w:cstheme="minorBidi"/>
          <w:noProof/>
          <w:color w:val="auto"/>
          <w:sz w:val="22"/>
          <w:szCs w:val="22"/>
        </w:rPr>
      </w:pPr>
      <w:ins w:id="177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_Toc441154867 \h </w:instrText>
        </w:r>
        <w:r>
          <w:rPr>
            <w:noProof/>
            <w:webHidden/>
          </w:rPr>
        </w:r>
      </w:ins>
      <w:r>
        <w:rPr>
          <w:noProof/>
          <w:webHidden/>
        </w:rPr>
        <w:fldChar w:fldCharType="separate"/>
      </w:r>
      <w:ins w:id="1772" w:author="Tin Trčak" w:date="2016-01-21T15:52:00Z">
        <w:r>
          <w:rPr>
            <w:noProof/>
            <w:webHidden/>
          </w:rPr>
          <w:t>34</w:t>
        </w:r>
        <w:r>
          <w:rPr>
            <w:noProof/>
            <w:webHidden/>
          </w:rPr>
          <w:fldChar w:fldCharType="end"/>
        </w:r>
        <w:r w:rsidRPr="00C03409">
          <w:rPr>
            <w:rStyle w:val="Hyperlink"/>
            <w:noProof/>
          </w:rPr>
          <w:fldChar w:fldCharType="end"/>
        </w:r>
      </w:ins>
    </w:p>
    <w:p w14:paraId="6BDC3471" w14:textId="77777777" w:rsidR="00C524C7" w:rsidRDefault="00C524C7">
      <w:pPr>
        <w:pStyle w:val="TableofFigures"/>
        <w:tabs>
          <w:tab w:val="right" w:leader="dot" w:pos="9062"/>
        </w:tabs>
        <w:rPr>
          <w:ins w:id="1773" w:author="Tin Trčak" w:date="2016-01-21T15:52:00Z"/>
          <w:rFonts w:asciiTheme="minorHAnsi" w:eastAsiaTheme="minorEastAsia" w:hAnsiTheme="minorHAnsi" w:cstheme="minorBidi"/>
          <w:noProof/>
          <w:color w:val="auto"/>
          <w:sz w:val="22"/>
          <w:szCs w:val="22"/>
        </w:rPr>
      </w:pPr>
      <w:ins w:id="177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_Toc441154868 \h </w:instrText>
        </w:r>
        <w:r>
          <w:rPr>
            <w:noProof/>
            <w:webHidden/>
          </w:rPr>
        </w:r>
      </w:ins>
      <w:r>
        <w:rPr>
          <w:noProof/>
          <w:webHidden/>
        </w:rPr>
        <w:fldChar w:fldCharType="separate"/>
      </w:r>
      <w:ins w:id="1775" w:author="Tin Trčak" w:date="2016-01-21T15:52:00Z">
        <w:r>
          <w:rPr>
            <w:noProof/>
            <w:webHidden/>
          </w:rPr>
          <w:t>35</w:t>
        </w:r>
        <w:r>
          <w:rPr>
            <w:noProof/>
            <w:webHidden/>
          </w:rPr>
          <w:fldChar w:fldCharType="end"/>
        </w:r>
        <w:r w:rsidRPr="00C03409">
          <w:rPr>
            <w:rStyle w:val="Hyperlink"/>
            <w:noProof/>
          </w:rPr>
          <w:fldChar w:fldCharType="end"/>
        </w:r>
      </w:ins>
    </w:p>
    <w:p w14:paraId="79D4CBD5" w14:textId="77777777" w:rsidR="00C524C7" w:rsidRDefault="00C524C7">
      <w:pPr>
        <w:pStyle w:val="TableofFigures"/>
        <w:tabs>
          <w:tab w:val="right" w:leader="dot" w:pos="9062"/>
        </w:tabs>
        <w:rPr>
          <w:ins w:id="1776" w:author="Tin Trčak" w:date="2016-01-21T15:52:00Z"/>
          <w:rFonts w:asciiTheme="minorHAnsi" w:eastAsiaTheme="minorEastAsia" w:hAnsiTheme="minorHAnsi" w:cstheme="minorBidi"/>
          <w:noProof/>
          <w:color w:val="auto"/>
          <w:sz w:val="22"/>
          <w:szCs w:val="22"/>
        </w:rPr>
      </w:pPr>
      <w:ins w:id="177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"_Toc441154869"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_Toc441154869 \h </w:instrText>
        </w:r>
        <w:r>
          <w:rPr>
            <w:noProof/>
            <w:webHidden/>
          </w:rPr>
        </w:r>
      </w:ins>
      <w:r>
        <w:rPr>
          <w:noProof/>
          <w:webHidden/>
        </w:rPr>
        <w:fldChar w:fldCharType="separate"/>
      </w:r>
      <w:ins w:id="1778" w:author="Tin Trčak" w:date="2016-01-21T15:52:00Z">
        <w:r>
          <w:rPr>
            <w:noProof/>
            <w:webHidden/>
          </w:rPr>
          <w:t>35</w:t>
        </w:r>
        <w:r>
          <w:rPr>
            <w:noProof/>
            <w:webHidden/>
          </w:rPr>
          <w:fldChar w:fldCharType="end"/>
        </w:r>
        <w:r w:rsidRPr="00C03409">
          <w:rPr>
            <w:rStyle w:val="Hyperlink"/>
            <w:noProof/>
          </w:rPr>
          <w:fldChar w:fldCharType="end"/>
        </w:r>
      </w:ins>
    </w:p>
    <w:p w14:paraId="739CA316" w14:textId="77777777" w:rsidR="00C524C7" w:rsidRDefault="00C524C7">
      <w:pPr>
        <w:pStyle w:val="TableofFigures"/>
        <w:tabs>
          <w:tab w:val="right" w:leader="dot" w:pos="9062"/>
        </w:tabs>
        <w:rPr>
          <w:ins w:id="1779" w:author="Tin Trčak" w:date="2016-01-21T15:52:00Z"/>
          <w:rFonts w:asciiTheme="minorHAnsi" w:eastAsiaTheme="minorEastAsia" w:hAnsiTheme="minorHAnsi" w:cstheme="minorBidi"/>
          <w:noProof/>
          <w:color w:val="auto"/>
          <w:sz w:val="22"/>
          <w:szCs w:val="22"/>
        </w:rPr>
      </w:pPr>
      <w:ins w:id="178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_Toc441154870 \h </w:instrText>
        </w:r>
        <w:r>
          <w:rPr>
            <w:noProof/>
            <w:webHidden/>
          </w:rPr>
        </w:r>
      </w:ins>
      <w:r>
        <w:rPr>
          <w:noProof/>
          <w:webHidden/>
        </w:rPr>
        <w:fldChar w:fldCharType="separate"/>
      </w:r>
      <w:ins w:id="1781" w:author="Tin Trčak" w:date="2016-01-21T15:52:00Z">
        <w:r>
          <w:rPr>
            <w:noProof/>
            <w:webHidden/>
          </w:rPr>
          <w:t>36</w:t>
        </w:r>
        <w:r>
          <w:rPr>
            <w:noProof/>
            <w:webHidden/>
          </w:rPr>
          <w:fldChar w:fldCharType="end"/>
        </w:r>
        <w:r w:rsidRPr="00C03409">
          <w:rPr>
            <w:rStyle w:val="Hyperlink"/>
            <w:noProof/>
          </w:rPr>
          <w:fldChar w:fldCharType="end"/>
        </w:r>
      </w:ins>
    </w:p>
    <w:p w14:paraId="5B2974CF" w14:textId="77777777" w:rsidR="00C524C7" w:rsidRDefault="00C524C7">
      <w:pPr>
        <w:pStyle w:val="TableofFigures"/>
        <w:tabs>
          <w:tab w:val="right" w:leader="dot" w:pos="9062"/>
        </w:tabs>
        <w:rPr>
          <w:ins w:id="1782" w:author="Tin Trčak" w:date="2016-01-21T15:52:00Z"/>
          <w:rFonts w:asciiTheme="minorHAnsi" w:eastAsiaTheme="minorEastAsia" w:hAnsiTheme="minorHAnsi" w:cstheme="minorBidi"/>
          <w:noProof/>
          <w:color w:val="auto"/>
          <w:sz w:val="22"/>
          <w:szCs w:val="22"/>
        </w:rPr>
      </w:pPr>
      <w:ins w:id="178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_Toc441154871 \h </w:instrText>
        </w:r>
        <w:r>
          <w:rPr>
            <w:noProof/>
            <w:webHidden/>
          </w:rPr>
        </w:r>
      </w:ins>
      <w:r>
        <w:rPr>
          <w:noProof/>
          <w:webHidden/>
        </w:rPr>
        <w:fldChar w:fldCharType="separate"/>
      </w:r>
      <w:ins w:id="1784" w:author="Tin Trčak" w:date="2016-01-21T15:52:00Z">
        <w:r>
          <w:rPr>
            <w:noProof/>
            <w:webHidden/>
          </w:rPr>
          <w:t>36</w:t>
        </w:r>
        <w:r>
          <w:rPr>
            <w:noProof/>
            <w:webHidden/>
          </w:rPr>
          <w:fldChar w:fldCharType="end"/>
        </w:r>
        <w:r w:rsidRPr="00C03409">
          <w:rPr>
            <w:rStyle w:val="Hyperlink"/>
            <w:noProof/>
          </w:rPr>
          <w:fldChar w:fldCharType="end"/>
        </w:r>
      </w:ins>
    </w:p>
    <w:p w14:paraId="6072FFBD" w14:textId="77777777" w:rsidR="00C524C7" w:rsidRDefault="00C524C7">
      <w:pPr>
        <w:pStyle w:val="TableofFigures"/>
        <w:tabs>
          <w:tab w:val="right" w:leader="dot" w:pos="9062"/>
        </w:tabs>
        <w:rPr>
          <w:ins w:id="1785" w:author="Tin Trčak" w:date="2016-01-21T15:52:00Z"/>
          <w:rFonts w:asciiTheme="minorHAnsi" w:eastAsiaTheme="minorEastAsia" w:hAnsiTheme="minorHAnsi" w:cstheme="minorBidi"/>
          <w:noProof/>
          <w:color w:val="auto"/>
          <w:sz w:val="22"/>
          <w:szCs w:val="22"/>
        </w:rPr>
      </w:pPr>
      <w:ins w:id="178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_Toc441154872 \h </w:instrText>
        </w:r>
        <w:r>
          <w:rPr>
            <w:noProof/>
            <w:webHidden/>
          </w:rPr>
        </w:r>
      </w:ins>
      <w:r>
        <w:rPr>
          <w:noProof/>
          <w:webHidden/>
        </w:rPr>
        <w:fldChar w:fldCharType="separate"/>
      </w:r>
      <w:ins w:id="1787" w:author="Tin Trčak" w:date="2016-01-21T15:52:00Z">
        <w:r>
          <w:rPr>
            <w:noProof/>
            <w:webHidden/>
          </w:rPr>
          <w:t>37</w:t>
        </w:r>
        <w:r>
          <w:rPr>
            <w:noProof/>
            <w:webHidden/>
          </w:rPr>
          <w:fldChar w:fldCharType="end"/>
        </w:r>
        <w:r w:rsidRPr="00C03409">
          <w:rPr>
            <w:rStyle w:val="Hyperlink"/>
            <w:noProof/>
          </w:rPr>
          <w:fldChar w:fldCharType="end"/>
        </w:r>
      </w:ins>
    </w:p>
    <w:p w14:paraId="36C9EDFF" w14:textId="77777777" w:rsidR="00C524C7" w:rsidRDefault="00C524C7">
      <w:pPr>
        <w:pStyle w:val="TableofFigures"/>
        <w:tabs>
          <w:tab w:val="right" w:leader="dot" w:pos="9062"/>
        </w:tabs>
        <w:rPr>
          <w:ins w:id="1788" w:author="Tin Trčak" w:date="2016-01-21T15:52:00Z"/>
          <w:rFonts w:asciiTheme="minorHAnsi" w:eastAsiaTheme="minorEastAsia" w:hAnsiTheme="minorHAnsi" w:cstheme="minorBidi"/>
          <w:noProof/>
          <w:color w:val="auto"/>
          <w:sz w:val="22"/>
          <w:szCs w:val="22"/>
        </w:rPr>
      </w:pPr>
      <w:ins w:id="178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_Toc441154873 \h </w:instrText>
        </w:r>
        <w:r>
          <w:rPr>
            <w:noProof/>
            <w:webHidden/>
          </w:rPr>
        </w:r>
      </w:ins>
      <w:r>
        <w:rPr>
          <w:noProof/>
          <w:webHidden/>
        </w:rPr>
        <w:fldChar w:fldCharType="separate"/>
      </w:r>
      <w:ins w:id="1790" w:author="Tin Trčak" w:date="2016-01-21T15:52:00Z">
        <w:r>
          <w:rPr>
            <w:noProof/>
            <w:webHidden/>
          </w:rPr>
          <w:t>37</w:t>
        </w:r>
        <w:r>
          <w:rPr>
            <w:noProof/>
            <w:webHidden/>
          </w:rPr>
          <w:fldChar w:fldCharType="end"/>
        </w:r>
        <w:r w:rsidRPr="00C03409">
          <w:rPr>
            <w:rStyle w:val="Hyperlink"/>
            <w:noProof/>
          </w:rPr>
          <w:fldChar w:fldCharType="end"/>
        </w:r>
      </w:ins>
    </w:p>
    <w:p w14:paraId="7BBC1E88" w14:textId="77777777" w:rsidR="00C524C7" w:rsidRDefault="00C524C7">
      <w:pPr>
        <w:pStyle w:val="TableofFigures"/>
        <w:tabs>
          <w:tab w:val="right" w:leader="dot" w:pos="9062"/>
        </w:tabs>
        <w:rPr>
          <w:ins w:id="1791" w:author="Tin Trčak" w:date="2016-01-21T15:52:00Z"/>
          <w:rFonts w:asciiTheme="minorHAnsi" w:eastAsiaTheme="minorEastAsia" w:hAnsiTheme="minorHAnsi" w:cstheme="minorBidi"/>
          <w:noProof/>
          <w:color w:val="auto"/>
          <w:sz w:val="22"/>
          <w:szCs w:val="22"/>
        </w:rPr>
      </w:pPr>
      <w:ins w:id="179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_Toc441154874 \h </w:instrText>
        </w:r>
        <w:r>
          <w:rPr>
            <w:noProof/>
            <w:webHidden/>
          </w:rPr>
        </w:r>
      </w:ins>
      <w:r>
        <w:rPr>
          <w:noProof/>
          <w:webHidden/>
        </w:rPr>
        <w:fldChar w:fldCharType="separate"/>
      </w:r>
      <w:ins w:id="1793" w:author="Tin Trčak" w:date="2016-01-21T15:52:00Z">
        <w:r>
          <w:rPr>
            <w:noProof/>
            <w:webHidden/>
          </w:rPr>
          <w:t>38</w:t>
        </w:r>
        <w:r>
          <w:rPr>
            <w:noProof/>
            <w:webHidden/>
          </w:rPr>
          <w:fldChar w:fldCharType="end"/>
        </w:r>
        <w:r w:rsidRPr="00C03409">
          <w:rPr>
            <w:rStyle w:val="Hyperlink"/>
            <w:noProof/>
          </w:rPr>
          <w:fldChar w:fldCharType="end"/>
        </w:r>
      </w:ins>
    </w:p>
    <w:p w14:paraId="7AEC51DF" w14:textId="77777777" w:rsidR="00C524C7" w:rsidRDefault="00C524C7">
      <w:pPr>
        <w:pStyle w:val="TableofFigures"/>
        <w:tabs>
          <w:tab w:val="right" w:leader="dot" w:pos="9062"/>
        </w:tabs>
        <w:rPr>
          <w:ins w:id="1794" w:author="Tin Trčak" w:date="2016-01-21T15:52:00Z"/>
          <w:rFonts w:asciiTheme="minorHAnsi" w:eastAsiaTheme="minorEastAsia" w:hAnsiTheme="minorHAnsi" w:cstheme="minorBidi"/>
          <w:noProof/>
          <w:color w:val="auto"/>
          <w:sz w:val="22"/>
          <w:szCs w:val="22"/>
        </w:rPr>
      </w:pPr>
      <w:ins w:id="179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_Toc441154875 \h </w:instrText>
        </w:r>
        <w:r>
          <w:rPr>
            <w:noProof/>
            <w:webHidden/>
          </w:rPr>
        </w:r>
      </w:ins>
      <w:r>
        <w:rPr>
          <w:noProof/>
          <w:webHidden/>
        </w:rPr>
        <w:fldChar w:fldCharType="separate"/>
      </w:r>
      <w:ins w:id="1796" w:author="Tin Trčak" w:date="2016-01-21T15:52:00Z">
        <w:r>
          <w:rPr>
            <w:noProof/>
            <w:webHidden/>
          </w:rPr>
          <w:t>39</w:t>
        </w:r>
        <w:r>
          <w:rPr>
            <w:noProof/>
            <w:webHidden/>
          </w:rPr>
          <w:fldChar w:fldCharType="end"/>
        </w:r>
        <w:r w:rsidRPr="00C03409">
          <w:rPr>
            <w:rStyle w:val="Hyperlink"/>
            <w:noProof/>
          </w:rPr>
          <w:fldChar w:fldCharType="end"/>
        </w:r>
      </w:ins>
    </w:p>
    <w:p w14:paraId="570DCBA0" w14:textId="77777777" w:rsidR="00C524C7" w:rsidRDefault="00C524C7">
      <w:pPr>
        <w:pStyle w:val="TableofFigures"/>
        <w:tabs>
          <w:tab w:val="right" w:leader="dot" w:pos="9062"/>
        </w:tabs>
        <w:rPr>
          <w:ins w:id="1797" w:author="Tin Trčak" w:date="2016-01-21T15:52:00Z"/>
          <w:rFonts w:asciiTheme="minorHAnsi" w:eastAsiaTheme="minorEastAsia" w:hAnsiTheme="minorHAnsi" w:cstheme="minorBidi"/>
          <w:noProof/>
          <w:color w:val="auto"/>
          <w:sz w:val="22"/>
          <w:szCs w:val="22"/>
        </w:rPr>
      </w:pPr>
      <w:ins w:id="179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_Toc441154876 \h </w:instrText>
        </w:r>
        <w:r>
          <w:rPr>
            <w:noProof/>
            <w:webHidden/>
          </w:rPr>
        </w:r>
      </w:ins>
      <w:r>
        <w:rPr>
          <w:noProof/>
          <w:webHidden/>
        </w:rPr>
        <w:fldChar w:fldCharType="separate"/>
      </w:r>
      <w:ins w:id="1799" w:author="Tin Trčak" w:date="2016-01-21T15:52:00Z">
        <w:r>
          <w:rPr>
            <w:noProof/>
            <w:webHidden/>
          </w:rPr>
          <w:t>39</w:t>
        </w:r>
        <w:r>
          <w:rPr>
            <w:noProof/>
            <w:webHidden/>
          </w:rPr>
          <w:fldChar w:fldCharType="end"/>
        </w:r>
        <w:r w:rsidRPr="00C03409">
          <w:rPr>
            <w:rStyle w:val="Hyperlink"/>
            <w:noProof/>
          </w:rPr>
          <w:fldChar w:fldCharType="end"/>
        </w:r>
      </w:ins>
    </w:p>
    <w:p w14:paraId="47499D74" w14:textId="77777777" w:rsidR="00C524C7" w:rsidRDefault="00C524C7">
      <w:pPr>
        <w:pStyle w:val="TableofFigures"/>
        <w:tabs>
          <w:tab w:val="right" w:leader="dot" w:pos="9062"/>
        </w:tabs>
        <w:rPr>
          <w:ins w:id="1800" w:author="Tin Trčak" w:date="2016-01-21T15:52:00Z"/>
          <w:rFonts w:asciiTheme="minorHAnsi" w:eastAsiaTheme="minorEastAsia" w:hAnsiTheme="minorHAnsi" w:cstheme="minorBidi"/>
          <w:noProof/>
          <w:color w:val="auto"/>
          <w:sz w:val="22"/>
          <w:szCs w:val="22"/>
        </w:rPr>
      </w:pPr>
      <w:ins w:id="180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_Toc441154877 \h </w:instrText>
        </w:r>
        <w:r>
          <w:rPr>
            <w:noProof/>
            <w:webHidden/>
          </w:rPr>
        </w:r>
      </w:ins>
      <w:r>
        <w:rPr>
          <w:noProof/>
          <w:webHidden/>
        </w:rPr>
        <w:fldChar w:fldCharType="separate"/>
      </w:r>
      <w:ins w:id="1802" w:author="Tin Trčak" w:date="2016-01-21T15:52:00Z">
        <w:r>
          <w:rPr>
            <w:noProof/>
            <w:webHidden/>
          </w:rPr>
          <w:t>40</w:t>
        </w:r>
        <w:r>
          <w:rPr>
            <w:noProof/>
            <w:webHidden/>
          </w:rPr>
          <w:fldChar w:fldCharType="end"/>
        </w:r>
        <w:r w:rsidRPr="00C03409">
          <w:rPr>
            <w:rStyle w:val="Hyperlink"/>
            <w:noProof/>
          </w:rPr>
          <w:fldChar w:fldCharType="end"/>
        </w:r>
      </w:ins>
    </w:p>
    <w:p w14:paraId="6E2A4D4B" w14:textId="77777777" w:rsidR="00C524C7" w:rsidRDefault="00C524C7">
      <w:pPr>
        <w:pStyle w:val="TableofFigures"/>
        <w:tabs>
          <w:tab w:val="right" w:leader="dot" w:pos="9062"/>
        </w:tabs>
        <w:rPr>
          <w:ins w:id="1803" w:author="Tin Trčak" w:date="2016-01-21T15:52:00Z"/>
          <w:rFonts w:asciiTheme="minorHAnsi" w:eastAsiaTheme="minorEastAsia" w:hAnsiTheme="minorHAnsi" w:cstheme="minorBidi"/>
          <w:noProof/>
          <w:color w:val="auto"/>
          <w:sz w:val="22"/>
          <w:szCs w:val="22"/>
        </w:rPr>
      </w:pPr>
      <w:ins w:id="180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_Toc441154878 \h </w:instrText>
        </w:r>
        <w:r>
          <w:rPr>
            <w:noProof/>
            <w:webHidden/>
          </w:rPr>
        </w:r>
      </w:ins>
      <w:r>
        <w:rPr>
          <w:noProof/>
          <w:webHidden/>
        </w:rPr>
        <w:fldChar w:fldCharType="separate"/>
      </w:r>
      <w:ins w:id="1805" w:author="Tin Trčak" w:date="2016-01-21T15:52:00Z">
        <w:r>
          <w:rPr>
            <w:noProof/>
            <w:webHidden/>
          </w:rPr>
          <w:t>40</w:t>
        </w:r>
        <w:r>
          <w:rPr>
            <w:noProof/>
            <w:webHidden/>
          </w:rPr>
          <w:fldChar w:fldCharType="end"/>
        </w:r>
        <w:r w:rsidRPr="00C03409">
          <w:rPr>
            <w:rStyle w:val="Hyperlink"/>
            <w:noProof/>
          </w:rPr>
          <w:fldChar w:fldCharType="end"/>
        </w:r>
      </w:ins>
    </w:p>
    <w:p w14:paraId="67E43480" w14:textId="77777777" w:rsidR="00C524C7" w:rsidRDefault="00C524C7">
      <w:pPr>
        <w:pStyle w:val="TableofFigures"/>
        <w:tabs>
          <w:tab w:val="right" w:leader="dot" w:pos="9062"/>
        </w:tabs>
        <w:rPr>
          <w:ins w:id="1806" w:author="Tin Trčak" w:date="2016-01-21T15:52:00Z"/>
          <w:rFonts w:asciiTheme="minorHAnsi" w:eastAsiaTheme="minorEastAsia" w:hAnsiTheme="minorHAnsi" w:cstheme="minorBidi"/>
          <w:noProof/>
          <w:color w:val="auto"/>
          <w:sz w:val="22"/>
          <w:szCs w:val="22"/>
        </w:rPr>
      </w:pPr>
      <w:ins w:id="180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"_Toc441154879"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_Toc441154879 \h </w:instrText>
        </w:r>
        <w:r>
          <w:rPr>
            <w:noProof/>
            <w:webHidden/>
          </w:rPr>
        </w:r>
      </w:ins>
      <w:r>
        <w:rPr>
          <w:noProof/>
          <w:webHidden/>
        </w:rPr>
        <w:fldChar w:fldCharType="separate"/>
      </w:r>
      <w:ins w:id="1808" w:author="Tin Trčak" w:date="2016-01-21T15:52:00Z">
        <w:r>
          <w:rPr>
            <w:noProof/>
            <w:webHidden/>
          </w:rPr>
          <w:t>41</w:t>
        </w:r>
        <w:r>
          <w:rPr>
            <w:noProof/>
            <w:webHidden/>
          </w:rPr>
          <w:fldChar w:fldCharType="end"/>
        </w:r>
        <w:r w:rsidRPr="00C03409">
          <w:rPr>
            <w:rStyle w:val="Hyperlink"/>
            <w:noProof/>
          </w:rPr>
          <w:fldChar w:fldCharType="end"/>
        </w:r>
      </w:ins>
    </w:p>
    <w:p w14:paraId="38BEEEE3" w14:textId="77777777" w:rsidR="00C524C7" w:rsidRDefault="00C524C7">
      <w:pPr>
        <w:pStyle w:val="TableofFigures"/>
        <w:tabs>
          <w:tab w:val="right" w:leader="dot" w:pos="9062"/>
        </w:tabs>
        <w:rPr>
          <w:ins w:id="1809" w:author="Tin Trčak" w:date="2016-01-21T15:52:00Z"/>
          <w:rFonts w:asciiTheme="minorHAnsi" w:eastAsiaTheme="minorEastAsia" w:hAnsiTheme="minorHAnsi" w:cstheme="minorBidi"/>
          <w:noProof/>
          <w:color w:val="auto"/>
          <w:sz w:val="22"/>
          <w:szCs w:val="22"/>
        </w:rPr>
      </w:pPr>
      <w:ins w:id="181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_Toc441154880 \h </w:instrText>
        </w:r>
        <w:r>
          <w:rPr>
            <w:noProof/>
            <w:webHidden/>
          </w:rPr>
        </w:r>
      </w:ins>
      <w:r>
        <w:rPr>
          <w:noProof/>
          <w:webHidden/>
        </w:rPr>
        <w:fldChar w:fldCharType="separate"/>
      </w:r>
      <w:ins w:id="1811" w:author="Tin Trčak" w:date="2016-01-21T15:52:00Z">
        <w:r>
          <w:rPr>
            <w:noProof/>
            <w:webHidden/>
          </w:rPr>
          <w:t>41</w:t>
        </w:r>
        <w:r>
          <w:rPr>
            <w:noProof/>
            <w:webHidden/>
          </w:rPr>
          <w:fldChar w:fldCharType="end"/>
        </w:r>
        <w:r w:rsidRPr="00C03409">
          <w:rPr>
            <w:rStyle w:val="Hyperlink"/>
            <w:noProof/>
          </w:rPr>
          <w:fldChar w:fldCharType="end"/>
        </w:r>
      </w:ins>
    </w:p>
    <w:p w14:paraId="0FDF52E2" w14:textId="77777777" w:rsidR="00C524C7" w:rsidRDefault="00C524C7">
      <w:pPr>
        <w:pStyle w:val="TableofFigures"/>
        <w:tabs>
          <w:tab w:val="right" w:leader="dot" w:pos="9062"/>
        </w:tabs>
        <w:rPr>
          <w:ins w:id="1812" w:author="Tin Trčak" w:date="2016-01-21T15:52:00Z"/>
          <w:rFonts w:asciiTheme="minorHAnsi" w:eastAsiaTheme="minorEastAsia" w:hAnsiTheme="minorHAnsi" w:cstheme="minorBidi"/>
          <w:noProof/>
          <w:color w:val="auto"/>
          <w:sz w:val="22"/>
          <w:szCs w:val="22"/>
        </w:rPr>
      </w:pPr>
      <w:ins w:id="181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_Toc441154881 \h </w:instrText>
        </w:r>
        <w:r>
          <w:rPr>
            <w:noProof/>
            <w:webHidden/>
          </w:rPr>
        </w:r>
      </w:ins>
      <w:r>
        <w:rPr>
          <w:noProof/>
          <w:webHidden/>
        </w:rPr>
        <w:fldChar w:fldCharType="separate"/>
      </w:r>
      <w:ins w:id="1814" w:author="Tin Trčak" w:date="2016-01-21T15:52:00Z">
        <w:r>
          <w:rPr>
            <w:noProof/>
            <w:webHidden/>
          </w:rPr>
          <w:t>42</w:t>
        </w:r>
        <w:r>
          <w:rPr>
            <w:noProof/>
            <w:webHidden/>
          </w:rPr>
          <w:fldChar w:fldCharType="end"/>
        </w:r>
        <w:r w:rsidRPr="00C03409">
          <w:rPr>
            <w:rStyle w:val="Hyperlink"/>
            <w:noProof/>
          </w:rPr>
          <w:fldChar w:fldCharType="end"/>
        </w:r>
      </w:ins>
    </w:p>
    <w:p w14:paraId="057B6878" w14:textId="77777777" w:rsidR="00C524C7" w:rsidRDefault="00C524C7">
      <w:pPr>
        <w:pStyle w:val="TableofFigures"/>
        <w:tabs>
          <w:tab w:val="right" w:leader="dot" w:pos="9062"/>
        </w:tabs>
        <w:rPr>
          <w:ins w:id="1815" w:author="Tin Trčak" w:date="2016-01-21T15:52:00Z"/>
          <w:rFonts w:asciiTheme="minorHAnsi" w:eastAsiaTheme="minorEastAsia" w:hAnsiTheme="minorHAnsi" w:cstheme="minorBidi"/>
          <w:noProof/>
          <w:color w:val="auto"/>
          <w:sz w:val="22"/>
          <w:szCs w:val="22"/>
        </w:rPr>
      </w:pPr>
      <w:ins w:id="181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_Toc441154882 \h </w:instrText>
        </w:r>
        <w:r>
          <w:rPr>
            <w:noProof/>
            <w:webHidden/>
          </w:rPr>
        </w:r>
      </w:ins>
      <w:r>
        <w:rPr>
          <w:noProof/>
          <w:webHidden/>
        </w:rPr>
        <w:fldChar w:fldCharType="separate"/>
      </w:r>
      <w:ins w:id="1817" w:author="Tin Trčak" w:date="2016-01-21T15:52:00Z">
        <w:r>
          <w:rPr>
            <w:noProof/>
            <w:webHidden/>
          </w:rPr>
          <w:t>42</w:t>
        </w:r>
        <w:r>
          <w:rPr>
            <w:noProof/>
            <w:webHidden/>
          </w:rPr>
          <w:fldChar w:fldCharType="end"/>
        </w:r>
        <w:r w:rsidRPr="00C03409">
          <w:rPr>
            <w:rStyle w:val="Hyperlink"/>
            <w:noProof/>
          </w:rPr>
          <w:fldChar w:fldCharType="end"/>
        </w:r>
      </w:ins>
    </w:p>
    <w:p w14:paraId="6A637831" w14:textId="77777777" w:rsidR="00C524C7" w:rsidRDefault="00C524C7">
      <w:pPr>
        <w:pStyle w:val="TableofFigures"/>
        <w:tabs>
          <w:tab w:val="right" w:leader="dot" w:pos="9062"/>
        </w:tabs>
        <w:rPr>
          <w:ins w:id="1818" w:author="Tin Trčak" w:date="2016-01-21T15:52:00Z"/>
          <w:rFonts w:asciiTheme="minorHAnsi" w:eastAsiaTheme="minorEastAsia" w:hAnsiTheme="minorHAnsi" w:cstheme="minorBidi"/>
          <w:noProof/>
          <w:color w:val="auto"/>
          <w:sz w:val="22"/>
          <w:szCs w:val="22"/>
        </w:rPr>
      </w:pPr>
      <w:ins w:id="181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_Toc441154883 \h </w:instrText>
        </w:r>
        <w:r>
          <w:rPr>
            <w:noProof/>
            <w:webHidden/>
          </w:rPr>
        </w:r>
      </w:ins>
      <w:r>
        <w:rPr>
          <w:noProof/>
          <w:webHidden/>
        </w:rPr>
        <w:fldChar w:fldCharType="separate"/>
      </w:r>
      <w:ins w:id="1820" w:author="Tin Trčak" w:date="2016-01-21T15:52:00Z">
        <w:r>
          <w:rPr>
            <w:noProof/>
            <w:webHidden/>
          </w:rPr>
          <w:t>43</w:t>
        </w:r>
        <w:r>
          <w:rPr>
            <w:noProof/>
            <w:webHidden/>
          </w:rPr>
          <w:fldChar w:fldCharType="end"/>
        </w:r>
        <w:r w:rsidRPr="00C03409">
          <w:rPr>
            <w:rStyle w:val="Hyperlink"/>
            <w:noProof/>
          </w:rPr>
          <w:fldChar w:fldCharType="end"/>
        </w:r>
      </w:ins>
    </w:p>
    <w:p w14:paraId="0506DD46" w14:textId="77777777" w:rsidR="00C524C7" w:rsidRDefault="00C524C7">
      <w:pPr>
        <w:pStyle w:val="TableofFigures"/>
        <w:tabs>
          <w:tab w:val="right" w:leader="dot" w:pos="9062"/>
        </w:tabs>
        <w:rPr>
          <w:ins w:id="1821" w:author="Tin Trčak" w:date="2016-01-21T15:52:00Z"/>
          <w:rFonts w:asciiTheme="minorHAnsi" w:eastAsiaTheme="minorEastAsia" w:hAnsiTheme="minorHAnsi" w:cstheme="minorBidi"/>
          <w:noProof/>
          <w:color w:val="auto"/>
          <w:sz w:val="22"/>
          <w:szCs w:val="22"/>
        </w:rPr>
      </w:pPr>
      <w:ins w:id="182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_Toc441154884 \h </w:instrText>
        </w:r>
        <w:r>
          <w:rPr>
            <w:noProof/>
            <w:webHidden/>
          </w:rPr>
        </w:r>
      </w:ins>
      <w:r>
        <w:rPr>
          <w:noProof/>
          <w:webHidden/>
        </w:rPr>
        <w:fldChar w:fldCharType="separate"/>
      </w:r>
      <w:ins w:id="1823" w:author="Tin Trčak" w:date="2016-01-21T15:52:00Z">
        <w:r>
          <w:rPr>
            <w:noProof/>
            <w:webHidden/>
          </w:rPr>
          <w:t>43</w:t>
        </w:r>
        <w:r>
          <w:rPr>
            <w:noProof/>
            <w:webHidden/>
          </w:rPr>
          <w:fldChar w:fldCharType="end"/>
        </w:r>
        <w:r w:rsidRPr="00C03409">
          <w:rPr>
            <w:rStyle w:val="Hyperlink"/>
            <w:noProof/>
          </w:rPr>
          <w:fldChar w:fldCharType="end"/>
        </w:r>
      </w:ins>
    </w:p>
    <w:p w14:paraId="7363885D" w14:textId="77777777" w:rsidR="00C524C7" w:rsidRDefault="00C524C7">
      <w:pPr>
        <w:pStyle w:val="TableofFigures"/>
        <w:tabs>
          <w:tab w:val="right" w:leader="dot" w:pos="9062"/>
        </w:tabs>
        <w:rPr>
          <w:ins w:id="1824" w:author="Tin Trčak" w:date="2016-01-21T15:52:00Z"/>
          <w:rFonts w:asciiTheme="minorHAnsi" w:eastAsiaTheme="minorEastAsia" w:hAnsiTheme="minorHAnsi" w:cstheme="minorBidi"/>
          <w:noProof/>
          <w:color w:val="auto"/>
          <w:sz w:val="22"/>
          <w:szCs w:val="22"/>
        </w:rPr>
      </w:pPr>
      <w:ins w:id="182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_Toc441154885 \h </w:instrText>
        </w:r>
        <w:r>
          <w:rPr>
            <w:noProof/>
            <w:webHidden/>
          </w:rPr>
        </w:r>
      </w:ins>
      <w:r>
        <w:rPr>
          <w:noProof/>
          <w:webHidden/>
        </w:rPr>
        <w:fldChar w:fldCharType="separate"/>
      </w:r>
      <w:ins w:id="1826" w:author="Tin Trčak" w:date="2016-01-21T15:52:00Z">
        <w:r>
          <w:rPr>
            <w:noProof/>
            <w:webHidden/>
          </w:rPr>
          <w:t>44</w:t>
        </w:r>
        <w:r>
          <w:rPr>
            <w:noProof/>
            <w:webHidden/>
          </w:rPr>
          <w:fldChar w:fldCharType="end"/>
        </w:r>
        <w:r w:rsidRPr="00C03409">
          <w:rPr>
            <w:rStyle w:val="Hyperlink"/>
            <w:noProof/>
          </w:rPr>
          <w:fldChar w:fldCharType="end"/>
        </w:r>
      </w:ins>
    </w:p>
    <w:p w14:paraId="4C7351FE" w14:textId="77777777" w:rsidR="00C524C7" w:rsidRDefault="00C524C7">
      <w:pPr>
        <w:pStyle w:val="TableofFigures"/>
        <w:tabs>
          <w:tab w:val="right" w:leader="dot" w:pos="9062"/>
        </w:tabs>
        <w:rPr>
          <w:ins w:id="1827" w:author="Tin Trčak" w:date="2016-01-21T15:52:00Z"/>
          <w:rFonts w:asciiTheme="minorHAnsi" w:eastAsiaTheme="minorEastAsia" w:hAnsiTheme="minorHAnsi" w:cstheme="minorBidi"/>
          <w:noProof/>
          <w:color w:val="auto"/>
          <w:sz w:val="22"/>
          <w:szCs w:val="22"/>
        </w:rPr>
      </w:pPr>
      <w:ins w:id="182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_Toc441154886 \h </w:instrText>
        </w:r>
        <w:r>
          <w:rPr>
            <w:noProof/>
            <w:webHidden/>
          </w:rPr>
        </w:r>
      </w:ins>
      <w:r>
        <w:rPr>
          <w:noProof/>
          <w:webHidden/>
        </w:rPr>
        <w:fldChar w:fldCharType="separate"/>
      </w:r>
      <w:ins w:id="1829" w:author="Tin Trčak" w:date="2016-01-21T15:52:00Z">
        <w:r>
          <w:rPr>
            <w:noProof/>
            <w:webHidden/>
          </w:rPr>
          <w:t>44</w:t>
        </w:r>
        <w:r>
          <w:rPr>
            <w:noProof/>
            <w:webHidden/>
          </w:rPr>
          <w:fldChar w:fldCharType="end"/>
        </w:r>
        <w:r w:rsidRPr="00C03409">
          <w:rPr>
            <w:rStyle w:val="Hyperlink"/>
            <w:noProof/>
          </w:rPr>
          <w:fldChar w:fldCharType="end"/>
        </w:r>
      </w:ins>
    </w:p>
    <w:p w14:paraId="7F1D6100" w14:textId="77777777" w:rsidR="00C524C7" w:rsidRDefault="00C524C7">
      <w:pPr>
        <w:pStyle w:val="TableofFigures"/>
        <w:tabs>
          <w:tab w:val="right" w:leader="dot" w:pos="9062"/>
        </w:tabs>
        <w:rPr>
          <w:ins w:id="1830" w:author="Tin Trčak" w:date="2016-01-21T15:52:00Z"/>
          <w:rFonts w:asciiTheme="minorHAnsi" w:eastAsiaTheme="minorEastAsia" w:hAnsiTheme="minorHAnsi" w:cstheme="minorBidi"/>
          <w:noProof/>
          <w:color w:val="auto"/>
          <w:sz w:val="22"/>
          <w:szCs w:val="22"/>
        </w:rPr>
      </w:pPr>
      <w:ins w:id="183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_Toc441154887 \h </w:instrText>
        </w:r>
        <w:r>
          <w:rPr>
            <w:noProof/>
            <w:webHidden/>
          </w:rPr>
        </w:r>
      </w:ins>
      <w:r>
        <w:rPr>
          <w:noProof/>
          <w:webHidden/>
        </w:rPr>
        <w:fldChar w:fldCharType="separate"/>
      </w:r>
      <w:ins w:id="1832" w:author="Tin Trčak" w:date="2016-01-21T15:52:00Z">
        <w:r>
          <w:rPr>
            <w:noProof/>
            <w:webHidden/>
          </w:rPr>
          <w:t>45</w:t>
        </w:r>
        <w:r>
          <w:rPr>
            <w:noProof/>
            <w:webHidden/>
          </w:rPr>
          <w:fldChar w:fldCharType="end"/>
        </w:r>
        <w:r w:rsidRPr="00C03409">
          <w:rPr>
            <w:rStyle w:val="Hyperlink"/>
            <w:noProof/>
          </w:rPr>
          <w:fldChar w:fldCharType="end"/>
        </w:r>
      </w:ins>
    </w:p>
    <w:p w14:paraId="251F3423" w14:textId="77777777" w:rsidR="00C524C7" w:rsidRDefault="00C524C7">
      <w:pPr>
        <w:pStyle w:val="TableofFigures"/>
        <w:tabs>
          <w:tab w:val="right" w:leader="dot" w:pos="9062"/>
        </w:tabs>
        <w:rPr>
          <w:ins w:id="1833" w:author="Tin Trčak" w:date="2016-01-21T15:52:00Z"/>
          <w:rFonts w:asciiTheme="minorHAnsi" w:eastAsiaTheme="minorEastAsia" w:hAnsiTheme="minorHAnsi" w:cstheme="minorBidi"/>
          <w:noProof/>
          <w:color w:val="auto"/>
          <w:sz w:val="22"/>
          <w:szCs w:val="22"/>
        </w:rPr>
      </w:pPr>
      <w:ins w:id="183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_Toc441154888 \h </w:instrText>
        </w:r>
        <w:r>
          <w:rPr>
            <w:noProof/>
            <w:webHidden/>
          </w:rPr>
        </w:r>
      </w:ins>
      <w:r>
        <w:rPr>
          <w:noProof/>
          <w:webHidden/>
        </w:rPr>
        <w:fldChar w:fldCharType="separate"/>
      </w:r>
      <w:ins w:id="1835" w:author="Tin Trčak" w:date="2016-01-21T15:52:00Z">
        <w:r>
          <w:rPr>
            <w:noProof/>
            <w:webHidden/>
          </w:rPr>
          <w:t>45</w:t>
        </w:r>
        <w:r>
          <w:rPr>
            <w:noProof/>
            <w:webHidden/>
          </w:rPr>
          <w:fldChar w:fldCharType="end"/>
        </w:r>
        <w:r w:rsidRPr="00C03409">
          <w:rPr>
            <w:rStyle w:val="Hyperlink"/>
            <w:noProof/>
          </w:rPr>
          <w:fldChar w:fldCharType="end"/>
        </w:r>
      </w:ins>
    </w:p>
    <w:p w14:paraId="391FF55D" w14:textId="77777777" w:rsidR="00C524C7" w:rsidRDefault="00C524C7">
      <w:pPr>
        <w:pStyle w:val="TableofFigures"/>
        <w:tabs>
          <w:tab w:val="right" w:leader="dot" w:pos="9062"/>
        </w:tabs>
        <w:rPr>
          <w:ins w:id="1836" w:author="Tin Trčak" w:date="2016-01-21T15:52:00Z"/>
          <w:rFonts w:asciiTheme="minorHAnsi" w:eastAsiaTheme="minorEastAsia" w:hAnsiTheme="minorHAnsi" w:cstheme="minorBidi"/>
          <w:noProof/>
          <w:color w:val="auto"/>
          <w:sz w:val="22"/>
          <w:szCs w:val="22"/>
        </w:rPr>
      </w:pPr>
      <w:ins w:id="183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"_Toc441154889"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_Toc441154889 \h </w:instrText>
        </w:r>
        <w:r>
          <w:rPr>
            <w:noProof/>
            <w:webHidden/>
          </w:rPr>
        </w:r>
      </w:ins>
      <w:r>
        <w:rPr>
          <w:noProof/>
          <w:webHidden/>
        </w:rPr>
        <w:fldChar w:fldCharType="separate"/>
      </w:r>
      <w:ins w:id="1838" w:author="Tin Trčak" w:date="2016-01-21T15:52:00Z">
        <w:r>
          <w:rPr>
            <w:noProof/>
            <w:webHidden/>
          </w:rPr>
          <w:t>46</w:t>
        </w:r>
        <w:r>
          <w:rPr>
            <w:noProof/>
            <w:webHidden/>
          </w:rPr>
          <w:fldChar w:fldCharType="end"/>
        </w:r>
        <w:r w:rsidRPr="00C03409">
          <w:rPr>
            <w:rStyle w:val="Hyperlink"/>
            <w:noProof/>
          </w:rPr>
          <w:fldChar w:fldCharType="end"/>
        </w:r>
      </w:ins>
    </w:p>
    <w:p w14:paraId="1A14B1AD" w14:textId="77777777" w:rsidR="00C524C7" w:rsidRDefault="00C524C7">
      <w:pPr>
        <w:pStyle w:val="TableofFigures"/>
        <w:tabs>
          <w:tab w:val="right" w:leader="dot" w:pos="9062"/>
        </w:tabs>
        <w:rPr>
          <w:ins w:id="1839" w:author="Tin Trčak" w:date="2016-01-21T15:52:00Z"/>
          <w:rFonts w:asciiTheme="minorHAnsi" w:eastAsiaTheme="minorEastAsia" w:hAnsiTheme="minorHAnsi" w:cstheme="minorBidi"/>
          <w:noProof/>
          <w:color w:val="auto"/>
          <w:sz w:val="22"/>
          <w:szCs w:val="22"/>
        </w:rPr>
      </w:pPr>
      <w:ins w:id="184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_Toc441154890 \h </w:instrText>
        </w:r>
        <w:r>
          <w:rPr>
            <w:noProof/>
            <w:webHidden/>
          </w:rPr>
        </w:r>
      </w:ins>
      <w:r>
        <w:rPr>
          <w:noProof/>
          <w:webHidden/>
        </w:rPr>
        <w:fldChar w:fldCharType="separate"/>
      </w:r>
      <w:ins w:id="1841" w:author="Tin Trčak" w:date="2016-01-21T15:52:00Z">
        <w:r>
          <w:rPr>
            <w:noProof/>
            <w:webHidden/>
          </w:rPr>
          <w:t>46</w:t>
        </w:r>
        <w:r>
          <w:rPr>
            <w:noProof/>
            <w:webHidden/>
          </w:rPr>
          <w:fldChar w:fldCharType="end"/>
        </w:r>
        <w:r w:rsidRPr="00C03409">
          <w:rPr>
            <w:rStyle w:val="Hyperlink"/>
            <w:noProof/>
          </w:rPr>
          <w:fldChar w:fldCharType="end"/>
        </w:r>
      </w:ins>
    </w:p>
    <w:p w14:paraId="26F0F8DD" w14:textId="77777777" w:rsidR="00C524C7" w:rsidRDefault="00C524C7">
      <w:pPr>
        <w:pStyle w:val="TableofFigures"/>
        <w:tabs>
          <w:tab w:val="right" w:leader="dot" w:pos="9062"/>
        </w:tabs>
        <w:rPr>
          <w:ins w:id="1842" w:author="Tin Trčak" w:date="2016-01-21T15:52:00Z"/>
          <w:rFonts w:asciiTheme="minorHAnsi" w:eastAsiaTheme="minorEastAsia" w:hAnsiTheme="minorHAnsi" w:cstheme="minorBidi"/>
          <w:noProof/>
          <w:color w:val="auto"/>
          <w:sz w:val="22"/>
          <w:szCs w:val="22"/>
        </w:rPr>
      </w:pPr>
      <w:ins w:id="184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_Toc441154891 \h </w:instrText>
        </w:r>
        <w:r>
          <w:rPr>
            <w:noProof/>
            <w:webHidden/>
          </w:rPr>
        </w:r>
      </w:ins>
      <w:r>
        <w:rPr>
          <w:noProof/>
          <w:webHidden/>
        </w:rPr>
        <w:fldChar w:fldCharType="separate"/>
      </w:r>
      <w:ins w:id="1844" w:author="Tin Trčak" w:date="2016-01-21T15:52:00Z">
        <w:r>
          <w:rPr>
            <w:noProof/>
            <w:webHidden/>
          </w:rPr>
          <w:t>47</w:t>
        </w:r>
        <w:r>
          <w:rPr>
            <w:noProof/>
            <w:webHidden/>
          </w:rPr>
          <w:fldChar w:fldCharType="end"/>
        </w:r>
        <w:r w:rsidRPr="00C03409">
          <w:rPr>
            <w:rStyle w:val="Hyperlink"/>
            <w:noProof/>
          </w:rPr>
          <w:fldChar w:fldCharType="end"/>
        </w:r>
      </w:ins>
    </w:p>
    <w:p w14:paraId="058806E9" w14:textId="77777777" w:rsidR="00C524C7" w:rsidRDefault="00C524C7">
      <w:pPr>
        <w:pStyle w:val="TableofFigures"/>
        <w:tabs>
          <w:tab w:val="right" w:leader="dot" w:pos="9062"/>
        </w:tabs>
        <w:rPr>
          <w:ins w:id="1845" w:author="Tin Trčak" w:date="2016-01-21T15:52:00Z"/>
          <w:rFonts w:asciiTheme="minorHAnsi" w:eastAsiaTheme="minorEastAsia" w:hAnsiTheme="minorHAnsi" w:cstheme="minorBidi"/>
          <w:noProof/>
          <w:color w:val="auto"/>
          <w:sz w:val="22"/>
          <w:szCs w:val="22"/>
        </w:rPr>
      </w:pPr>
      <w:ins w:id="184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_Toc441154892 \h </w:instrText>
        </w:r>
        <w:r>
          <w:rPr>
            <w:noProof/>
            <w:webHidden/>
          </w:rPr>
        </w:r>
      </w:ins>
      <w:r>
        <w:rPr>
          <w:noProof/>
          <w:webHidden/>
        </w:rPr>
        <w:fldChar w:fldCharType="separate"/>
      </w:r>
      <w:ins w:id="1847" w:author="Tin Trčak" w:date="2016-01-21T15:52:00Z">
        <w:r>
          <w:rPr>
            <w:noProof/>
            <w:webHidden/>
          </w:rPr>
          <w:t>47</w:t>
        </w:r>
        <w:r>
          <w:rPr>
            <w:noProof/>
            <w:webHidden/>
          </w:rPr>
          <w:fldChar w:fldCharType="end"/>
        </w:r>
        <w:r w:rsidRPr="00C03409">
          <w:rPr>
            <w:rStyle w:val="Hyperlink"/>
            <w:noProof/>
          </w:rPr>
          <w:fldChar w:fldCharType="end"/>
        </w:r>
      </w:ins>
    </w:p>
    <w:p w14:paraId="4E7DDD34" w14:textId="77777777" w:rsidR="00C524C7" w:rsidRDefault="00C524C7">
      <w:pPr>
        <w:pStyle w:val="TableofFigures"/>
        <w:tabs>
          <w:tab w:val="right" w:leader="dot" w:pos="9062"/>
        </w:tabs>
        <w:rPr>
          <w:ins w:id="1848" w:author="Tin Trčak" w:date="2016-01-21T15:52:00Z"/>
          <w:rFonts w:asciiTheme="minorHAnsi" w:eastAsiaTheme="minorEastAsia" w:hAnsiTheme="minorHAnsi" w:cstheme="minorBidi"/>
          <w:noProof/>
          <w:color w:val="auto"/>
          <w:sz w:val="22"/>
          <w:szCs w:val="22"/>
        </w:rPr>
      </w:pPr>
      <w:ins w:id="184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6.1.1 Arhitektura sustava</w:t>
        </w:r>
        <w:r>
          <w:rPr>
            <w:noProof/>
            <w:webHidden/>
          </w:rPr>
          <w:tab/>
        </w:r>
        <w:r>
          <w:rPr>
            <w:noProof/>
            <w:webHidden/>
          </w:rPr>
          <w:fldChar w:fldCharType="begin"/>
        </w:r>
        <w:r>
          <w:rPr>
            <w:noProof/>
            <w:webHidden/>
          </w:rPr>
          <w:instrText xml:space="preserve"> PAGEREF _Toc441154893 \h </w:instrText>
        </w:r>
        <w:r>
          <w:rPr>
            <w:noProof/>
            <w:webHidden/>
          </w:rPr>
        </w:r>
      </w:ins>
      <w:r>
        <w:rPr>
          <w:noProof/>
          <w:webHidden/>
        </w:rPr>
        <w:fldChar w:fldCharType="separate"/>
      </w:r>
      <w:ins w:id="1850" w:author="Tin Trčak" w:date="2016-01-21T15:52:00Z">
        <w:r>
          <w:rPr>
            <w:noProof/>
            <w:webHidden/>
          </w:rPr>
          <w:t>49</w:t>
        </w:r>
        <w:r>
          <w:rPr>
            <w:noProof/>
            <w:webHidden/>
          </w:rPr>
          <w:fldChar w:fldCharType="end"/>
        </w:r>
        <w:r w:rsidRPr="00C03409">
          <w:rPr>
            <w:rStyle w:val="Hyperlink"/>
            <w:noProof/>
          </w:rPr>
          <w:fldChar w:fldCharType="end"/>
        </w:r>
      </w:ins>
    </w:p>
    <w:p w14:paraId="4D9BF572" w14:textId="77777777" w:rsidR="00C524C7" w:rsidRDefault="00C524C7">
      <w:pPr>
        <w:pStyle w:val="TableofFigures"/>
        <w:tabs>
          <w:tab w:val="right" w:leader="dot" w:pos="9062"/>
        </w:tabs>
        <w:rPr>
          <w:ins w:id="1851" w:author="Tin Trčak" w:date="2016-01-21T15:52:00Z"/>
          <w:rFonts w:asciiTheme="minorHAnsi" w:eastAsiaTheme="minorEastAsia" w:hAnsiTheme="minorHAnsi" w:cstheme="minorBidi"/>
          <w:noProof/>
          <w:color w:val="auto"/>
          <w:sz w:val="22"/>
          <w:szCs w:val="22"/>
        </w:rPr>
      </w:pPr>
      <w:ins w:id="185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6.1.2 MVC obrazac</w:t>
        </w:r>
        <w:r>
          <w:rPr>
            <w:noProof/>
            <w:webHidden/>
          </w:rPr>
          <w:tab/>
        </w:r>
        <w:r>
          <w:rPr>
            <w:noProof/>
            <w:webHidden/>
          </w:rPr>
          <w:fldChar w:fldCharType="begin"/>
        </w:r>
        <w:r>
          <w:rPr>
            <w:noProof/>
            <w:webHidden/>
          </w:rPr>
          <w:instrText xml:space="preserve"> PAGEREF _Toc441154894 \h </w:instrText>
        </w:r>
        <w:r>
          <w:rPr>
            <w:noProof/>
            <w:webHidden/>
          </w:rPr>
        </w:r>
      </w:ins>
      <w:r>
        <w:rPr>
          <w:noProof/>
          <w:webHidden/>
        </w:rPr>
        <w:fldChar w:fldCharType="separate"/>
      </w:r>
      <w:ins w:id="1853" w:author="Tin Trčak" w:date="2016-01-21T15:52:00Z">
        <w:r>
          <w:rPr>
            <w:noProof/>
            <w:webHidden/>
          </w:rPr>
          <w:t>50</w:t>
        </w:r>
        <w:r>
          <w:rPr>
            <w:noProof/>
            <w:webHidden/>
          </w:rPr>
          <w:fldChar w:fldCharType="end"/>
        </w:r>
        <w:r w:rsidRPr="00C03409">
          <w:rPr>
            <w:rStyle w:val="Hyperlink"/>
            <w:noProof/>
          </w:rPr>
          <w:fldChar w:fldCharType="end"/>
        </w:r>
      </w:ins>
    </w:p>
    <w:p w14:paraId="73240348" w14:textId="77777777" w:rsidR="00C524C7" w:rsidRDefault="00C524C7">
      <w:pPr>
        <w:pStyle w:val="TableofFigures"/>
        <w:tabs>
          <w:tab w:val="right" w:leader="dot" w:pos="9062"/>
        </w:tabs>
        <w:rPr>
          <w:ins w:id="1854" w:author="Tin Trčak" w:date="2016-01-21T15:52:00Z"/>
          <w:rFonts w:asciiTheme="minorHAnsi" w:eastAsiaTheme="minorEastAsia" w:hAnsiTheme="minorHAnsi" w:cstheme="minorBidi"/>
          <w:noProof/>
          <w:color w:val="auto"/>
          <w:sz w:val="22"/>
          <w:szCs w:val="22"/>
        </w:rPr>
      </w:pPr>
      <w:ins w:id="185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6.1.3 ER model baze podataka</w:t>
        </w:r>
        <w:r>
          <w:rPr>
            <w:noProof/>
            <w:webHidden/>
          </w:rPr>
          <w:tab/>
        </w:r>
        <w:r>
          <w:rPr>
            <w:noProof/>
            <w:webHidden/>
          </w:rPr>
          <w:fldChar w:fldCharType="begin"/>
        </w:r>
        <w:r>
          <w:rPr>
            <w:noProof/>
            <w:webHidden/>
          </w:rPr>
          <w:instrText xml:space="preserve"> PAGEREF _Toc441154895 \h </w:instrText>
        </w:r>
        <w:r>
          <w:rPr>
            <w:noProof/>
            <w:webHidden/>
          </w:rPr>
        </w:r>
      </w:ins>
      <w:r>
        <w:rPr>
          <w:noProof/>
          <w:webHidden/>
        </w:rPr>
        <w:fldChar w:fldCharType="separate"/>
      </w:r>
      <w:ins w:id="1856" w:author="Tin Trčak" w:date="2016-01-21T15:52:00Z">
        <w:r>
          <w:rPr>
            <w:noProof/>
            <w:webHidden/>
          </w:rPr>
          <w:t>54</w:t>
        </w:r>
        <w:r>
          <w:rPr>
            <w:noProof/>
            <w:webHidden/>
          </w:rPr>
          <w:fldChar w:fldCharType="end"/>
        </w:r>
        <w:r w:rsidRPr="00C03409">
          <w:rPr>
            <w:rStyle w:val="Hyperlink"/>
            <w:noProof/>
          </w:rPr>
          <w:fldChar w:fldCharType="end"/>
        </w:r>
      </w:ins>
    </w:p>
    <w:p w14:paraId="479EDE70" w14:textId="77777777" w:rsidR="00C524C7" w:rsidRDefault="00C524C7">
      <w:pPr>
        <w:pStyle w:val="TableofFigures"/>
        <w:tabs>
          <w:tab w:val="right" w:leader="dot" w:pos="9062"/>
        </w:tabs>
        <w:rPr>
          <w:ins w:id="1857" w:author="Tin Trčak" w:date="2016-01-21T15:52:00Z"/>
          <w:rFonts w:asciiTheme="minorHAnsi" w:eastAsiaTheme="minorEastAsia" w:hAnsiTheme="minorHAnsi" w:cstheme="minorBidi"/>
          <w:noProof/>
          <w:color w:val="auto"/>
          <w:sz w:val="22"/>
          <w:szCs w:val="22"/>
        </w:rPr>
      </w:pPr>
      <w:ins w:id="185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6.2.1 Dijagram razreda</w:t>
        </w:r>
        <w:r>
          <w:rPr>
            <w:noProof/>
            <w:webHidden/>
          </w:rPr>
          <w:tab/>
        </w:r>
        <w:r>
          <w:rPr>
            <w:noProof/>
            <w:webHidden/>
          </w:rPr>
          <w:fldChar w:fldCharType="begin"/>
        </w:r>
        <w:r>
          <w:rPr>
            <w:noProof/>
            <w:webHidden/>
          </w:rPr>
          <w:instrText xml:space="preserve"> PAGEREF _Toc441154896 \h </w:instrText>
        </w:r>
        <w:r>
          <w:rPr>
            <w:noProof/>
            <w:webHidden/>
          </w:rPr>
        </w:r>
      </w:ins>
      <w:r>
        <w:rPr>
          <w:noProof/>
          <w:webHidden/>
        </w:rPr>
        <w:fldChar w:fldCharType="separate"/>
      </w:r>
      <w:ins w:id="1859" w:author="Tin Trčak" w:date="2016-01-21T15:52:00Z">
        <w:r>
          <w:rPr>
            <w:noProof/>
            <w:webHidden/>
          </w:rPr>
          <w:t>56</w:t>
        </w:r>
        <w:r>
          <w:rPr>
            <w:noProof/>
            <w:webHidden/>
          </w:rPr>
          <w:fldChar w:fldCharType="end"/>
        </w:r>
        <w:r w:rsidRPr="00C03409">
          <w:rPr>
            <w:rStyle w:val="Hyperlink"/>
            <w:noProof/>
          </w:rPr>
          <w:fldChar w:fldCharType="end"/>
        </w:r>
      </w:ins>
    </w:p>
    <w:p w14:paraId="34C83D23" w14:textId="77777777" w:rsidR="00C524C7" w:rsidRDefault="00C524C7">
      <w:pPr>
        <w:pStyle w:val="TableofFigures"/>
        <w:tabs>
          <w:tab w:val="right" w:leader="dot" w:pos="9062"/>
        </w:tabs>
        <w:rPr>
          <w:ins w:id="1860" w:author="Tin Trčak" w:date="2016-01-21T15:52:00Z"/>
          <w:rFonts w:asciiTheme="minorHAnsi" w:eastAsiaTheme="minorEastAsia" w:hAnsiTheme="minorHAnsi" w:cstheme="minorBidi"/>
          <w:noProof/>
          <w:color w:val="auto"/>
          <w:sz w:val="22"/>
          <w:szCs w:val="22"/>
        </w:rPr>
      </w:pPr>
      <w:ins w:id="186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6.3.1 Dijagram objekata</w:t>
        </w:r>
        <w:r>
          <w:rPr>
            <w:noProof/>
            <w:webHidden/>
          </w:rPr>
          <w:tab/>
        </w:r>
        <w:r>
          <w:rPr>
            <w:noProof/>
            <w:webHidden/>
          </w:rPr>
          <w:fldChar w:fldCharType="begin"/>
        </w:r>
        <w:r>
          <w:rPr>
            <w:noProof/>
            <w:webHidden/>
          </w:rPr>
          <w:instrText xml:space="preserve"> PAGEREF _Toc441154897 \h </w:instrText>
        </w:r>
        <w:r>
          <w:rPr>
            <w:noProof/>
            <w:webHidden/>
          </w:rPr>
        </w:r>
      </w:ins>
      <w:r>
        <w:rPr>
          <w:noProof/>
          <w:webHidden/>
        </w:rPr>
        <w:fldChar w:fldCharType="separate"/>
      </w:r>
      <w:ins w:id="1862" w:author="Tin Trčak" w:date="2016-01-21T15:52:00Z">
        <w:r>
          <w:rPr>
            <w:noProof/>
            <w:webHidden/>
          </w:rPr>
          <w:t>57</w:t>
        </w:r>
        <w:r>
          <w:rPr>
            <w:noProof/>
            <w:webHidden/>
          </w:rPr>
          <w:fldChar w:fldCharType="end"/>
        </w:r>
        <w:r w:rsidRPr="00C03409">
          <w:rPr>
            <w:rStyle w:val="Hyperlink"/>
            <w:noProof/>
          </w:rPr>
          <w:fldChar w:fldCharType="end"/>
        </w:r>
      </w:ins>
    </w:p>
    <w:p w14:paraId="00DE4860" w14:textId="77777777" w:rsidR="00C524C7" w:rsidRDefault="00C524C7">
      <w:pPr>
        <w:pStyle w:val="TableofFigures"/>
        <w:tabs>
          <w:tab w:val="right" w:leader="dot" w:pos="9062"/>
        </w:tabs>
        <w:rPr>
          <w:ins w:id="1863" w:author="Tin Trčak" w:date="2016-01-21T15:52:00Z"/>
          <w:rFonts w:asciiTheme="minorHAnsi" w:eastAsiaTheme="minorEastAsia" w:hAnsiTheme="minorHAnsi" w:cstheme="minorBidi"/>
          <w:noProof/>
          <w:color w:val="auto"/>
          <w:sz w:val="22"/>
          <w:szCs w:val="22"/>
        </w:rPr>
      </w:pPr>
      <w:ins w:id="186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_Toc441154898 \h </w:instrText>
        </w:r>
        <w:r>
          <w:rPr>
            <w:noProof/>
            <w:webHidden/>
          </w:rPr>
        </w:r>
      </w:ins>
      <w:r>
        <w:rPr>
          <w:noProof/>
          <w:webHidden/>
        </w:rPr>
        <w:fldChar w:fldCharType="separate"/>
      </w:r>
      <w:ins w:id="1865" w:author="Tin Trčak" w:date="2016-01-21T15:52:00Z">
        <w:r>
          <w:rPr>
            <w:noProof/>
            <w:webHidden/>
          </w:rPr>
          <w:t>58</w:t>
        </w:r>
        <w:r>
          <w:rPr>
            <w:noProof/>
            <w:webHidden/>
          </w:rPr>
          <w:fldChar w:fldCharType="end"/>
        </w:r>
        <w:r w:rsidRPr="00C03409">
          <w:rPr>
            <w:rStyle w:val="Hyperlink"/>
            <w:noProof/>
          </w:rPr>
          <w:fldChar w:fldCharType="end"/>
        </w:r>
      </w:ins>
    </w:p>
    <w:p w14:paraId="6A8B4A7D" w14:textId="77777777" w:rsidR="00C524C7" w:rsidRDefault="00C524C7">
      <w:pPr>
        <w:pStyle w:val="TableofFigures"/>
        <w:tabs>
          <w:tab w:val="right" w:leader="dot" w:pos="9062"/>
        </w:tabs>
        <w:rPr>
          <w:ins w:id="1866" w:author="Tin Trčak" w:date="2016-01-21T15:52:00Z"/>
          <w:rFonts w:asciiTheme="minorHAnsi" w:eastAsiaTheme="minorEastAsia" w:hAnsiTheme="minorHAnsi" w:cstheme="minorBidi"/>
          <w:noProof/>
          <w:color w:val="auto"/>
          <w:sz w:val="22"/>
          <w:szCs w:val="22"/>
        </w:rPr>
      </w:pPr>
      <w:ins w:id="186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"_Toc441154899"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_Toc441154899 \h </w:instrText>
        </w:r>
        <w:r>
          <w:rPr>
            <w:noProof/>
            <w:webHidden/>
          </w:rPr>
        </w:r>
      </w:ins>
      <w:r>
        <w:rPr>
          <w:noProof/>
          <w:webHidden/>
        </w:rPr>
        <w:fldChar w:fldCharType="separate"/>
      </w:r>
      <w:ins w:id="1868" w:author="Tin Trčak" w:date="2016-01-21T15:52:00Z">
        <w:r>
          <w:rPr>
            <w:noProof/>
            <w:webHidden/>
          </w:rPr>
          <w:t>59</w:t>
        </w:r>
        <w:r>
          <w:rPr>
            <w:noProof/>
            <w:webHidden/>
          </w:rPr>
          <w:fldChar w:fldCharType="end"/>
        </w:r>
        <w:r w:rsidRPr="00C03409">
          <w:rPr>
            <w:rStyle w:val="Hyperlink"/>
            <w:noProof/>
          </w:rPr>
          <w:fldChar w:fldCharType="end"/>
        </w:r>
      </w:ins>
    </w:p>
    <w:p w14:paraId="7CB57F6A" w14:textId="77777777" w:rsidR="00C524C7" w:rsidRDefault="00C524C7">
      <w:pPr>
        <w:pStyle w:val="TableofFigures"/>
        <w:tabs>
          <w:tab w:val="right" w:leader="dot" w:pos="9062"/>
        </w:tabs>
        <w:rPr>
          <w:ins w:id="1869" w:author="Tin Trčak" w:date="2016-01-21T15:52:00Z"/>
          <w:rFonts w:asciiTheme="minorHAnsi" w:eastAsiaTheme="minorEastAsia" w:hAnsiTheme="minorHAnsi" w:cstheme="minorBidi"/>
          <w:noProof/>
          <w:color w:val="auto"/>
          <w:sz w:val="22"/>
          <w:szCs w:val="22"/>
        </w:rPr>
      </w:pPr>
      <w:ins w:id="187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6.4.3 Dijagram stanja</w:t>
        </w:r>
        <w:r>
          <w:rPr>
            <w:noProof/>
            <w:webHidden/>
          </w:rPr>
          <w:tab/>
        </w:r>
        <w:r>
          <w:rPr>
            <w:noProof/>
            <w:webHidden/>
          </w:rPr>
          <w:fldChar w:fldCharType="begin"/>
        </w:r>
        <w:r>
          <w:rPr>
            <w:noProof/>
            <w:webHidden/>
          </w:rPr>
          <w:instrText xml:space="preserve"> PAGEREF _Toc441154900 \h </w:instrText>
        </w:r>
        <w:r>
          <w:rPr>
            <w:noProof/>
            <w:webHidden/>
          </w:rPr>
        </w:r>
      </w:ins>
      <w:r>
        <w:rPr>
          <w:noProof/>
          <w:webHidden/>
        </w:rPr>
        <w:fldChar w:fldCharType="separate"/>
      </w:r>
      <w:ins w:id="1871" w:author="Tin Trčak" w:date="2016-01-21T15:52:00Z">
        <w:r>
          <w:rPr>
            <w:noProof/>
            <w:webHidden/>
          </w:rPr>
          <w:t>61</w:t>
        </w:r>
        <w:r>
          <w:rPr>
            <w:noProof/>
            <w:webHidden/>
          </w:rPr>
          <w:fldChar w:fldCharType="end"/>
        </w:r>
        <w:r w:rsidRPr="00C03409">
          <w:rPr>
            <w:rStyle w:val="Hyperlink"/>
            <w:noProof/>
          </w:rPr>
          <w:fldChar w:fldCharType="end"/>
        </w:r>
      </w:ins>
    </w:p>
    <w:p w14:paraId="59E6014A" w14:textId="77777777" w:rsidR="00C524C7" w:rsidRDefault="00C524C7">
      <w:pPr>
        <w:pStyle w:val="TableofFigures"/>
        <w:tabs>
          <w:tab w:val="right" w:leader="dot" w:pos="9062"/>
        </w:tabs>
        <w:rPr>
          <w:ins w:id="1872" w:author="Tin Trčak" w:date="2016-01-21T15:52:00Z"/>
          <w:rFonts w:asciiTheme="minorHAnsi" w:eastAsiaTheme="minorEastAsia" w:hAnsiTheme="minorHAnsi" w:cstheme="minorBidi"/>
          <w:noProof/>
          <w:color w:val="auto"/>
          <w:sz w:val="22"/>
          <w:szCs w:val="22"/>
        </w:rPr>
      </w:pPr>
      <w:ins w:id="187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_Toc441154901 \h </w:instrText>
        </w:r>
        <w:r>
          <w:rPr>
            <w:noProof/>
            <w:webHidden/>
          </w:rPr>
        </w:r>
      </w:ins>
      <w:r>
        <w:rPr>
          <w:noProof/>
          <w:webHidden/>
        </w:rPr>
        <w:fldChar w:fldCharType="separate"/>
      </w:r>
      <w:ins w:id="1874" w:author="Tin Trčak" w:date="2016-01-21T15:52:00Z">
        <w:r>
          <w:rPr>
            <w:noProof/>
            <w:webHidden/>
          </w:rPr>
          <w:t>62</w:t>
        </w:r>
        <w:r>
          <w:rPr>
            <w:noProof/>
            <w:webHidden/>
          </w:rPr>
          <w:fldChar w:fldCharType="end"/>
        </w:r>
        <w:r w:rsidRPr="00C03409">
          <w:rPr>
            <w:rStyle w:val="Hyperlink"/>
            <w:noProof/>
          </w:rPr>
          <w:fldChar w:fldCharType="end"/>
        </w:r>
      </w:ins>
    </w:p>
    <w:p w14:paraId="67CC506B" w14:textId="77777777" w:rsidR="00C524C7" w:rsidRDefault="00C524C7">
      <w:pPr>
        <w:pStyle w:val="TableofFigures"/>
        <w:tabs>
          <w:tab w:val="right" w:leader="dot" w:pos="9062"/>
        </w:tabs>
        <w:rPr>
          <w:ins w:id="1875" w:author="Tin Trčak" w:date="2016-01-21T15:52:00Z"/>
          <w:rFonts w:asciiTheme="minorHAnsi" w:eastAsiaTheme="minorEastAsia" w:hAnsiTheme="minorHAnsi" w:cstheme="minorBidi"/>
          <w:noProof/>
          <w:color w:val="auto"/>
          <w:sz w:val="22"/>
          <w:szCs w:val="22"/>
        </w:rPr>
      </w:pPr>
      <w:ins w:id="187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_Toc441154902 \h </w:instrText>
        </w:r>
        <w:r>
          <w:rPr>
            <w:noProof/>
            <w:webHidden/>
          </w:rPr>
        </w:r>
      </w:ins>
      <w:r>
        <w:rPr>
          <w:noProof/>
          <w:webHidden/>
        </w:rPr>
        <w:fldChar w:fldCharType="separate"/>
      </w:r>
      <w:ins w:id="1877" w:author="Tin Trčak" w:date="2016-01-21T15:52:00Z">
        <w:r>
          <w:rPr>
            <w:noProof/>
            <w:webHidden/>
          </w:rPr>
          <w:t>63</w:t>
        </w:r>
        <w:r>
          <w:rPr>
            <w:noProof/>
            <w:webHidden/>
          </w:rPr>
          <w:fldChar w:fldCharType="end"/>
        </w:r>
        <w:r w:rsidRPr="00C03409">
          <w:rPr>
            <w:rStyle w:val="Hyperlink"/>
            <w:noProof/>
          </w:rPr>
          <w:fldChar w:fldCharType="end"/>
        </w:r>
      </w:ins>
    </w:p>
    <w:p w14:paraId="2435FF3A" w14:textId="77777777" w:rsidR="00C524C7" w:rsidRDefault="00C524C7">
      <w:pPr>
        <w:pStyle w:val="TableofFigures"/>
        <w:tabs>
          <w:tab w:val="right" w:leader="dot" w:pos="9062"/>
        </w:tabs>
        <w:rPr>
          <w:ins w:id="1878" w:author="Tin Trčak" w:date="2016-01-21T15:52:00Z"/>
          <w:rFonts w:asciiTheme="minorHAnsi" w:eastAsiaTheme="minorEastAsia" w:hAnsiTheme="minorHAnsi" w:cstheme="minorBidi"/>
          <w:noProof/>
          <w:color w:val="auto"/>
          <w:sz w:val="22"/>
          <w:szCs w:val="22"/>
        </w:rPr>
      </w:pPr>
      <w:ins w:id="187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_Toc441154903 \h </w:instrText>
        </w:r>
        <w:r>
          <w:rPr>
            <w:noProof/>
            <w:webHidden/>
          </w:rPr>
        </w:r>
      </w:ins>
      <w:r>
        <w:rPr>
          <w:noProof/>
          <w:webHidden/>
        </w:rPr>
        <w:fldChar w:fldCharType="separate"/>
      </w:r>
      <w:ins w:id="1880" w:author="Tin Trčak" w:date="2016-01-21T15:52:00Z">
        <w:r>
          <w:rPr>
            <w:noProof/>
            <w:webHidden/>
          </w:rPr>
          <w:t>64</w:t>
        </w:r>
        <w:r>
          <w:rPr>
            <w:noProof/>
            <w:webHidden/>
          </w:rPr>
          <w:fldChar w:fldCharType="end"/>
        </w:r>
        <w:r w:rsidRPr="00C03409">
          <w:rPr>
            <w:rStyle w:val="Hyperlink"/>
            <w:noProof/>
          </w:rPr>
          <w:fldChar w:fldCharType="end"/>
        </w:r>
      </w:ins>
    </w:p>
    <w:p w14:paraId="468D0C31" w14:textId="77777777" w:rsidR="00C524C7" w:rsidRDefault="00C524C7">
      <w:pPr>
        <w:pStyle w:val="TableofFigures"/>
        <w:tabs>
          <w:tab w:val="right" w:leader="dot" w:pos="9062"/>
        </w:tabs>
        <w:rPr>
          <w:ins w:id="1881" w:author="Tin Trčak" w:date="2016-01-21T15:52:00Z"/>
          <w:rFonts w:asciiTheme="minorHAnsi" w:eastAsiaTheme="minorEastAsia" w:hAnsiTheme="minorHAnsi" w:cstheme="minorBidi"/>
          <w:noProof/>
          <w:color w:val="auto"/>
          <w:sz w:val="22"/>
          <w:szCs w:val="22"/>
        </w:rPr>
      </w:pPr>
      <w:ins w:id="1882" w:author="Tin Trčak" w:date="2016-01-21T15:52:00Z">
        <w:r w:rsidRPr="00C03409">
          <w:rPr>
            <w:rStyle w:val="Hyperlink"/>
            <w:noProof/>
          </w:rPr>
          <w:lastRenderedPageBreak/>
          <w:fldChar w:fldCharType="begin"/>
        </w:r>
        <w:r w:rsidRPr="00C03409">
          <w:rPr>
            <w:rStyle w:val="Hyperlink"/>
            <w:noProof/>
          </w:rPr>
          <w:instrText xml:space="preserve"> </w:instrText>
        </w:r>
        <w:r>
          <w:rPr>
            <w:noProof/>
          </w:rPr>
          <w:instrText>HYPERLINK \l "_Toc441154904"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6.4.7 Dijagram komponenata ostalih stranica</w:t>
        </w:r>
        <w:r>
          <w:rPr>
            <w:noProof/>
            <w:webHidden/>
          </w:rPr>
          <w:tab/>
        </w:r>
        <w:r>
          <w:rPr>
            <w:noProof/>
            <w:webHidden/>
          </w:rPr>
          <w:fldChar w:fldCharType="begin"/>
        </w:r>
        <w:r>
          <w:rPr>
            <w:noProof/>
            <w:webHidden/>
          </w:rPr>
          <w:instrText xml:space="preserve"> PAGEREF _Toc441154904 \h </w:instrText>
        </w:r>
        <w:r>
          <w:rPr>
            <w:noProof/>
            <w:webHidden/>
          </w:rPr>
        </w:r>
      </w:ins>
      <w:r>
        <w:rPr>
          <w:noProof/>
          <w:webHidden/>
        </w:rPr>
        <w:fldChar w:fldCharType="separate"/>
      </w:r>
      <w:ins w:id="1883" w:author="Tin Trčak" w:date="2016-01-21T15:52:00Z">
        <w:r>
          <w:rPr>
            <w:noProof/>
            <w:webHidden/>
          </w:rPr>
          <w:t>65</w:t>
        </w:r>
        <w:r>
          <w:rPr>
            <w:noProof/>
            <w:webHidden/>
          </w:rPr>
          <w:fldChar w:fldCharType="end"/>
        </w:r>
        <w:r w:rsidRPr="00C03409">
          <w:rPr>
            <w:rStyle w:val="Hyperlink"/>
            <w:noProof/>
          </w:rPr>
          <w:fldChar w:fldCharType="end"/>
        </w:r>
      </w:ins>
    </w:p>
    <w:p w14:paraId="2C198F84" w14:textId="77777777" w:rsidR="00C524C7" w:rsidRDefault="00C524C7">
      <w:pPr>
        <w:pStyle w:val="TableofFigures"/>
        <w:tabs>
          <w:tab w:val="right" w:leader="dot" w:pos="9062"/>
        </w:tabs>
        <w:rPr>
          <w:ins w:id="1884" w:author="Tin Trčak" w:date="2016-01-21T15:52:00Z"/>
          <w:rFonts w:asciiTheme="minorHAnsi" w:eastAsiaTheme="minorEastAsia" w:hAnsiTheme="minorHAnsi" w:cstheme="minorBidi"/>
          <w:noProof/>
          <w:color w:val="auto"/>
          <w:sz w:val="22"/>
          <w:szCs w:val="22"/>
        </w:rPr>
      </w:pPr>
      <w:ins w:id="188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7.1.1 Dijagram razmještaja</w:t>
        </w:r>
        <w:r>
          <w:rPr>
            <w:noProof/>
            <w:webHidden/>
          </w:rPr>
          <w:tab/>
        </w:r>
        <w:r>
          <w:rPr>
            <w:noProof/>
            <w:webHidden/>
          </w:rPr>
          <w:fldChar w:fldCharType="begin"/>
        </w:r>
        <w:r>
          <w:rPr>
            <w:noProof/>
            <w:webHidden/>
          </w:rPr>
          <w:instrText xml:space="preserve"> PAGEREF _Toc441154905 \h </w:instrText>
        </w:r>
        <w:r>
          <w:rPr>
            <w:noProof/>
            <w:webHidden/>
          </w:rPr>
        </w:r>
      </w:ins>
      <w:r>
        <w:rPr>
          <w:noProof/>
          <w:webHidden/>
        </w:rPr>
        <w:fldChar w:fldCharType="separate"/>
      </w:r>
      <w:ins w:id="1886" w:author="Tin Trčak" w:date="2016-01-21T15:52:00Z">
        <w:r>
          <w:rPr>
            <w:noProof/>
            <w:webHidden/>
          </w:rPr>
          <w:t>66</w:t>
        </w:r>
        <w:r>
          <w:rPr>
            <w:noProof/>
            <w:webHidden/>
          </w:rPr>
          <w:fldChar w:fldCharType="end"/>
        </w:r>
        <w:r w:rsidRPr="00C03409">
          <w:rPr>
            <w:rStyle w:val="Hyperlink"/>
            <w:noProof/>
          </w:rPr>
          <w:fldChar w:fldCharType="end"/>
        </w:r>
      </w:ins>
    </w:p>
    <w:p w14:paraId="6BA37B04" w14:textId="77777777" w:rsidR="00C524C7" w:rsidRDefault="00C524C7">
      <w:pPr>
        <w:pStyle w:val="TableofFigures"/>
        <w:tabs>
          <w:tab w:val="right" w:leader="dot" w:pos="9062"/>
        </w:tabs>
        <w:rPr>
          <w:ins w:id="1887" w:author="Tin Trčak" w:date="2016-01-21T15:52:00Z"/>
          <w:rFonts w:asciiTheme="minorHAnsi" w:eastAsiaTheme="minorEastAsia" w:hAnsiTheme="minorHAnsi" w:cstheme="minorBidi"/>
          <w:noProof/>
          <w:color w:val="auto"/>
          <w:sz w:val="22"/>
          <w:szCs w:val="22"/>
        </w:rPr>
      </w:pPr>
      <w:ins w:id="188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_Toc441154906 \h </w:instrText>
        </w:r>
        <w:r>
          <w:rPr>
            <w:noProof/>
            <w:webHidden/>
          </w:rPr>
        </w:r>
      </w:ins>
      <w:r>
        <w:rPr>
          <w:noProof/>
          <w:webHidden/>
        </w:rPr>
        <w:fldChar w:fldCharType="separate"/>
      </w:r>
      <w:ins w:id="1889" w:author="Tin Trčak" w:date="2016-01-21T15:52:00Z">
        <w:r>
          <w:rPr>
            <w:noProof/>
            <w:webHidden/>
          </w:rPr>
          <w:t>69</w:t>
        </w:r>
        <w:r>
          <w:rPr>
            <w:noProof/>
            <w:webHidden/>
          </w:rPr>
          <w:fldChar w:fldCharType="end"/>
        </w:r>
        <w:r w:rsidRPr="00C03409">
          <w:rPr>
            <w:rStyle w:val="Hyperlink"/>
            <w:noProof/>
          </w:rPr>
          <w:fldChar w:fldCharType="end"/>
        </w:r>
      </w:ins>
    </w:p>
    <w:p w14:paraId="79B32DE7" w14:textId="77777777" w:rsidR="00C524C7" w:rsidRDefault="00C524C7">
      <w:pPr>
        <w:pStyle w:val="TableofFigures"/>
        <w:tabs>
          <w:tab w:val="right" w:leader="dot" w:pos="9062"/>
        </w:tabs>
        <w:rPr>
          <w:ins w:id="1890" w:author="Tin Trčak" w:date="2016-01-21T15:52:00Z"/>
          <w:rFonts w:asciiTheme="minorHAnsi" w:eastAsiaTheme="minorEastAsia" w:hAnsiTheme="minorHAnsi" w:cstheme="minorBidi"/>
          <w:noProof/>
          <w:color w:val="auto"/>
          <w:sz w:val="22"/>
          <w:szCs w:val="22"/>
        </w:rPr>
      </w:pPr>
      <w:ins w:id="189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7.3.2 Prihvat nove narudžbe</w:t>
        </w:r>
        <w:r>
          <w:rPr>
            <w:noProof/>
            <w:webHidden/>
          </w:rPr>
          <w:tab/>
        </w:r>
        <w:r>
          <w:rPr>
            <w:noProof/>
            <w:webHidden/>
          </w:rPr>
          <w:fldChar w:fldCharType="begin"/>
        </w:r>
        <w:r>
          <w:rPr>
            <w:noProof/>
            <w:webHidden/>
          </w:rPr>
          <w:instrText xml:space="preserve"> PAGEREF _Toc441154907 \h </w:instrText>
        </w:r>
        <w:r>
          <w:rPr>
            <w:noProof/>
            <w:webHidden/>
          </w:rPr>
        </w:r>
      </w:ins>
      <w:r>
        <w:rPr>
          <w:noProof/>
          <w:webHidden/>
        </w:rPr>
        <w:fldChar w:fldCharType="separate"/>
      </w:r>
      <w:ins w:id="1892" w:author="Tin Trčak" w:date="2016-01-21T15:52:00Z">
        <w:r>
          <w:rPr>
            <w:noProof/>
            <w:webHidden/>
          </w:rPr>
          <w:t>69</w:t>
        </w:r>
        <w:r>
          <w:rPr>
            <w:noProof/>
            <w:webHidden/>
          </w:rPr>
          <w:fldChar w:fldCharType="end"/>
        </w:r>
        <w:r w:rsidRPr="00C03409">
          <w:rPr>
            <w:rStyle w:val="Hyperlink"/>
            <w:noProof/>
          </w:rPr>
          <w:fldChar w:fldCharType="end"/>
        </w:r>
      </w:ins>
    </w:p>
    <w:p w14:paraId="69F4F505" w14:textId="77777777" w:rsidR="00C524C7" w:rsidRDefault="00C524C7">
      <w:pPr>
        <w:pStyle w:val="TableofFigures"/>
        <w:tabs>
          <w:tab w:val="right" w:leader="dot" w:pos="9062"/>
        </w:tabs>
        <w:rPr>
          <w:ins w:id="1893" w:author="Tin Trčak" w:date="2016-01-21T15:52:00Z"/>
          <w:rFonts w:asciiTheme="minorHAnsi" w:eastAsiaTheme="minorEastAsia" w:hAnsiTheme="minorHAnsi" w:cstheme="minorBidi"/>
          <w:noProof/>
          <w:color w:val="auto"/>
          <w:sz w:val="22"/>
          <w:szCs w:val="22"/>
        </w:rPr>
      </w:pPr>
      <w:ins w:id="189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_Toc441154908 \h </w:instrText>
        </w:r>
        <w:r>
          <w:rPr>
            <w:noProof/>
            <w:webHidden/>
          </w:rPr>
        </w:r>
      </w:ins>
      <w:r>
        <w:rPr>
          <w:noProof/>
          <w:webHidden/>
        </w:rPr>
        <w:fldChar w:fldCharType="separate"/>
      </w:r>
      <w:ins w:id="1895" w:author="Tin Trčak" w:date="2016-01-21T15:52:00Z">
        <w:r>
          <w:rPr>
            <w:noProof/>
            <w:webHidden/>
          </w:rPr>
          <w:t>70</w:t>
        </w:r>
        <w:r>
          <w:rPr>
            <w:noProof/>
            <w:webHidden/>
          </w:rPr>
          <w:fldChar w:fldCharType="end"/>
        </w:r>
        <w:r w:rsidRPr="00C03409">
          <w:rPr>
            <w:rStyle w:val="Hyperlink"/>
            <w:noProof/>
          </w:rPr>
          <w:fldChar w:fldCharType="end"/>
        </w:r>
      </w:ins>
    </w:p>
    <w:p w14:paraId="7568B5A0" w14:textId="77777777" w:rsidR="00C524C7" w:rsidRDefault="00C524C7">
      <w:pPr>
        <w:pStyle w:val="TableofFigures"/>
        <w:tabs>
          <w:tab w:val="right" w:leader="dot" w:pos="9062"/>
        </w:tabs>
        <w:rPr>
          <w:ins w:id="1896" w:author="Tin Trčak" w:date="2016-01-21T15:52:00Z"/>
          <w:rFonts w:asciiTheme="minorHAnsi" w:eastAsiaTheme="minorEastAsia" w:hAnsiTheme="minorHAnsi" w:cstheme="minorBidi"/>
          <w:noProof/>
          <w:color w:val="auto"/>
          <w:sz w:val="22"/>
          <w:szCs w:val="22"/>
        </w:rPr>
      </w:pPr>
      <w:ins w:id="189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"_Toc441154909"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_Toc441154909 \h </w:instrText>
        </w:r>
        <w:r>
          <w:rPr>
            <w:noProof/>
            <w:webHidden/>
          </w:rPr>
        </w:r>
      </w:ins>
      <w:r>
        <w:rPr>
          <w:noProof/>
          <w:webHidden/>
        </w:rPr>
        <w:fldChar w:fldCharType="separate"/>
      </w:r>
      <w:ins w:id="1898" w:author="Tin Trčak" w:date="2016-01-21T15:52:00Z">
        <w:r>
          <w:rPr>
            <w:noProof/>
            <w:webHidden/>
          </w:rPr>
          <w:t>70</w:t>
        </w:r>
        <w:r>
          <w:rPr>
            <w:noProof/>
            <w:webHidden/>
          </w:rPr>
          <w:fldChar w:fldCharType="end"/>
        </w:r>
        <w:r w:rsidRPr="00C03409">
          <w:rPr>
            <w:rStyle w:val="Hyperlink"/>
            <w:noProof/>
          </w:rPr>
          <w:fldChar w:fldCharType="end"/>
        </w:r>
      </w:ins>
    </w:p>
    <w:p w14:paraId="4D0CC225" w14:textId="77777777" w:rsidR="00C524C7" w:rsidRDefault="00C524C7">
      <w:pPr>
        <w:pStyle w:val="TableofFigures"/>
        <w:tabs>
          <w:tab w:val="right" w:leader="dot" w:pos="9062"/>
        </w:tabs>
        <w:rPr>
          <w:ins w:id="1899" w:author="Tin Trčak" w:date="2016-01-21T15:52:00Z"/>
          <w:rFonts w:asciiTheme="minorHAnsi" w:eastAsiaTheme="minorEastAsia" w:hAnsiTheme="minorHAnsi" w:cstheme="minorBidi"/>
          <w:noProof/>
          <w:color w:val="auto"/>
          <w:sz w:val="22"/>
          <w:szCs w:val="22"/>
        </w:rPr>
      </w:pPr>
      <w:ins w:id="190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_Toc441154910 \h </w:instrText>
        </w:r>
        <w:r>
          <w:rPr>
            <w:noProof/>
            <w:webHidden/>
          </w:rPr>
        </w:r>
      </w:ins>
      <w:r>
        <w:rPr>
          <w:noProof/>
          <w:webHidden/>
        </w:rPr>
        <w:fldChar w:fldCharType="separate"/>
      </w:r>
      <w:ins w:id="1901" w:author="Tin Trčak" w:date="2016-01-21T15:52:00Z">
        <w:r>
          <w:rPr>
            <w:noProof/>
            <w:webHidden/>
          </w:rPr>
          <w:t>71</w:t>
        </w:r>
        <w:r>
          <w:rPr>
            <w:noProof/>
            <w:webHidden/>
          </w:rPr>
          <w:fldChar w:fldCharType="end"/>
        </w:r>
        <w:r w:rsidRPr="00C03409">
          <w:rPr>
            <w:rStyle w:val="Hyperlink"/>
            <w:noProof/>
          </w:rPr>
          <w:fldChar w:fldCharType="end"/>
        </w:r>
      </w:ins>
    </w:p>
    <w:p w14:paraId="7D80EB91" w14:textId="77777777" w:rsidR="00C524C7" w:rsidRDefault="00C524C7">
      <w:pPr>
        <w:pStyle w:val="TableofFigures"/>
        <w:tabs>
          <w:tab w:val="right" w:leader="dot" w:pos="9062"/>
        </w:tabs>
        <w:rPr>
          <w:ins w:id="1902" w:author="Tin Trčak" w:date="2016-01-21T15:52:00Z"/>
          <w:rFonts w:asciiTheme="minorHAnsi" w:eastAsiaTheme="minorEastAsia" w:hAnsiTheme="minorHAnsi" w:cstheme="minorBidi"/>
          <w:noProof/>
          <w:color w:val="auto"/>
          <w:sz w:val="22"/>
          <w:szCs w:val="22"/>
        </w:rPr>
      </w:pPr>
      <w:ins w:id="190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7.4.1 Prijava osoblja</w:t>
        </w:r>
        <w:r>
          <w:rPr>
            <w:noProof/>
            <w:webHidden/>
          </w:rPr>
          <w:tab/>
        </w:r>
        <w:r>
          <w:rPr>
            <w:noProof/>
            <w:webHidden/>
          </w:rPr>
          <w:fldChar w:fldCharType="begin"/>
        </w:r>
        <w:r>
          <w:rPr>
            <w:noProof/>
            <w:webHidden/>
          </w:rPr>
          <w:instrText xml:space="preserve"> PAGEREF _Toc441154911 \h </w:instrText>
        </w:r>
        <w:r>
          <w:rPr>
            <w:noProof/>
            <w:webHidden/>
          </w:rPr>
        </w:r>
      </w:ins>
      <w:r>
        <w:rPr>
          <w:noProof/>
          <w:webHidden/>
        </w:rPr>
        <w:fldChar w:fldCharType="separate"/>
      </w:r>
      <w:ins w:id="1904" w:author="Tin Trčak" w:date="2016-01-21T15:52:00Z">
        <w:r>
          <w:rPr>
            <w:noProof/>
            <w:webHidden/>
          </w:rPr>
          <w:t>72</w:t>
        </w:r>
        <w:r>
          <w:rPr>
            <w:noProof/>
            <w:webHidden/>
          </w:rPr>
          <w:fldChar w:fldCharType="end"/>
        </w:r>
        <w:r w:rsidRPr="00C03409">
          <w:rPr>
            <w:rStyle w:val="Hyperlink"/>
            <w:noProof/>
          </w:rPr>
          <w:fldChar w:fldCharType="end"/>
        </w:r>
      </w:ins>
    </w:p>
    <w:p w14:paraId="55DA099E" w14:textId="77777777" w:rsidR="00C524C7" w:rsidRDefault="00C524C7">
      <w:pPr>
        <w:pStyle w:val="TableofFigures"/>
        <w:tabs>
          <w:tab w:val="right" w:leader="dot" w:pos="9062"/>
        </w:tabs>
        <w:rPr>
          <w:ins w:id="1905" w:author="Tin Trčak" w:date="2016-01-21T15:52:00Z"/>
          <w:rFonts w:asciiTheme="minorHAnsi" w:eastAsiaTheme="minorEastAsia" w:hAnsiTheme="minorHAnsi" w:cstheme="minorBidi"/>
          <w:noProof/>
          <w:color w:val="auto"/>
          <w:sz w:val="22"/>
          <w:szCs w:val="22"/>
        </w:rPr>
      </w:pPr>
      <w:ins w:id="190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7.4.2 Pogrešno upisani korisnički podaci</w:t>
        </w:r>
        <w:r>
          <w:rPr>
            <w:noProof/>
            <w:webHidden/>
          </w:rPr>
          <w:tab/>
        </w:r>
        <w:r>
          <w:rPr>
            <w:noProof/>
            <w:webHidden/>
          </w:rPr>
          <w:fldChar w:fldCharType="begin"/>
        </w:r>
        <w:r>
          <w:rPr>
            <w:noProof/>
            <w:webHidden/>
          </w:rPr>
          <w:instrText xml:space="preserve"> PAGEREF _Toc441154912 \h </w:instrText>
        </w:r>
        <w:r>
          <w:rPr>
            <w:noProof/>
            <w:webHidden/>
          </w:rPr>
        </w:r>
      </w:ins>
      <w:r>
        <w:rPr>
          <w:noProof/>
          <w:webHidden/>
        </w:rPr>
        <w:fldChar w:fldCharType="separate"/>
      </w:r>
      <w:ins w:id="1907" w:author="Tin Trčak" w:date="2016-01-21T15:52:00Z">
        <w:r>
          <w:rPr>
            <w:noProof/>
            <w:webHidden/>
          </w:rPr>
          <w:t>73</w:t>
        </w:r>
        <w:r>
          <w:rPr>
            <w:noProof/>
            <w:webHidden/>
          </w:rPr>
          <w:fldChar w:fldCharType="end"/>
        </w:r>
        <w:r w:rsidRPr="00C03409">
          <w:rPr>
            <w:rStyle w:val="Hyperlink"/>
            <w:noProof/>
          </w:rPr>
          <w:fldChar w:fldCharType="end"/>
        </w:r>
      </w:ins>
    </w:p>
    <w:p w14:paraId="28AFDAA0" w14:textId="77777777" w:rsidR="00C524C7" w:rsidRDefault="00C524C7">
      <w:pPr>
        <w:pStyle w:val="TableofFigures"/>
        <w:tabs>
          <w:tab w:val="right" w:leader="dot" w:pos="9062"/>
        </w:tabs>
        <w:rPr>
          <w:ins w:id="1908" w:author="Tin Trčak" w:date="2016-01-21T15:52:00Z"/>
          <w:rFonts w:asciiTheme="minorHAnsi" w:eastAsiaTheme="minorEastAsia" w:hAnsiTheme="minorHAnsi" w:cstheme="minorBidi"/>
          <w:noProof/>
          <w:color w:val="auto"/>
          <w:sz w:val="22"/>
          <w:szCs w:val="22"/>
        </w:rPr>
      </w:pPr>
      <w:ins w:id="190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7.4.3 Dodavanje jela u košaricu</w:t>
        </w:r>
        <w:r>
          <w:rPr>
            <w:noProof/>
            <w:webHidden/>
          </w:rPr>
          <w:tab/>
        </w:r>
        <w:r>
          <w:rPr>
            <w:noProof/>
            <w:webHidden/>
          </w:rPr>
          <w:fldChar w:fldCharType="begin"/>
        </w:r>
        <w:r>
          <w:rPr>
            <w:noProof/>
            <w:webHidden/>
          </w:rPr>
          <w:instrText xml:space="preserve"> PAGEREF _Toc441154913 \h </w:instrText>
        </w:r>
        <w:r>
          <w:rPr>
            <w:noProof/>
            <w:webHidden/>
          </w:rPr>
        </w:r>
      </w:ins>
      <w:r>
        <w:rPr>
          <w:noProof/>
          <w:webHidden/>
        </w:rPr>
        <w:fldChar w:fldCharType="separate"/>
      </w:r>
      <w:ins w:id="1910" w:author="Tin Trčak" w:date="2016-01-21T15:52:00Z">
        <w:r>
          <w:rPr>
            <w:noProof/>
            <w:webHidden/>
          </w:rPr>
          <w:t>74</w:t>
        </w:r>
        <w:r>
          <w:rPr>
            <w:noProof/>
            <w:webHidden/>
          </w:rPr>
          <w:fldChar w:fldCharType="end"/>
        </w:r>
        <w:r w:rsidRPr="00C03409">
          <w:rPr>
            <w:rStyle w:val="Hyperlink"/>
            <w:noProof/>
          </w:rPr>
          <w:fldChar w:fldCharType="end"/>
        </w:r>
      </w:ins>
    </w:p>
    <w:p w14:paraId="7D62F8FF" w14:textId="77777777" w:rsidR="00C524C7" w:rsidRDefault="00C524C7">
      <w:pPr>
        <w:pStyle w:val="TableofFigures"/>
        <w:tabs>
          <w:tab w:val="right" w:leader="dot" w:pos="9062"/>
        </w:tabs>
        <w:rPr>
          <w:ins w:id="1911" w:author="Tin Trčak" w:date="2016-01-21T15:52:00Z"/>
          <w:rFonts w:asciiTheme="minorHAnsi" w:eastAsiaTheme="minorEastAsia" w:hAnsiTheme="minorHAnsi" w:cstheme="minorBidi"/>
          <w:noProof/>
          <w:color w:val="auto"/>
          <w:sz w:val="22"/>
          <w:szCs w:val="22"/>
        </w:rPr>
      </w:pPr>
      <w:ins w:id="191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_Toc441154914 \h </w:instrText>
        </w:r>
        <w:r>
          <w:rPr>
            <w:noProof/>
            <w:webHidden/>
          </w:rPr>
        </w:r>
      </w:ins>
      <w:r>
        <w:rPr>
          <w:noProof/>
          <w:webHidden/>
        </w:rPr>
        <w:fldChar w:fldCharType="separate"/>
      </w:r>
      <w:ins w:id="1913" w:author="Tin Trčak" w:date="2016-01-21T15:52:00Z">
        <w:r>
          <w:rPr>
            <w:noProof/>
            <w:webHidden/>
          </w:rPr>
          <w:t>75</w:t>
        </w:r>
        <w:r>
          <w:rPr>
            <w:noProof/>
            <w:webHidden/>
          </w:rPr>
          <w:fldChar w:fldCharType="end"/>
        </w:r>
        <w:r w:rsidRPr="00C03409">
          <w:rPr>
            <w:rStyle w:val="Hyperlink"/>
            <w:noProof/>
          </w:rPr>
          <w:fldChar w:fldCharType="end"/>
        </w:r>
      </w:ins>
    </w:p>
    <w:p w14:paraId="58F75CC6" w14:textId="77777777" w:rsidR="00C524C7" w:rsidRDefault="00C524C7">
      <w:pPr>
        <w:pStyle w:val="TableofFigures"/>
        <w:tabs>
          <w:tab w:val="right" w:leader="dot" w:pos="9062"/>
        </w:tabs>
        <w:rPr>
          <w:ins w:id="1914" w:author="Tin Trčak" w:date="2016-01-21T15:52:00Z"/>
          <w:rFonts w:asciiTheme="minorHAnsi" w:eastAsiaTheme="minorEastAsia" w:hAnsiTheme="minorHAnsi" w:cstheme="minorBidi"/>
          <w:noProof/>
          <w:color w:val="auto"/>
          <w:sz w:val="22"/>
          <w:szCs w:val="22"/>
        </w:rPr>
      </w:pPr>
      <w:ins w:id="191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7.4.5 Poruka zahvale</w:t>
        </w:r>
        <w:r>
          <w:rPr>
            <w:noProof/>
            <w:webHidden/>
          </w:rPr>
          <w:tab/>
        </w:r>
        <w:r>
          <w:rPr>
            <w:noProof/>
            <w:webHidden/>
          </w:rPr>
          <w:fldChar w:fldCharType="begin"/>
        </w:r>
        <w:r>
          <w:rPr>
            <w:noProof/>
            <w:webHidden/>
          </w:rPr>
          <w:instrText xml:space="preserve"> PAGEREF _Toc441154915 \h </w:instrText>
        </w:r>
        <w:r>
          <w:rPr>
            <w:noProof/>
            <w:webHidden/>
          </w:rPr>
        </w:r>
      </w:ins>
      <w:r>
        <w:rPr>
          <w:noProof/>
          <w:webHidden/>
        </w:rPr>
        <w:fldChar w:fldCharType="separate"/>
      </w:r>
      <w:ins w:id="1916" w:author="Tin Trčak" w:date="2016-01-21T15:52:00Z">
        <w:r>
          <w:rPr>
            <w:noProof/>
            <w:webHidden/>
          </w:rPr>
          <w:t>75</w:t>
        </w:r>
        <w:r>
          <w:rPr>
            <w:noProof/>
            <w:webHidden/>
          </w:rPr>
          <w:fldChar w:fldCharType="end"/>
        </w:r>
        <w:r w:rsidRPr="00C03409">
          <w:rPr>
            <w:rStyle w:val="Hyperlink"/>
            <w:noProof/>
          </w:rPr>
          <w:fldChar w:fldCharType="end"/>
        </w:r>
      </w:ins>
    </w:p>
    <w:p w14:paraId="24AF07CD" w14:textId="77777777" w:rsidR="00C524C7" w:rsidRDefault="00C524C7">
      <w:pPr>
        <w:pStyle w:val="TableofFigures"/>
        <w:tabs>
          <w:tab w:val="right" w:leader="dot" w:pos="9062"/>
        </w:tabs>
        <w:rPr>
          <w:ins w:id="1917" w:author="Tin Trčak" w:date="2016-01-21T15:52:00Z"/>
          <w:rFonts w:asciiTheme="minorHAnsi" w:eastAsiaTheme="minorEastAsia" w:hAnsiTheme="minorHAnsi" w:cstheme="minorBidi"/>
          <w:noProof/>
          <w:color w:val="auto"/>
          <w:sz w:val="22"/>
          <w:szCs w:val="22"/>
        </w:rPr>
      </w:pPr>
      <w:ins w:id="191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7.4.6 Neispravno unešeni podaci</w:t>
        </w:r>
        <w:r>
          <w:rPr>
            <w:noProof/>
            <w:webHidden/>
          </w:rPr>
          <w:tab/>
        </w:r>
        <w:r>
          <w:rPr>
            <w:noProof/>
            <w:webHidden/>
          </w:rPr>
          <w:fldChar w:fldCharType="begin"/>
        </w:r>
        <w:r>
          <w:rPr>
            <w:noProof/>
            <w:webHidden/>
          </w:rPr>
          <w:instrText xml:space="preserve"> PAGEREF _Toc441154916 \h </w:instrText>
        </w:r>
        <w:r>
          <w:rPr>
            <w:noProof/>
            <w:webHidden/>
          </w:rPr>
        </w:r>
      </w:ins>
      <w:r>
        <w:rPr>
          <w:noProof/>
          <w:webHidden/>
        </w:rPr>
        <w:fldChar w:fldCharType="separate"/>
      </w:r>
      <w:ins w:id="1919" w:author="Tin Trčak" w:date="2016-01-21T15:52:00Z">
        <w:r>
          <w:rPr>
            <w:noProof/>
            <w:webHidden/>
          </w:rPr>
          <w:t>76</w:t>
        </w:r>
        <w:r>
          <w:rPr>
            <w:noProof/>
            <w:webHidden/>
          </w:rPr>
          <w:fldChar w:fldCharType="end"/>
        </w:r>
        <w:r w:rsidRPr="00C03409">
          <w:rPr>
            <w:rStyle w:val="Hyperlink"/>
            <w:noProof/>
          </w:rPr>
          <w:fldChar w:fldCharType="end"/>
        </w:r>
      </w:ins>
    </w:p>
    <w:p w14:paraId="69CAFE37" w14:textId="77777777" w:rsidR="00C524C7" w:rsidRDefault="00C524C7">
      <w:pPr>
        <w:pStyle w:val="TableofFigures"/>
        <w:tabs>
          <w:tab w:val="right" w:leader="dot" w:pos="9062"/>
        </w:tabs>
        <w:rPr>
          <w:ins w:id="1920" w:author="Tin Trčak" w:date="2016-01-21T15:52:00Z"/>
          <w:rFonts w:asciiTheme="minorHAnsi" w:eastAsiaTheme="minorEastAsia" w:hAnsiTheme="minorHAnsi" w:cstheme="minorBidi"/>
          <w:noProof/>
          <w:color w:val="auto"/>
          <w:sz w:val="22"/>
          <w:szCs w:val="22"/>
        </w:rPr>
      </w:pPr>
      <w:ins w:id="192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7.4.7 Obrazac za komentiranje</w:t>
        </w:r>
        <w:r>
          <w:rPr>
            <w:noProof/>
            <w:webHidden/>
          </w:rPr>
          <w:tab/>
        </w:r>
        <w:r>
          <w:rPr>
            <w:noProof/>
            <w:webHidden/>
          </w:rPr>
          <w:fldChar w:fldCharType="begin"/>
        </w:r>
        <w:r>
          <w:rPr>
            <w:noProof/>
            <w:webHidden/>
          </w:rPr>
          <w:instrText xml:space="preserve"> PAGEREF _Toc441154917 \h </w:instrText>
        </w:r>
        <w:r>
          <w:rPr>
            <w:noProof/>
            <w:webHidden/>
          </w:rPr>
        </w:r>
      </w:ins>
      <w:r>
        <w:rPr>
          <w:noProof/>
          <w:webHidden/>
        </w:rPr>
        <w:fldChar w:fldCharType="separate"/>
      </w:r>
      <w:ins w:id="1922" w:author="Tin Trčak" w:date="2016-01-21T15:52:00Z">
        <w:r>
          <w:rPr>
            <w:noProof/>
            <w:webHidden/>
          </w:rPr>
          <w:t>77</w:t>
        </w:r>
        <w:r>
          <w:rPr>
            <w:noProof/>
            <w:webHidden/>
          </w:rPr>
          <w:fldChar w:fldCharType="end"/>
        </w:r>
        <w:r w:rsidRPr="00C03409">
          <w:rPr>
            <w:rStyle w:val="Hyperlink"/>
            <w:noProof/>
          </w:rPr>
          <w:fldChar w:fldCharType="end"/>
        </w:r>
      </w:ins>
    </w:p>
    <w:p w14:paraId="2B876D68" w14:textId="77777777" w:rsidR="00C524C7" w:rsidRDefault="00C524C7">
      <w:pPr>
        <w:pStyle w:val="TableofFigures"/>
        <w:tabs>
          <w:tab w:val="right" w:leader="dot" w:pos="9062"/>
        </w:tabs>
        <w:rPr>
          <w:ins w:id="1923" w:author="Tin Trčak" w:date="2016-01-21T15:52:00Z"/>
          <w:rFonts w:asciiTheme="minorHAnsi" w:eastAsiaTheme="minorEastAsia" w:hAnsiTheme="minorHAnsi" w:cstheme="minorBidi"/>
          <w:noProof/>
          <w:color w:val="auto"/>
          <w:sz w:val="22"/>
          <w:szCs w:val="22"/>
        </w:rPr>
      </w:pPr>
      <w:ins w:id="1924"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"_Toc441154918"</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7.4.8 Početna prosječna ocjena restorana</w:t>
        </w:r>
        <w:r>
          <w:rPr>
            <w:noProof/>
            <w:webHidden/>
          </w:rPr>
          <w:tab/>
        </w:r>
        <w:r>
          <w:rPr>
            <w:noProof/>
            <w:webHidden/>
          </w:rPr>
          <w:fldChar w:fldCharType="begin"/>
        </w:r>
        <w:r>
          <w:rPr>
            <w:noProof/>
            <w:webHidden/>
          </w:rPr>
          <w:instrText xml:space="preserve"> PAGEREF _Toc441154918 \h </w:instrText>
        </w:r>
        <w:r>
          <w:rPr>
            <w:noProof/>
            <w:webHidden/>
          </w:rPr>
        </w:r>
      </w:ins>
      <w:r>
        <w:rPr>
          <w:noProof/>
          <w:webHidden/>
        </w:rPr>
        <w:fldChar w:fldCharType="separate"/>
      </w:r>
      <w:ins w:id="1925" w:author="Tin Trčak" w:date="2016-01-21T15:52:00Z">
        <w:r>
          <w:rPr>
            <w:noProof/>
            <w:webHidden/>
          </w:rPr>
          <w:t>78</w:t>
        </w:r>
        <w:r>
          <w:rPr>
            <w:noProof/>
            <w:webHidden/>
          </w:rPr>
          <w:fldChar w:fldCharType="end"/>
        </w:r>
        <w:r w:rsidRPr="00C03409">
          <w:rPr>
            <w:rStyle w:val="Hyperlink"/>
            <w:noProof/>
          </w:rPr>
          <w:fldChar w:fldCharType="end"/>
        </w:r>
      </w:ins>
    </w:p>
    <w:p w14:paraId="057CF811" w14:textId="77777777" w:rsidR="00C524C7" w:rsidRDefault="00C524C7">
      <w:pPr>
        <w:pStyle w:val="TableofFigures"/>
        <w:tabs>
          <w:tab w:val="right" w:leader="dot" w:pos="9062"/>
        </w:tabs>
        <w:rPr>
          <w:ins w:id="1926" w:author="Tin Trčak" w:date="2016-01-21T15:52:00Z"/>
          <w:rFonts w:asciiTheme="minorHAnsi" w:eastAsiaTheme="minorEastAsia" w:hAnsiTheme="minorHAnsi" w:cstheme="minorBidi"/>
          <w:noProof/>
          <w:color w:val="auto"/>
          <w:sz w:val="22"/>
          <w:szCs w:val="22"/>
        </w:rPr>
      </w:pPr>
      <w:ins w:id="1927"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"_Toc441154919"</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7.4.9 Prikaz unešenih komentara</w:t>
        </w:r>
        <w:r>
          <w:rPr>
            <w:noProof/>
            <w:webHidden/>
          </w:rPr>
          <w:tab/>
        </w:r>
        <w:r>
          <w:rPr>
            <w:noProof/>
            <w:webHidden/>
          </w:rPr>
          <w:fldChar w:fldCharType="begin"/>
        </w:r>
        <w:r>
          <w:rPr>
            <w:noProof/>
            <w:webHidden/>
          </w:rPr>
          <w:instrText xml:space="preserve"> PAGEREF _Toc441154919 \h </w:instrText>
        </w:r>
        <w:r>
          <w:rPr>
            <w:noProof/>
            <w:webHidden/>
          </w:rPr>
        </w:r>
      </w:ins>
      <w:r>
        <w:rPr>
          <w:noProof/>
          <w:webHidden/>
        </w:rPr>
        <w:fldChar w:fldCharType="separate"/>
      </w:r>
      <w:ins w:id="1928" w:author="Tin Trčak" w:date="2016-01-21T15:52:00Z">
        <w:r>
          <w:rPr>
            <w:noProof/>
            <w:webHidden/>
          </w:rPr>
          <w:t>78</w:t>
        </w:r>
        <w:r>
          <w:rPr>
            <w:noProof/>
            <w:webHidden/>
          </w:rPr>
          <w:fldChar w:fldCharType="end"/>
        </w:r>
        <w:r w:rsidRPr="00C03409">
          <w:rPr>
            <w:rStyle w:val="Hyperlink"/>
            <w:noProof/>
          </w:rPr>
          <w:fldChar w:fldCharType="end"/>
        </w:r>
      </w:ins>
    </w:p>
    <w:p w14:paraId="26454A04" w14:textId="77777777" w:rsidR="00C524C7" w:rsidRDefault="00C524C7">
      <w:pPr>
        <w:pStyle w:val="TableofFigures"/>
        <w:tabs>
          <w:tab w:val="right" w:leader="dot" w:pos="9062"/>
        </w:tabs>
        <w:rPr>
          <w:ins w:id="1929" w:author="Tin Trčak" w:date="2016-01-21T15:52:00Z"/>
          <w:rFonts w:asciiTheme="minorHAnsi" w:eastAsiaTheme="minorEastAsia" w:hAnsiTheme="minorHAnsi" w:cstheme="minorBidi"/>
          <w:noProof/>
          <w:color w:val="auto"/>
          <w:sz w:val="22"/>
          <w:szCs w:val="22"/>
        </w:rPr>
      </w:pPr>
      <w:ins w:id="1930"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"_Toc441154920"</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_Toc441154920 \h </w:instrText>
        </w:r>
        <w:r>
          <w:rPr>
            <w:noProof/>
            <w:webHidden/>
          </w:rPr>
        </w:r>
      </w:ins>
      <w:r>
        <w:rPr>
          <w:noProof/>
          <w:webHidden/>
        </w:rPr>
        <w:fldChar w:fldCharType="separate"/>
      </w:r>
      <w:ins w:id="1931" w:author="Tin Trčak" w:date="2016-01-21T15:52:00Z">
        <w:r>
          <w:rPr>
            <w:noProof/>
            <w:webHidden/>
          </w:rPr>
          <w:t>78</w:t>
        </w:r>
        <w:r>
          <w:rPr>
            <w:noProof/>
            <w:webHidden/>
          </w:rPr>
          <w:fldChar w:fldCharType="end"/>
        </w:r>
        <w:r w:rsidRPr="00C03409">
          <w:rPr>
            <w:rStyle w:val="Hyperlink"/>
            <w:noProof/>
          </w:rPr>
          <w:fldChar w:fldCharType="end"/>
        </w:r>
      </w:ins>
    </w:p>
    <w:p w14:paraId="4B354AE0" w14:textId="77777777" w:rsidR="00C524C7" w:rsidRDefault="00C524C7">
      <w:pPr>
        <w:pStyle w:val="TableofFigures"/>
        <w:tabs>
          <w:tab w:val="right" w:leader="dot" w:pos="9062"/>
        </w:tabs>
        <w:rPr>
          <w:ins w:id="1932" w:author="Tin Trčak" w:date="2016-01-21T15:52:00Z"/>
          <w:rFonts w:asciiTheme="minorHAnsi" w:eastAsiaTheme="minorEastAsia" w:hAnsiTheme="minorHAnsi" w:cstheme="minorBidi"/>
          <w:noProof/>
          <w:color w:val="auto"/>
          <w:sz w:val="22"/>
          <w:szCs w:val="22"/>
        </w:rPr>
      </w:pPr>
      <w:ins w:id="1933"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"_Toc441154921"</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7.6.1 Odabir kartice Jelovnik</w:t>
        </w:r>
        <w:r>
          <w:rPr>
            <w:noProof/>
            <w:webHidden/>
          </w:rPr>
          <w:tab/>
        </w:r>
        <w:r>
          <w:rPr>
            <w:noProof/>
            <w:webHidden/>
          </w:rPr>
          <w:fldChar w:fldCharType="begin"/>
        </w:r>
        <w:r>
          <w:rPr>
            <w:noProof/>
            <w:webHidden/>
          </w:rPr>
          <w:instrText xml:space="preserve"> PAGEREF _Toc441154921 \h </w:instrText>
        </w:r>
        <w:r>
          <w:rPr>
            <w:noProof/>
            <w:webHidden/>
          </w:rPr>
        </w:r>
      </w:ins>
      <w:r>
        <w:rPr>
          <w:noProof/>
          <w:webHidden/>
        </w:rPr>
        <w:fldChar w:fldCharType="separate"/>
      </w:r>
      <w:ins w:id="1934" w:author="Tin Trčak" w:date="2016-01-21T15:52:00Z">
        <w:r>
          <w:rPr>
            <w:noProof/>
            <w:webHidden/>
          </w:rPr>
          <w:t>86</w:t>
        </w:r>
        <w:r>
          <w:rPr>
            <w:noProof/>
            <w:webHidden/>
          </w:rPr>
          <w:fldChar w:fldCharType="end"/>
        </w:r>
        <w:r w:rsidRPr="00C03409">
          <w:rPr>
            <w:rStyle w:val="Hyperlink"/>
            <w:noProof/>
          </w:rPr>
          <w:fldChar w:fldCharType="end"/>
        </w:r>
      </w:ins>
    </w:p>
    <w:p w14:paraId="568661E5" w14:textId="77777777" w:rsidR="00C524C7" w:rsidRDefault="00C524C7">
      <w:pPr>
        <w:pStyle w:val="TableofFigures"/>
        <w:tabs>
          <w:tab w:val="right" w:leader="dot" w:pos="9062"/>
        </w:tabs>
        <w:rPr>
          <w:ins w:id="1935" w:author="Tin Trčak" w:date="2016-01-21T15:52:00Z"/>
          <w:rFonts w:asciiTheme="minorHAnsi" w:eastAsiaTheme="minorEastAsia" w:hAnsiTheme="minorHAnsi" w:cstheme="minorBidi"/>
          <w:noProof/>
          <w:color w:val="auto"/>
          <w:sz w:val="22"/>
          <w:szCs w:val="22"/>
        </w:rPr>
      </w:pPr>
      <w:ins w:id="1936"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"_Toc441154922"</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7.6.2 Odabir kartice Narudžbe</w:t>
        </w:r>
        <w:r>
          <w:rPr>
            <w:noProof/>
            <w:webHidden/>
          </w:rPr>
          <w:tab/>
        </w:r>
        <w:r>
          <w:rPr>
            <w:noProof/>
            <w:webHidden/>
          </w:rPr>
          <w:fldChar w:fldCharType="begin"/>
        </w:r>
        <w:r>
          <w:rPr>
            <w:noProof/>
            <w:webHidden/>
          </w:rPr>
          <w:instrText xml:space="preserve"> PAGEREF _Toc441154922 \h </w:instrText>
        </w:r>
        <w:r>
          <w:rPr>
            <w:noProof/>
            <w:webHidden/>
          </w:rPr>
        </w:r>
      </w:ins>
      <w:r>
        <w:rPr>
          <w:noProof/>
          <w:webHidden/>
        </w:rPr>
        <w:fldChar w:fldCharType="separate"/>
      </w:r>
      <w:ins w:id="1937" w:author="Tin Trčak" w:date="2016-01-21T15:52:00Z">
        <w:r>
          <w:rPr>
            <w:noProof/>
            <w:webHidden/>
          </w:rPr>
          <w:t>87</w:t>
        </w:r>
        <w:r>
          <w:rPr>
            <w:noProof/>
            <w:webHidden/>
          </w:rPr>
          <w:fldChar w:fldCharType="end"/>
        </w:r>
        <w:r w:rsidRPr="00C03409">
          <w:rPr>
            <w:rStyle w:val="Hyperlink"/>
            <w:noProof/>
          </w:rPr>
          <w:fldChar w:fldCharType="end"/>
        </w:r>
      </w:ins>
    </w:p>
    <w:p w14:paraId="7C6664F4" w14:textId="77777777" w:rsidR="00C524C7" w:rsidRDefault="00C524C7">
      <w:pPr>
        <w:pStyle w:val="TableofFigures"/>
        <w:tabs>
          <w:tab w:val="right" w:leader="dot" w:pos="9062"/>
        </w:tabs>
        <w:rPr>
          <w:ins w:id="1938" w:author="Tin Trčak" w:date="2016-01-21T15:52:00Z"/>
          <w:rFonts w:asciiTheme="minorHAnsi" w:eastAsiaTheme="minorEastAsia" w:hAnsiTheme="minorHAnsi" w:cstheme="minorBidi"/>
          <w:noProof/>
          <w:color w:val="auto"/>
          <w:sz w:val="22"/>
          <w:szCs w:val="22"/>
        </w:rPr>
      </w:pPr>
      <w:ins w:id="1939"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"_Toc441154923"</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7.6.3 Odabir kartice Jela</w:t>
        </w:r>
        <w:r>
          <w:rPr>
            <w:noProof/>
            <w:webHidden/>
          </w:rPr>
          <w:tab/>
        </w:r>
        <w:r>
          <w:rPr>
            <w:noProof/>
            <w:webHidden/>
          </w:rPr>
          <w:fldChar w:fldCharType="begin"/>
        </w:r>
        <w:r>
          <w:rPr>
            <w:noProof/>
            <w:webHidden/>
          </w:rPr>
          <w:instrText xml:space="preserve"> PAGEREF _Toc441154923 \h </w:instrText>
        </w:r>
        <w:r>
          <w:rPr>
            <w:noProof/>
            <w:webHidden/>
          </w:rPr>
        </w:r>
      </w:ins>
      <w:r>
        <w:rPr>
          <w:noProof/>
          <w:webHidden/>
        </w:rPr>
        <w:fldChar w:fldCharType="separate"/>
      </w:r>
      <w:ins w:id="1940" w:author="Tin Trčak" w:date="2016-01-21T15:52:00Z">
        <w:r>
          <w:rPr>
            <w:noProof/>
            <w:webHidden/>
          </w:rPr>
          <w:t>87</w:t>
        </w:r>
        <w:r>
          <w:rPr>
            <w:noProof/>
            <w:webHidden/>
          </w:rPr>
          <w:fldChar w:fldCharType="end"/>
        </w:r>
        <w:r w:rsidRPr="00C03409">
          <w:rPr>
            <w:rStyle w:val="Hyperlink"/>
            <w:noProof/>
          </w:rPr>
          <w:fldChar w:fldCharType="end"/>
        </w:r>
      </w:ins>
    </w:p>
    <w:p w14:paraId="7F3BF1E0" w14:textId="77777777" w:rsidR="00C524C7" w:rsidRDefault="00C524C7">
      <w:pPr>
        <w:pStyle w:val="TableofFigures"/>
        <w:tabs>
          <w:tab w:val="right" w:leader="dot" w:pos="9062"/>
        </w:tabs>
        <w:rPr>
          <w:ins w:id="1941" w:author="Tin Trčak" w:date="2016-01-21T15:52:00Z"/>
          <w:rFonts w:asciiTheme="minorHAnsi" w:eastAsiaTheme="minorEastAsia" w:hAnsiTheme="minorHAnsi" w:cstheme="minorBidi"/>
          <w:noProof/>
          <w:color w:val="auto"/>
          <w:sz w:val="22"/>
          <w:szCs w:val="22"/>
        </w:rPr>
      </w:pPr>
      <w:ins w:id="1942"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"_Toc441154924"</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_Toc441154924 \h </w:instrText>
        </w:r>
        <w:r>
          <w:rPr>
            <w:noProof/>
            <w:webHidden/>
          </w:rPr>
        </w:r>
      </w:ins>
      <w:r>
        <w:rPr>
          <w:noProof/>
          <w:webHidden/>
        </w:rPr>
        <w:fldChar w:fldCharType="separate"/>
      </w:r>
      <w:ins w:id="1943" w:author="Tin Trčak" w:date="2016-01-21T15:52:00Z">
        <w:r>
          <w:rPr>
            <w:noProof/>
            <w:webHidden/>
          </w:rPr>
          <w:t>88</w:t>
        </w:r>
        <w:r>
          <w:rPr>
            <w:noProof/>
            <w:webHidden/>
          </w:rPr>
          <w:fldChar w:fldCharType="end"/>
        </w:r>
        <w:r w:rsidRPr="00C03409">
          <w:rPr>
            <w:rStyle w:val="Hyperlink"/>
            <w:noProof/>
          </w:rPr>
          <w:fldChar w:fldCharType="end"/>
        </w:r>
      </w:ins>
    </w:p>
    <w:p w14:paraId="39BB2DB7" w14:textId="77777777" w:rsidR="00C524C7" w:rsidRDefault="00C524C7">
      <w:pPr>
        <w:pStyle w:val="TableofFigures"/>
        <w:tabs>
          <w:tab w:val="right" w:leader="dot" w:pos="9062"/>
        </w:tabs>
        <w:rPr>
          <w:ins w:id="1944" w:author="Tin Trčak" w:date="2016-01-21T15:52:00Z"/>
          <w:rFonts w:asciiTheme="minorHAnsi" w:eastAsiaTheme="minorEastAsia" w:hAnsiTheme="minorHAnsi" w:cstheme="minorBidi"/>
          <w:noProof/>
          <w:color w:val="auto"/>
          <w:sz w:val="22"/>
          <w:szCs w:val="22"/>
        </w:rPr>
      </w:pPr>
      <w:ins w:id="1945"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"_Toc441154925"</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7.6.5 Odabir kartice Statistika</w:t>
        </w:r>
        <w:r>
          <w:rPr>
            <w:noProof/>
            <w:webHidden/>
          </w:rPr>
          <w:tab/>
        </w:r>
        <w:r>
          <w:rPr>
            <w:noProof/>
            <w:webHidden/>
          </w:rPr>
          <w:fldChar w:fldCharType="begin"/>
        </w:r>
        <w:r>
          <w:rPr>
            <w:noProof/>
            <w:webHidden/>
          </w:rPr>
          <w:instrText xml:space="preserve"> PAGEREF _Toc441154925 \h </w:instrText>
        </w:r>
        <w:r>
          <w:rPr>
            <w:noProof/>
            <w:webHidden/>
          </w:rPr>
        </w:r>
      </w:ins>
      <w:r>
        <w:rPr>
          <w:noProof/>
          <w:webHidden/>
        </w:rPr>
        <w:fldChar w:fldCharType="separate"/>
      </w:r>
      <w:ins w:id="1946" w:author="Tin Trčak" w:date="2016-01-21T15:52:00Z">
        <w:r>
          <w:rPr>
            <w:noProof/>
            <w:webHidden/>
          </w:rPr>
          <w:t>89</w:t>
        </w:r>
        <w:r>
          <w:rPr>
            <w:noProof/>
            <w:webHidden/>
          </w:rPr>
          <w:fldChar w:fldCharType="end"/>
        </w:r>
        <w:r w:rsidRPr="00C03409">
          <w:rPr>
            <w:rStyle w:val="Hyperlink"/>
            <w:noProof/>
          </w:rPr>
          <w:fldChar w:fldCharType="end"/>
        </w:r>
      </w:ins>
    </w:p>
    <w:p w14:paraId="5CD58B63" w14:textId="77777777" w:rsidR="00C524C7" w:rsidRDefault="00C524C7">
      <w:pPr>
        <w:pStyle w:val="TableofFigures"/>
        <w:tabs>
          <w:tab w:val="right" w:leader="dot" w:pos="9062"/>
        </w:tabs>
        <w:rPr>
          <w:ins w:id="1947" w:author="Tin Trčak" w:date="2016-01-21T15:52:00Z"/>
          <w:rFonts w:asciiTheme="minorHAnsi" w:eastAsiaTheme="minorEastAsia" w:hAnsiTheme="minorHAnsi" w:cstheme="minorBidi"/>
          <w:noProof/>
          <w:color w:val="auto"/>
          <w:sz w:val="22"/>
          <w:szCs w:val="22"/>
        </w:rPr>
      </w:pPr>
      <w:ins w:id="1948"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"_Toc441154926"</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7.6.6 Odabir kartice Djelatnici</w:t>
        </w:r>
        <w:r>
          <w:rPr>
            <w:noProof/>
            <w:webHidden/>
          </w:rPr>
          <w:tab/>
        </w:r>
        <w:r>
          <w:rPr>
            <w:noProof/>
            <w:webHidden/>
          </w:rPr>
          <w:fldChar w:fldCharType="begin"/>
        </w:r>
        <w:r>
          <w:rPr>
            <w:noProof/>
            <w:webHidden/>
          </w:rPr>
          <w:instrText xml:space="preserve"> PAGEREF _Toc441154926 \h </w:instrText>
        </w:r>
        <w:r>
          <w:rPr>
            <w:noProof/>
            <w:webHidden/>
          </w:rPr>
        </w:r>
      </w:ins>
      <w:r>
        <w:rPr>
          <w:noProof/>
          <w:webHidden/>
        </w:rPr>
        <w:fldChar w:fldCharType="separate"/>
      </w:r>
      <w:ins w:id="1949" w:author="Tin Trčak" w:date="2016-01-21T15:52:00Z">
        <w:r>
          <w:rPr>
            <w:noProof/>
            <w:webHidden/>
          </w:rPr>
          <w:t>89</w:t>
        </w:r>
        <w:r>
          <w:rPr>
            <w:noProof/>
            <w:webHidden/>
          </w:rPr>
          <w:fldChar w:fldCharType="end"/>
        </w:r>
        <w:r w:rsidRPr="00C03409">
          <w:rPr>
            <w:rStyle w:val="Hyperlink"/>
            <w:noProof/>
          </w:rPr>
          <w:fldChar w:fldCharType="end"/>
        </w:r>
      </w:ins>
    </w:p>
    <w:p w14:paraId="075140DE" w14:textId="77777777" w:rsidR="00C524C7" w:rsidRDefault="00C524C7">
      <w:pPr>
        <w:pStyle w:val="TableofFigures"/>
        <w:tabs>
          <w:tab w:val="right" w:leader="dot" w:pos="9062"/>
        </w:tabs>
        <w:rPr>
          <w:ins w:id="1950" w:author="Tin Trčak" w:date="2016-01-21T15:52:00Z"/>
          <w:rFonts w:asciiTheme="minorHAnsi" w:eastAsiaTheme="minorEastAsia" w:hAnsiTheme="minorHAnsi" w:cstheme="minorBidi"/>
          <w:noProof/>
          <w:color w:val="auto"/>
          <w:sz w:val="22"/>
          <w:szCs w:val="22"/>
        </w:rPr>
      </w:pPr>
      <w:ins w:id="1951" w:author="Tin Trčak" w:date="2016-01-21T15:52:00Z">
        <w:r w:rsidRPr="00C03409">
          <w:rPr>
            <w:rStyle w:val="Hyperlink"/>
            <w:noProof/>
          </w:rPr>
          <w:fldChar w:fldCharType="begin"/>
        </w:r>
        <w:r w:rsidRPr="00C03409">
          <w:rPr>
            <w:rStyle w:val="Hyperlink"/>
            <w:noProof/>
          </w:rPr>
          <w:instrText xml:space="preserve"> </w:instrText>
        </w:r>
        <w:r>
          <w:rPr>
            <w:noProof/>
          </w:rPr>
          <w:instrText>HYPERLINK \l "_Toc441154927"</w:instrText>
        </w:r>
        <w:r w:rsidRPr="00C03409">
          <w:rPr>
            <w:rStyle w:val="Hyperlink"/>
            <w:noProof/>
          </w:rPr>
          <w:instrText xml:space="preserve"> </w:instrText>
        </w:r>
        <w:r w:rsidRPr="00C03409">
          <w:rPr>
            <w:rStyle w:val="Hyperlink"/>
            <w:noProof/>
          </w:rPr>
        </w:r>
        <w:r w:rsidRPr="00C03409">
          <w:rPr>
            <w:rStyle w:val="Hyperlink"/>
            <w:noProof/>
          </w:rPr>
          <w:fldChar w:fldCharType="separate"/>
        </w:r>
        <w:r w:rsidRPr="00C03409">
          <w:rPr>
            <w:rStyle w:val="Hyperlink"/>
            <w:noProof/>
          </w:rPr>
          <w:t>Slika 7.6.7 Odabir kartice Wild8 info</w:t>
        </w:r>
        <w:r>
          <w:rPr>
            <w:noProof/>
            <w:webHidden/>
          </w:rPr>
          <w:tab/>
        </w:r>
        <w:r>
          <w:rPr>
            <w:noProof/>
            <w:webHidden/>
          </w:rPr>
          <w:fldChar w:fldCharType="begin"/>
        </w:r>
        <w:r>
          <w:rPr>
            <w:noProof/>
            <w:webHidden/>
          </w:rPr>
          <w:instrText xml:space="preserve"> PAGEREF _Toc441154927 \h </w:instrText>
        </w:r>
        <w:r>
          <w:rPr>
            <w:noProof/>
            <w:webHidden/>
          </w:rPr>
        </w:r>
      </w:ins>
      <w:r>
        <w:rPr>
          <w:noProof/>
          <w:webHidden/>
        </w:rPr>
        <w:fldChar w:fldCharType="separate"/>
      </w:r>
      <w:ins w:id="1952" w:author="Tin Trčak" w:date="2016-01-21T15:52:00Z">
        <w:r>
          <w:rPr>
            <w:noProof/>
            <w:webHidden/>
          </w:rPr>
          <w:t>90</w:t>
        </w:r>
        <w:r>
          <w:rPr>
            <w:noProof/>
            <w:webHidden/>
          </w:rPr>
          <w:fldChar w:fldCharType="end"/>
        </w:r>
        <w:r w:rsidRPr="00C03409">
          <w:rPr>
            <w:rStyle w:val="Hyperlink"/>
            <w:noProof/>
          </w:rPr>
          <w:fldChar w:fldCharType="end"/>
        </w:r>
      </w:ins>
    </w:p>
    <w:p w14:paraId="62733FAE" w14:textId="77777777" w:rsidR="00CF1A1C" w:rsidDel="00974A3B" w:rsidRDefault="00CF1A1C">
      <w:pPr>
        <w:pStyle w:val="TableofFigures"/>
        <w:tabs>
          <w:tab w:val="right" w:leader="dot" w:pos="9062"/>
        </w:tabs>
        <w:rPr>
          <w:del w:id="1953" w:author="Tin Trčak" w:date="2016-01-21T00:50:00Z"/>
          <w:rFonts w:asciiTheme="minorHAnsi" w:eastAsiaTheme="minorEastAsia" w:hAnsiTheme="minorHAnsi" w:cstheme="minorBidi"/>
          <w:noProof/>
          <w:color w:val="auto"/>
          <w:sz w:val="22"/>
          <w:szCs w:val="22"/>
        </w:rPr>
      </w:pPr>
      <w:del w:id="1954" w:author="Tin Trčak" w:date="2016-01-21T00:50:00Z">
        <w:r w:rsidRPr="00974A3B" w:rsidDel="00974A3B">
          <w:rPr>
            <w:noProof/>
            <w:rPrChange w:id="1955" w:author="Tin Trčak" w:date="2016-01-21T00:50:00Z">
              <w:rPr>
                <w:rStyle w:val="Hyperlink"/>
                <w:noProof/>
              </w:rPr>
            </w:rPrChange>
          </w:rPr>
          <w:delText>Slika 4.2</w:delText>
        </w:r>
        <w:r w:rsidRPr="00974A3B" w:rsidDel="00974A3B">
          <w:rPr>
            <w:noProof/>
            <w:rPrChange w:id="1956"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957" w:author="Tin Trčak" w:date="2016-01-21T00:50:00Z"/>
          <w:rFonts w:asciiTheme="minorHAnsi" w:eastAsiaTheme="minorEastAsia" w:hAnsiTheme="minorHAnsi" w:cstheme="minorBidi"/>
          <w:noProof/>
          <w:color w:val="auto"/>
          <w:sz w:val="22"/>
          <w:szCs w:val="22"/>
        </w:rPr>
      </w:pPr>
      <w:del w:id="1958" w:author="Tin Trčak" w:date="2016-01-21T00:50:00Z">
        <w:r w:rsidRPr="00974A3B" w:rsidDel="00974A3B">
          <w:rPr>
            <w:noProof/>
            <w:rPrChange w:id="1959" w:author="Tin Trčak" w:date="2016-01-21T00:50:00Z">
              <w:rPr>
                <w:rStyle w:val="Hyperlink"/>
                <w:noProof/>
              </w:rPr>
            </w:rPrChange>
          </w:rPr>
          <w:delText>Slika 4.2</w:delText>
        </w:r>
        <w:r w:rsidRPr="00974A3B" w:rsidDel="00974A3B">
          <w:rPr>
            <w:noProof/>
            <w:rPrChange w:id="1960"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961" w:author="Tin Trčak" w:date="2016-01-21T00:50:00Z"/>
          <w:rFonts w:asciiTheme="minorHAnsi" w:eastAsiaTheme="minorEastAsia" w:hAnsiTheme="minorHAnsi" w:cstheme="minorBidi"/>
          <w:noProof/>
          <w:color w:val="auto"/>
          <w:sz w:val="22"/>
          <w:szCs w:val="22"/>
        </w:rPr>
      </w:pPr>
      <w:del w:id="1962" w:author="Tin Trčak" w:date="2016-01-21T00:50:00Z">
        <w:r w:rsidRPr="00974A3B" w:rsidDel="00974A3B">
          <w:rPr>
            <w:noProof/>
            <w:rPrChange w:id="1963" w:author="Tin Trčak" w:date="2016-01-21T00:50:00Z">
              <w:rPr>
                <w:rStyle w:val="Hyperlink"/>
                <w:noProof/>
              </w:rPr>
            </w:rPrChange>
          </w:rPr>
          <w:delText>Slika 4.2</w:delText>
        </w:r>
        <w:r w:rsidRPr="00974A3B" w:rsidDel="00974A3B">
          <w:rPr>
            <w:noProof/>
            <w:rPrChange w:id="1964"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965" w:author="Tin Trčak" w:date="2016-01-21T00:50:00Z"/>
          <w:rFonts w:asciiTheme="minorHAnsi" w:eastAsiaTheme="minorEastAsia" w:hAnsiTheme="minorHAnsi" w:cstheme="minorBidi"/>
          <w:noProof/>
          <w:color w:val="auto"/>
          <w:sz w:val="22"/>
          <w:szCs w:val="22"/>
        </w:rPr>
      </w:pPr>
      <w:del w:id="1966" w:author="Tin Trčak" w:date="2016-01-21T00:50:00Z">
        <w:r w:rsidRPr="00974A3B" w:rsidDel="00974A3B">
          <w:rPr>
            <w:noProof/>
            <w:rPrChange w:id="1967" w:author="Tin Trčak" w:date="2016-01-21T00:50:00Z">
              <w:rPr>
                <w:rStyle w:val="Hyperlink"/>
                <w:noProof/>
              </w:rPr>
            </w:rPrChange>
          </w:rPr>
          <w:delText>Slika 4.2</w:delText>
        </w:r>
        <w:r w:rsidRPr="00974A3B" w:rsidDel="00974A3B">
          <w:rPr>
            <w:noProof/>
            <w:rPrChange w:id="1968"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969" w:author="Tin Trčak" w:date="2016-01-21T00:50:00Z"/>
          <w:rFonts w:asciiTheme="minorHAnsi" w:eastAsiaTheme="minorEastAsia" w:hAnsiTheme="minorHAnsi" w:cstheme="minorBidi"/>
          <w:noProof/>
          <w:color w:val="auto"/>
          <w:sz w:val="22"/>
          <w:szCs w:val="22"/>
        </w:rPr>
      </w:pPr>
      <w:del w:id="1970" w:author="Tin Trčak" w:date="2016-01-21T00:50:00Z">
        <w:r w:rsidRPr="00974A3B" w:rsidDel="00974A3B">
          <w:rPr>
            <w:noProof/>
            <w:rPrChange w:id="1971" w:author="Tin Trčak" w:date="2016-01-21T00:50:00Z">
              <w:rPr>
                <w:rStyle w:val="Hyperlink"/>
                <w:noProof/>
              </w:rPr>
            </w:rPrChange>
          </w:rPr>
          <w:delText>Slika 4.2</w:delText>
        </w:r>
        <w:r w:rsidRPr="00974A3B" w:rsidDel="00974A3B">
          <w:rPr>
            <w:noProof/>
            <w:rPrChange w:id="1972"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973" w:author="Tin Trčak" w:date="2016-01-21T00:50:00Z"/>
          <w:rFonts w:asciiTheme="minorHAnsi" w:eastAsiaTheme="minorEastAsia" w:hAnsiTheme="minorHAnsi" w:cstheme="minorBidi"/>
          <w:noProof/>
          <w:color w:val="auto"/>
          <w:sz w:val="22"/>
          <w:szCs w:val="22"/>
        </w:rPr>
      </w:pPr>
      <w:del w:id="1974" w:author="Tin Trčak" w:date="2016-01-21T00:50:00Z">
        <w:r w:rsidRPr="00974A3B" w:rsidDel="00974A3B">
          <w:rPr>
            <w:noProof/>
            <w:rPrChange w:id="1975" w:author="Tin Trčak" w:date="2016-01-21T00:50:00Z">
              <w:rPr>
                <w:rStyle w:val="Hyperlink"/>
                <w:noProof/>
              </w:rPr>
            </w:rPrChange>
          </w:rPr>
          <w:delText>Slika 4.2</w:delText>
        </w:r>
        <w:r w:rsidRPr="00974A3B" w:rsidDel="00974A3B">
          <w:rPr>
            <w:noProof/>
            <w:rPrChange w:id="1976"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977" w:author="Tin Trčak" w:date="2016-01-21T00:50:00Z"/>
          <w:rFonts w:asciiTheme="minorHAnsi" w:eastAsiaTheme="minorEastAsia" w:hAnsiTheme="minorHAnsi" w:cstheme="minorBidi"/>
          <w:noProof/>
          <w:color w:val="auto"/>
          <w:sz w:val="22"/>
          <w:szCs w:val="22"/>
        </w:rPr>
      </w:pPr>
      <w:del w:id="1978" w:author="Tin Trčak" w:date="2016-01-21T00:50:00Z">
        <w:r w:rsidRPr="00974A3B" w:rsidDel="00974A3B">
          <w:rPr>
            <w:noProof/>
            <w:rPrChange w:id="1979" w:author="Tin Trčak" w:date="2016-01-21T00:50:00Z">
              <w:rPr>
                <w:rStyle w:val="Hyperlink"/>
                <w:noProof/>
              </w:rPr>
            </w:rPrChange>
          </w:rPr>
          <w:delText>Slika 4.2</w:delText>
        </w:r>
        <w:r w:rsidRPr="00974A3B" w:rsidDel="00974A3B">
          <w:rPr>
            <w:noProof/>
            <w:rPrChange w:id="1980"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981" w:author="Tin Trčak" w:date="2016-01-21T00:50:00Z"/>
          <w:rFonts w:asciiTheme="minorHAnsi" w:eastAsiaTheme="minorEastAsia" w:hAnsiTheme="minorHAnsi" w:cstheme="minorBidi"/>
          <w:noProof/>
          <w:color w:val="auto"/>
          <w:sz w:val="22"/>
          <w:szCs w:val="22"/>
        </w:rPr>
      </w:pPr>
      <w:del w:id="1982" w:author="Tin Trčak" w:date="2016-01-21T00:50:00Z">
        <w:r w:rsidRPr="00974A3B" w:rsidDel="00974A3B">
          <w:rPr>
            <w:noProof/>
            <w:rPrChange w:id="1983" w:author="Tin Trčak" w:date="2016-01-21T00:50:00Z">
              <w:rPr>
                <w:rStyle w:val="Hyperlink"/>
                <w:noProof/>
              </w:rPr>
            </w:rPrChange>
          </w:rPr>
          <w:delText>Slika 4.3</w:delText>
        </w:r>
        <w:r w:rsidRPr="00974A3B" w:rsidDel="00974A3B">
          <w:rPr>
            <w:noProof/>
            <w:rPrChange w:id="1984"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985" w:author="Tin Trčak" w:date="2016-01-21T00:50:00Z"/>
          <w:rFonts w:asciiTheme="minorHAnsi" w:eastAsiaTheme="minorEastAsia" w:hAnsiTheme="minorHAnsi" w:cstheme="minorBidi"/>
          <w:noProof/>
          <w:color w:val="auto"/>
          <w:sz w:val="22"/>
          <w:szCs w:val="22"/>
        </w:rPr>
      </w:pPr>
      <w:del w:id="1986" w:author="Tin Trčak" w:date="2016-01-21T00:50:00Z">
        <w:r w:rsidRPr="00974A3B" w:rsidDel="00974A3B">
          <w:rPr>
            <w:noProof/>
            <w:rPrChange w:id="1987" w:author="Tin Trčak" w:date="2016-01-21T00:50:00Z">
              <w:rPr>
                <w:rStyle w:val="Hyperlink"/>
                <w:noProof/>
              </w:rPr>
            </w:rPrChange>
          </w:rPr>
          <w:delText>Slika 4.3</w:delText>
        </w:r>
        <w:r w:rsidRPr="00974A3B" w:rsidDel="00974A3B">
          <w:rPr>
            <w:noProof/>
            <w:rPrChange w:id="1988"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989" w:author="Tin Trčak" w:date="2016-01-21T00:50:00Z"/>
          <w:rFonts w:asciiTheme="minorHAnsi" w:eastAsiaTheme="minorEastAsia" w:hAnsiTheme="minorHAnsi" w:cstheme="minorBidi"/>
          <w:noProof/>
          <w:color w:val="auto"/>
          <w:sz w:val="22"/>
          <w:szCs w:val="22"/>
        </w:rPr>
      </w:pPr>
      <w:del w:id="1990" w:author="Tin Trčak" w:date="2016-01-21T00:50:00Z">
        <w:r w:rsidRPr="00974A3B" w:rsidDel="00974A3B">
          <w:rPr>
            <w:noProof/>
            <w:rPrChange w:id="1991" w:author="Tin Trčak" w:date="2016-01-21T00:50:00Z">
              <w:rPr>
                <w:rStyle w:val="Hyperlink"/>
                <w:noProof/>
              </w:rPr>
            </w:rPrChange>
          </w:rPr>
          <w:delText>Slika 4.3</w:delText>
        </w:r>
        <w:r w:rsidRPr="00974A3B" w:rsidDel="00974A3B">
          <w:rPr>
            <w:noProof/>
            <w:rPrChange w:id="1992"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993" w:author="Tin Trčak" w:date="2016-01-21T00:50:00Z"/>
          <w:rFonts w:asciiTheme="minorHAnsi" w:eastAsiaTheme="minorEastAsia" w:hAnsiTheme="minorHAnsi" w:cstheme="minorBidi"/>
          <w:noProof/>
          <w:color w:val="auto"/>
          <w:sz w:val="22"/>
          <w:szCs w:val="22"/>
        </w:rPr>
      </w:pPr>
      <w:del w:id="1994" w:author="Tin Trčak" w:date="2016-01-21T00:50:00Z">
        <w:r w:rsidRPr="00974A3B" w:rsidDel="00974A3B">
          <w:rPr>
            <w:noProof/>
            <w:rPrChange w:id="1995" w:author="Tin Trčak" w:date="2016-01-21T00:50:00Z">
              <w:rPr>
                <w:rStyle w:val="Hyperlink"/>
                <w:noProof/>
              </w:rPr>
            </w:rPrChange>
          </w:rPr>
          <w:delText>Slika 4.3</w:delText>
        </w:r>
        <w:r w:rsidRPr="00974A3B" w:rsidDel="00974A3B">
          <w:rPr>
            <w:noProof/>
            <w:rPrChange w:id="1996"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997" w:author="Tin Trčak" w:date="2016-01-21T00:50:00Z"/>
          <w:rFonts w:asciiTheme="minorHAnsi" w:eastAsiaTheme="minorEastAsia" w:hAnsiTheme="minorHAnsi" w:cstheme="minorBidi"/>
          <w:noProof/>
          <w:color w:val="auto"/>
          <w:sz w:val="22"/>
          <w:szCs w:val="22"/>
        </w:rPr>
      </w:pPr>
      <w:del w:id="1998" w:author="Tin Trčak" w:date="2016-01-21T00:50:00Z">
        <w:r w:rsidRPr="00974A3B" w:rsidDel="00974A3B">
          <w:rPr>
            <w:noProof/>
            <w:rPrChange w:id="1999" w:author="Tin Trčak" w:date="2016-01-21T00:50:00Z">
              <w:rPr>
                <w:rStyle w:val="Hyperlink"/>
                <w:noProof/>
              </w:rPr>
            </w:rPrChange>
          </w:rPr>
          <w:delText>Slika 4.3</w:delText>
        </w:r>
        <w:r w:rsidRPr="00974A3B" w:rsidDel="00974A3B">
          <w:rPr>
            <w:noProof/>
            <w:rPrChange w:id="2000"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2001" w:author="Tin Trčak" w:date="2016-01-21T00:50:00Z"/>
          <w:rFonts w:asciiTheme="minorHAnsi" w:eastAsiaTheme="minorEastAsia" w:hAnsiTheme="minorHAnsi" w:cstheme="minorBidi"/>
          <w:noProof/>
          <w:color w:val="auto"/>
          <w:sz w:val="22"/>
          <w:szCs w:val="22"/>
        </w:rPr>
      </w:pPr>
      <w:del w:id="2002" w:author="Tin Trčak" w:date="2016-01-21T00:50:00Z">
        <w:r w:rsidRPr="00974A3B" w:rsidDel="00974A3B">
          <w:rPr>
            <w:noProof/>
            <w:rPrChange w:id="2003" w:author="Tin Trčak" w:date="2016-01-21T00:50:00Z">
              <w:rPr>
                <w:rStyle w:val="Hyperlink"/>
                <w:noProof/>
              </w:rPr>
            </w:rPrChange>
          </w:rPr>
          <w:delText>Slika 4.3</w:delText>
        </w:r>
        <w:r w:rsidRPr="00974A3B" w:rsidDel="00974A3B">
          <w:rPr>
            <w:noProof/>
            <w:rPrChange w:id="2004"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2005" w:author="Tin Trčak" w:date="2016-01-21T00:50:00Z"/>
          <w:rFonts w:asciiTheme="minorHAnsi" w:eastAsiaTheme="minorEastAsia" w:hAnsiTheme="minorHAnsi" w:cstheme="minorBidi"/>
          <w:noProof/>
          <w:color w:val="auto"/>
          <w:sz w:val="22"/>
          <w:szCs w:val="22"/>
        </w:rPr>
      </w:pPr>
      <w:del w:id="2006" w:author="Tin Trčak" w:date="2016-01-21T00:50:00Z">
        <w:r w:rsidRPr="00974A3B" w:rsidDel="00974A3B">
          <w:rPr>
            <w:noProof/>
            <w:rPrChange w:id="2007" w:author="Tin Trčak" w:date="2016-01-21T00:50:00Z">
              <w:rPr>
                <w:rStyle w:val="Hyperlink"/>
                <w:noProof/>
              </w:rPr>
            </w:rPrChange>
          </w:rPr>
          <w:delText>Slika 4.3</w:delText>
        </w:r>
        <w:r w:rsidRPr="00974A3B" w:rsidDel="00974A3B">
          <w:rPr>
            <w:noProof/>
            <w:rPrChange w:id="2008"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2009" w:author="Tin Trčak" w:date="2016-01-21T00:50:00Z"/>
          <w:rFonts w:asciiTheme="minorHAnsi" w:eastAsiaTheme="minorEastAsia" w:hAnsiTheme="minorHAnsi" w:cstheme="minorBidi"/>
          <w:noProof/>
          <w:color w:val="auto"/>
          <w:sz w:val="22"/>
          <w:szCs w:val="22"/>
        </w:rPr>
      </w:pPr>
      <w:del w:id="2010" w:author="Tin Trčak" w:date="2016-01-21T00:50:00Z">
        <w:r w:rsidRPr="00974A3B" w:rsidDel="00974A3B">
          <w:rPr>
            <w:noProof/>
            <w:rPrChange w:id="2011" w:author="Tin Trčak" w:date="2016-01-21T00:50:00Z">
              <w:rPr>
                <w:rStyle w:val="Hyperlink"/>
                <w:noProof/>
              </w:rPr>
            </w:rPrChange>
          </w:rPr>
          <w:delText>Slika 4.3</w:delText>
        </w:r>
        <w:r w:rsidRPr="00974A3B" w:rsidDel="00974A3B">
          <w:rPr>
            <w:noProof/>
            <w:rPrChange w:id="2012"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2013" w:author="Tin Trčak" w:date="2016-01-21T00:50:00Z"/>
          <w:rFonts w:asciiTheme="minorHAnsi" w:eastAsiaTheme="minorEastAsia" w:hAnsiTheme="minorHAnsi" w:cstheme="minorBidi"/>
          <w:noProof/>
          <w:color w:val="auto"/>
          <w:sz w:val="22"/>
          <w:szCs w:val="22"/>
        </w:rPr>
      </w:pPr>
      <w:del w:id="2014" w:author="Tin Trčak" w:date="2016-01-21T00:50:00Z">
        <w:r w:rsidRPr="00974A3B" w:rsidDel="00974A3B">
          <w:rPr>
            <w:noProof/>
            <w:rPrChange w:id="2015" w:author="Tin Trčak" w:date="2016-01-21T00:50:00Z">
              <w:rPr>
                <w:rStyle w:val="Hyperlink"/>
                <w:noProof/>
              </w:rPr>
            </w:rPrChange>
          </w:rPr>
          <w:delText>Slika 4.3</w:delText>
        </w:r>
        <w:r w:rsidRPr="00974A3B" w:rsidDel="00974A3B">
          <w:rPr>
            <w:noProof/>
            <w:rPrChange w:id="2016"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2017" w:author="Tin Trčak" w:date="2016-01-21T00:50:00Z"/>
          <w:rFonts w:asciiTheme="minorHAnsi" w:eastAsiaTheme="minorEastAsia" w:hAnsiTheme="minorHAnsi" w:cstheme="minorBidi"/>
          <w:noProof/>
          <w:color w:val="auto"/>
          <w:sz w:val="22"/>
          <w:szCs w:val="22"/>
        </w:rPr>
      </w:pPr>
      <w:del w:id="2018" w:author="Tin Trčak" w:date="2016-01-21T00:50:00Z">
        <w:r w:rsidRPr="00974A3B" w:rsidDel="00974A3B">
          <w:rPr>
            <w:noProof/>
            <w:rPrChange w:id="2019" w:author="Tin Trčak" w:date="2016-01-21T00:50:00Z">
              <w:rPr>
                <w:rStyle w:val="Hyperlink"/>
                <w:noProof/>
              </w:rPr>
            </w:rPrChange>
          </w:rPr>
          <w:delText>Slika 4.3</w:delText>
        </w:r>
        <w:r w:rsidRPr="00974A3B" w:rsidDel="00974A3B">
          <w:rPr>
            <w:noProof/>
            <w:rPrChange w:id="2020"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2021" w:author="Tin Trčak" w:date="2016-01-21T00:50:00Z"/>
          <w:rFonts w:asciiTheme="minorHAnsi" w:eastAsiaTheme="minorEastAsia" w:hAnsiTheme="minorHAnsi" w:cstheme="minorBidi"/>
          <w:noProof/>
          <w:color w:val="auto"/>
          <w:sz w:val="22"/>
          <w:szCs w:val="22"/>
        </w:rPr>
      </w:pPr>
      <w:del w:id="2022" w:author="Tin Trčak" w:date="2016-01-21T00:50:00Z">
        <w:r w:rsidRPr="00974A3B" w:rsidDel="00974A3B">
          <w:rPr>
            <w:noProof/>
            <w:rPrChange w:id="2023" w:author="Tin Trčak" w:date="2016-01-21T00:50:00Z">
              <w:rPr>
                <w:rStyle w:val="Hyperlink"/>
                <w:noProof/>
              </w:rPr>
            </w:rPrChange>
          </w:rPr>
          <w:delText>Slika 4.3</w:delText>
        </w:r>
        <w:r w:rsidRPr="00974A3B" w:rsidDel="00974A3B">
          <w:rPr>
            <w:noProof/>
            <w:rPrChange w:id="2024"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2025" w:author="Tin Trčak" w:date="2016-01-21T00:50:00Z"/>
          <w:rFonts w:asciiTheme="minorHAnsi" w:eastAsiaTheme="minorEastAsia" w:hAnsiTheme="minorHAnsi" w:cstheme="minorBidi"/>
          <w:noProof/>
          <w:color w:val="auto"/>
          <w:sz w:val="22"/>
          <w:szCs w:val="22"/>
        </w:rPr>
      </w:pPr>
      <w:del w:id="2026" w:author="Tin Trčak" w:date="2016-01-21T00:50:00Z">
        <w:r w:rsidRPr="00974A3B" w:rsidDel="00974A3B">
          <w:rPr>
            <w:noProof/>
            <w:rPrChange w:id="2027" w:author="Tin Trčak" w:date="2016-01-21T00:50:00Z">
              <w:rPr>
                <w:rStyle w:val="Hyperlink"/>
                <w:noProof/>
              </w:rPr>
            </w:rPrChange>
          </w:rPr>
          <w:delText>Slika 4.3</w:delText>
        </w:r>
        <w:r w:rsidRPr="00974A3B" w:rsidDel="00974A3B">
          <w:rPr>
            <w:noProof/>
            <w:rPrChange w:id="2028"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2029" w:author="Tin Trčak" w:date="2016-01-21T00:50:00Z"/>
          <w:rFonts w:asciiTheme="minorHAnsi" w:eastAsiaTheme="minorEastAsia" w:hAnsiTheme="minorHAnsi" w:cstheme="minorBidi"/>
          <w:noProof/>
          <w:color w:val="auto"/>
          <w:sz w:val="22"/>
          <w:szCs w:val="22"/>
        </w:rPr>
      </w:pPr>
      <w:del w:id="2030" w:author="Tin Trčak" w:date="2016-01-21T00:50:00Z">
        <w:r w:rsidRPr="00974A3B" w:rsidDel="00974A3B">
          <w:rPr>
            <w:noProof/>
            <w:rPrChange w:id="2031" w:author="Tin Trčak" w:date="2016-01-21T00:50:00Z">
              <w:rPr>
                <w:rStyle w:val="Hyperlink"/>
                <w:noProof/>
              </w:rPr>
            </w:rPrChange>
          </w:rPr>
          <w:delText>Slika 4.3</w:delText>
        </w:r>
        <w:r w:rsidRPr="00974A3B" w:rsidDel="00974A3B">
          <w:rPr>
            <w:noProof/>
            <w:rPrChange w:id="2032"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2033" w:author="Tin Trčak" w:date="2016-01-21T00:50:00Z"/>
          <w:rFonts w:asciiTheme="minorHAnsi" w:eastAsiaTheme="minorEastAsia" w:hAnsiTheme="minorHAnsi" w:cstheme="minorBidi"/>
          <w:noProof/>
          <w:color w:val="auto"/>
          <w:sz w:val="22"/>
          <w:szCs w:val="22"/>
        </w:rPr>
      </w:pPr>
      <w:del w:id="2034" w:author="Tin Trčak" w:date="2016-01-21T00:50:00Z">
        <w:r w:rsidRPr="00974A3B" w:rsidDel="00974A3B">
          <w:rPr>
            <w:noProof/>
            <w:rPrChange w:id="2035" w:author="Tin Trčak" w:date="2016-01-21T00:50:00Z">
              <w:rPr>
                <w:rStyle w:val="Hyperlink"/>
                <w:noProof/>
              </w:rPr>
            </w:rPrChange>
          </w:rPr>
          <w:delText>Slika 4.3</w:delText>
        </w:r>
        <w:r w:rsidRPr="00974A3B" w:rsidDel="00974A3B">
          <w:rPr>
            <w:noProof/>
            <w:rPrChange w:id="2036"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2037" w:author="Tin Trčak" w:date="2016-01-21T00:50:00Z"/>
          <w:rFonts w:asciiTheme="minorHAnsi" w:eastAsiaTheme="minorEastAsia" w:hAnsiTheme="minorHAnsi" w:cstheme="minorBidi"/>
          <w:noProof/>
          <w:color w:val="auto"/>
          <w:sz w:val="22"/>
          <w:szCs w:val="22"/>
        </w:rPr>
      </w:pPr>
      <w:del w:id="2038" w:author="Tin Trčak" w:date="2016-01-21T00:50:00Z">
        <w:r w:rsidRPr="00974A3B" w:rsidDel="00974A3B">
          <w:rPr>
            <w:noProof/>
            <w:rPrChange w:id="2039" w:author="Tin Trčak" w:date="2016-01-21T00:50:00Z">
              <w:rPr>
                <w:rStyle w:val="Hyperlink"/>
                <w:noProof/>
              </w:rPr>
            </w:rPrChange>
          </w:rPr>
          <w:delText>Slika 4.3</w:delText>
        </w:r>
        <w:r w:rsidRPr="00974A3B" w:rsidDel="00974A3B">
          <w:rPr>
            <w:noProof/>
            <w:rPrChange w:id="2040"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2041" w:author="Tin Trčak" w:date="2016-01-21T00:50:00Z"/>
          <w:rFonts w:asciiTheme="minorHAnsi" w:eastAsiaTheme="minorEastAsia" w:hAnsiTheme="minorHAnsi" w:cstheme="minorBidi"/>
          <w:noProof/>
          <w:color w:val="auto"/>
          <w:sz w:val="22"/>
          <w:szCs w:val="22"/>
        </w:rPr>
      </w:pPr>
      <w:del w:id="2042" w:author="Tin Trčak" w:date="2016-01-21T00:50:00Z">
        <w:r w:rsidRPr="00974A3B" w:rsidDel="00974A3B">
          <w:rPr>
            <w:noProof/>
            <w:rPrChange w:id="2043" w:author="Tin Trčak" w:date="2016-01-21T00:50:00Z">
              <w:rPr>
                <w:rStyle w:val="Hyperlink"/>
                <w:noProof/>
              </w:rPr>
            </w:rPrChange>
          </w:rPr>
          <w:delText>Slika 4.3</w:delText>
        </w:r>
        <w:r w:rsidRPr="00974A3B" w:rsidDel="00974A3B">
          <w:rPr>
            <w:noProof/>
            <w:rPrChange w:id="2044"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2045" w:author="Tin Trčak" w:date="2016-01-21T00:50:00Z"/>
          <w:rFonts w:asciiTheme="minorHAnsi" w:eastAsiaTheme="minorEastAsia" w:hAnsiTheme="minorHAnsi" w:cstheme="minorBidi"/>
          <w:noProof/>
          <w:color w:val="auto"/>
          <w:sz w:val="22"/>
          <w:szCs w:val="22"/>
        </w:rPr>
      </w:pPr>
      <w:del w:id="2046" w:author="Tin Trčak" w:date="2016-01-21T00:50:00Z">
        <w:r w:rsidRPr="00974A3B" w:rsidDel="00974A3B">
          <w:rPr>
            <w:noProof/>
            <w:rPrChange w:id="2047" w:author="Tin Trčak" w:date="2016-01-21T00:50:00Z">
              <w:rPr>
                <w:rStyle w:val="Hyperlink"/>
                <w:noProof/>
              </w:rPr>
            </w:rPrChange>
          </w:rPr>
          <w:delText>Slika 4.3</w:delText>
        </w:r>
        <w:r w:rsidRPr="00974A3B" w:rsidDel="00974A3B">
          <w:rPr>
            <w:noProof/>
            <w:rPrChange w:id="2048"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2049" w:author="Tin Trčak" w:date="2016-01-21T00:50:00Z"/>
          <w:rFonts w:asciiTheme="minorHAnsi" w:eastAsiaTheme="minorEastAsia" w:hAnsiTheme="minorHAnsi" w:cstheme="minorBidi"/>
          <w:noProof/>
          <w:color w:val="auto"/>
          <w:sz w:val="22"/>
          <w:szCs w:val="22"/>
        </w:rPr>
      </w:pPr>
      <w:del w:id="2050" w:author="Tin Trčak" w:date="2016-01-21T00:50:00Z">
        <w:r w:rsidRPr="00974A3B" w:rsidDel="00974A3B">
          <w:rPr>
            <w:noProof/>
            <w:rPrChange w:id="2051" w:author="Tin Trčak" w:date="2016-01-21T00:50:00Z">
              <w:rPr>
                <w:rStyle w:val="Hyperlink"/>
                <w:noProof/>
              </w:rPr>
            </w:rPrChange>
          </w:rPr>
          <w:delText>Slika 4.3</w:delText>
        </w:r>
        <w:r w:rsidRPr="00974A3B" w:rsidDel="00974A3B">
          <w:rPr>
            <w:noProof/>
            <w:rPrChange w:id="2052"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2053" w:author="Tin Trčak" w:date="2016-01-21T00:50:00Z"/>
          <w:rFonts w:asciiTheme="minorHAnsi" w:eastAsiaTheme="minorEastAsia" w:hAnsiTheme="minorHAnsi" w:cstheme="minorBidi"/>
          <w:noProof/>
          <w:color w:val="auto"/>
          <w:sz w:val="22"/>
          <w:szCs w:val="22"/>
        </w:rPr>
      </w:pPr>
      <w:del w:id="2054" w:author="Tin Trčak" w:date="2016-01-21T00:50:00Z">
        <w:r w:rsidRPr="00974A3B" w:rsidDel="00974A3B">
          <w:rPr>
            <w:noProof/>
            <w:rPrChange w:id="2055" w:author="Tin Trčak" w:date="2016-01-21T00:50:00Z">
              <w:rPr>
                <w:rStyle w:val="Hyperlink"/>
                <w:noProof/>
              </w:rPr>
            </w:rPrChange>
          </w:rPr>
          <w:delText>Slika 4.3</w:delText>
        </w:r>
        <w:r w:rsidRPr="00974A3B" w:rsidDel="00974A3B">
          <w:rPr>
            <w:noProof/>
            <w:rPrChange w:id="2056"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2057" w:author="Tin Trčak" w:date="2016-01-21T00:50:00Z"/>
          <w:rFonts w:asciiTheme="minorHAnsi" w:eastAsiaTheme="minorEastAsia" w:hAnsiTheme="minorHAnsi" w:cstheme="minorBidi"/>
          <w:noProof/>
          <w:color w:val="auto"/>
          <w:sz w:val="22"/>
          <w:szCs w:val="22"/>
        </w:rPr>
      </w:pPr>
      <w:del w:id="2058" w:author="Tin Trčak" w:date="2016-01-21T00:50:00Z">
        <w:r w:rsidRPr="00974A3B" w:rsidDel="00974A3B">
          <w:rPr>
            <w:noProof/>
            <w:rPrChange w:id="2059" w:author="Tin Trčak" w:date="2016-01-21T00:50:00Z">
              <w:rPr>
                <w:rStyle w:val="Hyperlink"/>
                <w:noProof/>
              </w:rPr>
            </w:rPrChange>
          </w:rPr>
          <w:delText>Slika 4.3</w:delText>
        </w:r>
        <w:r w:rsidRPr="00974A3B" w:rsidDel="00974A3B">
          <w:rPr>
            <w:noProof/>
            <w:rPrChange w:id="2060"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2061" w:author="Tin Trčak" w:date="2016-01-21T00:50:00Z"/>
          <w:rFonts w:asciiTheme="minorHAnsi" w:eastAsiaTheme="minorEastAsia" w:hAnsiTheme="minorHAnsi" w:cstheme="minorBidi"/>
          <w:noProof/>
          <w:color w:val="auto"/>
          <w:sz w:val="22"/>
          <w:szCs w:val="22"/>
        </w:rPr>
      </w:pPr>
      <w:del w:id="2062" w:author="Tin Trčak" w:date="2016-01-21T00:50:00Z">
        <w:r w:rsidRPr="00974A3B" w:rsidDel="00974A3B">
          <w:rPr>
            <w:noProof/>
            <w:rPrChange w:id="2063" w:author="Tin Trčak" w:date="2016-01-21T00:50:00Z">
              <w:rPr>
                <w:rStyle w:val="Hyperlink"/>
                <w:noProof/>
              </w:rPr>
            </w:rPrChange>
          </w:rPr>
          <w:delText>Slika 4.3</w:delText>
        </w:r>
        <w:r w:rsidRPr="00974A3B" w:rsidDel="00974A3B">
          <w:rPr>
            <w:noProof/>
            <w:rPrChange w:id="2064"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2065" w:author="Tin Trčak" w:date="2016-01-21T00:50:00Z"/>
          <w:rFonts w:asciiTheme="minorHAnsi" w:eastAsiaTheme="minorEastAsia" w:hAnsiTheme="minorHAnsi" w:cstheme="minorBidi"/>
          <w:noProof/>
          <w:color w:val="auto"/>
          <w:sz w:val="22"/>
          <w:szCs w:val="22"/>
        </w:rPr>
      </w:pPr>
      <w:del w:id="2066" w:author="Tin Trčak" w:date="2016-01-21T00:50:00Z">
        <w:r w:rsidRPr="00974A3B" w:rsidDel="00974A3B">
          <w:rPr>
            <w:noProof/>
            <w:rPrChange w:id="2067" w:author="Tin Trčak" w:date="2016-01-21T00:50:00Z">
              <w:rPr>
                <w:rStyle w:val="Hyperlink"/>
                <w:noProof/>
              </w:rPr>
            </w:rPrChange>
          </w:rPr>
          <w:delText>Slika 4.3</w:delText>
        </w:r>
        <w:r w:rsidRPr="00974A3B" w:rsidDel="00974A3B">
          <w:rPr>
            <w:noProof/>
            <w:rPrChange w:id="2068"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2069" w:author="Tin Trčak" w:date="2016-01-21T00:50:00Z"/>
          <w:rFonts w:asciiTheme="minorHAnsi" w:eastAsiaTheme="minorEastAsia" w:hAnsiTheme="minorHAnsi" w:cstheme="minorBidi"/>
          <w:noProof/>
          <w:color w:val="auto"/>
          <w:sz w:val="22"/>
          <w:szCs w:val="22"/>
        </w:rPr>
      </w:pPr>
      <w:del w:id="2070" w:author="Tin Trčak" w:date="2016-01-21T00:50:00Z">
        <w:r w:rsidRPr="00974A3B" w:rsidDel="00974A3B">
          <w:rPr>
            <w:noProof/>
            <w:rPrChange w:id="2071" w:author="Tin Trčak" w:date="2016-01-21T00:50:00Z">
              <w:rPr>
                <w:rStyle w:val="Hyperlink"/>
                <w:noProof/>
              </w:rPr>
            </w:rPrChange>
          </w:rPr>
          <w:delText>Slika 4.3</w:delText>
        </w:r>
        <w:r w:rsidRPr="00974A3B" w:rsidDel="00974A3B">
          <w:rPr>
            <w:noProof/>
            <w:rPrChange w:id="2072"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2073" w:author="Tin Trčak" w:date="2016-01-21T00:50:00Z"/>
          <w:rFonts w:asciiTheme="minorHAnsi" w:eastAsiaTheme="minorEastAsia" w:hAnsiTheme="minorHAnsi" w:cstheme="minorBidi"/>
          <w:noProof/>
          <w:color w:val="auto"/>
          <w:sz w:val="22"/>
          <w:szCs w:val="22"/>
        </w:rPr>
      </w:pPr>
      <w:del w:id="2074" w:author="Tin Trčak" w:date="2016-01-21T00:50:00Z">
        <w:r w:rsidRPr="00974A3B" w:rsidDel="00974A3B">
          <w:rPr>
            <w:noProof/>
            <w:rPrChange w:id="2075" w:author="Tin Trčak" w:date="2016-01-21T00:50:00Z">
              <w:rPr>
                <w:rStyle w:val="Hyperlink"/>
                <w:noProof/>
              </w:rPr>
            </w:rPrChange>
          </w:rPr>
          <w:delText>Slika 4.3</w:delText>
        </w:r>
        <w:r w:rsidRPr="00974A3B" w:rsidDel="00974A3B">
          <w:rPr>
            <w:noProof/>
            <w:rPrChange w:id="2076"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2077" w:author="Tin Trčak" w:date="2016-01-21T00:50:00Z"/>
          <w:rFonts w:asciiTheme="minorHAnsi" w:eastAsiaTheme="minorEastAsia" w:hAnsiTheme="minorHAnsi" w:cstheme="minorBidi"/>
          <w:noProof/>
          <w:color w:val="auto"/>
          <w:sz w:val="22"/>
          <w:szCs w:val="22"/>
        </w:rPr>
      </w:pPr>
      <w:del w:id="2078" w:author="Tin Trčak" w:date="2016-01-21T00:50:00Z">
        <w:r w:rsidRPr="00974A3B" w:rsidDel="00974A3B">
          <w:rPr>
            <w:noProof/>
            <w:rPrChange w:id="2079" w:author="Tin Trčak" w:date="2016-01-21T00:50:00Z">
              <w:rPr>
                <w:rStyle w:val="Hyperlink"/>
                <w:noProof/>
              </w:rPr>
            </w:rPrChange>
          </w:rPr>
          <w:delText>Slika 4.3</w:delText>
        </w:r>
        <w:r w:rsidRPr="00974A3B" w:rsidDel="00974A3B">
          <w:rPr>
            <w:noProof/>
            <w:rPrChange w:id="2080"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2081" w:author="Tin Trčak" w:date="2016-01-21T00:50:00Z"/>
          <w:rFonts w:asciiTheme="minorHAnsi" w:eastAsiaTheme="minorEastAsia" w:hAnsiTheme="minorHAnsi" w:cstheme="minorBidi"/>
          <w:noProof/>
          <w:color w:val="auto"/>
          <w:sz w:val="22"/>
          <w:szCs w:val="22"/>
        </w:rPr>
      </w:pPr>
      <w:del w:id="2082" w:author="Tin Trčak" w:date="2016-01-21T00:50:00Z">
        <w:r w:rsidRPr="00974A3B" w:rsidDel="00974A3B">
          <w:rPr>
            <w:noProof/>
            <w:rPrChange w:id="2083" w:author="Tin Trčak" w:date="2016-01-21T00:50:00Z">
              <w:rPr>
                <w:rStyle w:val="Hyperlink"/>
                <w:noProof/>
              </w:rPr>
            </w:rPrChange>
          </w:rPr>
          <w:delText>Slika 4.3</w:delText>
        </w:r>
        <w:r w:rsidRPr="00974A3B" w:rsidDel="00974A3B">
          <w:rPr>
            <w:noProof/>
            <w:rPrChange w:id="2084"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2085" w:author="Tin Trčak" w:date="2016-01-21T00:50:00Z"/>
          <w:rFonts w:asciiTheme="minorHAnsi" w:eastAsiaTheme="minorEastAsia" w:hAnsiTheme="minorHAnsi" w:cstheme="minorBidi"/>
          <w:noProof/>
          <w:color w:val="auto"/>
          <w:sz w:val="22"/>
          <w:szCs w:val="22"/>
        </w:rPr>
      </w:pPr>
      <w:del w:id="2086" w:author="Tin Trčak" w:date="2016-01-21T00:50:00Z">
        <w:r w:rsidRPr="00974A3B" w:rsidDel="00974A3B">
          <w:rPr>
            <w:noProof/>
            <w:rPrChange w:id="2087" w:author="Tin Trčak" w:date="2016-01-21T00:50:00Z">
              <w:rPr>
                <w:rStyle w:val="Hyperlink"/>
                <w:noProof/>
              </w:rPr>
            </w:rPrChange>
          </w:rPr>
          <w:delText>Slika 4.3</w:delText>
        </w:r>
        <w:r w:rsidRPr="00974A3B" w:rsidDel="00974A3B">
          <w:rPr>
            <w:noProof/>
            <w:rPrChange w:id="2088"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2089" w:author="Tin Trčak" w:date="2016-01-21T00:50:00Z"/>
          <w:rFonts w:asciiTheme="minorHAnsi" w:eastAsiaTheme="minorEastAsia" w:hAnsiTheme="minorHAnsi" w:cstheme="minorBidi"/>
          <w:noProof/>
          <w:color w:val="auto"/>
          <w:sz w:val="22"/>
          <w:szCs w:val="22"/>
        </w:rPr>
      </w:pPr>
      <w:del w:id="2090" w:author="Tin Trčak" w:date="2016-01-21T00:50:00Z">
        <w:r w:rsidRPr="00974A3B" w:rsidDel="00974A3B">
          <w:rPr>
            <w:noProof/>
            <w:rPrChange w:id="2091" w:author="Tin Trčak" w:date="2016-01-21T00:50:00Z">
              <w:rPr>
                <w:rStyle w:val="Hyperlink"/>
                <w:noProof/>
              </w:rPr>
            </w:rPrChange>
          </w:rPr>
          <w:delText>Slika 4.3</w:delText>
        </w:r>
        <w:r w:rsidRPr="00974A3B" w:rsidDel="00974A3B">
          <w:rPr>
            <w:noProof/>
            <w:rPrChange w:id="2092"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2093" w:author="Tin Trčak" w:date="2016-01-21T00:50:00Z"/>
          <w:rFonts w:asciiTheme="minorHAnsi" w:eastAsiaTheme="minorEastAsia" w:hAnsiTheme="minorHAnsi" w:cstheme="minorBidi"/>
          <w:noProof/>
          <w:color w:val="auto"/>
          <w:sz w:val="22"/>
          <w:szCs w:val="22"/>
        </w:rPr>
      </w:pPr>
      <w:del w:id="2094" w:author="Tin Trčak" w:date="2016-01-21T00:50:00Z">
        <w:r w:rsidRPr="00974A3B" w:rsidDel="00974A3B">
          <w:rPr>
            <w:noProof/>
            <w:rPrChange w:id="2095" w:author="Tin Trčak" w:date="2016-01-21T00:50:00Z">
              <w:rPr>
                <w:rStyle w:val="Hyperlink"/>
                <w:noProof/>
              </w:rPr>
            </w:rPrChange>
          </w:rPr>
          <w:delText>Slika 4.3</w:delText>
        </w:r>
        <w:r w:rsidRPr="00974A3B" w:rsidDel="00974A3B">
          <w:rPr>
            <w:noProof/>
            <w:rPrChange w:id="2096"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2097" w:author="Tin Trčak" w:date="2016-01-21T00:50:00Z"/>
          <w:rFonts w:asciiTheme="minorHAnsi" w:eastAsiaTheme="minorEastAsia" w:hAnsiTheme="minorHAnsi" w:cstheme="minorBidi"/>
          <w:noProof/>
          <w:color w:val="auto"/>
          <w:sz w:val="22"/>
          <w:szCs w:val="22"/>
        </w:rPr>
      </w:pPr>
      <w:del w:id="2098" w:author="Tin Trčak" w:date="2016-01-21T00:50:00Z">
        <w:r w:rsidRPr="00974A3B" w:rsidDel="00974A3B">
          <w:rPr>
            <w:noProof/>
            <w:rPrChange w:id="2099" w:author="Tin Trčak" w:date="2016-01-21T00:50:00Z">
              <w:rPr>
                <w:rStyle w:val="Hyperlink"/>
                <w:noProof/>
              </w:rPr>
            </w:rPrChange>
          </w:rPr>
          <w:delText>Slika 6.1</w:delText>
        </w:r>
        <w:r w:rsidRPr="00974A3B" w:rsidDel="00974A3B">
          <w:rPr>
            <w:noProof/>
            <w:rPrChange w:id="2100"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2101" w:author="Tin Trčak" w:date="2016-01-21T00:50:00Z"/>
          <w:rFonts w:asciiTheme="minorHAnsi" w:eastAsiaTheme="minorEastAsia" w:hAnsiTheme="minorHAnsi" w:cstheme="minorBidi"/>
          <w:noProof/>
          <w:color w:val="auto"/>
          <w:sz w:val="22"/>
          <w:szCs w:val="22"/>
        </w:rPr>
      </w:pPr>
      <w:del w:id="2102" w:author="Tin Trčak" w:date="2016-01-21T00:50:00Z">
        <w:r w:rsidRPr="00974A3B" w:rsidDel="00974A3B">
          <w:rPr>
            <w:noProof/>
            <w:rPrChange w:id="2103" w:author="Tin Trčak" w:date="2016-01-21T00:50:00Z">
              <w:rPr>
                <w:rStyle w:val="Hyperlink"/>
                <w:noProof/>
              </w:rPr>
            </w:rPrChange>
          </w:rPr>
          <w:delText>Slika 6.1</w:delText>
        </w:r>
        <w:r w:rsidRPr="00974A3B" w:rsidDel="00974A3B">
          <w:rPr>
            <w:noProof/>
            <w:rPrChange w:id="2104"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105" w:author="Tin Trčak" w:date="2016-01-21T00:50:00Z"/>
          <w:rFonts w:asciiTheme="minorHAnsi" w:eastAsiaTheme="minorEastAsia" w:hAnsiTheme="minorHAnsi" w:cstheme="minorBidi"/>
          <w:noProof/>
          <w:color w:val="auto"/>
          <w:sz w:val="22"/>
          <w:szCs w:val="22"/>
        </w:rPr>
      </w:pPr>
      <w:del w:id="2106" w:author="Tin Trčak" w:date="2016-01-21T00:50:00Z">
        <w:r w:rsidRPr="00974A3B" w:rsidDel="00974A3B">
          <w:rPr>
            <w:noProof/>
            <w:rPrChange w:id="2107" w:author="Tin Trčak" w:date="2016-01-21T00:50:00Z">
              <w:rPr>
                <w:rStyle w:val="Hyperlink"/>
                <w:noProof/>
              </w:rPr>
            </w:rPrChange>
          </w:rPr>
          <w:delText>Slika 6.1</w:delText>
        </w:r>
        <w:r w:rsidRPr="00974A3B" w:rsidDel="00974A3B">
          <w:rPr>
            <w:noProof/>
            <w:rPrChange w:id="2108"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109" w:author="Tin Trčak" w:date="2016-01-21T00:50:00Z"/>
          <w:rFonts w:asciiTheme="minorHAnsi" w:eastAsiaTheme="minorEastAsia" w:hAnsiTheme="minorHAnsi" w:cstheme="minorBidi"/>
          <w:noProof/>
          <w:color w:val="auto"/>
          <w:sz w:val="22"/>
          <w:szCs w:val="22"/>
        </w:rPr>
      </w:pPr>
      <w:del w:id="2110" w:author="Tin Trčak" w:date="2016-01-21T00:50:00Z">
        <w:r w:rsidRPr="00974A3B" w:rsidDel="00974A3B">
          <w:rPr>
            <w:noProof/>
            <w:rPrChange w:id="2111" w:author="Tin Trčak" w:date="2016-01-21T00:50:00Z">
              <w:rPr>
                <w:rStyle w:val="Hyperlink"/>
                <w:noProof/>
              </w:rPr>
            </w:rPrChange>
          </w:rPr>
          <w:delText>Slika 6.2</w:delText>
        </w:r>
        <w:r w:rsidRPr="00974A3B" w:rsidDel="00974A3B">
          <w:rPr>
            <w:noProof/>
            <w:rPrChange w:id="2112"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113" w:author="Tin Trčak" w:date="2016-01-21T00:50:00Z"/>
          <w:rFonts w:asciiTheme="minorHAnsi" w:eastAsiaTheme="minorEastAsia" w:hAnsiTheme="minorHAnsi" w:cstheme="minorBidi"/>
          <w:noProof/>
          <w:color w:val="auto"/>
          <w:sz w:val="22"/>
          <w:szCs w:val="22"/>
        </w:rPr>
      </w:pPr>
      <w:del w:id="2114" w:author="Tin Trčak" w:date="2016-01-21T00:50:00Z">
        <w:r w:rsidRPr="00974A3B" w:rsidDel="00974A3B">
          <w:rPr>
            <w:noProof/>
            <w:rPrChange w:id="2115" w:author="Tin Trčak" w:date="2016-01-21T00:50:00Z">
              <w:rPr>
                <w:rStyle w:val="Hyperlink"/>
                <w:noProof/>
              </w:rPr>
            </w:rPrChange>
          </w:rPr>
          <w:delText>Slika 6.3</w:delText>
        </w:r>
        <w:r w:rsidRPr="00974A3B" w:rsidDel="00974A3B">
          <w:rPr>
            <w:noProof/>
            <w:rPrChange w:id="2116"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117" w:author="Tin Trčak" w:date="2016-01-21T00:50:00Z"/>
          <w:rFonts w:asciiTheme="minorHAnsi" w:eastAsiaTheme="minorEastAsia" w:hAnsiTheme="minorHAnsi" w:cstheme="minorBidi"/>
          <w:noProof/>
          <w:color w:val="auto"/>
          <w:sz w:val="22"/>
          <w:szCs w:val="22"/>
        </w:rPr>
      </w:pPr>
      <w:del w:id="2118" w:author="Tin Trčak" w:date="2016-01-21T00:50:00Z">
        <w:r w:rsidRPr="00974A3B" w:rsidDel="00974A3B">
          <w:rPr>
            <w:noProof/>
            <w:rPrChange w:id="2119" w:author="Tin Trčak" w:date="2016-01-21T00:50:00Z">
              <w:rPr>
                <w:rStyle w:val="Hyperlink"/>
                <w:noProof/>
              </w:rPr>
            </w:rPrChange>
          </w:rPr>
          <w:delText>Slika 6.4</w:delText>
        </w:r>
        <w:r w:rsidRPr="00974A3B" w:rsidDel="00974A3B">
          <w:rPr>
            <w:noProof/>
            <w:rPrChange w:id="2120"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121" w:author="Tin Trčak" w:date="2016-01-21T00:50:00Z"/>
          <w:rFonts w:asciiTheme="minorHAnsi" w:eastAsiaTheme="minorEastAsia" w:hAnsiTheme="minorHAnsi" w:cstheme="minorBidi"/>
          <w:noProof/>
          <w:color w:val="auto"/>
          <w:sz w:val="22"/>
          <w:szCs w:val="22"/>
        </w:rPr>
      </w:pPr>
      <w:del w:id="2122" w:author="Tin Trčak" w:date="2016-01-21T00:50:00Z">
        <w:r w:rsidRPr="00974A3B" w:rsidDel="00974A3B">
          <w:rPr>
            <w:noProof/>
            <w:rPrChange w:id="2123" w:author="Tin Trčak" w:date="2016-01-21T00:50:00Z">
              <w:rPr>
                <w:rStyle w:val="Hyperlink"/>
                <w:noProof/>
              </w:rPr>
            </w:rPrChange>
          </w:rPr>
          <w:delText>Slika 6.4</w:delText>
        </w:r>
        <w:r w:rsidRPr="00974A3B" w:rsidDel="00974A3B">
          <w:rPr>
            <w:noProof/>
            <w:rPrChange w:id="2124"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125" w:author="Tin Trčak" w:date="2016-01-21T00:50:00Z"/>
          <w:rFonts w:asciiTheme="minorHAnsi" w:eastAsiaTheme="minorEastAsia" w:hAnsiTheme="minorHAnsi" w:cstheme="minorBidi"/>
          <w:noProof/>
          <w:color w:val="auto"/>
          <w:sz w:val="22"/>
          <w:szCs w:val="22"/>
        </w:rPr>
      </w:pPr>
      <w:del w:id="2126" w:author="Tin Trčak" w:date="2016-01-21T00:50:00Z">
        <w:r w:rsidRPr="00974A3B" w:rsidDel="00974A3B">
          <w:rPr>
            <w:noProof/>
            <w:rPrChange w:id="2127" w:author="Tin Trčak" w:date="2016-01-21T00:50:00Z">
              <w:rPr>
                <w:rStyle w:val="Hyperlink"/>
                <w:noProof/>
              </w:rPr>
            </w:rPrChange>
          </w:rPr>
          <w:delText>Slika 6.4</w:delText>
        </w:r>
        <w:r w:rsidRPr="00974A3B" w:rsidDel="00974A3B">
          <w:rPr>
            <w:noProof/>
            <w:rPrChange w:id="2128"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129" w:author="Tin Trčak" w:date="2016-01-21T00:50:00Z"/>
          <w:rFonts w:asciiTheme="minorHAnsi" w:eastAsiaTheme="minorEastAsia" w:hAnsiTheme="minorHAnsi" w:cstheme="minorBidi"/>
          <w:noProof/>
          <w:color w:val="auto"/>
          <w:sz w:val="22"/>
          <w:szCs w:val="22"/>
        </w:rPr>
      </w:pPr>
      <w:del w:id="2130" w:author="Tin Trčak" w:date="2016-01-21T00:50:00Z">
        <w:r w:rsidRPr="00974A3B" w:rsidDel="00974A3B">
          <w:rPr>
            <w:noProof/>
            <w:rPrChange w:id="2131" w:author="Tin Trčak" w:date="2016-01-21T00:50:00Z">
              <w:rPr>
                <w:rStyle w:val="Hyperlink"/>
                <w:noProof/>
              </w:rPr>
            </w:rPrChange>
          </w:rPr>
          <w:delText>Slika 6.4</w:delText>
        </w:r>
        <w:r w:rsidRPr="00974A3B" w:rsidDel="00974A3B">
          <w:rPr>
            <w:noProof/>
            <w:rPrChange w:id="2132"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133" w:author="Tin Trčak" w:date="2016-01-21T00:50:00Z"/>
          <w:rFonts w:asciiTheme="minorHAnsi" w:eastAsiaTheme="minorEastAsia" w:hAnsiTheme="minorHAnsi" w:cstheme="minorBidi"/>
          <w:noProof/>
          <w:color w:val="auto"/>
          <w:sz w:val="22"/>
          <w:szCs w:val="22"/>
        </w:rPr>
      </w:pPr>
      <w:del w:id="2134" w:author="Tin Trčak" w:date="2016-01-21T00:50:00Z">
        <w:r w:rsidRPr="00974A3B" w:rsidDel="00974A3B">
          <w:rPr>
            <w:noProof/>
            <w:rPrChange w:id="2135" w:author="Tin Trčak" w:date="2016-01-21T00:50:00Z">
              <w:rPr>
                <w:rStyle w:val="Hyperlink"/>
                <w:noProof/>
              </w:rPr>
            </w:rPrChange>
          </w:rPr>
          <w:delText>Slika 6.4</w:delText>
        </w:r>
        <w:r w:rsidRPr="00974A3B" w:rsidDel="00974A3B">
          <w:rPr>
            <w:noProof/>
            <w:rPrChange w:id="2136"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137" w:author="Tin Trčak" w:date="2016-01-21T00:50:00Z"/>
          <w:rFonts w:asciiTheme="minorHAnsi" w:eastAsiaTheme="minorEastAsia" w:hAnsiTheme="minorHAnsi" w:cstheme="minorBidi"/>
          <w:noProof/>
          <w:color w:val="auto"/>
          <w:sz w:val="22"/>
          <w:szCs w:val="22"/>
        </w:rPr>
      </w:pPr>
      <w:del w:id="2138" w:author="Tin Trčak" w:date="2016-01-21T00:50:00Z">
        <w:r w:rsidRPr="00974A3B" w:rsidDel="00974A3B">
          <w:rPr>
            <w:noProof/>
            <w:rPrChange w:id="2139" w:author="Tin Trčak" w:date="2016-01-21T00:50:00Z">
              <w:rPr>
                <w:rStyle w:val="Hyperlink"/>
                <w:noProof/>
              </w:rPr>
            </w:rPrChange>
          </w:rPr>
          <w:delText>Slika 6.4</w:delText>
        </w:r>
        <w:r w:rsidRPr="00974A3B" w:rsidDel="00974A3B">
          <w:rPr>
            <w:noProof/>
            <w:rPrChange w:id="2140"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141" w:author="Tin Trčak" w:date="2016-01-21T00:50:00Z"/>
          <w:rFonts w:asciiTheme="minorHAnsi" w:eastAsiaTheme="minorEastAsia" w:hAnsiTheme="minorHAnsi" w:cstheme="minorBidi"/>
          <w:noProof/>
          <w:color w:val="auto"/>
          <w:sz w:val="22"/>
          <w:szCs w:val="22"/>
        </w:rPr>
      </w:pPr>
      <w:del w:id="2142" w:author="Tin Trčak" w:date="2016-01-21T00:50:00Z">
        <w:r w:rsidRPr="00974A3B" w:rsidDel="00974A3B">
          <w:rPr>
            <w:noProof/>
            <w:rPrChange w:id="2143" w:author="Tin Trčak" w:date="2016-01-21T00:50:00Z">
              <w:rPr>
                <w:rStyle w:val="Hyperlink"/>
                <w:noProof/>
              </w:rPr>
            </w:rPrChange>
          </w:rPr>
          <w:delText>Slika 6.4</w:delText>
        </w:r>
        <w:r w:rsidRPr="00974A3B" w:rsidDel="00974A3B">
          <w:rPr>
            <w:noProof/>
            <w:rPrChange w:id="2144"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145" w:author="Tin Trčak" w:date="2016-01-21T00:50:00Z"/>
          <w:rFonts w:asciiTheme="minorHAnsi" w:eastAsiaTheme="minorEastAsia" w:hAnsiTheme="minorHAnsi" w:cstheme="minorBidi"/>
          <w:noProof/>
          <w:color w:val="auto"/>
          <w:sz w:val="22"/>
          <w:szCs w:val="22"/>
        </w:rPr>
      </w:pPr>
      <w:del w:id="2146" w:author="Tin Trčak" w:date="2016-01-21T00:50:00Z">
        <w:r w:rsidRPr="00974A3B" w:rsidDel="00974A3B">
          <w:rPr>
            <w:noProof/>
            <w:rPrChange w:id="2147" w:author="Tin Trčak" w:date="2016-01-21T00:50:00Z">
              <w:rPr>
                <w:rStyle w:val="Hyperlink"/>
                <w:noProof/>
              </w:rPr>
            </w:rPrChange>
          </w:rPr>
          <w:delText>Slika 7.1</w:delText>
        </w:r>
        <w:r w:rsidRPr="00974A3B" w:rsidDel="00974A3B">
          <w:rPr>
            <w:noProof/>
            <w:rPrChange w:id="2148"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149" w:author="Tin Trčak" w:date="2016-01-21T00:50:00Z"/>
          <w:rFonts w:asciiTheme="minorHAnsi" w:eastAsiaTheme="minorEastAsia" w:hAnsiTheme="minorHAnsi" w:cstheme="minorBidi"/>
          <w:noProof/>
          <w:color w:val="auto"/>
          <w:sz w:val="22"/>
          <w:szCs w:val="22"/>
        </w:rPr>
      </w:pPr>
      <w:del w:id="2150" w:author="Tin Trčak" w:date="2016-01-21T00:50:00Z">
        <w:r w:rsidRPr="00974A3B" w:rsidDel="00974A3B">
          <w:rPr>
            <w:noProof/>
            <w:rPrChange w:id="2151" w:author="Tin Trčak" w:date="2016-01-21T00:50:00Z">
              <w:rPr>
                <w:rStyle w:val="Hyperlink"/>
                <w:noProof/>
              </w:rPr>
            </w:rPrChange>
          </w:rPr>
          <w:delText>Slika 7.4</w:delText>
        </w:r>
        <w:r w:rsidRPr="00974A3B" w:rsidDel="00974A3B">
          <w:rPr>
            <w:noProof/>
            <w:rPrChange w:id="2152"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153" w:author="Tin Trčak" w:date="2016-01-21T00:50:00Z"/>
          <w:rFonts w:asciiTheme="minorHAnsi" w:eastAsiaTheme="minorEastAsia" w:hAnsiTheme="minorHAnsi" w:cstheme="minorBidi"/>
          <w:noProof/>
          <w:color w:val="auto"/>
          <w:sz w:val="22"/>
          <w:szCs w:val="22"/>
        </w:rPr>
      </w:pPr>
      <w:del w:id="2154" w:author="Tin Trčak" w:date="2016-01-21T00:50:00Z">
        <w:r w:rsidRPr="00974A3B" w:rsidDel="00974A3B">
          <w:rPr>
            <w:noProof/>
            <w:rPrChange w:id="2155" w:author="Tin Trčak" w:date="2016-01-21T00:50:00Z">
              <w:rPr>
                <w:rStyle w:val="Hyperlink"/>
                <w:noProof/>
              </w:rPr>
            </w:rPrChange>
          </w:rPr>
          <w:delText>Slika 7.4</w:delText>
        </w:r>
        <w:r w:rsidRPr="00974A3B" w:rsidDel="00974A3B">
          <w:rPr>
            <w:noProof/>
            <w:rPrChange w:id="2156"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157" w:author="Tin Trčak" w:date="2016-01-21T00:50:00Z"/>
          <w:rFonts w:asciiTheme="minorHAnsi" w:eastAsiaTheme="minorEastAsia" w:hAnsiTheme="minorHAnsi" w:cstheme="minorBidi"/>
          <w:noProof/>
          <w:color w:val="auto"/>
          <w:sz w:val="22"/>
          <w:szCs w:val="22"/>
        </w:rPr>
      </w:pPr>
      <w:del w:id="2158" w:author="Tin Trčak" w:date="2016-01-21T00:50:00Z">
        <w:r w:rsidRPr="00974A3B" w:rsidDel="00974A3B">
          <w:rPr>
            <w:noProof/>
            <w:rPrChange w:id="2159" w:author="Tin Trčak" w:date="2016-01-21T00:50:00Z">
              <w:rPr>
                <w:rStyle w:val="Hyperlink"/>
                <w:noProof/>
              </w:rPr>
            </w:rPrChange>
          </w:rPr>
          <w:delText>Slika 7.4</w:delText>
        </w:r>
        <w:r w:rsidRPr="00974A3B" w:rsidDel="00974A3B">
          <w:rPr>
            <w:noProof/>
            <w:rPrChange w:id="2160"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161" w:author="Tin Trčak" w:date="2016-01-21T00:50:00Z"/>
          <w:rFonts w:asciiTheme="minorHAnsi" w:eastAsiaTheme="minorEastAsia" w:hAnsiTheme="minorHAnsi" w:cstheme="minorBidi"/>
          <w:noProof/>
          <w:color w:val="auto"/>
          <w:sz w:val="22"/>
          <w:szCs w:val="22"/>
        </w:rPr>
      </w:pPr>
      <w:del w:id="2162" w:author="Tin Trčak" w:date="2016-01-21T00:50:00Z">
        <w:r w:rsidRPr="00974A3B" w:rsidDel="00974A3B">
          <w:rPr>
            <w:noProof/>
            <w:rPrChange w:id="2163" w:author="Tin Trčak" w:date="2016-01-21T00:50:00Z">
              <w:rPr>
                <w:rStyle w:val="Hyperlink"/>
                <w:noProof/>
              </w:rPr>
            </w:rPrChange>
          </w:rPr>
          <w:delText>Slika 7.4</w:delText>
        </w:r>
        <w:r w:rsidRPr="00974A3B" w:rsidDel="00974A3B">
          <w:rPr>
            <w:noProof/>
            <w:rPrChange w:id="2164"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165" w:author="Tin Trčak" w:date="2016-01-21T00:50:00Z"/>
          <w:rFonts w:asciiTheme="minorHAnsi" w:eastAsiaTheme="minorEastAsia" w:hAnsiTheme="minorHAnsi" w:cstheme="minorBidi"/>
          <w:noProof/>
          <w:color w:val="auto"/>
          <w:sz w:val="22"/>
          <w:szCs w:val="22"/>
        </w:rPr>
      </w:pPr>
      <w:del w:id="2166" w:author="Tin Trčak" w:date="2016-01-21T00:50:00Z">
        <w:r w:rsidRPr="00974A3B" w:rsidDel="00974A3B">
          <w:rPr>
            <w:noProof/>
            <w:rPrChange w:id="2167" w:author="Tin Trčak" w:date="2016-01-21T00:50:00Z">
              <w:rPr>
                <w:rStyle w:val="Hyperlink"/>
                <w:noProof/>
              </w:rPr>
            </w:rPrChange>
          </w:rPr>
          <w:delText>Slika 7.4</w:delText>
        </w:r>
        <w:r w:rsidRPr="00974A3B" w:rsidDel="00974A3B">
          <w:rPr>
            <w:noProof/>
            <w:rPrChange w:id="2168"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169" w:author="Tin Trčak" w:date="2016-01-21T00:50:00Z"/>
          <w:rFonts w:asciiTheme="minorHAnsi" w:eastAsiaTheme="minorEastAsia" w:hAnsiTheme="minorHAnsi" w:cstheme="minorBidi"/>
          <w:noProof/>
          <w:color w:val="auto"/>
          <w:sz w:val="22"/>
          <w:szCs w:val="22"/>
        </w:rPr>
      </w:pPr>
      <w:del w:id="2170" w:author="Tin Trčak" w:date="2016-01-21T00:50:00Z">
        <w:r w:rsidRPr="00974A3B" w:rsidDel="00974A3B">
          <w:rPr>
            <w:noProof/>
            <w:rPrChange w:id="2171" w:author="Tin Trčak" w:date="2016-01-21T00:50:00Z">
              <w:rPr>
                <w:rStyle w:val="Hyperlink"/>
                <w:noProof/>
              </w:rPr>
            </w:rPrChange>
          </w:rPr>
          <w:delText>Slika 7.4</w:delText>
        </w:r>
        <w:r w:rsidRPr="00974A3B" w:rsidDel="00974A3B">
          <w:rPr>
            <w:noProof/>
            <w:rPrChange w:id="2172"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173" w:author="Tin Trčak" w:date="2016-01-21T00:50:00Z"/>
          <w:rFonts w:asciiTheme="minorHAnsi" w:eastAsiaTheme="minorEastAsia" w:hAnsiTheme="minorHAnsi" w:cstheme="minorBidi"/>
          <w:noProof/>
          <w:color w:val="auto"/>
          <w:sz w:val="22"/>
          <w:szCs w:val="22"/>
        </w:rPr>
      </w:pPr>
      <w:del w:id="2174" w:author="Tin Trčak" w:date="2016-01-21T00:50:00Z">
        <w:r w:rsidRPr="00974A3B" w:rsidDel="00974A3B">
          <w:rPr>
            <w:noProof/>
            <w:rPrChange w:id="2175" w:author="Tin Trčak" w:date="2016-01-21T00:50:00Z">
              <w:rPr>
                <w:rStyle w:val="Hyperlink"/>
                <w:noProof/>
              </w:rPr>
            </w:rPrChange>
          </w:rPr>
          <w:delText>Slika 7.4</w:delText>
        </w:r>
        <w:r w:rsidRPr="00974A3B" w:rsidDel="00974A3B">
          <w:rPr>
            <w:noProof/>
            <w:rPrChange w:id="2176"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177" w:author="Tin Trčak" w:date="2016-01-21T00:50:00Z"/>
          <w:rFonts w:asciiTheme="minorHAnsi" w:eastAsiaTheme="minorEastAsia" w:hAnsiTheme="minorHAnsi" w:cstheme="minorBidi"/>
          <w:noProof/>
          <w:color w:val="auto"/>
          <w:sz w:val="22"/>
          <w:szCs w:val="22"/>
        </w:rPr>
      </w:pPr>
      <w:del w:id="2178" w:author="Tin Trčak" w:date="2016-01-21T00:50:00Z">
        <w:r w:rsidRPr="00974A3B" w:rsidDel="00974A3B">
          <w:rPr>
            <w:noProof/>
            <w:rPrChange w:id="2179" w:author="Tin Trčak" w:date="2016-01-21T00:50:00Z">
              <w:rPr>
                <w:rStyle w:val="Hyperlink"/>
                <w:noProof/>
              </w:rPr>
            </w:rPrChange>
          </w:rPr>
          <w:delText>Slika 7.4</w:delText>
        </w:r>
        <w:r w:rsidRPr="00974A3B" w:rsidDel="00974A3B">
          <w:rPr>
            <w:noProof/>
            <w:rPrChange w:id="2180"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181" w:author="Tin Trčak" w:date="2016-01-21T00:50:00Z"/>
          <w:rFonts w:asciiTheme="minorHAnsi" w:eastAsiaTheme="minorEastAsia" w:hAnsiTheme="minorHAnsi" w:cstheme="minorBidi"/>
          <w:noProof/>
          <w:color w:val="auto"/>
          <w:sz w:val="22"/>
          <w:szCs w:val="22"/>
        </w:rPr>
      </w:pPr>
      <w:del w:id="2182" w:author="Tin Trčak" w:date="2016-01-21T00:50:00Z">
        <w:r w:rsidRPr="00974A3B" w:rsidDel="00974A3B">
          <w:rPr>
            <w:noProof/>
            <w:rPrChange w:id="2183" w:author="Tin Trčak" w:date="2016-01-21T00:50:00Z">
              <w:rPr>
                <w:rStyle w:val="Hyperlink"/>
                <w:noProof/>
              </w:rPr>
            </w:rPrChange>
          </w:rPr>
          <w:delText>Slika 7.4</w:delText>
        </w:r>
        <w:r w:rsidRPr="00974A3B" w:rsidDel="00974A3B">
          <w:rPr>
            <w:noProof/>
            <w:rPrChange w:id="2184"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185" w:author="Tin Trčak" w:date="2016-01-21T00:50:00Z"/>
          <w:rFonts w:asciiTheme="minorHAnsi" w:eastAsiaTheme="minorEastAsia" w:hAnsiTheme="minorHAnsi" w:cstheme="minorBidi"/>
          <w:noProof/>
          <w:color w:val="auto"/>
          <w:sz w:val="22"/>
          <w:szCs w:val="22"/>
        </w:rPr>
      </w:pPr>
      <w:del w:id="2186" w:author="Tin Trčak" w:date="2016-01-21T00:50:00Z">
        <w:r w:rsidRPr="00974A3B" w:rsidDel="00974A3B">
          <w:rPr>
            <w:noProof/>
            <w:rPrChange w:id="2187" w:author="Tin Trčak" w:date="2016-01-21T00:50:00Z">
              <w:rPr>
                <w:rStyle w:val="Hyperlink"/>
                <w:noProof/>
              </w:rPr>
            </w:rPrChange>
          </w:rPr>
          <w:delText>Slika 7.4</w:delText>
        </w:r>
        <w:r w:rsidRPr="00974A3B" w:rsidDel="00974A3B">
          <w:rPr>
            <w:noProof/>
            <w:rPrChange w:id="2188"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189" w:name="_Toc431806065"/>
      <w:bookmarkStart w:id="2190" w:name="_Toc441154620"/>
      <w:r w:rsidRPr="00D55856">
        <w:lastRenderedPageBreak/>
        <w:t>Dodatak B: Dnevnik sastajanja</w:t>
      </w:r>
      <w:bookmarkEnd w:id="2189"/>
      <w:bookmarkEnd w:id="2190"/>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191" w:author="Tin Trčak" w:date="2016-01-21T01:07:00Z"/>
          <w:b/>
          <w:u w:val="single"/>
        </w:rPr>
      </w:pPr>
      <w:ins w:id="2192" w:author="Tin Trčak" w:date="2016-01-21T01:07:00Z">
        <w:r>
          <w:rPr>
            <w:b/>
            <w:u w:val="single"/>
          </w:rPr>
          <w:t>Sastanak br. 5</w:t>
        </w:r>
        <w:r w:rsidRPr="00D55856">
          <w:rPr>
            <w:b/>
            <w:u w:val="single"/>
          </w:rPr>
          <w:t xml:space="preserve">: </w:t>
        </w:r>
        <w:r>
          <w:rPr>
            <w:b/>
            <w:u w:val="single"/>
          </w:rPr>
          <w:t>1</w:t>
        </w:r>
      </w:ins>
      <w:ins w:id="2193" w:author="Tin Trčak" w:date="2016-01-21T01:09:00Z">
        <w:r>
          <w:rPr>
            <w:b/>
            <w:u w:val="single"/>
          </w:rPr>
          <w:t>5</w:t>
        </w:r>
      </w:ins>
      <w:ins w:id="2194" w:author="Tin Trčak" w:date="2016-01-21T01:07:00Z">
        <w:r>
          <w:rPr>
            <w:b/>
            <w:u w:val="single"/>
          </w:rPr>
          <w:t>.12</w:t>
        </w:r>
        <w:r w:rsidRPr="00D55856">
          <w:rPr>
            <w:b/>
            <w:u w:val="single"/>
          </w:rPr>
          <w:t>.2015.</w:t>
        </w:r>
      </w:ins>
    </w:p>
    <w:p w14:paraId="618B8788" w14:textId="77777777" w:rsidR="00353E1E" w:rsidRPr="0020295F" w:rsidRDefault="00353E1E" w:rsidP="00353E1E">
      <w:pPr>
        <w:rPr>
          <w:ins w:id="2195" w:author="Tin Trčak" w:date="2016-01-21T01:07:00Z"/>
        </w:rPr>
      </w:pPr>
      <w:ins w:id="2196"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197" w:author="Tin Trčak" w:date="2016-01-21T01:07:00Z"/>
        </w:rPr>
      </w:pPr>
      <w:ins w:id="2198" w:author="Tin Trčak" w:date="2016-01-21T01:07:00Z">
        <w:r w:rsidRPr="00D55856">
          <w:rPr>
            <w:b/>
          </w:rPr>
          <w:t>Sadržaj sastanka:</w:t>
        </w:r>
        <w:r w:rsidRPr="0020295F">
          <w:t xml:space="preserve"> </w:t>
        </w:r>
      </w:ins>
      <w:ins w:id="2199" w:author="Tin Trčak" w:date="2016-01-21T01:09:00Z">
        <w:r>
          <w:rPr>
            <w:szCs w:val="24"/>
          </w:rPr>
          <w:t>d</w:t>
        </w:r>
        <w:r w:rsidRPr="00257E82">
          <w:rPr>
            <w:szCs w:val="24"/>
          </w:rPr>
          <w:t>ogovor oko poglavlja 6.4. do 7.6. dokumentacije</w:t>
        </w:r>
      </w:ins>
      <w:ins w:id="2200" w:author="Tin Trčak" w:date="2016-01-21T01:11:00Z">
        <w:r>
          <w:rPr>
            <w:szCs w:val="24"/>
          </w:rPr>
          <w:t>.</w:t>
        </w:r>
      </w:ins>
    </w:p>
    <w:p w14:paraId="34A6E98B" w14:textId="65DB0810" w:rsidR="00353E1E" w:rsidRPr="00D55856" w:rsidRDefault="00353E1E" w:rsidP="00353E1E">
      <w:pPr>
        <w:rPr>
          <w:ins w:id="2201" w:author="Tin Trčak" w:date="2016-01-21T01:07:00Z"/>
          <w:b/>
          <w:u w:val="single"/>
        </w:rPr>
      </w:pPr>
      <w:ins w:id="2202"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203" w:author="Tin Trčak" w:date="2016-01-21T01:07:00Z"/>
        </w:rPr>
      </w:pPr>
      <w:ins w:id="2204"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205" w:author="Tin Trčak" w:date="2016-01-21T01:07:00Z"/>
          <w:rFonts w:ascii="Arial" w:hAnsi="Arial" w:cs="Arial"/>
        </w:rPr>
      </w:pPr>
      <w:ins w:id="2206" w:author="Tin Trčak" w:date="2016-01-21T01:07:00Z">
        <w:r w:rsidRPr="00D55856">
          <w:rPr>
            <w:b/>
          </w:rPr>
          <w:t>Sadržaj sastanka:</w:t>
        </w:r>
        <w:r w:rsidRPr="0020295F">
          <w:t xml:space="preserve"> </w:t>
        </w:r>
      </w:ins>
      <w:ins w:id="2207" w:author="Tin Trčak" w:date="2016-01-21T01:11:00Z">
        <w:r w:rsidRPr="00353E1E">
          <w:t>završni dogovori</w:t>
        </w:r>
        <w:r>
          <w:t xml:space="preserve"> i izmjene.</w:t>
        </w:r>
      </w:ins>
    </w:p>
    <w:p w14:paraId="36B9B8E4" w14:textId="63F61FF6" w:rsidR="00937DF5" w:rsidRPr="0020295F" w:rsidDel="00353E1E" w:rsidRDefault="00937DF5" w:rsidP="00937DF5">
      <w:pPr>
        <w:rPr>
          <w:del w:id="2208"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209" w:name="_Toc431806066"/>
      <w:bookmarkStart w:id="2210" w:name="_Toc441154621"/>
      <w:r w:rsidRPr="00D55856">
        <w:lastRenderedPageBreak/>
        <w:t>Dodatak C: Prikaz aktivnosti grupe</w:t>
      </w:r>
      <w:bookmarkEnd w:id="2209"/>
      <w:bookmarkEnd w:id="2210"/>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211" w:author="Tin Trčak" w:date="2016-01-21T01:15:00Z">
              <w:r>
                <w:rPr>
                  <w:rFonts w:cs="Times New Roman"/>
                  <w:sz w:val="20"/>
                  <w:lang w:val="en-US"/>
                </w:rPr>
                <w:t>75</w:t>
              </w:r>
            </w:ins>
            <w:del w:id="2212"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213" w:author="Tin Trčak" w:date="2016-01-21T01:15:00Z">
              <w:r w:rsidRPr="0020295F" w:rsidDel="00E01CB6">
                <w:rPr>
                  <w:rFonts w:cs="Times New Roman"/>
                  <w:sz w:val="20"/>
                  <w:lang w:val="en-US"/>
                </w:rPr>
                <w:delText>0</w:delText>
              </w:r>
            </w:del>
            <w:ins w:id="2214"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215" w:author="Tin Trčak" w:date="2016-01-21T01:15:00Z">
              <w:r>
                <w:rPr>
                  <w:rFonts w:cs="Times New Roman"/>
                  <w:sz w:val="20"/>
                  <w:lang w:val="en-US"/>
                </w:rPr>
                <w:t>5</w:t>
              </w:r>
            </w:ins>
            <w:del w:id="2216"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217" w:author="Tin Trčak" w:date="2016-01-21T01:15:00Z">
              <w:r>
                <w:rPr>
                  <w:rFonts w:cs="Times New Roman"/>
                  <w:sz w:val="20"/>
                  <w:lang w:val="en-US"/>
                </w:rPr>
                <w:t>65</w:t>
              </w:r>
            </w:ins>
            <w:del w:id="2218"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219" w:name="_Toc431806067"/>
      <w:bookmarkStart w:id="2220" w:name="_Toc441154622"/>
      <w:bookmarkStart w:id="2221" w:name="_GoBack"/>
      <w:r w:rsidRPr="00D55856">
        <w:lastRenderedPageBreak/>
        <w:t>Dodatak D: Plan rada / Pregled rada i stanje ostvarenja</w:t>
      </w:r>
      <w:bookmarkEnd w:id="2219"/>
      <w:bookmarkEnd w:id="2220"/>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bookmarkEnd w:id="2221"/>
    <w:p w14:paraId="644B46D1" w14:textId="7415DEA0" w:rsidR="00A563F4" w:rsidRPr="0020295F" w:rsidDel="00823F23" w:rsidRDefault="00A563F4" w:rsidP="00C97DB1">
      <w:pPr>
        <w:ind w:firstLine="432"/>
        <w:rPr>
          <w:del w:id="2222" w:author="Tin Trčak" w:date="2016-01-21T00:59:00Z"/>
        </w:rPr>
      </w:pPr>
    </w:p>
    <w:p w14:paraId="18173B12" w14:textId="5D7C8D4D" w:rsidR="00A563F4" w:rsidRPr="0020295F" w:rsidDel="00823F23" w:rsidRDefault="00A563F4" w:rsidP="00A563F4">
      <w:pPr>
        <w:pStyle w:val="Normal5"/>
        <w:spacing w:line="360" w:lineRule="auto"/>
        <w:jc w:val="both"/>
        <w:rPr>
          <w:del w:id="2223" w:author="Tin Trčak" w:date="2016-01-21T00:59:00Z"/>
          <w:rFonts w:ascii="Arial" w:eastAsia="Arial" w:hAnsi="Arial" w:cs="Arial"/>
          <w:i/>
          <w:sz w:val="20"/>
        </w:rPr>
      </w:pPr>
      <w:del w:id="2224"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225" w:author="Tin Trčak" w:date="2016-01-21T00:59:00Z"/>
          <w:rFonts w:ascii="Arial" w:hAnsi="Arial" w:cs="Arial"/>
          <w:i/>
          <w:sz w:val="20"/>
        </w:rPr>
      </w:pPr>
      <w:del w:id="2226"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227" w:author="Tin Trčak" w:date="2016-01-21T00:59:00Z"/>
        </w:rPr>
      </w:pPr>
      <w:del w:id="2228"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DAEB0" w14:textId="77777777" w:rsidR="00A831D1" w:rsidRDefault="00A831D1" w:rsidP="00EF161A">
      <w:pPr>
        <w:spacing w:after="0" w:line="240" w:lineRule="auto"/>
      </w:pPr>
      <w:r>
        <w:separator/>
      </w:r>
    </w:p>
  </w:endnote>
  <w:endnote w:type="continuationSeparator" w:id="0">
    <w:p w14:paraId="0C5AD4E7" w14:textId="77777777" w:rsidR="00A831D1" w:rsidRDefault="00A831D1"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E16EB" w:rsidRDefault="00BE16EB"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524C7">
      <w:rPr>
        <w:noProof/>
      </w:rPr>
      <w:t>99</w:t>
    </w:r>
    <w:r>
      <w:fldChar w:fldCharType="end"/>
    </w:r>
    <w:r>
      <w:rPr>
        <w:rFonts w:ascii="Arial" w:eastAsia="Arial" w:hAnsi="Arial" w:cs="Arial"/>
        <w:sz w:val="20"/>
      </w:rPr>
      <w:t xml:space="preserve"> od </w:t>
    </w:r>
    <w:r>
      <w:fldChar w:fldCharType="begin"/>
    </w:r>
    <w:r>
      <w:instrText>NUMPAGES</w:instrText>
    </w:r>
    <w:r>
      <w:fldChar w:fldCharType="separate"/>
    </w:r>
    <w:r w:rsidR="00C524C7">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023" w:author="Tin Trčak" w:date="2016-01-21T15:23:00Z">
      <w:r>
        <w:rPr>
          <w:rFonts w:ascii="Arial" w:eastAsia="Arial" w:hAnsi="Arial" w:cs="Arial"/>
          <w:noProof/>
          <w:sz w:val="20"/>
        </w:rPr>
        <w:t>21. siječnja 2016.</w:t>
      </w:r>
    </w:ins>
    <w:ins w:id="1024" w:author="Jan Kelemen" w:date="2016-01-21T14:42:00Z">
      <w:del w:id="1025" w:author="Tin Trčak" w:date="2016-01-21T15:12:00Z">
        <w:r w:rsidDel="002D286A">
          <w:rPr>
            <w:rFonts w:ascii="Arial" w:eastAsia="Arial" w:hAnsi="Arial" w:cs="Arial"/>
            <w:noProof/>
            <w:sz w:val="20"/>
          </w:rPr>
          <w:delText>21. siječnja 2016.</w:delText>
        </w:r>
      </w:del>
    </w:ins>
    <w:del w:id="1026" w:author="Tin Trčak" w:date="2016-01-21T15:12:00Z">
      <w:r w:rsidDel="002D286A">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E16EB" w:rsidRDefault="00BE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3D1CF" w14:textId="77777777" w:rsidR="00A831D1" w:rsidRDefault="00A831D1" w:rsidP="00EF161A">
      <w:pPr>
        <w:spacing w:after="0" w:line="240" w:lineRule="auto"/>
      </w:pPr>
      <w:r>
        <w:separator/>
      </w:r>
    </w:p>
  </w:footnote>
  <w:footnote w:type="continuationSeparator" w:id="0">
    <w:p w14:paraId="20C628E9" w14:textId="77777777" w:rsidR="00A831D1" w:rsidRDefault="00A831D1"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E16EB" w:rsidRDefault="00BE16EB"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E16EB" w:rsidRDefault="00BE1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A5672"/>
    <w:rsid w:val="006A680D"/>
    <w:rsid w:val="006B5213"/>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97128"/>
    <w:rsid w:val="009A7A9B"/>
    <w:rsid w:val="009C01CC"/>
    <w:rsid w:val="009C5C33"/>
    <w:rsid w:val="009E2F05"/>
    <w:rsid w:val="009E444A"/>
    <w:rsid w:val="009E7358"/>
    <w:rsid w:val="009E7F73"/>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2555"/>
    <w:rsid w:val="00AA5CC8"/>
    <w:rsid w:val="00AA6155"/>
    <w:rsid w:val="00AA79E3"/>
    <w:rsid w:val="00AB372B"/>
    <w:rsid w:val="00AB686A"/>
    <w:rsid w:val="00AB6D34"/>
    <w:rsid w:val="00AC14AC"/>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6EE8D-9DC2-4F35-A7E9-06C3FB75D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99</Pages>
  <Words>16192</Words>
  <Characters>92298</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15</cp:revision>
  <cp:lastPrinted>2015-11-20T18:30:00Z</cp:lastPrinted>
  <dcterms:created xsi:type="dcterms:W3CDTF">2016-01-21T14:23:00Z</dcterms:created>
  <dcterms:modified xsi:type="dcterms:W3CDTF">2016-01-21T14:52:00Z</dcterms:modified>
</cp:coreProperties>
</file>