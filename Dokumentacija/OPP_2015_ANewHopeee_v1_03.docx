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EF161A" w:rsidRDefault="00EF161A" w:rsidP="00EF161A">
      <w:pPr>
        <w:jc w:val="center"/>
      </w:pPr>
    </w:p>
    <w:p w14:paraId="27DDD1A2" w14:textId="77777777" w:rsidR="00EF161A" w:rsidRPr="00EF161A" w:rsidRDefault="00EF161A" w:rsidP="00EF161A">
      <w:pPr>
        <w:jc w:val="center"/>
      </w:pPr>
    </w:p>
    <w:p w14:paraId="03BFFEB5" w14:textId="77777777" w:rsidR="00EF161A" w:rsidRPr="00EF161A" w:rsidRDefault="00EF161A" w:rsidP="00EF161A">
      <w:pPr>
        <w:jc w:val="center"/>
      </w:pPr>
    </w:p>
    <w:p w14:paraId="779B2AD6" w14:textId="77777777" w:rsidR="00EF161A" w:rsidRPr="00EF161A" w:rsidRDefault="00EF161A" w:rsidP="00EF161A">
      <w:pPr>
        <w:jc w:val="center"/>
      </w:pPr>
    </w:p>
    <w:p w14:paraId="16C73FB7" w14:textId="77777777" w:rsidR="00EF161A" w:rsidRPr="00EF161A" w:rsidRDefault="00EF161A" w:rsidP="00EF161A">
      <w:pPr>
        <w:jc w:val="center"/>
      </w:pPr>
    </w:p>
    <w:p w14:paraId="74E41F93" w14:textId="77777777" w:rsidR="00EF161A" w:rsidRPr="00EF161A" w:rsidRDefault="00EF161A" w:rsidP="00EF161A">
      <w:pPr>
        <w:jc w:val="center"/>
      </w:pPr>
      <w:r w:rsidRPr="00EF161A">
        <w:rPr>
          <w:rFonts w:eastAsia="Arial"/>
          <w:sz w:val="36"/>
        </w:rPr>
        <w:t>Oblikovanje programske potpore</w:t>
      </w:r>
    </w:p>
    <w:p w14:paraId="6E9C5145" w14:textId="77777777" w:rsidR="00EF161A" w:rsidRPr="00EF161A" w:rsidRDefault="00EF161A" w:rsidP="00EF161A">
      <w:pPr>
        <w:jc w:val="center"/>
      </w:pPr>
      <w:r w:rsidRPr="00EF161A">
        <w:rPr>
          <w:rFonts w:eastAsia="Arial"/>
          <w:sz w:val="28"/>
        </w:rPr>
        <w:t>Ak. god. 2015./2016.</w:t>
      </w:r>
    </w:p>
    <w:p w14:paraId="7DE6C278" w14:textId="77777777" w:rsidR="00EF161A" w:rsidRPr="00EF161A" w:rsidRDefault="00EF161A" w:rsidP="00EF161A">
      <w:pPr>
        <w:jc w:val="center"/>
      </w:pPr>
    </w:p>
    <w:p w14:paraId="18BF5FEB" w14:textId="77777777" w:rsidR="00EF161A" w:rsidRPr="00EF161A" w:rsidRDefault="00EF161A" w:rsidP="00EF161A">
      <w:pPr>
        <w:jc w:val="center"/>
      </w:pPr>
      <w:r w:rsidRPr="00EF161A">
        <w:rPr>
          <w:rFonts w:eastAsia="Arial"/>
          <w:i/>
          <w:sz w:val="40"/>
        </w:rPr>
        <w:t>Narudžba jela s roštilja</w:t>
      </w:r>
    </w:p>
    <w:p w14:paraId="00CF8AA0" w14:textId="5B115ACB" w:rsidR="00EF161A" w:rsidRPr="00EF161A" w:rsidRDefault="00EF161A" w:rsidP="00EF161A">
      <w:pPr>
        <w:jc w:val="center"/>
      </w:pPr>
      <w:r w:rsidRPr="00EF161A">
        <w:rPr>
          <w:rFonts w:eastAsia="Arial"/>
          <w:sz w:val="32"/>
        </w:rPr>
        <w:t xml:space="preserve">Dokumentacija, Rev. </w:t>
      </w:r>
      <w:r w:rsidR="008056C9">
        <w:rPr>
          <w:rFonts w:eastAsia="Arial"/>
          <w:i/>
          <w:sz w:val="32"/>
        </w:rPr>
        <w:t>1.0</w:t>
      </w:r>
      <w:del w:id="0" w:author="Tin Trčak" w:date="2016-01-18T11:04:00Z">
        <w:r w:rsidR="0039462F" w:rsidDel="00B00F49">
          <w:rPr>
            <w:rFonts w:eastAsia="Arial"/>
            <w:i/>
            <w:sz w:val="32"/>
          </w:rPr>
          <w:delText>2</w:delText>
        </w:r>
      </w:del>
      <w:ins w:id="1" w:author="Tin Trčak" w:date="2016-01-18T11:04:00Z">
        <w:r w:rsidR="00B00F49">
          <w:rPr>
            <w:rFonts w:eastAsia="Arial"/>
            <w:i/>
            <w:sz w:val="32"/>
          </w:rPr>
          <w:t>3</w:t>
        </w:r>
      </w:ins>
    </w:p>
    <w:p w14:paraId="3505BDD8" w14:textId="77777777" w:rsidR="00EF161A" w:rsidRPr="00EF161A" w:rsidRDefault="00EF161A" w:rsidP="00EF161A">
      <w:pPr>
        <w:jc w:val="center"/>
      </w:pPr>
    </w:p>
    <w:p w14:paraId="3850D745" w14:textId="77777777" w:rsidR="00EF161A" w:rsidRPr="00EF161A" w:rsidRDefault="00EF161A" w:rsidP="00EF161A">
      <w:pPr>
        <w:jc w:val="center"/>
      </w:pPr>
    </w:p>
    <w:p w14:paraId="6D296D40" w14:textId="77777777" w:rsidR="00EF161A" w:rsidRPr="00EF161A" w:rsidRDefault="00EF161A" w:rsidP="00EF161A">
      <w:pPr>
        <w:jc w:val="center"/>
      </w:pPr>
    </w:p>
    <w:p w14:paraId="69512FED" w14:textId="77777777" w:rsidR="00EF161A" w:rsidRPr="00EF161A" w:rsidRDefault="00EF161A" w:rsidP="00EF161A">
      <w:pPr>
        <w:jc w:val="center"/>
      </w:pPr>
      <w:r w:rsidRPr="00EF161A">
        <w:rPr>
          <w:rFonts w:eastAsia="Arial"/>
        </w:rPr>
        <w:t xml:space="preserve">Grupa: </w:t>
      </w:r>
      <w:r w:rsidRPr="00EF161A">
        <w:rPr>
          <w:rFonts w:eastAsia="Arial"/>
          <w:i/>
        </w:rPr>
        <w:t>ANewHopeee</w:t>
      </w:r>
    </w:p>
    <w:p w14:paraId="6AA884B7" w14:textId="77777777" w:rsidR="00EF161A" w:rsidRPr="00EF161A" w:rsidRDefault="00EF161A" w:rsidP="00EF161A">
      <w:pPr>
        <w:jc w:val="center"/>
      </w:pPr>
      <w:r w:rsidRPr="00EF161A">
        <w:rPr>
          <w:rFonts w:eastAsia="Arial"/>
        </w:rPr>
        <w:t xml:space="preserve">Voditelj: </w:t>
      </w:r>
      <w:r w:rsidRPr="00EF161A">
        <w:rPr>
          <w:rFonts w:eastAsia="Arial"/>
          <w:i/>
        </w:rPr>
        <w:t>Fredi Šarić</w:t>
      </w:r>
    </w:p>
    <w:p w14:paraId="5DF856B7" w14:textId="77777777" w:rsidR="00EF161A" w:rsidRPr="00EF161A" w:rsidRDefault="00EF161A" w:rsidP="00EF161A">
      <w:pPr>
        <w:jc w:val="center"/>
      </w:pPr>
    </w:p>
    <w:p w14:paraId="1B239C73" w14:textId="267EAA10" w:rsidR="00EF161A" w:rsidRPr="00EF161A" w:rsidRDefault="00EF161A" w:rsidP="00EF161A">
      <w:pPr>
        <w:jc w:val="center"/>
      </w:pPr>
      <w:r w:rsidRPr="00EF161A">
        <w:rPr>
          <w:rFonts w:eastAsia="Arial"/>
        </w:rPr>
        <w:t xml:space="preserve">Datum predaje: </w:t>
      </w:r>
      <w:r w:rsidR="000E53F1">
        <w:rPr>
          <w:rFonts w:eastAsia="Arial"/>
          <w:i/>
        </w:rPr>
        <w:t xml:space="preserve">20. studenog </w:t>
      </w:r>
      <w:r w:rsidRPr="00EF161A">
        <w:rPr>
          <w:rFonts w:eastAsia="Arial"/>
          <w:i/>
        </w:rPr>
        <w:t>2015.</w:t>
      </w:r>
    </w:p>
    <w:p w14:paraId="4035A5D1" w14:textId="77777777" w:rsidR="00EF161A" w:rsidRPr="00EF161A" w:rsidRDefault="00EF161A" w:rsidP="00EF161A">
      <w:pPr>
        <w:jc w:val="center"/>
      </w:pPr>
    </w:p>
    <w:p w14:paraId="65272C0C" w14:textId="77777777" w:rsidR="00EF161A" w:rsidRPr="00EF161A" w:rsidRDefault="00EF161A" w:rsidP="00EF161A">
      <w:pPr>
        <w:jc w:val="center"/>
      </w:pPr>
    </w:p>
    <w:p w14:paraId="2AD1C27E" w14:textId="77777777" w:rsidR="00EF161A" w:rsidRPr="00EF161A" w:rsidRDefault="00EF161A" w:rsidP="00EF161A">
      <w:pPr>
        <w:jc w:val="center"/>
      </w:pPr>
    </w:p>
    <w:p w14:paraId="4C1F3876" w14:textId="77777777" w:rsidR="00EF161A" w:rsidRPr="00EF161A" w:rsidRDefault="00EF161A" w:rsidP="00EF161A">
      <w:pPr>
        <w:jc w:val="center"/>
      </w:pPr>
    </w:p>
    <w:p w14:paraId="64C5D4CA" w14:textId="77777777" w:rsidR="00EF161A" w:rsidRPr="00EF161A" w:rsidRDefault="00EF161A" w:rsidP="00EF161A">
      <w:pPr>
        <w:jc w:val="center"/>
      </w:pPr>
      <w:r w:rsidRPr="00EF161A">
        <w:rPr>
          <w:rFonts w:eastAsia="Arial"/>
        </w:rPr>
        <w:t xml:space="preserve">Nastavnik: </w:t>
      </w:r>
      <w:r w:rsidRPr="00EF161A">
        <w:rPr>
          <w:rFonts w:eastAsia="Arial"/>
          <w:i/>
        </w:rPr>
        <w:t>dr. sc. Alan Jović</w:t>
      </w:r>
    </w:p>
    <w:p w14:paraId="148145FE" w14:textId="77777777" w:rsidR="00EF161A" w:rsidRDefault="00EF161A">
      <w:pPr>
        <w:rPr>
          <w:rFonts w:cs="Times New Roman"/>
        </w:rPr>
      </w:pPr>
      <w:r>
        <w:rPr>
          <w:rFonts w:cs="Times New Roman"/>
        </w:rPr>
        <w:br w:type="page"/>
      </w:r>
    </w:p>
    <w:p w14:paraId="3E66D75F" w14:textId="77777777" w:rsidR="00EF161A" w:rsidRPr="00EF161A" w:rsidRDefault="00EF161A" w:rsidP="00EF161A">
      <w:pPr>
        <w:rPr>
          <w:sz w:val="28"/>
          <w:szCs w:val="28"/>
          <w:u w:val="single"/>
        </w:rPr>
      </w:pPr>
      <w:r w:rsidRPr="00EF161A">
        <w:rPr>
          <w:sz w:val="28"/>
          <w:szCs w:val="28"/>
          <w:u w:val="single"/>
        </w:rPr>
        <w:lastRenderedPageBreak/>
        <w:t>Popis članova grupe i zaduženja</w:t>
      </w:r>
    </w:p>
    <w:p w14:paraId="74DE8854" w14:textId="54E1A692" w:rsidR="002F15E8" w:rsidRPr="002F15E8" w:rsidRDefault="00EF161A" w:rsidP="002F15E8">
      <w:r w:rsidRPr="00D64E08">
        <w:rPr>
          <w:b/>
          <w:i/>
        </w:rPr>
        <w:t>Šarić Fredi</w:t>
      </w:r>
      <w:r w:rsidR="002F15E8">
        <w:rPr>
          <w:i/>
        </w:rPr>
        <w:t xml:space="preserve"> </w:t>
      </w:r>
      <w:r w:rsidR="0049246C" w:rsidRPr="00EF161A">
        <w:rPr>
          <w:i/>
        </w:rPr>
        <w:t xml:space="preserve"> </w:t>
      </w:r>
      <w:r w:rsidR="0049246C">
        <w:t xml:space="preserve">– </w:t>
      </w:r>
      <w:r w:rsidR="002F15E8" w:rsidRPr="00EF161A">
        <w:t>voditelj projekta, podjela poslova i zaduženja, izrada baze podataka, opis</w:t>
      </w:r>
      <w:r w:rsidR="002F15E8">
        <w:t xml:space="preserve"> relacija </w:t>
      </w:r>
      <w:r w:rsidR="002F15E8" w:rsidRPr="00EF161A">
        <w:t xml:space="preserve">iz baze podataka, </w:t>
      </w:r>
      <w:r w:rsidR="00CA4D0E">
        <w:t xml:space="preserve">popis </w:t>
      </w:r>
      <w:r w:rsidR="002F15E8" w:rsidRPr="00EF161A">
        <w:t xml:space="preserve">obrazaca uporabe, </w:t>
      </w:r>
      <w:r w:rsidR="00CA4D0E">
        <w:t xml:space="preserve">opis </w:t>
      </w:r>
      <w:r w:rsidR="00CA4D0E" w:rsidRPr="00EF161A">
        <w:t>obrazaca uporabe</w:t>
      </w:r>
      <w:r w:rsidR="00CA4D0E">
        <w:t xml:space="preserve">, </w:t>
      </w:r>
      <w:r w:rsidR="002F15E8" w:rsidRPr="00EF161A">
        <w:t>dijagrami obrazaca</w:t>
      </w:r>
      <w:r w:rsidR="002F15E8">
        <w:t xml:space="preserve"> </w:t>
      </w:r>
      <w:r w:rsidR="002F15E8" w:rsidRPr="00EF161A">
        <w:t>uporabe</w:t>
      </w:r>
      <w:r w:rsidR="002F15E8">
        <w:t xml:space="preserve">, </w:t>
      </w:r>
      <w:r w:rsidR="002F15E8" w:rsidRPr="00EF161A">
        <w:t>sekvencijski dijagrami</w:t>
      </w:r>
    </w:p>
    <w:p w14:paraId="42F835FF" w14:textId="3CC66422" w:rsidR="002F15E8" w:rsidRPr="00EF161A" w:rsidRDefault="00EF161A" w:rsidP="002F15E8">
      <w:r w:rsidRPr="00D64E08">
        <w:rPr>
          <w:b/>
          <w:i/>
        </w:rPr>
        <w:t>Gulan Filip</w:t>
      </w:r>
      <w:r w:rsidRPr="00EF161A">
        <w:rPr>
          <w:i/>
        </w:rPr>
        <w:t xml:space="preserve"> </w:t>
      </w:r>
      <w:r w:rsidR="002F15E8">
        <w:t xml:space="preserve">– </w:t>
      </w:r>
      <w:r w:rsidR="002F15E8" w:rsidRPr="00EF161A">
        <w:t>izrada baze podataka, opis relacija iz baze podataka, arhitektura i dizajn</w:t>
      </w:r>
      <w:r w:rsidR="002F15E8">
        <w:t xml:space="preserve"> sustava, </w:t>
      </w:r>
      <w:r w:rsidR="002F15E8" w:rsidRPr="00EF161A">
        <w:t>svrha, opći prioriteti i skica sustava, dijagram razreda s opisom, dijagram objekata</w:t>
      </w:r>
    </w:p>
    <w:p w14:paraId="2C501467" w14:textId="5157D433" w:rsidR="00EF161A" w:rsidRPr="00EF161A" w:rsidRDefault="00EF161A" w:rsidP="00EF161A">
      <w:r w:rsidRPr="00D64E08">
        <w:rPr>
          <w:b/>
          <w:i/>
        </w:rPr>
        <w:t>Janjić Matej</w:t>
      </w:r>
      <w:r w:rsidRPr="00EF161A">
        <w:rPr>
          <w:i/>
        </w:rPr>
        <w:t xml:space="preserve"> </w:t>
      </w:r>
      <w:r w:rsidRPr="00EF161A">
        <w:t xml:space="preserve">– izgled i </w:t>
      </w:r>
      <w:r w:rsidR="00C84CCF" w:rsidRPr="00EF161A">
        <w:t>osmišljanje</w:t>
      </w:r>
      <w:r w:rsidRPr="00EF161A">
        <w:t xml:space="preserve"> web stranice, </w:t>
      </w:r>
      <w:r w:rsidR="00CA4D0E">
        <w:t xml:space="preserve">popis </w:t>
      </w:r>
      <w:r w:rsidRPr="00EF161A">
        <w:t>obraza</w:t>
      </w:r>
      <w:r w:rsidR="00CA4D0E">
        <w:t>ca</w:t>
      </w:r>
      <w:r w:rsidRPr="00EF161A">
        <w:t xml:space="preserve"> uporabe</w:t>
      </w:r>
      <w:r w:rsidR="00CA4D0E">
        <w:t xml:space="preserve">, opis </w:t>
      </w:r>
      <w:r w:rsidR="00CA4D0E" w:rsidRPr="00EF161A">
        <w:t>obrazaca uporabe</w:t>
      </w:r>
    </w:p>
    <w:p w14:paraId="172B8578" w14:textId="77777777" w:rsidR="00EF161A" w:rsidRPr="00EF161A" w:rsidRDefault="00EF161A" w:rsidP="00EF161A">
      <w:r w:rsidRPr="00D64E08">
        <w:rPr>
          <w:b/>
          <w:i/>
        </w:rPr>
        <w:t>Kelemen Jan</w:t>
      </w:r>
      <w:r w:rsidRPr="00EF161A">
        <w:rPr>
          <w:i/>
        </w:rPr>
        <w:t xml:space="preserve"> </w:t>
      </w:r>
      <w:r w:rsidRPr="00EF161A">
        <w:t>– opis obrazaca uporabe, dijagrami obrazaca uporabe</w:t>
      </w:r>
    </w:p>
    <w:p w14:paraId="0FF32B12" w14:textId="04875CB6" w:rsidR="00EF161A" w:rsidRPr="00EF161A" w:rsidRDefault="00EF161A" w:rsidP="002F15E8">
      <w:r w:rsidRPr="00D64E08">
        <w:rPr>
          <w:b/>
          <w:i/>
        </w:rPr>
        <w:t>Kostrešević Kenneth</w:t>
      </w:r>
      <w:r w:rsidRPr="00EF161A">
        <w:rPr>
          <w:i/>
        </w:rPr>
        <w:t xml:space="preserve"> </w:t>
      </w:r>
      <w:r w:rsidRPr="00EF161A">
        <w:t xml:space="preserve">– opis projektnog zadatka, </w:t>
      </w:r>
      <w:r w:rsidR="00CA4D0E">
        <w:t xml:space="preserve">opis </w:t>
      </w:r>
      <w:r w:rsidRPr="00EF161A">
        <w:t>funkcionalni</w:t>
      </w:r>
      <w:r w:rsidR="00CA4D0E">
        <w:t>h</w:t>
      </w:r>
      <w:r w:rsidRPr="00EF161A">
        <w:t xml:space="preserve"> za</w:t>
      </w:r>
      <w:r w:rsidR="00CA4D0E">
        <w:t>htjeva</w:t>
      </w:r>
      <w:r w:rsidR="002F15E8">
        <w:t xml:space="preserve">, popis obrazaca uporabe, </w:t>
      </w:r>
      <w:r w:rsidRPr="00EF161A">
        <w:t>opis obrazaca uporabe, sekvencijski dijagrami</w:t>
      </w:r>
    </w:p>
    <w:p w14:paraId="7EC7F8DF" w14:textId="35A437C3" w:rsidR="00EF161A" w:rsidRPr="00EF161A" w:rsidRDefault="00EF161A" w:rsidP="00EF161A">
      <w:r w:rsidRPr="00D64E08">
        <w:rPr>
          <w:b/>
          <w:i/>
        </w:rPr>
        <w:t>Latečki Domagoj</w:t>
      </w:r>
      <w:r w:rsidRPr="00EF161A">
        <w:rPr>
          <w:i/>
        </w:rPr>
        <w:t xml:space="preserve"> </w:t>
      </w:r>
      <w:r w:rsidRPr="00EF161A">
        <w:t>– sekvencijski di</w:t>
      </w:r>
      <w:r>
        <w:t>j</w:t>
      </w:r>
      <w:r w:rsidRPr="00EF161A">
        <w:t>agrami</w:t>
      </w:r>
    </w:p>
    <w:p w14:paraId="16016EBB" w14:textId="051316C0" w:rsidR="00EF161A" w:rsidRPr="00EF161A" w:rsidRDefault="00EF161A" w:rsidP="002F15E8">
      <w:r w:rsidRPr="00D64E08">
        <w:rPr>
          <w:b/>
          <w:i/>
        </w:rPr>
        <w:t>Trčak Tin</w:t>
      </w:r>
      <w:r w:rsidRPr="00EF161A">
        <w:rPr>
          <w:i/>
        </w:rPr>
        <w:t xml:space="preserve"> </w:t>
      </w:r>
      <w:r w:rsidRPr="00EF161A">
        <w:t xml:space="preserve">– opis projektnog zadatka, </w:t>
      </w:r>
      <w:r w:rsidR="00CA4D0E">
        <w:t xml:space="preserve">opis </w:t>
      </w:r>
      <w:r w:rsidR="00CA4D0E" w:rsidRPr="00EF161A">
        <w:t>funkcionalni</w:t>
      </w:r>
      <w:r w:rsidR="00CA4D0E">
        <w:t>h</w:t>
      </w:r>
      <w:r w:rsidR="00CA4D0E" w:rsidRPr="00EF161A">
        <w:t xml:space="preserve"> za</w:t>
      </w:r>
      <w:r w:rsidR="00CA4D0E">
        <w:t xml:space="preserve">htjeva, popis obrazaca uporabe, </w:t>
      </w:r>
      <w:r w:rsidR="00CA4D0E" w:rsidRPr="00EF161A">
        <w:t>opis obrazaca uporabe</w:t>
      </w:r>
      <w:r w:rsidR="00CA4D0E">
        <w:t xml:space="preserve">, </w:t>
      </w:r>
      <w:r w:rsidRPr="00EF161A">
        <w:t>sekvencijski dijagrami, ostali zahtjevi, pojmovnik</w:t>
      </w:r>
    </w:p>
    <w:p w14:paraId="5001B3D4" w14:textId="77777777" w:rsidR="00EF161A" w:rsidRDefault="00EF161A">
      <w:pPr>
        <w:rPr>
          <w:rFonts w:cs="Times New Roman"/>
        </w:rPr>
      </w:pPr>
      <w:r>
        <w:rPr>
          <w:rFonts w:cs="Times New Roman"/>
        </w:rPr>
        <w:br w:type="page"/>
      </w:r>
    </w:p>
    <w:sdt>
      <w:sdtPr>
        <w:rPr>
          <w:b/>
          <w:bCs/>
        </w:rPr>
        <w:id w:val="-966665589"/>
        <w:docPartObj>
          <w:docPartGallery w:val="Table of Contents"/>
          <w:docPartUnique/>
        </w:docPartObj>
      </w:sdtPr>
      <w:sdtEndPr>
        <w:rPr>
          <w:rFonts w:cs="Times New Roman"/>
          <w:b w:val="0"/>
          <w:bCs w:val="0"/>
          <w:noProof/>
        </w:rPr>
      </w:sdtEndPr>
      <w:sdtContent>
        <w:p w14:paraId="0C4263CB" w14:textId="1B849042" w:rsidR="005209EE" w:rsidRPr="005209EE" w:rsidRDefault="005209EE" w:rsidP="0049246C">
          <w:r w:rsidRPr="0049246C">
            <w:rPr>
              <w:sz w:val="28"/>
              <w:szCs w:val="28"/>
              <w:u w:val="single"/>
            </w:rPr>
            <w:t>Sadržaj</w:t>
          </w:r>
        </w:p>
        <w:p w14:paraId="17B55614" w14:textId="77777777" w:rsidR="008056C9" w:rsidRPr="008056C9" w:rsidRDefault="005209EE">
          <w:pPr>
            <w:pStyle w:val="TOC1"/>
            <w:tabs>
              <w:tab w:val="left" w:pos="480"/>
              <w:tab w:val="right" w:leader="dot" w:pos="9062"/>
            </w:tabs>
            <w:rPr>
              <w:rFonts w:ascii="Times New Roman" w:eastAsiaTheme="minorEastAsia" w:hAnsi="Times New Roman" w:cs="Times New Roman"/>
              <w:b w:val="0"/>
              <w:noProof/>
              <w:sz w:val="22"/>
              <w:szCs w:val="22"/>
              <w:lang w:eastAsia="hr-HR"/>
            </w:rPr>
          </w:pPr>
          <w:r w:rsidRPr="008056C9">
            <w:rPr>
              <w:rFonts w:ascii="Times New Roman" w:hAnsi="Times New Roman" w:cs="Times New Roman"/>
              <w:b w:val="0"/>
            </w:rPr>
            <w:fldChar w:fldCharType="begin"/>
          </w:r>
          <w:r w:rsidRPr="008056C9">
            <w:rPr>
              <w:rFonts w:ascii="Times New Roman" w:hAnsi="Times New Roman" w:cs="Times New Roman"/>
              <w:b w:val="0"/>
            </w:rPr>
            <w:instrText xml:space="preserve"> TOC \o "1-3" \h \z \u </w:instrText>
          </w:r>
          <w:r w:rsidRPr="008056C9">
            <w:rPr>
              <w:rFonts w:ascii="Times New Roman" w:hAnsi="Times New Roman" w:cs="Times New Roman"/>
              <w:b w:val="0"/>
            </w:rPr>
            <w:fldChar w:fldCharType="separate"/>
          </w:r>
          <w:hyperlink w:anchor="_Toc435793416" w:history="1">
            <w:r w:rsidR="008056C9" w:rsidRPr="008056C9">
              <w:rPr>
                <w:rStyle w:val="Hyperlink"/>
                <w:rFonts w:ascii="Times New Roman" w:eastAsia="Arial" w:hAnsi="Times New Roman" w:cs="Times New Roman"/>
                <w:b w:val="0"/>
                <w:noProof/>
              </w:rPr>
              <w:t>1.</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eastAsia="Arial" w:hAnsi="Times New Roman" w:cs="Times New Roman"/>
                <w:b w:val="0"/>
                <w:noProof/>
              </w:rPr>
              <w:t xml:space="preserve">Dnevnik </w:t>
            </w:r>
            <w:r w:rsidR="008056C9" w:rsidRPr="008056C9">
              <w:rPr>
                <w:rStyle w:val="Hyperlink"/>
                <w:rFonts w:ascii="Times New Roman" w:eastAsia="Arial" w:hAnsi="Times New Roman" w:cs="Times New Roman"/>
                <w:b w:val="0"/>
                <w:noProof/>
                <w:u w:val="none"/>
              </w:rPr>
              <w:t>promjena</w:t>
            </w:r>
            <w:r w:rsidR="008056C9" w:rsidRPr="008056C9">
              <w:rPr>
                <w:rStyle w:val="Hyperlink"/>
                <w:rFonts w:ascii="Times New Roman" w:eastAsia="Arial" w:hAnsi="Times New Roman" w:cs="Times New Roman"/>
                <w:b w:val="0"/>
                <w:noProof/>
              </w:rPr>
              <w:t xml:space="preserve"> dokumentacije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4</w:t>
            </w:r>
            <w:r w:rsidR="008056C9" w:rsidRPr="008056C9">
              <w:rPr>
                <w:rFonts w:ascii="Times New Roman" w:hAnsi="Times New Roman" w:cs="Times New Roman"/>
                <w:b w:val="0"/>
                <w:noProof/>
                <w:webHidden/>
              </w:rPr>
              <w:fldChar w:fldCharType="end"/>
            </w:r>
          </w:hyperlink>
        </w:p>
        <w:p w14:paraId="22B3E8F3" w14:textId="77777777" w:rsidR="008056C9" w:rsidRPr="008056C9" w:rsidRDefault="00604B53">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7" w:history="1">
            <w:r w:rsidR="008056C9" w:rsidRPr="008056C9">
              <w:rPr>
                <w:rStyle w:val="Hyperlink"/>
                <w:rFonts w:ascii="Times New Roman" w:hAnsi="Times New Roman" w:cs="Times New Roman"/>
                <w:b w:val="0"/>
                <w:noProof/>
              </w:rPr>
              <w:t>2.</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Opis projektnog zadatka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6</w:t>
            </w:r>
            <w:r w:rsidR="008056C9" w:rsidRPr="008056C9">
              <w:rPr>
                <w:rFonts w:ascii="Times New Roman" w:hAnsi="Times New Roman" w:cs="Times New Roman"/>
                <w:b w:val="0"/>
                <w:noProof/>
                <w:webHidden/>
              </w:rPr>
              <w:fldChar w:fldCharType="end"/>
            </w:r>
          </w:hyperlink>
        </w:p>
        <w:p w14:paraId="6AFC8825" w14:textId="77777777" w:rsidR="008056C9" w:rsidRPr="008056C9" w:rsidRDefault="00604B53">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8" w:history="1">
            <w:r w:rsidR="008056C9" w:rsidRPr="008056C9">
              <w:rPr>
                <w:rStyle w:val="Hyperlink"/>
                <w:rFonts w:ascii="Times New Roman" w:hAnsi="Times New Roman" w:cs="Times New Roman"/>
                <w:b w:val="0"/>
                <w:noProof/>
              </w:rPr>
              <w:t>3.</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Pojmovnik</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9</w:t>
            </w:r>
            <w:r w:rsidR="008056C9" w:rsidRPr="008056C9">
              <w:rPr>
                <w:rFonts w:ascii="Times New Roman" w:hAnsi="Times New Roman" w:cs="Times New Roman"/>
                <w:b w:val="0"/>
                <w:noProof/>
                <w:webHidden/>
              </w:rPr>
              <w:fldChar w:fldCharType="end"/>
            </w:r>
          </w:hyperlink>
        </w:p>
        <w:p w14:paraId="74FFD36C" w14:textId="77777777" w:rsidR="008056C9" w:rsidRPr="008056C9" w:rsidRDefault="00604B53">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9" w:history="1">
            <w:r w:rsidR="008056C9" w:rsidRPr="008056C9">
              <w:rPr>
                <w:rStyle w:val="Hyperlink"/>
                <w:rFonts w:ascii="Times New Roman" w:hAnsi="Times New Roman" w:cs="Times New Roman"/>
                <w:b w:val="0"/>
                <w:noProof/>
              </w:rPr>
              <w:t>4.</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Funkcionalni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10</w:t>
            </w:r>
            <w:r w:rsidR="008056C9" w:rsidRPr="008056C9">
              <w:rPr>
                <w:rFonts w:ascii="Times New Roman" w:hAnsi="Times New Roman" w:cs="Times New Roman"/>
                <w:b w:val="0"/>
                <w:noProof/>
                <w:webHidden/>
              </w:rPr>
              <w:fldChar w:fldCharType="end"/>
            </w:r>
          </w:hyperlink>
        </w:p>
        <w:p w14:paraId="155ECA4D" w14:textId="77777777" w:rsidR="008056C9" w:rsidRPr="008056C9" w:rsidRDefault="00604B53">
          <w:pPr>
            <w:pStyle w:val="TOC2"/>
            <w:tabs>
              <w:tab w:val="left" w:pos="960"/>
              <w:tab w:val="right" w:leader="dot" w:pos="9062"/>
            </w:tabs>
            <w:rPr>
              <w:rFonts w:ascii="Times New Roman" w:eastAsiaTheme="minorEastAsia" w:hAnsi="Times New Roman" w:cs="Times New Roman"/>
              <w:b w:val="0"/>
              <w:noProof/>
              <w:lang w:eastAsia="hr-HR"/>
            </w:rPr>
          </w:pPr>
          <w:hyperlink w:anchor="_Toc435793420" w:history="1">
            <w:r w:rsidR="008056C9" w:rsidRPr="008056C9">
              <w:rPr>
                <w:rStyle w:val="Hyperlink"/>
                <w:rFonts w:ascii="Times New Roman" w:hAnsi="Times New Roman" w:cs="Times New Roman"/>
                <w:b w:val="0"/>
                <w:noProof/>
              </w:rPr>
              <w:t>4.1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Opis obrazaca uporabe: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12</w:t>
            </w:r>
            <w:r w:rsidR="008056C9" w:rsidRPr="008056C9">
              <w:rPr>
                <w:rFonts w:ascii="Times New Roman" w:hAnsi="Times New Roman" w:cs="Times New Roman"/>
                <w:b w:val="0"/>
                <w:noProof/>
                <w:webHidden/>
              </w:rPr>
              <w:fldChar w:fldCharType="end"/>
            </w:r>
          </w:hyperlink>
        </w:p>
        <w:p w14:paraId="7083AD62" w14:textId="77777777" w:rsidR="008056C9" w:rsidRPr="008056C9" w:rsidRDefault="00604B53">
          <w:pPr>
            <w:pStyle w:val="TOC2"/>
            <w:tabs>
              <w:tab w:val="left" w:pos="960"/>
              <w:tab w:val="right" w:leader="dot" w:pos="9062"/>
            </w:tabs>
            <w:rPr>
              <w:rFonts w:ascii="Times New Roman" w:eastAsiaTheme="minorEastAsia" w:hAnsi="Times New Roman" w:cs="Times New Roman"/>
              <w:b w:val="0"/>
              <w:noProof/>
              <w:lang w:eastAsia="hr-HR"/>
            </w:rPr>
          </w:pPr>
          <w:hyperlink w:anchor="_Toc435793421" w:history="1">
            <w:r w:rsidR="008056C9" w:rsidRPr="008056C9">
              <w:rPr>
                <w:rStyle w:val="Hyperlink"/>
                <w:rFonts w:ascii="Times New Roman" w:hAnsi="Times New Roman" w:cs="Times New Roman"/>
                <w:b w:val="0"/>
                <w:noProof/>
              </w:rPr>
              <w:t>4.2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Dijagrami obrazaca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26</w:t>
            </w:r>
            <w:r w:rsidR="008056C9" w:rsidRPr="008056C9">
              <w:rPr>
                <w:rFonts w:ascii="Times New Roman" w:hAnsi="Times New Roman" w:cs="Times New Roman"/>
                <w:b w:val="0"/>
                <w:noProof/>
                <w:webHidden/>
              </w:rPr>
              <w:fldChar w:fldCharType="end"/>
            </w:r>
          </w:hyperlink>
        </w:p>
        <w:p w14:paraId="069F7866" w14:textId="77777777" w:rsidR="008056C9" w:rsidRPr="008056C9" w:rsidRDefault="00604B53">
          <w:pPr>
            <w:pStyle w:val="TOC2"/>
            <w:tabs>
              <w:tab w:val="left" w:pos="960"/>
              <w:tab w:val="right" w:leader="dot" w:pos="9062"/>
            </w:tabs>
            <w:rPr>
              <w:rFonts w:ascii="Times New Roman" w:eastAsiaTheme="minorEastAsia" w:hAnsi="Times New Roman" w:cs="Times New Roman"/>
              <w:b w:val="0"/>
              <w:noProof/>
              <w:lang w:eastAsia="hr-HR"/>
            </w:rPr>
          </w:pPr>
          <w:hyperlink w:anchor="_Toc435793422" w:history="1">
            <w:r w:rsidR="008056C9" w:rsidRPr="008056C9">
              <w:rPr>
                <w:rStyle w:val="Hyperlink"/>
                <w:rFonts w:ascii="Times New Roman" w:hAnsi="Times New Roman" w:cs="Times New Roman"/>
                <w:b w:val="0"/>
                <w:noProof/>
              </w:rPr>
              <w:t>4.3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Sekvencijski dijagrami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30</w:t>
            </w:r>
            <w:r w:rsidR="008056C9" w:rsidRPr="008056C9">
              <w:rPr>
                <w:rFonts w:ascii="Times New Roman" w:hAnsi="Times New Roman" w:cs="Times New Roman"/>
                <w:b w:val="0"/>
                <w:noProof/>
                <w:webHidden/>
              </w:rPr>
              <w:fldChar w:fldCharType="end"/>
            </w:r>
          </w:hyperlink>
        </w:p>
        <w:p w14:paraId="2EDA94D5" w14:textId="77777777" w:rsidR="008056C9" w:rsidRPr="008056C9" w:rsidRDefault="00604B53">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3" w:history="1">
            <w:r w:rsidR="008056C9" w:rsidRPr="008056C9">
              <w:rPr>
                <w:rStyle w:val="Hyperlink"/>
                <w:rFonts w:ascii="Times New Roman" w:hAnsi="Times New Roman" w:cs="Times New Roman"/>
                <w:b w:val="0"/>
                <w:noProof/>
                <w:lang w:eastAsia="hr-HR"/>
              </w:rPr>
              <w:t>5.</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Ostali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46</w:t>
            </w:r>
            <w:r w:rsidR="008056C9" w:rsidRPr="008056C9">
              <w:rPr>
                <w:rFonts w:ascii="Times New Roman" w:hAnsi="Times New Roman" w:cs="Times New Roman"/>
                <w:b w:val="0"/>
                <w:noProof/>
                <w:webHidden/>
              </w:rPr>
              <w:fldChar w:fldCharType="end"/>
            </w:r>
          </w:hyperlink>
        </w:p>
        <w:p w14:paraId="128C7690" w14:textId="77777777" w:rsidR="008056C9" w:rsidRPr="008056C9" w:rsidRDefault="00604B53">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4" w:history="1">
            <w:r w:rsidR="008056C9" w:rsidRPr="008056C9">
              <w:rPr>
                <w:rStyle w:val="Hyperlink"/>
                <w:rFonts w:ascii="Times New Roman" w:hAnsi="Times New Roman" w:cs="Times New Roman"/>
                <w:b w:val="0"/>
                <w:noProof/>
                <w:lang w:eastAsia="hr-HR"/>
              </w:rPr>
              <w:t>6.</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Arhitektura i dizajn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_Toc435793424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31AD3B38" w14:textId="77777777" w:rsidR="008056C9" w:rsidRPr="008056C9" w:rsidRDefault="00604B53">
          <w:pPr>
            <w:pStyle w:val="TOC2"/>
            <w:tabs>
              <w:tab w:val="left" w:pos="960"/>
              <w:tab w:val="right" w:leader="dot" w:pos="9062"/>
            </w:tabs>
            <w:rPr>
              <w:rFonts w:ascii="Times New Roman" w:eastAsiaTheme="minorEastAsia" w:hAnsi="Times New Roman" w:cs="Times New Roman"/>
              <w:b w:val="0"/>
              <w:noProof/>
              <w:lang w:eastAsia="hr-HR"/>
            </w:rPr>
          </w:pPr>
          <w:hyperlink w:anchor="_Toc435793425" w:history="1">
            <w:r w:rsidR="008056C9" w:rsidRPr="008056C9">
              <w:rPr>
                <w:rStyle w:val="Hyperlink"/>
                <w:rFonts w:ascii="Times New Roman" w:hAnsi="Times New Roman" w:cs="Times New Roman"/>
                <w:b w:val="0"/>
                <w:noProof/>
              </w:rPr>
              <w:t>6.1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Svrha, opći prioriteti i skica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_Toc435793425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5DC5A311" w14:textId="77777777" w:rsidR="008056C9" w:rsidRPr="008056C9" w:rsidRDefault="00604B53">
          <w:pPr>
            <w:pStyle w:val="TOC2"/>
            <w:tabs>
              <w:tab w:val="left" w:pos="960"/>
              <w:tab w:val="right" w:leader="dot" w:pos="9062"/>
            </w:tabs>
            <w:rPr>
              <w:rFonts w:ascii="Times New Roman" w:eastAsiaTheme="minorEastAsia" w:hAnsi="Times New Roman" w:cs="Times New Roman"/>
              <w:b w:val="0"/>
              <w:noProof/>
              <w:lang w:eastAsia="hr-HR"/>
            </w:rPr>
          </w:pPr>
          <w:hyperlink w:anchor="_Toc435793426" w:history="1">
            <w:r w:rsidR="008056C9" w:rsidRPr="008056C9">
              <w:rPr>
                <w:rStyle w:val="Hyperlink"/>
                <w:rFonts w:ascii="Times New Roman" w:hAnsi="Times New Roman" w:cs="Times New Roman"/>
                <w:b w:val="0"/>
                <w:noProof/>
              </w:rPr>
              <w:t>6.2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razreda s opisom</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53</w:t>
            </w:r>
            <w:r w:rsidR="008056C9" w:rsidRPr="008056C9">
              <w:rPr>
                <w:rFonts w:ascii="Times New Roman" w:hAnsi="Times New Roman" w:cs="Times New Roman"/>
                <w:b w:val="0"/>
                <w:noProof/>
                <w:webHidden/>
              </w:rPr>
              <w:fldChar w:fldCharType="end"/>
            </w:r>
          </w:hyperlink>
        </w:p>
        <w:p w14:paraId="020DA736" w14:textId="77777777" w:rsidR="008056C9" w:rsidRPr="008056C9" w:rsidRDefault="00604B53">
          <w:pPr>
            <w:pStyle w:val="TOC2"/>
            <w:tabs>
              <w:tab w:val="left" w:pos="960"/>
              <w:tab w:val="right" w:leader="dot" w:pos="9062"/>
            </w:tabs>
            <w:rPr>
              <w:rFonts w:ascii="Times New Roman" w:eastAsiaTheme="minorEastAsia" w:hAnsi="Times New Roman" w:cs="Times New Roman"/>
              <w:b w:val="0"/>
              <w:noProof/>
              <w:lang w:eastAsia="hr-HR"/>
            </w:rPr>
          </w:pPr>
          <w:hyperlink w:anchor="_Toc435793427" w:history="1">
            <w:r w:rsidR="008056C9" w:rsidRPr="008056C9">
              <w:rPr>
                <w:rStyle w:val="Hyperlink"/>
                <w:rFonts w:ascii="Times New Roman" w:hAnsi="Times New Roman" w:cs="Times New Roman"/>
                <w:b w:val="0"/>
                <w:noProof/>
              </w:rPr>
              <w:t>6.3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objekata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55</w:t>
            </w:r>
            <w:r w:rsidR="008056C9" w:rsidRPr="008056C9">
              <w:rPr>
                <w:rFonts w:ascii="Times New Roman" w:hAnsi="Times New Roman" w:cs="Times New Roman"/>
                <w:b w:val="0"/>
                <w:noProof/>
                <w:webHidden/>
              </w:rPr>
              <w:fldChar w:fldCharType="end"/>
            </w:r>
          </w:hyperlink>
        </w:p>
        <w:p w14:paraId="60D46289" w14:textId="77777777" w:rsidR="008056C9" w:rsidRPr="008056C9" w:rsidRDefault="00604B53">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8" w:history="1">
            <w:r w:rsidR="008056C9" w:rsidRPr="008056C9">
              <w:rPr>
                <w:rStyle w:val="Hyperlink"/>
                <w:rFonts w:ascii="Times New Roman" w:hAnsi="Times New Roman" w:cs="Times New Roman"/>
                <w:b w:val="0"/>
                <w:noProof/>
              </w:rPr>
              <w:t>7.</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Zaključak i budući rad</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56</w:t>
            </w:r>
            <w:r w:rsidR="008056C9" w:rsidRPr="008056C9">
              <w:rPr>
                <w:rFonts w:ascii="Times New Roman" w:hAnsi="Times New Roman" w:cs="Times New Roman"/>
                <w:b w:val="0"/>
                <w:noProof/>
                <w:webHidden/>
              </w:rPr>
              <w:fldChar w:fldCharType="end"/>
            </w:r>
          </w:hyperlink>
        </w:p>
        <w:p w14:paraId="4ED50A25" w14:textId="77777777" w:rsidR="008056C9" w:rsidRPr="008056C9" w:rsidRDefault="00604B53">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9" w:history="1">
            <w:r w:rsidR="008056C9" w:rsidRPr="008056C9">
              <w:rPr>
                <w:rStyle w:val="Hyperlink"/>
                <w:rFonts w:ascii="Times New Roman" w:hAnsi="Times New Roman" w:cs="Times New Roman"/>
                <w:b w:val="0"/>
                <w:noProof/>
              </w:rPr>
              <w:t>8.</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Popis literature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57</w:t>
            </w:r>
            <w:r w:rsidR="008056C9" w:rsidRPr="008056C9">
              <w:rPr>
                <w:rFonts w:ascii="Times New Roman" w:hAnsi="Times New Roman" w:cs="Times New Roman"/>
                <w:b w:val="0"/>
                <w:noProof/>
                <w:webHidden/>
              </w:rPr>
              <w:fldChar w:fldCharType="end"/>
            </w:r>
          </w:hyperlink>
        </w:p>
        <w:p w14:paraId="5DF31F42" w14:textId="77777777" w:rsidR="008056C9" w:rsidRPr="008056C9" w:rsidRDefault="00604B53">
          <w:pPr>
            <w:pStyle w:val="TOC1"/>
            <w:tabs>
              <w:tab w:val="right" w:leader="dot" w:pos="9062"/>
            </w:tabs>
            <w:rPr>
              <w:rFonts w:ascii="Times New Roman" w:eastAsiaTheme="minorEastAsia" w:hAnsi="Times New Roman" w:cs="Times New Roman"/>
              <w:b w:val="0"/>
              <w:noProof/>
              <w:sz w:val="22"/>
              <w:szCs w:val="22"/>
              <w:lang w:eastAsia="hr-HR"/>
            </w:rPr>
          </w:pPr>
          <w:hyperlink w:anchor="_Toc435793430" w:history="1">
            <w:r w:rsidR="008056C9" w:rsidRPr="008056C9">
              <w:rPr>
                <w:rStyle w:val="Hyperlink"/>
                <w:rFonts w:ascii="Times New Roman" w:hAnsi="Times New Roman" w:cs="Times New Roman"/>
                <w:b w:val="0"/>
                <w:noProof/>
              </w:rPr>
              <w:t>Dodatak A: Indeks (slika, dijagrama, tablica, ispisa kôda)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58</w:t>
            </w:r>
            <w:r w:rsidR="008056C9" w:rsidRPr="008056C9">
              <w:rPr>
                <w:rFonts w:ascii="Times New Roman" w:hAnsi="Times New Roman" w:cs="Times New Roman"/>
                <w:b w:val="0"/>
                <w:noProof/>
                <w:webHidden/>
              </w:rPr>
              <w:fldChar w:fldCharType="end"/>
            </w:r>
          </w:hyperlink>
        </w:p>
        <w:p w14:paraId="5302FD71" w14:textId="77777777" w:rsidR="008056C9" w:rsidRPr="008056C9" w:rsidRDefault="00604B53">
          <w:pPr>
            <w:pStyle w:val="TOC1"/>
            <w:tabs>
              <w:tab w:val="right" w:leader="dot" w:pos="9062"/>
            </w:tabs>
            <w:rPr>
              <w:rFonts w:ascii="Times New Roman" w:eastAsiaTheme="minorEastAsia" w:hAnsi="Times New Roman" w:cs="Times New Roman"/>
              <w:b w:val="0"/>
              <w:noProof/>
              <w:sz w:val="22"/>
              <w:szCs w:val="22"/>
              <w:lang w:eastAsia="hr-HR"/>
            </w:rPr>
          </w:pPr>
          <w:hyperlink w:anchor="_Toc435793431" w:history="1">
            <w:r w:rsidR="008056C9" w:rsidRPr="008056C9">
              <w:rPr>
                <w:rStyle w:val="Hyperlink"/>
                <w:rFonts w:ascii="Times New Roman" w:hAnsi="Times New Roman" w:cs="Times New Roman"/>
                <w:b w:val="0"/>
                <w:noProof/>
              </w:rPr>
              <w:t>Dodatak B: Dnevnik sastajanja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59</w:t>
            </w:r>
            <w:r w:rsidR="008056C9" w:rsidRPr="008056C9">
              <w:rPr>
                <w:rFonts w:ascii="Times New Roman" w:hAnsi="Times New Roman" w:cs="Times New Roman"/>
                <w:b w:val="0"/>
                <w:noProof/>
                <w:webHidden/>
              </w:rPr>
              <w:fldChar w:fldCharType="end"/>
            </w:r>
          </w:hyperlink>
        </w:p>
        <w:p w14:paraId="34C1C96B" w14:textId="77777777" w:rsidR="008056C9" w:rsidRPr="008056C9" w:rsidRDefault="00604B53">
          <w:pPr>
            <w:pStyle w:val="TOC1"/>
            <w:tabs>
              <w:tab w:val="right" w:leader="dot" w:pos="9062"/>
            </w:tabs>
            <w:rPr>
              <w:rFonts w:ascii="Times New Roman" w:eastAsiaTheme="minorEastAsia" w:hAnsi="Times New Roman" w:cs="Times New Roman"/>
              <w:b w:val="0"/>
              <w:noProof/>
              <w:sz w:val="22"/>
              <w:szCs w:val="22"/>
              <w:lang w:eastAsia="hr-HR"/>
            </w:rPr>
          </w:pPr>
          <w:hyperlink w:anchor="_Toc435793432" w:history="1">
            <w:r w:rsidR="008056C9" w:rsidRPr="008056C9">
              <w:rPr>
                <w:rStyle w:val="Hyperlink"/>
                <w:rFonts w:ascii="Times New Roman" w:hAnsi="Times New Roman" w:cs="Times New Roman"/>
                <w:b w:val="0"/>
                <w:noProof/>
              </w:rPr>
              <w:t>Dodatak C: Prikaz aktivnosti grupe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60</w:t>
            </w:r>
            <w:r w:rsidR="008056C9" w:rsidRPr="008056C9">
              <w:rPr>
                <w:rFonts w:ascii="Times New Roman" w:hAnsi="Times New Roman" w:cs="Times New Roman"/>
                <w:b w:val="0"/>
                <w:noProof/>
                <w:webHidden/>
              </w:rPr>
              <w:fldChar w:fldCharType="end"/>
            </w:r>
          </w:hyperlink>
        </w:p>
        <w:p w14:paraId="0958E0E5" w14:textId="77777777" w:rsidR="008056C9" w:rsidRDefault="00604B53">
          <w:pPr>
            <w:pStyle w:val="TOC1"/>
            <w:tabs>
              <w:tab w:val="right" w:leader="dot" w:pos="9062"/>
            </w:tabs>
            <w:rPr>
              <w:rFonts w:eastAsiaTheme="minorEastAsia"/>
              <w:b w:val="0"/>
              <w:noProof/>
              <w:sz w:val="22"/>
              <w:szCs w:val="22"/>
              <w:lang w:eastAsia="hr-HR"/>
            </w:rPr>
          </w:pPr>
          <w:hyperlink w:anchor="_Toc435793433" w:history="1">
            <w:r w:rsidR="008056C9" w:rsidRPr="008056C9">
              <w:rPr>
                <w:rStyle w:val="Hyperlink"/>
                <w:rFonts w:ascii="Times New Roman" w:hAnsi="Times New Roman" w:cs="Times New Roman"/>
                <w:b w:val="0"/>
                <w:noProof/>
              </w:rPr>
              <w:t>Dodatak D: Plan rada / Pregled rada i stanje ostvarenja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63</w:t>
            </w:r>
            <w:r w:rsidR="008056C9" w:rsidRPr="008056C9">
              <w:rPr>
                <w:rFonts w:ascii="Times New Roman" w:hAnsi="Times New Roman" w:cs="Times New Roman"/>
                <w:b w:val="0"/>
                <w:noProof/>
                <w:webHidden/>
              </w:rPr>
              <w:fldChar w:fldCharType="end"/>
            </w:r>
          </w:hyperlink>
        </w:p>
        <w:p w14:paraId="69FB1C37" w14:textId="718F06AE" w:rsidR="005209EE" w:rsidRPr="008056C9" w:rsidRDefault="005209EE">
          <w:pPr>
            <w:rPr>
              <w:rFonts w:cs="Times New Roman"/>
            </w:rPr>
          </w:pPr>
          <w:r w:rsidRPr="008056C9">
            <w:rPr>
              <w:rFonts w:cs="Times New Roman"/>
              <w:bCs/>
              <w:noProof/>
            </w:rPr>
            <w:fldChar w:fldCharType="end"/>
          </w:r>
        </w:p>
      </w:sdtContent>
    </w:sdt>
    <w:p w14:paraId="3C3932DD" w14:textId="77777777" w:rsidR="00EF161A" w:rsidRPr="00EF161A" w:rsidRDefault="00EF161A" w:rsidP="00EF161A">
      <w:pPr>
        <w:rPr>
          <w:sz w:val="28"/>
          <w:szCs w:val="28"/>
          <w:u w:val="single"/>
        </w:rPr>
      </w:pPr>
    </w:p>
    <w:p w14:paraId="79612C9C" w14:textId="77777777" w:rsidR="00EF161A" w:rsidRDefault="00EF161A">
      <w:pPr>
        <w:rPr>
          <w:rFonts w:cs="Times New Roman"/>
        </w:rPr>
      </w:pPr>
    </w:p>
    <w:p w14:paraId="1FF96532" w14:textId="77777777" w:rsidR="00EF161A" w:rsidRDefault="00EF161A" w:rsidP="00A360BF">
      <w:pPr>
        <w:pStyle w:val="Heading1"/>
        <w:rPr>
          <w:rFonts w:eastAsia="Arial"/>
        </w:rPr>
      </w:pPr>
      <w:r>
        <w:rPr>
          <w:rFonts w:eastAsia="Arial"/>
        </w:rPr>
        <w:br w:type="page"/>
      </w:r>
      <w:bookmarkStart w:id="2" w:name="_Toc435793416"/>
      <w:r w:rsidR="00824032">
        <w:rPr>
          <w:rFonts w:eastAsia="Arial"/>
        </w:rPr>
        <w:lastRenderedPageBreak/>
        <w:t>Dnevnik promjena dokumentacije</w:t>
      </w:r>
      <w:bookmarkEnd w:id="2"/>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F576AA" w:rsidRDefault="00824032" w:rsidP="00824032">
            <w:pPr>
              <w:rPr>
                <w:b/>
              </w:rPr>
            </w:pPr>
            <w:r w:rsidRPr="00F576AA">
              <w:rPr>
                <w:b/>
              </w:rPr>
              <w:t>Rev.</w:t>
            </w:r>
          </w:p>
        </w:tc>
        <w:tc>
          <w:tcPr>
            <w:tcW w:w="5487" w:type="dxa"/>
            <w:tcBorders>
              <w:left w:val="nil"/>
              <w:bottom w:val="single" w:sz="12" w:space="0" w:color="000000"/>
              <w:right w:val="single" w:sz="6" w:space="0" w:color="000000"/>
            </w:tcBorders>
            <w:vAlign w:val="center"/>
          </w:tcPr>
          <w:p w14:paraId="05DD825C" w14:textId="77777777" w:rsidR="00824032" w:rsidRPr="00F576AA" w:rsidRDefault="00824032" w:rsidP="00824032">
            <w:pPr>
              <w:rPr>
                <w:b/>
              </w:rPr>
            </w:pPr>
            <w:r w:rsidRPr="00F576AA">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F576AA" w:rsidRDefault="00824032" w:rsidP="00824032">
            <w:pPr>
              <w:rPr>
                <w:b/>
              </w:rPr>
            </w:pPr>
            <w:r w:rsidRPr="00F576AA">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F576AA" w:rsidRDefault="00824032" w:rsidP="00824032">
            <w:pPr>
              <w:rPr>
                <w:b/>
              </w:rPr>
            </w:pPr>
            <w:r w:rsidRPr="00F576AA">
              <w:rPr>
                <w:b/>
              </w:rPr>
              <w:t>Datum</w:t>
            </w:r>
          </w:p>
        </w:tc>
      </w:tr>
      <w:tr w:rsidR="00824032"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Default="00824032" w:rsidP="0039462F">
            <w:pPr>
              <w:spacing w:beforeLines="60" w:before="144" w:afterLines="60" w:after="144" w:line="240" w:lineRule="auto"/>
            </w:pPr>
            <w:r w:rsidRPr="00F965D1">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Default="00824032" w:rsidP="0039462F">
            <w:pPr>
              <w:spacing w:beforeLines="60" w:before="144" w:afterLines="60" w:after="144" w:line="240" w:lineRule="auto"/>
            </w:pPr>
            <w:r w:rsidRPr="00F965D1">
              <w:t>Napravljen predložak</w:t>
            </w:r>
            <w:r>
              <w:t xml:space="preserve">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Default="00824032" w:rsidP="0039462F">
            <w:pPr>
              <w:spacing w:beforeLines="60" w:before="144" w:afterLines="60" w:after="144" w:line="240" w:lineRule="auto"/>
            </w:pPr>
            <w:r>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Default="00824032" w:rsidP="0039462F">
            <w:pPr>
              <w:spacing w:beforeLines="60" w:before="144" w:afterLines="60" w:after="144" w:line="240" w:lineRule="auto"/>
            </w:pPr>
            <w:r w:rsidRPr="00F965D1">
              <w:t>2</w:t>
            </w:r>
            <w:r>
              <w:t>3.10.2015</w:t>
            </w:r>
            <w:r w:rsidRPr="00F965D1">
              <w:t>.</w:t>
            </w:r>
          </w:p>
        </w:tc>
      </w:tr>
      <w:tr w:rsidR="00824032"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Default="00824032" w:rsidP="0039462F">
            <w:pPr>
              <w:spacing w:beforeLines="60" w:before="144" w:afterLines="60" w:after="144" w:line="240" w:lineRule="auto"/>
            </w:pPr>
            <w:r w:rsidRPr="00F965D1">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Default="00824032" w:rsidP="0039462F">
            <w:pPr>
              <w:spacing w:beforeLines="60" w:before="144" w:afterLines="60" w:after="144" w:line="240" w:lineRule="auto"/>
            </w:pPr>
            <w:r>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Default="00824032" w:rsidP="0039462F">
            <w:pPr>
              <w:spacing w:beforeLines="60" w:before="144" w:afterLines="60" w:after="144" w:line="240" w:lineRule="auto"/>
            </w:pPr>
            <w:r>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Default="00824032" w:rsidP="0039462F">
            <w:pPr>
              <w:spacing w:beforeLines="60" w:before="144" w:afterLines="60" w:after="144" w:line="240" w:lineRule="auto"/>
            </w:pPr>
            <w:r>
              <w:t>31.10.2015</w:t>
            </w:r>
            <w:r w:rsidRPr="00F965D1">
              <w:t>.</w:t>
            </w:r>
          </w:p>
        </w:tc>
      </w:tr>
      <w:tr w:rsidR="00824032"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Default="00824032" w:rsidP="0039462F">
            <w:pPr>
              <w:spacing w:beforeLines="60" w:before="144" w:afterLines="60" w:after="144" w:line="240" w:lineRule="auto"/>
            </w:pPr>
            <w:r>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Default="006F02EA" w:rsidP="0039462F">
            <w:pPr>
              <w:spacing w:beforeLines="60" w:before="144" w:afterLines="60" w:after="144" w:line="240" w:lineRule="auto"/>
            </w:pPr>
            <w:r>
              <w:t>Napisan</w:t>
            </w:r>
            <w:r w:rsidR="00824032">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Default="00824032" w:rsidP="0039462F">
            <w:pPr>
              <w:spacing w:beforeLines="60" w:before="144" w:afterLines="60" w:after="144" w:line="240" w:lineRule="auto"/>
            </w:pPr>
            <w:r>
              <w:t>Šarić,</w:t>
            </w:r>
            <w:r w:rsidR="006F02EA">
              <w:t xml:space="preserve"> </w:t>
            </w:r>
            <w:r>
              <w:t>Kostrešević,</w:t>
            </w:r>
            <w:r w:rsidR="006F02EA">
              <w:t xml:space="preserve"> Janjić,     </w:t>
            </w:r>
            <w:r>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Default="00824032" w:rsidP="0039462F">
            <w:pPr>
              <w:spacing w:beforeLines="60" w:before="144" w:afterLines="60" w:after="144" w:line="240" w:lineRule="auto"/>
            </w:pPr>
            <w:r>
              <w:t>02.11.2015</w:t>
            </w:r>
            <w:r w:rsidRPr="00F965D1">
              <w:t>.</w:t>
            </w:r>
          </w:p>
        </w:tc>
      </w:tr>
      <w:tr w:rsidR="00824032"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Default="00824032" w:rsidP="0039462F">
            <w:pPr>
              <w:spacing w:beforeLines="60" w:before="144" w:afterLines="60" w:after="144" w:line="240" w:lineRule="auto"/>
            </w:pPr>
            <w:r>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Default="00824032" w:rsidP="0039462F">
            <w:pPr>
              <w:spacing w:beforeLines="60" w:before="144" w:afterLines="60" w:after="144" w:line="240" w:lineRule="auto"/>
            </w:pPr>
            <w:r>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Default="00824032" w:rsidP="0039462F">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Default="00824032" w:rsidP="0039462F">
            <w:pPr>
              <w:spacing w:beforeLines="60" w:before="144" w:afterLines="60" w:after="144" w:line="240" w:lineRule="auto"/>
            </w:pPr>
            <w:r>
              <w:t>7.11.2015.</w:t>
            </w:r>
          </w:p>
        </w:tc>
      </w:tr>
      <w:tr w:rsidR="00824032"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Default="00824032" w:rsidP="0039462F">
            <w:pPr>
              <w:spacing w:beforeLines="60" w:before="144" w:afterLines="60" w:after="144" w:line="240" w:lineRule="auto"/>
            </w:pPr>
            <w:r>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Default="00824032" w:rsidP="0039462F">
            <w:pPr>
              <w:spacing w:beforeLines="60" w:before="144" w:afterLines="60" w:after="144" w:line="240" w:lineRule="auto"/>
            </w:pPr>
            <w: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Default="00824032" w:rsidP="0039462F">
            <w:pPr>
              <w:spacing w:beforeLines="60" w:before="144" w:afterLines="60" w:after="144" w:line="240" w:lineRule="auto"/>
            </w:pPr>
            <w:r>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Default="00824032" w:rsidP="0039462F">
            <w:pPr>
              <w:spacing w:beforeLines="60" w:before="144" w:afterLines="60" w:after="144" w:line="240" w:lineRule="auto"/>
            </w:pPr>
            <w:r>
              <w:t>9.11.2015.</w:t>
            </w:r>
          </w:p>
        </w:tc>
      </w:tr>
      <w:tr w:rsidR="00824032" w:rsidRPr="00D1517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Default="00824032" w:rsidP="0039462F">
            <w:pPr>
              <w:spacing w:beforeLines="60" w:before="144" w:afterLines="60" w:after="144" w:line="240" w:lineRule="auto"/>
            </w:pPr>
            <w:r>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D1517F" w:rsidRDefault="00824032" w:rsidP="0039462F">
            <w:pPr>
              <w:spacing w:beforeLines="60" w:before="144" w:afterLines="60" w:after="144" w:line="240" w:lineRule="auto"/>
            </w:pPr>
            <w:r w:rsidRPr="00D1517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Default="00824032" w:rsidP="0039462F">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D1517F" w:rsidRDefault="00824032" w:rsidP="0039462F">
            <w:pPr>
              <w:spacing w:beforeLines="60" w:before="144" w:afterLines="60" w:after="144" w:line="240" w:lineRule="auto"/>
            </w:pPr>
            <w:r w:rsidRPr="00D1517F">
              <w:t>10.11.2015.</w:t>
            </w:r>
          </w:p>
        </w:tc>
      </w:tr>
      <w:tr w:rsidR="00824032"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056338" w:rsidRDefault="00824032" w:rsidP="0039462F">
            <w:pPr>
              <w:spacing w:beforeLines="60" w:before="144" w:afterLines="60" w:after="144" w:line="240" w:lineRule="auto"/>
            </w:pPr>
            <w:r w:rsidRPr="00F965D1">
              <w:t>0.</w:t>
            </w:r>
            <w:r>
              <w:t>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056338" w:rsidRDefault="00824032" w:rsidP="0039462F">
            <w:pPr>
              <w:spacing w:beforeLines="60" w:before="144" w:afterLines="60" w:after="144" w:line="240" w:lineRule="auto"/>
            </w:pPr>
            <w:r w:rsidRPr="00056338">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Default="00824032" w:rsidP="0039462F">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Default="00824032" w:rsidP="0039462F">
            <w:pPr>
              <w:spacing w:beforeLines="60" w:before="144" w:afterLines="60" w:after="144" w:line="240" w:lineRule="auto"/>
            </w:pPr>
            <w:r>
              <w:t>11.11.2015</w:t>
            </w:r>
            <w:r w:rsidRPr="00F965D1">
              <w:t>.</w:t>
            </w:r>
          </w:p>
        </w:tc>
      </w:tr>
      <w:tr w:rsidR="00824032"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643920" w:rsidRDefault="00824032" w:rsidP="0039462F">
            <w:pPr>
              <w:spacing w:beforeLines="60" w:before="144" w:afterLines="60" w:after="144" w:line="240" w:lineRule="auto"/>
            </w:pPr>
            <w:r>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643920" w:rsidRDefault="00824032" w:rsidP="0039462F">
            <w:pPr>
              <w:spacing w:beforeLines="60" w:before="144" w:afterLines="60" w:after="144" w:line="240" w:lineRule="auto"/>
            </w:pPr>
            <w: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643920" w:rsidRDefault="00824032" w:rsidP="0039462F">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643920" w:rsidRDefault="00824032" w:rsidP="0039462F">
            <w:pPr>
              <w:spacing w:beforeLines="60" w:before="144" w:afterLines="60" w:after="144" w:line="240" w:lineRule="auto"/>
            </w:pPr>
            <w:r>
              <w:t>11.11.2015.</w:t>
            </w:r>
          </w:p>
        </w:tc>
      </w:tr>
      <w:tr w:rsidR="00824032"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643920" w:rsidRDefault="00824032" w:rsidP="0039462F">
            <w:pPr>
              <w:spacing w:beforeLines="60" w:before="144" w:afterLines="60" w:after="144" w:line="240" w:lineRule="auto"/>
            </w:pPr>
            <w:r w:rsidRPr="00F965D1">
              <w:t>0.</w:t>
            </w:r>
            <w:r>
              <w:t>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643920" w:rsidRDefault="00824032" w:rsidP="0039462F">
            <w:pPr>
              <w:spacing w:beforeLines="60" w:before="144" w:afterLines="60" w:after="144" w:line="240" w:lineRule="auto"/>
            </w:pPr>
            <w:r>
              <w:t>Dodani ostali zahtjevi, manje izmj</w:t>
            </w:r>
            <w:r w:rsidRPr="00977B96">
              <w:t xml:space="preserve">ene </w:t>
            </w:r>
            <w:r>
              <w:t xml:space="preserve">opisa obrazaca uporabe i </w:t>
            </w:r>
            <w:r w:rsidRPr="00977B96">
              <w:t>sekvencijskih dijagrama</w:t>
            </w:r>
            <w:r w:rsidRPr="00977B96"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643920" w:rsidRDefault="00824032"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643920" w:rsidRDefault="00824032" w:rsidP="0039462F">
            <w:pPr>
              <w:spacing w:beforeLines="60" w:before="144" w:afterLines="60" w:after="144" w:line="240" w:lineRule="auto"/>
            </w:pPr>
            <w:r>
              <w:t>12.11.2015.</w:t>
            </w:r>
          </w:p>
        </w:tc>
      </w:tr>
      <w:tr w:rsidR="00824032"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Default="00824032" w:rsidP="0039462F">
            <w:pPr>
              <w:spacing w:beforeLines="60" w:before="144" w:afterLines="60" w:after="144" w:line="240" w:lineRule="auto"/>
            </w:pPr>
            <w:r w:rsidRPr="00F965D1">
              <w:t>0.</w:t>
            </w:r>
            <w:r>
              <w:t>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Default="00824032" w:rsidP="0039462F">
            <w:pPr>
              <w:spacing w:beforeLines="60" w:before="144" w:afterLines="60" w:after="144" w:line="240" w:lineRule="auto"/>
            </w:pPr>
            <w:r>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Default="00824032" w:rsidP="0039462F">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Default="00824032" w:rsidP="0039462F">
            <w:pPr>
              <w:spacing w:beforeLines="60" w:before="144" w:afterLines="60" w:after="144" w:line="240" w:lineRule="auto"/>
            </w:pPr>
            <w:r w:rsidRPr="00F965D1">
              <w:t>1</w:t>
            </w:r>
            <w:r>
              <w:t>2</w:t>
            </w:r>
            <w:r w:rsidRPr="00F965D1">
              <w:t>.</w:t>
            </w:r>
            <w:r>
              <w:t>11</w:t>
            </w:r>
            <w:r w:rsidRPr="00F965D1">
              <w:t>.201</w:t>
            </w:r>
            <w:r>
              <w:t>5</w:t>
            </w:r>
            <w:r w:rsidRPr="00F965D1">
              <w:t>.</w:t>
            </w:r>
          </w:p>
        </w:tc>
      </w:tr>
      <w:tr w:rsidR="00824032"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Default="00824032" w:rsidP="0039462F">
            <w:pPr>
              <w:spacing w:beforeLines="60" w:before="144" w:afterLines="60" w:after="144" w:line="240" w:lineRule="auto"/>
            </w:pPr>
            <w:r w:rsidRPr="00D159D9">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Default="00824032" w:rsidP="0039462F">
            <w:pPr>
              <w:spacing w:beforeLines="60" w:before="144" w:afterLines="60" w:after="144" w:line="240" w:lineRule="auto"/>
            </w:pPr>
            <w:r w:rsidRPr="00D159D9">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Default="00824032" w:rsidP="0039462F">
            <w:pPr>
              <w:spacing w:beforeLines="60" w:before="144" w:afterLines="60" w:after="144" w:line="240" w:lineRule="auto"/>
            </w:pPr>
            <w:r w:rsidRPr="00D159D9">
              <w:t>Šarić,</w:t>
            </w:r>
            <w:r w:rsidR="006F02EA">
              <w:t xml:space="preserve">   </w:t>
            </w:r>
            <w:r w:rsidRPr="00D159D9">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Default="00824032" w:rsidP="0039462F">
            <w:pPr>
              <w:spacing w:beforeLines="60" w:before="144" w:afterLines="60" w:after="144" w:line="240" w:lineRule="auto"/>
            </w:pPr>
            <w:r w:rsidRPr="00D159D9">
              <w:t>14.11.2015.</w:t>
            </w:r>
          </w:p>
        </w:tc>
      </w:tr>
      <w:tr w:rsidR="00824032"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Default="00824032" w:rsidP="0039462F">
            <w:pPr>
              <w:spacing w:beforeLines="60" w:before="144" w:afterLines="60" w:after="144" w:line="240" w:lineRule="auto"/>
            </w:pPr>
            <w:r w:rsidRPr="00D159D9">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Default="00824032" w:rsidP="0039462F">
            <w:pPr>
              <w:spacing w:beforeLines="60" w:before="144" w:afterLines="60" w:after="144" w:line="240" w:lineRule="auto"/>
            </w:pPr>
            <w:r>
              <w:t>Napisana</w:t>
            </w:r>
            <w:r w:rsidRPr="00D159D9">
              <w:t xml:space="preserve"> </w:t>
            </w:r>
            <w:r>
              <w:t>s</w:t>
            </w:r>
            <w:r w:rsidRPr="00D159D9">
              <w:t>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Default="00824032" w:rsidP="0039462F">
            <w:pPr>
              <w:spacing w:beforeLines="60" w:before="144" w:afterLines="60" w:after="144" w:line="240" w:lineRule="auto"/>
            </w:pPr>
            <w:r w:rsidRPr="00AD6349">
              <w:t>Gulan</w:t>
            </w:r>
            <w:r w:rsidRPr="00AD6349">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Default="00824032" w:rsidP="0039462F">
            <w:pPr>
              <w:spacing w:beforeLines="60" w:before="144" w:afterLines="60" w:after="144" w:line="240" w:lineRule="auto"/>
            </w:pPr>
            <w:r w:rsidRPr="00AD6349">
              <w:t>14.11.2015.</w:t>
            </w:r>
          </w:p>
        </w:tc>
      </w:tr>
      <w:tr w:rsidR="00824032"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Default="00824032" w:rsidP="0039462F">
            <w:pPr>
              <w:spacing w:beforeLines="60" w:before="144" w:afterLines="60" w:after="144" w:line="240" w:lineRule="auto"/>
            </w:pPr>
            <w:r w:rsidRPr="00D159D9">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Default="00824032" w:rsidP="0039462F">
            <w:pPr>
              <w:spacing w:beforeLines="60" w:before="144" w:afterLines="60" w:after="144" w:line="240" w:lineRule="auto"/>
            </w:pPr>
            <w:r>
              <w:t>Napisan p</w:t>
            </w:r>
            <w:r w:rsidRPr="00AD6349">
              <w:t>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Default="00824032" w:rsidP="0039462F">
            <w:pPr>
              <w:spacing w:beforeLines="60" w:before="144" w:afterLines="60" w:after="144" w:line="240" w:lineRule="auto"/>
            </w:pPr>
            <w:r w:rsidRPr="00AD6349">
              <w:t>Trčak</w:t>
            </w:r>
            <w:r w:rsidRPr="00AD6349">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Default="00824032" w:rsidP="0039462F">
            <w:pPr>
              <w:spacing w:beforeLines="60" w:before="144" w:afterLines="60" w:after="144" w:line="240" w:lineRule="auto"/>
            </w:pPr>
            <w:r w:rsidRPr="00AD6349">
              <w:t>16.11.2015.</w:t>
            </w:r>
          </w:p>
        </w:tc>
      </w:tr>
      <w:tr w:rsidR="00824032"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Default="00824032" w:rsidP="0039462F">
            <w:pPr>
              <w:spacing w:beforeLines="60" w:before="144" w:afterLines="60" w:after="144" w:line="240" w:lineRule="auto"/>
            </w:pPr>
            <w:r>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Default="00824032" w:rsidP="0039462F">
            <w:pPr>
              <w:spacing w:beforeLines="60" w:before="144" w:afterLines="60" w:after="144" w:line="240" w:lineRule="auto"/>
            </w:pPr>
            <w:r>
              <w:t>Napisan d</w:t>
            </w:r>
            <w:r w:rsidRPr="00AD6349">
              <w:t>ijagram razreda s opisom</w:t>
            </w:r>
            <w:r>
              <w:t xml:space="preserve"> i o</w:t>
            </w:r>
            <w:r w:rsidRPr="00AD6349">
              <w:t>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Default="00824032" w:rsidP="0039462F">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Default="00824032" w:rsidP="0039462F">
            <w:pPr>
              <w:spacing w:beforeLines="60" w:before="144" w:afterLines="60" w:after="144" w:line="240" w:lineRule="auto"/>
            </w:pPr>
            <w:r>
              <w:t>17.11.2015.</w:t>
            </w:r>
          </w:p>
        </w:tc>
      </w:tr>
      <w:tr w:rsidR="00824032"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Default="00824032" w:rsidP="0039462F">
            <w:pPr>
              <w:spacing w:beforeLines="60" w:before="144" w:afterLines="60" w:after="144" w:line="240" w:lineRule="auto"/>
            </w:pPr>
            <w:r>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Default="00824032" w:rsidP="0039462F">
            <w:pPr>
              <w:spacing w:beforeLines="60" w:before="144" w:afterLines="60" w:after="144" w:line="240" w:lineRule="auto"/>
            </w:pPr>
            <w:r>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Default="00824032"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Default="00824032" w:rsidP="0039462F">
            <w:pPr>
              <w:spacing w:beforeLines="60" w:before="144" w:afterLines="60" w:after="144" w:line="240" w:lineRule="auto"/>
            </w:pPr>
            <w:r>
              <w:t>18.11.2015.</w:t>
            </w:r>
          </w:p>
        </w:tc>
      </w:tr>
      <w:tr w:rsidR="00824032"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643920" w:rsidRDefault="00824032" w:rsidP="0039462F">
            <w:pPr>
              <w:spacing w:beforeLines="60" w:before="144" w:afterLines="60" w:after="144" w:line="240" w:lineRule="auto"/>
            </w:pPr>
            <w:r>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643920" w:rsidRDefault="00824032" w:rsidP="0039462F">
            <w:pPr>
              <w:spacing w:beforeLines="60" w:before="144" w:afterLines="60" w:after="144" w:line="240" w:lineRule="auto"/>
            </w:pPr>
            <w:r>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Default="00824032" w:rsidP="0039462F">
            <w:pPr>
              <w:spacing w:beforeLines="60" w:before="144" w:afterLines="60" w:after="144" w:line="240" w:lineRule="auto"/>
            </w:pPr>
            <w:r w:rsidRPr="00D159D9">
              <w:t>Šarić,</w:t>
            </w:r>
            <w:r w:rsidR="006F02EA">
              <w:t xml:space="preserve">      </w:t>
            </w:r>
            <w:r>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Default="00824032" w:rsidP="0039462F">
            <w:pPr>
              <w:spacing w:beforeLines="60" w:before="144" w:afterLines="60" w:after="144" w:line="240" w:lineRule="auto"/>
            </w:pPr>
            <w:r w:rsidRPr="00F965D1">
              <w:t>19.</w:t>
            </w:r>
            <w:r>
              <w:t>11</w:t>
            </w:r>
            <w:r w:rsidRPr="00F965D1">
              <w:t>.201</w:t>
            </w:r>
            <w:r>
              <w:t>5</w:t>
            </w:r>
            <w:r w:rsidRPr="00F965D1">
              <w:t>.</w:t>
            </w:r>
          </w:p>
        </w:tc>
      </w:tr>
      <w:tr w:rsidR="00824032"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Default="0049246C" w:rsidP="0039462F">
            <w:pPr>
              <w:spacing w:beforeLines="60" w:before="144" w:afterLines="60" w:after="144" w:line="240" w:lineRule="auto"/>
            </w:pPr>
            <w:r>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Default="0049246C" w:rsidP="0039462F">
            <w:pPr>
              <w:spacing w:beforeLines="60" w:before="144" w:afterLines="60" w:after="144" w:line="240" w:lineRule="auto"/>
            </w:pPr>
            <w:r>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Default="0049246C" w:rsidP="0039462F">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Default="00824032" w:rsidP="0039462F">
            <w:pPr>
              <w:spacing w:beforeLines="60" w:before="144" w:afterLines="60" w:after="144" w:line="240" w:lineRule="auto"/>
            </w:pPr>
            <w:r w:rsidRPr="00F965D1">
              <w:t>20.</w:t>
            </w:r>
            <w:r w:rsidR="0049246C">
              <w:t>11.2015</w:t>
            </w:r>
            <w:r w:rsidRPr="00F965D1">
              <w:t>.</w:t>
            </w:r>
          </w:p>
        </w:tc>
      </w:tr>
      <w:tr w:rsidR="00BD4E4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Default="00CA4D0E" w:rsidP="0039462F">
            <w:pPr>
              <w:spacing w:beforeLines="60" w:before="144" w:afterLines="60" w:after="144" w:line="240" w:lineRule="auto"/>
            </w:pPr>
            <w:r>
              <w:t>0.95</w:t>
            </w:r>
          </w:p>
        </w:tc>
        <w:tc>
          <w:tcPr>
            <w:tcW w:w="5487" w:type="dxa"/>
            <w:tcBorders>
              <w:top w:val="single" w:sz="6" w:space="0" w:color="000000"/>
              <w:left w:val="nil"/>
              <w:bottom w:val="single" w:sz="6" w:space="0" w:color="000000"/>
              <w:right w:val="single" w:sz="6" w:space="0" w:color="000000"/>
            </w:tcBorders>
            <w:vAlign w:val="center"/>
          </w:tcPr>
          <w:p w14:paraId="6C650CD4" w14:textId="4BA5DF57" w:rsidR="00BD4E4F" w:rsidRDefault="0079511F" w:rsidP="0039462F">
            <w:pPr>
              <w:spacing w:beforeLines="60" w:before="144" w:afterLines="60" w:after="144" w:line="240" w:lineRule="auto"/>
            </w:pPr>
            <w:r>
              <w:t xml:space="preserve">Napisan </w:t>
            </w:r>
            <w:r w:rsidR="00BD4E4F">
              <w:t>zaključ</w:t>
            </w:r>
            <w:r>
              <w:t>a</w:t>
            </w:r>
            <w:r w:rsidR="00BD4E4F">
              <w:t>k</w:t>
            </w:r>
            <w:r>
              <w:t xml:space="preserve"> i literatura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Default="00BD4E4F"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F965D1" w:rsidRDefault="00BD4E4F" w:rsidP="0039462F">
            <w:pPr>
              <w:spacing w:beforeLines="60" w:before="144" w:afterLines="60" w:after="144" w:line="240" w:lineRule="auto"/>
            </w:pPr>
            <w:r>
              <w:t>20.11.2015.</w:t>
            </w:r>
          </w:p>
        </w:tc>
      </w:tr>
      <w:tr w:rsidR="00BD4E4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Default="00BD4E4F" w:rsidP="0039462F">
            <w:pPr>
              <w:spacing w:beforeLines="60" w:before="144" w:afterLines="60" w:after="144" w:line="240" w:lineRule="auto"/>
            </w:pPr>
            <w:r>
              <w:t>0.9</w:t>
            </w:r>
            <w:r w:rsidR="005A3F8E">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Default="00BD4E4F" w:rsidP="0039462F">
            <w:pPr>
              <w:spacing w:beforeLines="60" w:before="144" w:afterLines="60" w:after="144" w:line="240" w:lineRule="auto"/>
            </w:pPr>
            <w:r>
              <w:t xml:space="preserve">Posljednje uređivanje i </w:t>
            </w:r>
            <w:r w:rsidR="00CA4D0E">
              <w:t xml:space="preserve">neki </w:t>
            </w:r>
            <w:r>
              <w:t>ispravci</w:t>
            </w:r>
            <w:r w:rsidR="00CA4D0E">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Default="006F02EA" w:rsidP="0039462F">
            <w:pPr>
              <w:spacing w:beforeLines="60" w:before="144" w:afterLines="60" w:after="144" w:line="240" w:lineRule="auto"/>
            </w:pPr>
            <w:r>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F965D1" w:rsidRDefault="00BD4E4F" w:rsidP="0039462F">
            <w:pPr>
              <w:spacing w:beforeLines="60" w:before="144" w:afterLines="60" w:after="144" w:line="240" w:lineRule="auto"/>
            </w:pPr>
            <w:r>
              <w:t>20.11.2015.</w:t>
            </w:r>
          </w:p>
        </w:tc>
      </w:tr>
      <w:tr w:rsidR="00025FCC"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Default="00025FCC" w:rsidP="0039462F">
            <w:pPr>
              <w:spacing w:beforeLines="60" w:before="144" w:afterLines="60" w:after="144" w:line="240" w:lineRule="auto"/>
            </w:pPr>
            <w:r>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Default="00025FCC" w:rsidP="0039462F">
            <w:pPr>
              <w:spacing w:beforeLines="60" w:before="144" w:afterLines="60" w:after="144" w:line="240" w:lineRule="auto"/>
            </w:pPr>
            <w:r>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Default="00025FCC" w:rsidP="0039462F">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Default="00025FCC" w:rsidP="0039462F">
            <w:pPr>
              <w:spacing w:beforeLines="60" w:before="144" w:afterLines="60" w:after="144" w:line="240" w:lineRule="auto"/>
            </w:pPr>
            <w:r>
              <w:t>20.11.2015.</w:t>
            </w:r>
          </w:p>
        </w:tc>
      </w:tr>
      <w:tr w:rsidR="008341DC"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B422A4" w:rsidRDefault="008341DC" w:rsidP="0039462F">
            <w:pPr>
              <w:spacing w:beforeLines="60" w:before="144" w:afterLines="60" w:after="144" w:line="240" w:lineRule="auto"/>
              <w:rPr>
                <w:b/>
              </w:rPr>
            </w:pPr>
            <w:r w:rsidRPr="00B422A4">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Default="008341DC" w:rsidP="0039462F">
            <w:pPr>
              <w:spacing w:beforeLines="60" w:before="144" w:afterLines="60" w:after="144" w:line="240" w:lineRule="auto"/>
            </w:pPr>
            <w:r w:rsidRPr="00BD4E4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0B7634BA" w14:textId="77777777" w:rsidR="008056C9" w:rsidRDefault="008056C9" w:rsidP="0039462F">
            <w:pPr>
              <w:spacing w:beforeLines="60" w:before="144" w:afterLines="60" w:after="144" w:line="240" w:lineRule="auto"/>
            </w:pPr>
            <w:r>
              <w:t xml:space="preserve">Šarić, </w:t>
            </w:r>
          </w:p>
          <w:p w14:paraId="4F82FB95" w14:textId="50D16FB4" w:rsidR="008341DC" w:rsidRDefault="008056C9"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Default="008341DC" w:rsidP="0039462F">
            <w:pPr>
              <w:spacing w:beforeLines="60" w:before="144" w:afterLines="60" w:after="144" w:line="240" w:lineRule="auto"/>
            </w:pPr>
            <w:r>
              <w:t>20.11.2015</w:t>
            </w:r>
            <w:r w:rsidRPr="00F965D1">
              <w:t>.</w:t>
            </w:r>
          </w:p>
        </w:tc>
      </w:tr>
      <w:tr w:rsidR="00B00F49" w14:paraId="709C49BC" w14:textId="77777777" w:rsidTr="005E4C33">
        <w:tc>
          <w:tcPr>
            <w:tcW w:w="723" w:type="dxa"/>
            <w:tcBorders>
              <w:top w:val="single" w:sz="6" w:space="0" w:color="000000"/>
              <w:left w:val="nil"/>
              <w:bottom w:val="single" w:sz="6" w:space="0" w:color="000000"/>
              <w:right w:val="single" w:sz="6" w:space="0" w:color="000000"/>
            </w:tcBorders>
            <w:vAlign w:val="center"/>
          </w:tcPr>
          <w:p w14:paraId="6E953CE9" w14:textId="3BC3A889" w:rsidR="00B00F49" w:rsidRPr="00FE44DA" w:rsidRDefault="00B00F49" w:rsidP="00B00F49">
            <w:pPr>
              <w:spacing w:beforeLines="60" w:before="144" w:afterLines="60" w:after="144" w:line="240" w:lineRule="auto"/>
            </w:pPr>
            <w:ins w:id="3" w:author="Tin Trčak" w:date="2016-01-18T11:05:00Z">
              <w:r w:rsidRPr="00FE44DA">
                <w:t>1.01</w:t>
              </w:r>
            </w:ins>
            <w:del w:id="4" w:author="Tin Trčak" w:date="2016-01-18T11:05:00Z">
              <w:r w:rsidRPr="00FE44DA" w:rsidDel="0022083A">
                <w:delText>1.01</w:delText>
              </w:r>
            </w:del>
          </w:p>
        </w:tc>
        <w:tc>
          <w:tcPr>
            <w:tcW w:w="5487" w:type="dxa"/>
            <w:tcBorders>
              <w:top w:val="single" w:sz="6" w:space="0" w:color="000000"/>
              <w:left w:val="nil"/>
              <w:bottom w:val="single" w:sz="6" w:space="0" w:color="000000"/>
              <w:right w:val="single" w:sz="6" w:space="0" w:color="000000"/>
            </w:tcBorders>
            <w:vAlign w:val="center"/>
          </w:tcPr>
          <w:p w14:paraId="6E4EBA97" w14:textId="1ED07FB2" w:rsidR="00B00F49" w:rsidRPr="00BD4E4F" w:rsidRDefault="00B00F49" w:rsidP="00B00F49">
            <w:pPr>
              <w:spacing w:beforeLines="60" w:before="144" w:afterLines="60" w:after="144" w:line="240" w:lineRule="auto"/>
            </w:pPr>
            <w:ins w:id="5" w:author="Tin Trčak" w:date="2016-01-18T11:05:00Z">
              <w:r>
                <w:t>Ispravljene greške, priprema za 2. ciklus</w:t>
              </w:r>
            </w:ins>
            <w:del w:id="6" w:author="Tin Trčak" w:date="2016-01-18T11:05:00Z">
              <w:r w:rsidDel="0022083A">
                <w:delText>Ispravljene greške, priprema za 2. ciklus</w:delText>
              </w:r>
            </w:del>
          </w:p>
        </w:tc>
        <w:tc>
          <w:tcPr>
            <w:tcW w:w="1593" w:type="dxa"/>
            <w:tcBorders>
              <w:top w:val="single" w:sz="6" w:space="0" w:color="000000"/>
              <w:left w:val="single" w:sz="6" w:space="0" w:color="000000"/>
              <w:bottom w:val="single" w:sz="6" w:space="0" w:color="000000"/>
              <w:right w:val="single" w:sz="6" w:space="0" w:color="000000"/>
            </w:tcBorders>
            <w:vAlign w:val="center"/>
          </w:tcPr>
          <w:p w14:paraId="5D592E1C" w14:textId="33FC6C63" w:rsidR="00B00F49" w:rsidRDefault="00B00F49" w:rsidP="00B00F49">
            <w:pPr>
              <w:spacing w:beforeLines="60" w:before="144" w:afterLines="60" w:after="144" w:line="240" w:lineRule="auto"/>
            </w:pPr>
            <w:ins w:id="7" w:author="Tin Trčak" w:date="2016-01-18T11:05:00Z">
              <w:r>
                <w:t>Kelemen</w:t>
              </w:r>
            </w:ins>
            <w:del w:id="8" w:author="Tin Trčak" w:date="2016-01-18T11:05:00Z">
              <w:r w:rsidDel="0022083A">
                <w:delText>Kelemen</w:delText>
              </w:r>
            </w:del>
          </w:p>
        </w:tc>
        <w:tc>
          <w:tcPr>
            <w:tcW w:w="1484" w:type="dxa"/>
            <w:tcBorders>
              <w:top w:val="single" w:sz="6" w:space="0" w:color="000000"/>
              <w:left w:val="single" w:sz="6" w:space="0" w:color="000000"/>
              <w:bottom w:val="single" w:sz="6" w:space="0" w:color="000000"/>
              <w:right w:val="nil"/>
            </w:tcBorders>
            <w:vAlign w:val="center"/>
          </w:tcPr>
          <w:p w14:paraId="414AE0BB" w14:textId="4CF3BF9E" w:rsidR="00B00F49" w:rsidRDefault="00B00F49" w:rsidP="00B00F49">
            <w:pPr>
              <w:spacing w:beforeLines="60" w:before="144" w:afterLines="60" w:after="144" w:line="240" w:lineRule="auto"/>
            </w:pPr>
            <w:ins w:id="9" w:author="Tin Trčak" w:date="2016-01-18T11:05:00Z">
              <w:r>
                <w:t>10.12.2015.</w:t>
              </w:r>
            </w:ins>
            <w:del w:id="10" w:author="Tin Trčak" w:date="2016-01-18T11:05:00Z">
              <w:r w:rsidDel="0022083A">
                <w:delText>10.12.2015.</w:delText>
              </w:r>
            </w:del>
          </w:p>
        </w:tc>
      </w:tr>
      <w:tr w:rsidR="00B00F49" w14:paraId="2FAC70C9" w14:textId="77777777" w:rsidTr="005E4C33">
        <w:tc>
          <w:tcPr>
            <w:tcW w:w="723" w:type="dxa"/>
            <w:tcBorders>
              <w:top w:val="single" w:sz="6" w:space="0" w:color="000000"/>
              <w:left w:val="nil"/>
              <w:bottom w:val="single" w:sz="6" w:space="0" w:color="000000"/>
              <w:right w:val="single" w:sz="6" w:space="0" w:color="000000"/>
            </w:tcBorders>
            <w:vAlign w:val="center"/>
          </w:tcPr>
          <w:p w14:paraId="57326B0B" w14:textId="4383FAF0" w:rsidR="00B00F49" w:rsidRPr="00FE44DA" w:rsidRDefault="00B00F49" w:rsidP="00B00F49">
            <w:pPr>
              <w:spacing w:beforeLines="60" w:before="144" w:afterLines="60" w:after="144" w:line="240" w:lineRule="auto"/>
            </w:pPr>
            <w:ins w:id="11" w:author="Tin Trčak" w:date="2016-01-18T11:05:00Z">
              <w:r>
                <w:t>1.02</w:t>
              </w:r>
            </w:ins>
            <w:del w:id="12" w:author="Tin Trčak" w:date="2016-01-18T11:05:00Z">
              <w:r w:rsidDel="0022083A">
                <w:delText>1.02</w:delText>
              </w:r>
            </w:del>
          </w:p>
        </w:tc>
        <w:tc>
          <w:tcPr>
            <w:tcW w:w="5487" w:type="dxa"/>
            <w:tcBorders>
              <w:top w:val="single" w:sz="6" w:space="0" w:color="000000"/>
              <w:left w:val="nil"/>
              <w:bottom w:val="single" w:sz="6" w:space="0" w:color="000000"/>
              <w:right w:val="single" w:sz="6" w:space="0" w:color="000000"/>
            </w:tcBorders>
            <w:vAlign w:val="center"/>
          </w:tcPr>
          <w:p w14:paraId="444174A4" w14:textId="3082F1ED" w:rsidR="00B00F49" w:rsidRDefault="00B00F49" w:rsidP="00B00F49">
            <w:pPr>
              <w:spacing w:beforeLines="60" w:before="144" w:afterLines="60" w:after="144" w:line="240" w:lineRule="auto"/>
            </w:pPr>
            <w:ins w:id="13" w:author="Tin Trčak" w:date="2016-01-18T11:05:00Z">
              <w:r>
                <w:t>Usklađena dokumentacija s implementacijom</w:t>
              </w:r>
            </w:ins>
            <w:del w:id="14" w:author="Tin Trčak" w:date="2016-01-18T11:05:00Z">
              <w:r w:rsidDel="0022083A">
                <w:delText>Usklađena dokumentacija s implementacijom</w:delText>
              </w:r>
            </w:del>
          </w:p>
        </w:tc>
        <w:tc>
          <w:tcPr>
            <w:tcW w:w="1593" w:type="dxa"/>
            <w:tcBorders>
              <w:top w:val="single" w:sz="6" w:space="0" w:color="000000"/>
              <w:left w:val="single" w:sz="6" w:space="0" w:color="000000"/>
              <w:bottom w:val="single" w:sz="6" w:space="0" w:color="000000"/>
              <w:right w:val="single" w:sz="6" w:space="0" w:color="000000"/>
            </w:tcBorders>
            <w:vAlign w:val="center"/>
          </w:tcPr>
          <w:p w14:paraId="1E2483C8" w14:textId="3A5B55B9" w:rsidR="00B00F49" w:rsidRDefault="00B00F49" w:rsidP="00B00F49">
            <w:pPr>
              <w:spacing w:beforeLines="60" w:before="144" w:afterLines="60" w:after="144" w:line="240" w:lineRule="auto"/>
            </w:pPr>
            <w:ins w:id="15" w:author="Tin Trčak" w:date="2016-01-18T11:05:00Z">
              <w:r>
                <w:t>Kelemen</w:t>
              </w:r>
            </w:ins>
            <w:del w:id="16" w:author="Tin Trčak" w:date="2016-01-18T11:05:00Z">
              <w:r w:rsidDel="0022083A">
                <w:delText>Kelemen</w:delText>
              </w:r>
            </w:del>
          </w:p>
        </w:tc>
        <w:tc>
          <w:tcPr>
            <w:tcW w:w="1484" w:type="dxa"/>
            <w:tcBorders>
              <w:top w:val="single" w:sz="6" w:space="0" w:color="000000"/>
              <w:left w:val="single" w:sz="6" w:space="0" w:color="000000"/>
              <w:bottom w:val="single" w:sz="6" w:space="0" w:color="000000"/>
              <w:right w:val="nil"/>
            </w:tcBorders>
            <w:vAlign w:val="center"/>
          </w:tcPr>
          <w:p w14:paraId="79E05F14" w14:textId="0175F98A" w:rsidR="00B00F49" w:rsidRDefault="00B00F49" w:rsidP="00B00F49">
            <w:pPr>
              <w:spacing w:beforeLines="60" w:before="144" w:afterLines="60" w:after="144" w:line="240" w:lineRule="auto"/>
            </w:pPr>
            <w:ins w:id="17" w:author="Tin Trčak" w:date="2016-01-18T11:05:00Z">
              <w:r>
                <w:t>17.</w:t>
              </w:r>
            </w:ins>
            <w:ins w:id="18" w:author="Tin Trčak" w:date="2016-01-18T11:06:00Z">
              <w:r>
                <w:t>0</w:t>
              </w:r>
            </w:ins>
            <w:bookmarkStart w:id="19" w:name="_GoBack"/>
            <w:bookmarkEnd w:id="19"/>
            <w:ins w:id="20" w:author="Tin Trčak" w:date="2016-01-18T11:05:00Z">
              <w:r>
                <w:t>1.2016.</w:t>
              </w:r>
            </w:ins>
            <w:del w:id="21" w:author="Tin Trčak" w:date="2016-01-18T11:05:00Z">
              <w:r w:rsidDel="0022083A">
                <w:delText>17.1.2016.</w:delText>
              </w:r>
            </w:del>
          </w:p>
        </w:tc>
      </w:tr>
      <w:tr w:rsidR="00B00F49" w14:paraId="1DDDEE93" w14:textId="77777777" w:rsidTr="005E4C33">
        <w:trPr>
          <w:ins w:id="22" w:author="Tin Trčak" w:date="2016-01-18T11:05:00Z"/>
        </w:trPr>
        <w:tc>
          <w:tcPr>
            <w:tcW w:w="723" w:type="dxa"/>
            <w:tcBorders>
              <w:top w:val="single" w:sz="6" w:space="0" w:color="000000"/>
              <w:left w:val="nil"/>
              <w:bottom w:val="single" w:sz="6" w:space="0" w:color="000000"/>
              <w:right w:val="single" w:sz="6" w:space="0" w:color="000000"/>
            </w:tcBorders>
            <w:vAlign w:val="center"/>
          </w:tcPr>
          <w:p w14:paraId="09D03131" w14:textId="364D91CB" w:rsidR="00B00F49" w:rsidRDefault="00B00F49" w:rsidP="00B00F49">
            <w:pPr>
              <w:spacing w:beforeLines="60" w:before="144" w:afterLines="60" w:after="144" w:line="240" w:lineRule="auto"/>
              <w:rPr>
                <w:ins w:id="23" w:author="Tin Trčak" w:date="2016-01-18T11:05:00Z"/>
              </w:rPr>
            </w:pPr>
            <w:ins w:id="24" w:author="Tin Trčak" w:date="2016-01-18T11:05:00Z">
              <w:r>
                <w:t>1.03</w:t>
              </w:r>
            </w:ins>
          </w:p>
        </w:tc>
        <w:tc>
          <w:tcPr>
            <w:tcW w:w="5487" w:type="dxa"/>
            <w:tcBorders>
              <w:top w:val="single" w:sz="6" w:space="0" w:color="000000"/>
              <w:left w:val="nil"/>
              <w:bottom w:val="single" w:sz="6" w:space="0" w:color="000000"/>
              <w:right w:val="single" w:sz="6" w:space="0" w:color="000000"/>
            </w:tcBorders>
            <w:vAlign w:val="center"/>
          </w:tcPr>
          <w:p w14:paraId="12FBCD0A" w14:textId="7CE1EC97" w:rsidR="00B00F49" w:rsidRDefault="00B00F49" w:rsidP="00B00F49">
            <w:pPr>
              <w:spacing w:beforeLines="60" w:before="144" w:afterLines="60" w:after="144" w:line="240" w:lineRule="auto"/>
              <w:rPr>
                <w:ins w:id="25" w:author="Tin Trčak" w:date="2016-01-18T11:05:00Z"/>
              </w:rPr>
            </w:pPr>
            <w:ins w:id="26" w:author="Tin Trčak" w:date="2016-01-18T11:06:00Z">
              <w:r>
                <w:t>Usklađena dokumentacija s implementacijom</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60F5C0DD" w14:textId="39B02DD3" w:rsidR="00B00F49" w:rsidRDefault="00B00F49" w:rsidP="00B00F49">
            <w:pPr>
              <w:spacing w:beforeLines="60" w:before="144" w:afterLines="60" w:after="144" w:line="240" w:lineRule="auto"/>
              <w:rPr>
                <w:ins w:id="27" w:author="Tin Trčak" w:date="2016-01-18T11:05:00Z"/>
              </w:rPr>
            </w:pPr>
            <w:ins w:id="28" w:author="Tin Trčak" w:date="2016-01-18T11:06:00Z">
              <w:r>
                <w:t>Trčak, Kostrešević</w:t>
              </w:r>
              <w:r>
                <w:t xml:space="preserve"> </w:t>
              </w:r>
            </w:ins>
          </w:p>
        </w:tc>
        <w:tc>
          <w:tcPr>
            <w:tcW w:w="1484" w:type="dxa"/>
            <w:tcBorders>
              <w:top w:val="single" w:sz="6" w:space="0" w:color="000000"/>
              <w:left w:val="single" w:sz="6" w:space="0" w:color="000000"/>
              <w:bottom w:val="single" w:sz="6" w:space="0" w:color="000000"/>
              <w:right w:val="nil"/>
            </w:tcBorders>
            <w:vAlign w:val="center"/>
          </w:tcPr>
          <w:p w14:paraId="4EF4BC05" w14:textId="36DAC2F5" w:rsidR="00B00F49" w:rsidRDefault="00B00F49" w:rsidP="00B00F49">
            <w:pPr>
              <w:spacing w:beforeLines="60" w:before="144" w:afterLines="60" w:after="144" w:line="240" w:lineRule="auto"/>
              <w:rPr>
                <w:ins w:id="29" w:author="Tin Trčak" w:date="2016-01-18T11:05:00Z"/>
              </w:rPr>
            </w:pPr>
            <w:ins w:id="30" w:author="Tin Trčak" w:date="2016-01-18T11:06:00Z">
              <w:r>
                <w:t>18.01.2016.</w:t>
              </w:r>
            </w:ins>
          </w:p>
        </w:tc>
      </w:tr>
      <w:tr w:rsidR="00B00F49" w14:paraId="602CEB59" w14:textId="77777777" w:rsidTr="005E4C33">
        <w:trPr>
          <w:ins w:id="31" w:author="Tin Trčak" w:date="2016-01-18T11:05:00Z"/>
        </w:trPr>
        <w:tc>
          <w:tcPr>
            <w:tcW w:w="723" w:type="dxa"/>
            <w:tcBorders>
              <w:top w:val="single" w:sz="6" w:space="0" w:color="000000"/>
              <w:left w:val="nil"/>
              <w:bottom w:val="single" w:sz="6" w:space="0" w:color="000000"/>
              <w:right w:val="single" w:sz="6" w:space="0" w:color="000000"/>
            </w:tcBorders>
            <w:vAlign w:val="center"/>
          </w:tcPr>
          <w:p w14:paraId="66164050" w14:textId="2DBE579C" w:rsidR="00B00F49" w:rsidRDefault="00B00F49" w:rsidP="00B00F49">
            <w:pPr>
              <w:spacing w:beforeLines="60" w:before="144" w:afterLines="60" w:after="144" w:line="240" w:lineRule="auto"/>
              <w:rPr>
                <w:ins w:id="32" w:author="Tin Trčak" w:date="2016-01-18T11:05:00Z"/>
              </w:rPr>
            </w:pPr>
          </w:p>
        </w:tc>
        <w:tc>
          <w:tcPr>
            <w:tcW w:w="5487" w:type="dxa"/>
            <w:tcBorders>
              <w:top w:val="single" w:sz="6" w:space="0" w:color="000000"/>
              <w:left w:val="nil"/>
              <w:bottom w:val="single" w:sz="6" w:space="0" w:color="000000"/>
              <w:right w:val="single" w:sz="6" w:space="0" w:color="000000"/>
            </w:tcBorders>
            <w:vAlign w:val="center"/>
          </w:tcPr>
          <w:p w14:paraId="7EAE1EC4" w14:textId="77777777" w:rsidR="00B00F49" w:rsidRDefault="00B00F49" w:rsidP="00B00F49">
            <w:pPr>
              <w:spacing w:beforeLines="60" w:before="144" w:afterLines="60" w:after="144" w:line="240" w:lineRule="auto"/>
              <w:rPr>
                <w:ins w:id="33" w:author="Tin Trčak" w:date="2016-01-18T11:05:00Z"/>
              </w:rPr>
            </w:pPr>
          </w:p>
        </w:tc>
        <w:tc>
          <w:tcPr>
            <w:tcW w:w="1593" w:type="dxa"/>
            <w:tcBorders>
              <w:top w:val="single" w:sz="6" w:space="0" w:color="000000"/>
              <w:left w:val="single" w:sz="6" w:space="0" w:color="000000"/>
              <w:bottom w:val="single" w:sz="6" w:space="0" w:color="000000"/>
              <w:right w:val="single" w:sz="6" w:space="0" w:color="000000"/>
            </w:tcBorders>
            <w:vAlign w:val="center"/>
          </w:tcPr>
          <w:p w14:paraId="78DF4002" w14:textId="77777777" w:rsidR="00B00F49" w:rsidRDefault="00B00F49" w:rsidP="00B00F49">
            <w:pPr>
              <w:spacing w:beforeLines="60" w:before="144" w:afterLines="60" w:after="144" w:line="240" w:lineRule="auto"/>
              <w:rPr>
                <w:ins w:id="34" w:author="Tin Trčak" w:date="2016-01-18T11:05:00Z"/>
              </w:rPr>
            </w:pPr>
          </w:p>
        </w:tc>
        <w:tc>
          <w:tcPr>
            <w:tcW w:w="1484" w:type="dxa"/>
            <w:tcBorders>
              <w:top w:val="single" w:sz="6" w:space="0" w:color="000000"/>
              <w:left w:val="single" w:sz="6" w:space="0" w:color="000000"/>
              <w:bottom w:val="single" w:sz="6" w:space="0" w:color="000000"/>
              <w:right w:val="nil"/>
            </w:tcBorders>
            <w:vAlign w:val="center"/>
          </w:tcPr>
          <w:p w14:paraId="27A781D7" w14:textId="77777777" w:rsidR="00B00F49" w:rsidRDefault="00B00F49" w:rsidP="00B00F49">
            <w:pPr>
              <w:spacing w:beforeLines="60" w:before="144" w:afterLines="60" w:after="144" w:line="240" w:lineRule="auto"/>
              <w:rPr>
                <w:ins w:id="35" w:author="Tin Trčak" w:date="2016-01-18T11:05:00Z"/>
              </w:rPr>
            </w:pPr>
          </w:p>
        </w:tc>
      </w:tr>
    </w:tbl>
    <w:p w14:paraId="33BA7A22" w14:textId="77777777" w:rsidR="00B00F49" w:rsidRDefault="00B00F49" w:rsidP="00824032">
      <w:pPr>
        <w:pStyle w:val="Normal1"/>
        <w:rPr>
          <w:ins w:id="36" w:author="Tin Trčak" w:date="2016-01-18T11:05:00Z"/>
        </w:rPr>
      </w:pPr>
      <w:bookmarkStart w:id="37" w:name="h.30j0zll" w:colFirst="0" w:colLast="0"/>
      <w:bookmarkEnd w:id="37"/>
    </w:p>
    <w:p w14:paraId="0BEC6E11" w14:textId="77777777" w:rsidR="00824032" w:rsidRDefault="00824032" w:rsidP="00824032">
      <w:pPr>
        <w:pStyle w:val="Normal1"/>
      </w:pPr>
      <w:r>
        <w:br w:type="page"/>
      </w:r>
    </w:p>
    <w:p w14:paraId="08472F49" w14:textId="77777777" w:rsidR="00824032" w:rsidRDefault="00824032" w:rsidP="00824032">
      <w:pPr>
        <w:pStyle w:val="Heading1"/>
      </w:pPr>
      <w:bookmarkStart w:id="38" w:name="_Toc435793417"/>
      <w:r>
        <w:lastRenderedPageBreak/>
        <w:t>Opis projektnog zadatka</w:t>
      </w:r>
      <w:bookmarkEnd w:id="38"/>
      <w:r>
        <w:t xml:space="preserve"> </w:t>
      </w:r>
    </w:p>
    <w:p w14:paraId="2DEDC455" w14:textId="77777777" w:rsidR="00824032" w:rsidRDefault="00824032" w:rsidP="00824032">
      <w:pPr>
        <w:ind w:firstLine="360"/>
      </w:pPr>
      <w:r>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Default="00824032" w:rsidP="00824032">
      <w:pPr>
        <w:ind w:firstLine="360"/>
      </w:pPr>
      <w:r>
        <w:t>Stranica programske podrške ima kartice:</w:t>
      </w:r>
    </w:p>
    <w:p w14:paraId="15CA1EA1" w14:textId="77777777" w:rsidR="00824032" w:rsidRDefault="00824032" w:rsidP="001A0EE3">
      <w:pPr>
        <w:pStyle w:val="ListParagraph"/>
        <w:numPr>
          <w:ilvl w:val="0"/>
          <w:numId w:val="3"/>
        </w:numPr>
      </w:pPr>
      <w:r>
        <w:t>Naslovna stranica</w:t>
      </w:r>
    </w:p>
    <w:p w14:paraId="0605CAAD" w14:textId="77777777" w:rsidR="00824032" w:rsidRDefault="00824032" w:rsidP="001A0EE3">
      <w:pPr>
        <w:pStyle w:val="ListParagraph"/>
        <w:numPr>
          <w:ilvl w:val="0"/>
          <w:numId w:val="3"/>
        </w:numPr>
      </w:pPr>
      <w:r>
        <w:t>Ponuda</w:t>
      </w:r>
    </w:p>
    <w:p w14:paraId="273D0D91" w14:textId="77777777" w:rsidR="00824032" w:rsidRDefault="00824032" w:rsidP="001A0EE3">
      <w:pPr>
        <w:pStyle w:val="ListParagraph"/>
        <w:numPr>
          <w:ilvl w:val="0"/>
          <w:numId w:val="3"/>
        </w:numPr>
      </w:pPr>
      <w:r>
        <w:t>Kontakt</w:t>
      </w:r>
    </w:p>
    <w:p w14:paraId="6C3E286C" w14:textId="77777777" w:rsidR="00824032" w:rsidRDefault="00824032" w:rsidP="001A0EE3">
      <w:pPr>
        <w:pStyle w:val="ListParagraph"/>
        <w:numPr>
          <w:ilvl w:val="0"/>
          <w:numId w:val="3"/>
        </w:numPr>
      </w:pPr>
      <w:r>
        <w:t>Komentari</w:t>
      </w:r>
    </w:p>
    <w:p w14:paraId="27A1B2A5" w14:textId="4538DE7B" w:rsidR="00824032" w:rsidRDefault="00824032" w:rsidP="00824032">
      <w:r>
        <w:t xml:space="preserve">Također, u desnom gornjem kutu </w:t>
      </w:r>
      <w:del w:id="39" w:author="Jan Kelemen" w:date="2016-01-17T21:12:00Z">
        <w:r w:rsidDel="00072F42">
          <w:delText>postoje dva gumba</w:delText>
        </w:r>
      </w:del>
      <w:ins w:id="40" w:author="Jan Kelemen" w:date="2016-01-17T21:12:00Z">
        <w:r w:rsidR="00072F42">
          <w:t>postoji gumb</w:t>
        </w:r>
      </w:ins>
      <w:r>
        <w:t>: „Košarica</w:t>
      </w:r>
      <w:del w:id="41" w:author="Jan Kelemen" w:date="2016-01-17T21:12:00Z">
        <w:r w:rsidDel="00072F42">
          <w:delText>“ i „Izbornik“.</w:delText>
        </w:r>
      </w:del>
      <w:ins w:id="42" w:author="Jan Kelemen" w:date="2016-01-17T21:12:00Z">
        <w:r w:rsidR="00072F42">
          <w:t>“.</w:t>
        </w:r>
      </w:ins>
      <w:r>
        <w:t xml:space="preserve"> </w:t>
      </w:r>
    </w:p>
    <w:p w14:paraId="014F1DB7" w14:textId="77777777" w:rsidR="00824032" w:rsidRDefault="00824032" w:rsidP="00824032">
      <w:pPr>
        <w:ind w:firstLine="708"/>
      </w:pPr>
      <w:r>
        <w:t xml:space="preserve">Na naslovnoj stranici prikazane su slike restorana, prosječna ocjena restorana i najčešće naručivana jela. Na dnu naslovne stranice nalaze se osnovne informacije: naziv restorana, adresa restorana, slike restorana, ime i prezime vlasnika, prosječnu ocjenu klijenata, radno vrijeme, telefonski broj, iznos minimalne narudžbe, prosječno vrijeme dostave, načine plaćanja. </w:t>
      </w:r>
    </w:p>
    <w:p w14:paraId="5333AAAE" w14:textId="77777777" w:rsidR="00824032" w:rsidRDefault="00824032" w:rsidP="00824032">
      <w:pPr>
        <w:ind w:firstLine="708"/>
      </w:pPr>
      <w:r>
        <w:t>Klikom na „Ponudu“ korisnik će otići na stranicu gdje će moći odabrati određenu kategoriju jela. Odabirom jedne kategorije jela korisniku će se otvoriti sva jela unutar odabrane kategorije i mogućnost odabira ponuđenih jela. Svako jelo će imati svoju sliku, cijenu i mogućnost narudžbe, te klikom na jelo bilo gdje drugdje osim na gumb za narudžbu korisnik će biti preusmjeren na stranicu samog jela u kojoj će pisati opis i komentari tog jela.</w:t>
      </w:r>
    </w:p>
    <w:p w14:paraId="0027ADB5" w14:textId="7AF33AF6" w:rsidR="008056C9" w:rsidRDefault="00824032" w:rsidP="00824032">
      <w:pPr>
        <w:ind w:firstLine="708"/>
      </w:pPr>
      <w:r>
        <w:t xml:space="preserve">Klikom na karticu „Kontakt“ korisniku se prikazuju na vrhu stranice opći podaci kao što su naziv restorana, adresa restorana, telefonski broj, radno vrijeme, ime i prezime vlasnika. Klikom na karticu „Komentari“ korisnik će moći vidjeti sve komentare i ocjene restorana drugih korisnika te će moći i sam upisati vlastiti komentar i odabrati ocjenu koju će dodijeliti restoranu. </w:t>
      </w:r>
    </w:p>
    <w:p w14:paraId="6029E155" w14:textId="77777777" w:rsidR="008056C9" w:rsidRDefault="008056C9">
      <w:pPr>
        <w:spacing w:after="160" w:line="259" w:lineRule="auto"/>
        <w:jc w:val="left"/>
      </w:pPr>
      <w:r>
        <w:br w:type="page"/>
      </w:r>
    </w:p>
    <w:p w14:paraId="0D3FA531" w14:textId="318B61B8" w:rsidR="00824032" w:rsidRDefault="00824032" w:rsidP="00824032">
      <w:pPr>
        <w:ind w:firstLine="708"/>
      </w:pPr>
      <w:r>
        <w:lastRenderedPageBreak/>
        <w:t>Glavni aktori su uz same korisnike (klijente) su djel</w:t>
      </w:r>
      <w:r w:rsidR="00B646CE">
        <w:t>a</w:t>
      </w:r>
      <w:r>
        <w:t xml:space="preserve">tnici restorana i vlasnik restorana. Korisnik ima opciju online narudžbe jela i pregleda stranice jela. Na stranici jela moguće je odabrati pojedinosti o samom jelu poput dodataka uz jelo i broj porcija za određeno jelo koje korisnik želi naručiti. Također, u košarici korisnik će moći povećati broj porcija određenog jela, te odabrati veličinu svakoga jela i dodatke uz to jelo. Zatim će upisati osobne podatke prema kojima se provodi narudžba. Osobni podaci koje korisnik treba upisati su ime, prezime i adresa (i kat) na koju će mu dostavljač dostaviti naručeno jelo, e-mail adresu na koju stiže potvrda narudžbe i telefonski broj koji se koristi u slučaju da djelatnik restorana treba kontaktirati korisnika u vezi narudžbe. Isto tako, korisnik treba prije potvrde narudžbe odabrati način plaćanja: gotovina ili kreditna kartica. Poslije odabira načina plaćanja, korisnik treba potvrditi svoju narudžbu. Kada korisnik klikne </w:t>
      </w:r>
      <w:r w:rsidRPr="00842AAC">
        <w:t>na gumb "Potvrdi narudžb</w:t>
      </w:r>
      <w:r>
        <w:t>u</w:t>
      </w:r>
      <w:r w:rsidRPr="00842AAC">
        <w:t>" narudžba se šalje u restoran, a</w:t>
      </w:r>
      <w:r>
        <w:t xml:space="preserve"> </w:t>
      </w:r>
      <w:r w:rsidRPr="00842AAC">
        <w:t xml:space="preserve">kopija narudžbe šalje se na </w:t>
      </w:r>
      <w:r>
        <w:t>korisnikov</w:t>
      </w:r>
      <w:r w:rsidRPr="00842AAC">
        <w:t xml:space="preserve"> e-mail.</w:t>
      </w:r>
      <w:r>
        <w:t xml:space="preserve"> Kada korisnik potvrdi svoju narudžbu, otvara mu se načinski prozor. Tada, u načinskom prozoru počne odbrojavanje vremena za potvrdu jela. Ako vrijeme istekne narudžba se automatski odbija i to se javlja korisniku. Inače, djelatnik treba u vremenskom intervalu od 5 minuta potvrditi ili odbiti narudžbu. Nakon što primi dostavu klijent će platiti naručeno jelo dostavljaču, sukladno načinu plaćanja koji je korisnik odabrao prilikom narudžbe.</w:t>
      </w:r>
    </w:p>
    <w:p w14:paraId="5DB0F143" w14:textId="77777777" w:rsidR="00824032" w:rsidRDefault="00824032" w:rsidP="00824032">
      <w:pPr>
        <w:ind w:firstLine="708"/>
      </w:pPr>
      <w:r w:rsidRPr="00546844">
        <w:t xml:space="preserve">Uz </w:t>
      </w:r>
      <w:r>
        <w:t>sve navedeno, korisnici će imati opciju ostavljanja komentara za odabrano jelo i restoran</w:t>
      </w:r>
      <w:r w:rsidRPr="00546844">
        <w:t>.</w:t>
      </w:r>
      <w:r>
        <w:t xml:space="preserve"> Veličina komentara će biti ograničena na maksimalno 512 znakova. Također, korisnici </w:t>
      </w:r>
      <w:r w:rsidRPr="00546844">
        <w:t xml:space="preserve">će </w:t>
      </w:r>
      <w:r>
        <w:t xml:space="preserve">moći </w:t>
      </w:r>
      <w:r w:rsidRPr="00546844">
        <w:t xml:space="preserve">ocijeniti </w:t>
      </w:r>
      <w:r>
        <w:t>jelo i restoran s ocjenom u intervalu od jedan do pet. Prilikom komentiranja obavezno se unosi i ime koje korisnik želi da se prikazuje uz komentar.</w:t>
      </w:r>
    </w:p>
    <w:p w14:paraId="682482DA" w14:textId="77777777" w:rsidR="00824032" w:rsidRDefault="00824032" w:rsidP="00824032">
      <w:pPr>
        <w:ind w:firstLine="360"/>
      </w:pPr>
      <w:r>
        <w:t>Djelatnik će imati gotovo isto sučelje kao i korisnik, ali prilikom klika na gumb „Izbornik“ djelatnik će moći odabrati link za administrativnu stranicu. Na administrativnoj stranici djelatnik će moći:</w:t>
      </w:r>
    </w:p>
    <w:p w14:paraId="5BBCC8D9" w14:textId="77777777" w:rsidR="00824032" w:rsidRDefault="00824032" w:rsidP="001A0EE3">
      <w:pPr>
        <w:pStyle w:val="ListParagraph"/>
        <w:numPr>
          <w:ilvl w:val="0"/>
          <w:numId w:val="4"/>
        </w:numPr>
      </w:pPr>
      <w:r>
        <w:t xml:space="preserve">potvrđivati ili odbijati narudžbe, </w:t>
      </w:r>
    </w:p>
    <w:p w14:paraId="74721CFF" w14:textId="77777777" w:rsidR="00824032" w:rsidRDefault="00824032" w:rsidP="001A0EE3">
      <w:pPr>
        <w:pStyle w:val="ListParagraph"/>
        <w:numPr>
          <w:ilvl w:val="0"/>
          <w:numId w:val="4"/>
        </w:numPr>
      </w:pPr>
      <w:r>
        <w:t xml:space="preserve">dodavati nove kategorije jela ili brisati postojeće kategorije jela, </w:t>
      </w:r>
    </w:p>
    <w:p w14:paraId="58CF5F9E" w14:textId="77777777" w:rsidR="00824032" w:rsidRDefault="00824032" w:rsidP="001A0EE3">
      <w:pPr>
        <w:pStyle w:val="ListParagraph"/>
        <w:numPr>
          <w:ilvl w:val="0"/>
          <w:numId w:val="4"/>
        </w:numPr>
      </w:pPr>
      <w:r>
        <w:t xml:space="preserve">dodavati nova jela ili brisati postojeća jela, mijenjati jela, </w:t>
      </w:r>
    </w:p>
    <w:p w14:paraId="26940957" w14:textId="77777777" w:rsidR="00824032" w:rsidRDefault="00824032" w:rsidP="001A0EE3">
      <w:pPr>
        <w:pStyle w:val="ListParagraph"/>
        <w:numPr>
          <w:ilvl w:val="0"/>
          <w:numId w:val="4"/>
        </w:numPr>
      </w:pPr>
      <w:r>
        <w:t>određivati dostupnost jela,</w:t>
      </w:r>
    </w:p>
    <w:p w14:paraId="18371963" w14:textId="77777777" w:rsidR="00824032" w:rsidRDefault="00824032" w:rsidP="001A0EE3">
      <w:pPr>
        <w:pStyle w:val="ListParagraph"/>
        <w:numPr>
          <w:ilvl w:val="0"/>
          <w:numId w:val="4"/>
        </w:numPr>
      </w:pPr>
      <w:r>
        <w:t>pregledavati stranicu s komentarima,</w:t>
      </w:r>
    </w:p>
    <w:p w14:paraId="14D5A915" w14:textId="77777777" w:rsidR="00824032" w:rsidRDefault="00824032" w:rsidP="001A0EE3">
      <w:pPr>
        <w:pStyle w:val="ListParagraph"/>
        <w:numPr>
          <w:ilvl w:val="0"/>
          <w:numId w:val="4"/>
        </w:numPr>
      </w:pPr>
      <w:r>
        <w:t xml:space="preserve">vidjeti broj pojedinačnih narudžbi za određeno jelo. </w:t>
      </w:r>
    </w:p>
    <w:p w14:paraId="7DE51D11" w14:textId="0C4EB928" w:rsidR="00824032" w:rsidRDefault="00824032" w:rsidP="008056C9">
      <w:pPr>
        <w:ind w:firstLine="360"/>
      </w:pPr>
      <w:r>
        <w:lastRenderedPageBreak/>
        <w:t>Djelatnik će imati na glavnoj stranici pregled ukupnog broja narudžbi restorana za tekući mjesec. Vlasnik neće moći ni u kojem slučaju promijeniti te podatke, već se ukupan broj narudžbi automatski povećati prilikom svake narudžbe.</w:t>
      </w:r>
    </w:p>
    <w:p w14:paraId="59991899" w14:textId="77777777" w:rsidR="00824032" w:rsidRDefault="00824032" w:rsidP="00824032">
      <w:pPr>
        <w:ind w:firstLine="360"/>
      </w:pPr>
      <w:r>
        <w:t>Vlasnik i djelatnik će moći preko web stranice restorana naručivati jela. Vlasnik restorana će moći odabrati i pregledavati sve funkcionalne opcije sustava kao i djelatnik. Također, vlasnik će imati dodatne mogućnosti kao što su:</w:t>
      </w:r>
    </w:p>
    <w:p w14:paraId="6151967F" w14:textId="77777777" w:rsidR="00824032" w:rsidRPr="005A62FA" w:rsidRDefault="00824032" w:rsidP="001A0EE3">
      <w:pPr>
        <w:pStyle w:val="ListParagraph"/>
        <w:numPr>
          <w:ilvl w:val="0"/>
          <w:numId w:val="5"/>
        </w:numPr>
      </w:pPr>
      <w:r w:rsidRPr="005A62FA">
        <w:t>mijenja</w:t>
      </w:r>
      <w:r>
        <w:t>nje svih podataka</w:t>
      </w:r>
      <w:r w:rsidRPr="005A62FA">
        <w:t xml:space="preserve"> o restoranu na glavnoj stranici</w:t>
      </w:r>
      <w:r>
        <w:t>, osim prosječne ocjene klijenata</w:t>
      </w:r>
    </w:p>
    <w:p w14:paraId="12077C14" w14:textId="77777777" w:rsidR="00824032" w:rsidRPr="005A62FA" w:rsidRDefault="00824032" w:rsidP="001A0EE3">
      <w:pPr>
        <w:pStyle w:val="ListParagraph"/>
        <w:numPr>
          <w:ilvl w:val="0"/>
          <w:numId w:val="5"/>
        </w:numPr>
      </w:pPr>
      <w:r w:rsidRPr="005A62FA">
        <w:t>pregledavanje svih djelatnika s njihovim imenima i prezimenima, korisničkim imenom i brojem</w:t>
      </w:r>
      <w:r>
        <w:t xml:space="preserve"> </w:t>
      </w:r>
      <w:r w:rsidRPr="005A62FA">
        <w:t>zaprimljenih narudžbi</w:t>
      </w:r>
      <w:r>
        <w:t>,</w:t>
      </w:r>
    </w:p>
    <w:p w14:paraId="442FBAFF" w14:textId="77777777" w:rsidR="00824032" w:rsidRDefault="00824032" w:rsidP="001A0EE3">
      <w:pPr>
        <w:pStyle w:val="ListParagraph"/>
        <w:numPr>
          <w:ilvl w:val="0"/>
          <w:numId w:val="5"/>
        </w:numPr>
      </w:pPr>
      <w:r>
        <w:t>zapošljavanje novih djelatnika ili otpuštanje starih djelatnika,</w:t>
      </w:r>
    </w:p>
    <w:p w14:paraId="76259729" w14:textId="77777777" w:rsidR="00824032" w:rsidRDefault="00824032" w:rsidP="001A0EE3">
      <w:pPr>
        <w:pStyle w:val="ListParagraph"/>
        <w:numPr>
          <w:ilvl w:val="0"/>
          <w:numId w:val="5"/>
        </w:numPr>
      </w:pPr>
      <w:r>
        <w:t>pregledavanje izvještaja o prometu svojega restorana po mjesecima,</w:t>
      </w:r>
    </w:p>
    <w:p w14:paraId="1B24E786" w14:textId="77777777" w:rsidR="00824032" w:rsidRDefault="00824032" w:rsidP="001A0EE3">
      <w:pPr>
        <w:pStyle w:val="ListParagraph"/>
        <w:numPr>
          <w:ilvl w:val="0"/>
          <w:numId w:val="5"/>
        </w:numPr>
      </w:pPr>
      <w:r>
        <w:t xml:space="preserve">pregledavanje broja narudžbi, </w:t>
      </w:r>
    </w:p>
    <w:p w14:paraId="71D2BB3F" w14:textId="77777777" w:rsidR="00824032" w:rsidRDefault="00824032" w:rsidP="001A0EE3">
      <w:pPr>
        <w:pStyle w:val="ListParagraph"/>
        <w:numPr>
          <w:ilvl w:val="0"/>
          <w:numId w:val="5"/>
        </w:numPr>
      </w:pPr>
      <w:r>
        <w:t>pregledavanje prosječne cijene narudžbe,</w:t>
      </w:r>
    </w:p>
    <w:p w14:paraId="3C66493D" w14:textId="77777777" w:rsidR="00824032" w:rsidRDefault="00824032" w:rsidP="001A0EE3">
      <w:pPr>
        <w:pStyle w:val="ListParagraph"/>
        <w:numPr>
          <w:ilvl w:val="0"/>
          <w:numId w:val="5"/>
        </w:numPr>
      </w:pPr>
      <w:r>
        <w:t>pregledavanje tri najčešća naručivana jela,</w:t>
      </w:r>
    </w:p>
    <w:p w14:paraId="3B146B9F" w14:textId="77777777" w:rsidR="00824032" w:rsidRPr="00DD7D8F" w:rsidRDefault="00824032" w:rsidP="001A0EE3">
      <w:pPr>
        <w:pStyle w:val="ListParagraph"/>
        <w:numPr>
          <w:ilvl w:val="0"/>
          <w:numId w:val="5"/>
        </w:numPr>
      </w:pPr>
      <w:r>
        <w:t>pregledavanje ukupnog prometa restorana.</w:t>
      </w:r>
    </w:p>
    <w:p w14:paraId="19719106" w14:textId="77777777" w:rsidR="00824032" w:rsidRDefault="00824032" w:rsidP="00824032">
      <w:pPr>
        <w:pStyle w:val="Normal1"/>
      </w:pPr>
      <w:bookmarkStart w:id="43" w:name="h.1fob9te" w:colFirst="0" w:colLast="0"/>
      <w:bookmarkEnd w:id="43"/>
      <w:r>
        <w:br w:type="page"/>
      </w:r>
    </w:p>
    <w:p w14:paraId="34D559FD" w14:textId="77777777" w:rsidR="00824032" w:rsidRDefault="00824032" w:rsidP="00824032">
      <w:pPr>
        <w:pStyle w:val="Heading1"/>
      </w:pPr>
      <w:bookmarkStart w:id="44" w:name="_Toc435793418"/>
      <w:r>
        <w:lastRenderedPageBreak/>
        <w:t>Pojmovnik</w:t>
      </w:r>
      <w:bookmarkEnd w:id="44"/>
    </w:p>
    <w:p w14:paraId="77EA0B55" w14:textId="3B2DEE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ASP. NET:</w:t>
      </w:r>
      <w:r w:rsidRPr="00280571">
        <w:rPr>
          <w:rFonts w:cs="Times New Roman"/>
          <w:szCs w:val="24"/>
        </w:rPr>
        <w:t xml:space="preserve"> (</w:t>
      </w:r>
      <w:r w:rsidRPr="00280571">
        <w:rPr>
          <w:rFonts w:eastAsia="Times New Roman" w:cs="Times New Roman"/>
          <w:szCs w:val="24"/>
          <w:lang w:eastAsia="ar-SA"/>
        </w:rPr>
        <w:t>Active Server Pages. Net</w:t>
      </w:r>
      <w:r w:rsidRPr="00280571">
        <w:rPr>
          <w:rFonts w:cs="Times New Roman"/>
          <w:szCs w:val="24"/>
        </w:rPr>
        <w:t xml:space="preserve">) </w:t>
      </w:r>
      <w:r w:rsidRPr="00280571">
        <w:rPr>
          <w:rFonts w:eastAsia="Times New Roman" w:cs="Times New Roman"/>
          <w:szCs w:val="24"/>
          <w:lang w:eastAsia="ar-SA"/>
        </w:rPr>
        <w:t xml:space="preserve">je </w:t>
      </w:r>
      <w:r w:rsidR="001C235F" w:rsidRPr="00280571">
        <w:rPr>
          <w:rFonts w:eastAsia="Times New Roman" w:cs="Times New Roman"/>
          <w:szCs w:val="24"/>
          <w:lang w:eastAsia="ar-SA"/>
        </w:rPr>
        <w:t>Microsoftova</w:t>
      </w:r>
      <w:r w:rsidRPr="00280571">
        <w:rPr>
          <w:rFonts w:eastAsia="Times New Roman" w:cs="Times New Roman"/>
          <w:szCs w:val="24"/>
          <w:lang w:eastAsia="ar-SA"/>
        </w:rPr>
        <w:t xml:space="preserve"> tehnologija i platforma za izradu kvalitetnih, dizajnerski i funkcionalno naprednih web</w:t>
      </w:r>
      <w:r w:rsidRPr="00280571">
        <w:rPr>
          <w:rFonts w:cs="Times New Roman"/>
          <w:szCs w:val="24"/>
          <w:lang w:eastAsia="ar-SA"/>
        </w:rPr>
        <w:t xml:space="preserve"> </w:t>
      </w:r>
      <w:r w:rsidRPr="00280571">
        <w:rPr>
          <w:rFonts w:eastAsia="Times New Roman" w:cs="Times New Roman"/>
          <w:szCs w:val="24"/>
          <w:lang w:eastAsia="ar-SA"/>
        </w:rPr>
        <w:t xml:space="preserve">aplikacija. </w:t>
      </w:r>
    </w:p>
    <w:p w14:paraId="68C1C69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eastAsia="Times New Roman" w:cs="Times New Roman"/>
          <w:b/>
          <w:szCs w:val="24"/>
          <w:lang w:eastAsia="ar-SA"/>
        </w:rPr>
        <w:t>C#</w:t>
      </w:r>
      <w:r w:rsidRPr="00280571">
        <w:rPr>
          <w:rFonts w:cs="Times New Roman"/>
          <w:b/>
          <w:szCs w:val="24"/>
          <w:lang w:eastAsia="ar-SA"/>
        </w:rPr>
        <w:t>:</w:t>
      </w:r>
      <w:r w:rsidRPr="00280571">
        <w:rPr>
          <w:rFonts w:eastAsia="Times New Roman" w:cs="Times New Roman"/>
          <w:szCs w:val="24"/>
          <w:lang w:eastAsia="ar-SA"/>
        </w:rPr>
        <w:t xml:space="preserve"> je objektno orijentirani programski jezik</w:t>
      </w:r>
      <w:r w:rsidRPr="00280571">
        <w:rPr>
          <w:rFonts w:cs="Times New Roman"/>
          <w:szCs w:val="24"/>
        </w:rPr>
        <w:t>.</w:t>
      </w:r>
    </w:p>
    <w:p w14:paraId="6CEBB145"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280571">
        <w:rPr>
          <w:rFonts w:cs="Times New Roman"/>
          <w:b/>
          <w:szCs w:val="24"/>
          <w:lang w:eastAsia="ar-SA"/>
        </w:rPr>
        <w:t>ER:</w:t>
      </w:r>
      <w:r w:rsidRPr="00280571">
        <w:rPr>
          <w:rFonts w:cs="Times New Roman"/>
          <w:szCs w:val="24"/>
        </w:rPr>
        <w:t xml:space="preserve"> </w:t>
      </w:r>
      <w:r w:rsidRPr="00280571">
        <w:rPr>
          <w:rFonts w:cs="Times New Roman"/>
          <w:szCs w:val="24"/>
          <w:lang w:eastAsia="ar-SA"/>
        </w:rPr>
        <w:t>entiteti</w:t>
      </w:r>
      <w:r w:rsidRPr="00280571">
        <w:rPr>
          <w:rFonts w:cs="Times New Roman"/>
          <w:szCs w:val="24"/>
        </w:rPr>
        <w:t>-veze.</w:t>
      </w:r>
    </w:p>
    <w:p w14:paraId="28FC82ED"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HTML:</w:t>
      </w:r>
      <w:r w:rsidRPr="00280571">
        <w:rPr>
          <w:rFonts w:cs="Times New Roman"/>
          <w:szCs w:val="24"/>
        </w:rPr>
        <w:t xml:space="preserve"> (HyperText Markup Language) je prezentacijski jezik za izradu web stranica.</w:t>
      </w:r>
    </w:p>
    <w:p w14:paraId="7A37966F"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lang w:eastAsia="ar-SA"/>
        </w:rPr>
        <w:t>JS:</w:t>
      </w:r>
      <w:r w:rsidRPr="00280571">
        <w:rPr>
          <w:rFonts w:cs="Times New Roman"/>
          <w:szCs w:val="24"/>
        </w:rPr>
        <w:t xml:space="preserve"> (</w:t>
      </w:r>
      <w:r w:rsidRPr="00280571">
        <w:rPr>
          <w:rFonts w:eastAsia="Times New Roman" w:cs="Times New Roman"/>
          <w:szCs w:val="24"/>
          <w:lang w:eastAsia="ar-SA"/>
        </w:rPr>
        <w:t>JavaScript</w:t>
      </w:r>
      <w:r w:rsidRPr="00280571">
        <w:rPr>
          <w:rFonts w:cs="Times New Roman"/>
          <w:szCs w:val="24"/>
        </w:rPr>
        <w:t>)</w:t>
      </w:r>
      <w:r w:rsidRPr="00280571">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4193267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eastAsia="Times New Roman" w:cs="Times New Roman"/>
          <w:b/>
          <w:szCs w:val="24"/>
          <w:lang w:eastAsia="ar-SA"/>
        </w:rPr>
        <w:t>MicrosoftSQL</w:t>
      </w:r>
      <w:r w:rsidRPr="00280571">
        <w:rPr>
          <w:rFonts w:cs="Times New Roman"/>
          <w:b/>
          <w:szCs w:val="24"/>
          <w:lang w:eastAsia="ar-SA"/>
        </w:rPr>
        <w:t>:</w:t>
      </w:r>
      <w:r w:rsidRPr="00280571">
        <w:rPr>
          <w:rFonts w:eastAsia="Times New Roman" w:cs="Times New Roman"/>
          <w:szCs w:val="24"/>
          <w:lang w:eastAsia="ar-SA"/>
        </w:rPr>
        <w:t xml:space="preserve"> je sustav za upravljanje bazom podataka. </w:t>
      </w:r>
    </w:p>
    <w:p w14:paraId="4536C2A6"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MVC:</w:t>
      </w:r>
      <w:r w:rsidRPr="00280571">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Poslužitelj:</w:t>
      </w:r>
      <w:r w:rsidRPr="00280571">
        <w:rPr>
          <w:rFonts w:cs="Times New Roman"/>
          <w:szCs w:val="24"/>
        </w:rPr>
        <w:t xml:space="preserve"> je računalo preko kojeg ostali klijenti šalju podatke</w:t>
      </w:r>
    </w:p>
    <w:p w14:paraId="13D4EA0A" w14:textId="607A0D91"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SQL:</w:t>
      </w:r>
      <w:r w:rsidRPr="00280571">
        <w:rPr>
          <w:rFonts w:cs="Times New Roman"/>
          <w:szCs w:val="24"/>
        </w:rPr>
        <w:t xml:space="preserve"> (</w:t>
      </w:r>
      <w:r w:rsidRPr="00280571">
        <w:rPr>
          <w:rFonts w:eastAsia="Times New Roman" w:cs="Times New Roman"/>
          <w:szCs w:val="24"/>
          <w:lang w:eastAsia="ar-SA"/>
        </w:rPr>
        <w:t>Structured Query Language</w:t>
      </w:r>
      <w:r w:rsidRPr="00280571">
        <w:rPr>
          <w:rFonts w:cs="Times New Roman"/>
          <w:szCs w:val="24"/>
        </w:rPr>
        <w:t>)</w:t>
      </w:r>
      <w:r w:rsidRPr="00280571">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UML:</w:t>
      </w:r>
      <w:r w:rsidRPr="00280571">
        <w:rPr>
          <w:rFonts w:cs="Times New Roman"/>
          <w:szCs w:val="24"/>
        </w:rPr>
        <w:t xml:space="preserve"> (Unified/Universal Modeling Language)</w:t>
      </w:r>
      <w:r w:rsidR="0027165B">
        <w:rPr>
          <w:rFonts w:cs="Times New Roman"/>
          <w:szCs w:val="24"/>
        </w:rPr>
        <w:t xml:space="preserve"> je</w:t>
      </w:r>
      <w:r w:rsidRPr="00280571">
        <w:rPr>
          <w:rFonts w:cs="Times New Roman"/>
          <w:szCs w:val="24"/>
        </w:rPr>
        <w:t xml:space="preserve"> standardizirani jezik za slikovno predstavljanje i modeliranje objekata.</w:t>
      </w:r>
    </w:p>
    <w:p w14:paraId="66068A54" w14:textId="77777777" w:rsidR="00C35FE1" w:rsidRDefault="00C35FE1">
      <w:pPr>
        <w:spacing w:after="160" w:line="259" w:lineRule="auto"/>
        <w:jc w:val="left"/>
      </w:pPr>
      <w:r>
        <w:br w:type="page"/>
      </w:r>
    </w:p>
    <w:p w14:paraId="23F5B772" w14:textId="77777777" w:rsidR="00824032" w:rsidRDefault="00C35FE1" w:rsidP="00C35FE1">
      <w:pPr>
        <w:pStyle w:val="Heading1"/>
      </w:pPr>
      <w:bookmarkStart w:id="45" w:name="_Toc435793419"/>
      <w:r>
        <w:lastRenderedPageBreak/>
        <w:t>Funkcionalni zahtjevi</w:t>
      </w:r>
      <w:bookmarkEnd w:id="45"/>
    </w:p>
    <w:p w14:paraId="248B5EB7" w14:textId="77777777" w:rsidR="00C35FE1" w:rsidRPr="00280571" w:rsidRDefault="00C35FE1" w:rsidP="00C35FE1">
      <w:pPr>
        <w:pStyle w:val="Normal1"/>
        <w:spacing w:line="360" w:lineRule="auto"/>
        <w:rPr>
          <w:szCs w:val="24"/>
        </w:rPr>
      </w:pPr>
      <w:r w:rsidRPr="00280571">
        <w:rPr>
          <w:szCs w:val="24"/>
        </w:rPr>
        <w:t>Dionici koji imaju interes u sustavu su:</w:t>
      </w:r>
    </w:p>
    <w:p w14:paraId="11BD6534"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w:t>
      </w:r>
    </w:p>
    <w:p w14:paraId="29E043C0"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Programeri</w:t>
      </w:r>
    </w:p>
    <w:p w14:paraId="1B93D7A5"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Djelatnici</w:t>
      </w:r>
    </w:p>
    <w:p w14:paraId="11C4A5F1"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Korisnici</w:t>
      </w:r>
    </w:p>
    <w:p w14:paraId="401ECF97" w14:textId="77777777" w:rsidR="00C35FE1" w:rsidRPr="00280571" w:rsidRDefault="00C35FE1" w:rsidP="00C35FE1">
      <w:pPr>
        <w:pStyle w:val="Normal1"/>
        <w:spacing w:line="360" w:lineRule="auto"/>
        <w:rPr>
          <w:szCs w:val="24"/>
        </w:rPr>
      </w:pPr>
      <w:r w:rsidRPr="00280571">
        <w:rPr>
          <w:szCs w:val="24"/>
        </w:rPr>
        <w:t xml:space="preserve">Aktori su svi posjetitelji stranice: vlasnik restorana, djelatnici i korisnici. </w:t>
      </w:r>
    </w:p>
    <w:p w14:paraId="790EA0CE"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 inicijator:</w:t>
      </w:r>
    </w:p>
    <w:p w14:paraId="413BED95"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djelatnike,</w:t>
      </w:r>
    </w:p>
    <w:p w14:paraId="3316329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podatke o djelatnicima,</w:t>
      </w:r>
    </w:p>
    <w:p w14:paraId="759F8C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jela,</w:t>
      </w:r>
    </w:p>
    <w:p w14:paraId="04EEDB56"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kategorije jela,</w:t>
      </w:r>
    </w:p>
    <w:p w14:paraId="5A61275D"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jela,</w:t>
      </w:r>
    </w:p>
    <w:p w14:paraId="5C3012AB" w14:textId="11E33B12"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komentirati i </w:t>
      </w:r>
      <w:r w:rsidR="001C235F" w:rsidRPr="00280571">
        <w:rPr>
          <w:rFonts w:cs="Times New Roman"/>
          <w:szCs w:val="24"/>
        </w:rPr>
        <w:t>ocjenjivati</w:t>
      </w:r>
      <w:r w:rsidRPr="00280571">
        <w:rPr>
          <w:rFonts w:cs="Times New Roman"/>
          <w:szCs w:val="24"/>
        </w:rPr>
        <w:t xml:space="preserve"> jela i restoran,</w:t>
      </w:r>
    </w:p>
    <w:p w14:paraId="3B491B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potvrđivati i odbijati narudžbe, </w:t>
      </w:r>
    </w:p>
    <w:p w14:paraId="7EC19CA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vidjeti prošle narudžbe i izvještaj o prometu restorana.</w:t>
      </w:r>
    </w:p>
    <w:p w14:paraId="64A3A408"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Djelatnici, inicijatori:</w:t>
      </w:r>
    </w:p>
    <w:p w14:paraId="74D8C05D"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jela,</w:t>
      </w:r>
    </w:p>
    <w:p w14:paraId="3A589A7C"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kategorije jela,</w:t>
      </w:r>
    </w:p>
    <w:p w14:paraId="742B53B2"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uređivati jela, </w:t>
      </w:r>
    </w:p>
    <w:p w14:paraId="3D36CCE6" w14:textId="0D349B72"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komentirati i </w:t>
      </w:r>
      <w:r w:rsidR="001C235F" w:rsidRPr="00280571">
        <w:rPr>
          <w:rFonts w:cs="Times New Roman"/>
          <w:szCs w:val="24"/>
        </w:rPr>
        <w:t>ocjenjivati</w:t>
      </w:r>
      <w:r w:rsidRPr="00280571">
        <w:rPr>
          <w:rFonts w:cs="Times New Roman"/>
          <w:szCs w:val="24"/>
        </w:rPr>
        <w:t xml:space="preserve"> jela i restoran,</w:t>
      </w:r>
    </w:p>
    <w:p w14:paraId="7A5F697F"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potvrđivati i odbijati narudžbe.</w:t>
      </w:r>
    </w:p>
    <w:p w14:paraId="395F1417"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Korisnici, inicijatori:</w:t>
      </w:r>
    </w:p>
    <w:p w14:paraId="0F928003"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naručivati jela,</w:t>
      </w:r>
    </w:p>
    <w:p w14:paraId="0245BBC6"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jela,</w:t>
      </w:r>
    </w:p>
    <w:p w14:paraId="484155C0"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restoran.</w:t>
      </w:r>
      <w:r w:rsidRPr="00280571">
        <w:rPr>
          <w:rFonts w:cs="Times New Roman"/>
          <w:szCs w:val="24"/>
        </w:rPr>
        <w:br w:type="page"/>
      </w:r>
    </w:p>
    <w:p w14:paraId="0D8370C9"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lastRenderedPageBreak/>
        <w:t>Sudionici koji sudjeluju u sustavu su baza podataka i poslužitelj.</w:t>
      </w:r>
    </w:p>
    <w:p w14:paraId="068A84D2"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Baza podataka:</w:t>
      </w:r>
    </w:p>
    <w:p w14:paraId="0B162FCE"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podatke o registriranim djelatnicima i vlasniku,</w:t>
      </w:r>
    </w:p>
    <w:p w14:paraId="6D349832"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pojedino jelo,</w:t>
      </w:r>
    </w:p>
    <w:p w14:paraId="15BFB65F"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restoran,</w:t>
      </w:r>
    </w:p>
    <w:p w14:paraId="76C405E4"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potvrđene narudžbe i ukupan promet restorana.</w:t>
      </w:r>
    </w:p>
    <w:p w14:paraId="5923028C"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Poslužitelj (server) obrađuje zahtjeve korisnika.</w:t>
      </w:r>
    </w:p>
    <w:p w14:paraId="2F25A57A" w14:textId="77777777" w:rsidR="00C35FE1" w:rsidRDefault="00C35FE1" w:rsidP="007C6915">
      <w:pPr>
        <w:pStyle w:val="Heading2"/>
      </w:pPr>
      <w:r>
        <w:br w:type="page"/>
      </w:r>
      <w:bookmarkStart w:id="46" w:name="_Toc435793420"/>
      <w:r w:rsidRPr="00A91C0C">
        <w:lastRenderedPageBreak/>
        <w:t>Opis obrazaca uporabe:</w:t>
      </w:r>
      <w:bookmarkEnd w:id="46"/>
    </w:p>
    <w:p w14:paraId="524A1362" w14:textId="77777777" w:rsidR="005E4C33" w:rsidRDefault="005E4C33" w:rsidP="005E4C33">
      <w:pPr>
        <w:shd w:val="clear" w:color="auto" w:fill="FFFFFF"/>
        <w:spacing w:after="0"/>
        <w:ind w:left="1440"/>
        <w:textAlignment w:val="baseline"/>
        <w:rPr>
          <w:rFonts w:cs="Times New Roman"/>
          <w:b/>
          <w:szCs w:val="24"/>
        </w:rPr>
      </w:pPr>
    </w:p>
    <w:p w14:paraId="7ED67D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UC01 – RegistracijaDjelatnika</w:t>
      </w:r>
    </w:p>
    <w:p w14:paraId="058D1AB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147940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Registracija novog djelatnika i spremanje njegovih podataka u bazu podataka.</w:t>
      </w:r>
    </w:p>
    <w:p w14:paraId="0205F84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Novi djelatnik, baza podataka, poslužitelj.</w:t>
      </w:r>
    </w:p>
    <w:p w14:paraId="3A1296A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762B77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 xml:space="preserve">Djelatnik je uspješno registriran, njegovi podaci su spremljeni u bazu podataka. </w:t>
      </w:r>
    </w:p>
    <w:p w14:paraId="7C9C84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B95930D"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Vlasnik popunjava formular za djelatnika s korisničkim imenom, lozinkom, e-mail adresom, adresom stanovanja, telefonskim brojem i ostalim podatcima.</w:t>
      </w:r>
    </w:p>
    <w:p w14:paraId="5437295F"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633AFE92"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5E4C33" w:rsidRDefault="005E4C33" w:rsidP="005E4C33">
      <w:pPr>
        <w:shd w:val="clear" w:color="auto" w:fill="FFFFFF"/>
        <w:spacing w:after="0"/>
        <w:ind w:left="1843"/>
        <w:textAlignment w:val="baseline"/>
        <w:rPr>
          <w:rFonts w:cs="Times New Roman"/>
          <w:b/>
          <w:szCs w:val="24"/>
        </w:rPr>
      </w:pPr>
    </w:p>
    <w:p w14:paraId="03E0E60C"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UC02 – UklanjanjeDjelatnika</w:t>
      </w:r>
    </w:p>
    <w:p w14:paraId="65E5F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430CFAA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Ukloniti djelatnika.</w:t>
      </w:r>
    </w:p>
    <w:p w14:paraId="63F99D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1B61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uklanjanje djelatnika.</w:t>
      </w:r>
    </w:p>
    <w:p w14:paraId="357AC4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41C17DDF"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odabere djelatnika s popisa kojeg želi ukloniti.</w:t>
      </w:r>
    </w:p>
    <w:p w14:paraId="3706B3D9"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pritišće na gumb „Ukloni djelatnika“ za odabranog djelatnika.</w:t>
      </w:r>
    </w:p>
    <w:p w14:paraId="172E4B86"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Prikazuje se novi prozor za potvrdu uklanjanja djelatnika.</w:t>
      </w:r>
    </w:p>
    <w:p w14:paraId="6614164A" w14:textId="77777777" w:rsid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potvrđuje uklanjanje djelatnika.</w:t>
      </w:r>
    </w:p>
    <w:p w14:paraId="2BA80115" w14:textId="77777777" w:rsidR="005E4C33" w:rsidRPr="005E4C33" w:rsidRDefault="005E4C33" w:rsidP="005E4C33">
      <w:pPr>
        <w:shd w:val="clear" w:color="auto" w:fill="FFFFFF"/>
        <w:spacing w:after="0"/>
        <w:ind w:left="2880"/>
        <w:textAlignment w:val="baseline"/>
        <w:rPr>
          <w:rFonts w:cs="Times New Roman"/>
          <w:szCs w:val="24"/>
        </w:rPr>
      </w:pPr>
    </w:p>
    <w:p w14:paraId="673E413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UC03 – PromjenaPodatakaZaDjelatnika</w:t>
      </w:r>
    </w:p>
    <w:p w14:paraId="5A57E85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 xml:space="preserve">Registrirani korisnik (djelatnik ili vlasnik) </w:t>
      </w:r>
    </w:p>
    <w:p w14:paraId="79792EE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Promjena vlastitih podataka.</w:t>
      </w:r>
    </w:p>
    <w:p w14:paraId="3908C02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FBFDA5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uspješno registriran u sustavu, djelatnik ili vlasnik je prijavljen u sustav.</w:t>
      </w:r>
    </w:p>
    <w:p w14:paraId="1E288E2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podatke u sustavu.</w:t>
      </w:r>
    </w:p>
    <w:p w14:paraId="14E257B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A4CEB3D"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Registrirani korisnik odabere gumb „Izbornik“.</w:t>
      </w:r>
    </w:p>
    <w:p w14:paraId="03E96D7D"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odabere link za promjenu podataka.</w:t>
      </w:r>
    </w:p>
    <w:p w14:paraId="2D19FE39"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Poslužitelj preusmjerava korisnika na stranicu za promjenu podataka.</w:t>
      </w:r>
    </w:p>
    <w:p w14:paraId="593A91D2"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odabere koje podatke želi promijeniti (lozinka, email, adresa, itd.).</w:t>
      </w:r>
    </w:p>
    <w:p w14:paraId="36F8F936"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potvrđuje promjenu podataka.</w:t>
      </w:r>
    </w:p>
    <w:p w14:paraId="087D50E1" w14:textId="77777777" w:rsidR="005E4C33" w:rsidRPr="005E4C33" w:rsidRDefault="005E4C33" w:rsidP="001A0EE3">
      <w:pPr>
        <w:numPr>
          <w:ilvl w:val="0"/>
          <w:numId w:val="45"/>
        </w:numPr>
        <w:shd w:val="clear" w:color="auto" w:fill="FFFFFF"/>
        <w:spacing w:after="0"/>
        <w:textAlignment w:val="baseline"/>
        <w:rPr>
          <w:rFonts w:cs="Times New Roman"/>
          <w:szCs w:val="24"/>
        </w:rPr>
      </w:pPr>
      <w:r w:rsidRPr="005E4C33">
        <w:rPr>
          <w:rFonts w:cs="Times New Roman"/>
          <w:b/>
          <w:szCs w:val="24"/>
        </w:rPr>
        <w:t>Mogući drugi scenarij:</w:t>
      </w:r>
      <w:r w:rsidRPr="005E4C33">
        <w:rPr>
          <w:rFonts w:cs="Times New Roman"/>
          <w:szCs w:val="24"/>
        </w:rPr>
        <w:t xml:space="preserve"> -Korisnik je unio nedopuštene podatke za izmjenu (email koji koristi već drugi djelatnik, nemoguća email adresa) te ga sustav upozorava i vraća ga na ponovni upis podataka.</w:t>
      </w:r>
    </w:p>
    <w:p w14:paraId="4A948D6C" w14:textId="77777777" w:rsidR="005E4C33" w:rsidRPr="005E4C33" w:rsidRDefault="005E4C33" w:rsidP="005E4C33">
      <w:pPr>
        <w:shd w:val="clear" w:color="auto" w:fill="FFFFFF"/>
        <w:spacing w:after="0"/>
        <w:ind w:left="1800"/>
        <w:textAlignment w:val="baseline"/>
        <w:rPr>
          <w:rFonts w:cs="Times New Roman"/>
          <w:szCs w:val="24"/>
        </w:rPr>
      </w:pPr>
    </w:p>
    <w:p w14:paraId="40023F3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UC04 – PrijavaKorisnika</w:t>
      </w:r>
    </w:p>
    <w:p w14:paraId="3140697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Korisnik (djelatnik ili vlasnik).</w:t>
      </w:r>
    </w:p>
    <w:p w14:paraId="0F1BBCF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Prijava korisnika u sustav.</w:t>
      </w:r>
    </w:p>
    <w:p w14:paraId="362C764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2C1ED3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je uspješno registriran u sustavu.</w:t>
      </w:r>
    </w:p>
    <w:p w14:paraId="44B5262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 xml:space="preserve">Rezultat: </w:t>
      </w:r>
      <w:r w:rsidRPr="005E4C33">
        <w:rPr>
          <w:rFonts w:cs="Times New Roman"/>
          <w:szCs w:val="24"/>
        </w:rPr>
        <w:t>Korisnik je uspješno prijavljen u sustav te su mu omogućene funkcionalnosti sustava s obzirom na ovlasti.</w:t>
      </w:r>
    </w:p>
    <w:p w14:paraId="748566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CAFCAE3"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Korisnik unosi svoje korisničko ime i lozinku.</w:t>
      </w:r>
    </w:p>
    <w:p w14:paraId="3F073E35"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13EA45A2"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Poslužitelj provjerava u bazi podataka da li postoji uređeni par korisničko ime i lozinka.</w:t>
      </w:r>
    </w:p>
    <w:p w14:paraId="1D7E0B2E"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 xml:space="preserve">Korisnik je uspješno prijavljen u sustav.  </w:t>
      </w:r>
    </w:p>
    <w:p w14:paraId="077FA773"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Spajanje korisnika je bilo neuspješno zato što uneseni podatci nisu pronađeni u bazi podataka ili nisu uređeni par korisničkog imena i lozinke.</w:t>
      </w:r>
    </w:p>
    <w:p w14:paraId="4747A20C" w14:textId="77777777" w:rsidR="000A0B5F" w:rsidRPr="000A0B5F" w:rsidRDefault="000A0B5F" w:rsidP="000A0B5F">
      <w:pPr>
        <w:shd w:val="clear" w:color="auto" w:fill="FFFFFF"/>
        <w:spacing w:after="0"/>
        <w:ind w:left="1843"/>
        <w:textAlignment w:val="baseline"/>
        <w:rPr>
          <w:rFonts w:cs="Times New Roman"/>
          <w:b/>
          <w:szCs w:val="24"/>
        </w:rPr>
      </w:pPr>
    </w:p>
    <w:p w14:paraId="222073D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UC05 – OdjavaKorisnika</w:t>
      </w:r>
    </w:p>
    <w:p w14:paraId="5208AB8A" w14:textId="7D1597F1"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w:t>
      </w:r>
      <w:r w:rsidR="005D6128">
        <w:rPr>
          <w:rFonts w:cs="Times New Roman"/>
          <w:szCs w:val="24"/>
        </w:rPr>
        <w:t>Korisnik</w:t>
      </w:r>
      <w:r w:rsidRPr="005E4C33">
        <w:rPr>
          <w:rFonts w:cs="Times New Roman"/>
          <w:szCs w:val="24"/>
        </w:rPr>
        <w:t xml:space="preserve"> (djelatnik ili vlasnik).</w:t>
      </w:r>
    </w:p>
    <w:p w14:paraId="31A99B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Odjavljivanje korisnika iz sustava.</w:t>
      </w:r>
    </w:p>
    <w:p w14:paraId="52D0E32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Poslužitelj.</w:t>
      </w:r>
    </w:p>
    <w:p w14:paraId="32A6AD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Preduvjeti: </w:t>
      </w:r>
      <w:r w:rsidRPr="005E4C33">
        <w:rPr>
          <w:rFonts w:cs="Times New Roman"/>
          <w:szCs w:val="24"/>
        </w:rPr>
        <w:t>Mogućnost prijave na internet, dostupnost poslužitelja, korisnik je prijavljen u sustav.</w:t>
      </w:r>
    </w:p>
    <w:p w14:paraId="3F58F8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odjavljivanje iz sustava.</w:t>
      </w:r>
    </w:p>
    <w:p w14:paraId="534823B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18FFA48"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Korisnik klikne na gumb „Izbornik“ te mu se otvara padajući izbornik.</w:t>
      </w:r>
    </w:p>
    <w:p w14:paraId="5B814FDB"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Na padajućem izborniku korisnik odabere „Odjava“.</w:t>
      </w:r>
    </w:p>
    <w:p w14:paraId="0AE16B24"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odjavljuje korisnika.</w:t>
      </w:r>
    </w:p>
    <w:p w14:paraId="04D7EABF" w14:textId="77777777" w:rsid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usmjerava korisnika na naslovnu stranicu.</w:t>
      </w:r>
    </w:p>
    <w:p w14:paraId="6A554A5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UC06 – PregledPonude</w:t>
      </w:r>
    </w:p>
    <w:p w14:paraId="6513061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5DC6E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ponudu jela.</w:t>
      </w:r>
    </w:p>
    <w:p w14:paraId="148FAF8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74DBA7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BF73A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Uspješan pregled ponude jela i mogućnost narudžbe.</w:t>
      </w:r>
    </w:p>
    <w:p w14:paraId="4693CC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F0DC54D" w14:textId="77777777" w:rsidR="005E4C33" w:rsidRP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Korisnik pritišće karticu „Ponuda“.</w:t>
      </w:r>
    </w:p>
    <w:p w14:paraId="3E56EFB8" w14:textId="77777777" w:rsid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Poslužitelj preusmjerava korisnika na ponudu jela.</w:t>
      </w:r>
    </w:p>
    <w:p w14:paraId="28372A0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UC07 – OdabirKategorijeJela</w:t>
      </w:r>
    </w:p>
    <w:p w14:paraId="6754339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44D35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kategorije jela.</w:t>
      </w:r>
    </w:p>
    <w:p w14:paraId="4118A76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69DB93E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27C6E60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Korisniku se uspješno prikazala tražena kategorija jela.</w:t>
      </w:r>
    </w:p>
    <w:p w14:paraId="147483B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4ED30FC"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 xml:space="preserve"> Korisnik odabire jedan od dva padajuća izbornika.</w:t>
      </w:r>
    </w:p>
    <w:p w14:paraId="2A7D0DE9" w14:textId="28409F18"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prvim izbornikom korisnik odabire kategoriju jela, prvobitna kategorija je „</w:t>
      </w:r>
      <w:del w:id="47" w:author="Jan Kelemen" w:date="2016-01-17T21:25:00Z">
        <w:r w:rsidRPr="005E4C33" w:rsidDel="00BB12AB">
          <w:rPr>
            <w:rFonts w:cs="Times New Roman"/>
            <w:szCs w:val="24"/>
          </w:rPr>
          <w:delText>Sva jela</w:delText>
        </w:r>
      </w:del>
      <w:ins w:id="48" w:author="Jan Kelemen" w:date="2016-01-17T21:25:00Z">
        <w:r w:rsidR="00BB12AB">
          <w:rPr>
            <w:rFonts w:cs="Times New Roman"/>
            <w:szCs w:val="24"/>
          </w:rPr>
          <w:t>Jela sa roštilja</w:t>
        </w:r>
      </w:ins>
      <w:r w:rsidRPr="005E4C33">
        <w:rPr>
          <w:rFonts w:cs="Times New Roman"/>
          <w:szCs w:val="24"/>
        </w:rPr>
        <w:t>“.</w:t>
      </w:r>
    </w:p>
    <w:p w14:paraId="1A8B7FBC" w14:textId="77777777" w:rsid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drugim izbornikom korisnik odabire način sortiranja odabrane kategorije jela.</w:t>
      </w:r>
    </w:p>
    <w:p w14:paraId="74B00BD6" w14:textId="77777777" w:rsidR="000A0B5F" w:rsidRDefault="000A0B5F" w:rsidP="000A0B5F">
      <w:pPr>
        <w:shd w:val="clear" w:color="auto" w:fill="FFFFFF"/>
        <w:spacing w:after="0"/>
        <w:ind w:left="2880"/>
        <w:textAlignment w:val="baseline"/>
        <w:rPr>
          <w:rFonts w:cs="Times New Roman"/>
          <w:szCs w:val="24"/>
        </w:rPr>
      </w:pPr>
    </w:p>
    <w:p w14:paraId="20C307F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UC08 – OdabirJela</w:t>
      </w:r>
    </w:p>
    <w:p w14:paraId="7514F5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00EC1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jela za narudžbu.</w:t>
      </w:r>
    </w:p>
    <w:p w14:paraId="1130720A"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A939DF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C1EAB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odabrao željeno jelo.</w:t>
      </w:r>
    </w:p>
    <w:p w14:paraId="1FA320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0289F60" w14:textId="77777777" w:rsidR="005E4C33" w:rsidRP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Korisnik odabire željeno jelo unutar odabrane grupe jela.</w:t>
      </w:r>
    </w:p>
    <w:p w14:paraId="4177179E" w14:textId="77777777" w:rsid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Poslužitelj preusmjerava korisnika na stranicu odabranog jela.</w:t>
      </w:r>
    </w:p>
    <w:p w14:paraId="10D1D7E7" w14:textId="77777777" w:rsidR="000A0B5F" w:rsidRPr="005E4C33" w:rsidRDefault="000A0B5F" w:rsidP="000A0B5F">
      <w:pPr>
        <w:shd w:val="clear" w:color="auto" w:fill="FFFFFF"/>
        <w:spacing w:after="0"/>
        <w:ind w:left="2880"/>
        <w:textAlignment w:val="baseline"/>
        <w:rPr>
          <w:rFonts w:cs="Times New Roman"/>
          <w:szCs w:val="24"/>
        </w:rPr>
      </w:pPr>
    </w:p>
    <w:p w14:paraId="5D5461A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UC09 – PregledKošarice</w:t>
      </w:r>
    </w:p>
    <w:p w14:paraId="093422D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02A12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odabrana jela u košarici.</w:t>
      </w:r>
    </w:p>
    <w:p w14:paraId="5920749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4D25226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4A51AE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pregledavanje košarice.</w:t>
      </w:r>
    </w:p>
    <w:p w14:paraId="6D05580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10EA4B1"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Korisnik klikne na gumb „Košarica“.</w:t>
      </w:r>
    </w:p>
    <w:p w14:paraId="29D0CAEE"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Poslužitelj preusmjerava korisnika na njegovu košaricu.</w:t>
      </w:r>
    </w:p>
    <w:p w14:paraId="4A05E1E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UC10 – DodajUKošaricuSPonude</w:t>
      </w:r>
    </w:p>
    <w:p w14:paraId="5EB75CC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B6F0C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 ponude jela.</w:t>
      </w:r>
    </w:p>
    <w:p w14:paraId="2E51554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0141F7D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ACE960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425F56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E855EE2"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Korisnik pronađe željeno jelo.</w:t>
      </w:r>
    </w:p>
    <w:p w14:paraId="3D95F8C4"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Pored odabranog jela klikne na gumb „Dodaj u košaricu“.</w:t>
      </w:r>
    </w:p>
    <w:p w14:paraId="3D7549ED"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Odabrano jelo je dodano u košaricu.</w:t>
      </w:r>
    </w:p>
    <w:p w14:paraId="57A1D0F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UC11 – DodajUKošaricuSaStraniceJela</w:t>
      </w:r>
    </w:p>
    <w:p w14:paraId="75DA01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787A58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sa stranice jela.</w:t>
      </w:r>
    </w:p>
    <w:p w14:paraId="39E6F9B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D061B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1E6AFD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098D5C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3174CB" w14:textId="77777777" w:rsidR="005E4C33" w:rsidRP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Korisnik pored odabranog jela klikne na gumb „Dodaj u košaricu“.</w:t>
      </w:r>
    </w:p>
    <w:p w14:paraId="775A3AAD" w14:textId="77777777" w:rsid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Odabrano jelo je dodano u košaricu.</w:t>
      </w:r>
    </w:p>
    <w:p w14:paraId="5B8A021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UC12 – DodavanjeDodatakaSaStraniceJela</w:t>
      </w:r>
    </w:p>
    <w:p w14:paraId="588042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B745C9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jela.</w:t>
      </w:r>
    </w:p>
    <w:p w14:paraId="4A11372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17E417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33A157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4F9B46D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2F9CE53"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za izbor (checkbox).</w:t>
      </w:r>
    </w:p>
    <w:p w14:paraId="146CF150"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32725584" w14:textId="52242333" w:rsidR="005E4C33" w:rsidRPr="005E4C33" w:rsidDel="00BB12AB" w:rsidRDefault="005E4C33" w:rsidP="001A0EE3">
      <w:pPr>
        <w:numPr>
          <w:ilvl w:val="0"/>
          <w:numId w:val="13"/>
        </w:numPr>
        <w:shd w:val="clear" w:color="auto" w:fill="FFFFFF"/>
        <w:spacing w:after="0"/>
        <w:textAlignment w:val="baseline"/>
        <w:rPr>
          <w:del w:id="49" w:author="Jan Kelemen" w:date="2016-01-17T21:26:00Z"/>
          <w:rFonts w:cs="Times New Roman"/>
          <w:b/>
          <w:szCs w:val="24"/>
        </w:rPr>
      </w:pPr>
      <w:del w:id="50" w:author="Jan Kelemen" w:date="2016-01-17T21:26:00Z">
        <w:r w:rsidRPr="005E4C33" w:rsidDel="00BB12AB">
          <w:rPr>
            <w:rFonts w:cs="Times New Roman"/>
            <w:b/>
            <w:szCs w:val="24"/>
          </w:rPr>
          <w:lastRenderedPageBreak/>
          <w:delText>UC13 – DodavanjeDodatakaIzKošarice</w:delText>
        </w:r>
      </w:del>
    </w:p>
    <w:p w14:paraId="67477F6B" w14:textId="471AD5F0" w:rsidR="005E4C33" w:rsidRPr="005E4C33" w:rsidDel="00BB12AB" w:rsidRDefault="005E4C33" w:rsidP="001A0EE3">
      <w:pPr>
        <w:numPr>
          <w:ilvl w:val="0"/>
          <w:numId w:val="14"/>
        </w:numPr>
        <w:shd w:val="clear" w:color="auto" w:fill="FFFFFF"/>
        <w:spacing w:after="0"/>
        <w:ind w:left="1843"/>
        <w:textAlignment w:val="baseline"/>
        <w:rPr>
          <w:del w:id="51" w:author="Jan Kelemen" w:date="2016-01-17T21:26:00Z"/>
          <w:rFonts w:cs="Times New Roman"/>
          <w:szCs w:val="24"/>
        </w:rPr>
      </w:pPr>
      <w:del w:id="52" w:author="Jan Kelemen" w:date="2016-01-17T21:26:00Z">
        <w:r w:rsidRPr="005E4C33" w:rsidDel="00BB12AB">
          <w:rPr>
            <w:rFonts w:cs="Times New Roman"/>
            <w:b/>
            <w:szCs w:val="24"/>
          </w:rPr>
          <w:delText>Glavni sudionik:</w:delText>
        </w:r>
        <w:r w:rsidRPr="005E4C33" w:rsidDel="00BB12AB">
          <w:rPr>
            <w:rFonts w:cs="Times New Roman"/>
            <w:szCs w:val="24"/>
          </w:rPr>
          <w:delText xml:space="preserve"> Svi korisnici web stranice.</w:delText>
        </w:r>
      </w:del>
    </w:p>
    <w:p w14:paraId="3CF01D3D" w14:textId="4AE2740A" w:rsidR="005E4C33" w:rsidRPr="005E4C33" w:rsidDel="00BB12AB" w:rsidRDefault="005E4C33" w:rsidP="001A0EE3">
      <w:pPr>
        <w:numPr>
          <w:ilvl w:val="0"/>
          <w:numId w:val="14"/>
        </w:numPr>
        <w:shd w:val="clear" w:color="auto" w:fill="FFFFFF"/>
        <w:spacing w:after="0"/>
        <w:ind w:left="1843"/>
        <w:textAlignment w:val="baseline"/>
        <w:rPr>
          <w:del w:id="53" w:author="Jan Kelemen" w:date="2016-01-17T21:26:00Z"/>
          <w:rFonts w:cs="Times New Roman"/>
          <w:szCs w:val="24"/>
        </w:rPr>
      </w:pPr>
      <w:del w:id="54" w:author="Jan Kelemen" w:date="2016-01-17T21:26:00Z">
        <w:r w:rsidRPr="005E4C33" w:rsidDel="00BB12AB">
          <w:rPr>
            <w:rFonts w:cs="Times New Roman"/>
            <w:b/>
            <w:szCs w:val="24"/>
          </w:rPr>
          <w:delText>Cilj:</w:delText>
        </w:r>
        <w:r w:rsidRPr="005E4C33" w:rsidDel="00BB12AB">
          <w:rPr>
            <w:rFonts w:cs="Times New Roman"/>
            <w:szCs w:val="24"/>
          </w:rPr>
          <w:delText xml:space="preserve"> Odabrati dodatke sa stranice košarice korisnika.</w:delText>
        </w:r>
      </w:del>
    </w:p>
    <w:p w14:paraId="629E802E" w14:textId="787C08E7" w:rsidR="005E4C33" w:rsidRPr="005E4C33" w:rsidDel="00BB12AB" w:rsidRDefault="005E4C33" w:rsidP="001A0EE3">
      <w:pPr>
        <w:numPr>
          <w:ilvl w:val="0"/>
          <w:numId w:val="14"/>
        </w:numPr>
        <w:shd w:val="clear" w:color="auto" w:fill="FFFFFF"/>
        <w:spacing w:after="0"/>
        <w:ind w:left="1843"/>
        <w:textAlignment w:val="baseline"/>
        <w:rPr>
          <w:del w:id="55" w:author="Jan Kelemen" w:date="2016-01-17T21:26:00Z"/>
          <w:rFonts w:cs="Times New Roman"/>
          <w:b/>
          <w:szCs w:val="24"/>
        </w:rPr>
      </w:pPr>
      <w:del w:id="56" w:author="Jan Kelemen" w:date="2016-01-17T21:26:00Z">
        <w:r w:rsidRPr="005E4C33" w:rsidDel="00BB12AB">
          <w:rPr>
            <w:rFonts w:cs="Times New Roman"/>
            <w:b/>
            <w:szCs w:val="24"/>
          </w:rPr>
          <w:delText xml:space="preserve">Sudionici: </w:delText>
        </w:r>
        <w:r w:rsidRPr="005E4C33" w:rsidDel="00BB12AB">
          <w:rPr>
            <w:rFonts w:cs="Times New Roman"/>
            <w:szCs w:val="24"/>
          </w:rPr>
          <w:delText>Baza podataka, poslužitelj.</w:delText>
        </w:r>
      </w:del>
    </w:p>
    <w:p w14:paraId="75A84870" w14:textId="0582B6F3" w:rsidR="005E4C33" w:rsidRPr="005E4C33" w:rsidDel="00BB12AB" w:rsidRDefault="005E4C33" w:rsidP="001A0EE3">
      <w:pPr>
        <w:numPr>
          <w:ilvl w:val="0"/>
          <w:numId w:val="14"/>
        </w:numPr>
        <w:shd w:val="clear" w:color="auto" w:fill="FFFFFF"/>
        <w:spacing w:after="0"/>
        <w:ind w:left="1843"/>
        <w:textAlignment w:val="baseline"/>
        <w:rPr>
          <w:del w:id="57" w:author="Jan Kelemen" w:date="2016-01-17T21:26:00Z"/>
          <w:rFonts w:cs="Times New Roman"/>
          <w:szCs w:val="24"/>
        </w:rPr>
      </w:pPr>
      <w:del w:id="58" w:author="Jan Kelemen" w:date="2016-01-17T21:26:00Z">
        <w:r w:rsidRPr="005E4C33" w:rsidDel="00BB12AB">
          <w:rPr>
            <w:rFonts w:cs="Times New Roman"/>
            <w:b/>
            <w:szCs w:val="24"/>
          </w:rPr>
          <w:delText>Preduvjeti:</w:delText>
        </w:r>
        <w:r w:rsidRPr="005E4C33" w:rsidDel="00BB12AB">
          <w:rPr>
            <w:rFonts w:cs="Times New Roman"/>
            <w:szCs w:val="24"/>
          </w:rPr>
          <w:delText xml:space="preserve"> Mogućnost prijave na internet, dostupnost poslužitelja, </w:delText>
        </w:r>
      </w:del>
    </w:p>
    <w:p w14:paraId="53EFE7D3" w14:textId="62430452" w:rsidR="005E4C33" w:rsidRPr="005E4C33" w:rsidDel="00BB12AB" w:rsidRDefault="005E4C33" w:rsidP="001A0EE3">
      <w:pPr>
        <w:numPr>
          <w:ilvl w:val="0"/>
          <w:numId w:val="14"/>
        </w:numPr>
        <w:shd w:val="clear" w:color="auto" w:fill="FFFFFF"/>
        <w:spacing w:after="0"/>
        <w:ind w:left="1843"/>
        <w:textAlignment w:val="baseline"/>
        <w:rPr>
          <w:del w:id="59" w:author="Jan Kelemen" w:date="2016-01-17T21:26:00Z"/>
          <w:rFonts w:cs="Times New Roman"/>
          <w:szCs w:val="24"/>
        </w:rPr>
      </w:pPr>
      <w:del w:id="60" w:author="Jan Kelemen" w:date="2016-01-17T21:26:00Z">
        <w:r w:rsidRPr="005E4C33" w:rsidDel="00BB12AB">
          <w:rPr>
            <w:rFonts w:cs="Times New Roman"/>
            <w:b/>
            <w:szCs w:val="24"/>
          </w:rPr>
          <w:delText xml:space="preserve">Rezultat: </w:delText>
        </w:r>
        <w:r w:rsidRPr="005E4C33" w:rsidDel="00BB12AB">
          <w:rPr>
            <w:rFonts w:cs="Times New Roman"/>
            <w:szCs w:val="24"/>
          </w:rPr>
          <w:delText>Korisnik je uspješno dodao dodatke koje želi imati uz naručeno jelo.</w:delText>
        </w:r>
      </w:del>
    </w:p>
    <w:p w14:paraId="359D5C4D" w14:textId="4E244078" w:rsidR="005E4C33" w:rsidRPr="005E4C33" w:rsidDel="00BB12AB" w:rsidRDefault="005E4C33" w:rsidP="001A0EE3">
      <w:pPr>
        <w:numPr>
          <w:ilvl w:val="0"/>
          <w:numId w:val="14"/>
        </w:numPr>
        <w:shd w:val="clear" w:color="auto" w:fill="FFFFFF"/>
        <w:spacing w:after="0"/>
        <w:ind w:left="1843"/>
        <w:textAlignment w:val="baseline"/>
        <w:rPr>
          <w:del w:id="61" w:author="Jan Kelemen" w:date="2016-01-17T21:26:00Z"/>
          <w:rFonts w:cs="Times New Roman"/>
          <w:szCs w:val="24"/>
        </w:rPr>
      </w:pPr>
      <w:del w:id="62" w:author="Jan Kelemen" w:date="2016-01-17T21:26:00Z">
        <w:r w:rsidRPr="005E4C33" w:rsidDel="00BB12AB">
          <w:rPr>
            <w:rFonts w:cs="Times New Roman"/>
            <w:b/>
            <w:szCs w:val="24"/>
          </w:rPr>
          <w:delText>Željeni scenarij:</w:delText>
        </w:r>
        <w:r w:rsidRPr="005E4C33" w:rsidDel="00BB12AB">
          <w:rPr>
            <w:rFonts w:cs="Times New Roman"/>
            <w:szCs w:val="24"/>
          </w:rPr>
          <w:delText xml:space="preserve"> </w:delText>
        </w:r>
      </w:del>
    </w:p>
    <w:p w14:paraId="70EAB6DC" w14:textId="673D6E24" w:rsidR="005E4C33" w:rsidRPr="005E4C33" w:rsidDel="00BB12AB" w:rsidRDefault="005E4C33" w:rsidP="001A0EE3">
      <w:pPr>
        <w:numPr>
          <w:ilvl w:val="0"/>
          <w:numId w:val="25"/>
        </w:numPr>
        <w:shd w:val="clear" w:color="auto" w:fill="FFFFFF"/>
        <w:spacing w:after="0"/>
        <w:textAlignment w:val="baseline"/>
        <w:rPr>
          <w:del w:id="63" w:author="Jan Kelemen" w:date="2016-01-17T21:26:00Z"/>
          <w:rFonts w:cs="Times New Roman"/>
          <w:szCs w:val="24"/>
        </w:rPr>
      </w:pPr>
      <w:del w:id="64" w:author="Jan Kelemen" w:date="2016-01-17T21:26:00Z">
        <w:r w:rsidRPr="005E4C33" w:rsidDel="00BB12AB">
          <w:rPr>
            <w:rFonts w:cs="Times New Roman"/>
            <w:szCs w:val="24"/>
          </w:rPr>
          <w:delText>Korisniku je ispod odabranog jela prikazan popis dodataka i njihovih pripadajućih okvira korisnik se nalazi na svojoj stranici košarice.za izbor (checkbox).</w:delText>
        </w:r>
      </w:del>
    </w:p>
    <w:p w14:paraId="7775FB4C" w14:textId="2327F984" w:rsidR="005E4C33" w:rsidDel="00BB12AB" w:rsidRDefault="005E4C33" w:rsidP="001A0EE3">
      <w:pPr>
        <w:numPr>
          <w:ilvl w:val="0"/>
          <w:numId w:val="25"/>
        </w:numPr>
        <w:shd w:val="clear" w:color="auto" w:fill="FFFFFF"/>
        <w:spacing w:after="0"/>
        <w:textAlignment w:val="baseline"/>
        <w:rPr>
          <w:del w:id="65" w:author="Jan Kelemen" w:date="2016-01-17T21:26:00Z"/>
          <w:rFonts w:cs="Times New Roman"/>
          <w:szCs w:val="24"/>
        </w:rPr>
      </w:pPr>
      <w:del w:id="66" w:author="Jan Kelemen" w:date="2016-01-17T21:26:00Z">
        <w:r w:rsidRPr="005E4C33" w:rsidDel="00BB12AB">
          <w:rPr>
            <w:rFonts w:cs="Times New Roman"/>
            <w:szCs w:val="24"/>
          </w:rPr>
          <w:delText>Klikom na okvir korisnik dodaje dodatak svojemu jelu.</w:delText>
        </w:r>
      </w:del>
    </w:p>
    <w:p w14:paraId="043689AD" w14:textId="77777777" w:rsidR="000A0B5F" w:rsidRDefault="000A0B5F" w:rsidP="000A0B5F">
      <w:pPr>
        <w:shd w:val="clear" w:color="auto" w:fill="FFFFFF"/>
        <w:spacing w:after="0"/>
        <w:ind w:left="2880"/>
        <w:textAlignment w:val="baseline"/>
        <w:rPr>
          <w:rFonts w:cs="Times New Roman"/>
          <w:szCs w:val="24"/>
        </w:rPr>
      </w:pPr>
    </w:p>
    <w:p w14:paraId="3B4C5716" w14:textId="4F9C0DE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ins w:id="67" w:author="Jan Kelemen" w:date="2016-01-17T21:26:00Z">
        <w:r w:rsidR="00BB12AB">
          <w:rPr>
            <w:rFonts w:cs="Times New Roman"/>
            <w:b/>
            <w:szCs w:val="24"/>
          </w:rPr>
          <w:t>3</w:t>
        </w:r>
      </w:ins>
      <w:del w:id="68" w:author="Jan Kelemen" w:date="2016-01-17T21:26:00Z">
        <w:r w:rsidRPr="005E4C33" w:rsidDel="00BB12AB">
          <w:rPr>
            <w:rFonts w:cs="Times New Roman"/>
            <w:b/>
            <w:szCs w:val="24"/>
          </w:rPr>
          <w:delText>4</w:delText>
        </w:r>
      </w:del>
      <w:r w:rsidRPr="005E4C33">
        <w:rPr>
          <w:rFonts w:cs="Times New Roman"/>
          <w:b/>
          <w:szCs w:val="24"/>
        </w:rPr>
        <w:t xml:space="preserve"> – PromjenaKoličineIzKošarice</w:t>
      </w:r>
    </w:p>
    <w:p w14:paraId="7AB5CB6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B48CA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229987C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6FA743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7AA1104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FA7A12" w14:textId="77777777" w:rsidR="005E4C33" w:rsidRDefault="005E4C33" w:rsidP="001A0EE3">
      <w:pPr>
        <w:numPr>
          <w:ilvl w:val="0"/>
          <w:numId w:val="26"/>
        </w:numPr>
        <w:shd w:val="clear" w:color="auto" w:fill="FFFFFF"/>
        <w:spacing w:after="0"/>
        <w:textAlignment w:val="baseline"/>
        <w:rPr>
          <w:rFonts w:cs="Times New Roman"/>
          <w:szCs w:val="24"/>
        </w:rPr>
      </w:pPr>
      <w:r w:rsidRPr="005E4C33">
        <w:rPr>
          <w:rFonts w:cs="Times New Roman"/>
          <w:szCs w:val="24"/>
        </w:rPr>
        <w:t>Korisnik klikne na gumb „+“ ako želi povećati količinu odabranog jela ili na gumb „-“ ako želi smanjiti količinu odabranog jela.</w:t>
      </w:r>
    </w:p>
    <w:p w14:paraId="1729B060" w14:textId="77777777" w:rsidR="000A0B5F" w:rsidRPr="005E4C33" w:rsidRDefault="000A0B5F" w:rsidP="000A0B5F">
      <w:pPr>
        <w:shd w:val="clear" w:color="auto" w:fill="FFFFFF"/>
        <w:spacing w:after="0"/>
        <w:ind w:left="2880"/>
        <w:textAlignment w:val="baseline"/>
        <w:rPr>
          <w:rFonts w:cs="Times New Roman"/>
          <w:szCs w:val="24"/>
        </w:rPr>
      </w:pPr>
    </w:p>
    <w:p w14:paraId="35601051" w14:textId="4807BDE3"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ins w:id="69" w:author="Jan Kelemen" w:date="2016-01-17T21:26:00Z">
        <w:r w:rsidR="00BB12AB">
          <w:rPr>
            <w:rFonts w:cs="Times New Roman"/>
            <w:b/>
            <w:szCs w:val="24"/>
          </w:rPr>
          <w:t>4</w:t>
        </w:r>
      </w:ins>
      <w:del w:id="70" w:author="Jan Kelemen" w:date="2016-01-17T21:26:00Z">
        <w:r w:rsidRPr="005E4C33" w:rsidDel="00BB12AB">
          <w:rPr>
            <w:rFonts w:cs="Times New Roman"/>
            <w:b/>
            <w:szCs w:val="24"/>
          </w:rPr>
          <w:delText xml:space="preserve">5 </w:delText>
        </w:r>
      </w:del>
      <w:r w:rsidRPr="005E4C33">
        <w:rPr>
          <w:rFonts w:cs="Times New Roman"/>
          <w:b/>
          <w:szCs w:val="24"/>
        </w:rPr>
        <w:t>– PromjenaKoličineSaStraniceJela</w:t>
      </w:r>
    </w:p>
    <w:p w14:paraId="415ECB2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CA4FEF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10D7565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01798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4C2D05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6379FC3" w14:textId="77777777" w:rsidR="005E4C33" w:rsidRDefault="005E4C33" w:rsidP="001A0EE3">
      <w:pPr>
        <w:numPr>
          <w:ilvl w:val="0"/>
          <w:numId w:val="41"/>
        </w:numPr>
        <w:shd w:val="clear" w:color="auto" w:fill="FFFFFF"/>
        <w:spacing w:after="0"/>
        <w:textAlignment w:val="baseline"/>
        <w:rPr>
          <w:rFonts w:cs="Times New Roman"/>
          <w:szCs w:val="24"/>
        </w:rPr>
      </w:pPr>
      <w:r w:rsidRPr="005E4C33">
        <w:rPr>
          <w:rFonts w:cs="Times New Roman"/>
          <w:szCs w:val="24"/>
        </w:rPr>
        <w:t>Korisnik klikne na gumb „+“ ako želi povećati količinu odabranog jela ili na gumb „-“ ako želi smanjiti količinu odabranog jela.</w:t>
      </w:r>
    </w:p>
    <w:p w14:paraId="4EF8ED81" w14:textId="77777777" w:rsidR="000A0B5F" w:rsidRPr="005E4C33" w:rsidRDefault="000A0B5F" w:rsidP="000A0B5F">
      <w:pPr>
        <w:shd w:val="clear" w:color="auto" w:fill="FFFFFF"/>
        <w:spacing w:after="0"/>
        <w:ind w:left="2880"/>
        <w:textAlignment w:val="baseline"/>
        <w:rPr>
          <w:rFonts w:cs="Times New Roman"/>
          <w:szCs w:val="24"/>
        </w:rPr>
      </w:pPr>
    </w:p>
    <w:p w14:paraId="3EBC5CD5" w14:textId="3A2527B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ins w:id="71" w:author="Jan Kelemen" w:date="2016-01-17T21:26:00Z">
        <w:r w:rsidR="00BB12AB">
          <w:rPr>
            <w:rFonts w:cs="Times New Roman"/>
            <w:b/>
            <w:szCs w:val="24"/>
          </w:rPr>
          <w:t>5</w:t>
        </w:r>
      </w:ins>
      <w:del w:id="72" w:author="Jan Kelemen" w:date="2016-01-17T21:26:00Z">
        <w:r w:rsidRPr="005E4C33" w:rsidDel="00BB12AB">
          <w:rPr>
            <w:rFonts w:cs="Times New Roman"/>
            <w:b/>
            <w:szCs w:val="24"/>
          </w:rPr>
          <w:delText>6</w:delText>
        </w:r>
      </w:del>
      <w:r w:rsidRPr="005E4C33">
        <w:rPr>
          <w:rFonts w:cs="Times New Roman"/>
          <w:b/>
          <w:szCs w:val="24"/>
        </w:rPr>
        <w:t xml:space="preserve"> – BrisanjeJelaIzKošarice</w:t>
      </w:r>
    </w:p>
    <w:p w14:paraId="5B4231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157562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Izbrisati neželjeno jelo sa stranice košarice korisnika.</w:t>
      </w:r>
    </w:p>
    <w:p w14:paraId="534B9B4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69182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w:t>
      </w:r>
    </w:p>
    <w:p w14:paraId="67503A4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izbrisao jelo koje ne želi naručiti.</w:t>
      </w:r>
    </w:p>
    <w:p w14:paraId="0BD7F46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76C7177C" w14:textId="77777777" w:rsidR="005E4C33" w:rsidRP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Korisnik klikne na gumb „Ukloni“ određenog jela.</w:t>
      </w:r>
    </w:p>
    <w:p w14:paraId="4EDCDF9D" w14:textId="77777777" w:rsid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Jelo je izbrisano iz košarice.</w:t>
      </w:r>
    </w:p>
    <w:p w14:paraId="0A7B75B6" w14:textId="77777777" w:rsidR="000A0B5F" w:rsidRPr="005E4C33" w:rsidRDefault="000A0B5F" w:rsidP="000A0B5F">
      <w:pPr>
        <w:shd w:val="clear" w:color="auto" w:fill="FFFFFF"/>
        <w:spacing w:after="0"/>
        <w:ind w:left="2880"/>
        <w:textAlignment w:val="baseline"/>
        <w:rPr>
          <w:rFonts w:cs="Times New Roman"/>
          <w:szCs w:val="24"/>
        </w:rPr>
      </w:pPr>
    </w:p>
    <w:p w14:paraId="3D5F7B45" w14:textId="3E706D78"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ins w:id="73" w:author="Jan Kelemen" w:date="2016-01-17T21:26:00Z">
        <w:r w:rsidR="00BB12AB">
          <w:rPr>
            <w:rFonts w:cs="Times New Roman"/>
            <w:b/>
            <w:szCs w:val="24"/>
          </w:rPr>
          <w:t>6</w:t>
        </w:r>
      </w:ins>
      <w:del w:id="74" w:author="Jan Kelemen" w:date="2016-01-17T21:26:00Z">
        <w:r w:rsidRPr="005E4C33" w:rsidDel="00BB12AB">
          <w:rPr>
            <w:rFonts w:cs="Times New Roman"/>
            <w:b/>
            <w:szCs w:val="24"/>
          </w:rPr>
          <w:delText>7</w:delText>
        </w:r>
      </w:del>
      <w:r w:rsidRPr="005E4C33">
        <w:rPr>
          <w:rFonts w:cs="Times New Roman"/>
          <w:b/>
          <w:szCs w:val="24"/>
        </w:rPr>
        <w:t xml:space="preserve"> – PotvrđivanjeNarudžbe</w:t>
      </w:r>
    </w:p>
    <w:p w14:paraId="1308C9B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32FBF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Potvrđivanje narudžbe jela.</w:t>
      </w:r>
    </w:p>
    <w:p w14:paraId="69C8326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 djelatnik ili vlasnik.</w:t>
      </w:r>
    </w:p>
    <w:p w14:paraId="40421F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Korisnik je uspješno naručio jelo.</w:t>
      </w:r>
    </w:p>
    <w:p w14:paraId="627442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127382F"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se iznad gumba „Potvrdi“ nalazi kvadratić s obaveznim upisom adrese dostave (kat), email adrese i telefonskog broja.</w:t>
      </w:r>
    </w:p>
    <w:p w14:paraId="78A33232"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 odabire način plaćanja.</w:t>
      </w:r>
    </w:p>
    <w:p w14:paraId="27C9A12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Nakon obaveznog upisa traženih podataka korisnik klikne na gumb „Potvrdi“.</w:t>
      </w:r>
    </w:p>
    <w:p w14:paraId="7D38FC4F"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iskače prozor u kojem piše stanje narudžbe koja  je prvobitno u stanju čekanja.</w:t>
      </w:r>
    </w:p>
    <w:p w14:paraId="0E344F0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Djelatnik ili vlasnik prihvaća naručenu narudžbu.</w:t>
      </w:r>
    </w:p>
    <w:p w14:paraId="07C94C04"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se stanje narudžbe mijenja iz stanja čekanja u stanje prihvaćeno.</w:t>
      </w:r>
    </w:p>
    <w:p w14:paraId="5075E1F6"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Sustav šalje korisniku email o detaljima narudžbe.</w:t>
      </w:r>
    </w:p>
    <w:p w14:paraId="556A7029"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Mogući drugi scenarij:</w:t>
      </w:r>
      <w:r w:rsidRPr="005E4C33">
        <w:rPr>
          <w:rFonts w:cs="Times New Roman"/>
          <w:szCs w:val="24"/>
        </w:rPr>
        <w:t xml:space="preserve"> Korisniku je narudžba odbijena od strane djelatnika ili vlasnika zbog mogućih nedostataka obaveznih podataka ili nekih drugih razloga. </w:t>
      </w:r>
    </w:p>
    <w:p w14:paraId="6F5DADE8" w14:textId="77777777" w:rsidR="000A0B5F" w:rsidRPr="000A0B5F" w:rsidRDefault="000A0B5F" w:rsidP="000A0B5F">
      <w:pPr>
        <w:shd w:val="clear" w:color="auto" w:fill="FFFFFF"/>
        <w:spacing w:after="0"/>
        <w:ind w:left="1843"/>
        <w:textAlignment w:val="baseline"/>
        <w:rPr>
          <w:rFonts w:cs="Times New Roman"/>
          <w:b/>
          <w:szCs w:val="24"/>
        </w:rPr>
      </w:pPr>
    </w:p>
    <w:p w14:paraId="77E59563" w14:textId="7A2468F6"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ins w:id="75" w:author="Jan Kelemen" w:date="2016-01-17T21:27:00Z">
        <w:r w:rsidR="00BB12AB">
          <w:rPr>
            <w:rFonts w:cs="Times New Roman"/>
            <w:b/>
            <w:szCs w:val="24"/>
          </w:rPr>
          <w:t>7</w:t>
        </w:r>
      </w:ins>
      <w:del w:id="76" w:author="Jan Kelemen" w:date="2016-01-17T21:27:00Z">
        <w:r w:rsidRPr="005E4C33" w:rsidDel="00BB12AB">
          <w:rPr>
            <w:rFonts w:cs="Times New Roman"/>
            <w:b/>
            <w:szCs w:val="24"/>
          </w:rPr>
          <w:delText>8</w:delText>
        </w:r>
      </w:del>
      <w:r w:rsidRPr="005E4C33">
        <w:rPr>
          <w:rFonts w:cs="Times New Roman"/>
          <w:b/>
          <w:szCs w:val="24"/>
        </w:rPr>
        <w:t xml:space="preserve"> – KomentirajIOcjeniJelo</w:t>
      </w:r>
    </w:p>
    <w:p w14:paraId="3DA0FDC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433F2F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i ocijeniti naručeno jelo.</w:t>
      </w:r>
    </w:p>
    <w:p w14:paraId="37FDA2E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85EA3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Preduvjeti:</w:t>
      </w:r>
      <w:r w:rsidRPr="005E4C33">
        <w:rPr>
          <w:rFonts w:cs="Times New Roman"/>
          <w:szCs w:val="24"/>
        </w:rPr>
        <w:t xml:space="preserve"> Mogućnost prijave na internet, dostupnost poslužitelja, korisnik se nalazi na stranici jela.</w:t>
      </w:r>
    </w:p>
    <w:p w14:paraId="01A6BE7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i ocijenio jelo.</w:t>
      </w:r>
    </w:p>
    <w:p w14:paraId="74E632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E3D6BF2"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5562F5DC"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507ED5AF"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potvrđuje svoj unos klikom na gumb „Komentiraj“.</w:t>
      </w:r>
    </w:p>
    <w:p w14:paraId="2CD86F78" w14:textId="77777777" w:rsid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Pojavio se komentar i ocjena korisnika s odabranim imenom.</w:t>
      </w:r>
    </w:p>
    <w:p w14:paraId="063920B8" w14:textId="77777777" w:rsidR="000A0B5F" w:rsidRPr="005E4C33" w:rsidRDefault="000A0B5F" w:rsidP="000A0B5F">
      <w:pPr>
        <w:shd w:val="clear" w:color="auto" w:fill="FFFFFF"/>
        <w:spacing w:after="0"/>
        <w:ind w:left="2880"/>
        <w:textAlignment w:val="baseline"/>
        <w:rPr>
          <w:rFonts w:cs="Times New Roman"/>
          <w:szCs w:val="24"/>
        </w:rPr>
      </w:pPr>
    </w:p>
    <w:p w14:paraId="58A8E951" w14:textId="61DB936F"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ins w:id="77" w:author="Jan Kelemen" w:date="2016-01-17T21:27:00Z">
        <w:r w:rsidR="00BB12AB">
          <w:rPr>
            <w:rFonts w:cs="Times New Roman"/>
            <w:b/>
            <w:szCs w:val="24"/>
          </w:rPr>
          <w:t>8</w:t>
        </w:r>
      </w:ins>
      <w:del w:id="78" w:author="Jan Kelemen" w:date="2016-01-17T21:27:00Z">
        <w:r w:rsidRPr="005E4C33" w:rsidDel="00BB12AB">
          <w:rPr>
            <w:rFonts w:cs="Times New Roman"/>
            <w:b/>
            <w:szCs w:val="24"/>
          </w:rPr>
          <w:delText>9</w:delText>
        </w:r>
      </w:del>
      <w:r w:rsidRPr="005E4C33">
        <w:rPr>
          <w:rFonts w:cs="Times New Roman"/>
          <w:b/>
          <w:szCs w:val="24"/>
        </w:rPr>
        <w:t xml:space="preserve"> – KomentirajRestoran</w:t>
      </w:r>
    </w:p>
    <w:p w14:paraId="630BA44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0AA78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restoran.</w:t>
      </w:r>
    </w:p>
    <w:p w14:paraId="36EC5350"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2344FC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početnoj stranici.</w:t>
      </w:r>
    </w:p>
    <w:p w14:paraId="2893DB2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restoran.</w:t>
      </w:r>
    </w:p>
    <w:p w14:paraId="4B4C2C6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451650E" w14:textId="77777777" w:rsidR="005E4C33" w:rsidRP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019EB5E9" w14:textId="77777777" w:rsidR="005E4C33" w:rsidRP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Korisnik potvrđuje svoj unos klikom na gumb „Komentiraj“.</w:t>
      </w:r>
    </w:p>
    <w:p w14:paraId="40B56DBB" w14:textId="77777777" w:rsid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Pojavio se komentar korisnika s odabranim imenom.</w:t>
      </w:r>
    </w:p>
    <w:p w14:paraId="0B3F80B8" w14:textId="77777777" w:rsidR="000A0B5F" w:rsidRPr="005E4C33" w:rsidRDefault="000A0B5F" w:rsidP="000A0B5F">
      <w:pPr>
        <w:shd w:val="clear" w:color="auto" w:fill="FFFFFF"/>
        <w:spacing w:after="0"/>
        <w:ind w:left="2880"/>
        <w:textAlignment w:val="baseline"/>
        <w:rPr>
          <w:rFonts w:cs="Times New Roman"/>
          <w:szCs w:val="24"/>
        </w:rPr>
      </w:pPr>
    </w:p>
    <w:p w14:paraId="1E39D35C" w14:textId="3FB40315"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ins w:id="79" w:author="Jan Kelemen" w:date="2016-01-17T21:27:00Z">
        <w:r w:rsidR="00BB12AB">
          <w:rPr>
            <w:rFonts w:cs="Times New Roman"/>
            <w:b/>
            <w:szCs w:val="24"/>
          </w:rPr>
          <w:t>19</w:t>
        </w:r>
      </w:ins>
      <w:del w:id="80" w:author="Jan Kelemen" w:date="2016-01-17T21:27:00Z">
        <w:r w:rsidRPr="005E4C33" w:rsidDel="00BB12AB">
          <w:rPr>
            <w:rFonts w:cs="Times New Roman"/>
            <w:b/>
            <w:szCs w:val="24"/>
          </w:rPr>
          <w:delText>20</w:delText>
        </w:r>
      </w:del>
      <w:r w:rsidRPr="005E4C33">
        <w:rPr>
          <w:rFonts w:cs="Times New Roman"/>
          <w:b/>
          <w:szCs w:val="24"/>
        </w:rPr>
        <w:t xml:space="preserve"> – PregledKon</w:t>
      </w:r>
      <w:r w:rsidR="00AE410F">
        <w:rPr>
          <w:rFonts w:cs="Times New Roman"/>
          <w:b/>
          <w:szCs w:val="24"/>
        </w:rPr>
        <w:t>t</w:t>
      </w:r>
      <w:r w:rsidRPr="005E4C33">
        <w:rPr>
          <w:rFonts w:cs="Times New Roman"/>
          <w:b/>
          <w:szCs w:val="24"/>
        </w:rPr>
        <w:t>ak</w:t>
      </w:r>
      <w:r w:rsidR="00AE410F">
        <w:rPr>
          <w:rFonts w:cs="Times New Roman"/>
          <w:b/>
          <w:szCs w:val="24"/>
        </w:rPr>
        <w:t>a</w:t>
      </w:r>
      <w:r w:rsidRPr="005E4C33">
        <w:rPr>
          <w:rFonts w:cs="Times New Roman"/>
          <w:b/>
          <w:szCs w:val="24"/>
        </w:rPr>
        <w:t>ta</w:t>
      </w:r>
    </w:p>
    <w:p w14:paraId="2B6E32F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DA5C63C" w14:textId="4DB7BBB9"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kontak</w:t>
      </w:r>
      <w:r w:rsidR="00AE410F">
        <w:rPr>
          <w:rFonts w:cs="Times New Roman"/>
          <w:szCs w:val="24"/>
        </w:rPr>
        <w:t>a</w:t>
      </w:r>
      <w:r w:rsidRPr="005E4C33">
        <w:rPr>
          <w:rFonts w:cs="Times New Roman"/>
          <w:szCs w:val="24"/>
        </w:rPr>
        <w:t>ta restorana.</w:t>
      </w:r>
    </w:p>
    <w:p w14:paraId="1BB2AE7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30DC97D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19BA40A4" w14:textId="2D567EE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AE410F">
        <w:rPr>
          <w:rFonts w:cs="Times New Roman"/>
          <w:szCs w:val="24"/>
        </w:rPr>
        <w:t>Uspješno</w:t>
      </w:r>
      <w:r w:rsidRPr="005E4C33">
        <w:rPr>
          <w:rFonts w:cs="Times New Roman"/>
          <w:szCs w:val="24"/>
        </w:rPr>
        <w:t xml:space="preserve"> preusmjeravanje na kontakte restorana.</w:t>
      </w:r>
    </w:p>
    <w:p w14:paraId="194EA12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88848C0" w14:textId="77777777" w:rsidR="005E4C33" w:rsidRP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Korisnik pritišće karticu „Kontakti“.</w:t>
      </w:r>
    </w:p>
    <w:p w14:paraId="1F5BDED2" w14:textId="77777777" w:rsid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Poslužitelj preusmjerava korisnika na kontakte.</w:t>
      </w:r>
    </w:p>
    <w:p w14:paraId="227FD583" w14:textId="77777777" w:rsidR="000A0B5F" w:rsidRPr="005E4C33" w:rsidRDefault="000A0B5F" w:rsidP="000A0B5F">
      <w:pPr>
        <w:shd w:val="clear" w:color="auto" w:fill="FFFFFF"/>
        <w:spacing w:after="0"/>
        <w:ind w:left="2880"/>
        <w:textAlignment w:val="baseline"/>
        <w:rPr>
          <w:rFonts w:cs="Times New Roman"/>
          <w:szCs w:val="24"/>
        </w:rPr>
      </w:pPr>
    </w:p>
    <w:p w14:paraId="1D2ED769"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UC21 – PregledAdminStranice</w:t>
      </w:r>
    </w:p>
    <w:p w14:paraId="290AA2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Glavni sudionik:</w:t>
      </w:r>
      <w:r w:rsidRPr="005E4C33">
        <w:rPr>
          <w:rFonts w:cs="Times New Roman"/>
          <w:szCs w:val="24"/>
        </w:rPr>
        <w:t xml:space="preserve"> Vlasnik ili djelatnik.</w:t>
      </w:r>
    </w:p>
    <w:p w14:paraId="18011E9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administrativnu stranicu restorana.</w:t>
      </w:r>
    </w:p>
    <w:p w14:paraId="7DFE7C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26EE28C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w:t>
      </w:r>
    </w:p>
    <w:p w14:paraId="199F4C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preusmjeravanje na administrativnu stranicu.</w:t>
      </w:r>
    </w:p>
    <w:p w14:paraId="0F37A4A4" w14:textId="77777777" w:rsidR="005E4C33" w:rsidRPr="005E4C33" w:rsidRDefault="005E4C33" w:rsidP="001A0EE3">
      <w:pPr>
        <w:numPr>
          <w:ilvl w:val="0"/>
          <w:numId w:val="14"/>
        </w:numPr>
        <w:shd w:val="clear" w:color="auto" w:fill="FFFFFF"/>
        <w:spacing w:after="0"/>
        <w:ind w:left="1843" w:hanging="357"/>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4B3F294" w14:textId="784A2045" w:rsidR="005E4C33" w:rsidRPr="005E4C33" w:rsidDel="00BB12AB" w:rsidRDefault="005E4C33" w:rsidP="001A0EE3">
      <w:pPr>
        <w:numPr>
          <w:ilvl w:val="0"/>
          <w:numId w:val="44"/>
        </w:numPr>
        <w:shd w:val="clear" w:color="auto" w:fill="FFFFFF"/>
        <w:spacing w:after="0"/>
        <w:ind w:left="2874" w:hanging="357"/>
        <w:textAlignment w:val="baseline"/>
        <w:rPr>
          <w:del w:id="81" w:author="Jan Kelemen" w:date="2016-01-17T21:28:00Z"/>
          <w:rFonts w:cs="Times New Roman"/>
          <w:szCs w:val="24"/>
        </w:rPr>
      </w:pPr>
      <w:del w:id="82" w:author="Jan Kelemen" w:date="2016-01-17T21:28:00Z">
        <w:r w:rsidRPr="005E4C33" w:rsidDel="00BB12AB">
          <w:rPr>
            <w:rFonts w:cs="Times New Roman"/>
            <w:szCs w:val="24"/>
          </w:rPr>
          <w:delText>Vlasnik ili djelatnik odabere gumb „Izbornik“.</w:delText>
        </w:r>
      </w:del>
    </w:p>
    <w:p w14:paraId="666E1126" w14:textId="6AB8BACA" w:rsidR="005E4C33" w:rsidRP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 xml:space="preserve">Vlasnik ili djelatnik </w:t>
      </w:r>
      <w:del w:id="83" w:author="Jan Kelemen" w:date="2016-01-17T21:29:00Z">
        <w:r w:rsidRPr="005E4C33" w:rsidDel="00BB12AB">
          <w:rPr>
            <w:rFonts w:cs="Times New Roman"/>
            <w:szCs w:val="24"/>
          </w:rPr>
          <w:delText>odabere link za administrativnu stranicu</w:delText>
        </w:r>
      </w:del>
      <w:ins w:id="84" w:author="Jan Kelemen" w:date="2016-01-17T21:29:00Z">
        <w:r w:rsidR="00BB12AB">
          <w:rPr>
            <w:rFonts w:cs="Times New Roman"/>
            <w:szCs w:val="24"/>
          </w:rPr>
          <w:t>prijavljuje se u sustav</w:t>
        </w:r>
      </w:ins>
      <w:r w:rsidRPr="005E4C33">
        <w:rPr>
          <w:rFonts w:cs="Times New Roman"/>
          <w:szCs w:val="24"/>
        </w:rPr>
        <w:t>.</w:t>
      </w:r>
    </w:p>
    <w:p w14:paraId="2794C289" w14:textId="77777777" w:rsid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Poslužitelj preusmjerava vlasnika i djelatnika na administrativnu stranicu.</w:t>
      </w:r>
    </w:p>
    <w:p w14:paraId="10F7D28C" w14:textId="77777777" w:rsidR="000A0B5F" w:rsidRPr="005E4C33" w:rsidRDefault="000A0B5F" w:rsidP="000A0B5F">
      <w:pPr>
        <w:shd w:val="clear" w:color="auto" w:fill="FFFFFF"/>
        <w:spacing w:after="0"/>
        <w:ind w:left="2880"/>
        <w:textAlignment w:val="baseline"/>
        <w:rPr>
          <w:rFonts w:cs="Times New Roman"/>
          <w:szCs w:val="24"/>
        </w:rPr>
      </w:pPr>
    </w:p>
    <w:p w14:paraId="0E54F0FF" w14:textId="4BE2D364"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ins w:id="85" w:author="Jan Kelemen" w:date="2016-01-17T21:30:00Z">
        <w:r w:rsidR="00BB12AB">
          <w:rPr>
            <w:rFonts w:cs="Times New Roman"/>
            <w:b/>
            <w:szCs w:val="24"/>
          </w:rPr>
          <w:t>1</w:t>
        </w:r>
      </w:ins>
      <w:del w:id="86" w:author="Jan Kelemen" w:date="2016-01-17T21:30:00Z">
        <w:r w:rsidRPr="005E4C33" w:rsidDel="00BB12AB">
          <w:rPr>
            <w:rFonts w:cs="Times New Roman"/>
            <w:b/>
            <w:szCs w:val="24"/>
          </w:rPr>
          <w:delText>2</w:delText>
        </w:r>
      </w:del>
      <w:r w:rsidRPr="005E4C33">
        <w:rPr>
          <w:rFonts w:cs="Times New Roman"/>
          <w:b/>
          <w:szCs w:val="24"/>
        </w:rPr>
        <w:t xml:space="preserve"> – PregledNarudžbi</w:t>
      </w:r>
    </w:p>
    <w:p w14:paraId="6BAE19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1187D1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gdje se nalaze narudžbe.</w:t>
      </w:r>
    </w:p>
    <w:p w14:paraId="738491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FCE149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preusmjeravanje na stranicu s narudžbama.</w:t>
      </w:r>
    </w:p>
    <w:p w14:paraId="0DF3A9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7B88F25"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Vlasnik ili djelatnik pritišće karticu „Pregled narudžbi“.</w:t>
      </w:r>
    </w:p>
    <w:p w14:paraId="5E586DA2"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Poslužitelj preusmjerava korisnika na narudžbe.</w:t>
      </w:r>
    </w:p>
    <w:p w14:paraId="0172CEF9" w14:textId="0B9C65C6"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del w:id="87" w:author="Jan Kelemen" w:date="2016-01-17T21:30:00Z">
        <w:r w:rsidRPr="005E4C33" w:rsidDel="00BB12AB">
          <w:rPr>
            <w:rFonts w:cs="Times New Roman"/>
            <w:b/>
            <w:szCs w:val="24"/>
          </w:rPr>
          <w:delText>3</w:delText>
        </w:r>
      </w:del>
      <w:ins w:id="88" w:author="Jan Kelemen" w:date="2016-01-17T21:30:00Z">
        <w:r w:rsidR="00BB12AB">
          <w:rPr>
            <w:rFonts w:cs="Times New Roman"/>
            <w:b/>
            <w:szCs w:val="24"/>
          </w:rPr>
          <w:t>2</w:t>
        </w:r>
      </w:ins>
      <w:r w:rsidRPr="005E4C33">
        <w:rPr>
          <w:rFonts w:cs="Times New Roman"/>
          <w:b/>
          <w:szCs w:val="24"/>
        </w:rPr>
        <w:t xml:space="preserve"> – PotvrdaZaprimljeneNarudžbe</w:t>
      </w:r>
    </w:p>
    <w:p w14:paraId="2C7AE83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22C7EC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narudžbu poslanu od strane korisnika.</w:t>
      </w:r>
    </w:p>
    <w:p w14:paraId="0009292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7C482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potvrdio narudžbu.</w:t>
      </w:r>
    </w:p>
    <w:p w14:paraId="54957EA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627ECEA"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Vlasnik ili djelatnik odabire narudžbu koju će potvrditi</w:t>
      </w:r>
    </w:p>
    <w:p w14:paraId="44B87B3D"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Potvrđuje narudžbu pritiskom na gumb „Potvrdi“.</w:t>
      </w:r>
    </w:p>
    <w:p w14:paraId="745CAFC5" w14:textId="77777777"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Narudžba nestaje s liste narudžbi.</w:t>
      </w:r>
    </w:p>
    <w:p w14:paraId="22D005E4" w14:textId="77777777" w:rsidR="000A0B5F" w:rsidRPr="005E4C33" w:rsidRDefault="000A0B5F" w:rsidP="000A0B5F">
      <w:pPr>
        <w:shd w:val="clear" w:color="auto" w:fill="FFFFFF"/>
        <w:spacing w:after="0"/>
        <w:ind w:left="2880"/>
        <w:textAlignment w:val="baseline"/>
        <w:rPr>
          <w:rFonts w:cs="Times New Roman"/>
          <w:szCs w:val="24"/>
        </w:rPr>
      </w:pPr>
    </w:p>
    <w:p w14:paraId="217EAFE8" w14:textId="09F9162E"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ins w:id="89" w:author="Jan Kelemen" w:date="2016-01-17T21:30:00Z">
        <w:r w:rsidR="00BB12AB">
          <w:rPr>
            <w:rFonts w:cs="Times New Roman"/>
            <w:b/>
            <w:szCs w:val="24"/>
          </w:rPr>
          <w:t>3</w:t>
        </w:r>
      </w:ins>
      <w:del w:id="90" w:author="Jan Kelemen" w:date="2016-01-17T21:30:00Z">
        <w:r w:rsidRPr="005E4C33" w:rsidDel="00BB12AB">
          <w:rPr>
            <w:rFonts w:cs="Times New Roman"/>
            <w:b/>
            <w:szCs w:val="24"/>
          </w:rPr>
          <w:delText>4</w:delText>
        </w:r>
      </w:del>
      <w:r w:rsidRPr="005E4C33">
        <w:rPr>
          <w:rFonts w:cs="Times New Roman"/>
          <w:b/>
          <w:szCs w:val="24"/>
        </w:rPr>
        <w:t xml:space="preserve"> – OdbijanjeNarudžbe</w:t>
      </w:r>
    </w:p>
    <w:p w14:paraId="142F13F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6D1E163D" w14:textId="1B6904C6"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w:t>
      </w:r>
      <w:del w:id="91" w:author="Tin Trčak" w:date="2016-01-18T08:35:00Z">
        <w:r w:rsidRPr="005E4C33" w:rsidDel="00F106C9">
          <w:rPr>
            <w:rFonts w:cs="Times New Roman"/>
            <w:szCs w:val="24"/>
          </w:rPr>
          <w:delText xml:space="preserve">potvrdi </w:delText>
        </w:r>
      </w:del>
      <w:r w:rsidRPr="005E4C33">
        <w:rPr>
          <w:rFonts w:cs="Times New Roman"/>
          <w:szCs w:val="24"/>
        </w:rPr>
        <w:t xml:space="preserve">odbije </w:t>
      </w:r>
      <w:ins w:id="92" w:author="Tin Trčak" w:date="2016-01-18T08:35:00Z">
        <w:r w:rsidR="00F106C9">
          <w:rPr>
            <w:rFonts w:cs="Times New Roman"/>
            <w:szCs w:val="24"/>
          </w:rPr>
          <w:t xml:space="preserve">narudžbu </w:t>
        </w:r>
      </w:ins>
      <w:r w:rsidRPr="005E4C33">
        <w:rPr>
          <w:rFonts w:cs="Times New Roman"/>
          <w:szCs w:val="24"/>
        </w:rPr>
        <w:t>poslanu od strane korisnika.</w:t>
      </w:r>
    </w:p>
    <w:p w14:paraId="364819B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7108A5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odbio narudžbu.</w:t>
      </w:r>
    </w:p>
    <w:p w14:paraId="73CD88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EB0831"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Vlasnik ili djelatnik odabire narudžbu koju će odbiti.</w:t>
      </w:r>
    </w:p>
    <w:p w14:paraId="09A602DE"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Odbija narudžbu pritiskom na gumb „Odbij“.</w:t>
      </w:r>
    </w:p>
    <w:p w14:paraId="40C8A191"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Narudžba nestaje s liste narudžbi.</w:t>
      </w:r>
    </w:p>
    <w:p w14:paraId="6BEB03E0" w14:textId="77777777" w:rsidR="000A0B5F" w:rsidRPr="005E4C33" w:rsidRDefault="000A0B5F" w:rsidP="000A0B5F">
      <w:pPr>
        <w:shd w:val="clear" w:color="auto" w:fill="FFFFFF"/>
        <w:spacing w:after="0"/>
        <w:ind w:left="2880"/>
        <w:textAlignment w:val="baseline"/>
        <w:rPr>
          <w:rFonts w:cs="Times New Roman"/>
          <w:szCs w:val="24"/>
        </w:rPr>
      </w:pPr>
    </w:p>
    <w:p w14:paraId="32009E2A" w14:textId="7C45101C"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ins w:id="93" w:author="Jan Kelemen" w:date="2016-01-17T21:30:00Z">
        <w:r w:rsidR="00BB12AB">
          <w:rPr>
            <w:rFonts w:cs="Times New Roman"/>
            <w:b/>
            <w:szCs w:val="24"/>
          </w:rPr>
          <w:t>4</w:t>
        </w:r>
      </w:ins>
      <w:del w:id="94" w:author="Jan Kelemen" w:date="2016-01-17T21:30:00Z">
        <w:r w:rsidRPr="005E4C33" w:rsidDel="00BB12AB">
          <w:rPr>
            <w:rFonts w:cs="Times New Roman"/>
            <w:b/>
            <w:szCs w:val="24"/>
          </w:rPr>
          <w:delText>5</w:delText>
        </w:r>
      </w:del>
      <w:r w:rsidRPr="005E4C33">
        <w:rPr>
          <w:rFonts w:cs="Times New Roman"/>
          <w:b/>
          <w:szCs w:val="24"/>
        </w:rPr>
        <w:t xml:space="preserve"> – DodajJelo</w:t>
      </w:r>
    </w:p>
    <w:p w14:paraId="5CC0796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5EFEAE4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B709A4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9DC8B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jela.</w:t>
      </w:r>
    </w:p>
    <w:p w14:paraId="477B69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480C962"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pritišće na gumb „Dodaj jelo“.</w:t>
      </w:r>
    </w:p>
    <w:p w14:paraId="3BBAA359"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Prikazuje se formular za unos informacija o jelu.</w:t>
      </w:r>
    </w:p>
    <w:p w14:paraId="021952A5"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Upisuje se naziv jela, opis, cijena, dostupnost i dodaje se slika jela.</w:t>
      </w:r>
    </w:p>
    <w:p w14:paraId="20843818" w14:textId="77777777" w:rsid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potvrđuje dodavanje jela.</w:t>
      </w:r>
    </w:p>
    <w:p w14:paraId="0B68B463" w14:textId="77777777" w:rsidR="000A0B5F" w:rsidRPr="005E4C33" w:rsidRDefault="000A0B5F" w:rsidP="000A0B5F">
      <w:pPr>
        <w:shd w:val="clear" w:color="auto" w:fill="FFFFFF"/>
        <w:spacing w:after="0"/>
        <w:ind w:left="2880"/>
        <w:textAlignment w:val="baseline"/>
        <w:rPr>
          <w:rFonts w:cs="Times New Roman"/>
          <w:szCs w:val="24"/>
        </w:rPr>
      </w:pPr>
    </w:p>
    <w:p w14:paraId="4ADCDEE7" w14:textId="0087ED4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ins w:id="95" w:author="Jan Kelemen" w:date="2016-01-17T21:31:00Z">
        <w:r w:rsidR="00BB12AB">
          <w:rPr>
            <w:rFonts w:cs="Times New Roman"/>
            <w:b/>
            <w:szCs w:val="24"/>
          </w:rPr>
          <w:t>5</w:t>
        </w:r>
      </w:ins>
      <w:del w:id="96" w:author="Jan Kelemen" w:date="2016-01-17T21:31:00Z">
        <w:r w:rsidRPr="005E4C33" w:rsidDel="00BB12AB">
          <w:rPr>
            <w:rFonts w:cs="Times New Roman"/>
            <w:b/>
            <w:szCs w:val="24"/>
          </w:rPr>
          <w:delText>6</w:delText>
        </w:r>
      </w:del>
      <w:r w:rsidRPr="005E4C33">
        <w:rPr>
          <w:rFonts w:cs="Times New Roman"/>
          <w:b/>
          <w:szCs w:val="24"/>
        </w:rPr>
        <w:t xml:space="preserve"> – UrediJelo</w:t>
      </w:r>
    </w:p>
    <w:p w14:paraId="166032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38A28D0" w14:textId="1F2D004A"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w:t>
      </w:r>
      <w:r w:rsidR="00516425">
        <w:rPr>
          <w:rFonts w:cs="Times New Roman"/>
          <w:szCs w:val="24"/>
        </w:rPr>
        <w:t>Urediti jelo iz ponude.</w:t>
      </w:r>
    </w:p>
    <w:p w14:paraId="664C5F7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1AF769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0920EC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promjene jela.</w:t>
      </w:r>
    </w:p>
    <w:p w14:paraId="1E4D6A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AF47B99"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pritišće na gumb „Uredi jelo“.</w:t>
      </w:r>
    </w:p>
    <w:p w14:paraId="30364BB7"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Prikazuje se formular za unos novih promjena o jelu.</w:t>
      </w:r>
    </w:p>
    <w:p w14:paraId="2E0368A0"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Upisuju se nove promijene kao što su: naziv jela, opis, cijena, dostupnost i dodaje se slika jela.</w:t>
      </w:r>
    </w:p>
    <w:p w14:paraId="53D17DFE" w14:textId="77777777"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potvrđuje promjenu jela.</w:t>
      </w:r>
    </w:p>
    <w:p w14:paraId="26DB5822" w14:textId="77777777" w:rsidR="000A0B5F" w:rsidRPr="005E4C33" w:rsidRDefault="000A0B5F" w:rsidP="000A0B5F">
      <w:pPr>
        <w:shd w:val="clear" w:color="auto" w:fill="FFFFFF"/>
        <w:spacing w:after="0"/>
        <w:ind w:left="2880"/>
        <w:textAlignment w:val="baseline"/>
        <w:rPr>
          <w:rFonts w:cs="Times New Roman"/>
          <w:szCs w:val="24"/>
        </w:rPr>
      </w:pPr>
    </w:p>
    <w:p w14:paraId="47D0E88B" w14:textId="567184F4"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del w:id="97" w:author="Jan Kelemen" w:date="2016-01-17T21:31:00Z">
        <w:r w:rsidRPr="005E4C33" w:rsidDel="00BB12AB">
          <w:rPr>
            <w:rFonts w:cs="Times New Roman"/>
            <w:b/>
            <w:szCs w:val="24"/>
          </w:rPr>
          <w:delText>7</w:delText>
        </w:r>
      </w:del>
      <w:ins w:id="98" w:author="Jan Kelemen" w:date="2016-01-17T21:31:00Z">
        <w:r w:rsidR="00BB12AB">
          <w:rPr>
            <w:rFonts w:cs="Times New Roman"/>
            <w:b/>
            <w:szCs w:val="24"/>
          </w:rPr>
          <w:t>6</w:t>
        </w:r>
      </w:ins>
      <w:r w:rsidRPr="005E4C33">
        <w:rPr>
          <w:rFonts w:cs="Times New Roman"/>
          <w:b/>
          <w:szCs w:val="24"/>
        </w:rPr>
        <w:t xml:space="preserve"> – ObrišiJelo</w:t>
      </w:r>
    </w:p>
    <w:p w14:paraId="3475EE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2B4480C1" w14:textId="59D21F4C"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w:t>
      </w:r>
      <w:r w:rsidR="00516425">
        <w:rPr>
          <w:rFonts w:cs="Times New Roman"/>
          <w:szCs w:val="24"/>
        </w:rPr>
        <w:t>Obrisati jelo iz ponude.</w:t>
      </w:r>
    </w:p>
    <w:p w14:paraId="7E0C321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4EAB5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jela.</w:t>
      </w:r>
    </w:p>
    <w:p w14:paraId="1131138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2C61003" w14:textId="77777777" w:rsidR="005E4C33" w:rsidRP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odabere jelo s popisa koje želi obrisati.</w:t>
      </w:r>
    </w:p>
    <w:p w14:paraId="2360F5E5" w14:textId="77777777" w:rsidR="005E4C33" w:rsidRP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pritišće na gumb „Briši jelo“ za odabrano jelo.</w:t>
      </w:r>
    </w:p>
    <w:p w14:paraId="59C60B83" w14:textId="77777777" w:rsidR="005E4C33" w:rsidRPr="005E4C33" w:rsidRDefault="005E4C33" w:rsidP="001A0EE3">
      <w:pPr>
        <w:numPr>
          <w:ilvl w:val="0"/>
          <w:numId w:val="37"/>
        </w:numPr>
        <w:shd w:val="clear" w:color="auto" w:fill="FFFFFF"/>
        <w:tabs>
          <w:tab w:val="left" w:pos="2552"/>
        </w:tabs>
        <w:spacing w:after="0"/>
        <w:textAlignment w:val="baseline"/>
        <w:rPr>
          <w:rFonts w:cs="Times New Roman"/>
          <w:szCs w:val="24"/>
        </w:rPr>
      </w:pPr>
      <w:r w:rsidRPr="005E4C33">
        <w:rPr>
          <w:rFonts w:cs="Times New Roman"/>
          <w:szCs w:val="24"/>
        </w:rPr>
        <w:t>Prikazuje se novi prozor za potvrdu brisanja jela.</w:t>
      </w:r>
    </w:p>
    <w:p w14:paraId="1DB478B5" w14:textId="77777777" w:rsid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potvrđuje brisanje jela.</w:t>
      </w:r>
    </w:p>
    <w:p w14:paraId="2F87829C" w14:textId="77777777" w:rsidR="000A0B5F" w:rsidRPr="005E4C33" w:rsidRDefault="000A0B5F" w:rsidP="000A0B5F">
      <w:pPr>
        <w:shd w:val="clear" w:color="auto" w:fill="FFFFFF"/>
        <w:spacing w:after="0"/>
        <w:ind w:left="2880"/>
        <w:textAlignment w:val="baseline"/>
        <w:rPr>
          <w:rFonts w:cs="Times New Roman"/>
          <w:szCs w:val="24"/>
        </w:rPr>
      </w:pPr>
    </w:p>
    <w:p w14:paraId="7CAA5FC1" w14:textId="5C0663B9"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ins w:id="99" w:author="Jan Kelemen" w:date="2016-01-17T21:31:00Z">
        <w:r w:rsidR="00BB12AB">
          <w:rPr>
            <w:rFonts w:cs="Times New Roman"/>
            <w:b/>
            <w:szCs w:val="24"/>
          </w:rPr>
          <w:t>7</w:t>
        </w:r>
      </w:ins>
      <w:del w:id="100" w:author="Jan Kelemen" w:date="2016-01-17T21:31:00Z">
        <w:r w:rsidRPr="005E4C33" w:rsidDel="00BB12AB">
          <w:rPr>
            <w:rFonts w:cs="Times New Roman"/>
            <w:b/>
            <w:szCs w:val="24"/>
          </w:rPr>
          <w:delText>8</w:delText>
        </w:r>
      </w:del>
      <w:r w:rsidRPr="005E4C33">
        <w:rPr>
          <w:rFonts w:cs="Times New Roman"/>
          <w:b/>
          <w:szCs w:val="24"/>
        </w:rPr>
        <w:t xml:space="preserve"> – DodajKategoriju</w:t>
      </w:r>
    </w:p>
    <w:p w14:paraId="2F285B1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3A3B2B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nove kategorije jela.</w:t>
      </w:r>
    </w:p>
    <w:p w14:paraId="0AF0F1D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87B835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1569F16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nove kategorije jela</w:t>
      </w:r>
    </w:p>
    <w:p w14:paraId="1C5EC5A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7AD0505B"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pritišće na gumb „Dodaj kategoriju“.</w:t>
      </w:r>
    </w:p>
    <w:p w14:paraId="24A7ACF8"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Prikazuje se formular za unos imena kategorije.</w:t>
      </w:r>
    </w:p>
    <w:p w14:paraId="4FA36DF3" w14:textId="77777777" w:rsid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potvrđuje dodavanje kategorije.</w:t>
      </w:r>
    </w:p>
    <w:p w14:paraId="4BBDE489" w14:textId="77777777" w:rsidR="000A0B5F" w:rsidRPr="005E4C33" w:rsidRDefault="000A0B5F" w:rsidP="000A0B5F">
      <w:pPr>
        <w:shd w:val="clear" w:color="auto" w:fill="FFFFFF"/>
        <w:spacing w:after="0"/>
        <w:ind w:left="2880"/>
        <w:textAlignment w:val="baseline"/>
        <w:rPr>
          <w:rFonts w:cs="Times New Roman"/>
          <w:szCs w:val="24"/>
        </w:rPr>
      </w:pPr>
    </w:p>
    <w:p w14:paraId="4EF52CC4" w14:textId="7C2C9D4D"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ins w:id="101" w:author="Jan Kelemen" w:date="2016-01-17T21:31:00Z">
        <w:r w:rsidR="00BB12AB">
          <w:rPr>
            <w:rFonts w:cs="Times New Roman"/>
            <w:b/>
            <w:szCs w:val="24"/>
          </w:rPr>
          <w:t>8</w:t>
        </w:r>
      </w:ins>
      <w:del w:id="102" w:author="Jan Kelemen" w:date="2016-01-17T21:31:00Z">
        <w:r w:rsidRPr="005E4C33" w:rsidDel="00BB12AB">
          <w:rPr>
            <w:rFonts w:cs="Times New Roman"/>
            <w:b/>
            <w:szCs w:val="24"/>
          </w:rPr>
          <w:delText>9</w:delText>
        </w:r>
      </w:del>
      <w:r w:rsidRPr="005E4C33">
        <w:rPr>
          <w:rFonts w:cs="Times New Roman"/>
          <w:b/>
          <w:szCs w:val="24"/>
        </w:rPr>
        <w:t xml:space="preserve"> – ObrišiKategoriju</w:t>
      </w:r>
    </w:p>
    <w:p w14:paraId="2EC3429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3DF014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Brisanje kategorije jela.</w:t>
      </w:r>
    </w:p>
    <w:p w14:paraId="6D402FB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7391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36A24F8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nove kategorije jela</w:t>
      </w:r>
    </w:p>
    <w:p w14:paraId="0BD2522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EA56C2B"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odabere kategoriju s popisa koju želi obrisati.</w:t>
      </w:r>
    </w:p>
    <w:p w14:paraId="4B337F98"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pritišće na gumb „Briši kategoriju“ za odabranu kategoriju.</w:t>
      </w:r>
    </w:p>
    <w:p w14:paraId="11B2B91F"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Prikazuje se novi prozor za potvrdu brisanja kategorije.</w:t>
      </w:r>
    </w:p>
    <w:p w14:paraId="10749802" w14:textId="77777777" w:rsidR="000A0B5F" w:rsidRDefault="005E4C33" w:rsidP="001A0EE3">
      <w:pPr>
        <w:numPr>
          <w:ilvl w:val="0"/>
          <w:numId w:val="40"/>
        </w:numPr>
        <w:shd w:val="clear" w:color="auto" w:fill="FFFFFF"/>
        <w:spacing w:after="0"/>
        <w:textAlignment w:val="baseline"/>
        <w:rPr>
          <w:rFonts w:cs="Times New Roman"/>
          <w:szCs w:val="24"/>
        </w:rPr>
      </w:pPr>
      <w:r w:rsidRPr="000A0B5F">
        <w:rPr>
          <w:rFonts w:cs="Times New Roman"/>
          <w:szCs w:val="24"/>
        </w:rPr>
        <w:t>Vlasnik ili djelatnik potvrđuje brisanje kategorije.</w:t>
      </w:r>
    </w:p>
    <w:p w14:paraId="63F82B9D" w14:textId="77777777" w:rsidR="005E4C33" w:rsidRDefault="005E4C33" w:rsidP="000A0B5F">
      <w:pPr>
        <w:shd w:val="clear" w:color="auto" w:fill="FFFFFF"/>
        <w:spacing w:after="0"/>
        <w:ind w:left="2880"/>
        <w:textAlignment w:val="baseline"/>
        <w:rPr>
          <w:rFonts w:cs="Times New Roman"/>
          <w:szCs w:val="24"/>
        </w:rPr>
      </w:pPr>
    </w:p>
    <w:p w14:paraId="42AE0A4A" w14:textId="77777777" w:rsidR="000A0B5F" w:rsidRDefault="000A0B5F" w:rsidP="000A0B5F">
      <w:pPr>
        <w:shd w:val="clear" w:color="auto" w:fill="FFFFFF"/>
        <w:spacing w:after="0"/>
        <w:ind w:left="2880"/>
        <w:textAlignment w:val="baseline"/>
        <w:rPr>
          <w:rFonts w:cs="Times New Roman"/>
          <w:szCs w:val="24"/>
        </w:rPr>
      </w:pPr>
    </w:p>
    <w:p w14:paraId="29CD9412" w14:textId="77777777" w:rsidR="000A0B5F" w:rsidRPr="000A0B5F" w:rsidRDefault="000A0B5F" w:rsidP="000A0B5F">
      <w:pPr>
        <w:shd w:val="clear" w:color="auto" w:fill="FFFFFF"/>
        <w:spacing w:after="0"/>
        <w:ind w:left="2880"/>
        <w:textAlignment w:val="baseline"/>
        <w:rPr>
          <w:rFonts w:cs="Times New Roman"/>
          <w:szCs w:val="24"/>
        </w:rPr>
      </w:pPr>
    </w:p>
    <w:p w14:paraId="4EB6528D" w14:textId="569B7ECB"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ins w:id="103" w:author="Jan Kelemen" w:date="2016-01-17T21:32:00Z">
        <w:r w:rsidR="00BB12AB">
          <w:rPr>
            <w:rFonts w:cs="Times New Roman"/>
            <w:b/>
            <w:szCs w:val="24"/>
          </w:rPr>
          <w:t>29</w:t>
        </w:r>
      </w:ins>
      <w:del w:id="104" w:author="Jan Kelemen" w:date="2016-01-17T21:32:00Z">
        <w:r w:rsidRPr="005E4C33" w:rsidDel="00BB12AB">
          <w:rPr>
            <w:rFonts w:cs="Times New Roman"/>
            <w:b/>
            <w:szCs w:val="24"/>
          </w:rPr>
          <w:delText>30</w:delText>
        </w:r>
      </w:del>
      <w:r w:rsidRPr="005E4C33">
        <w:rPr>
          <w:rFonts w:cs="Times New Roman"/>
          <w:b/>
          <w:szCs w:val="24"/>
        </w:rPr>
        <w:t xml:space="preserve"> – AnalizaNarudžbi</w:t>
      </w:r>
    </w:p>
    <w:p w14:paraId="4389C72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7AA44D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Pogledati izvještaj o prometu restorana po mjesecima.</w:t>
      </w:r>
    </w:p>
    <w:p w14:paraId="7A20AB5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5B5A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15AF2F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pregled izvještaja o prometu restorana. </w:t>
      </w:r>
    </w:p>
    <w:p w14:paraId="7CAE763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BF94B22" w14:textId="77777777" w:rsidR="005E4C33" w:rsidRP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Vlasnik pritišće na gumb „Izvještaj“.</w:t>
      </w:r>
    </w:p>
    <w:p w14:paraId="35C431A4" w14:textId="77777777" w:rsid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lastRenderedPageBreak/>
        <w:t>Prikazuje se izvještaj o prometu restorana po svakom mjesecu broj narudžbi, prosječna cijena narudžbe, tri najčešće naručivana jela i ukupni promet restorana.</w:t>
      </w:r>
    </w:p>
    <w:p w14:paraId="42B135B2" w14:textId="77777777" w:rsidR="000A0B5F" w:rsidRPr="005E4C33" w:rsidRDefault="000A0B5F" w:rsidP="000A0B5F">
      <w:pPr>
        <w:shd w:val="clear" w:color="auto" w:fill="FFFFFF"/>
        <w:spacing w:after="0"/>
        <w:ind w:left="2880"/>
        <w:textAlignment w:val="baseline"/>
        <w:rPr>
          <w:rFonts w:cs="Times New Roman"/>
          <w:szCs w:val="24"/>
        </w:rPr>
      </w:pPr>
    </w:p>
    <w:p w14:paraId="2365D4B1" w14:textId="265C1A46"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ins w:id="105" w:author="Jan Kelemen" w:date="2016-01-17T21:32:00Z">
        <w:r w:rsidR="00BB12AB">
          <w:rPr>
            <w:rFonts w:cs="Times New Roman"/>
            <w:b/>
            <w:szCs w:val="24"/>
          </w:rPr>
          <w:t>30</w:t>
        </w:r>
      </w:ins>
      <w:del w:id="106" w:author="Jan Kelemen" w:date="2016-01-17T21:32:00Z">
        <w:r w:rsidRPr="005E4C33" w:rsidDel="00BB12AB">
          <w:rPr>
            <w:rFonts w:cs="Times New Roman"/>
            <w:b/>
            <w:szCs w:val="24"/>
          </w:rPr>
          <w:delText>31</w:delText>
        </w:r>
      </w:del>
      <w:r w:rsidRPr="005E4C33">
        <w:rPr>
          <w:rFonts w:cs="Times New Roman"/>
          <w:b/>
          <w:szCs w:val="24"/>
        </w:rPr>
        <w:t xml:space="preserve"> – PromjenaPodatakaZaRestoran</w:t>
      </w:r>
    </w:p>
    <w:p w14:paraId="149D5AC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73B03AE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informacije i podatke za restoran na glavnoj stranici.</w:t>
      </w:r>
    </w:p>
    <w:p w14:paraId="4AD10CC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50E526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021462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Uspješna promjena podataka o restoranu.</w:t>
      </w:r>
    </w:p>
    <w:p w14:paraId="63256F0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213C75"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pritišće na gumb „Promijeni podatke o restoranu“.</w:t>
      </w:r>
    </w:p>
    <w:p w14:paraId="4C1927F9"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Prikazuje se formular za unos novih promjena podataka o restoranu na naslovnoj stranici.</w:t>
      </w:r>
    </w:p>
    <w:p w14:paraId="7C1F62A1"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Upisuju se nove promijene kao što su: radno vrijeme, iznos minimalne narudžbe, prosječno vrijeme dostave, itd.</w:t>
      </w:r>
    </w:p>
    <w:p w14:paraId="5B17BF43" w14:textId="77777777"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potvrđuje promjenu podataka o restoranu.</w:t>
      </w:r>
    </w:p>
    <w:p w14:paraId="39114216" w14:textId="77777777" w:rsidR="000A0B5F" w:rsidRDefault="000A0B5F" w:rsidP="000A0B5F">
      <w:pPr>
        <w:shd w:val="clear" w:color="auto" w:fill="FFFFFF"/>
        <w:spacing w:after="0"/>
        <w:ind w:left="2880"/>
        <w:textAlignment w:val="baseline"/>
        <w:rPr>
          <w:ins w:id="107" w:author="Tin Trčak" w:date="2016-01-18T08:43:00Z"/>
          <w:rFonts w:cs="Times New Roman"/>
          <w:szCs w:val="24"/>
        </w:rPr>
      </w:pPr>
    </w:p>
    <w:p w14:paraId="28EA4690" w14:textId="3FE54E9B" w:rsidR="00CA5BE5" w:rsidRPr="005E4C33" w:rsidRDefault="00CA5BE5" w:rsidP="00CA5BE5">
      <w:pPr>
        <w:numPr>
          <w:ilvl w:val="0"/>
          <w:numId w:val="13"/>
        </w:numPr>
        <w:shd w:val="clear" w:color="auto" w:fill="FFFFFF"/>
        <w:spacing w:after="0"/>
        <w:textAlignment w:val="baseline"/>
        <w:rPr>
          <w:ins w:id="108" w:author="Tin Trčak" w:date="2016-01-18T08:43:00Z"/>
          <w:rFonts w:cs="Times New Roman"/>
          <w:b/>
          <w:szCs w:val="24"/>
        </w:rPr>
      </w:pPr>
      <w:ins w:id="109" w:author="Tin Trčak" w:date="2016-01-18T08:43:00Z">
        <w:r>
          <w:rPr>
            <w:rFonts w:cs="Times New Roman"/>
            <w:b/>
            <w:szCs w:val="24"/>
          </w:rPr>
          <w:t>UC3</w:t>
        </w:r>
      </w:ins>
      <w:ins w:id="110" w:author="Tin Trčak" w:date="2016-01-18T08:44:00Z">
        <w:r>
          <w:rPr>
            <w:rFonts w:cs="Times New Roman"/>
            <w:b/>
            <w:szCs w:val="24"/>
          </w:rPr>
          <w:t>1</w:t>
        </w:r>
      </w:ins>
      <w:ins w:id="111" w:author="Tin Trčak" w:date="2016-01-18T08:43:00Z">
        <w:r w:rsidRPr="005E4C33">
          <w:rPr>
            <w:rFonts w:cs="Times New Roman"/>
            <w:b/>
            <w:szCs w:val="24"/>
          </w:rPr>
          <w:t xml:space="preserve"> – SnimanjeNarudžbe</w:t>
        </w:r>
      </w:ins>
    </w:p>
    <w:p w14:paraId="3EA1DBB4" w14:textId="77777777" w:rsidR="00CA5BE5" w:rsidRPr="005E4C33" w:rsidRDefault="00CA5BE5" w:rsidP="00CA5BE5">
      <w:pPr>
        <w:numPr>
          <w:ilvl w:val="0"/>
          <w:numId w:val="14"/>
        </w:numPr>
        <w:shd w:val="clear" w:color="auto" w:fill="FFFFFF"/>
        <w:spacing w:after="0"/>
        <w:ind w:left="1843"/>
        <w:textAlignment w:val="baseline"/>
        <w:rPr>
          <w:ins w:id="112" w:author="Tin Trčak" w:date="2016-01-18T08:43:00Z"/>
          <w:rFonts w:cs="Times New Roman"/>
          <w:szCs w:val="24"/>
        </w:rPr>
      </w:pPr>
      <w:ins w:id="113" w:author="Tin Trčak" w:date="2016-01-18T08:43:00Z">
        <w:r w:rsidRPr="005E4C33">
          <w:rPr>
            <w:rFonts w:cs="Times New Roman"/>
            <w:b/>
            <w:szCs w:val="24"/>
          </w:rPr>
          <w:t>Glavni sudionik:</w:t>
        </w:r>
        <w:r w:rsidRPr="005E4C33">
          <w:rPr>
            <w:rFonts w:cs="Times New Roman"/>
            <w:szCs w:val="24"/>
          </w:rPr>
          <w:t xml:space="preserve"> Djelatnik.</w:t>
        </w:r>
      </w:ins>
    </w:p>
    <w:p w14:paraId="6276569D" w14:textId="77777777" w:rsidR="00CA5BE5" w:rsidRPr="005E4C33" w:rsidRDefault="00CA5BE5" w:rsidP="00CA5BE5">
      <w:pPr>
        <w:numPr>
          <w:ilvl w:val="0"/>
          <w:numId w:val="14"/>
        </w:numPr>
        <w:shd w:val="clear" w:color="auto" w:fill="FFFFFF"/>
        <w:spacing w:after="0"/>
        <w:ind w:left="1843"/>
        <w:textAlignment w:val="baseline"/>
        <w:rPr>
          <w:ins w:id="114" w:author="Tin Trčak" w:date="2016-01-18T08:43:00Z"/>
          <w:rFonts w:cs="Times New Roman"/>
          <w:szCs w:val="24"/>
        </w:rPr>
      </w:pPr>
      <w:ins w:id="115" w:author="Tin Trčak" w:date="2016-01-18T08:43:00Z">
        <w:r w:rsidRPr="005E4C33">
          <w:rPr>
            <w:rFonts w:cs="Times New Roman"/>
            <w:b/>
            <w:szCs w:val="24"/>
          </w:rPr>
          <w:t>Cilj:</w:t>
        </w:r>
        <w:r w:rsidRPr="005E4C33">
          <w:rPr>
            <w:rFonts w:cs="Times New Roman"/>
            <w:szCs w:val="24"/>
          </w:rPr>
          <w:t xml:space="preserve"> Snimanje neke narudžbe u izlaznu tekstualnu datoteku.</w:t>
        </w:r>
      </w:ins>
    </w:p>
    <w:p w14:paraId="70E5B726" w14:textId="77777777" w:rsidR="00CA5BE5" w:rsidRPr="005E4C33" w:rsidRDefault="00CA5BE5" w:rsidP="00CA5BE5">
      <w:pPr>
        <w:numPr>
          <w:ilvl w:val="0"/>
          <w:numId w:val="14"/>
        </w:numPr>
        <w:shd w:val="clear" w:color="auto" w:fill="FFFFFF"/>
        <w:spacing w:after="0"/>
        <w:ind w:left="1843"/>
        <w:textAlignment w:val="baseline"/>
        <w:rPr>
          <w:ins w:id="116" w:author="Tin Trčak" w:date="2016-01-18T08:43:00Z"/>
          <w:rFonts w:cs="Times New Roman"/>
          <w:b/>
          <w:szCs w:val="24"/>
        </w:rPr>
      </w:pPr>
      <w:ins w:id="117" w:author="Tin Trčak" w:date="2016-01-18T08:43:00Z">
        <w:r w:rsidRPr="005E4C33">
          <w:rPr>
            <w:rFonts w:cs="Times New Roman"/>
            <w:b/>
            <w:szCs w:val="24"/>
          </w:rPr>
          <w:t>Sudionici:</w:t>
        </w:r>
        <w:r w:rsidRPr="005E4C33">
          <w:rPr>
            <w:rFonts w:cs="Times New Roman"/>
            <w:szCs w:val="24"/>
          </w:rPr>
          <w:t xml:space="preserve"> Poslužitelj, datotečni sustav.</w:t>
        </w:r>
      </w:ins>
    </w:p>
    <w:p w14:paraId="37B01F25" w14:textId="77777777" w:rsidR="00CA5BE5" w:rsidRPr="005E4C33" w:rsidRDefault="00CA5BE5" w:rsidP="00CA5BE5">
      <w:pPr>
        <w:numPr>
          <w:ilvl w:val="0"/>
          <w:numId w:val="14"/>
        </w:numPr>
        <w:shd w:val="clear" w:color="auto" w:fill="FFFFFF"/>
        <w:spacing w:after="0"/>
        <w:ind w:left="1843"/>
        <w:textAlignment w:val="baseline"/>
        <w:rPr>
          <w:ins w:id="118" w:author="Tin Trčak" w:date="2016-01-18T08:43:00Z"/>
          <w:rFonts w:cs="Times New Roman"/>
          <w:szCs w:val="24"/>
        </w:rPr>
      </w:pPr>
      <w:ins w:id="119" w:author="Tin Trčak" w:date="2016-01-18T08:43:00Z">
        <w:r w:rsidRPr="005E4C33">
          <w:rPr>
            <w:rFonts w:cs="Times New Roman"/>
            <w:b/>
            <w:szCs w:val="24"/>
          </w:rPr>
          <w:t>Preduvjeti:</w:t>
        </w:r>
        <w:r w:rsidRPr="005E4C33">
          <w:rPr>
            <w:rFonts w:cs="Times New Roman"/>
            <w:szCs w:val="24"/>
          </w:rPr>
          <w:t xml:space="preserve"> Mogućnost prijave na internet, dostupnost poslužitelja, djelatnik je prijavljen u sustav, djelatnik se nalazi na administrativnoj stranici.</w:t>
        </w:r>
      </w:ins>
    </w:p>
    <w:p w14:paraId="7AA7AF78" w14:textId="77777777" w:rsidR="00CA5BE5" w:rsidRPr="005E4C33" w:rsidRDefault="00CA5BE5" w:rsidP="00CA5BE5">
      <w:pPr>
        <w:numPr>
          <w:ilvl w:val="0"/>
          <w:numId w:val="14"/>
        </w:numPr>
        <w:shd w:val="clear" w:color="auto" w:fill="FFFFFF"/>
        <w:spacing w:after="0"/>
        <w:ind w:left="1843"/>
        <w:textAlignment w:val="baseline"/>
        <w:rPr>
          <w:ins w:id="120" w:author="Tin Trčak" w:date="2016-01-18T08:43:00Z"/>
          <w:rFonts w:cs="Times New Roman"/>
          <w:szCs w:val="24"/>
        </w:rPr>
      </w:pPr>
      <w:ins w:id="121" w:author="Tin Trčak" w:date="2016-01-18T08:43:00Z">
        <w:r w:rsidRPr="005E4C33">
          <w:rPr>
            <w:rFonts w:cs="Times New Roman"/>
            <w:b/>
            <w:szCs w:val="24"/>
          </w:rPr>
          <w:t>Rezultat:</w:t>
        </w:r>
        <w:r w:rsidRPr="005E4C33">
          <w:rPr>
            <w:rFonts w:cs="Times New Roman"/>
            <w:szCs w:val="24"/>
          </w:rPr>
          <w:t xml:space="preserve"> Uspješno spremanje narudžbe u izlaznu datoteku.</w:t>
        </w:r>
      </w:ins>
    </w:p>
    <w:p w14:paraId="0E03976B" w14:textId="77777777" w:rsidR="00CA5BE5" w:rsidRPr="005E4C33" w:rsidRDefault="00CA5BE5" w:rsidP="00CA5BE5">
      <w:pPr>
        <w:numPr>
          <w:ilvl w:val="0"/>
          <w:numId w:val="14"/>
        </w:numPr>
        <w:shd w:val="clear" w:color="auto" w:fill="FFFFFF"/>
        <w:spacing w:after="0"/>
        <w:ind w:left="1843"/>
        <w:textAlignment w:val="baseline"/>
        <w:rPr>
          <w:ins w:id="122" w:author="Tin Trčak" w:date="2016-01-18T08:43:00Z"/>
          <w:rFonts w:cs="Times New Roman"/>
          <w:szCs w:val="24"/>
        </w:rPr>
      </w:pPr>
      <w:ins w:id="123" w:author="Tin Trčak" w:date="2016-01-18T08:43:00Z">
        <w:r w:rsidRPr="005E4C33">
          <w:rPr>
            <w:rFonts w:cs="Times New Roman"/>
            <w:b/>
            <w:szCs w:val="24"/>
          </w:rPr>
          <w:t>Željeni scenarij:</w:t>
        </w:r>
        <w:r w:rsidRPr="005E4C33">
          <w:rPr>
            <w:rFonts w:cs="Times New Roman"/>
            <w:szCs w:val="24"/>
          </w:rPr>
          <w:t xml:space="preserve"> </w:t>
        </w:r>
      </w:ins>
    </w:p>
    <w:p w14:paraId="3AD48B0F" w14:textId="77777777" w:rsidR="00CA5BE5" w:rsidRPr="005E4C33" w:rsidRDefault="00CA5BE5" w:rsidP="00CA5BE5">
      <w:pPr>
        <w:numPr>
          <w:ilvl w:val="0"/>
          <w:numId w:val="46"/>
        </w:numPr>
        <w:shd w:val="clear" w:color="auto" w:fill="FFFFFF"/>
        <w:spacing w:after="0"/>
        <w:textAlignment w:val="baseline"/>
        <w:rPr>
          <w:ins w:id="124" w:author="Tin Trčak" w:date="2016-01-18T08:43:00Z"/>
          <w:rFonts w:cs="Times New Roman"/>
          <w:szCs w:val="24"/>
        </w:rPr>
      </w:pPr>
      <w:ins w:id="125" w:author="Tin Trčak" w:date="2016-01-18T08:43:00Z">
        <w:r w:rsidRPr="005E4C33">
          <w:rPr>
            <w:rFonts w:cs="Times New Roman"/>
            <w:szCs w:val="24"/>
          </w:rPr>
          <w:t>Djelatnik odabere narudžbu koju želi snimiti.</w:t>
        </w:r>
      </w:ins>
    </w:p>
    <w:p w14:paraId="06E79838" w14:textId="77777777" w:rsidR="00CA5BE5" w:rsidRPr="005E4C33" w:rsidRDefault="00CA5BE5" w:rsidP="00CA5BE5">
      <w:pPr>
        <w:numPr>
          <w:ilvl w:val="0"/>
          <w:numId w:val="46"/>
        </w:numPr>
        <w:shd w:val="clear" w:color="auto" w:fill="FFFFFF"/>
        <w:spacing w:after="0"/>
        <w:textAlignment w:val="baseline"/>
        <w:rPr>
          <w:ins w:id="126" w:author="Tin Trčak" w:date="2016-01-18T08:43:00Z"/>
          <w:rFonts w:cs="Times New Roman"/>
          <w:szCs w:val="24"/>
        </w:rPr>
      </w:pPr>
      <w:ins w:id="127" w:author="Tin Trčak" w:date="2016-01-18T08:43:00Z">
        <w:r w:rsidRPr="005E4C33">
          <w:rPr>
            <w:rFonts w:cs="Times New Roman"/>
            <w:szCs w:val="24"/>
          </w:rPr>
          <w:t>Djelatnik pritišće na gumb „Snimanje narudžbe“.</w:t>
        </w:r>
      </w:ins>
    </w:p>
    <w:p w14:paraId="7DC740AE" w14:textId="77777777" w:rsidR="00CA5BE5" w:rsidRDefault="00CA5BE5" w:rsidP="00CA5BE5">
      <w:pPr>
        <w:numPr>
          <w:ilvl w:val="0"/>
          <w:numId w:val="46"/>
        </w:numPr>
        <w:shd w:val="clear" w:color="auto" w:fill="FFFFFF"/>
        <w:spacing w:after="0"/>
        <w:textAlignment w:val="baseline"/>
        <w:rPr>
          <w:ins w:id="128" w:author="Tin Trčak" w:date="2016-01-18T08:43:00Z"/>
          <w:rFonts w:cs="Times New Roman"/>
          <w:szCs w:val="24"/>
        </w:rPr>
      </w:pPr>
      <w:ins w:id="129" w:author="Tin Trčak" w:date="2016-01-18T08:43:00Z">
        <w:r w:rsidRPr="005E4C33">
          <w:rPr>
            <w:rFonts w:cs="Times New Roman"/>
            <w:szCs w:val="24"/>
          </w:rPr>
          <w:t>Podaci odabrane narudžbe spremaju se u izlaznu datoteku na djelatnikovo računalo.</w:t>
        </w:r>
      </w:ins>
    </w:p>
    <w:p w14:paraId="7813C144" w14:textId="77777777" w:rsidR="00CA5BE5" w:rsidRPr="005E4C33" w:rsidRDefault="00CA5BE5" w:rsidP="000A0B5F">
      <w:pPr>
        <w:shd w:val="clear" w:color="auto" w:fill="FFFFFF"/>
        <w:spacing w:after="0"/>
        <w:ind w:left="2880"/>
        <w:textAlignment w:val="baseline"/>
        <w:rPr>
          <w:rFonts w:cs="Times New Roman"/>
          <w:szCs w:val="24"/>
        </w:rPr>
      </w:pPr>
    </w:p>
    <w:p w14:paraId="66210A2D" w14:textId="515B7573" w:rsidR="005E4C33" w:rsidRPr="005E4C33" w:rsidDel="00BE0434" w:rsidRDefault="005E4C33" w:rsidP="001A0EE3">
      <w:pPr>
        <w:numPr>
          <w:ilvl w:val="0"/>
          <w:numId w:val="13"/>
        </w:numPr>
        <w:shd w:val="clear" w:color="auto" w:fill="FFFFFF"/>
        <w:spacing w:after="0"/>
        <w:textAlignment w:val="baseline"/>
        <w:rPr>
          <w:del w:id="130" w:author="Jan Kelemen" w:date="2016-01-17T21:39:00Z"/>
          <w:rFonts w:cs="Times New Roman"/>
          <w:b/>
          <w:szCs w:val="24"/>
        </w:rPr>
      </w:pPr>
      <w:del w:id="131" w:author="Jan Kelemen" w:date="2016-01-17T21:32:00Z">
        <w:r w:rsidRPr="005E4C33" w:rsidDel="00BB12AB">
          <w:rPr>
            <w:rFonts w:cs="Times New Roman"/>
            <w:b/>
            <w:szCs w:val="24"/>
          </w:rPr>
          <w:delText xml:space="preserve">UC32 </w:delText>
        </w:r>
      </w:del>
      <w:del w:id="132" w:author="Jan Kelemen" w:date="2016-01-17T21:39:00Z">
        <w:r w:rsidRPr="005E4C33" w:rsidDel="00BE0434">
          <w:rPr>
            <w:rFonts w:cs="Times New Roman"/>
            <w:b/>
            <w:szCs w:val="24"/>
          </w:rPr>
          <w:delText>– SnimanjeNarudžbe</w:delText>
        </w:r>
      </w:del>
    </w:p>
    <w:p w14:paraId="1C90456E" w14:textId="1D997A7C" w:rsidR="005E4C33" w:rsidRPr="005E4C33" w:rsidDel="00BE0434" w:rsidRDefault="005E4C33" w:rsidP="001A0EE3">
      <w:pPr>
        <w:numPr>
          <w:ilvl w:val="0"/>
          <w:numId w:val="14"/>
        </w:numPr>
        <w:shd w:val="clear" w:color="auto" w:fill="FFFFFF"/>
        <w:spacing w:after="0"/>
        <w:ind w:left="1843"/>
        <w:textAlignment w:val="baseline"/>
        <w:rPr>
          <w:del w:id="133" w:author="Jan Kelemen" w:date="2016-01-17T21:39:00Z"/>
          <w:rFonts w:cs="Times New Roman"/>
          <w:szCs w:val="24"/>
        </w:rPr>
      </w:pPr>
      <w:del w:id="134" w:author="Jan Kelemen" w:date="2016-01-17T21:39:00Z">
        <w:r w:rsidRPr="005E4C33" w:rsidDel="00BE0434">
          <w:rPr>
            <w:rFonts w:cs="Times New Roman"/>
            <w:b/>
            <w:szCs w:val="24"/>
          </w:rPr>
          <w:delText>Glavni sudionik:</w:delText>
        </w:r>
        <w:r w:rsidRPr="005E4C33" w:rsidDel="00BE0434">
          <w:rPr>
            <w:rFonts w:cs="Times New Roman"/>
            <w:szCs w:val="24"/>
          </w:rPr>
          <w:delText xml:space="preserve"> Djelatnik.</w:delText>
        </w:r>
      </w:del>
    </w:p>
    <w:p w14:paraId="65C441B5" w14:textId="3194E0BE" w:rsidR="005E4C33" w:rsidRPr="005E4C33" w:rsidDel="00BE0434" w:rsidRDefault="005E4C33" w:rsidP="001A0EE3">
      <w:pPr>
        <w:numPr>
          <w:ilvl w:val="0"/>
          <w:numId w:val="14"/>
        </w:numPr>
        <w:shd w:val="clear" w:color="auto" w:fill="FFFFFF"/>
        <w:spacing w:after="0"/>
        <w:ind w:left="1843"/>
        <w:textAlignment w:val="baseline"/>
        <w:rPr>
          <w:del w:id="135" w:author="Jan Kelemen" w:date="2016-01-17T21:39:00Z"/>
          <w:rFonts w:cs="Times New Roman"/>
          <w:szCs w:val="24"/>
        </w:rPr>
      </w:pPr>
      <w:del w:id="136" w:author="Jan Kelemen" w:date="2016-01-17T21:39:00Z">
        <w:r w:rsidRPr="005E4C33" w:rsidDel="00BE0434">
          <w:rPr>
            <w:rFonts w:cs="Times New Roman"/>
            <w:b/>
            <w:szCs w:val="24"/>
          </w:rPr>
          <w:delText>Cilj:</w:delText>
        </w:r>
        <w:r w:rsidRPr="005E4C33" w:rsidDel="00BE0434">
          <w:rPr>
            <w:rFonts w:cs="Times New Roman"/>
            <w:szCs w:val="24"/>
          </w:rPr>
          <w:delText xml:space="preserve"> Snimanje neke narudžbe u izlaznu tekstualnu datoteku.</w:delText>
        </w:r>
      </w:del>
    </w:p>
    <w:p w14:paraId="3519B829" w14:textId="69A420C3" w:rsidR="005E4C33" w:rsidRPr="005E4C33" w:rsidDel="00BE0434" w:rsidRDefault="005E4C33" w:rsidP="001A0EE3">
      <w:pPr>
        <w:numPr>
          <w:ilvl w:val="0"/>
          <w:numId w:val="14"/>
        </w:numPr>
        <w:shd w:val="clear" w:color="auto" w:fill="FFFFFF"/>
        <w:spacing w:after="0"/>
        <w:ind w:left="1843"/>
        <w:textAlignment w:val="baseline"/>
        <w:rPr>
          <w:del w:id="137" w:author="Jan Kelemen" w:date="2016-01-17T21:39:00Z"/>
          <w:rFonts w:cs="Times New Roman"/>
          <w:b/>
          <w:szCs w:val="24"/>
        </w:rPr>
      </w:pPr>
      <w:del w:id="138" w:author="Jan Kelemen" w:date="2016-01-17T21:39:00Z">
        <w:r w:rsidRPr="005E4C33" w:rsidDel="00BE0434">
          <w:rPr>
            <w:rFonts w:cs="Times New Roman"/>
            <w:b/>
            <w:szCs w:val="24"/>
          </w:rPr>
          <w:delText>Sudionici:</w:delText>
        </w:r>
        <w:r w:rsidRPr="005E4C33" w:rsidDel="00BE0434">
          <w:rPr>
            <w:rFonts w:cs="Times New Roman"/>
            <w:szCs w:val="24"/>
          </w:rPr>
          <w:delText xml:space="preserve"> Poslužitelj, datotečni sustav.</w:delText>
        </w:r>
      </w:del>
    </w:p>
    <w:p w14:paraId="36BADCF4" w14:textId="0EACA956" w:rsidR="005E4C33" w:rsidRPr="005E4C33" w:rsidDel="00BE0434" w:rsidRDefault="005E4C33" w:rsidP="001A0EE3">
      <w:pPr>
        <w:numPr>
          <w:ilvl w:val="0"/>
          <w:numId w:val="14"/>
        </w:numPr>
        <w:shd w:val="clear" w:color="auto" w:fill="FFFFFF"/>
        <w:spacing w:after="0"/>
        <w:ind w:left="1843"/>
        <w:textAlignment w:val="baseline"/>
        <w:rPr>
          <w:del w:id="139" w:author="Jan Kelemen" w:date="2016-01-17T21:39:00Z"/>
          <w:rFonts w:cs="Times New Roman"/>
          <w:szCs w:val="24"/>
        </w:rPr>
      </w:pPr>
      <w:del w:id="140" w:author="Jan Kelemen" w:date="2016-01-17T21:39:00Z">
        <w:r w:rsidRPr="005E4C33" w:rsidDel="00BE0434">
          <w:rPr>
            <w:rFonts w:cs="Times New Roman"/>
            <w:b/>
            <w:szCs w:val="24"/>
          </w:rPr>
          <w:delText>Preduvjeti:</w:delText>
        </w:r>
        <w:r w:rsidRPr="005E4C33" w:rsidDel="00BE0434">
          <w:rPr>
            <w:rFonts w:cs="Times New Roman"/>
            <w:szCs w:val="24"/>
          </w:rPr>
          <w:delText xml:space="preserve"> Mogućnost prijave na internet, dostupnost poslužitelja, djelatnik je prijavljen u sustav, djelatnik se nalazi na administrativnoj stranici.</w:delText>
        </w:r>
      </w:del>
    </w:p>
    <w:p w14:paraId="39BB513C" w14:textId="55A8CC88" w:rsidR="005E4C33" w:rsidRPr="005E4C33" w:rsidDel="00BE0434" w:rsidRDefault="005E4C33" w:rsidP="001A0EE3">
      <w:pPr>
        <w:numPr>
          <w:ilvl w:val="0"/>
          <w:numId w:val="14"/>
        </w:numPr>
        <w:shd w:val="clear" w:color="auto" w:fill="FFFFFF"/>
        <w:spacing w:after="0"/>
        <w:ind w:left="1843"/>
        <w:textAlignment w:val="baseline"/>
        <w:rPr>
          <w:del w:id="141" w:author="Jan Kelemen" w:date="2016-01-17T21:39:00Z"/>
          <w:rFonts w:cs="Times New Roman"/>
          <w:szCs w:val="24"/>
        </w:rPr>
      </w:pPr>
      <w:del w:id="142" w:author="Jan Kelemen" w:date="2016-01-17T21:39:00Z">
        <w:r w:rsidRPr="005E4C33" w:rsidDel="00BE0434">
          <w:rPr>
            <w:rFonts w:cs="Times New Roman"/>
            <w:b/>
            <w:szCs w:val="24"/>
          </w:rPr>
          <w:delText>Rezultat:</w:delText>
        </w:r>
        <w:r w:rsidRPr="005E4C33" w:rsidDel="00BE0434">
          <w:rPr>
            <w:rFonts w:cs="Times New Roman"/>
            <w:szCs w:val="24"/>
          </w:rPr>
          <w:delText xml:space="preserve"> Uspješno spremanje narudžbe u izlaznu datoteku.</w:delText>
        </w:r>
      </w:del>
    </w:p>
    <w:p w14:paraId="62284768" w14:textId="7A22D124" w:rsidR="005E4C33" w:rsidRPr="005E4C33" w:rsidDel="00BE0434" w:rsidRDefault="005E4C33" w:rsidP="001A0EE3">
      <w:pPr>
        <w:numPr>
          <w:ilvl w:val="0"/>
          <w:numId w:val="14"/>
        </w:numPr>
        <w:shd w:val="clear" w:color="auto" w:fill="FFFFFF"/>
        <w:spacing w:after="0"/>
        <w:ind w:left="1843"/>
        <w:textAlignment w:val="baseline"/>
        <w:rPr>
          <w:del w:id="143" w:author="Jan Kelemen" w:date="2016-01-17T21:39:00Z"/>
          <w:rFonts w:cs="Times New Roman"/>
          <w:szCs w:val="24"/>
        </w:rPr>
      </w:pPr>
      <w:del w:id="144" w:author="Jan Kelemen" w:date="2016-01-17T21:39:00Z">
        <w:r w:rsidRPr="005E4C33" w:rsidDel="00BE0434">
          <w:rPr>
            <w:rFonts w:cs="Times New Roman"/>
            <w:b/>
            <w:szCs w:val="24"/>
          </w:rPr>
          <w:delText>Željeni scenarij:</w:delText>
        </w:r>
        <w:r w:rsidRPr="005E4C33" w:rsidDel="00BE0434">
          <w:rPr>
            <w:rFonts w:cs="Times New Roman"/>
            <w:szCs w:val="24"/>
          </w:rPr>
          <w:delText xml:space="preserve"> </w:delText>
        </w:r>
      </w:del>
    </w:p>
    <w:p w14:paraId="3E484E1A" w14:textId="24BE45D8" w:rsidR="005E4C33" w:rsidRPr="005E4C33" w:rsidDel="00BE0434" w:rsidRDefault="005E4C33" w:rsidP="001A0EE3">
      <w:pPr>
        <w:numPr>
          <w:ilvl w:val="0"/>
          <w:numId w:val="46"/>
        </w:numPr>
        <w:shd w:val="clear" w:color="auto" w:fill="FFFFFF"/>
        <w:spacing w:after="0"/>
        <w:textAlignment w:val="baseline"/>
        <w:rPr>
          <w:del w:id="145" w:author="Jan Kelemen" w:date="2016-01-17T21:39:00Z"/>
          <w:rFonts w:cs="Times New Roman"/>
          <w:szCs w:val="24"/>
        </w:rPr>
      </w:pPr>
      <w:del w:id="146" w:author="Jan Kelemen" w:date="2016-01-17T21:39:00Z">
        <w:r w:rsidRPr="005E4C33" w:rsidDel="00BE0434">
          <w:rPr>
            <w:rFonts w:cs="Times New Roman"/>
            <w:szCs w:val="24"/>
          </w:rPr>
          <w:delText>Djelatnik odabere narudžbu koju želi snimiti.</w:delText>
        </w:r>
      </w:del>
    </w:p>
    <w:p w14:paraId="76E915CE" w14:textId="328A3B5F" w:rsidR="005E4C33" w:rsidRPr="005E4C33" w:rsidDel="00BE0434" w:rsidRDefault="005E4C33" w:rsidP="001A0EE3">
      <w:pPr>
        <w:numPr>
          <w:ilvl w:val="0"/>
          <w:numId w:val="46"/>
        </w:numPr>
        <w:shd w:val="clear" w:color="auto" w:fill="FFFFFF"/>
        <w:spacing w:after="0"/>
        <w:textAlignment w:val="baseline"/>
        <w:rPr>
          <w:del w:id="147" w:author="Jan Kelemen" w:date="2016-01-17T21:39:00Z"/>
          <w:rFonts w:cs="Times New Roman"/>
          <w:szCs w:val="24"/>
        </w:rPr>
      </w:pPr>
      <w:del w:id="148" w:author="Jan Kelemen" w:date="2016-01-17T21:39:00Z">
        <w:r w:rsidRPr="005E4C33" w:rsidDel="00BE0434">
          <w:rPr>
            <w:rFonts w:cs="Times New Roman"/>
            <w:szCs w:val="24"/>
          </w:rPr>
          <w:delText>Djelatnik pritišće na gumb „Snimanje narudžbe“.</w:delText>
        </w:r>
      </w:del>
    </w:p>
    <w:p w14:paraId="66F68249" w14:textId="3A4F7F3D" w:rsidR="00F576AA" w:rsidDel="00BE0434" w:rsidRDefault="005E4C33" w:rsidP="001A0EE3">
      <w:pPr>
        <w:numPr>
          <w:ilvl w:val="0"/>
          <w:numId w:val="46"/>
        </w:numPr>
        <w:shd w:val="clear" w:color="auto" w:fill="FFFFFF"/>
        <w:spacing w:after="0"/>
        <w:textAlignment w:val="baseline"/>
        <w:rPr>
          <w:del w:id="149" w:author="Jan Kelemen" w:date="2016-01-17T21:39:00Z"/>
          <w:rFonts w:cs="Times New Roman"/>
          <w:szCs w:val="24"/>
        </w:rPr>
      </w:pPr>
      <w:del w:id="150" w:author="Jan Kelemen" w:date="2016-01-17T21:39:00Z">
        <w:r w:rsidRPr="005E4C33" w:rsidDel="00BE0434">
          <w:rPr>
            <w:rFonts w:cs="Times New Roman"/>
            <w:szCs w:val="24"/>
          </w:rPr>
          <w:delText>Podaci odabrane narudžbe spremaju se u izlaznu datoteku na djelatnikovo računalo.</w:delText>
        </w:r>
      </w:del>
    </w:p>
    <w:p w14:paraId="19F10D81" w14:textId="77777777" w:rsidR="00F576AA" w:rsidRDefault="00F576AA">
      <w:pPr>
        <w:spacing w:after="160" w:line="259" w:lineRule="auto"/>
        <w:jc w:val="left"/>
        <w:rPr>
          <w:rFonts w:cs="Times New Roman"/>
          <w:szCs w:val="24"/>
        </w:rPr>
      </w:pPr>
      <w:r>
        <w:rPr>
          <w:rFonts w:cs="Times New Roman"/>
          <w:szCs w:val="24"/>
        </w:rPr>
        <w:br w:type="page"/>
      </w:r>
    </w:p>
    <w:p w14:paraId="4F9FBF51" w14:textId="77777777" w:rsidR="005E4C33" w:rsidRPr="00D014E3" w:rsidRDefault="00F576AA" w:rsidP="00A360BF">
      <w:pPr>
        <w:pStyle w:val="Heading2"/>
      </w:pPr>
      <w:bookmarkStart w:id="151" w:name="_Toc435793421"/>
      <w:r w:rsidRPr="00D014E3">
        <w:lastRenderedPageBreak/>
        <w:t>Dijagrami obrazaca</w:t>
      </w:r>
      <w:bookmarkEnd w:id="151"/>
    </w:p>
    <w:p w14:paraId="403855FB" w14:textId="77777777" w:rsidR="00A368CA" w:rsidRDefault="00F576AA" w:rsidP="00A368CA">
      <w:pPr>
        <w:keepNext/>
        <w:jc w:val="center"/>
      </w:pPr>
      <w:r>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3A748C89" w:rsidR="007C6915" w:rsidRDefault="00A368CA" w:rsidP="00A368CA">
      <w:pPr>
        <w:pStyle w:val="Caption"/>
        <w:jc w:val="center"/>
      </w:pPr>
      <w:bookmarkStart w:id="152" w:name="_Toc440831169"/>
      <w:r w:rsidRPr="00D014E3">
        <w:t xml:space="preserve">Slika </w:t>
      </w:r>
      <w:r w:rsidR="00604B53">
        <w:fldChar w:fldCharType="begin"/>
      </w:r>
      <w:r w:rsidR="00604B53">
        <w:instrText xml:space="preserve"> STYLEREF 2 \s </w:instrText>
      </w:r>
      <w:r w:rsidR="00604B53">
        <w:fldChar w:fldCharType="separate"/>
      </w:r>
      <w:r w:rsidR="001E5B16">
        <w:rPr>
          <w:noProof/>
        </w:rPr>
        <w:t>4.2</w:t>
      </w:r>
      <w:r w:rsidR="00604B53">
        <w:rPr>
          <w:noProof/>
        </w:rPr>
        <w:fldChar w:fldCharType="end"/>
      </w:r>
      <w:r w:rsidR="00DD773E" w:rsidRPr="00D014E3">
        <w:t>.</w:t>
      </w:r>
      <w:r w:rsidR="00604B53">
        <w:fldChar w:fldCharType="begin"/>
      </w:r>
      <w:r w:rsidR="00604B53">
        <w:instrText xml:space="preserve"> SEQ Slika \* ARABIC \s 2 </w:instrText>
      </w:r>
      <w:r w:rsidR="00604B53">
        <w:fldChar w:fldCharType="separate"/>
      </w:r>
      <w:r w:rsidR="001E5B16">
        <w:rPr>
          <w:noProof/>
        </w:rPr>
        <w:t>1</w:t>
      </w:r>
      <w:r w:rsidR="00604B53">
        <w:rPr>
          <w:noProof/>
        </w:rPr>
        <w:fldChar w:fldCharType="end"/>
      </w:r>
      <w:r w:rsidRPr="00D014E3">
        <w:t xml:space="preserve"> Dijagram obrazaca uporabe sustava</w:t>
      </w:r>
      <w:bookmarkEnd w:id="152"/>
    </w:p>
    <w:p w14:paraId="1D7C6A23" w14:textId="7D257FE3" w:rsidR="00F576AA" w:rsidRDefault="00F576AA" w:rsidP="00F576AA">
      <w:pPr>
        <w:pStyle w:val="Caption"/>
        <w:jc w:val="center"/>
      </w:pPr>
    </w:p>
    <w:p w14:paraId="490084D3" w14:textId="77777777" w:rsidR="00135DB7" w:rsidRDefault="00F576AA" w:rsidP="00135DB7">
      <w:pPr>
        <w:keepNext/>
        <w:jc w:val="center"/>
      </w:pPr>
      <w:r>
        <w:rPr>
          <w:noProof/>
          <w:lang w:eastAsia="hr-HR"/>
        </w:rPr>
        <w:drawing>
          <wp:inline distT="0" distB="0" distL="0" distR="0" wp14:anchorId="6FE7219B" wp14:editId="083EE829">
            <wp:extent cx="4430077" cy="3800721"/>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800721"/>
                    </a:xfrm>
                    <a:prstGeom prst="rect">
                      <a:avLst/>
                    </a:prstGeom>
                  </pic:spPr>
                </pic:pic>
              </a:graphicData>
            </a:graphic>
          </wp:inline>
        </w:drawing>
      </w:r>
    </w:p>
    <w:p w14:paraId="4396C813" w14:textId="5E432563" w:rsidR="00135DB7" w:rsidRDefault="00135DB7" w:rsidP="00F06DFC">
      <w:pPr>
        <w:pStyle w:val="Caption"/>
        <w:jc w:val="center"/>
      </w:pPr>
      <w:bookmarkStart w:id="153" w:name="_Toc440831170"/>
      <w:r>
        <w:t xml:space="preserve">Slika </w:t>
      </w:r>
      <w:r w:rsidR="00604B53">
        <w:fldChar w:fldCharType="begin"/>
      </w:r>
      <w:r w:rsidR="00604B53">
        <w:instrText xml:space="preserve"> STYLEREF 2 \s </w:instrText>
      </w:r>
      <w:r w:rsidR="00604B53">
        <w:fldChar w:fldCharType="separate"/>
      </w:r>
      <w:r w:rsidR="001E5B16">
        <w:rPr>
          <w:noProof/>
        </w:rPr>
        <w:t>4.2</w:t>
      </w:r>
      <w:r w:rsidR="00604B53">
        <w:rPr>
          <w:noProof/>
        </w:rPr>
        <w:fldChar w:fldCharType="end"/>
      </w:r>
      <w:r w:rsidR="00DD773E">
        <w:t>.</w:t>
      </w:r>
      <w:r w:rsidR="00604B53">
        <w:fldChar w:fldCharType="begin"/>
      </w:r>
      <w:r w:rsidR="00604B53">
        <w:instrText xml:space="preserve"> SEQ Slika \* ARABIC \s 2 </w:instrText>
      </w:r>
      <w:r w:rsidR="00604B53">
        <w:fldChar w:fldCharType="separate"/>
      </w:r>
      <w:r w:rsidR="001E5B16">
        <w:rPr>
          <w:noProof/>
        </w:rPr>
        <w:t>2</w:t>
      </w:r>
      <w:r w:rsidR="00604B53">
        <w:rPr>
          <w:noProof/>
        </w:rPr>
        <w:fldChar w:fldCharType="end"/>
      </w:r>
      <w:r>
        <w:t xml:space="preserve"> </w:t>
      </w:r>
      <w:r w:rsidRPr="00CE1F7E">
        <w:t>Dijagram obrazaca uporabe za narudžbu jela</w:t>
      </w:r>
      <w:bookmarkEnd w:id="153"/>
      <w:r>
        <w:br w:type="page"/>
      </w:r>
    </w:p>
    <w:p w14:paraId="0A865593" w14:textId="77777777" w:rsidR="00135DB7" w:rsidRDefault="00F576AA" w:rsidP="00135DB7">
      <w:pPr>
        <w:keepNext/>
        <w:jc w:val="center"/>
      </w:pPr>
      <w:r>
        <w:rPr>
          <w:noProof/>
          <w:lang w:eastAsia="hr-HR"/>
        </w:rPr>
        <w:lastRenderedPageBreak/>
        <w:drawing>
          <wp:inline distT="0" distB="0" distL="0" distR="0" wp14:anchorId="4CFD7E3D" wp14:editId="7323BAFA">
            <wp:extent cx="4692491" cy="3503727"/>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692491" cy="3503727"/>
                    </a:xfrm>
                    <a:prstGeom prst="rect">
                      <a:avLst/>
                    </a:prstGeom>
                  </pic:spPr>
                </pic:pic>
              </a:graphicData>
            </a:graphic>
          </wp:inline>
        </w:drawing>
      </w:r>
    </w:p>
    <w:p w14:paraId="5E8DA59E" w14:textId="5C87DCAC" w:rsidR="00F576AA" w:rsidRDefault="00135DB7" w:rsidP="00135DB7">
      <w:pPr>
        <w:pStyle w:val="Caption"/>
        <w:jc w:val="center"/>
      </w:pPr>
      <w:bookmarkStart w:id="154" w:name="_Toc440831171"/>
      <w:r>
        <w:t xml:space="preserve">Slika </w:t>
      </w:r>
      <w:r w:rsidR="00604B53">
        <w:fldChar w:fldCharType="begin"/>
      </w:r>
      <w:r w:rsidR="00604B53">
        <w:instrText xml:space="preserve"> STYLEREF 2 \s </w:instrText>
      </w:r>
      <w:r w:rsidR="00604B53">
        <w:fldChar w:fldCharType="separate"/>
      </w:r>
      <w:r w:rsidR="001E5B16">
        <w:rPr>
          <w:noProof/>
        </w:rPr>
        <w:t>4.2</w:t>
      </w:r>
      <w:r w:rsidR="00604B53">
        <w:rPr>
          <w:noProof/>
        </w:rPr>
        <w:fldChar w:fldCharType="end"/>
      </w:r>
      <w:r w:rsidR="00DD773E">
        <w:t>.</w:t>
      </w:r>
      <w:r w:rsidR="00604B53">
        <w:fldChar w:fldCharType="begin"/>
      </w:r>
      <w:r w:rsidR="00604B53">
        <w:instrText xml:space="preserve"> SEQ Slika \* ARABIC \s 2 </w:instrText>
      </w:r>
      <w:r w:rsidR="00604B53">
        <w:fldChar w:fldCharType="separate"/>
      </w:r>
      <w:r w:rsidR="001E5B16">
        <w:rPr>
          <w:noProof/>
        </w:rPr>
        <w:t>3</w:t>
      </w:r>
      <w:r w:rsidR="00604B53">
        <w:rPr>
          <w:noProof/>
        </w:rPr>
        <w:fldChar w:fldCharType="end"/>
      </w:r>
      <w:r>
        <w:t xml:space="preserve"> </w:t>
      </w:r>
      <w:r w:rsidRPr="00E42F8E">
        <w:t>Dijagram obrazaca uporabe aktivnosti u košarici</w:t>
      </w:r>
      <w:bookmarkEnd w:id="154"/>
    </w:p>
    <w:p w14:paraId="5BDDC622" w14:textId="77777777" w:rsidR="0035493B" w:rsidRDefault="00F576AA" w:rsidP="0035493B">
      <w:pPr>
        <w:keepNext/>
        <w:jc w:val="center"/>
      </w:pPr>
      <w:r>
        <w:rPr>
          <w:noProof/>
          <w:lang w:eastAsia="hr-HR"/>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4155015C" w:rsidR="00F576AA" w:rsidRDefault="0035493B" w:rsidP="0035493B">
      <w:pPr>
        <w:pStyle w:val="Caption"/>
        <w:jc w:val="center"/>
      </w:pPr>
      <w:bookmarkStart w:id="155" w:name="_Toc440831172"/>
      <w:r>
        <w:t xml:space="preserve">Slika </w:t>
      </w:r>
      <w:r w:rsidR="00604B53">
        <w:fldChar w:fldCharType="begin"/>
      </w:r>
      <w:r w:rsidR="00604B53">
        <w:instrText xml:space="preserve"> STYLEREF 2 \s </w:instrText>
      </w:r>
      <w:r w:rsidR="00604B53">
        <w:fldChar w:fldCharType="separate"/>
      </w:r>
      <w:r w:rsidR="001E5B16">
        <w:rPr>
          <w:noProof/>
        </w:rPr>
        <w:t>4.2</w:t>
      </w:r>
      <w:r w:rsidR="00604B53">
        <w:rPr>
          <w:noProof/>
        </w:rPr>
        <w:fldChar w:fldCharType="end"/>
      </w:r>
      <w:r w:rsidR="00DD773E">
        <w:t>.</w:t>
      </w:r>
      <w:r w:rsidR="00604B53">
        <w:fldChar w:fldCharType="begin"/>
      </w:r>
      <w:r w:rsidR="00604B53">
        <w:instrText xml:space="preserve"> SEQ Slika \* ARABIC \s 2 </w:instrText>
      </w:r>
      <w:r w:rsidR="00604B53">
        <w:fldChar w:fldCharType="separate"/>
      </w:r>
      <w:r w:rsidR="001E5B16">
        <w:rPr>
          <w:noProof/>
        </w:rPr>
        <w:t>4</w:t>
      </w:r>
      <w:r w:rsidR="00604B53">
        <w:rPr>
          <w:noProof/>
        </w:rPr>
        <w:fldChar w:fldCharType="end"/>
      </w:r>
      <w:r>
        <w:t xml:space="preserve"> </w:t>
      </w:r>
      <w:r w:rsidRPr="00E5289B">
        <w:t>Dijagram obrazaca uporabe za komentiranje</w:t>
      </w:r>
      <w:bookmarkEnd w:id="155"/>
    </w:p>
    <w:p w14:paraId="28B74AE8" w14:textId="77777777" w:rsidR="00FF202D" w:rsidRPr="00FF202D" w:rsidRDefault="00FF202D" w:rsidP="00FF202D">
      <w:pPr>
        <w:rPr>
          <w:lang w:eastAsia="hr-HR"/>
        </w:rPr>
      </w:pPr>
    </w:p>
    <w:p w14:paraId="759AF25A" w14:textId="77777777" w:rsidR="0035493B" w:rsidRDefault="00F576AA" w:rsidP="0035493B">
      <w:pPr>
        <w:keepNext/>
        <w:jc w:val="center"/>
      </w:pPr>
      <w:r>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4850B78D" w:rsidR="00F576AA" w:rsidRDefault="0035493B" w:rsidP="0035493B">
      <w:pPr>
        <w:pStyle w:val="Caption"/>
        <w:jc w:val="center"/>
      </w:pPr>
      <w:bookmarkStart w:id="156" w:name="_Toc440831173"/>
      <w:r>
        <w:t xml:space="preserve">Slika </w:t>
      </w:r>
      <w:r w:rsidR="00604B53">
        <w:fldChar w:fldCharType="begin"/>
      </w:r>
      <w:r w:rsidR="00604B53">
        <w:instrText xml:space="preserve"> STYLEREF 2 \s </w:instrText>
      </w:r>
      <w:r w:rsidR="00604B53">
        <w:fldChar w:fldCharType="separate"/>
      </w:r>
      <w:r w:rsidR="001E5B16">
        <w:rPr>
          <w:noProof/>
        </w:rPr>
        <w:t>4.2</w:t>
      </w:r>
      <w:r w:rsidR="00604B53">
        <w:rPr>
          <w:noProof/>
        </w:rPr>
        <w:fldChar w:fldCharType="end"/>
      </w:r>
      <w:r w:rsidR="00DD773E">
        <w:t>.</w:t>
      </w:r>
      <w:r w:rsidR="00604B53">
        <w:fldChar w:fldCharType="begin"/>
      </w:r>
      <w:r w:rsidR="00604B53">
        <w:instrText xml:space="preserve"> SEQ Slika \* ARABIC \s 2 </w:instrText>
      </w:r>
      <w:r w:rsidR="00604B53">
        <w:fldChar w:fldCharType="separate"/>
      </w:r>
      <w:r w:rsidR="001E5B16">
        <w:rPr>
          <w:noProof/>
        </w:rPr>
        <w:t>5</w:t>
      </w:r>
      <w:r w:rsidR="00604B53">
        <w:rPr>
          <w:noProof/>
        </w:rPr>
        <w:fldChar w:fldCharType="end"/>
      </w:r>
      <w:r>
        <w:t xml:space="preserve"> </w:t>
      </w:r>
      <w:r w:rsidRPr="00ED0C94">
        <w:t xml:space="preserve">Dijagram obrazaca uporabe za </w:t>
      </w:r>
      <w:r w:rsidR="001C235F" w:rsidRPr="00ED0C94">
        <w:t>prijavu</w:t>
      </w:r>
      <w:r w:rsidRPr="00ED0C94">
        <w:t xml:space="preserve"> na sustav</w:t>
      </w:r>
      <w:bookmarkEnd w:id="156"/>
    </w:p>
    <w:p w14:paraId="6CBF0D3C" w14:textId="77777777" w:rsidR="00F576AA" w:rsidRDefault="00F576AA" w:rsidP="00F576AA"/>
    <w:p w14:paraId="027869A1" w14:textId="77777777" w:rsidR="0035493B" w:rsidRDefault="00F576AA" w:rsidP="0035493B">
      <w:pPr>
        <w:keepNext/>
        <w:jc w:val="center"/>
      </w:pPr>
      <w:r>
        <w:rPr>
          <w:noProof/>
          <w:lang w:eastAsia="hr-HR"/>
        </w:rPr>
        <w:drawing>
          <wp:inline distT="0" distB="0" distL="0" distR="0" wp14:anchorId="42D10E1F" wp14:editId="2B55E268">
            <wp:extent cx="5759527"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4055745"/>
                    </a:xfrm>
                    <a:prstGeom prst="rect">
                      <a:avLst/>
                    </a:prstGeom>
                  </pic:spPr>
                </pic:pic>
              </a:graphicData>
            </a:graphic>
          </wp:inline>
        </w:drawing>
      </w:r>
    </w:p>
    <w:p w14:paraId="786B998D" w14:textId="769AA8C9" w:rsidR="00F576AA" w:rsidRDefault="0035493B" w:rsidP="0035493B">
      <w:pPr>
        <w:pStyle w:val="Caption"/>
        <w:jc w:val="center"/>
      </w:pPr>
      <w:bookmarkStart w:id="157" w:name="_Toc440831174"/>
      <w:r>
        <w:t xml:space="preserve">Slika </w:t>
      </w:r>
      <w:r w:rsidR="00604B53">
        <w:fldChar w:fldCharType="begin"/>
      </w:r>
      <w:r w:rsidR="00604B53">
        <w:instrText xml:space="preserve"> STYLEREF 2 \s </w:instrText>
      </w:r>
      <w:r w:rsidR="00604B53">
        <w:fldChar w:fldCharType="separate"/>
      </w:r>
      <w:r w:rsidR="001E5B16">
        <w:rPr>
          <w:noProof/>
        </w:rPr>
        <w:t>4.2</w:t>
      </w:r>
      <w:r w:rsidR="00604B53">
        <w:rPr>
          <w:noProof/>
        </w:rPr>
        <w:fldChar w:fldCharType="end"/>
      </w:r>
      <w:r w:rsidR="00DD773E">
        <w:t>.</w:t>
      </w:r>
      <w:r w:rsidR="00604B53">
        <w:fldChar w:fldCharType="begin"/>
      </w:r>
      <w:r w:rsidR="00604B53">
        <w:instrText xml:space="preserve"> SEQ Slika \* ARABIC \s 2 </w:instrText>
      </w:r>
      <w:r w:rsidR="00604B53">
        <w:fldChar w:fldCharType="separate"/>
      </w:r>
      <w:r w:rsidR="001E5B16">
        <w:rPr>
          <w:noProof/>
        </w:rPr>
        <w:t>6</w:t>
      </w:r>
      <w:r w:rsidR="00604B53">
        <w:rPr>
          <w:noProof/>
        </w:rPr>
        <w:fldChar w:fldCharType="end"/>
      </w:r>
      <w:r>
        <w:t xml:space="preserve"> </w:t>
      </w:r>
      <w:r w:rsidRPr="0072065F">
        <w:t xml:space="preserve">Dijagram obrazaca uporabe za </w:t>
      </w:r>
      <w:r w:rsidR="00D51902">
        <w:t>djelatnika</w:t>
      </w:r>
      <w:bookmarkEnd w:id="157"/>
    </w:p>
    <w:p w14:paraId="5D3759DB" w14:textId="0E84BC59" w:rsidR="0035493B" w:rsidRDefault="00F576AA" w:rsidP="0035493B">
      <w:pPr>
        <w:keepNext/>
        <w:jc w:val="center"/>
      </w:pPr>
      <w:r>
        <w:rPr>
          <w:noProof/>
          <w:lang w:eastAsia="hr-HR"/>
        </w:rPr>
        <w:lastRenderedPageBreak/>
        <w:drawing>
          <wp:inline distT="0" distB="0" distL="0" distR="0" wp14:anchorId="45D199DF" wp14:editId="0528CEF5">
            <wp:extent cx="5760085"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32241"/>
                    </a:xfrm>
                    <a:prstGeom prst="rect">
                      <a:avLst/>
                    </a:prstGeom>
                  </pic:spPr>
                </pic:pic>
              </a:graphicData>
            </a:graphic>
          </wp:inline>
        </w:drawing>
      </w:r>
    </w:p>
    <w:p w14:paraId="78A86290" w14:textId="61978835" w:rsidR="00F576AA" w:rsidRDefault="0035493B" w:rsidP="0035493B">
      <w:pPr>
        <w:pStyle w:val="Caption"/>
        <w:jc w:val="center"/>
      </w:pPr>
      <w:bookmarkStart w:id="158" w:name="_Toc440831175"/>
      <w:r>
        <w:t xml:space="preserve">Slika </w:t>
      </w:r>
      <w:r w:rsidR="00604B53">
        <w:fldChar w:fldCharType="begin"/>
      </w:r>
      <w:r w:rsidR="00604B53">
        <w:instrText xml:space="preserve"> STYLEREF 2 \s </w:instrText>
      </w:r>
      <w:r w:rsidR="00604B53">
        <w:fldChar w:fldCharType="separate"/>
      </w:r>
      <w:r w:rsidR="001E5B16">
        <w:rPr>
          <w:noProof/>
        </w:rPr>
        <w:t>4.2</w:t>
      </w:r>
      <w:r w:rsidR="00604B53">
        <w:rPr>
          <w:noProof/>
        </w:rPr>
        <w:fldChar w:fldCharType="end"/>
      </w:r>
      <w:r w:rsidR="00DD773E">
        <w:t>.</w:t>
      </w:r>
      <w:r w:rsidR="00604B53">
        <w:fldChar w:fldCharType="begin"/>
      </w:r>
      <w:r w:rsidR="00604B53">
        <w:instrText xml:space="preserve"> SEQ Slika \* ARABIC \s 2 </w:instrText>
      </w:r>
      <w:r w:rsidR="00604B53">
        <w:fldChar w:fldCharType="separate"/>
      </w:r>
      <w:r w:rsidR="001E5B16">
        <w:rPr>
          <w:noProof/>
        </w:rPr>
        <w:t>7</w:t>
      </w:r>
      <w:r w:rsidR="00604B53">
        <w:rPr>
          <w:noProof/>
        </w:rPr>
        <w:fldChar w:fldCharType="end"/>
      </w:r>
      <w:r>
        <w:t xml:space="preserve"> </w:t>
      </w:r>
      <w:r w:rsidRPr="00ED09C8">
        <w:t>Dijagram obrazaca uporabe za vlasnika restorana</w:t>
      </w:r>
      <w:bookmarkEnd w:id="158"/>
    </w:p>
    <w:p w14:paraId="4109A8CA" w14:textId="153A5C2E" w:rsidR="0035493B" w:rsidRDefault="0035493B">
      <w:pPr>
        <w:spacing w:after="160" w:line="259" w:lineRule="auto"/>
        <w:jc w:val="left"/>
      </w:pPr>
      <w:r>
        <w:br w:type="page"/>
      </w:r>
    </w:p>
    <w:p w14:paraId="05A868EF" w14:textId="77777777" w:rsidR="00F576AA" w:rsidRDefault="00F576AA" w:rsidP="00F576AA">
      <w:pPr>
        <w:pStyle w:val="Heading2"/>
      </w:pPr>
      <w:bookmarkStart w:id="159" w:name="_Toc435793422"/>
      <w:r>
        <w:lastRenderedPageBreak/>
        <w:t>Sekvencijski dijagrami</w:t>
      </w:r>
      <w:bookmarkEnd w:id="159"/>
    </w:p>
    <w:p w14:paraId="0DCAB237" w14:textId="77777777" w:rsidR="00F576AA" w:rsidRPr="00F576AA" w:rsidRDefault="00F576AA" w:rsidP="001C782B">
      <w:pPr>
        <w:spacing w:before="240"/>
        <w:rPr>
          <w:b/>
        </w:rPr>
      </w:pPr>
      <w:r w:rsidRPr="00F576AA">
        <w:rPr>
          <w:b/>
        </w:rPr>
        <w:t>Obrazac uporabe UC01 – RegistracijaDjelatnika</w:t>
      </w:r>
    </w:p>
    <w:p w14:paraId="3423ADBD" w14:textId="243A7507" w:rsidR="00F576AA" w:rsidRPr="00245A5C" w:rsidRDefault="00F576AA" w:rsidP="007364D4">
      <w:pPr>
        <w:ind w:firstLine="708"/>
        <w:rPr>
          <w:rFonts w:eastAsia="Arial"/>
        </w:rPr>
      </w:pPr>
      <w:r>
        <w:rPr>
          <w:rFonts w:eastAsia="Arial"/>
        </w:rPr>
        <w:t>Vlasnik</w:t>
      </w:r>
      <w:r w:rsidRPr="00245A5C">
        <w:rPr>
          <w:rFonts w:eastAsia="Arial"/>
        </w:rPr>
        <w:t xml:space="preserve"> ispunjava web formular</w:t>
      </w:r>
      <w:r>
        <w:rPr>
          <w:rFonts w:eastAsia="Arial"/>
        </w:rPr>
        <w:t xml:space="preserve"> za djelatnika </w:t>
      </w:r>
      <w:r w:rsidRPr="00245A5C">
        <w:rPr>
          <w:rFonts w:eastAsia="Arial"/>
        </w:rPr>
        <w:t>u koji unosi korisničko ime, lozink</w:t>
      </w:r>
      <w:r>
        <w:rPr>
          <w:rFonts w:eastAsia="Arial"/>
        </w:rPr>
        <w:t>u, email adresu, adresu, telefo</w:t>
      </w:r>
      <w:r w:rsidRPr="00245A5C">
        <w:rPr>
          <w:rFonts w:eastAsia="Arial"/>
        </w:rPr>
        <w:t>n</w:t>
      </w:r>
      <w:r>
        <w:rPr>
          <w:rFonts w:eastAsia="Arial"/>
        </w:rPr>
        <w:t>sk</w:t>
      </w:r>
      <w:r w:rsidRPr="00245A5C">
        <w:rPr>
          <w:rFonts w:eastAsia="Arial"/>
        </w:rPr>
        <w:t>i broj</w:t>
      </w:r>
      <w:r>
        <w:rPr>
          <w:rFonts w:eastAsia="Arial"/>
        </w:rPr>
        <w:t xml:space="preserve"> i ostale podatke o zaposlenju</w:t>
      </w:r>
      <w:r w:rsidRPr="00245A5C">
        <w:rPr>
          <w:rFonts w:eastAsia="Arial"/>
        </w:rPr>
        <w:t xml:space="preserve">. Zatim poslužitelj provjerava ispravnost unesenih podatka. Ako se utvrdi da su svi podaci ispravni, tada se podaci još jednom provjeravaju u bazi podataka. </w:t>
      </w:r>
      <w:r>
        <w:rPr>
          <w:rFonts w:eastAsia="Arial"/>
        </w:rPr>
        <w:t xml:space="preserve">Ako u bazi podataka ne postoji isto korisničko ime ili email registracija je </w:t>
      </w:r>
      <w:r w:rsidR="001C235F">
        <w:rPr>
          <w:rFonts w:eastAsia="Arial"/>
        </w:rPr>
        <w:t>uspješno</w:t>
      </w:r>
      <w:r>
        <w:rPr>
          <w:rFonts w:eastAsia="Arial"/>
        </w:rPr>
        <w:t xml:space="preserve"> obavljena. Vlasniku se javlja poruka o </w:t>
      </w:r>
      <w:r w:rsidR="001C235F">
        <w:rPr>
          <w:rFonts w:eastAsia="Arial"/>
        </w:rPr>
        <w:t>uspješnosti</w:t>
      </w:r>
      <w:r>
        <w:rPr>
          <w:rFonts w:eastAsia="Arial"/>
        </w:rPr>
        <w:t xml:space="preserve"> ili </w:t>
      </w:r>
      <w:r w:rsidR="001C235F">
        <w:rPr>
          <w:rFonts w:eastAsia="Arial"/>
        </w:rPr>
        <w:t>neuspješnosti</w:t>
      </w:r>
      <w:r>
        <w:rPr>
          <w:rFonts w:eastAsia="Arial"/>
        </w:rPr>
        <w:t xml:space="preserve"> registracije novoga djelatnika.</w:t>
      </w:r>
    </w:p>
    <w:p w14:paraId="30BF9F68" w14:textId="77777777" w:rsidR="00FE3968" w:rsidRDefault="00F576AA" w:rsidP="00FE3968">
      <w:pPr>
        <w:keepNext/>
        <w:jc w:val="center"/>
      </w:pPr>
      <w:r>
        <w:rPr>
          <w:noProof/>
          <w:lang w:eastAsia="hr-HR"/>
        </w:rPr>
        <w:drawing>
          <wp:inline distT="0" distB="0" distL="0" distR="0" wp14:anchorId="5B6E4AF7" wp14:editId="01DA8CA4">
            <wp:extent cx="5760083" cy="30359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3" cy="3035903"/>
                    </a:xfrm>
                    <a:prstGeom prst="rect">
                      <a:avLst/>
                    </a:prstGeom>
                  </pic:spPr>
                </pic:pic>
              </a:graphicData>
            </a:graphic>
          </wp:inline>
        </w:drawing>
      </w:r>
    </w:p>
    <w:p w14:paraId="03323098" w14:textId="0F35E745" w:rsidR="00984B87" w:rsidRDefault="00FE3968" w:rsidP="00FE3968">
      <w:pPr>
        <w:pStyle w:val="Caption"/>
        <w:jc w:val="center"/>
      </w:pPr>
      <w:bookmarkStart w:id="160" w:name="_Toc440831176"/>
      <w:r>
        <w:t xml:space="preserve">Slika </w:t>
      </w:r>
      <w:r w:rsidR="00604B53">
        <w:fldChar w:fldCharType="begin"/>
      </w:r>
      <w:r w:rsidR="00604B53">
        <w:instrText xml:space="preserve"> STYLEREF 2 \s </w:instrText>
      </w:r>
      <w:r w:rsidR="00604B53">
        <w:fldChar w:fldCharType="separate"/>
      </w:r>
      <w:r w:rsidR="001E5B16">
        <w:rPr>
          <w:noProof/>
        </w:rPr>
        <w:t>4.3</w:t>
      </w:r>
      <w:r w:rsidR="00604B53">
        <w:rPr>
          <w:noProof/>
        </w:rPr>
        <w:fldChar w:fldCharType="end"/>
      </w:r>
      <w:r w:rsidR="00DD773E">
        <w:t>.</w:t>
      </w:r>
      <w:r w:rsidR="00604B53">
        <w:fldChar w:fldCharType="begin"/>
      </w:r>
      <w:r w:rsidR="00604B53">
        <w:instrText xml:space="preserve"> SEQ Slika \* ARABIC \s 2 </w:instrText>
      </w:r>
      <w:r w:rsidR="00604B53">
        <w:fldChar w:fldCharType="separate"/>
      </w:r>
      <w:r w:rsidR="001E5B16">
        <w:rPr>
          <w:noProof/>
        </w:rPr>
        <w:t>1</w:t>
      </w:r>
      <w:r w:rsidR="00604B53">
        <w:rPr>
          <w:noProof/>
        </w:rPr>
        <w:fldChar w:fldCharType="end"/>
      </w:r>
      <w:r>
        <w:t xml:space="preserve"> </w:t>
      </w:r>
      <w:r w:rsidRPr="00E05A0B">
        <w:t>Sekvencijski dijagram za UC01 – RegistracijaDjelatnika</w:t>
      </w:r>
      <w:bookmarkEnd w:id="160"/>
    </w:p>
    <w:p w14:paraId="2A72413E" w14:textId="1F626C49" w:rsidR="007364D4" w:rsidRDefault="007364D4" w:rsidP="00984B87">
      <w:pPr>
        <w:pStyle w:val="Caption"/>
        <w:jc w:val="center"/>
      </w:pPr>
    </w:p>
    <w:p w14:paraId="7131756D" w14:textId="77777777" w:rsidR="007364D4" w:rsidRPr="007364D4" w:rsidRDefault="007364D4" w:rsidP="007364D4"/>
    <w:p w14:paraId="012F4C4F" w14:textId="77777777" w:rsidR="00F576AA" w:rsidRPr="00B03425" w:rsidRDefault="00F576AA" w:rsidP="00F576AA">
      <w:pPr>
        <w:rPr>
          <w:b/>
        </w:rPr>
      </w:pPr>
      <w:r w:rsidRPr="00B03425">
        <w:rPr>
          <w:b/>
        </w:rPr>
        <w:t>Obrazac uporabe UC02 – UklanjanjeDjelatnika</w:t>
      </w:r>
    </w:p>
    <w:p w14:paraId="0E8F2401" w14:textId="428EC75A" w:rsidR="003B2C71" w:rsidRDefault="00F576AA" w:rsidP="007364D4">
      <w:pPr>
        <w:ind w:firstLine="708"/>
      </w:pPr>
      <w:r>
        <w:t>Vlasnik odabire djelatnika s popisa na administrativnoj stranici kojeg želi ukloniti. Potvrđuje svoj odabir. Poslužitelj šalje zahtjev za uklanjanje odabranog djelatnika. Podaci djelatnika se brišu iz baze podataka i djelatnik nestaje s popisa djelatnika.</w:t>
      </w:r>
    </w:p>
    <w:p w14:paraId="7A82995D" w14:textId="77777777" w:rsidR="003B2C71" w:rsidRDefault="003B2C71">
      <w:pPr>
        <w:spacing w:after="160" w:line="259" w:lineRule="auto"/>
        <w:jc w:val="left"/>
      </w:pPr>
      <w:r>
        <w:br w:type="page"/>
      </w:r>
    </w:p>
    <w:p w14:paraId="1CE8426F" w14:textId="77777777" w:rsidR="00FE3968" w:rsidRDefault="00F576AA" w:rsidP="00FE3968">
      <w:pPr>
        <w:keepNext/>
        <w:jc w:val="center"/>
      </w:pPr>
      <w:r>
        <w:rPr>
          <w:noProof/>
          <w:lang w:eastAsia="hr-HR"/>
        </w:rPr>
        <w:lastRenderedPageBreak/>
        <w:drawing>
          <wp:inline distT="0" distB="0" distL="0" distR="0" wp14:anchorId="509B4673" wp14:editId="39858DF8">
            <wp:extent cx="5759716" cy="29584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59716" cy="2958464"/>
                    </a:xfrm>
                    <a:prstGeom prst="rect">
                      <a:avLst/>
                    </a:prstGeom>
                  </pic:spPr>
                </pic:pic>
              </a:graphicData>
            </a:graphic>
          </wp:inline>
        </w:drawing>
      </w:r>
    </w:p>
    <w:p w14:paraId="492E282E" w14:textId="7CFEE1E8" w:rsidR="00B03425" w:rsidRDefault="00FE3968" w:rsidP="00FE3968">
      <w:pPr>
        <w:pStyle w:val="Caption"/>
        <w:jc w:val="center"/>
      </w:pPr>
      <w:bookmarkStart w:id="161" w:name="_Toc440831177"/>
      <w:r>
        <w:t xml:space="preserve">Slika </w:t>
      </w:r>
      <w:r w:rsidR="00604B53">
        <w:fldChar w:fldCharType="begin"/>
      </w:r>
      <w:r w:rsidR="00604B53">
        <w:instrText xml:space="preserve"> STYLEREF 2 \s </w:instrText>
      </w:r>
      <w:r w:rsidR="00604B53">
        <w:fldChar w:fldCharType="separate"/>
      </w:r>
      <w:r w:rsidR="001E5B16">
        <w:rPr>
          <w:noProof/>
        </w:rPr>
        <w:t>4.3</w:t>
      </w:r>
      <w:r w:rsidR="00604B53">
        <w:rPr>
          <w:noProof/>
        </w:rPr>
        <w:fldChar w:fldCharType="end"/>
      </w:r>
      <w:r w:rsidR="00DD773E">
        <w:t>.</w:t>
      </w:r>
      <w:r w:rsidR="00604B53">
        <w:fldChar w:fldCharType="begin"/>
      </w:r>
      <w:r w:rsidR="00604B53">
        <w:instrText xml:space="preserve"> SEQ Slika \* ARABIC \s 2 </w:instrText>
      </w:r>
      <w:r w:rsidR="00604B53">
        <w:fldChar w:fldCharType="separate"/>
      </w:r>
      <w:r w:rsidR="001E5B16">
        <w:rPr>
          <w:noProof/>
        </w:rPr>
        <w:t>2</w:t>
      </w:r>
      <w:r w:rsidR="00604B53">
        <w:rPr>
          <w:noProof/>
        </w:rPr>
        <w:fldChar w:fldCharType="end"/>
      </w:r>
      <w:r>
        <w:t xml:space="preserve"> </w:t>
      </w:r>
      <w:r w:rsidRPr="009E12FF">
        <w:t>Sekvencijski dijagram za UC02 – UklanjanjeDjelatnika</w:t>
      </w:r>
      <w:bookmarkEnd w:id="161"/>
    </w:p>
    <w:p w14:paraId="02B5EF35" w14:textId="77777777" w:rsidR="00FE3968" w:rsidRDefault="00FE3968" w:rsidP="00F576AA">
      <w:pPr>
        <w:rPr>
          <w:b/>
        </w:rPr>
      </w:pPr>
    </w:p>
    <w:p w14:paraId="5E2F4B70" w14:textId="77777777" w:rsidR="00F576AA" w:rsidRPr="00B03425" w:rsidRDefault="00F576AA" w:rsidP="00F576AA">
      <w:pPr>
        <w:rPr>
          <w:b/>
        </w:rPr>
      </w:pPr>
      <w:r w:rsidRPr="00B03425">
        <w:rPr>
          <w:b/>
        </w:rPr>
        <w:t>Obrazac uporabe UC03 – PromjenaPodatakaZaDjelatnika</w:t>
      </w:r>
    </w:p>
    <w:p w14:paraId="576DE63F" w14:textId="3326701B" w:rsidR="00F576AA" w:rsidRDefault="00F576AA" w:rsidP="007364D4">
      <w:pPr>
        <w:ind w:firstLine="708"/>
      </w:pPr>
      <w:r w:rsidRPr="00965501">
        <w:t>Prijavljeni korisnik</w:t>
      </w:r>
      <w:r>
        <w:t xml:space="preserve"> (djelatnik) odabire link za promjenu podataka o sebi</w:t>
      </w:r>
      <w:r w:rsidRPr="00965501">
        <w:t xml:space="preserve">. </w:t>
      </w:r>
      <w:r>
        <w:t xml:space="preserve">Poslužitelj preusmjerava korisnika na stranicu za izmjenu podataka. </w:t>
      </w:r>
      <w:r w:rsidRPr="00965501">
        <w:t xml:space="preserve">Nakon </w:t>
      </w:r>
      <w:r>
        <w:t>promjene podataka provjerava se njihova ispravnost na poslužitelju i dali postoje već ti podaci u bazi podataka</w:t>
      </w:r>
      <w:r w:rsidRPr="00965501">
        <w:t xml:space="preserve">. </w:t>
      </w:r>
      <w:r>
        <w:t>Ako je provjera bila uspješna izm</w:t>
      </w:r>
      <w:r w:rsidR="00106BB1">
        <w:t>i</w:t>
      </w:r>
      <w:r>
        <w:t xml:space="preserve">jenjeni korisnički podaci se spremaju </w:t>
      </w:r>
      <w:r w:rsidRPr="00965501">
        <w:t>u bazu podata</w:t>
      </w:r>
      <w:r>
        <w:t>ka i odmah</w:t>
      </w:r>
      <w:r w:rsidRPr="00965501">
        <w:t xml:space="preserve"> </w:t>
      </w:r>
      <w:r>
        <w:t>su vidljivi na profilu korisnika</w:t>
      </w:r>
      <w:r w:rsidRPr="00965501">
        <w:t xml:space="preserve">. U suprotnom, korisniku se dojavljuje da je došlo do </w:t>
      </w:r>
      <w:r>
        <w:t>pogreške tijekom unosa izm</w:t>
      </w:r>
      <w:r w:rsidR="00106BB1">
        <w:t>i</w:t>
      </w:r>
      <w:r>
        <w:t>jenjenih podataka.</w:t>
      </w:r>
    </w:p>
    <w:p w14:paraId="3CEC7247" w14:textId="77777777" w:rsidR="00FE3968" w:rsidRDefault="00F576AA" w:rsidP="00FE3968">
      <w:pPr>
        <w:keepNext/>
        <w:jc w:val="center"/>
      </w:pPr>
      <w:r>
        <w:rPr>
          <w:noProof/>
          <w:lang w:eastAsia="hr-HR"/>
        </w:rPr>
        <w:drawing>
          <wp:inline distT="0" distB="0" distL="0" distR="0" wp14:anchorId="14940162" wp14:editId="70293957">
            <wp:extent cx="5426515" cy="2976245"/>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426515" cy="2976245"/>
                    </a:xfrm>
                    <a:prstGeom prst="rect">
                      <a:avLst/>
                    </a:prstGeom>
                  </pic:spPr>
                </pic:pic>
              </a:graphicData>
            </a:graphic>
          </wp:inline>
        </w:drawing>
      </w:r>
    </w:p>
    <w:p w14:paraId="1D65E517" w14:textId="5D345CBB" w:rsidR="003B2C71" w:rsidRPr="003B2C71" w:rsidRDefault="00FE3968" w:rsidP="003B2C71">
      <w:pPr>
        <w:pStyle w:val="Caption"/>
        <w:jc w:val="center"/>
      </w:pPr>
      <w:bookmarkStart w:id="162" w:name="_Toc440831178"/>
      <w:r>
        <w:t xml:space="preserve">Slika </w:t>
      </w:r>
      <w:r w:rsidR="00604B53">
        <w:fldChar w:fldCharType="begin"/>
      </w:r>
      <w:r w:rsidR="00604B53">
        <w:instrText xml:space="preserve"> STYLEREF 2 \s </w:instrText>
      </w:r>
      <w:r w:rsidR="00604B53">
        <w:fldChar w:fldCharType="separate"/>
      </w:r>
      <w:r w:rsidR="001E5B16">
        <w:rPr>
          <w:noProof/>
        </w:rPr>
        <w:t>4.3</w:t>
      </w:r>
      <w:r w:rsidR="00604B53">
        <w:rPr>
          <w:noProof/>
        </w:rPr>
        <w:fldChar w:fldCharType="end"/>
      </w:r>
      <w:r w:rsidR="00DD773E">
        <w:t>.</w:t>
      </w:r>
      <w:r w:rsidR="00604B53">
        <w:fldChar w:fldCharType="begin"/>
      </w:r>
      <w:r w:rsidR="00604B53">
        <w:instrText xml:space="preserve"> SEQ Slika \* ARABIC \s 2 </w:instrText>
      </w:r>
      <w:r w:rsidR="00604B53">
        <w:fldChar w:fldCharType="separate"/>
      </w:r>
      <w:r w:rsidR="001E5B16">
        <w:rPr>
          <w:noProof/>
        </w:rPr>
        <w:t>3</w:t>
      </w:r>
      <w:r w:rsidR="00604B53">
        <w:rPr>
          <w:noProof/>
        </w:rPr>
        <w:fldChar w:fldCharType="end"/>
      </w:r>
      <w:r>
        <w:t xml:space="preserve"> </w:t>
      </w:r>
      <w:r w:rsidRPr="009C77BE">
        <w:t>Sekvencijski dijagram za UC03 – PromjenaPodatakaZaDjelatnika</w:t>
      </w:r>
      <w:bookmarkEnd w:id="162"/>
      <w:r w:rsidR="003B2C71">
        <w:br w:type="page"/>
      </w:r>
    </w:p>
    <w:p w14:paraId="060A083D" w14:textId="77777777" w:rsidR="00F576AA" w:rsidRPr="00B03425" w:rsidRDefault="00F576AA" w:rsidP="00F576AA">
      <w:pPr>
        <w:rPr>
          <w:b/>
        </w:rPr>
      </w:pPr>
      <w:r w:rsidRPr="00B03425">
        <w:rPr>
          <w:b/>
        </w:rPr>
        <w:lastRenderedPageBreak/>
        <w:t>Obrazac uporabe UC04 – PrijavaKorisnika</w:t>
      </w:r>
    </w:p>
    <w:p w14:paraId="49EAC482" w14:textId="0916A885" w:rsidR="00F576AA" w:rsidRPr="007836F4" w:rsidRDefault="00465A1C" w:rsidP="007364D4">
      <w:pPr>
        <w:ind w:firstLine="708"/>
        <w:rPr>
          <w:rFonts w:eastAsia="Arial"/>
        </w:rPr>
      </w:pPr>
      <w:r>
        <w:rPr>
          <w:rFonts w:eastAsia="Arial"/>
        </w:rPr>
        <w:t>K</w:t>
      </w:r>
      <w:r w:rsidR="00F576AA">
        <w:rPr>
          <w:rFonts w:eastAsia="Arial"/>
        </w:rPr>
        <w:t>orisnik (djelatnik ili vlasnik) unosi</w:t>
      </w:r>
      <w:r w:rsidR="00F576AA" w:rsidRPr="007836F4">
        <w:rPr>
          <w:rFonts w:eastAsia="Arial"/>
        </w:rPr>
        <w:t xml:space="preserve"> korisničko ime i lozinku</w:t>
      </w:r>
      <w:r w:rsidR="00F576AA">
        <w:rPr>
          <w:rFonts w:eastAsia="Arial"/>
        </w:rPr>
        <w:t>. Poslužitelj</w:t>
      </w:r>
      <w:r w:rsidR="00F576AA" w:rsidRPr="007836F4">
        <w:rPr>
          <w:rFonts w:eastAsia="Arial"/>
        </w:rPr>
        <w:t xml:space="preserve"> provjerava </w:t>
      </w:r>
      <w:r w:rsidR="00F576AA">
        <w:rPr>
          <w:rFonts w:eastAsia="Arial"/>
        </w:rPr>
        <w:t>nalazi</w:t>
      </w:r>
      <w:r w:rsidR="00F576AA" w:rsidRPr="007836F4">
        <w:rPr>
          <w:rFonts w:eastAsia="Arial"/>
        </w:rPr>
        <w:t xml:space="preserve"> li </w:t>
      </w:r>
      <w:r w:rsidR="00F576AA">
        <w:rPr>
          <w:rFonts w:eastAsia="Arial"/>
        </w:rPr>
        <w:t xml:space="preserve">se uneseni </w:t>
      </w:r>
      <w:r w:rsidR="00F576AA" w:rsidRPr="007836F4">
        <w:rPr>
          <w:rFonts w:eastAsia="Arial"/>
        </w:rPr>
        <w:t>uređeni par (korisničko ime i lozinka) u bazi</w:t>
      </w:r>
      <w:r w:rsidR="00F576AA">
        <w:rPr>
          <w:rFonts w:eastAsia="Arial"/>
        </w:rPr>
        <w:t xml:space="preserve"> podataka. Ako se uneseni uređeni par (korisničko ime)</w:t>
      </w:r>
      <w:r w:rsidR="00F576AA" w:rsidRPr="007836F4">
        <w:rPr>
          <w:rFonts w:eastAsia="Arial"/>
        </w:rPr>
        <w:t xml:space="preserve"> </w:t>
      </w:r>
      <w:r w:rsidR="00F576AA">
        <w:rPr>
          <w:rFonts w:eastAsia="Arial"/>
        </w:rPr>
        <w:t>nalazi u bazi podataka, tada je korisnik uspješno prijavljen u sustav, inače mu se javlja poruka o krivom unosu podataka</w:t>
      </w:r>
      <w:r w:rsidR="00F576AA" w:rsidRPr="007836F4">
        <w:rPr>
          <w:rFonts w:eastAsia="Arial"/>
        </w:rPr>
        <w:t>.</w:t>
      </w:r>
    </w:p>
    <w:p w14:paraId="164996E7" w14:textId="77777777" w:rsidR="00FE3968" w:rsidRDefault="00F576AA" w:rsidP="00FE3968">
      <w:pPr>
        <w:keepNext/>
        <w:jc w:val="center"/>
      </w:pPr>
      <w:r>
        <w:rPr>
          <w:noProof/>
          <w:lang w:eastAsia="hr-HR"/>
        </w:rPr>
        <w:drawing>
          <wp:inline distT="0" distB="0" distL="0" distR="0" wp14:anchorId="2F871DDF" wp14:editId="46B30BB8">
            <wp:extent cx="5759554" cy="2949169"/>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59554" cy="2949169"/>
                    </a:xfrm>
                    <a:prstGeom prst="rect">
                      <a:avLst/>
                    </a:prstGeom>
                  </pic:spPr>
                </pic:pic>
              </a:graphicData>
            </a:graphic>
          </wp:inline>
        </w:drawing>
      </w:r>
    </w:p>
    <w:p w14:paraId="672D01ED" w14:textId="56839DC1" w:rsidR="00B03425" w:rsidRDefault="00FE3968" w:rsidP="00FE3968">
      <w:pPr>
        <w:pStyle w:val="Caption"/>
        <w:jc w:val="center"/>
      </w:pPr>
      <w:bookmarkStart w:id="163" w:name="_Toc440831179"/>
      <w:r>
        <w:t xml:space="preserve">Slika </w:t>
      </w:r>
      <w:r w:rsidR="00604B53">
        <w:fldChar w:fldCharType="begin"/>
      </w:r>
      <w:r w:rsidR="00604B53">
        <w:instrText xml:space="preserve"> STYLEREF 2 \s </w:instrText>
      </w:r>
      <w:r w:rsidR="00604B53">
        <w:fldChar w:fldCharType="separate"/>
      </w:r>
      <w:r w:rsidR="001E5B16">
        <w:rPr>
          <w:noProof/>
        </w:rPr>
        <w:t>4.3</w:t>
      </w:r>
      <w:r w:rsidR="00604B53">
        <w:rPr>
          <w:noProof/>
        </w:rPr>
        <w:fldChar w:fldCharType="end"/>
      </w:r>
      <w:r w:rsidR="00DD773E">
        <w:t>.</w:t>
      </w:r>
      <w:r w:rsidR="00604B53">
        <w:fldChar w:fldCharType="begin"/>
      </w:r>
      <w:r w:rsidR="00604B53">
        <w:instrText xml:space="preserve"> SEQ Slika \* ARABIC \s 2 </w:instrText>
      </w:r>
      <w:r w:rsidR="00604B53">
        <w:fldChar w:fldCharType="separate"/>
      </w:r>
      <w:r w:rsidR="001E5B16">
        <w:rPr>
          <w:noProof/>
        </w:rPr>
        <w:t>4</w:t>
      </w:r>
      <w:r w:rsidR="00604B53">
        <w:rPr>
          <w:noProof/>
        </w:rPr>
        <w:fldChar w:fldCharType="end"/>
      </w:r>
      <w:r>
        <w:t xml:space="preserve"> </w:t>
      </w:r>
      <w:r w:rsidRPr="00386013">
        <w:t>Sekvencijski dijagram za UC04 – PrijavaKorisnika</w:t>
      </w:r>
      <w:bookmarkEnd w:id="163"/>
    </w:p>
    <w:p w14:paraId="362C0FD4" w14:textId="77777777" w:rsidR="00F576AA" w:rsidRPr="001C26C4" w:rsidRDefault="00F576AA" w:rsidP="00F06DFC">
      <w:pPr>
        <w:spacing w:before="240"/>
        <w:rPr>
          <w:b/>
        </w:rPr>
      </w:pPr>
      <w:r w:rsidRPr="001C26C4">
        <w:rPr>
          <w:b/>
        </w:rPr>
        <w:t>Obrazac uporabe UC05 – OdjavaKorisnika</w:t>
      </w:r>
    </w:p>
    <w:p w14:paraId="5367F934" w14:textId="4072E4AC" w:rsidR="00F576AA" w:rsidRDefault="00F576AA" w:rsidP="007364D4">
      <w:pPr>
        <w:ind w:firstLine="708"/>
      </w:pPr>
      <w:r>
        <w:rPr>
          <w:rFonts w:eastAsia="Arial"/>
        </w:rPr>
        <w:t>Korisnik</w:t>
      </w:r>
      <w:r w:rsidR="005D6128">
        <w:rPr>
          <w:rFonts w:eastAsia="Arial"/>
        </w:rPr>
        <w:t xml:space="preserve"> (djelatnik ili vlasnik)</w:t>
      </w:r>
      <w:r>
        <w:rPr>
          <w:rFonts w:eastAsia="Arial"/>
        </w:rPr>
        <w:t xml:space="preserve"> </w:t>
      </w:r>
      <w:r>
        <w:t>pritiskom na link „Odjava“ odjavljuje se iz sustava. Poslužitelj odjavljuje korisnika i preusmjerava na naslovnu stranicu.</w:t>
      </w:r>
    </w:p>
    <w:p w14:paraId="13824979" w14:textId="77777777" w:rsidR="00FE3968" w:rsidRDefault="00F576AA" w:rsidP="00FE3968">
      <w:pPr>
        <w:keepNext/>
        <w:jc w:val="center"/>
      </w:pPr>
      <w:r>
        <w:rPr>
          <w:noProof/>
          <w:lang w:eastAsia="hr-HR"/>
        </w:rPr>
        <w:drawing>
          <wp:inline distT="0" distB="0" distL="0" distR="0" wp14:anchorId="0C0647B8" wp14:editId="3D0B5E95">
            <wp:extent cx="3742747" cy="218011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7" cy="2180118"/>
                    </a:xfrm>
                    <a:prstGeom prst="rect">
                      <a:avLst/>
                    </a:prstGeom>
                  </pic:spPr>
                </pic:pic>
              </a:graphicData>
            </a:graphic>
          </wp:inline>
        </w:drawing>
      </w:r>
    </w:p>
    <w:p w14:paraId="03969A2C" w14:textId="2C2A8F2D" w:rsidR="001C26C4" w:rsidRDefault="00FE3968" w:rsidP="00FE3968">
      <w:pPr>
        <w:pStyle w:val="Caption"/>
        <w:jc w:val="center"/>
      </w:pPr>
      <w:bookmarkStart w:id="164" w:name="_Toc440831180"/>
      <w:r>
        <w:t xml:space="preserve">Slika </w:t>
      </w:r>
      <w:r w:rsidR="00604B53">
        <w:fldChar w:fldCharType="begin"/>
      </w:r>
      <w:r w:rsidR="00604B53">
        <w:instrText xml:space="preserve"> STYLEREF 2 \s </w:instrText>
      </w:r>
      <w:r w:rsidR="00604B53">
        <w:fldChar w:fldCharType="separate"/>
      </w:r>
      <w:r w:rsidR="001E5B16">
        <w:rPr>
          <w:noProof/>
        </w:rPr>
        <w:t>4.3</w:t>
      </w:r>
      <w:r w:rsidR="00604B53">
        <w:rPr>
          <w:noProof/>
        </w:rPr>
        <w:fldChar w:fldCharType="end"/>
      </w:r>
      <w:r w:rsidR="00DD773E">
        <w:t>.</w:t>
      </w:r>
      <w:r w:rsidR="00604B53">
        <w:fldChar w:fldCharType="begin"/>
      </w:r>
      <w:r w:rsidR="00604B53">
        <w:instrText xml:space="preserve"> SEQ Slika \* ARABIC \s 2 </w:instrText>
      </w:r>
      <w:r w:rsidR="00604B53">
        <w:fldChar w:fldCharType="separate"/>
      </w:r>
      <w:r w:rsidR="001E5B16">
        <w:rPr>
          <w:noProof/>
        </w:rPr>
        <w:t>5</w:t>
      </w:r>
      <w:r w:rsidR="00604B53">
        <w:rPr>
          <w:noProof/>
        </w:rPr>
        <w:fldChar w:fldCharType="end"/>
      </w:r>
      <w:r>
        <w:t xml:space="preserve"> </w:t>
      </w:r>
      <w:r w:rsidRPr="00AA33C6">
        <w:t>Sekvencijski dijagram za UC0</w:t>
      </w:r>
      <w:r>
        <w:t>5</w:t>
      </w:r>
      <w:r w:rsidRPr="00AA33C6">
        <w:t xml:space="preserve"> – </w:t>
      </w:r>
      <w:r>
        <w:t>Odjava</w:t>
      </w:r>
      <w:r w:rsidRPr="00AA33C6">
        <w:t>Korisnika</w:t>
      </w:r>
      <w:bookmarkEnd w:id="164"/>
      <w:r w:rsidR="001C26C4">
        <w:rPr>
          <w:noProof/>
        </w:rPr>
        <w:br w:type="page"/>
      </w:r>
    </w:p>
    <w:p w14:paraId="7C9AC3D0" w14:textId="39306EFD" w:rsidR="00F576AA" w:rsidRPr="001C26C4" w:rsidRDefault="003B2C71" w:rsidP="00F576AA">
      <w:pPr>
        <w:rPr>
          <w:b/>
        </w:rPr>
      </w:pPr>
      <w:r>
        <w:rPr>
          <w:b/>
        </w:rPr>
        <w:lastRenderedPageBreak/>
        <w:t>Obrazac upora</w:t>
      </w:r>
      <w:r w:rsidR="00F576AA" w:rsidRPr="001C26C4">
        <w:rPr>
          <w:b/>
        </w:rPr>
        <w:t>be UC06 – PregledPonude</w:t>
      </w:r>
    </w:p>
    <w:p w14:paraId="5856FDAB" w14:textId="75E9D91F" w:rsidR="00F576AA" w:rsidRPr="00643920" w:rsidRDefault="00F576AA" w:rsidP="007364D4">
      <w:pPr>
        <w:ind w:firstLine="708"/>
        <w:rPr>
          <w:rFonts w:eastAsia="Times New Roman"/>
        </w:rPr>
      </w:pPr>
      <w:r w:rsidRPr="00643920">
        <w:t>Pritiskom na kart</w:t>
      </w:r>
      <w:r w:rsidR="00106BB1">
        <w:t>icu „Ponuda“ korisnik se preusm</w:t>
      </w:r>
      <w:r w:rsidRPr="00643920">
        <w:t>jerava na stranicu ponude. Poslužitelj učitava popis jela iz ponude dana i kreira stranicu ponude na koju preusmjerava korisnika.</w:t>
      </w:r>
    </w:p>
    <w:p w14:paraId="70BE57FB" w14:textId="77777777" w:rsidR="00FE3968" w:rsidRDefault="00F576AA" w:rsidP="00FE3968">
      <w:pPr>
        <w:keepNext/>
        <w:jc w:val="center"/>
      </w:pPr>
      <w:r>
        <w:rPr>
          <w:noProof/>
          <w:lang w:eastAsia="hr-HR"/>
        </w:rPr>
        <w:drawing>
          <wp:inline distT="0" distB="0" distL="0" distR="0" wp14:anchorId="7E6354DF" wp14:editId="23D1E494">
            <wp:extent cx="4524497" cy="3011209"/>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7" cy="3011209"/>
                    </a:xfrm>
                    <a:prstGeom prst="rect">
                      <a:avLst/>
                    </a:prstGeom>
                  </pic:spPr>
                </pic:pic>
              </a:graphicData>
            </a:graphic>
          </wp:inline>
        </w:drawing>
      </w:r>
    </w:p>
    <w:p w14:paraId="0E55B3F3" w14:textId="2B7BC5A6" w:rsidR="001C26C4" w:rsidRDefault="00FE3968" w:rsidP="00FE3968">
      <w:pPr>
        <w:pStyle w:val="Caption"/>
        <w:jc w:val="center"/>
      </w:pPr>
      <w:bookmarkStart w:id="165" w:name="_Toc440831181"/>
      <w:r>
        <w:t xml:space="preserve">Slika </w:t>
      </w:r>
      <w:r w:rsidR="00604B53">
        <w:fldChar w:fldCharType="begin"/>
      </w:r>
      <w:r w:rsidR="00604B53">
        <w:instrText xml:space="preserve"> STYLEREF 2 \s </w:instrText>
      </w:r>
      <w:r w:rsidR="00604B53">
        <w:fldChar w:fldCharType="separate"/>
      </w:r>
      <w:r w:rsidR="001E5B16">
        <w:rPr>
          <w:noProof/>
        </w:rPr>
        <w:t>4.3</w:t>
      </w:r>
      <w:r w:rsidR="00604B53">
        <w:rPr>
          <w:noProof/>
        </w:rPr>
        <w:fldChar w:fldCharType="end"/>
      </w:r>
      <w:r w:rsidR="00DD773E">
        <w:t>.</w:t>
      </w:r>
      <w:r w:rsidR="00604B53">
        <w:fldChar w:fldCharType="begin"/>
      </w:r>
      <w:r w:rsidR="00604B53">
        <w:instrText xml:space="preserve"> SEQ Slika \* ARABIC \s 2 </w:instrText>
      </w:r>
      <w:r w:rsidR="00604B53">
        <w:fldChar w:fldCharType="separate"/>
      </w:r>
      <w:r w:rsidR="001E5B16">
        <w:rPr>
          <w:noProof/>
        </w:rPr>
        <w:t>6</w:t>
      </w:r>
      <w:r w:rsidR="00604B53">
        <w:rPr>
          <w:noProof/>
        </w:rPr>
        <w:fldChar w:fldCharType="end"/>
      </w:r>
      <w:r>
        <w:t xml:space="preserve"> </w:t>
      </w:r>
      <w:r w:rsidRPr="009D43DD">
        <w:t>Sekvencijski dijagram za UC06 – PregledPonude</w:t>
      </w:r>
      <w:bookmarkEnd w:id="165"/>
    </w:p>
    <w:p w14:paraId="3548C5CA" w14:textId="266AB119" w:rsidR="00F576AA" w:rsidRPr="001C26C4" w:rsidRDefault="003B2C71" w:rsidP="00F06DFC">
      <w:pPr>
        <w:spacing w:before="240"/>
        <w:rPr>
          <w:b/>
        </w:rPr>
      </w:pPr>
      <w:r>
        <w:rPr>
          <w:b/>
        </w:rPr>
        <w:t>Obrazac uporab</w:t>
      </w:r>
      <w:r w:rsidR="00F576AA" w:rsidRPr="001C26C4">
        <w:rPr>
          <w:b/>
        </w:rPr>
        <w:t>e UC07 – OdabirKategorijeJela</w:t>
      </w:r>
    </w:p>
    <w:p w14:paraId="43D8B504" w14:textId="77777777" w:rsidR="00F576AA" w:rsidRPr="00643920" w:rsidRDefault="00F576AA" w:rsidP="007364D4">
      <w:pPr>
        <w:ind w:firstLine="708"/>
      </w:pPr>
      <w:r w:rsidRPr="00643920">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Default="00F576AA" w:rsidP="00FE3968">
      <w:pPr>
        <w:keepNext/>
        <w:jc w:val="center"/>
      </w:pPr>
      <w:r>
        <w:rPr>
          <w:noProof/>
          <w:lang w:eastAsia="hr-HR"/>
        </w:rPr>
        <w:drawing>
          <wp:inline distT="0" distB="0" distL="0" distR="0" wp14:anchorId="1D8F8ED0" wp14:editId="4E4DDD00">
            <wp:extent cx="5538923" cy="2528639"/>
            <wp:effectExtent l="0" t="0" r="508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38923" cy="2528639"/>
                    </a:xfrm>
                    <a:prstGeom prst="rect">
                      <a:avLst/>
                    </a:prstGeom>
                  </pic:spPr>
                </pic:pic>
              </a:graphicData>
            </a:graphic>
          </wp:inline>
        </w:drawing>
      </w:r>
    </w:p>
    <w:p w14:paraId="570C995C" w14:textId="5E01315E" w:rsidR="001C26C4" w:rsidRDefault="00FE3968" w:rsidP="00FE3968">
      <w:pPr>
        <w:pStyle w:val="Caption"/>
        <w:jc w:val="center"/>
      </w:pPr>
      <w:bookmarkStart w:id="166" w:name="_Toc440831182"/>
      <w:r>
        <w:t xml:space="preserve">Slika </w:t>
      </w:r>
      <w:r w:rsidR="00604B53">
        <w:fldChar w:fldCharType="begin"/>
      </w:r>
      <w:r w:rsidR="00604B53">
        <w:instrText xml:space="preserve"> STYLEREF 2 \s </w:instrText>
      </w:r>
      <w:r w:rsidR="00604B53">
        <w:fldChar w:fldCharType="separate"/>
      </w:r>
      <w:r w:rsidR="001E5B16">
        <w:rPr>
          <w:noProof/>
        </w:rPr>
        <w:t>4.3</w:t>
      </w:r>
      <w:r w:rsidR="00604B53">
        <w:rPr>
          <w:noProof/>
        </w:rPr>
        <w:fldChar w:fldCharType="end"/>
      </w:r>
      <w:r w:rsidR="00DD773E">
        <w:t>.</w:t>
      </w:r>
      <w:r w:rsidR="00604B53">
        <w:fldChar w:fldCharType="begin"/>
      </w:r>
      <w:r w:rsidR="00604B53">
        <w:instrText xml:space="preserve"> SEQ Slika \* ARABIC \s 2 </w:instrText>
      </w:r>
      <w:r w:rsidR="00604B53">
        <w:fldChar w:fldCharType="separate"/>
      </w:r>
      <w:r w:rsidR="001E5B16">
        <w:rPr>
          <w:noProof/>
        </w:rPr>
        <w:t>7</w:t>
      </w:r>
      <w:r w:rsidR="00604B53">
        <w:rPr>
          <w:noProof/>
        </w:rPr>
        <w:fldChar w:fldCharType="end"/>
      </w:r>
      <w:r>
        <w:t xml:space="preserve"> </w:t>
      </w:r>
      <w:r w:rsidRPr="00964179">
        <w:t>Sekvencijski dijagram za UC07 – OdabirKategorijeJela</w:t>
      </w:r>
      <w:bookmarkEnd w:id="166"/>
    </w:p>
    <w:p w14:paraId="50E52AA5" w14:textId="77777777" w:rsidR="00F06DFC" w:rsidRDefault="00F06DFC">
      <w:pPr>
        <w:spacing w:after="160" w:line="259" w:lineRule="auto"/>
        <w:jc w:val="left"/>
        <w:rPr>
          <w:rFonts w:eastAsia="Times New Roman" w:cs="Times New Roman"/>
          <w:b/>
          <w:bCs/>
          <w:color w:val="000000"/>
          <w:sz w:val="20"/>
          <w:szCs w:val="20"/>
          <w:lang w:eastAsia="hr-HR"/>
        </w:rPr>
      </w:pPr>
      <w:r>
        <w:br w:type="page"/>
      </w:r>
    </w:p>
    <w:p w14:paraId="51244B87" w14:textId="24EE43EA" w:rsidR="00F576AA" w:rsidRPr="001C26C4" w:rsidRDefault="002C06DD" w:rsidP="00F576AA">
      <w:pPr>
        <w:rPr>
          <w:b/>
        </w:rPr>
      </w:pPr>
      <w:r w:rsidRPr="00F576AA">
        <w:rPr>
          <w:b/>
        </w:rPr>
        <w:lastRenderedPageBreak/>
        <w:t xml:space="preserve">Obrazac uporabe </w:t>
      </w:r>
      <w:r w:rsidR="00F576AA" w:rsidRPr="001C26C4">
        <w:rPr>
          <w:b/>
        </w:rPr>
        <w:t xml:space="preserve">UC08 – OdabirJela </w:t>
      </w:r>
    </w:p>
    <w:p w14:paraId="7872663C" w14:textId="77777777" w:rsidR="00F576AA" w:rsidRDefault="00F576AA" w:rsidP="007364D4">
      <w:pPr>
        <w:ind w:firstLine="708"/>
      </w:pPr>
      <w:r w:rsidRPr="00643920">
        <w:t xml:space="preserve">Korisnik se pritiskom na jelo preusmjerava na stranicu jela. Poslužitelj dohvaća podatke o jelu i preusmjerava korisnika na stranicu jela. </w:t>
      </w:r>
    </w:p>
    <w:p w14:paraId="3EAE7D0D" w14:textId="77777777" w:rsidR="00DD773E" w:rsidRDefault="00F576AA" w:rsidP="00DD773E">
      <w:pPr>
        <w:keepNext/>
        <w:jc w:val="center"/>
      </w:pPr>
      <w:r>
        <w:rPr>
          <w:noProof/>
          <w:lang w:eastAsia="hr-HR"/>
        </w:rPr>
        <w:drawing>
          <wp:inline distT="0" distB="0" distL="0" distR="0" wp14:anchorId="243F88CB" wp14:editId="3242394E">
            <wp:extent cx="4157705" cy="2873817"/>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5" cy="2873817"/>
                    </a:xfrm>
                    <a:prstGeom prst="rect">
                      <a:avLst/>
                    </a:prstGeom>
                  </pic:spPr>
                </pic:pic>
              </a:graphicData>
            </a:graphic>
          </wp:inline>
        </w:drawing>
      </w:r>
    </w:p>
    <w:p w14:paraId="146A8AFD" w14:textId="1D6AF074" w:rsidR="001C26C4" w:rsidRDefault="00DD773E" w:rsidP="00DD773E">
      <w:pPr>
        <w:pStyle w:val="Caption"/>
        <w:jc w:val="center"/>
      </w:pPr>
      <w:bookmarkStart w:id="167" w:name="_Toc440831183"/>
      <w:r>
        <w:t xml:space="preserve">Slika </w:t>
      </w:r>
      <w:r w:rsidR="00604B53">
        <w:fldChar w:fldCharType="begin"/>
      </w:r>
      <w:r w:rsidR="00604B53">
        <w:instrText xml:space="preserve"> STYLEREF 2 \s </w:instrText>
      </w:r>
      <w:r w:rsidR="00604B53">
        <w:fldChar w:fldCharType="separate"/>
      </w:r>
      <w:r w:rsidR="001E5B16">
        <w:rPr>
          <w:noProof/>
        </w:rPr>
        <w:t>4.3</w:t>
      </w:r>
      <w:r w:rsidR="00604B53">
        <w:rPr>
          <w:noProof/>
        </w:rPr>
        <w:fldChar w:fldCharType="end"/>
      </w:r>
      <w:r>
        <w:t>.</w:t>
      </w:r>
      <w:r w:rsidR="00604B53">
        <w:fldChar w:fldCharType="begin"/>
      </w:r>
      <w:r w:rsidR="00604B53">
        <w:instrText xml:space="preserve"> SEQ Slika \* ARABIC \s 2 </w:instrText>
      </w:r>
      <w:r w:rsidR="00604B53">
        <w:fldChar w:fldCharType="separate"/>
      </w:r>
      <w:r w:rsidR="001E5B16">
        <w:rPr>
          <w:noProof/>
        </w:rPr>
        <w:t>8</w:t>
      </w:r>
      <w:r w:rsidR="00604B53">
        <w:rPr>
          <w:noProof/>
        </w:rPr>
        <w:fldChar w:fldCharType="end"/>
      </w:r>
      <w:r>
        <w:t xml:space="preserve"> </w:t>
      </w:r>
      <w:r w:rsidRPr="00474735">
        <w:t>Sekvencijski dijagram za UC08 – Odabir jela</w:t>
      </w:r>
      <w:bookmarkEnd w:id="167"/>
    </w:p>
    <w:p w14:paraId="510B9687" w14:textId="7B56B973" w:rsidR="00F576AA" w:rsidRPr="001C26C4" w:rsidRDefault="002C06DD" w:rsidP="00323742">
      <w:pPr>
        <w:spacing w:before="240"/>
        <w:rPr>
          <w:b/>
        </w:rPr>
      </w:pPr>
      <w:r w:rsidRPr="00F576AA">
        <w:rPr>
          <w:b/>
        </w:rPr>
        <w:t xml:space="preserve">Obrazac uporabe </w:t>
      </w:r>
      <w:r w:rsidR="00F576AA" w:rsidRPr="001C26C4">
        <w:rPr>
          <w:b/>
        </w:rPr>
        <w:t>UC09 – PregledKošarice</w:t>
      </w:r>
    </w:p>
    <w:p w14:paraId="449A8E03" w14:textId="23E84013" w:rsidR="00F576AA" w:rsidRPr="00643920" w:rsidRDefault="00F576AA" w:rsidP="007364D4">
      <w:pPr>
        <w:ind w:firstLine="708"/>
      </w:pPr>
      <w:r w:rsidRPr="00643920">
        <w:t>Koris</w:t>
      </w:r>
      <w:r w:rsidR="003B2C71">
        <w:t>nik se pritiskom na tipku košari</w:t>
      </w:r>
      <w:r w:rsidRPr="00643920">
        <w:t>ce preusmjerava na njegovu košaricu. Poslužitelj prima zahtjev za košaricu korisnika, prikuplja podatke o košarici korisnika te ga preusmjerava na stranicu košarice.</w:t>
      </w:r>
    </w:p>
    <w:p w14:paraId="6D4BD110" w14:textId="77777777" w:rsidR="00DD773E" w:rsidRDefault="00F576AA" w:rsidP="00DD773E">
      <w:pPr>
        <w:keepNext/>
        <w:jc w:val="center"/>
      </w:pPr>
      <w:r>
        <w:rPr>
          <w:noProof/>
          <w:lang w:eastAsia="hr-HR"/>
        </w:rPr>
        <w:drawing>
          <wp:inline distT="0" distB="0" distL="0" distR="0" wp14:anchorId="388BE5E2" wp14:editId="2B1D661E">
            <wp:extent cx="4184806" cy="3003213"/>
            <wp:effectExtent l="0" t="0" r="635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184806" cy="3003213"/>
                    </a:xfrm>
                    <a:prstGeom prst="rect">
                      <a:avLst/>
                    </a:prstGeom>
                  </pic:spPr>
                </pic:pic>
              </a:graphicData>
            </a:graphic>
          </wp:inline>
        </w:drawing>
      </w:r>
    </w:p>
    <w:p w14:paraId="39F8EB50" w14:textId="221B6C24" w:rsidR="00F576AA" w:rsidRDefault="00DD773E" w:rsidP="00F06DFC">
      <w:pPr>
        <w:pStyle w:val="Caption"/>
        <w:jc w:val="center"/>
        <w:rPr>
          <w:b w:val="0"/>
        </w:rPr>
      </w:pPr>
      <w:bookmarkStart w:id="168" w:name="_Toc440831184"/>
      <w:r>
        <w:t xml:space="preserve">Slika </w:t>
      </w:r>
      <w:r w:rsidR="00604B53">
        <w:fldChar w:fldCharType="begin"/>
      </w:r>
      <w:r w:rsidR="00604B53">
        <w:instrText xml:space="preserve"> STY</w:instrText>
      </w:r>
      <w:r w:rsidR="00604B53">
        <w:instrText xml:space="preserve">LEREF 2 \s </w:instrText>
      </w:r>
      <w:r w:rsidR="00604B53">
        <w:fldChar w:fldCharType="separate"/>
      </w:r>
      <w:r w:rsidR="001E5B16">
        <w:rPr>
          <w:noProof/>
        </w:rPr>
        <w:t>4.3</w:t>
      </w:r>
      <w:r w:rsidR="00604B53">
        <w:rPr>
          <w:noProof/>
        </w:rPr>
        <w:fldChar w:fldCharType="end"/>
      </w:r>
      <w:r>
        <w:t>.</w:t>
      </w:r>
      <w:r w:rsidR="00604B53">
        <w:fldChar w:fldCharType="begin"/>
      </w:r>
      <w:r w:rsidR="00604B53">
        <w:instrText xml:space="preserve"> SEQ Slika \* ARABIC \s 2 </w:instrText>
      </w:r>
      <w:r w:rsidR="00604B53">
        <w:fldChar w:fldCharType="separate"/>
      </w:r>
      <w:r w:rsidR="001E5B16">
        <w:rPr>
          <w:noProof/>
        </w:rPr>
        <w:t>9</w:t>
      </w:r>
      <w:r w:rsidR="00604B53">
        <w:rPr>
          <w:noProof/>
        </w:rPr>
        <w:fldChar w:fldCharType="end"/>
      </w:r>
      <w:r>
        <w:t xml:space="preserve"> </w:t>
      </w:r>
      <w:r w:rsidRPr="00CE1129">
        <w:t>Sekvencijski dijagram za UC09 – PregledKošarice</w:t>
      </w:r>
      <w:bookmarkEnd w:id="168"/>
      <w:r w:rsidR="00F576AA">
        <w:br w:type="page"/>
      </w:r>
    </w:p>
    <w:p w14:paraId="1D683647" w14:textId="5634A396" w:rsidR="00F576AA" w:rsidRPr="001C26C4" w:rsidRDefault="002C06DD" w:rsidP="00F576AA">
      <w:pPr>
        <w:rPr>
          <w:b/>
        </w:rPr>
      </w:pPr>
      <w:r w:rsidRPr="00F576AA">
        <w:rPr>
          <w:b/>
        </w:rPr>
        <w:lastRenderedPageBreak/>
        <w:t xml:space="preserve">Obrazac uporabe </w:t>
      </w:r>
      <w:r w:rsidR="00F576AA" w:rsidRPr="001C26C4">
        <w:rPr>
          <w:b/>
        </w:rPr>
        <w:t>UC10 i UC11 – DodajUKošaricu</w:t>
      </w:r>
    </w:p>
    <w:p w14:paraId="41F70FF2" w14:textId="77777777" w:rsidR="00F576AA" w:rsidRPr="00643920" w:rsidRDefault="00F576AA" w:rsidP="007364D4">
      <w:pPr>
        <w:ind w:firstLine="708"/>
      </w:pPr>
      <w:r w:rsidRPr="00643920">
        <w:t>Korisnik pritiskom na tipku „dodaj“ dodaje trenutno jelo u košaricu. Poslužitelj prima zahtjev od korisnika za dodavanje jela, te stavlja odabrano jelo u košaricu korisnika.</w:t>
      </w:r>
    </w:p>
    <w:p w14:paraId="4AEDD5EB" w14:textId="77777777" w:rsidR="00DD773E" w:rsidRDefault="00271CE2" w:rsidP="00DD773E">
      <w:pPr>
        <w:keepNext/>
        <w:jc w:val="center"/>
      </w:pPr>
      <w:r>
        <w:rPr>
          <w:noProof/>
          <w:lang w:eastAsia="hr-HR"/>
        </w:rPr>
        <w:drawing>
          <wp:inline distT="0" distB="0" distL="0" distR="0" wp14:anchorId="20A7F470" wp14:editId="26ECEBC1">
            <wp:extent cx="4363513" cy="289228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3" cy="2892289"/>
                    </a:xfrm>
                    <a:prstGeom prst="rect">
                      <a:avLst/>
                    </a:prstGeom>
                  </pic:spPr>
                </pic:pic>
              </a:graphicData>
            </a:graphic>
          </wp:inline>
        </w:drawing>
      </w:r>
    </w:p>
    <w:p w14:paraId="31C0CB93" w14:textId="1171CDB2" w:rsidR="007E0D3E" w:rsidRDefault="00DD773E" w:rsidP="00DD773E">
      <w:pPr>
        <w:pStyle w:val="Caption"/>
        <w:jc w:val="center"/>
      </w:pPr>
      <w:bookmarkStart w:id="169" w:name="_Toc440831185"/>
      <w:r>
        <w:t xml:space="preserve">Slika </w:t>
      </w:r>
      <w:r w:rsidR="00604B53">
        <w:fldChar w:fldCharType="begin"/>
      </w:r>
      <w:r w:rsidR="00604B53">
        <w:instrText xml:space="preserve"> STYLEREF 2 \s </w:instrText>
      </w:r>
      <w:r w:rsidR="00604B53">
        <w:fldChar w:fldCharType="separate"/>
      </w:r>
      <w:r w:rsidR="001E5B16">
        <w:rPr>
          <w:noProof/>
        </w:rPr>
        <w:t>4.3</w:t>
      </w:r>
      <w:r w:rsidR="00604B53">
        <w:rPr>
          <w:noProof/>
        </w:rPr>
        <w:fldChar w:fldCharType="end"/>
      </w:r>
      <w:r>
        <w:t>.</w:t>
      </w:r>
      <w:r w:rsidR="00604B53">
        <w:fldChar w:fldCharType="begin"/>
      </w:r>
      <w:r w:rsidR="00604B53">
        <w:instrText xml:space="preserve"> SEQ Slika \* ARABIC \s 2 </w:instrText>
      </w:r>
      <w:r w:rsidR="00604B53">
        <w:fldChar w:fldCharType="separate"/>
      </w:r>
      <w:r w:rsidR="001E5B16">
        <w:rPr>
          <w:noProof/>
        </w:rPr>
        <w:t>10</w:t>
      </w:r>
      <w:r w:rsidR="00604B53">
        <w:rPr>
          <w:noProof/>
        </w:rPr>
        <w:fldChar w:fldCharType="end"/>
      </w:r>
      <w:r>
        <w:t xml:space="preserve"> </w:t>
      </w:r>
      <w:r w:rsidRPr="00C5490D">
        <w:t>Sekvencijski dijagram za UC10 i UC11 – DodajUKošaricu</w:t>
      </w:r>
      <w:bookmarkEnd w:id="169"/>
    </w:p>
    <w:p w14:paraId="3819F101" w14:textId="77777777" w:rsidR="00DD773E" w:rsidRDefault="00DD773E" w:rsidP="00F576AA">
      <w:pPr>
        <w:rPr>
          <w:b/>
        </w:rPr>
      </w:pPr>
    </w:p>
    <w:p w14:paraId="4D1E2953" w14:textId="5E48AB18" w:rsidR="00F576AA" w:rsidRPr="001C26C4" w:rsidRDefault="002C06DD" w:rsidP="00F576AA">
      <w:pPr>
        <w:rPr>
          <w:b/>
        </w:rPr>
      </w:pPr>
      <w:r w:rsidRPr="00F576AA">
        <w:rPr>
          <w:b/>
        </w:rPr>
        <w:t xml:space="preserve">Obrazac uporabe </w:t>
      </w:r>
      <w:r w:rsidR="00984B87">
        <w:rPr>
          <w:b/>
        </w:rPr>
        <w:t>UC12</w:t>
      </w:r>
      <w:r w:rsidR="00F576AA" w:rsidRPr="001C26C4">
        <w:rPr>
          <w:b/>
        </w:rPr>
        <w:t xml:space="preserve"> – DodavanjeDodatakaSaStraniceJela</w:t>
      </w:r>
    </w:p>
    <w:p w14:paraId="19242A46" w14:textId="77777777" w:rsidR="00F576AA" w:rsidRDefault="00F576AA" w:rsidP="007364D4">
      <w:pPr>
        <w:ind w:firstLine="708"/>
      </w:pPr>
      <w:r w:rsidRPr="00643920">
        <w:t>Korisnik odabirom dodataka označava da se odabrani dodatak treba pridružiti jelu ako će odabrano jelo biti stavljeno u košaricu.</w:t>
      </w:r>
    </w:p>
    <w:p w14:paraId="00AE1375" w14:textId="77777777" w:rsidR="00DD773E" w:rsidRDefault="00F576AA" w:rsidP="00DD773E">
      <w:pPr>
        <w:keepNext/>
        <w:jc w:val="center"/>
      </w:pPr>
      <w:r>
        <w:rPr>
          <w:noProof/>
          <w:lang w:eastAsia="hr-HR"/>
        </w:rPr>
        <w:drawing>
          <wp:inline distT="0" distB="0" distL="0" distR="0" wp14:anchorId="1CB9A319" wp14:editId="794DCB43">
            <wp:extent cx="3966141" cy="3046837"/>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66141" cy="3046837"/>
                    </a:xfrm>
                    <a:prstGeom prst="rect">
                      <a:avLst/>
                    </a:prstGeom>
                  </pic:spPr>
                </pic:pic>
              </a:graphicData>
            </a:graphic>
          </wp:inline>
        </w:drawing>
      </w:r>
    </w:p>
    <w:p w14:paraId="036640F6" w14:textId="0F4F630F" w:rsidR="00984B87" w:rsidRPr="00984B87" w:rsidRDefault="00DD773E" w:rsidP="00984B87">
      <w:pPr>
        <w:pStyle w:val="Caption"/>
        <w:jc w:val="center"/>
      </w:pPr>
      <w:bookmarkStart w:id="170" w:name="_Toc440831186"/>
      <w:r>
        <w:t xml:space="preserve">Slika </w:t>
      </w:r>
      <w:r w:rsidR="00604B53">
        <w:fldChar w:fldCharType="begin"/>
      </w:r>
      <w:r w:rsidR="00604B53">
        <w:instrText xml:space="preserve"> STYLEREF 2 \s </w:instrText>
      </w:r>
      <w:r w:rsidR="00604B53">
        <w:fldChar w:fldCharType="separate"/>
      </w:r>
      <w:r w:rsidR="001E5B16">
        <w:rPr>
          <w:noProof/>
        </w:rPr>
        <w:t>4.3</w:t>
      </w:r>
      <w:r w:rsidR="00604B53">
        <w:rPr>
          <w:noProof/>
        </w:rPr>
        <w:fldChar w:fldCharType="end"/>
      </w:r>
      <w:r>
        <w:t>.</w:t>
      </w:r>
      <w:r w:rsidR="00604B53">
        <w:fldChar w:fldCharType="begin"/>
      </w:r>
      <w:r w:rsidR="00604B53">
        <w:instrText xml:space="preserve"> SEQ Slika \* ARABIC \s 2 </w:instrText>
      </w:r>
      <w:r w:rsidR="00604B53">
        <w:fldChar w:fldCharType="separate"/>
      </w:r>
      <w:r w:rsidR="001E5B16">
        <w:rPr>
          <w:noProof/>
        </w:rPr>
        <w:t>11</w:t>
      </w:r>
      <w:r w:rsidR="00604B53">
        <w:rPr>
          <w:noProof/>
        </w:rPr>
        <w:fldChar w:fldCharType="end"/>
      </w:r>
      <w:r>
        <w:t xml:space="preserve"> </w:t>
      </w:r>
      <w:r w:rsidRPr="00465C75">
        <w:t xml:space="preserve">Sekvencijski dijagram za </w:t>
      </w:r>
      <w:r w:rsidR="004756A2">
        <w:t>UC12</w:t>
      </w:r>
      <w:r w:rsidRPr="00465C75">
        <w:t xml:space="preserve"> – </w:t>
      </w:r>
      <w:r w:rsidR="004756A2">
        <w:t>DodavanjeDodatkaSaStraniceJela</w:t>
      </w:r>
      <w:bookmarkEnd w:id="170"/>
      <w:r w:rsidR="00984B87">
        <w:br w:type="page"/>
      </w:r>
    </w:p>
    <w:p w14:paraId="04D6CFA6" w14:textId="6BE3A46F" w:rsidR="00984B87" w:rsidRPr="001C26C4" w:rsidDel="00BE0434" w:rsidRDefault="002C06DD" w:rsidP="00984B87">
      <w:pPr>
        <w:rPr>
          <w:del w:id="171" w:author="Jan Kelemen" w:date="2016-01-17T21:39:00Z"/>
          <w:b/>
        </w:rPr>
      </w:pPr>
      <w:del w:id="172" w:author="Jan Kelemen" w:date="2016-01-17T21:39:00Z">
        <w:r w:rsidRPr="00F576AA" w:rsidDel="00BE0434">
          <w:rPr>
            <w:b/>
          </w:rPr>
          <w:lastRenderedPageBreak/>
          <w:delText xml:space="preserve">Obrazac uporabe </w:delText>
        </w:r>
        <w:r w:rsidR="00984B87" w:rsidDel="00BE0434">
          <w:rPr>
            <w:b/>
          </w:rPr>
          <w:delText>UC13</w:delText>
        </w:r>
        <w:r w:rsidR="00984B87" w:rsidRPr="001C26C4" w:rsidDel="00BE0434">
          <w:rPr>
            <w:b/>
          </w:rPr>
          <w:delText xml:space="preserve"> – DodavanjeDodatakaIzKošarice</w:delText>
        </w:r>
      </w:del>
    </w:p>
    <w:p w14:paraId="3FE8C236" w14:textId="4DACA3B3" w:rsidR="00984B87" w:rsidRPr="00643920" w:rsidDel="00BE0434" w:rsidRDefault="00984B87" w:rsidP="00984B87">
      <w:pPr>
        <w:ind w:firstLine="708"/>
        <w:rPr>
          <w:del w:id="173" w:author="Jan Kelemen" w:date="2016-01-17T21:39:00Z"/>
        </w:rPr>
      </w:pPr>
      <w:del w:id="174" w:author="Jan Kelemen" w:date="2016-01-17T21:39:00Z">
        <w:r w:rsidRPr="00643920" w:rsidDel="00BE0434">
          <w:delText>Korisnik odabirom na dodatak jela šalje obav</w:delText>
        </w:r>
        <w:r w:rsidR="003B2C71" w:rsidDel="00BE0434">
          <w:delText>i</w:delText>
        </w:r>
        <w:r w:rsidRPr="00643920" w:rsidDel="00BE0434">
          <w:delText>jest poslužitelju da treba dodati odabrani dodatak na trenutnom jelu. Poslužitelj  prihvatom zahtjeva za dodavanje do</w:delText>
        </w:r>
        <w:r w:rsidR="003B2C71" w:rsidDel="00BE0434">
          <w:delText>d</w:delText>
        </w:r>
        <w:r w:rsidRPr="00643920" w:rsidDel="00BE0434">
          <w:delText>ataka dodaje dodatak na odabrano jelo.</w:delText>
        </w:r>
      </w:del>
    </w:p>
    <w:p w14:paraId="5D9F1635" w14:textId="6C24B4BF" w:rsidR="00DD773E" w:rsidDel="00BE0434" w:rsidRDefault="00984B87" w:rsidP="00DD773E">
      <w:pPr>
        <w:keepNext/>
        <w:jc w:val="center"/>
        <w:rPr>
          <w:del w:id="175" w:author="Jan Kelemen" w:date="2016-01-17T21:39:00Z"/>
        </w:rPr>
      </w:pPr>
      <w:del w:id="176" w:author="Jan Kelemen" w:date="2016-01-17T21:39:00Z">
        <w:r w:rsidDel="00BE0434">
          <w:rPr>
            <w:noProof/>
            <w:lang w:eastAsia="hr-HR"/>
          </w:rPr>
          <w:drawing>
            <wp:inline distT="0" distB="0" distL="0" distR="0" wp14:anchorId="5EAE4123" wp14:editId="42B83BFF">
              <wp:extent cx="4372885" cy="2754111"/>
              <wp:effectExtent l="0" t="0" r="889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odavanjeDodatak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372885" cy="2754111"/>
                      </a:xfrm>
                      <a:prstGeom prst="rect">
                        <a:avLst/>
                      </a:prstGeom>
                    </pic:spPr>
                  </pic:pic>
                </a:graphicData>
              </a:graphic>
            </wp:inline>
          </w:drawing>
        </w:r>
      </w:del>
    </w:p>
    <w:p w14:paraId="5F6F6037" w14:textId="4A78B451" w:rsidR="00984B87" w:rsidDel="00BE0434" w:rsidRDefault="00DD773E" w:rsidP="00DD773E">
      <w:pPr>
        <w:pStyle w:val="Caption"/>
        <w:jc w:val="center"/>
        <w:rPr>
          <w:del w:id="177" w:author="Jan Kelemen" w:date="2016-01-17T21:39:00Z"/>
        </w:rPr>
      </w:pPr>
      <w:del w:id="178" w:author="Jan Kelemen" w:date="2016-01-17T21:39:00Z">
        <w:r w:rsidDel="00BE0434">
          <w:delText xml:space="preserve">Slika </w:delText>
        </w:r>
        <w:r w:rsidR="00072F42" w:rsidDel="00BE0434">
          <w:rPr>
            <w:b w:val="0"/>
            <w:bCs w:val="0"/>
          </w:rPr>
          <w:fldChar w:fldCharType="begin"/>
        </w:r>
        <w:r w:rsidR="00072F42" w:rsidDel="00BE0434">
          <w:delInstrText xml:space="preserve"> STYLEREF 2 \s </w:delInstrText>
        </w:r>
        <w:r w:rsidR="00072F42" w:rsidDel="00BE0434">
          <w:rPr>
            <w:b w:val="0"/>
            <w:bCs w:val="0"/>
          </w:rPr>
          <w:fldChar w:fldCharType="separate"/>
        </w:r>
        <w:r w:rsidR="001E5B16" w:rsidDel="00BE0434">
          <w:rPr>
            <w:noProof/>
          </w:rPr>
          <w:delText>4.3</w:delText>
        </w:r>
        <w:r w:rsidR="00072F42" w:rsidDel="00BE0434">
          <w:rPr>
            <w:b w:val="0"/>
            <w:bCs w:val="0"/>
            <w:noProof/>
          </w:rPr>
          <w:fldChar w:fldCharType="end"/>
        </w:r>
        <w:r w:rsidDel="00BE0434">
          <w:delText>.</w:delText>
        </w:r>
        <w:r w:rsidR="00072F42" w:rsidDel="00BE0434">
          <w:rPr>
            <w:b w:val="0"/>
            <w:bCs w:val="0"/>
          </w:rPr>
          <w:fldChar w:fldCharType="begin"/>
        </w:r>
        <w:r w:rsidR="00072F42" w:rsidDel="00BE0434">
          <w:delInstrText xml:space="preserve"> SEQ Slika \* ARABIC \s 2 </w:delInstrText>
        </w:r>
        <w:r w:rsidR="00072F42" w:rsidDel="00BE0434">
          <w:rPr>
            <w:b w:val="0"/>
            <w:bCs w:val="0"/>
          </w:rPr>
          <w:fldChar w:fldCharType="separate"/>
        </w:r>
        <w:r w:rsidR="001E5B16" w:rsidDel="00BE0434">
          <w:rPr>
            <w:noProof/>
          </w:rPr>
          <w:delText>12</w:delText>
        </w:r>
        <w:r w:rsidR="00072F42" w:rsidDel="00BE0434">
          <w:rPr>
            <w:b w:val="0"/>
            <w:bCs w:val="0"/>
            <w:noProof/>
          </w:rPr>
          <w:fldChar w:fldCharType="end"/>
        </w:r>
        <w:r w:rsidDel="00BE0434">
          <w:delText xml:space="preserve"> </w:delText>
        </w:r>
        <w:r w:rsidRPr="007829BA" w:rsidDel="00BE0434">
          <w:delText>Sekvencijski dijagram za UC13 – DodavanjeDodatakaIzKošarice</w:delText>
        </w:r>
      </w:del>
    </w:p>
    <w:p w14:paraId="113E6CB3" w14:textId="77777777" w:rsidR="007E0D3E" w:rsidRDefault="007E0D3E" w:rsidP="00F576AA">
      <w:pPr>
        <w:rPr>
          <w:b/>
        </w:rPr>
      </w:pPr>
    </w:p>
    <w:p w14:paraId="488CDC16" w14:textId="3E7B367B" w:rsidR="00F576AA" w:rsidRPr="001C26C4" w:rsidRDefault="002C06DD" w:rsidP="00F576AA">
      <w:pPr>
        <w:rPr>
          <w:b/>
        </w:rPr>
      </w:pPr>
      <w:r w:rsidRPr="00F576AA">
        <w:rPr>
          <w:b/>
        </w:rPr>
        <w:t xml:space="preserve">Obrazac uporabe </w:t>
      </w:r>
      <w:r w:rsidR="00F576AA" w:rsidRPr="001C26C4">
        <w:rPr>
          <w:b/>
        </w:rPr>
        <w:t>UC1</w:t>
      </w:r>
      <w:del w:id="179" w:author="Jan Kelemen" w:date="2016-01-17T21:39:00Z">
        <w:r w:rsidR="00F576AA" w:rsidRPr="001C26C4" w:rsidDel="00BE0434">
          <w:rPr>
            <w:b/>
          </w:rPr>
          <w:delText>4</w:delText>
        </w:r>
      </w:del>
      <w:ins w:id="180" w:author="Jan Kelemen" w:date="2016-01-17T21:39:00Z">
        <w:r w:rsidR="00BE0434">
          <w:rPr>
            <w:b/>
          </w:rPr>
          <w:t>3</w:t>
        </w:r>
      </w:ins>
      <w:r w:rsidR="00F576AA" w:rsidRPr="001C26C4">
        <w:rPr>
          <w:b/>
        </w:rPr>
        <w:t xml:space="preserve"> – PromjenaKoli</w:t>
      </w:r>
      <w:r w:rsidR="00271CE2" w:rsidRPr="00271CE2">
        <w:rPr>
          <w:b/>
        </w:rPr>
        <w:t>č</w:t>
      </w:r>
      <w:r w:rsidR="00F576AA" w:rsidRPr="001C26C4">
        <w:rPr>
          <w:b/>
        </w:rPr>
        <w:t>ineIzKošarice</w:t>
      </w:r>
    </w:p>
    <w:p w14:paraId="5EE414E7" w14:textId="77777777" w:rsidR="00F576AA" w:rsidRPr="00643920" w:rsidRDefault="00F576AA" w:rsidP="007364D4">
      <w:pPr>
        <w:ind w:firstLine="708"/>
      </w:pPr>
      <w:r w:rsidRPr="00643920">
        <w:t>Korisnik promjenom količine jela šalje poslužitelju zahtjev za promjenom količine jela. Poslužitelj na zahtjev korisnika, mijenja količinu odabranog jela te ga obavještava o promjeni.</w:t>
      </w:r>
    </w:p>
    <w:p w14:paraId="5EB539C4" w14:textId="77777777" w:rsidR="00DD773E" w:rsidRDefault="00271CE2" w:rsidP="00DD773E">
      <w:pPr>
        <w:keepNext/>
        <w:jc w:val="center"/>
      </w:pPr>
      <w:r>
        <w:rPr>
          <w:noProof/>
          <w:lang w:eastAsia="hr-HR"/>
        </w:rPr>
        <w:drawing>
          <wp:inline distT="0" distB="0" distL="0" distR="0" wp14:anchorId="0AD5ED10" wp14:editId="7DFDBF07">
            <wp:extent cx="4639678" cy="299985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7">
                      <a:extLst>
                        <a:ext uri="{28A0092B-C50C-407E-A947-70E740481C1C}">
                          <a14:useLocalDpi xmlns:a14="http://schemas.microsoft.com/office/drawing/2010/main" val="0"/>
                        </a:ext>
                      </a:extLst>
                    </a:blip>
                    <a:stretch>
                      <a:fillRect/>
                    </a:stretch>
                  </pic:blipFill>
                  <pic:spPr>
                    <a:xfrm>
                      <a:off x="0" y="0"/>
                      <a:ext cx="4639678" cy="2999858"/>
                    </a:xfrm>
                    <a:prstGeom prst="rect">
                      <a:avLst/>
                    </a:prstGeom>
                  </pic:spPr>
                </pic:pic>
              </a:graphicData>
            </a:graphic>
          </wp:inline>
        </w:drawing>
      </w:r>
    </w:p>
    <w:p w14:paraId="2A01F777" w14:textId="17E5D930" w:rsidR="003B2C71" w:rsidRPr="003B2C71" w:rsidRDefault="00DD773E" w:rsidP="003B2C71">
      <w:pPr>
        <w:pStyle w:val="Caption"/>
        <w:jc w:val="center"/>
      </w:pPr>
      <w:bookmarkStart w:id="181" w:name="_Toc440831187"/>
      <w:r>
        <w:t xml:space="preserve">Slika </w:t>
      </w:r>
      <w:r w:rsidR="00604B53">
        <w:fldChar w:fldCharType="begin"/>
      </w:r>
      <w:r w:rsidR="00604B53">
        <w:instrText xml:space="preserve"> STYLEREF 2 \s </w:instrText>
      </w:r>
      <w:r w:rsidR="00604B53">
        <w:fldChar w:fldCharType="separate"/>
      </w:r>
      <w:r w:rsidR="001E5B16">
        <w:rPr>
          <w:noProof/>
        </w:rPr>
        <w:t>4.3</w:t>
      </w:r>
      <w:r w:rsidR="00604B53">
        <w:rPr>
          <w:noProof/>
        </w:rPr>
        <w:fldChar w:fldCharType="end"/>
      </w:r>
      <w:r>
        <w:t>.</w:t>
      </w:r>
      <w:r w:rsidR="00604B53">
        <w:fldChar w:fldCharType="begin"/>
      </w:r>
      <w:r w:rsidR="00604B53">
        <w:instrText xml:space="preserve"> SEQ Slika \* ARABIC \s 2 </w:instrText>
      </w:r>
      <w:r w:rsidR="00604B53">
        <w:fldChar w:fldCharType="separate"/>
      </w:r>
      <w:r w:rsidR="001E5B16">
        <w:rPr>
          <w:noProof/>
        </w:rPr>
        <w:t>13</w:t>
      </w:r>
      <w:r w:rsidR="00604B53">
        <w:rPr>
          <w:noProof/>
        </w:rPr>
        <w:fldChar w:fldCharType="end"/>
      </w:r>
      <w:r>
        <w:t xml:space="preserve"> </w:t>
      </w:r>
      <w:r w:rsidRPr="00D21345">
        <w:t>Sekvencijski dijagram za UC1</w:t>
      </w:r>
      <w:ins w:id="182" w:author="Jan Kelemen" w:date="2016-01-17T21:40:00Z">
        <w:r w:rsidR="00BE0434">
          <w:t>3</w:t>
        </w:r>
      </w:ins>
      <w:del w:id="183" w:author="Jan Kelemen" w:date="2016-01-17T21:40:00Z">
        <w:r w:rsidRPr="00D21345" w:rsidDel="00BE0434">
          <w:delText>4</w:delText>
        </w:r>
      </w:del>
      <w:r w:rsidRPr="00D21345">
        <w:t xml:space="preserve"> – PromjenaKoličineIzKošarice</w:t>
      </w:r>
      <w:bookmarkEnd w:id="181"/>
      <w:r w:rsidR="003B2C71">
        <w:br w:type="page"/>
      </w:r>
    </w:p>
    <w:p w14:paraId="1E6ABF77" w14:textId="438BD98C" w:rsidR="00F576AA" w:rsidRPr="001C26C4" w:rsidRDefault="002C06DD" w:rsidP="00F576AA">
      <w:pPr>
        <w:rPr>
          <w:b/>
        </w:rPr>
      </w:pPr>
      <w:r w:rsidRPr="00F576AA">
        <w:rPr>
          <w:b/>
        </w:rPr>
        <w:lastRenderedPageBreak/>
        <w:t xml:space="preserve">Obrazac uporabe </w:t>
      </w:r>
      <w:r w:rsidR="00F576AA" w:rsidRPr="001C26C4">
        <w:rPr>
          <w:b/>
        </w:rPr>
        <w:t>UC1</w:t>
      </w:r>
      <w:del w:id="184" w:author="Jan Kelemen" w:date="2016-01-17T21:40:00Z">
        <w:r w:rsidR="00F576AA" w:rsidRPr="001C26C4" w:rsidDel="00BE0434">
          <w:rPr>
            <w:b/>
          </w:rPr>
          <w:delText>5</w:delText>
        </w:r>
      </w:del>
      <w:ins w:id="185" w:author="Jan Kelemen" w:date="2016-01-17T21:40:00Z">
        <w:r w:rsidR="00BE0434">
          <w:rPr>
            <w:b/>
          </w:rPr>
          <w:t>4</w:t>
        </w:r>
      </w:ins>
      <w:r w:rsidR="00F576AA" w:rsidRPr="001C26C4">
        <w:rPr>
          <w:b/>
        </w:rPr>
        <w:t xml:space="preserve"> – PromjenaKoličineSaStraniceJela</w:t>
      </w:r>
    </w:p>
    <w:p w14:paraId="004006FC" w14:textId="77777777" w:rsidR="00F576AA" w:rsidRPr="00643920" w:rsidRDefault="00F576AA" w:rsidP="007364D4">
      <w:pPr>
        <w:ind w:firstLine="708"/>
      </w:pPr>
      <w:r w:rsidRPr="00643920">
        <w:t xml:space="preserve">Korisnik promjenom količine jela označava koliko treba jela staviti u košaricu ako će to jelo biti naručeno (Odabirom „Dodaj u košaricu“). </w:t>
      </w:r>
    </w:p>
    <w:p w14:paraId="51F0B411" w14:textId="20C17DA3" w:rsidR="00DD773E" w:rsidRDefault="00271CE2" w:rsidP="00DD773E">
      <w:pPr>
        <w:keepNext/>
        <w:jc w:val="center"/>
      </w:pPr>
      <w:r>
        <w:rPr>
          <w:noProof/>
          <w:lang w:eastAsia="hr-HR"/>
        </w:rPr>
        <w:drawing>
          <wp:inline distT="0" distB="0" distL="0" distR="0" wp14:anchorId="051A8700" wp14:editId="450829A3">
            <wp:extent cx="3395383" cy="2863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8">
                      <a:extLst>
                        <a:ext uri="{28A0092B-C50C-407E-A947-70E740481C1C}">
                          <a14:useLocalDpi xmlns:a14="http://schemas.microsoft.com/office/drawing/2010/main" val="0"/>
                        </a:ext>
                      </a:extLst>
                    </a:blip>
                    <a:stretch>
                      <a:fillRect/>
                    </a:stretch>
                  </pic:blipFill>
                  <pic:spPr>
                    <a:xfrm>
                      <a:off x="0" y="0"/>
                      <a:ext cx="3395383" cy="2863214"/>
                    </a:xfrm>
                    <a:prstGeom prst="rect">
                      <a:avLst/>
                    </a:prstGeom>
                  </pic:spPr>
                </pic:pic>
              </a:graphicData>
            </a:graphic>
          </wp:inline>
        </w:drawing>
      </w:r>
    </w:p>
    <w:p w14:paraId="4C086C61" w14:textId="6D1D16E3" w:rsidR="007E0D3E" w:rsidRDefault="00DD773E" w:rsidP="00DD773E">
      <w:pPr>
        <w:pStyle w:val="Caption"/>
        <w:jc w:val="center"/>
      </w:pPr>
      <w:bookmarkStart w:id="186" w:name="_Toc440831188"/>
      <w:r>
        <w:t xml:space="preserve">Slika </w:t>
      </w:r>
      <w:r w:rsidR="00604B53">
        <w:fldChar w:fldCharType="begin"/>
      </w:r>
      <w:r w:rsidR="00604B53">
        <w:instrText xml:space="preserve"> STYLEREF 2 \s </w:instrText>
      </w:r>
      <w:r w:rsidR="00604B53">
        <w:fldChar w:fldCharType="separate"/>
      </w:r>
      <w:r w:rsidR="001E5B16">
        <w:rPr>
          <w:noProof/>
        </w:rPr>
        <w:t>4.3</w:t>
      </w:r>
      <w:r w:rsidR="00604B53">
        <w:rPr>
          <w:noProof/>
        </w:rPr>
        <w:fldChar w:fldCharType="end"/>
      </w:r>
      <w:r>
        <w:t>.</w:t>
      </w:r>
      <w:r w:rsidR="00604B53">
        <w:fldChar w:fldCharType="begin"/>
      </w:r>
      <w:r w:rsidR="00604B53">
        <w:instrText xml:space="preserve"> SEQ Slika \* ARABIC \s 2 </w:instrText>
      </w:r>
      <w:r w:rsidR="00604B53">
        <w:fldChar w:fldCharType="separate"/>
      </w:r>
      <w:r w:rsidR="001E5B16">
        <w:rPr>
          <w:noProof/>
        </w:rPr>
        <w:t>14</w:t>
      </w:r>
      <w:r w:rsidR="00604B53">
        <w:rPr>
          <w:noProof/>
        </w:rPr>
        <w:fldChar w:fldCharType="end"/>
      </w:r>
      <w:r>
        <w:t xml:space="preserve"> </w:t>
      </w:r>
      <w:r w:rsidRPr="002C6DFB">
        <w:t>Sekvencijski dijagram za UC1</w:t>
      </w:r>
      <w:ins w:id="187" w:author="Jan Kelemen" w:date="2016-01-17T21:40:00Z">
        <w:r w:rsidR="00BE0434">
          <w:t>4</w:t>
        </w:r>
      </w:ins>
      <w:del w:id="188" w:author="Jan Kelemen" w:date="2016-01-17T21:40:00Z">
        <w:r w:rsidRPr="002C6DFB" w:rsidDel="00BE0434">
          <w:delText>5</w:delText>
        </w:r>
      </w:del>
      <w:r w:rsidRPr="002C6DFB">
        <w:t xml:space="preserve"> – PromijenaKoličineSaStraniceJela</w:t>
      </w:r>
      <w:bookmarkEnd w:id="186"/>
    </w:p>
    <w:p w14:paraId="34558EE6" w14:textId="77777777" w:rsidR="00DD773E" w:rsidRDefault="00DD773E" w:rsidP="00F576AA">
      <w:pPr>
        <w:rPr>
          <w:b/>
        </w:rPr>
      </w:pPr>
    </w:p>
    <w:p w14:paraId="4D5A7C13" w14:textId="1003E825" w:rsidR="00F576AA" w:rsidRPr="001C26C4" w:rsidRDefault="002C06DD" w:rsidP="00F576AA">
      <w:pPr>
        <w:rPr>
          <w:b/>
        </w:rPr>
      </w:pPr>
      <w:r w:rsidRPr="00F576AA">
        <w:rPr>
          <w:b/>
        </w:rPr>
        <w:t xml:space="preserve">Obrazac uporabe </w:t>
      </w:r>
      <w:r w:rsidR="00F576AA" w:rsidRPr="001C26C4">
        <w:rPr>
          <w:b/>
        </w:rPr>
        <w:t>UC1</w:t>
      </w:r>
      <w:ins w:id="189" w:author="Jan Kelemen" w:date="2016-01-17T21:40:00Z">
        <w:r w:rsidR="00BE0434">
          <w:rPr>
            <w:b/>
          </w:rPr>
          <w:t>5</w:t>
        </w:r>
      </w:ins>
      <w:del w:id="190" w:author="Jan Kelemen" w:date="2016-01-17T21:40:00Z">
        <w:r w:rsidR="00F576AA" w:rsidRPr="001C26C4" w:rsidDel="00BE0434">
          <w:rPr>
            <w:b/>
          </w:rPr>
          <w:delText>6</w:delText>
        </w:r>
      </w:del>
      <w:r w:rsidR="00F576AA" w:rsidRPr="001C26C4">
        <w:rPr>
          <w:b/>
        </w:rPr>
        <w:t xml:space="preserve"> – BrisanjeJelaIzKošarice</w:t>
      </w:r>
    </w:p>
    <w:p w14:paraId="2356C51D" w14:textId="77777777" w:rsidR="00F576AA" w:rsidRDefault="00F576AA" w:rsidP="007364D4">
      <w:pPr>
        <w:ind w:firstLine="708"/>
      </w:pPr>
      <w:r w:rsidRPr="00643920">
        <w:t xml:space="preserve">Korisnik pritiskom tipke „Ukloni“ uklanja odabrano jelo iz košarice. Poslužitelj prima zahtjev, te uklanja jelo iz korisnikove košarice. </w:t>
      </w:r>
    </w:p>
    <w:p w14:paraId="03EB24E6" w14:textId="77777777" w:rsidR="00DD773E" w:rsidRDefault="00271CE2" w:rsidP="00DD773E">
      <w:pPr>
        <w:keepNext/>
        <w:jc w:val="center"/>
      </w:pPr>
      <w:r>
        <w:rPr>
          <w:noProof/>
          <w:lang w:eastAsia="hr-HR"/>
        </w:rPr>
        <w:drawing>
          <wp:inline distT="0" distB="0" distL="0" distR="0" wp14:anchorId="6A081E74" wp14:editId="0C93B9D4">
            <wp:extent cx="4321646" cy="314156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9">
                      <a:extLst>
                        <a:ext uri="{28A0092B-C50C-407E-A947-70E740481C1C}">
                          <a14:useLocalDpi xmlns:a14="http://schemas.microsoft.com/office/drawing/2010/main" val="0"/>
                        </a:ext>
                      </a:extLst>
                    </a:blip>
                    <a:stretch>
                      <a:fillRect/>
                    </a:stretch>
                  </pic:blipFill>
                  <pic:spPr>
                    <a:xfrm>
                      <a:off x="0" y="0"/>
                      <a:ext cx="4321646" cy="3141566"/>
                    </a:xfrm>
                    <a:prstGeom prst="rect">
                      <a:avLst/>
                    </a:prstGeom>
                  </pic:spPr>
                </pic:pic>
              </a:graphicData>
            </a:graphic>
          </wp:inline>
        </w:drawing>
      </w:r>
    </w:p>
    <w:p w14:paraId="4AA2F463" w14:textId="00ED99A7" w:rsidR="007E0D3E" w:rsidRDefault="00DD773E" w:rsidP="00DD773E">
      <w:pPr>
        <w:pStyle w:val="Caption"/>
        <w:jc w:val="center"/>
      </w:pPr>
      <w:bookmarkStart w:id="191" w:name="_Toc440831189"/>
      <w:r>
        <w:t xml:space="preserve">Slika </w:t>
      </w:r>
      <w:r w:rsidR="00604B53">
        <w:fldChar w:fldCharType="begin"/>
      </w:r>
      <w:r w:rsidR="00604B53">
        <w:instrText xml:space="preserve"> STYLEREF 2 \s </w:instrText>
      </w:r>
      <w:r w:rsidR="00604B53">
        <w:fldChar w:fldCharType="separate"/>
      </w:r>
      <w:r w:rsidR="001E5B16">
        <w:rPr>
          <w:noProof/>
        </w:rPr>
        <w:t>4.3</w:t>
      </w:r>
      <w:r w:rsidR="00604B53">
        <w:rPr>
          <w:noProof/>
        </w:rPr>
        <w:fldChar w:fldCharType="end"/>
      </w:r>
      <w:r>
        <w:t>.</w:t>
      </w:r>
      <w:r w:rsidR="00604B53">
        <w:fldChar w:fldCharType="begin"/>
      </w:r>
      <w:r w:rsidR="00604B53">
        <w:instrText xml:space="preserve"> SEQ Slika \* ARABIC \s 2 </w:instrText>
      </w:r>
      <w:r w:rsidR="00604B53">
        <w:fldChar w:fldCharType="separate"/>
      </w:r>
      <w:r w:rsidR="001E5B16">
        <w:rPr>
          <w:noProof/>
        </w:rPr>
        <w:t>15</w:t>
      </w:r>
      <w:r w:rsidR="00604B53">
        <w:rPr>
          <w:noProof/>
        </w:rPr>
        <w:fldChar w:fldCharType="end"/>
      </w:r>
      <w:r>
        <w:t xml:space="preserve"> </w:t>
      </w:r>
      <w:r w:rsidRPr="00606A6D">
        <w:t>Sekvencijski dijagram za UC1</w:t>
      </w:r>
      <w:ins w:id="192" w:author="Jan Kelemen" w:date="2016-01-17T21:40:00Z">
        <w:r w:rsidR="00BE0434">
          <w:t>5</w:t>
        </w:r>
      </w:ins>
      <w:del w:id="193" w:author="Jan Kelemen" w:date="2016-01-17T21:40:00Z">
        <w:r w:rsidRPr="00606A6D" w:rsidDel="00BE0434">
          <w:delText>6</w:delText>
        </w:r>
      </w:del>
      <w:r w:rsidRPr="00606A6D">
        <w:t xml:space="preserve"> – BrisanjeJelaIzKošarice</w:t>
      </w:r>
      <w:bookmarkEnd w:id="191"/>
    </w:p>
    <w:p w14:paraId="7FE05329" w14:textId="362C56B6" w:rsidR="00F576AA" w:rsidRPr="001C26C4" w:rsidRDefault="003B2C71" w:rsidP="00271CE2">
      <w:pPr>
        <w:spacing w:after="160" w:line="259" w:lineRule="auto"/>
        <w:jc w:val="left"/>
        <w:rPr>
          <w:b/>
        </w:rPr>
      </w:pPr>
      <w:r>
        <w:br w:type="page"/>
      </w:r>
      <w:r w:rsidR="002C06DD" w:rsidRPr="00F576AA">
        <w:rPr>
          <w:b/>
        </w:rPr>
        <w:lastRenderedPageBreak/>
        <w:t xml:space="preserve">Obrazac uporabe </w:t>
      </w:r>
      <w:r w:rsidR="00F576AA" w:rsidRPr="001C26C4">
        <w:rPr>
          <w:b/>
        </w:rPr>
        <w:t>UC1</w:t>
      </w:r>
      <w:ins w:id="194" w:author="Jan Kelemen" w:date="2016-01-17T21:40:00Z">
        <w:r w:rsidR="00BE0434">
          <w:rPr>
            <w:b/>
          </w:rPr>
          <w:t>6</w:t>
        </w:r>
      </w:ins>
      <w:del w:id="195" w:author="Jan Kelemen" w:date="2016-01-17T21:40:00Z">
        <w:r w:rsidR="00F576AA" w:rsidRPr="001C26C4" w:rsidDel="00BE0434">
          <w:rPr>
            <w:b/>
          </w:rPr>
          <w:delText>7</w:delText>
        </w:r>
      </w:del>
      <w:r w:rsidR="00F576AA" w:rsidRPr="001C26C4">
        <w:rPr>
          <w:b/>
        </w:rPr>
        <w:t xml:space="preserve"> –</w:t>
      </w:r>
      <w:r w:rsidR="00AE410F">
        <w:rPr>
          <w:b/>
        </w:rPr>
        <w:t xml:space="preserve"> Potvrđ</w:t>
      </w:r>
      <w:r w:rsidR="00F576AA" w:rsidRPr="001C26C4">
        <w:rPr>
          <w:b/>
        </w:rPr>
        <w:t>ivanjeNarudžbe</w:t>
      </w:r>
    </w:p>
    <w:p w14:paraId="5BE35A1B" w14:textId="6ED8E071" w:rsidR="00F576AA" w:rsidRPr="00643920" w:rsidRDefault="00F576AA" w:rsidP="007364D4">
      <w:pPr>
        <w:ind w:firstLine="708"/>
      </w:pPr>
      <w:r w:rsidRPr="00643920">
        <w:t xml:space="preserve">Korisnik pritiskom na tipku „Potvrda narudžbe“ šalje zahtjev poslužitelju o narudžbi. Poslužitelj šalje narudžbu </w:t>
      </w:r>
      <w:r w:rsidR="004A724C" w:rsidRPr="00643920">
        <w:t>djelatniku</w:t>
      </w:r>
      <w:r w:rsidRPr="00643920">
        <w:t xml:space="preserve"> na stranicu narudžbi. </w:t>
      </w:r>
      <w:r w:rsidR="004A724C" w:rsidRPr="00643920">
        <w:t>Djelatnik</w:t>
      </w:r>
      <w:r w:rsidRPr="00643920">
        <w:t xml:space="preserve"> potvrđuje ili odbija narudžbu. </w:t>
      </w:r>
      <w:r w:rsidR="003B2C71">
        <w:t>Ako</w:t>
      </w:r>
      <w:r w:rsidRPr="00643920">
        <w:t xml:space="preserve"> </w:t>
      </w:r>
      <w:r w:rsidR="004A724C" w:rsidRPr="00643920">
        <w:t>djelatnik</w:t>
      </w:r>
      <w:r w:rsidRPr="00643920">
        <w:t xml:space="preserve"> potvrdi </w:t>
      </w:r>
      <w:r w:rsidR="004A724C">
        <w:t>narudž</w:t>
      </w:r>
      <w:r w:rsidRPr="00643920">
        <w:t xml:space="preserve">bu ona se sprema u bazu i šalje se potvrda korisniku. U slučaju odbijanja narudžbe korisnik se obavještava o odbijanju narudžbe. </w:t>
      </w:r>
    </w:p>
    <w:p w14:paraId="3C85B5B5" w14:textId="77777777" w:rsidR="00DD773E" w:rsidRDefault="00F576AA" w:rsidP="00DD773E">
      <w:pPr>
        <w:keepNext/>
        <w:jc w:val="center"/>
      </w:pPr>
      <w:r>
        <w:rPr>
          <w:noProof/>
          <w:lang w:eastAsia="hr-HR"/>
        </w:rPr>
        <w:drawing>
          <wp:inline distT="0" distB="0" distL="0" distR="0" wp14:anchorId="4CE41DEA" wp14:editId="0C6EB804">
            <wp:extent cx="4962858" cy="2820726"/>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30">
                      <a:extLst>
                        <a:ext uri="{28A0092B-C50C-407E-A947-70E740481C1C}">
                          <a14:useLocalDpi xmlns:a14="http://schemas.microsoft.com/office/drawing/2010/main" val="0"/>
                        </a:ext>
                      </a:extLst>
                    </a:blip>
                    <a:stretch>
                      <a:fillRect/>
                    </a:stretch>
                  </pic:blipFill>
                  <pic:spPr>
                    <a:xfrm>
                      <a:off x="0" y="0"/>
                      <a:ext cx="4962858" cy="2820726"/>
                    </a:xfrm>
                    <a:prstGeom prst="rect">
                      <a:avLst/>
                    </a:prstGeom>
                  </pic:spPr>
                </pic:pic>
              </a:graphicData>
            </a:graphic>
          </wp:inline>
        </w:drawing>
      </w:r>
    </w:p>
    <w:p w14:paraId="5485A899" w14:textId="5C6FD458" w:rsidR="00B301DF" w:rsidRDefault="00DD773E" w:rsidP="00DD773E">
      <w:pPr>
        <w:pStyle w:val="Caption"/>
        <w:jc w:val="center"/>
      </w:pPr>
      <w:bookmarkStart w:id="196" w:name="_Toc440831190"/>
      <w:r>
        <w:t xml:space="preserve">Slika </w:t>
      </w:r>
      <w:r w:rsidR="00604B53">
        <w:fldChar w:fldCharType="begin"/>
      </w:r>
      <w:r w:rsidR="00604B53">
        <w:instrText xml:space="preserve"> STYLEREF 2 \s </w:instrText>
      </w:r>
      <w:r w:rsidR="00604B53">
        <w:fldChar w:fldCharType="separate"/>
      </w:r>
      <w:r w:rsidR="001E5B16">
        <w:rPr>
          <w:noProof/>
        </w:rPr>
        <w:t>4.3</w:t>
      </w:r>
      <w:r w:rsidR="00604B53">
        <w:rPr>
          <w:noProof/>
        </w:rPr>
        <w:fldChar w:fldCharType="end"/>
      </w:r>
      <w:r>
        <w:t>.</w:t>
      </w:r>
      <w:r w:rsidR="00604B53">
        <w:fldChar w:fldCharType="begin"/>
      </w:r>
      <w:r w:rsidR="00604B53">
        <w:instrText xml:space="preserve"> SEQ Slika \* ARABIC \s 2 </w:instrText>
      </w:r>
      <w:r w:rsidR="00604B53">
        <w:fldChar w:fldCharType="separate"/>
      </w:r>
      <w:r w:rsidR="001E5B16">
        <w:rPr>
          <w:noProof/>
        </w:rPr>
        <w:t>16</w:t>
      </w:r>
      <w:r w:rsidR="00604B53">
        <w:rPr>
          <w:noProof/>
        </w:rPr>
        <w:fldChar w:fldCharType="end"/>
      </w:r>
      <w:r>
        <w:t xml:space="preserve"> </w:t>
      </w:r>
      <w:r w:rsidRPr="00194D7D">
        <w:t>Sekvencijski dijagram za UC1</w:t>
      </w:r>
      <w:del w:id="197" w:author="Jan Kelemen" w:date="2016-01-17T21:40:00Z">
        <w:r w:rsidRPr="00194D7D" w:rsidDel="00BE0434">
          <w:delText>7</w:delText>
        </w:r>
      </w:del>
      <w:ins w:id="198" w:author="Jan Kelemen" w:date="2016-01-17T21:40:00Z">
        <w:r w:rsidR="00BE0434">
          <w:t>6</w:t>
        </w:r>
      </w:ins>
      <w:r w:rsidRPr="00194D7D">
        <w:t xml:space="preserve"> – PotvrđivanjeNarudžbe</w:t>
      </w:r>
      <w:bookmarkEnd w:id="196"/>
    </w:p>
    <w:p w14:paraId="3AEDE907" w14:textId="77777777" w:rsidR="00922458" w:rsidRDefault="00922458" w:rsidP="00B301DF">
      <w:pPr>
        <w:spacing w:before="200"/>
        <w:rPr>
          <w:b/>
        </w:rPr>
      </w:pPr>
    </w:p>
    <w:p w14:paraId="40CBA962" w14:textId="23031072" w:rsidR="00F576AA" w:rsidRPr="001C26C4" w:rsidRDefault="002C06DD" w:rsidP="00B301DF">
      <w:pPr>
        <w:spacing w:before="200"/>
        <w:rPr>
          <w:b/>
        </w:rPr>
      </w:pPr>
      <w:r w:rsidRPr="00F576AA">
        <w:rPr>
          <w:b/>
        </w:rPr>
        <w:t xml:space="preserve">Obrazac uporabe </w:t>
      </w:r>
      <w:r w:rsidR="00F576AA" w:rsidRPr="001C26C4">
        <w:rPr>
          <w:b/>
        </w:rPr>
        <w:t>UC1</w:t>
      </w:r>
      <w:ins w:id="199" w:author="Jan Kelemen" w:date="2016-01-17T21:40:00Z">
        <w:r w:rsidR="00BE0434">
          <w:rPr>
            <w:b/>
          </w:rPr>
          <w:t>7</w:t>
        </w:r>
      </w:ins>
      <w:del w:id="200" w:author="Jan Kelemen" w:date="2016-01-17T21:40:00Z">
        <w:r w:rsidR="00F576AA" w:rsidRPr="001C26C4" w:rsidDel="00BE0434">
          <w:rPr>
            <w:b/>
          </w:rPr>
          <w:delText>8</w:delText>
        </w:r>
      </w:del>
      <w:r w:rsidR="00F576AA" w:rsidRPr="001C26C4">
        <w:rPr>
          <w:b/>
        </w:rPr>
        <w:t xml:space="preserve"> i UC1</w:t>
      </w:r>
      <w:ins w:id="201" w:author="Jan Kelemen" w:date="2016-01-17T21:40:00Z">
        <w:r w:rsidR="00BE0434">
          <w:rPr>
            <w:b/>
          </w:rPr>
          <w:t>8</w:t>
        </w:r>
      </w:ins>
      <w:del w:id="202" w:author="Jan Kelemen" w:date="2016-01-17T21:40:00Z">
        <w:r w:rsidR="00F576AA" w:rsidRPr="001C26C4" w:rsidDel="00BE0434">
          <w:rPr>
            <w:b/>
          </w:rPr>
          <w:delText>9</w:delText>
        </w:r>
      </w:del>
      <w:r w:rsidR="00F576AA" w:rsidRPr="001C26C4">
        <w:rPr>
          <w:b/>
        </w:rPr>
        <w:t xml:space="preserve"> – UnosKomentara</w:t>
      </w:r>
    </w:p>
    <w:p w14:paraId="602DF362" w14:textId="6E2B5E2E" w:rsidR="00F576AA" w:rsidRPr="00643920" w:rsidRDefault="00F576AA" w:rsidP="007364D4">
      <w:pPr>
        <w:ind w:firstLine="708"/>
      </w:pPr>
      <w:r w:rsidRPr="00643920">
        <w:t xml:space="preserve">Korisnik ispunjava formular komentara. Pritiskom na tipku „Komentiraj“  se prvo pokreće provjera ispravnosti komentara. </w:t>
      </w:r>
      <w:r w:rsidR="003B2C71">
        <w:t>Ako</w:t>
      </w:r>
      <w:r w:rsidRPr="00643920">
        <w:t xml:space="preserve"> komentar nije ispravan traži se ispravak unosa. Kada se unese ispravan komentar šalje se zahtjev poslužitelj</w:t>
      </w:r>
      <w:r w:rsidR="003B2C71">
        <w:t>u za spremanje komentara. Posluž</w:t>
      </w:r>
      <w:r w:rsidRPr="00643920">
        <w:t>itelj sprema komentar u bazu i obavještava korisnika o spremljenom komentaru.</w:t>
      </w:r>
    </w:p>
    <w:p w14:paraId="795393A2" w14:textId="77777777" w:rsidR="00DD773E" w:rsidRDefault="00F576AA" w:rsidP="00DD773E">
      <w:pPr>
        <w:keepNext/>
        <w:jc w:val="center"/>
      </w:pPr>
      <w:r>
        <w:rPr>
          <w:noProof/>
          <w:lang w:eastAsia="hr-HR"/>
        </w:rPr>
        <w:drawing>
          <wp:inline distT="0" distB="0" distL="0" distR="0" wp14:anchorId="058729FB" wp14:editId="48C090DE">
            <wp:extent cx="4069422" cy="2044153"/>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1">
                      <a:extLst>
                        <a:ext uri="{28A0092B-C50C-407E-A947-70E740481C1C}">
                          <a14:useLocalDpi xmlns:a14="http://schemas.microsoft.com/office/drawing/2010/main" val="0"/>
                        </a:ext>
                      </a:extLst>
                    </a:blip>
                    <a:stretch>
                      <a:fillRect/>
                    </a:stretch>
                  </pic:blipFill>
                  <pic:spPr>
                    <a:xfrm>
                      <a:off x="0" y="0"/>
                      <a:ext cx="4069422" cy="2044153"/>
                    </a:xfrm>
                    <a:prstGeom prst="rect">
                      <a:avLst/>
                    </a:prstGeom>
                  </pic:spPr>
                </pic:pic>
              </a:graphicData>
            </a:graphic>
          </wp:inline>
        </w:drawing>
      </w:r>
    </w:p>
    <w:p w14:paraId="357ADECE" w14:textId="0D9A43E9" w:rsidR="003B2C71" w:rsidRPr="003B2C71" w:rsidRDefault="00DD773E" w:rsidP="003B2C71">
      <w:pPr>
        <w:pStyle w:val="Caption"/>
        <w:jc w:val="center"/>
      </w:pPr>
      <w:bookmarkStart w:id="203" w:name="_Toc440831191"/>
      <w:r>
        <w:t xml:space="preserve">Slika </w:t>
      </w:r>
      <w:r w:rsidR="00604B53">
        <w:fldChar w:fldCharType="begin"/>
      </w:r>
      <w:r w:rsidR="00604B53">
        <w:instrText xml:space="preserve"> STYLEREF 2 \s </w:instrText>
      </w:r>
      <w:r w:rsidR="00604B53">
        <w:fldChar w:fldCharType="separate"/>
      </w:r>
      <w:r w:rsidR="001E5B16">
        <w:rPr>
          <w:noProof/>
        </w:rPr>
        <w:t>4.3</w:t>
      </w:r>
      <w:r w:rsidR="00604B53">
        <w:rPr>
          <w:noProof/>
        </w:rPr>
        <w:fldChar w:fldCharType="end"/>
      </w:r>
      <w:r>
        <w:t>.</w:t>
      </w:r>
      <w:r w:rsidR="00604B53">
        <w:fldChar w:fldCharType="begin"/>
      </w:r>
      <w:r w:rsidR="00604B53">
        <w:instrText xml:space="preserve"> SEQ Slika \* ARABIC \s 2 </w:instrText>
      </w:r>
      <w:r w:rsidR="00604B53">
        <w:fldChar w:fldCharType="separate"/>
      </w:r>
      <w:r w:rsidR="001E5B16">
        <w:rPr>
          <w:noProof/>
        </w:rPr>
        <w:t>17</w:t>
      </w:r>
      <w:r w:rsidR="00604B53">
        <w:rPr>
          <w:noProof/>
        </w:rPr>
        <w:fldChar w:fldCharType="end"/>
      </w:r>
      <w:r>
        <w:t xml:space="preserve"> </w:t>
      </w:r>
      <w:r w:rsidRPr="00B10636">
        <w:t>Sekvencijski dijagram za UC1</w:t>
      </w:r>
      <w:del w:id="204" w:author="Jan Kelemen" w:date="2016-01-17T21:40:00Z">
        <w:r w:rsidRPr="00B10636" w:rsidDel="00BE0434">
          <w:delText>8</w:delText>
        </w:r>
      </w:del>
      <w:ins w:id="205" w:author="Jan Kelemen" w:date="2016-01-17T21:40:00Z">
        <w:r w:rsidR="00BE0434">
          <w:t>7</w:t>
        </w:r>
      </w:ins>
      <w:r w:rsidRPr="00B10636">
        <w:t xml:space="preserve"> i UC1</w:t>
      </w:r>
      <w:del w:id="206" w:author="Jan Kelemen" w:date="2016-01-17T21:41:00Z">
        <w:r w:rsidRPr="00B10636" w:rsidDel="00BE0434">
          <w:delText>9</w:delText>
        </w:r>
      </w:del>
      <w:ins w:id="207" w:author="Jan Kelemen" w:date="2016-01-17T21:41:00Z">
        <w:r w:rsidR="00BE0434">
          <w:t>8</w:t>
        </w:r>
      </w:ins>
      <w:r w:rsidRPr="00B10636">
        <w:t xml:space="preserve"> – UnosKomentara</w:t>
      </w:r>
      <w:bookmarkEnd w:id="203"/>
      <w:r w:rsidR="003B2C71">
        <w:br w:type="page"/>
      </w:r>
    </w:p>
    <w:p w14:paraId="462AD931" w14:textId="6326FFA1" w:rsidR="00F576AA" w:rsidRPr="001C26C4" w:rsidRDefault="002C06DD" w:rsidP="00F576AA">
      <w:pPr>
        <w:rPr>
          <w:b/>
        </w:rPr>
      </w:pPr>
      <w:r w:rsidRPr="00F576AA">
        <w:rPr>
          <w:b/>
        </w:rPr>
        <w:lastRenderedPageBreak/>
        <w:t xml:space="preserve">Obrazac uporabe </w:t>
      </w:r>
      <w:r w:rsidR="00F576AA" w:rsidRPr="001C26C4">
        <w:rPr>
          <w:b/>
        </w:rPr>
        <w:t>UC</w:t>
      </w:r>
      <w:ins w:id="208" w:author="Jan Kelemen" w:date="2016-01-17T21:41:00Z">
        <w:r w:rsidR="00BE0434">
          <w:rPr>
            <w:b/>
          </w:rPr>
          <w:t>19</w:t>
        </w:r>
      </w:ins>
      <w:del w:id="209" w:author="Jan Kelemen" w:date="2016-01-17T21:41:00Z">
        <w:r w:rsidR="00F576AA" w:rsidRPr="001C26C4" w:rsidDel="00BE0434">
          <w:rPr>
            <w:b/>
          </w:rPr>
          <w:delText>20</w:delText>
        </w:r>
      </w:del>
      <w:r w:rsidR="00F576AA" w:rsidRPr="001C26C4">
        <w:rPr>
          <w:b/>
        </w:rPr>
        <w:t xml:space="preserve"> – PregledKontakata</w:t>
      </w:r>
    </w:p>
    <w:p w14:paraId="74DAF64D" w14:textId="77777777" w:rsidR="00F576AA" w:rsidRPr="00643920" w:rsidRDefault="00F576AA" w:rsidP="007364D4">
      <w:pPr>
        <w:ind w:firstLine="708"/>
      </w:pPr>
      <w:r w:rsidRPr="00643920">
        <w:t>Korisnik pritišće karticu „Kontakti“, te ga zatim poslužitelj preusmjeruje na stranicu s kontaktima.</w:t>
      </w:r>
    </w:p>
    <w:p w14:paraId="2C3557B5" w14:textId="77777777" w:rsidR="00DD773E" w:rsidRDefault="00F576AA" w:rsidP="00DD773E">
      <w:pPr>
        <w:keepNext/>
        <w:jc w:val="center"/>
      </w:pPr>
      <w:r>
        <w:rPr>
          <w:noProof/>
          <w:lang w:eastAsia="hr-HR"/>
        </w:rPr>
        <w:drawing>
          <wp:inline distT="0" distB="0" distL="0" distR="0" wp14:anchorId="2A5B5575" wp14:editId="0B8AF1F5">
            <wp:extent cx="4363936" cy="2966448"/>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2">
                      <a:extLst>
                        <a:ext uri="{28A0092B-C50C-407E-A947-70E740481C1C}">
                          <a14:useLocalDpi xmlns:a14="http://schemas.microsoft.com/office/drawing/2010/main" val="0"/>
                        </a:ext>
                      </a:extLst>
                    </a:blip>
                    <a:stretch>
                      <a:fillRect/>
                    </a:stretch>
                  </pic:blipFill>
                  <pic:spPr>
                    <a:xfrm>
                      <a:off x="0" y="0"/>
                      <a:ext cx="4363936" cy="2966448"/>
                    </a:xfrm>
                    <a:prstGeom prst="rect">
                      <a:avLst/>
                    </a:prstGeom>
                  </pic:spPr>
                </pic:pic>
              </a:graphicData>
            </a:graphic>
          </wp:inline>
        </w:drawing>
      </w:r>
    </w:p>
    <w:p w14:paraId="35909DF4" w14:textId="6A29AC9C" w:rsidR="007E0D3E" w:rsidRDefault="00DD773E" w:rsidP="00DD773E">
      <w:pPr>
        <w:pStyle w:val="Caption"/>
        <w:jc w:val="center"/>
      </w:pPr>
      <w:bookmarkStart w:id="210" w:name="_Toc440831192"/>
      <w:r>
        <w:t xml:space="preserve">Slika </w:t>
      </w:r>
      <w:r w:rsidR="00604B53">
        <w:fldChar w:fldCharType="begin"/>
      </w:r>
      <w:r w:rsidR="00604B53">
        <w:instrText xml:space="preserve"> STYLEREF 2 \s </w:instrText>
      </w:r>
      <w:r w:rsidR="00604B53">
        <w:fldChar w:fldCharType="separate"/>
      </w:r>
      <w:r w:rsidR="001E5B16">
        <w:rPr>
          <w:noProof/>
        </w:rPr>
        <w:t>4.3</w:t>
      </w:r>
      <w:r w:rsidR="00604B53">
        <w:rPr>
          <w:noProof/>
        </w:rPr>
        <w:fldChar w:fldCharType="end"/>
      </w:r>
      <w:r>
        <w:t>.</w:t>
      </w:r>
      <w:r w:rsidR="00604B53">
        <w:fldChar w:fldCharType="begin"/>
      </w:r>
      <w:r w:rsidR="00604B53">
        <w:instrText xml:space="preserve"> SEQ Slika \* ARABIC \s 2 </w:instrText>
      </w:r>
      <w:r w:rsidR="00604B53">
        <w:fldChar w:fldCharType="separate"/>
      </w:r>
      <w:r w:rsidR="001E5B16">
        <w:rPr>
          <w:noProof/>
        </w:rPr>
        <w:t>18</w:t>
      </w:r>
      <w:r w:rsidR="00604B53">
        <w:rPr>
          <w:noProof/>
        </w:rPr>
        <w:fldChar w:fldCharType="end"/>
      </w:r>
      <w:r>
        <w:t xml:space="preserve"> </w:t>
      </w:r>
      <w:r w:rsidRPr="0005130E">
        <w:t>Sekvencijski dijagram za UC</w:t>
      </w:r>
      <w:ins w:id="211" w:author="Jan Kelemen" w:date="2016-01-17T21:41:00Z">
        <w:r w:rsidR="00BE0434">
          <w:t>19</w:t>
        </w:r>
      </w:ins>
      <w:del w:id="212" w:author="Jan Kelemen" w:date="2016-01-17T21:41:00Z">
        <w:r w:rsidRPr="0005130E" w:rsidDel="00BE0434">
          <w:delText>20</w:delText>
        </w:r>
      </w:del>
      <w:r w:rsidRPr="0005130E">
        <w:t xml:space="preserve"> – PregledKontakata</w:t>
      </w:r>
      <w:bookmarkEnd w:id="210"/>
    </w:p>
    <w:p w14:paraId="3D5D249A" w14:textId="77777777" w:rsidR="00B301DF" w:rsidRDefault="00B301DF" w:rsidP="00F576AA"/>
    <w:p w14:paraId="08595027" w14:textId="5BCFD6CE" w:rsidR="00F576AA" w:rsidRPr="001C26C4" w:rsidRDefault="002C06DD" w:rsidP="00F576AA">
      <w:pPr>
        <w:rPr>
          <w:b/>
        </w:rPr>
      </w:pPr>
      <w:r w:rsidRPr="00F576AA">
        <w:rPr>
          <w:b/>
        </w:rPr>
        <w:t xml:space="preserve">Obrazac uporabe </w:t>
      </w:r>
      <w:r w:rsidR="00F576AA" w:rsidRPr="001C26C4">
        <w:rPr>
          <w:b/>
        </w:rPr>
        <w:t>UC</w:t>
      </w:r>
      <w:ins w:id="213" w:author="Jan Kelemen" w:date="2016-01-17T21:41:00Z">
        <w:r w:rsidR="00BE0434">
          <w:rPr>
            <w:b/>
          </w:rPr>
          <w:t>20</w:t>
        </w:r>
      </w:ins>
      <w:del w:id="214" w:author="Jan Kelemen" w:date="2016-01-17T21:41:00Z">
        <w:r w:rsidR="00F576AA" w:rsidRPr="001C26C4" w:rsidDel="00BE0434">
          <w:rPr>
            <w:b/>
          </w:rPr>
          <w:delText>21</w:delText>
        </w:r>
      </w:del>
      <w:r w:rsidR="00F576AA" w:rsidRPr="001C26C4">
        <w:rPr>
          <w:b/>
        </w:rPr>
        <w:t xml:space="preserve"> – PregledAdminStranice</w:t>
      </w:r>
    </w:p>
    <w:p w14:paraId="6564913A" w14:textId="5B5F7962" w:rsidR="00F576AA" w:rsidRPr="00643920" w:rsidRDefault="003B2C71" w:rsidP="007364D4">
      <w:pPr>
        <w:ind w:firstLine="708"/>
      </w:pPr>
      <w:r>
        <w:t>Ako su vlasnik ili d</w:t>
      </w:r>
      <w:r w:rsidR="00F576AA" w:rsidRPr="00643920">
        <w:t>jelatnik re</w:t>
      </w:r>
      <w:r>
        <w:t>gistrirani oni mogu doći na admin</w:t>
      </w:r>
      <w:r w:rsidR="00F576AA" w:rsidRPr="00643920">
        <w:t>istracijsku stranicu odlaskom na index stranicu sustava, ili s naslovne stranice pritiskom na izbornik i odabirom na “Administracijsku stranicu”.</w:t>
      </w:r>
    </w:p>
    <w:p w14:paraId="6399E312" w14:textId="77777777" w:rsidR="00DD773E" w:rsidRDefault="00F576AA" w:rsidP="00DD773E">
      <w:pPr>
        <w:keepNext/>
        <w:jc w:val="center"/>
      </w:pPr>
      <w:r>
        <w:rPr>
          <w:noProof/>
          <w:lang w:eastAsia="hr-HR"/>
        </w:rPr>
        <w:drawing>
          <wp:inline distT="0" distB="0" distL="0" distR="0" wp14:anchorId="10D607C6" wp14:editId="46CA04B9">
            <wp:extent cx="4486151" cy="27668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3">
                      <a:extLst>
                        <a:ext uri="{28A0092B-C50C-407E-A947-70E740481C1C}">
                          <a14:useLocalDpi xmlns:a14="http://schemas.microsoft.com/office/drawing/2010/main" val="0"/>
                        </a:ext>
                      </a:extLst>
                    </a:blip>
                    <a:stretch>
                      <a:fillRect/>
                    </a:stretch>
                  </pic:blipFill>
                  <pic:spPr>
                    <a:xfrm>
                      <a:off x="0" y="0"/>
                      <a:ext cx="4486151" cy="2766860"/>
                    </a:xfrm>
                    <a:prstGeom prst="rect">
                      <a:avLst/>
                    </a:prstGeom>
                  </pic:spPr>
                </pic:pic>
              </a:graphicData>
            </a:graphic>
          </wp:inline>
        </w:drawing>
      </w:r>
    </w:p>
    <w:p w14:paraId="295AD35F" w14:textId="28F2D79B" w:rsidR="003B2C71" w:rsidRPr="003B2C71" w:rsidRDefault="00DD773E" w:rsidP="003B2C71">
      <w:pPr>
        <w:pStyle w:val="Caption"/>
        <w:jc w:val="center"/>
      </w:pPr>
      <w:bookmarkStart w:id="215" w:name="_Toc440831193"/>
      <w:r>
        <w:t xml:space="preserve">Slika </w:t>
      </w:r>
      <w:r w:rsidR="00604B53">
        <w:fldChar w:fldCharType="begin"/>
      </w:r>
      <w:r w:rsidR="00604B53">
        <w:instrText xml:space="preserve"> STYLEREF 2 \s </w:instrText>
      </w:r>
      <w:r w:rsidR="00604B53">
        <w:fldChar w:fldCharType="separate"/>
      </w:r>
      <w:r w:rsidR="001E5B16">
        <w:rPr>
          <w:noProof/>
        </w:rPr>
        <w:t>4.3</w:t>
      </w:r>
      <w:r w:rsidR="00604B53">
        <w:rPr>
          <w:noProof/>
        </w:rPr>
        <w:fldChar w:fldCharType="end"/>
      </w:r>
      <w:r>
        <w:t>.</w:t>
      </w:r>
      <w:r w:rsidR="00604B53">
        <w:fldChar w:fldCharType="begin"/>
      </w:r>
      <w:r w:rsidR="00604B53">
        <w:instrText xml:space="preserve"> SEQ Slika \* ARABIC \s 2 </w:instrText>
      </w:r>
      <w:r w:rsidR="00604B53">
        <w:fldChar w:fldCharType="separate"/>
      </w:r>
      <w:r w:rsidR="001E5B16">
        <w:rPr>
          <w:noProof/>
        </w:rPr>
        <w:t>19</w:t>
      </w:r>
      <w:r w:rsidR="00604B53">
        <w:rPr>
          <w:noProof/>
        </w:rPr>
        <w:fldChar w:fldCharType="end"/>
      </w:r>
      <w:r>
        <w:t xml:space="preserve"> </w:t>
      </w:r>
      <w:r w:rsidRPr="006A6E71">
        <w:t>Sekvencijski dijagram za UC2</w:t>
      </w:r>
      <w:del w:id="216" w:author="Jan Kelemen" w:date="2016-01-17T21:41:00Z">
        <w:r w:rsidRPr="006A6E71" w:rsidDel="00BE0434">
          <w:delText>1</w:delText>
        </w:r>
      </w:del>
      <w:ins w:id="217" w:author="Jan Kelemen" w:date="2016-01-17T21:41:00Z">
        <w:r w:rsidR="00BE0434">
          <w:t>0</w:t>
        </w:r>
      </w:ins>
      <w:r w:rsidRPr="006A6E71">
        <w:t xml:space="preserve"> – PregledAdminStranice</w:t>
      </w:r>
      <w:bookmarkEnd w:id="215"/>
      <w:r w:rsidR="003B2C71">
        <w:br w:type="page"/>
      </w:r>
    </w:p>
    <w:p w14:paraId="07E1D31E" w14:textId="2A019CB0" w:rsidR="00F576AA" w:rsidRPr="001C26C4" w:rsidRDefault="002C06DD" w:rsidP="00F576AA">
      <w:pPr>
        <w:rPr>
          <w:b/>
        </w:rPr>
      </w:pPr>
      <w:r w:rsidRPr="00F576AA">
        <w:rPr>
          <w:b/>
        </w:rPr>
        <w:lastRenderedPageBreak/>
        <w:t xml:space="preserve">Obrazac uporabe </w:t>
      </w:r>
      <w:r w:rsidR="00F576AA" w:rsidRPr="001C26C4">
        <w:rPr>
          <w:b/>
        </w:rPr>
        <w:t>UC2</w:t>
      </w:r>
      <w:del w:id="218" w:author="Jan Kelemen" w:date="2016-01-17T21:41:00Z">
        <w:r w:rsidR="00F576AA" w:rsidRPr="001C26C4" w:rsidDel="00BE0434">
          <w:rPr>
            <w:b/>
          </w:rPr>
          <w:delText>2</w:delText>
        </w:r>
      </w:del>
      <w:ins w:id="219" w:author="Jan Kelemen" w:date="2016-01-17T21:41:00Z">
        <w:r w:rsidR="00BE0434">
          <w:rPr>
            <w:b/>
          </w:rPr>
          <w:t>1</w:t>
        </w:r>
      </w:ins>
      <w:r w:rsidR="00F576AA" w:rsidRPr="001C26C4">
        <w:rPr>
          <w:b/>
        </w:rPr>
        <w:t xml:space="preserve"> – PregledNarudžbi</w:t>
      </w:r>
    </w:p>
    <w:p w14:paraId="7D6CE4C3" w14:textId="77777777" w:rsidR="00F576AA" w:rsidRPr="00643920" w:rsidRDefault="00F576AA" w:rsidP="007364D4">
      <w:pPr>
        <w:ind w:firstLine="708"/>
      </w:pPr>
      <w:r w:rsidRPr="00643920">
        <w:t>Vlasnik ili djelatnik pritišće karticu „Pregled narudžbi“, te ga zatim poslužitelj preusmjeruje na stranicu s narudžbama.</w:t>
      </w:r>
    </w:p>
    <w:p w14:paraId="1F656C34" w14:textId="77777777" w:rsidR="00DD773E" w:rsidRDefault="00F576AA" w:rsidP="00DD773E">
      <w:pPr>
        <w:keepNext/>
        <w:jc w:val="center"/>
      </w:pPr>
      <w:r>
        <w:rPr>
          <w:noProof/>
          <w:lang w:eastAsia="hr-HR"/>
        </w:rPr>
        <w:drawing>
          <wp:inline distT="0" distB="0" distL="0" distR="0" wp14:anchorId="3B04A499" wp14:editId="3548DC5C">
            <wp:extent cx="4365219" cy="275112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4">
                      <a:extLst>
                        <a:ext uri="{28A0092B-C50C-407E-A947-70E740481C1C}">
                          <a14:useLocalDpi xmlns:a14="http://schemas.microsoft.com/office/drawing/2010/main" val="0"/>
                        </a:ext>
                      </a:extLst>
                    </a:blip>
                    <a:stretch>
                      <a:fillRect/>
                    </a:stretch>
                  </pic:blipFill>
                  <pic:spPr>
                    <a:xfrm>
                      <a:off x="0" y="0"/>
                      <a:ext cx="4365219" cy="2751122"/>
                    </a:xfrm>
                    <a:prstGeom prst="rect">
                      <a:avLst/>
                    </a:prstGeom>
                  </pic:spPr>
                </pic:pic>
              </a:graphicData>
            </a:graphic>
          </wp:inline>
        </w:drawing>
      </w:r>
    </w:p>
    <w:p w14:paraId="6077C55E" w14:textId="5564CD9C" w:rsidR="007E0D3E" w:rsidRDefault="00DD773E" w:rsidP="00DD773E">
      <w:pPr>
        <w:pStyle w:val="Caption"/>
        <w:jc w:val="center"/>
      </w:pPr>
      <w:bookmarkStart w:id="220" w:name="_Toc440831194"/>
      <w:r>
        <w:t xml:space="preserve">Slika </w:t>
      </w:r>
      <w:r w:rsidR="00604B53">
        <w:fldChar w:fldCharType="begin"/>
      </w:r>
      <w:r w:rsidR="00604B53">
        <w:instrText xml:space="preserve"> STYLEREF 2 \s </w:instrText>
      </w:r>
      <w:r w:rsidR="00604B53">
        <w:fldChar w:fldCharType="separate"/>
      </w:r>
      <w:r w:rsidR="001E5B16">
        <w:rPr>
          <w:noProof/>
        </w:rPr>
        <w:t>4.3</w:t>
      </w:r>
      <w:r w:rsidR="00604B53">
        <w:rPr>
          <w:noProof/>
        </w:rPr>
        <w:fldChar w:fldCharType="end"/>
      </w:r>
      <w:r>
        <w:t>.</w:t>
      </w:r>
      <w:r w:rsidR="00604B53">
        <w:fldChar w:fldCharType="begin"/>
      </w:r>
      <w:r w:rsidR="00604B53">
        <w:instrText xml:space="preserve"> SEQ Slika \* ARABIC \s 2 </w:instrText>
      </w:r>
      <w:r w:rsidR="00604B53">
        <w:fldChar w:fldCharType="separate"/>
      </w:r>
      <w:r w:rsidR="001E5B16">
        <w:rPr>
          <w:noProof/>
        </w:rPr>
        <w:t>20</w:t>
      </w:r>
      <w:r w:rsidR="00604B53">
        <w:rPr>
          <w:noProof/>
        </w:rPr>
        <w:fldChar w:fldCharType="end"/>
      </w:r>
      <w:r>
        <w:t xml:space="preserve"> </w:t>
      </w:r>
      <w:r w:rsidRPr="0087153C">
        <w:t>Sekvencijski dijagram za UC2</w:t>
      </w:r>
      <w:del w:id="221" w:author="Jan Kelemen" w:date="2016-01-17T21:41:00Z">
        <w:r w:rsidRPr="0087153C" w:rsidDel="00BE0434">
          <w:delText>2</w:delText>
        </w:r>
      </w:del>
      <w:ins w:id="222" w:author="Jan Kelemen" w:date="2016-01-17T21:41:00Z">
        <w:r w:rsidR="00BE0434">
          <w:t>1</w:t>
        </w:r>
      </w:ins>
      <w:r w:rsidRPr="0087153C">
        <w:t xml:space="preserve"> – PregledNarudžbi</w:t>
      </w:r>
      <w:bookmarkEnd w:id="220"/>
    </w:p>
    <w:p w14:paraId="1A6BCA13" w14:textId="77777777" w:rsidR="00B301DF" w:rsidRDefault="00B301DF" w:rsidP="00F576AA"/>
    <w:p w14:paraId="0D540D24" w14:textId="1730B503" w:rsidR="00F576AA" w:rsidRPr="001C26C4" w:rsidRDefault="002C06DD" w:rsidP="00F576AA">
      <w:pPr>
        <w:rPr>
          <w:b/>
        </w:rPr>
      </w:pPr>
      <w:r w:rsidRPr="00F576AA">
        <w:rPr>
          <w:b/>
        </w:rPr>
        <w:t xml:space="preserve">Obrazac uporabe </w:t>
      </w:r>
      <w:r w:rsidR="00F576AA" w:rsidRPr="001C26C4">
        <w:rPr>
          <w:b/>
        </w:rPr>
        <w:t>UC2</w:t>
      </w:r>
      <w:ins w:id="223" w:author="Jan Kelemen" w:date="2016-01-17T21:41:00Z">
        <w:r w:rsidR="00BE0434">
          <w:rPr>
            <w:b/>
          </w:rPr>
          <w:t>2</w:t>
        </w:r>
      </w:ins>
      <w:del w:id="224" w:author="Jan Kelemen" w:date="2016-01-17T21:41:00Z">
        <w:r w:rsidR="00F576AA" w:rsidRPr="001C26C4" w:rsidDel="00BE0434">
          <w:rPr>
            <w:b/>
          </w:rPr>
          <w:delText>3</w:delText>
        </w:r>
      </w:del>
      <w:r w:rsidR="00F576AA" w:rsidRPr="001C26C4">
        <w:rPr>
          <w:b/>
        </w:rPr>
        <w:t xml:space="preserve"> – PotvrdaZaprimljeneNarudžbe</w:t>
      </w:r>
    </w:p>
    <w:p w14:paraId="5B571E2A" w14:textId="11D9ED48" w:rsidR="00F576AA" w:rsidRPr="00643920" w:rsidRDefault="00F576AA" w:rsidP="007364D4">
      <w:pPr>
        <w:ind w:firstLine="708"/>
      </w:pPr>
      <w:r w:rsidRPr="00643920">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t>niku koja uklanja narudžbu s</w:t>
      </w:r>
      <w:r w:rsidRPr="00643920">
        <w:t xml:space="preserve"> liste narudžbi.</w:t>
      </w:r>
    </w:p>
    <w:p w14:paraId="34D6770B" w14:textId="77777777" w:rsidR="00DD773E" w:rsidRDefault="00F576AA" w:rsidP="00DD773E">
      <w:pPr>
        <w:keepNext/>
        <w:jc w:val="center"/>
      </w:pPr>
      <w:r>
        <w:rPr>
          <w:noProof/>
          <w:lang w:eastAsia="hr-HR"/>
        </w:rPr>
        <w:drawing>
          <wp:inline distT="0" distB="0" distL="0" distR="0" wp14:anchorId="62C7394A" wp14:editId="297D72B5">
            <wp:extent cx="5759388" cy="274637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5759388" cy="2746374"/>
                    </a:xfrm>
                    <a:prstGeom prst="rect">
                      <a:avLst/>
                    </a:prstGeom>
                  </pic:spPr>
                </pic:pic>
              </a:graphicData>
            </a:graphic>
          </wp:inline>
        </w:drawing>
      </w:r>
    </w:p>
    <w:p w14:paraId="55F0FF79" w14:textId="429CF7AD" w:rsidR="003B2C71" w:rsidRPr="003B2C71" w:rsidRDefault="00DD773E" w:rsidP="003B2C71">
      <w:pPr>
        <w:pStyle w:val="Caption"/>
        <w:jc w:val="center"/>
      </w:pPr>
      <w:bookmarkStart w:id="225" w:name="_Toc440831195"/>
      <w:r>
        <w:t xml:space="preserve">Slika </w:t>
      </w:r>
      <w:r w:rsidR="00604B53">
        <w:fldChar w:fldCharType="begin"/>
      </w:r>
      <w:r w:rsidR="00604B53">
        <w:instrText xml:space="preserve"> STYLEREF 2 \s </w:instrText>
      </w:r>
      <w:r w:rsidR="00604B53">
        <w:fldChar w:fldCharType="separate"/>
      </w:r>
      <w:r w:rsidR="001E5B16">
        <w:rPr>
          <w:noProof/>
        </w:rPr>
        <w:t>4.3</w:t>
      </w:r>
      <w:r w:rsidR="00604B53">
        <w:rPr>
          <w:noProof/>
        </w:rPr>
        <w:fldChar w:fldCharType="end"/>
      </w:r>
      <w:r>
        <w:t>.</w:t>
      </w:r>
      <w:r w:rsidR="00604B53">
        <w:fldChar w:fldCharType="begin"/>
      </w:r>
      <w:r w:rsidR="00604B53">
        <w:instrText xml:space="preserve"> SEQ Slika \* ARABIC \s 2 </w:instrText>
      </w:r>
      <w:r w:rsidR="00604B53">
        <w:fldChar w:fldCharType="separate"/>
      </w:r>
      <w:r w:rsidR="001E5B16">
        <w:rPr>
          <w:noProof/>
        </w:rPr>
        <w:t>21</w:t>
      </w:r>
      <w:r w:rsidR="00604B53">
        <w:rPr>
          <w:noProof/>
        </w:rPr>
        <w:fldChar w:fldCharType="end"/>
      </w:r>
      <w:r>
        <w:t xml:space="preserve"> </w:t>
      </w:r>
      <w:r w:rsidRPr="00BD4FBE">
        <w:t>Sekvencijski dijagram za UC2</w:t>
      </w:r>
      <w:ins w:id="226" w:author="Jan Kelemen" w:date="2016-01-17T21:41:00Z">
        <w:r w:rsidR="00BE0434">
          <w:t>2</w:t>
        </w:r>
      </w:ins>
      <w:del w:id="227" w:author="Jan Kelemen" w:date="2016-01-17T21:41:00Z">
        <w:r w:rsidRPr="00BD4FBE" w:rsidDel="00BE0434">
          <w:delText>3</w:delText>
        </w:r>
      </w:del>
      <w:r w:rsidRPr="00BD4FBE">
        <w:t xml:space="preserve"> – PotvrdaZaprimljeneNarudžbe</w:t>
      </w:r>
      <w:bookmarkEnd w:id="225"/>
      <w:r w:rsidR="003B2C71">
        <w:br w:type="page"/>
      </w:r>
    </w:p>
    <w:p w14:paraId="01598F00" w14:textId="1AD67B8C" w:rsidR="00F576AA" w:rsidRPr="001C26C4" w:rsidRDefault="00F576AA" w:rsidP="00F576AA">
      <w:pPr>
        <w:rPr>
          <w:b/>
        </w:rPr>
      </w:pPr>
      <w:r w:rsidRPr="001C26C4">
        <w:rPr>
          <w:b/>
        </w:rPr>
        <w:lastRenderedPageBreak/>
        <w:t>Obrazac uporabe UC2</w:t>
      </w:r>
      <w:ins w:id="228" w:author="Jan Kelemen" w:date="2016-01-17T21:41:00Z">
        <w:r w:rsidR="00BE0434">
          <w:rPr>
            <w:b/>
          </w:rPr>
          <w:t>3</w:t>
        </w:r>
      </w:ins>
      <w:del w:id="229" w:author="Jan Kelemen" w:date="2016-01-17T21:41:00Z">
        <w:r w:rsidRPr="001C26C4" w:rsidDel="00BE0434">
          <w:rPr>
            <w:b/>
          </w:rPr>
          <w:delText>4</w:delText>
        </w:r>
      </w:del>
      <w:r w:rsidRPr="001C26C4">
        <w:rPr>
          <w:b/>
        </w:rPr>
        <w:t xml:space="preserve"> – OdbijanjeNarudžbe</w:t>
      </w:r>
    </w:p>
    <w:p w14:paraId="63CF964A" w14:textId="7070A23E" w:rsidR="00F576AA" w:rsidRPr="00643920" w:rsidRDefault="00F576AA" w:rsidP="007364D4">
      <w:pPr>
        <w:ind w:firstLine="708"/>
      </w:pPr>
      <w:r w:rsidRPr="00643920">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Default="00F576AA" w:rsidP="00DD773E">
      <w:pPr>
        <w:keepNext/>
        <w:jc w:val="center"/>
      </w:pPr>
      <w:r>
        <w:rPr>
          <w:noProof/>
          <w:lang w:eastAsia="hr-HR"/>
        </w:rPr>
        <w:drawing>
          <wp:inline distT="0" distB="0" distL="0" distR="0" wp14:anchorId="2D1223D3" wp14:editId="2430E7F2">
            <wp:extent cx="3460263" cy="2343860"/>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6">
                      <a:extLst>
                        <a:ext uri="{28A0092B-C50C-407E-A947-70E740481C1C}">
                          <a14:useLocalDpi xmlns:a14="http://schemas.microsoft.com/office/drawing/2010/main" val="0"/>
                        </a:ext>
                      </a:extLst>
                    </a:blip>
                    <a:stretch>
                      <a:fillRect/>
                    </a:stretch>
                  </pic:blipFill>
                  <pic:spPr>
                    <a:xfrm>
                      <a:off x="0" y="0"/>
                      <a:ext cx="3460263" cy="2343860"/>
                    </a:xfrm>
                    <a:prstGeom prst="rect">
                      <a:avLst/>
                    </a:prstGeom>
                  </pic:spPr>
                </pic:pic>
              </a:graphicData>
            </a:graphic>
          </wp:inline>
        </w:drawing>
      </w:r>
    </w:p>
    <w:p w14:paraId="286AF31C" w14:textId="25C16507" w:rsidR="007E0D3E" w:rsidRDefault="00DD773E" w:rsidP="00DD773E">
      <w:pPr>
        <w:pStyle w:val="Caption"/>
        <w:jc w:val="center"/>
      </w:pPr>
      <w:bookmarkStart w:id="230" w:name="_Toc440831196"/>
      <w:r>
        <w:t xml:space="preserve">Slika </w:t>
      </w:r>
      <w:r w:rsidR="00604B53">
        <w:fldChar w:fldCharType="begin"/>
      </w:r>
      <w:r w:rsidR="00604B53">
        <w:instrText xml:space="preserve"> STYLEREF 2 \s </w:instrText>
      </w:r>
      <w:r w:rsidR="00604B53">
        <w:fldChar w:fldCharType="separate"/>
      </w:r>
      <w:r w:rsidR="001E5B16">
        <w:rPr>
          <w:noProof/>
        </w:rPr>
        <w:t>4.3</w:t>
      </w:r>
      <w:r w:rsidR="00604B53">
        <w:rPr>
          <w:noProof/>
        </w:rPr>
        <w:fldChar w:fldCharType="end"/>
      </w:r>
      <w:r>
        <w:t>.</w:t>
      </w:r>
      <w:r w:rsidR="00604B53">
        <w:fldChar w:fldCharType="begin"/>
      </w:r>
      <w:r w:rsidR="00604B53">
        <w:instrText xml:space="preserve"> SEQ Slika \* ARABIC \s 2 </w:instrText>
      </w:r>
      <w:r w:rsidR="00604B53">
        <w:fldChar w:fldCharType="separate"/>
      </w:r>
      <w:r w:rsidR="001E5B16">
        <w:rPr>
          <w:noProof/>
        </w:rPr>
        <w:t>22</w:t>
      </w:r>
      <w:r w:rsidR="00604B53">
        <w:rPr>
          <w:noProof/>
        </w:rPr>
        <w:fldChar w:fldCharType="end"/>
      </w:r>
      <w:r>
        <w:t xml:space="preserve"> </w:t>
      </w:r>
      <w:r w:rsidRPr="003B2D01">
        <w:t>Sekvencijski dijagram za UC2</w:t>
      </w:r>
      <w:del w:id="231" w:author="Jan Kelemen" w:date="2016-01-17T21:41:00Z">
        <w:r w:rsidRPr="003B2D01" w:rsidDel="00BE0434">
          <w:delText>4</w:delText>
        </w:r>
      </w:del>
      <w:ins w:id="232" w:author="Jan Kelemen" w:date="2016-01-17T21:41:00Z">
        <w:r w:rsidR="00BE0434">
          <w:t>3</w:t>
        </w:r>
      </w:ins>
      <w:r w:rsidRPr="003B2D01">
        <w:t xml:space="preserve"> – OdbijanjeNarudžbe</w:t>
      </w:r>
      <w:bookmarkEnd w:id="230"/>
    </w:p>
    <w:p w14:paraId="48FB1273" w14:textId="77777777" w:rsidR="00922458" w:rsidRDefault="00922458" w:rsidP="00DD773E">
      <w:pPr>
        <w:spacing w:before="120"/>
        <w:rPr>
          <w:b/>
        </w:rPr>
      </w:pPr>
    </w:p>
    <w:p w14:paraId="7575DFDD" w14:textId="461D0321" w:rsidR="00F576AA" w:rsidRPr="001C26C4" w:rsidRDefault="00F576AA" w:rsidP="00DD773E">
      <w:pPr>
        <w:spacing w:before="120"/>
        <w:rPr>
          <w:b/>
        </w:rPr>
      </w:pPr>
      <w:r w:rsidRPr="001C26C4">
        <w:rPr>
          <w:b/>
        </w:rPr>
        <w:t>Obrazac uporabe UC2</w:t>
      </w:r>
      <w:del w:id="233" w:author="Jan Kelemen" w:date="2016-01-17T21:41:00Z">
        <w:r w:rsidRPr="001C26C4" w:rsidDel="00BE0434">
          <w:rPr>
            <w:b/>
          </w:rPr>
          <w:delText>5</w:delText>
        </w:r>
      </w:del>
      <w:ins w:id="234" w:author="Jan Kelemen" w:date="2016-01-17T21:41:00Z">
        <w:r w:rsidR="00BE0434">
          <w:rPr>
            <w:b/>
          </w:rPr>
          <w:t>4</w:t>
        </w:r>
      </w:ins>
      <w:r w:rsidRPr="001C26C4">
        <w:rPr>
          <w:b/>
        </w:rPr>
        <w:t xml:space="preserve"> – DodajJelo</w:t>
      </w:r>
    </w:p>
    <w:p w14:paraId="461A272F" w14:textId="77777777" w:rsidR="00F576AA" w:rsidRPr="00643920" w:rsidRDefault="00F576AA" w:rsidP="007364D4">
      <w:pPr>
        <w:ind w:firstLine="708"/>
      </w:pPr>
      <w:r w:rsidRPr="00643920">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Default="00F576AA" w:rsidP="00DD773E">
      <w:pPr>
        <w:keepNext/>
        <w:jc w:val="center"/>
      </w:pPr>
      <w:r>
        <w:rPr>
          <w:noProof/>
          <w:lang w:eastAsia="hr-HR"/>
        </w:rPr>
        <w:drawing>
          <wp:inline distT="0" distB="0" distL="0" distR="0" wp14:anchorId="783745ED" wp14:editId="2411A7DB">
            <wp:extent cx="4279302" cy="2555465"/>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7">
                      <a:extLst>
                        <a:ext uri="{28A0092B-C50C-407E-A947-70E740481C1C}">
                          <a14:useLocalDpi xmlns:a14="http://schemas.microsoft.com/office/drawing/2010/main" val="0"/>
                        </a:ext>
                      </a:extLst>
                    </a:blip>
                    <a:stretch>
                      <a:fillRect/>
                    </a:stretch>
                  </pic:blipFill>
                  <pic:spPr>
                    <a:xfrm>
                      <a:off x="0" y="0"/>
                      <a:ext cx="4279302" cy="2555465"/>
                    </a:xfrm>
                    <a:prstGeom prst="rect">
                      <a:avLst/>
                    </a:prstGeom>
                  </pic:spPr>
                </pic:pic>
              </a:graphicData>
            </a:graphic>
          </wp:inline>
        </w:drawing>
      </w:r>
    </w:p>
    <w:p w14:paraId="284EA11C" w14:textId="620DD69D" w:rsidR="00DD773E" w:rsidRDefault="00DD773E" w:rsidP="00DD773E">
      <w:pPr>
        <w:pStyle w:val="Caption"/>
        <w:jc w:val="center"/>
        <w:rPr>
          <w:b w:val="0"/>
          <w:bCs w:val="0"/>
        </w:rPr>
      </w:pPr>
      <w:bookmarkStart w:id="235" w:name="_Toc440831197"/>
      <w:r>
        <w:t xml:space="preserve">Slika </w:t>
      </w:r>
      <w:r w:rsidR="00604B53">
        <w:fldChar w:fldCharType="begin"/>
      </w:r>
      <w:r w:rsidR="00604B53">
        <w:instrText xml:space="preserve"> STYLEREF 2 \s </w:instrText>
      </w:r>
      <w:r w:rsidR="00604B53">
        <w:fldChar w:fldCharType="separate"/>
      </w:r>
      <w:r w:rsidR="001E5B16">
        <w:rPr>
          <w:noProof/>
        </w:rPr>
        <w:t>4.3</w:t>
      </w:r>
      <w:r w:rsidR="00604B53">
        <w:rPr>
          <w:noProof/>
        </w:rPr>
        <w:fldChar w:fldCharType="end"/>
      </w:r>
      <w:r>
        <w:t>.</w:t>
      </w:r>
      <w:r w:rsidR="00604B53">
        <w:fldChar w:fldCharType="begin"/>
      </w:r>
      <w:r w:rsidR="00604B53">
        <w:instrText xml:space="preserve"> SEQ Slika \* ARABIC \s 2 </w:instrText>
      </w:r>
      <w:r w:rsidR="00604B53">
        <w:fldChar w:fldCharType="separate"/>
      </w:r>
      <w:r w:rsidR="001E5B16">
        <w:rPr>
          <w:noProof/>
        </w:rPr>
        <w:t>23</w:t>
      </w:r>
      <w:r w:rsidR="00604B53">
        <w:rPr>
          <w:noProof/>
        </w:rPr>
        <w:fldChar w:fldCharType="end"/>
      </w:r>
      <w:r>
        <w:t xml:space="preserve"> </w:t>
      </w:r>
      <w:r w:rsidRPr="00902DE8">
        <w:t>Sekvencijski dijagram za UC2</w:t>
      </w:r>
      <w:ins w:id="236" w:author="Jan Kelemen" w:date="2016-01-17T21:41:00Z">
        <w:r w:rsidR="00BE0434">
          <w:t>4</w:t>
        </w:r>
      </w:ins>
      <w:del w:id="237" w:author="Jan Kelemen" w:date="2016-01-17T21:41:00Z">
        <w:r w:rsidRPr="00902DE8" w:rsidDel="00BE0434">
          <w:delText>5</w:delText>
        </w:r>
      </w:del>
      <w:r w:rsidRPr="00902DE8">
        <w:t xml:space="preserve"> – DodajJelo</w:t>
      </w:r>
      <w:bookmarkEnd w:id="235"/>
      <w:r>
        <w:br w:type="page"/>
      </w:r>
    </w:p>
    <w:p w14:paraId="55A449EA" w14:textId="47EF25C4" w:rsidR="00F576AA" w:rsidRPr="001C26C4" w:rsidRDefault="00F576AA" w:rsidP="00F576AA">
      <w:pPr>
        <w:rPr>
          <w:b/>
        </w:rPr>
      </w:pPr>
      <w:r w:rsidRPr="001C26C4">
        <w:rPr>
          <w:b/>
        </w:rPr>
        <w:lastRenderedPageBreak/>
        <w:t>Obrazac uporabe UC2</w:t>
      </w:r>
      <w:ins w:id="238" w:author="Jan Kelemen" w:date="2016-01-17T21:42:00Z">
        <w:r w:rsidR="00BE0434">
          <w:rPr>
            <w:b/>
          </w:rPr>
          <w:t>5</w:t>
        </w:r>
      </w:ins>
      <w:del w:id="239" w:author="Jan Kelemen" w:date="2016-01-17T21:42:00Z">
        <w:r w:rsidRPr="001C26C4" w:rsidDel="00BE0434">
          <w:rPr>
            <w:b/>
          </w:rPr>
          <w:delText>6</w:delText>
        </w:r>
      </w:del>
      <w:r w:rsidRPr="001C26C4">
        <w:rPr>
          <w:b/>
        </w:rPr>
        <w:t xml:space="preserve"> – UrediJelo</w:t>
      </w:r>
    </w:p>
    <w:p w14:paraId="1AB48C40" w14:textId="77777777" w:rsidR="00F576AA" w:rsidRPr="00643920" w:rsidRDefault="00F576AA" w:rsidP="007364D4">
      <w:pPr>
        <w:ind w:firstLine="708"/>
      </w:pPr>
      <w:r w:rsidRPr="00643920">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Default="00F576AA" w:rsidP="00DD773E">
      <w:pPr>
        <w:keepNext/>
        <w:jc w:val="center"/>
      </w:pPr>
      <w:r>
        <w:rPr>
          <w:noProof/>
          <w:lang w:eastAsia="hr-HR"/>
        </w:rPr>
        <w:drawing>
          <wp:inline distT="0" distB="0" distL="0" distR="0" wp14:anchorId="591CD9F2" wp14:editId="4D551DA8">
            <wp:extent cx="3851190" cy="2453945"/>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8">
                      <a:extLst>
                        <a:ext uri="{28A0092B-C50C-407E-A947-70E740481C1C}">
                          <a14:useLocalDpi xmlns:a14="http://schemas.microsoft.com/office/drawing/2010/main" val="0"/>
                        </a:ext>
                      </a:extLst>
                    </a:blip>
                    <a:stretch>
                      <a:fillRect/>
                    </a:stretch>
                  </pic:blipFill>
                  <pic:spPr>
                    <a:xfrm>
                      <a:off x="0" y="0"/>
                      <a:ext cx="3851190" cy="2453945"/>
                    </a:xfrm>
                    <a:prstGeom prst="rect">
                      <a:avLst/>
                    </a:prstGeom>
                  </pic:spPr>
                </pic:pic>
              </a:graphicData>
            </a:graphic>
          </wp:inline>
        </w:drawing>
      </w:r>
    </w:p>
    <w:p w14:paraId="478A81DF" w14:textId="3C88BD26" w:rsidR="007E0D3E" w:rsidRDefault="00DD773E" w:rsidP="00DD773E">
      <w:pPr>
        <w:pStyle w:val="Caption"/>
        <w:jc w:val="center"/>
      </w:pPr>
      <w:bookmarkStart w:id="240" w:name="_Toc440831198"/>
      <w:r>
        <w:t xml:space="preserve">Slika </w:t>
      </w:r>
      <w:r w:rsidR="00604B53">
        <w:fldChar w:fldCharType="begin"/>
      </w:r>
      <w:r w:rsidR="00604B53">
        <w:instrText xml:space="preserve"> STYLEREF 2 \s </w:instrText>
      </w:r>
      <w:r w:rsidR="00604B53">
        <w:fldChar w:fldCharType="separate"/>
      </w:r>
      <w:r w:rsidR="001E5B16">
        <w:rPr>
          <w:noProof/>
        </w:rPr>
        <w:t>4.3</w:t>
      </w:r>
      <w:r w:rsidR="00604B53">
        <w:rPr>
          <w:noProof/>
        </w:rPr>
        <w:fldChar w:fldCharType="end"/>
      </w:r>
      <w:r>
        <w:t>.</w:t>
      </w:r>
      <w:r w:rsidR="00604B53">
        <w:fldChar w:fldCharType="begin"/>
      </w:r>
      <w:r w:rsidR="00604B53">
        <w:instrText xml:space="preserve"> SEQ Slika \* ARABIC \s 2 </w:instrText>
      </w:r>
      <w:r w:rsidR="00604B53">
        <w:fldChar w:fldCharType="separate"/>
      </w:r>
      <w:r w:rsidR="001E5B16">
        <w:rPr>
          <w:noProof/>
        </w:rPr>
        <w:t>24</w:t>
      </w:r>
      <w:r w:rsidR="00604B53">
        <w:rPr>
          <w:noProof/>
        </w:rPr>
        <w:fldChar w:fldCharType="end"/>
      </w:r>
      <w:r>
        <w:t xml:space="preserve"> </w:t>
      </w:r>
      <w:r w:rsidRPr="00A06B3C">
        <w:t>Sekvencijski dijagram za UC2</w:t>
      </w:r>
      <w:ins w:id="241" w:author="Jan Kelemen" w:date="2016-01-17T21:42:00Z">
        <w:r w:rsidR="00BE0434">
          <w:t>5</w:t>
        </w:r>
      </w:ins>
      <w:del w:id="242" w:author="Jan Kelemen" w:date="2016-01-17T21:42:00Z">
        <w:r w:rsidRPr="00A06B3C" w:rsidDel="00BE0434">
          <w:delText>6</w:delText>
        </w:r>
      </w:del>
      <w:r w:rsidRPr="00A06B3C">
        <w:t xml:space="preserve"> – UrediJelo</w:t>
      </w:r>
      <w:bookmarkEnd w:id="240"/>
    </w:p>
    <w:p w14:paraId="5F125128" w14:textId="64CD38B0" w:rsidR="00F576AA" w:rsidRPr="001C26C4" w:rsidRDefault="00F576AA" w:rsidP="00B301DF">
      <w:pPr>
        <w:spacing w:before="240"/>
        <w:rPr>
          <w:b/>
        </w:rPr>
      </w:pPr>
      <w:r w:rsidRPr="001C26C4">
        <w:rPr>
          <w:b/>
        </w:rPr>
        <w:t>Obrazac uporabe UC2</w:t>
      </w:r>
      <w:ins w:id="243" w:author="Jan Kelemen" w:date="2016-01-17T21:42:00Z">
        <w:r w:rsidR="00BE0434">
          <w:rPr>
            <w:b/>
          </w:rPr>
          <w:t>6</w:t>
        </w:r>
      </w:ins>
      <w:del w:id="244" w:author="Jan Kelemen" w:date="2016-01-17T21:42:00Z">
        <w:r w:rsidRPr="001C26C4" w:rsidDel="00BE0434">
          <w:rPr>
            <w:b/>
          </w:rPr>
          <w:delText>7</w:delText>
        </w:r>
      </w:del>
      <w:r w:rsidRPr="001C26C4">
        <w:rPr>
          <w:b/>
        </w:rPr>
        <w:t xml:space="preserve"> – ObrišiJelo</w:t>
      </w:r>
    </w:p>
    <w:p w14:paraId="5CC056E7" w14:textId="77777777" w:rsidR="00F576AA" w:rsidRPr="00643920" w:rsidRDefault="00F576AA" w:rsidP="007364D4">
      <w:pPr>
        <w:ind w:firstLine="708"/>
      </w:pPr>
      <w:r w:rsidRPr="00643920">
        <w:t>Vlasnik ili djelatnik odabere jelo koje želi obrisati, te klikne na gumb „Briši jelo“.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Default="00F576AA" w:rsidP="00DD773E">
      <w:pPr>
        <w:keepNext/>
        <w:jc w:val="center"/>
      </w:pPr>
      <w:r>
        <w:rPr>
          <w:noProof/>
          <w:lang w:eastAsia="hr-HR"/>
        </w:rPr>
        <w:drawing>
          <wp:inline distT="0" distB="0" distL="0" distR="0" wp14:anchorId="73BFCA0A" wp14:editId="1D36EBC1">
            <wp:extent cx="3668843" cy="2452088"/>
            <wp:effectExtent l="0" t="0" r="8255"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9">
                      <a:extLst>
                        <a:ext uri="{28A0092B-C50C-407E-A947-70E740481C1C}">
                          <a14:useLocalDpi xmlns:a14="http://schemas.microsoft.com/office/drawing/2010/main" val="0"/>
                        </a:ext>
                      </a:extLst>
                    </a:blip>
                    <a:stretch>
                      <a:fillRect/>
                    </a:stretch>
                  </pic:blipFill>
                  <pic:spPr>
                    <a:xfrm>
                      <a:off x="0" y="0"/>
                      <a:ext cx="3668843" cy="2452088"/>
                    </a:xfrm>
                    <a:prstGeom prst="rect">
                      <a:avLst/>
                    </a:prstGeom>
                  </pic:spPr>
                </pic:pic>
              </a:graphicData>
            </a:graphic>
          </wp:inline>
        </w:drawing>
      </w:r>
    </w:p>
    <w:p w14:paraId="16C88F46" w14:textId="3DC60985" w:rsidR="003B2C71" w:rsidRPr="003B2C71" w:rsidRDefault="00DD773E" w:rsidP="003B2C71">
      <w:pPr>
        <w:pStyle w:val="Caption"/>
        <w:jc w:val="center"/>
      </w:pPr>
      <w:bookmarkStart w:id="245" w:name="_Toc440831199"/>
      <w:r>
        <w:t xml:space="preserve">Slika </w:t>
      </w:r>
      <w:r w:rsidR="00604B53">
        <w:fldChar w:fldCharType="begin"/>
      </w:r>
      <w:r w:rsidR="00604B53">
        <w:instrText xml:space="preserve"> STYLEREF 2 \s </w:instrText>
      </w:r>
      <w:r w:rsidR="00604B53">
        <w:fldChar w:fldCharType="separate"/>
      </w:r>
      <w:r w:rsidR="001E5B16">
        <w:rPr>
          <w:noProof/>
        </w:rPr>
        <w:t>4.3</w:t>
      </w:r>
      <w:r w:rsidR="00604B53">
        <w:rPr>
          <w:noProof/>
        </w:rPr>
        <w:fldChar w:fldCharType="end"/>
      </w:r>
      <w:r>
        <w:t>.</w:t>
      </w:r>
      <w:r w:rsidR="00604B53">
        <w:fldChar w:fldCharType="begin"/>
      </w:r>
      <w:r w:rsidR="00604B53">
        <w:instrText xml:space="preserve"> SEQ Slika \* ARABIC \s 2 </w:instrText>
      </w:r>
      <w:r w:rsidR="00604B53">
        <w:fldChar w:fldCharType="separate"/>
      </w:r>
      <w:r w:rsidR="001E5B16">
        <w:rPr>
          <w:noProof/>
        </w:rPr>
        <w:t>25</w:t>
      </w:r>
      <w:r w:rsidR="00604B53">
        <w:rPr>
          <w:noProof/>
        </w:rPr>
        <w:fldChar w:fldCharType="end"/>
      </w:r>
      <w:r>
        <w:t xml:space="preserve"> </w:t>
      </w:r>
      <w:r w:rsidRPr="00ED426B">
        <w:t>Sekvencijski dijagram za UC2</w:t>
      </w:r>
      <w:del w:id="246" w:author="Jan Kelemen" w:date="2016-01-17T21:42:00Z">
        <w:r w:rsidRPr="00ED426B" w:rsidDel="00BE0434">
          <w:delText>7</w:delText>
        </w:r>
      </w:del>
      <w:ins w:id="247" w:author="Jan Kelemen" w:date="2016-01-17T21:42:00Z">
        <w:r w:rsidR="00BE0434">
          <w:t>6</w:t>
        </w:r>
      </w:ins>
      <w:r w:rsidRPr="00ED426B">
        <w:t xml:space="preserve"> – ObrišiJelo</w:t>
      </w:r>
      <w:bookmarkEnd w:id="245"/>
      <w:r w:rsidR="003B2C71">
        <w:br w:type="page"/>
      </w:r>
    </w:p>
    <w:p w14:paraId="079B069B" w14:textId="41181A55" w:rsidR="00F576AA" w:rsidRPr="001C26C4" w:rsidRDefault="00F576AA" w:rsidP="00F576AA">
      <w:pPr>
        <w:rPr>
          <w:b/>
        </w:rPr>
      </w:pPr>
      <w:r w:rsidRPr="001C26C4">
        <w:rPr>
          <w:b/>
        </w:rPr>
        <w:lastRenderedPageBreak/>
        <w:t>Obrazac uporabe UC2</w:t>
      </w:r>
      <w:del w:id="248" w:author="Jan Kelemen" w:date="2016-01-17T21:42:00Z">
        <w:r w:rsidRPr="001C26C4" w:rsidDel="00BE0434">
          <w:rPr>
            <w:b/>
          </w:rPr>
          <w:delText>8</w:delText>
        </w:r>
      </w:del>
      <w:ins w:id="249" w:author="Jan Kelemen" w:date="2016-01-17T21:42:00Z">
        <w:r w:rsidR="00BE0434">
          <w:rPr>
            <w:b/>
          </w:rPr>
          <w:t>7</w:t>
        </w:r>
      </w:ins>
      <w:r w:rsidRPr="001C26C4">
        <w:rPr>
          <w:b/>
        </w:rPr>
        <w:t xml:space="preserve"> – DodajKategoriju</w:t>
      </w:r>
    </w:p>
    <w:p w14:paraId="61591A0F" w14:textId="77777777" w:rsidR="00F576AA" w:rsidRPr="00643920" w:rsidRDefault="00F576AA" w:rsidP="007364D4">
      <w:pPr>
        <w:ind w:firstLine="708"/>
      </w:pPr>
      <w:r w:rsidRPr="00643920">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Default="00F576AA" w:rsidP="00DD773E">
      <w:pPr>
        <w:keepNext/>
        <w:jc w:val="center"/>
      </w:pPr>
      <w:r>
        <w:rPr>
          <w:noProof/>
          <w:lang w:eastAsia="hr-HR"/>
        </w:rPr>
        <w:drawing>
          <wp:inline distT="0" distB="0" distL="0" distR="0" wp14:anchorId="41E0D015" wp14:editId="7748DAB9">
            <wp:extent cx="4947152" cy="2509204"/>
            <wp:effectExtent l="0" t="0" r="635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4947152" cy="2509204"/>
                    </a:xfrm>
                    <a:prstGeom prst="rect">
                      <a:avLst/>
                    </a:prstGeom>
                  </pic:spPr>
                </pic:pic>
              </a:graphicData>
            </a:graphic>
          </wp:inline>
        </w:drawing>
      </w:r>
    </w:p>
    <w:p w14:paraId="01EF7D34" w14:textId="54B6FAC8" w:rsidR="007E0D3E" w:rsidRDefault="00DD773E" w:rsidP="00DD773E">
      <w:pPr>
        <w:pStyle w:val="Caption"/>
        <w:jc w:val="center"/>
      </w:pPr>
      <w:bookmarkStart w:id="250" w:name="_Toc440831200"/>
      <w:r>
        <w:t xml:space="preserve">Slika </w:t>
      </w:r>
      <w:r w:rsidR="00604B53">
        <w:fldChar w:fldCharType="begin"/>
      </w:r>
      <w:r w:rsidR="00604B53">
        <w:instrText xml:space="preserve"> STYLEREF 2 \s </w:instrText>
      </w:r>
      <w:r w:rsidR="00604B53">
        <w:fldChar w:fldCharType="separate"/>
      </w:r>
      <w:r w:rsidR="001E5B16">
        <w:rPr>
          <w:noProof/>
        </w:rPr>
        <w:t>4.3</w:t>
      </w:r>
      <w:r w:rsidR="00604B53">
        <w:rPr>
          <w:noProof/>
        </w:rPr>
        <w:fldChar w:fldCharType="end"/>
      </w:r>
      <w:r>
        <w:t>.</w:t>
      </w:r>
      <w:r w:rsidR="00604B53">
        <w:fldChar w:fldCharType="begin"/>
      </w:r>
      <w:r w:rsidR="00604B53">
        <w:instrText xml:space="preserve"> SEQ Slika \* ARABIC \s 2 </w:instrText>
      </w:r>
      <w:r w:rsidR="00604B53">
        <w:fldChar w:fldCharType="separate"/>
      </w:r>
      <w:r w:rsidR="001E5B16">
        <w:rPr>
          <w:noProof/>
        </w:rPr>
        <w:t>26</w:t>
      </w:r>
      <w:r w:rsidR="00604B53">
        <w:rPr>
          <w:noProof/>
        </w:rPr>
        <w:fldChar w:fldCharType="end"/>
      </w:r>
      <w:r>
        <w:t xml:space="preserve"> </w:t>
      </w:r>
      <w:r w:rsidRPr="002166D1">
        <w:t>Sekvencijski dijagram za UC2</w:t>
      </w:r>
      <w:ins w:id="251" w:author="Jan Kelemen" w:date="2016-01-17T21:42:00Z">
        <w:r w:rsidR="00BE0434">
          <w:t>7</w:t>
        </w:r>
      </w:ins>
      <w:del w:id="252" w:author="Jan Kelemen" w:date="2016-01-17T21:42:00Z">
        <w:r w:rsidRPr="002166D1" w:rsidDel="00BE0434">
          <w:delText>8</w:delText>
        </w:r>
      </w:del>
      <w:r w:rsidRPr="002166D1">
        <w:t xml:space="preserve"> – DodajKategoriju</w:t>
      </w:r>
      <w:bookmarkEnd w:id="250"/>
    </w:p>
    <w:p w14:paraId="12C7927C" w14:textId="0ABFA493" w:rsidR="00F576AA" w:rsidRPr="001C26C4" w:rsidRDefault="00F576AA" w:rsidP="00B301DF">
      <w:pPr>
        <w:spacing w:before="240"/>
        <w:rPr>
          <w:b/>
        </w:rPr>
      </w:pPr>
      <w:r w:rsidRPr="001C26C4">
        <w:rPr>
          <w:b/>
        </w:rPr>
        <w:t>Obrazac uporabe UC2</w:t>
      </w:r>
      <w:ins w:id="253" w:author="Jan Kelemen" w:date="2016-01-17T21:42:00Z">
        <w:r w:rsidR="00BE0434">
          <w:rPr>
            <w:b/>
          </w:rPr>
          <w:t>8</w:t>
        </w:r>
      </w:ins>
      <w:del w:id="254" w:author="Jan Kelemen" w:date="2016-01-17T21:42:00Z">
        <w:r w:rsidRPr="001C26C4" w:rsidDel="00BE0434">
          <w:rPr>
            <w:b/>
          </w:rPr>
          <w:delText>9</w:delText>
        </w:r>
      </w:del>
      <w:r w:rsidRPr="001C26C4">
        <w:rPr>
          <w:b/>
        </w:rPr>
        <w:t xml:space="preserve"> – ObrišiKategoriju</w:t>
      </w:r>
    </w:p>
    <w:p w14:paraId="0D4B60A6" w14:textId="77777777" w:rsidR="00F576AA" w:rsidRPr="00643920" w:rsidRDefault="00F576AA" w:rsidP="007364D4">
      <w:pPr>
        <w:ind w:firstLine="708"/>
      </w:pPr>
      <w:r w:rsidRPr="00643920">
        <w:t>Vlasnik ili djelatnik odabere kategoriju koju želi obrisati, te pritisne gumb „Briši kategoriju“.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Default="00F576AA" w:rsidP="00DD773E">
      <w:pPr>
        <w:keepNext/>
        <w:jc w:val="center"/>
      </w:pPr>
      <w:r>
        <w:rPr>
          <w:noProof/>
          <w:lang w:eastAsia="hr-HR"/>
        </w:rPr>
        <w:drawing>
          <wp:inline distT="0" distB="0" distL="0" distR="0" wp14:anchorId="3123F40E" wp14:editId="1A71D91B">
            <wp:extent cx="5249034" cy="2660611"/>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1">
                      <a:extLst>
                        <a:ext uri="{28A0092B-C50C-407E-A947-70E740481C1C}">
                          <a14:useLocalDpi xmlns:a14="http://schemas.microsoft.com/office/drawing/2010/main" val="0"/>
                        </a:ext>
                      </a:extLst>
                    </a:blip>
                    <a:stretch>
                      <a:fillRect/>
                    </a:stretch>
                  </pic:blipFill>
                  <pic:spPr>
                    <a:xfrm>
                      <a:off x="0" y="0"/>
                      <a:ext cx="5249034" cy="2660611"/>
                    </a:xfrm>
                    <a:prstGeom prst="rect">
                      <a:avLst/>
                    </a:prstGeom>
                  </pic:spPr>
                </pic:pic>
              </a:graphicData>
            </a:graphic>
          </wp:inline>
        </w:drawing>
      </w:r>
    </w:p>
    <w:p w14:paraId="5944EDD5" w14:textId="75194DAD" w:rsidR="006F6C23" w:rsidRDefault="00DD773E" w:rsidP="006F6C23">
      <w:pPr>
        <w:pStyle w:val="Caption"/>
        <w:jc w:val="center"/>
        <w:rPr>
          <w:b w:val="0"/>
          <w:bCs w:val="0"/>
        </w:rPr>
      </w:pPr>
      <w:bookmarkStart w:id="255" w:name="_Toc440831201"/>
      <w:r>
        <w:t xml:space="preserve">Slika </w:t>
      </w:r>
      <w:r w:rsidR="00604B53">
        <w:fldChar w:fldCharType="begin"/>
      </w:r>
      <w:r w:rsidR="00604B53">
        <w:instrText xml:space="preserve"> STYLEREF 2 \s </w:instrText>
      </w:r>
      <w:r w:rsidR="00604B53">
        <w:fldChar w:fldCharType="separate"/>
      </w:r>
      <w:r w:rsidR="001E5B16">
        <w:rPr>
          <w:noProof/>
        </w:rPr>
        <w:t>4.3</w:t>
      </w:r>
      <w:r w:rsidR="00604B53">
        <w:rPr>
          <w:noProof/>
        </w:rPr>
        <w:fldChar w:fldCharType="end"/>
      </w:r>
      <w:r>
        <w:t>.</w:t>
      </w:r>
      <w:r w:rsidR="00604B53">
        <w:fldChar w:fldCharType="begin"/>
      </w:r>
      <w:r w:rsidR="00604B53">
        <w:instrText xml:space="preserve"> SEQ Slika \* ARABIC \s 2 </w:instrText>
      </w:r>
      <w:r w:rsidR="00604B53">
        <w:fldChar w:fldCharType="separate"/>
      </w:r>
      <w:r w:rsidR="001E5B16">
        <w:rPr>
          <w:noProof/>
        </w:rPr>
        <w:t>27</w:t>
      </w:r>
      <w:r w:rsidR="00604B53">
        <w:rPr>
          <w:noProof/>
        </w:rPr>
        <w:fldChar w:fldCharType="end"/>
      </w:r>
      <w:r>
        <w:t xml:space="preserve"> </w:t>
      </w:r>
      <w:r w:rsidRPr="00A26EF1">
        <w:t>Sekvencijski dijagram za UC2</w:t>
      </w:r>
      <w:ins w:id="256" w:author="Jan Kelemen" w:date="2016-01-17T21:42:00Z">
        <w:r w:rsidR="00BE0434">
          <w:t>8</w:t>
        </w:r>
      </w:ins>
      <w:del w:id="257" w:author="Jan Kelemen" w:date="2016-01-17T21:42:00Z">
        <w:r w:rsidRPr="00A26EF1" w:rsidDel="00BE0434">
          <w:delText>9</w:delText>
        </w:r>
      </w:del>
      <w:r w:rsidRPr="00A26EF1">
        <w:t xml:space="preserve"> – ObrišiKategoriju</w:t>
      </w:r>
      <w:bookmarkEnd w:id="255"/>
      <w:r w:rsidR="006F6C23">
        <w:br w:type="page"/>
      </w:r>
    </w:p>
    <w:p w14:paraId="762E50B4" w14:textId="66C5E17A" w:rsidR="00F576AA" w:rsidRPr="001C26C4" w:rsidRDefault="00F576AA" w:rsidP="00F576AA">
      <w:pPr>
        <w:rPr>
          <w:b/>
        </w:rPr>
      </w:pPr>
      <w:r w:rsidRPr="001C26C4">
        <w:rPr>
          <w:b/>
        </w:rPr>
        <w:lastRenderedPageBreak/>
        <w:t>Obrazac uporabe UC</w:t>
      </w:r>
      <w:ins w:id="258" w:author="Jan Kelemen" w:date="2016-01-17T21:42:00Z">
        <w:r w:rsidR="00BE0434">
          <w:rPr>
            <w:b/>
          </w:rPr>
          <w:t>29</w:t>
        </w:r>
      </w:ins>
      <w:del w:id="259" w:author="Jan Kelemen" w:date="2016-01-17T21:42:00Z">
        <w:r w:rsidRPr="001C26C4" w:rsidDel="00BE0434">
          <w:rPr>
            <w:b/>
          </w:rPr>
          <w:delText>30</w:delText>
        </w:r>
      </w:del>
      <w:r w:rsidRPr="001C26C4">
        <w:rPr>
          <w:b/>
        </w:rPr>
        <w:t xml:space="preserve"> – AnalizaNarudžbi</w:t>
      </w:r>
    </w:p>
    <w:p w14:paraId="69DB0339" w14:textId="77777777" w:rsidR="00F576AA" w:rsidRPr="00643920" w:rsidRDefault="00F576AA" w:rsidP="007364D4">
      <w:pPr>
        <w:ind w:firstLine="708"/>
      </w:pPr>
      <w:r w:rsidRPr="00643920">
        <w:t>Vlasnik pritisne gumb „Izvještaj“,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Default="00F576AA" w:rsidP="00DD773E">
      <w:pPr>
        <w:keepNext/>
        <w:jc w:val="center"/>
      </w:pPr>
      <w:r>
        <w:rPr>
          <w:noProof/>
          <w:lang w:eastAsia="hr-HR"/>
        </w:rPr>
        <w:drawing>
          <wp:inline distT="0" distB="0" distL="0" distR="0" wp14:anchorId="5098D9EC" wp14:editId="253C1964">
            <wp:extent cx="4660132" cy="2478007"/>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2">
                      <a:extLst>
                        <a:ext uri="{28A0092B-C50C-407E-A947-70E740481C1C}">
                          <a14:useLocalDpi xmlns:a14="http://schemas.microsoft.com/office/drawing/2010/main" val="0"/>
                        </a:ext>
                      </a:extLst>
                    </a:blip>
                    <a:stretch>
                      <a:fillRect/>
                    </a:stretch>
                  </pic:blipFill>
                  <pic:spPr>
                    <a:xfrm>
                      <a:off x="0" y="0"/>
                      <a:ext cx="4660132" cy="2478007"/>
                    </a:xfrm>
                    <a:prstGeom prst="rect">
                      <a:avLst/>
                    </a:prstGeom>
                  </pic:spPr>
                </pic:pic>
              </a:graphicData>
            </a:graphic>
          </wp:inline>
        </w:drawing>
      </w:r>
    </w:p>
    <w:p w14:paraId="5EBA1825" w14:textId="5067FA6F" w:rsidR="007E0D3E" w:rsidRDefault="00DD773E" w:rsidP="00DD773E">
      <w:pPr>
        <w:pStyle w:val="Caption"/>
        <w:jc w:val="center"/>
      </w:pPr>
      <w:bookmarkStart w:id="260" w:name="_Toc440831202"/>
      <w:r>
        <w:t xml:space="preserve">Slika </w:t>
      </w:r>
      <w:r w:rsidR="00604B53">
        <w:fldChar w:fldCharType="begin"/>
      </w:r>
      <w:r w:rsidR="00604B53">
        <w:instrText xml:space="preserve"> STYLEREF 2 \s </w:instrText>
      </w:r>
      <w:r w:rsidR="00604B53">
        <w:fldChar w:fldCharType="separate"/>
      </w:r>
      <w:r w:rsidR="001E5B16">
        <w:rPr>
          <w:noProof/>
        </w:rPr>
        <w:t>4.3</w:t>
      </w:r>
      <w:r w:rsidR="00604B53">
        <w:rPr>
          <w:noProof/>
        </w:rPr>
        <w:fldChar w:fldCharType="end"/>
      </w:r>
      <w:r>
        <w:t>.</w:t>
      </w:r>
      <w:r w:rsidR="00604B53">
        <w:fldChar w:fldCharType="begin"/>
      </w:r>
      <w:r w:rsidR="00604B53">
        <w:instrText xml:space="preserve"> SEQ Slika \* ARABIC \s 2 </w:instrText>
      </w:r>
      <w:r w:rsidR="00604B53">
        <w:fldChar w:fldCharType="separate"/>
      </w:r>
      <w:r w:rsidR="001E5B16">
        <w:rPr>
          <w:noProof/>
        </w:rPr>
        <w:t>28</w:t>
      </w:r>
      <w:r w:rsidR="00604B53">
        <w:rPr>
          <w:noProof/>
        </w:rPr>
        <w:fldChar w:fldCharType="end"/>
      </w:r>
      <w:r>
        <w:t xml:space="preserve"> </w:t>
      </w:r>
      <w:r w:rsidRPr="00786E31">
        <w:t>Sekvencijski dijagram za UC</w:t>
      </w:r>
      <w:ins w:id="261" w:author="Jan Kelemen" w:date="2016-01-17T21:42:00Z">
        <w:r w:rsidR="00BE0434">
          <w:t>29</w:t>
        </w:r>
      </w:ins>
      <w:del w:id="262" w:author="Jan Kelemen" w:date="2016-01-17T21:42:00Z">
        <w:r w:rsidRPr="00786E31" w:rsidDel="00BE0434">
          <w:delText>30</w:delText>
        </w:r>
      </w:del>
      <w:r w:rsidRPr="00786E31">
        <w:t xml:space="preserve"> – AnalizaNarudžbi</w:t>
      </w:r>
      <w:bookmarkEnd w:id="260"/>
    </w:p>
    <w:p w14:paraId="58CCEE6A" w14:textId="599B436A" w:rsidR="00F576AA" w:rsidRPr="001C26C4" w:rsidRDefault="00F576AA" w:rsidP="00B301DF">
      <w:pPr>
        <w:spacing w:before="240"/>
        <w:rPr>
          <w:b/>
        </w:rPr>
      </w:pPr>
      <w:r w:rsidRPr="001C26C4">
        <w:rPr>
          <w:b/>
        </w:rPr>
        <w:t>Obrazac uporabe UC3</w:t>
      </w:r>
      <w:ins w:id="263" w:author="Jan Kelemen" w:date="2016-01-17T21:42:00Z">
        <w:r w:rsidR="00182782">
          <w:rPr>
            <w:b/>
          </w:rPr>
          <w:t>0</w:t>
        </w:r>
      </w:ins>
      <w:del w:id="264" w:author="Jan Kelemen" w:date="2016-01-17T21:42:00Z">
        <w:r w:rsidRPr="001C26C4" w:rsidDel="00182782">
          <w:rPr>
            <w:b/>
          </w:rPr>
          <w:delText>1</w:delText>
        </w:r>
      </w:del>
      <w:r w:rsidRPr="001C26C4">
        <w:rPr>
          <w:b/>
        </w:rPr>
        <w:t xml:space="preserve"> – PromjenaPodatakaZaRestoran</w:t>
      </w:r>
    </w:p>
    <w:p w14:paraId="48E330C6" w14:textId="77777777" w:rsidR="00F576AA" w:rsidRPr="00643920" w:rsidRDefault="00F576AA" w:rsidP="007364D4">
      <w:pPr>
        <w:ind w:firstLine="708"/>
      </w:pPr>
      <w:r w:rsidRPr="00643920">
        <w:t>Vlasnik pritisne gumb „Promijeni podatke o restoranu“, 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Default="00F576AA" w:rsidP="00DD773E">
      <w:pPr>
        <w:keepNext/>
        <w:jc w:val="center"/>
      </w:pPr>
      <w:r>
        <w:rPr>
          <w:noProof/>
          <w:lang w:eastAsia="hr-HR"/>
        </w:rPr>
        <w:drawing>
          <wp:inline distT="0" distB="0" distL="0" distR="0" wp14:anchorId="292DEA6A" wp14:editId="008C06D5">
            <wp:extent cx="4224939" cy="2634103"/>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3">
                      <a:extLst>
                        <a:ext uri="{28A0092B-C50C-407E-A947-70E740481C1C}">
                          <a14:useLocalDpi xmlns:a14="http://schemas.microsoft.com/office/drawing/2010/main" val="0"/>
                        </a:ext>
                      </a:extLst>
                    </a:blip>
                    <a:stretch>
                      <a:fillRect/>
                    </a:stretch>
                  </pic:blipFill>
                  <pic:spPr>
                    <a:xfrm>
                      <a:off x="0" y="0"/>
                      <a:ext cx="4224939" cy="2634103"/>
                    </a:xfrm>
                    <a:prstGeom prst="rect">
                      <a:avLst/>
                    </a:prstGeom>
                  </pic:spPr>
                </pic:pic>
              </a:graphicData>
            </a:graphic>
          </wp:inline>
        </w:drawing>
      </w:r>
    </w:p>
    <w:p w14:paraId="33FF2DFB" w14:textId="14C8B81C" w:rsidR="007E0D3E" w:rsidDel="00CA5BE5" w:rsidRDefault="00DD773E">
      <w:pPr>
        <w:pStyle w:val="Caption"/>
        <w:jc w:val="center"/>
        <w:rPr>
          <w:del w:id="265" w:author="Jan Kelemen" w:date="2016-01-17T21:43:00Z"/>
        </w:rPr>
      </w:pPr>
      <w:bookmarkStart w:id="266" w:name="_Toc440831203"/>
      <w:r>
        <w:t xml:space="preserve">Slika </w:t>
      </w:r>
      <w:r w:rsidR="002E33A3">
        <w:rPr>
          <w:b w:val="0"/>
          <w:bCs w:val="0"/>
        </w:rPr>
        <w:fldChar w:fldCharType="begin"/>
      </w:r>
      <w:r w:rsidR="002E33A3" w:rsidRPr="00CA5BE5">
        <w:rPr>
          <w:rPrChange w:id="267" w:author="Tin Trčak" w:date="2016-01-18T08:45:00Z">
            <w:rPr/>
          </w:rPrChange>
        </w:rPr>
        <w:instrText xml:space="preserve"> STYLEREF 2 \s </w:instrText>
      </w:r>
      <w:r w:rsidR="002E33A3">
        <w:rPr>
          <w:b w:val="0"/>
          <w:bCs w:val="0"/>
        </w:rPr>
        <w:fldChar w:fldCharType="separate"/>
      </w:r>
      <w:r w:rsidR="001E5B16">
        <w:t>4.3</w:t>
      </w:r>
      <w:r w:rsidR="002E33A3">
        <w:rPr>
          <w:b w:val="0"/>
          <w:bCs w:val="0"/>
        </w:rPr>
        <w:fldChar w:fldCharType="end"/>
      </w:r>
      <w:r>
        <w:t>.</w:t>
      </w:r>
      <w:r w:rsidR="002E33A3">
        <w:rPr>
          <w:b w:val="0"/>
          <w:bCs w:val="0"/>
        </w:rPr>
        <w:fldChar w:fldCharType="begin"/>
      </w:r>
      <w:r w:rsidR="002E33A3" w:rsidRPr="00CA5BE5">
        <w:rPr>
          <w:rPrChange w:id="268" w:author="Tin Trčak" w:date="2016-01-18T08:45:00Z">
            <w:rPr/>
          </w:rPrChange>
        </w:rPr>
        <w:instrText xml:space="preserve"> SEQ Slika \* ARABIC \s 2 </w:instrText>
      </w:r>
      <w:r w:rsidR="002E33A3">
        <w:rPr>
          <w:b w:val="0"/>
          <w:bCs w:val="0"/>
        </w:rPr>
        <w:fldChar w:fldCharType="separate"/>
      </w:r>
      <w:r w:rsidR="001E5B16">
        <w:t>29</w:t>
      </w:r>
      <w:r w:rsidR="002E33A3">
        <w:rPr>
          <w:b w:val="0"/>
          <w:bCs w:val="0"/>
        </w:rPr>
        <w:fldChar w:fldCharType="end"/>
      </w:r>
      <w:r>
        <w:t xml:space="preserve"> </w:t>
      </w:r>
      <w:r w:rsidRPr="0032271E">
        <w:t>Sekvencijski dijagram za UC</w:t>
      </w:r>
      <w:ins w:id="269" w:author="Jan Kelemen" w:date="2016-01-17T21:56:00Z">
        <w:r w:rsidR="00352BCF">
          <w:t>30</w:t>
        </w:r>
      </w:ins>
      <w:del w:id="270" w:author="Jan Kelemen" w:date="2016-01-17T21:56:00Z">
        <w:r w:rsidRPr="0032271E" w:rsidDel="00352BCF">
          <w:delText>31</w:delText>
        </w:r>
      </w:del>
      <w:r w:rsidRPr="0032271E">
        <w:t xml:space="preserve"> – PromjenaPodatakaZaRestoran</w:t>
      </w:r>
      <w:bookmarkEnd w:id="266"/>
    </w:p>
    <w:p w14:paraId="5B05607B" w14:textId="77777777" w:rsidR="00CA5BE5" w:rsidRPr="00CA5BE5" w:rsidRDefault="00CA5BE5">
      <w:pPr>
        <w:pStyle w:val="Caption"/>
        <w:jc w:val="center"/>
        <w:rPr>
          <w:ins w:id="271" w:author="Tin Trčak" w:date="2016-01-18T08:44:00Z"/>
        </w:rPr>
      </w:pPr>
    </w:p>
    <w:p w14:paraId="7413942F" w14:textId="08DCDA04" w:rsidR="00CA5BE5" w:rsidRPr="001C26C4" w:rsidRDefault="00CA5BE5" w:rsidP="00CA5BE5">
      <w:pPr>
        <w:rPr>
          <w:ins w:id="272" w:author="Tin Trčak" w:date="2016-01-18T08:44:00Z"/>
          <w:b/>
        </w:rPr>
      </w:pPr>
      <w:ins w:id="273" w:author="Tin Trčak" w:date="2016-01-18T08:44:00Z">
        <w:r>
          <w:rPr>
            <w:b/>
          </w:rPr>
          <w:lastRenderedPageBreak/>
          <w:t>Obrazac uporabe UC31</w:t>
        </w:r>
        <w:r w:rsidRPr="001C26C4">
          <w:rPr>
            <w:b/>
          </w:rPr>
          <w:t xml:space="preserve"> – SnimanjeNarudžbe</w:t>
        </w:r>
      </w:ins>
    </w:p>
    <w:p w14:paraId="2E28BB1F" w14:textId="77777777" w:rsidR="00CA5BE5" w:rsidRPr="00643920" w:rsidRDefault="00CA5BE5" w:rsidP="00CA5BE5">
      <w:pPr>
        <w:ind w:firstLine="708"/>
        <w:rPr>
          <w:ins w:id="274" w:author="Tin Trčak" w:date="2016-01-18T08:44:00Z"/>
        </w:rPr>
      </w:pPr>
      <w:ins w:id="275" w:author="Tin Trčak" w:date="2016-01-18T08:44:00Z">
        <w:r w:rsidRPr="00643920">
          <w:t>Djelatnik odabere narudžbu koju želi snimiti, te pritisne gumb „Snimanje narudžbe“. Podaci odabrane narudžbe se spremanju u izlaznu datoteku na djelatnikovo računalo.</w:t>
        </w:r>
      </w:ins>
    </w:p>
    <w:p w14:paraId="6B9F6B67" w14:textId="77777777" w:rsidR="00CA5BE5" w:rsidRDefault="00CA5BE5" w:rsidP="00CA5BE5">
      <w:pPr>
        <w:keepNext/>
        <w:jc w:val="center"/>
        <w:rPr>
          <w:ins w:id="276" w:author="Tin Trčak" w:date="2016-01-18T08:44:00Z"/>
        </w:rPr>
      </w:pPr>
      <w:ins w:id="277" w:author="Tin Trčak" w:date="2016-01-18T08:44:00Z">
        <w:r>
          <w:rPr>
            <w:noProof/>
            <w:lang w:eastAsia="hr-HR"/>
          </w:rPr>
          <w:drawing>
            <wp:inline distT="0" distB="0" distL="0" distR="0" wp14:anchorId="2FCA4D60" wp14:editId="7F072A8C">
              <wp:extent cx="3843939" cy="3065149"/>
              <wp:effectExtent l="0" t="0" r="444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4">
                        <a:extLst>
                          <a:ext uri="{28A0092B-C50C-407E-A947-70E740481C1C}">
                            <a14:useLocalDpi xmlns:a14="http://schemas.microsoft.com/office/drawing/2010/main" val="0"/>
                          </a:ext>
                        </a:extLst>
                      </a:blip>
                      <a:stretch>
                        <a:fillRect/>
                      </a:stretch>
                    </pic:blipFill>
                    <pic:spPr>
                      <a:xfrm>
                        <a:off x="0" y="0"/>
                        <a:ext cx="3843939" cy="3065149"/>
                      </a:xfrm>
                      <a:prstGeom prst="rect">
                        <a:avLst/>
                      </a:prstGeom>
                    </pic:spPr>
                  </pic:pic>
                </a:graphicData>
              </a:graphic>
            </wp:inline>
          </w:drawing>
        </w:r>
      </w:ins>
    </w:p>
    <w:p w14:paraId="5DE831C5" w14:textId="0ECBF77A" w:rsidR="00CA5BE5" w:rsidRDefault="00CA5BE5" w:rsidP="00CA5BE5">
      <w:pPr>
        <w:pStyle w:val="Caption"/>
        <w:jc w:val="center"/>
        <w:rPr>
          <w:ins w:id="278" w:author="Tin Trčak" w:date="2016-01-18T08:44:00Z"/>
        </w:rPr>
      </w:pPr>
      <w:bookmarkStart w:id="279" w:name="_Toc435804006"/>
      <w:ins w:id="280" w:author="Tin Trčak" w:date="2016-01-18T08:44:00Z">
        <w:r>
          <w:t xml:space="preserve">Slika </w:t>
        </w:r>
        <w:r>
          <w:fldChar w:fldCharType="begin"/>
        </w:r>
        <w:r>
          <w:instrText xml:space="preserve"> STYLEREF 2 \s </w:instrText>
        </w:r>
        <w:r>
          <w:fldChar w:fldCharType="separate"/>
        </w:r>
        <w:r>
          <w:rPr>
            <w:noProof/>
          </w:rPr>
          <w:t>4.3</w:t>
        </w:r>
        <w:r>
          <w:rPr>
            <w:noProof/>
          </w:rPr>
          <w:fldChar w:fldCharType="end"/>
        </w:r>
        <w:r>
          <w:t>.</w:t>
        </w:r>
        <w:r>
          <w:fldChar w:fldCharType="begin"/>
        </w:r>
        <w:r>
          <w:instrText xml:space="preserve"> SEQ Slika \* ARABIC \s 2 </w:instrText>
        </w:r>
        <w:r>
          <w:fldChar w:fldCharType="separate"/>
        </w:r>
        <w:r>
          <w:rPr>
            <w:noProof/>
          </w:rPr>
          <w:t>30</w:t>
        </w:r>
        <w:r>
          <w:rPr>
            <w:noProof/>
          </w:rPr>
          <w:fldChar w:fldCharType="end"/>
        </w:r>
        <w:r>
          <w:t xml:space="preserve"> </w:t>
        </w:r>
        <w:r w:rsidRPr="00E810BF">
          <w:t>Sekvencijski dijagram za UC3</w:t>
        </w:r>
      </w:ins>
      <w:ins w:id="281" w:author="Tin Trčak" w:date="2016-01-18T08:45:00Z">
        <w:r>
          <w:t>1</w:t>
        </w:r>
      </w:ins>
      <w:ins w:id="282" w:author="Tin Trčak" w:date="2016-01-18T08:44:00Z">
        <w:r w:rsidRPr="00E810BF">
          <w:t xml:space="preserve"> – SnimanjeNarudžbe</w:t>
        </w:r>
        <w:bookmarkEnd w:id="279"/>
      </w:ins>
    </w:p>
    <w:p w14:paraId="4F808D9C" w14:textId="347628DA" w:rsidR="00F576AA" w:rsidRPr="001C26C4" w:rsidDel="00182782" w:rsidRDefault="00F576AA">
      <w:pPr>
        <w:jc w:val="left"/>
        <w:rPr>
          <w:del w:id="283" w:author="Jan Kelemen" w:date="2016-01-17T21:43:00Z"/>
          <w:b/>
        </w:rPr>
        <w:pPrChange w:id="284" w:author="Jan Kelemen" w:date="2016-01-17T21:43:00Z">
          <w:pPr/>
        </w:pPrChange>
      </w:pPr>
      <w:del w:id="285" w:author="Jan Kelemen" w:date="2016-01-17T21:43:00Z">
        <w:r w:rsidRPr="001C26C4" w:rsidDel="00182782">
          <w:rPr>
            <w:b/>
          </w:rPr>
          <w:delText>Obrazac uporabe UC32 – SnimanjeNarudžbe</w:delText>
        </w:r>
      </w:del>
    </w:p>
    <w:p w14:paraId="11C5705E" w14:textId="340A09E3" w:rsidR="00F576AA" w:rsidRPr="00643920" w:rsidDel="00182782" w:rsidRDefault="00F576AA">
      <w:pPr>
        <w:ind w:firstLine="708"/>
        <w:jc w:val="left"/>
        <w:rPr>
          <w:del w:id="286" w:author="Jan Kelemen" w:date="2016-01-17T21:43:00Z"/>
        </w:rPr>
        <w:pPrChange w:id="287" w:author="Jan Kelemen" w:date="2016-01-17T21:43:00Z">
          <w:pPr>
            <w:ind w:firstLine="708"/>
          </w:pPr>
        </w:pPrChange>
      </w:pPr>
      <w:del w:id="288" w:author="Jan Kelemen" w:date="2016-01-17T21:43:00Z">
        <w:r w:rsidRPr="00643920" w:rsidDel="00182782">
          <w:delText>Djelatnik odabere narudžbu koju želi snimiti, te pritisne gumb „Snimanje narudžbe“. Podaci odabrane narudžbe se spremanju u izlaznu datoteku na djelatnikovo računalo.</w:delText>
        </w:r>
      </w:del>
    </w:p>
    <w:p w14:paraId="48087F8E" w14:textId="6C820E88" w:rsidR="00DD773E" w:rsidDel="00182782" w:rsidRDefault="00F576AA">
      <w:pPr>
        <w:keepNext/>
        <w:jc w:val="left"/>
        <w:rPr>
          <w:del w:id="289" w:author="Jan Kelemen" w:date="2016-01-17T21:43:00Z"/>
        </w:rPr>
        <w:pPrChange w:id="290" w:author="Jan Kelemen" w:date="2016-01-17T21:43:00Z">
          <w:pPr>
            <w:keepNext/>
            <w:jc w:val="center"/>
          </w:pPr>
        </w:pPrChange>
      </w:pPr>
      <w:del w:id="291" w:author="Jan Kelemen" w:date="2016-01-17T21:43:00Z">
        <w:r w:rsidDel="00182782">
          <w:rPr>
            <w:noProof/>
            <w:lang w:eastAsia="hr-HR"/>
          </w:rPr>
          <w:drawing>
            <wp:inline distT="0" distB="0" distL="0" distR="0" wp14:anchorId="079AA105" wp14:editId="4361ED1A">
              <wp:extent cx="3843939" cy="3065148"/>
              <wp:effectExtent l="0" t="0" r="4445"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4">
                        <a:extLst>
                          <a:ext uri="{28A0092B-C50C-407E-A947-70E740481C1C}">
                            <a14:useLocalDpi xmlns:a14="http://schemas.microsoft.com/office/drawing/2010/main" val="0"/>
                          </a:ext>
                        </a:extLst>
                      </a:blip>
                      <a:stretch>
                        <a:fillRect/>
                      </a:stretch>
                    </pic:blipFill>
                    <pic:spPr>
                      <a:xfrm>
                        <a:off x="0" y="0"/>
                        <a:ext cx="3843939" cy="3065148"/>
                      </a:xfrm>
                      <a:prstGeom prst="rect">
                        <a:avLst/>
                      </a:prstGeom>
                    </pic:spPr>
                  </pic:pic>
                </a:graphicData>
              </a:graphic>
            </wp:inline>
          </w:drawing>
        </w:r>
      </w:del>
    </w:p>
    <w:p w14:paraId="12A78B3F" w14:textId="3CBE6153" w:rsidR="007E0D3E" w:rsidDel="00182782" w:rsidRDefault="00DD773E">
      <w:pPr>
        <w:pStyle w:val="Caption"/>
        <w:rPr>
          <w:del w:id="292" w:author="Jan Kelemen" w:date="2016-01-17T21:43:00Z"/>
        </w:rPr>
        <w:pPrChange w:id="293" w:author="Jan Kelemen" w:date="2016-01-17T21:43:00Z">
          <w:pPr>
            <w:pStyle w:val="Caption"/>
            <w:jc w:val="center"/>
          </w:pPr>
        </w:pPrChange>
      </w:pPr>
      <w:del w:id="294" w:author="Jan Kelemen" w:date="2016-01-17T21:43:00Z">
        <w:r w:rsidDel="00182782">
          <w:delText xml:space="preserve">Slika </w:delText>
        </w:r>
        <w:r w:rsidR="00072F42" w:rsidDel="00182782">
          <w:rPr>
            <w:b w:val="0"/>
            <w:bCs w:val="0"/>
          </w:rPr>
          <w:fldChar w:fldCharType="begin"/>
        </w:r>
        <w:r w:rsidR="00072F42" w:rsidDel="00182782">
          <w:delInstrText xml:space="preserve"> STYLEREF 2 \s </w:delInstrText>
        </w:r>
        <w:r w:rsidR="00072F42" w:rsidDel="00182782">
          <w:rPr>
            <w:b w:val="0"/>
            <w:bCs w:val="0"/>
          </w:rPr>
          <w:fldChar w:fldCharType="separate"/>
        </w:r>
        <w:r w:rsidR="001E5B16" w:rsidDel="00182782">
          <w:rPr>
            <w:noProof/>
          </w:rPr>
          <w:delText>4.3</w:delText>
        </w:r>
        <w:r w:rsidR="00072F42" w:rsidDel="00182782">
          <w:rPr>
            <w:b w:val="0"/>
            <w:bCs w:val="0"/>
            <w:noProof/>
          </w:rPr>
          <w:fldChar w:fldCharType="end"/>
        </w:r>
        <w:r w:rsidDel="00182782">
          <w:delText>.</w:delText>
        </w:r>
        <w:r w:rsidR="00072F42" w:rsidDel="00182782">
          <w:rPr>
            <w:b w:val="0"/>
            <w:bCs w:val="0"/>
          </w:rPr>
          <w:fldChar w:fldCharType="begin"/>
        </w:r>
        <w:r w:rsidR="00072F42" w:rsidDel="00182782">
          <w:delInstrText xml:space="preserve"> SEQ Slika \* ARABIC \s 2 </w:delInstrText>
        </w:r>
        <w:r w:rsidR="00072F42" w:rsidDel="00182782">
          <w:rPr>
            <w:b w:val="0"/>
            <w:bCs w:val="0"/>
          </w:rPr>
          <w:fldChar w:fldCharType="separate"/>
        </w:r>
        <w:r w:rsidR="001E5B16" w:rsidDel="00182782">
          <w:rPr>
            <w:noProof/>
          </w:rPr>
          <w:delText>30</w:delText>
        </w:r>
        <w:r w:rsidR="00072F42" w:rsidDel="00182782">
          <w:rPr>
            <w:b w:val="0"/>
            <w:bCs w:val="0"/>
            <w:noProof/>
          </w:rPr>
          <w:fldChar w:fldCharType="end"/>
        </w:r>
        <w:r w:rsidDel="00182782">
          <w:delText xml:space="preserve"> </w:delText>
        </w:r>
        <w:r w:rsidRPr="00E810BF" w:rsidDel="00182782">
          <w:delText>Sekvencijski dijagram za UC32 – SnimanjeNarudžbe</w:delText>
        </w:r>
      </w:del>
    </w:p>
    <w:p w14:paraId="5E747FB1" w14:textId="6DC7432B" w:rsidR="00F576AA" w:rsidRDefault="00F576AA">
      <w:pPr>
        <w:pStyle w:val="Caption"/>
        <w:jc w:val="center"/>
      </w:pPr>
    </w:p>
    <w:p w14:paraId="373F1F36" w14:textId="7FA3B521" w:rsidR="00B301DF" w:rsidRDefault="00B301DF">
      <w:pPr>
        <w:spacing w:after="160" w:line="259" w:lineRule="auto"/>
        <w:jc w:val="left"/>
        <w:rPr>
          <w:lang w:eastAsia="hr-HR"/>
        </w:rPr>
      </w:pPr>
      <w:del w:id="295" w:author="Jan Kelemen" w:date="2016-01-17T21:43:00Z">
        <w:r w:rsidDel="00182782">
          <w:rPr>
            <w:lang w:eastAsia="hr-HR"/>
          </w:rPr>
          <w:br w:type="page"/>
        </w:r>
      </w:del>
    </w:p>
    <w:p w14:paraId="643A5666" w14:textId="2BEE941D" w:rsidR="00F576AA" w:rsidRDefault="00E05AB8" w:rsidP="00E05AB8">
      <w:pPr>
        <w:pStyle w:val="Heading1"/>
        <w:rPr>
          <w:lang w:eastAsia="hr-HR"/>
        </w:rPr>
      </w:pPr>
      <w:bookmarkStart w:id="296" w:name="_Toc435793423"/>
      <w:r>
        <w:rPr>
          <w:lang w:eastAsia="hr-HR"/>
        </w:rPr>
        <w:t>Ostali zahtjevi</w:t>
      </w:r>
      <w:bookmarkEnd w:id="296"/>
    </w:p>
    <w:p w14:paraId="695B1C88"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za svako jelo koje je naručivano minimalno dva puta više od prosjeka naručivanja ostalih jela označiti posebnom oznakom – često naručivano jelo.</w:t>
      </w:r>
    </w:p>
    <w:p w14:paraId="67628537"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upozoriti korisnika ako odabrana narudžba nije zadovoljila uvjet minimalne definirane cijene svake narudžbe.</w:t>
      </w:r>
    </w:p>
    <w:p w14:paraId="499D79D4"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U sustavu treba barem za 10 jela postojati</w:t>
      </w:r>
      <w:r w:rsidR="009E2F05">
        <w:rPr>
          <w:rFonts w:cs="Times New Roman"/>
          <w:szCs w:val="24"/>
          <w:lang w:eastAsia="ar-SA"/>
        </w:rPr>
        <w:t xml:space="preserve"> pripadajuće slike tih jela.</w:t>
      </w:r>
    </w:p>
    <w:p w14:paraId="6FECC8EF"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podržati istovremeni rad najmanje tri djelatnika, pet klijenata i jednog vlasnika.</w:t>
      </w:r>
    </w:p>
    <w:p w14:paraId="69E575BA"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Sučelje web stranice mora podržavati unos i prikaz hrvatskih dijakritičkih znakova.</w:t>
      </w:r>
    </w:p>
    <w:p w14:paraId="22E258F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Tekstualni oblik izlazne datoteke, tj. izvještaj o prometu restorana mora podržavati unos i prikaz hrvatskih dijakritičkih znakova.</w:t>
      </w:r>
    </w:p>
    <w:p w14:paraId="607C6B0D"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lastRenderedPageBreak/>
        <w:t>Sustav treba biti jednostavan za korištenje, korisnici moraju znati koristi se sučeljem web stranice i sustavom bez opširnih i dodatnih uputa.</w:t>
      </w:r>
    </w:p>
    <w:p w14:paraId="2023B1B5"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Web stranica mora biti pisana u objektno-orijentiranom programskom jeziku, te će izrada sustava biti implementirana pomoću C# i ASP.NET.</w:t>
      </w:r>
    </w:p>
    <w:p w14:paraId="14653A62"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Informacije o restoranu i jelima, te cijene jela koje sustav daje moraju biti točne i pravodobno ažurirane.</w:t>
      </w:r>
    </w:p>
    <w:p w14:paraId="0B09C60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koristi kao valutu HRK. </w:t>
      </w:r>
    </w:p>
    <w:p w14:paraId="68680C23" w14:textId="77777777" w:rsidR="00E957F2" w:rsidRDefault="00E957F2">
      <w:pPr>
        <w:spacing w:after="160" w:line="259" w:lineRule="auto"/>
        <w:jc w:val="left"/>
        <w:rPr>
          <w:lang w:eastAsia="hr-HR"/>
        </w:rPr>
      </w:pPr>
    </w:p>
    <w:p w14:paraId="6B6DAB8C" w14:textId="10FF4B85" w:rsidR="00E05AB8" w:rsidRDefault="00E05AB8">
      <w:pPr>
        <w:spacing w:after="160" w:line="259" w:lineRule="auto"/>
        <w:jc w:val="left"/>
        <w:rPr>
          <w:lang w:eastAsia="hr-HR"/>
        </w:rPr>
      </w:pPr>
      <w:r>
        <w:rPr>
          <w:lang w:eastAsia="hr-HR"/>
        </w:rPr>
        <w:br w:type="page"/>
      </w:r>
    </w:p>
    <w:p w14:paraId="2D00F7A6" w14:textId="0BA5E341" w:rsidR="00E05AB8" w:rsidRDefault="00E05AB8" w:rsidP="00E05AB8">
      <w:pPr>
        <w:pStyle w:val="Heading1"/>
        <w:rPr>
          <w:lang w:eastAsia="hr-HR"/>
        </w:rPr>
      </w:pPr>
      <w:bookmarkStart w:id="297" w:name="_Toc435793424"/>
      <w:r>
        <w:rPr>
          <w:lang w:eastAsia="hr-HR"/>
        </w:rPr>
        <w:lastRenderedPageBreak/>
        <w:t xml:space="preserve">Arhitektura i </w:t>
      </w:r>
      <w:r w:rsidR="00C84CCF">
        <w:rPr>
          <w:lang w:eastAsia="hr-HR"/>
        </w:rPr>
        <w:t>dizajn</w:t>
      </w:r>
      <w:r>
        <w:rPr>
          <w:lang w:eastAsia="hr-HR"/>
        </w:rPr>
        <w:t xml:space="preserve"> sustava</w:t>
      </w:r>
      <w:bookmarkEnd w:id="297"/>
    </w:p>
    <w:p w14:paraId="200CC569" w14:textId="57ABF386" w:rsidR="00E05AB8" w:rsidRDefault="00F40D12" w:rsidP="009E444A">
      <w:pPr>
        <w:pStyle w:val="Heading2"/>
      </w:pPr>
      <w:bookmarkStart w:id="298" w:name="_Toc435793425"/>
      <w:r>
        <w:t>Svrha, opći prioriteti i skica sustava</w:t>
      </w:r>
      <w:bookmarkEnd w:id="298"/>
    </w:p>
    <w:p w14:paraId="655F1AE4" w14:textId="77777777" w:rsidR="004F0B5B" w:rsidRDefault="004F0B5B" w:rsidP="00F40D12">
      <w:pPr>
        <w:ind w:firstLine="360"/>
      </w:pPr>
    </w:p>
    <w:p w14:paraId="356B7147" w14:textId="77777777" w:rsidR="00F40D12" w:rsidRPr="00F40D12" w:rsidRDefault="00F40D12" w:rsidP="00F40D12">
      <w:pPr>
        <w:ind w:firstLine="360"/>
      </w:pPr>
      <w:r w:rsidRPr="00F40D12">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F40D12" w:rsidRDefault="00F40D12" w:rsidP="00F40D12">
      <w:pPr>
        <w:ind w:firstLine="360"/>
      </w:pPr>
      <w:r w:rsidRPr="00F40D12">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F40D12" w:rsidRDefault="00F40D12" w:rsidP="00F40D12">
      <w:pPr>
        <w:ind w:firstLine="360"/>
      </w:pPr>
      <w:r w:rsidRPr="00F40D12">
        <w:t>Dakle, krajnji sustav će se sastojati od web aplikacije koja će biti povezana s bazom podataka u kojoj će se pohranjivati podaci o restoranu, jelima, vlasniku restorana, djelatnicima i narudžbama.</w:t>
      </w:r>
    </w:p>
    <w:p w14:paraId="4BD9EC59"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Default="00F40D12" w:rsidP="009E444A">
      <w:pPr>
        <w:keepNext/>
        <w:shd w:val="clear" w:color="auto" w:fill="FFFFFF"/>
        <w:spacing w:before="100" w:beforeAutospacing="1" w:after="100" w:afterAutospacing="1"/>
        <w:jc w:val="center"/>
        <w:textAlignment w:val="baseline"/>
      </w:pPr>
      <w:r w:rsidRPr="00643920">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5">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43184B12" w:rsidR="00F40D12" w:rsidRDefault="009E444A" w:rsidP="009E444A">
      <w:pPr>
        <w:pStyle w:val="Caption"/>
        <w:jc w:val="center"/>
      </w:pPr>
      <w:bookmarkStart w:id="299" w:name="_Toc440831204"/>
      <w:r>
        <w:t xml:space="preserve">Slika </w:t>
      </w:r>
      <w:r w:rsidR="00604B53">
        <w:fldChar w:fldCharType="begin"/>
      </w:r>
      <w:r w:rsidR="00604B53">
        <w:instrText xml:space="preserve"> STYLEREF 2 \s </w:instrText>
      </w:r>
      <w:r w:rsidR="00604B53">
        <w:fldChar w:fldCharType="separate"/>
      </w:r>
      <w:r w:rsidR="001E5B16">
        <w:rPr>
          <w:noProof/>
        </w:rPr>
        <w:t>6.1</w:t>
      </w:r>
      <w:r w:rsidR="00604B53">
        <w:rPr>
          <w:noProof/>
        </w:rPr>
        <w:fldChar w:fldCharType="end"/>
      </w:r>
      <w:r w:rsidR="00DD773E">
        <w:t>.</w:t>
      </w:r>
      <w:r w:rsidR="00604B53">
        <w:fldChar w:fldCharType="begin"/>
      </w:r>
      <w:r w:rsidR="00604B53">
        <w:instrText xml:space="preserve"> SEQ Slika \* ARABIC \s 2 </w:instrText>
      </w:r>
      <w:r w:rsidR="00604B53">
        <w:fldChar w:fldCharType="separate"/>
      </w:r>
      <w:r w:rsidR="001E5B16">
        <w:rPr>
          <w:noProof/>
        </w:rPr>
        <w:t>1</w:t>
      </w:r>
      <w:r w:rsidR="00604B53">
        <w:rPr>
          <w:noProof/>
        </w:rPr>
        <w:fldChar w:fldCharType="end"/>
      </w:r>
      <w:r>
        <w:t xml:space="preserve"> </w:t>
      </w:r>
      <w:r w:rsidRPr="00C10101">
        <w:t>Arhitektura sustava</w:t>
      </w:r>
      <w:bookmarkEnd w:id="299"/>
    </w:p>
    <w:p w14:paraId="5E54C268" w14:textId="109B5E9E" w:rsidR="00F40D12" w:rsidRDefault="00F40D12">
      <w:pPr>
        <w:spacing w:after="160" w:line="259" w:lineRule="auto"/>
        <w:jc w:val="left"/>
        <w:rPr>
          <w:rFonts w:eastAsia="Times New Roman" w:cs="Times New Roman"/>
          <w:b/>
          <w:bCs/>
          <w:color w:val="000000"/>
          <w:sz w:val="20"/>
          <w:szCs w:val="20"/>
          <w:lang w:eastAsia="hr-HR"/>
        </w:rPr>
      </w:pPr>
      <w:r>
        <w:br w:type="page"/>
      </w:r>
    </w:p>
    <w:p w14:paraId="33897D0F" w14:textId="77777777" w:rsidR="00F40D12" w:rsidRDefault="00F40D12" w:rsidP="00F40D12">
      <w:pPr>
        <w:pStyle w:val="Caption"/>
        <w:jc w:val="center"/>
      </w:pPr>
    </w:p>
    <w:p w14:paraId="3FF73D25" w14:textId="77777777" w:rsidR="00F40D12" w:rsidRPr="00F40D12" w:rsidRDefault="00F40D12" w:rsidP="00F40D12">
      <w:pPr>
        <w:ind w:firstLine="708"/>
        <w:rPr>
          <w:b/>
        </w:rPr>
      </w:pPr>
      <w:r w:rsidRPr="00F40D12">
        <w:rPr>
          <w:b/>
        </w:rPr>
        <w:t>Web aplikacija</w:t>
      </w:r>
    </w:p>
    <w:p w14:paraId="0AF17C87" w14:textId="77777777" w:rsidR="00F40D12" w:rsidRDefault="00F40D12" w:rsidP="00F40D12">
      <w:pPr>
        <w:ind w:firstLine="708"/>
      </w:pPr>
      <w:r>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Default="00F40D12" w:rsidP="00F40D12">
      <w:pPr>
        <w:keepNext/>
        <w:jc w:val="center"/>
      </w:pPr>
      <w:r w:rsidRPr="00643920">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6">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4C244E8D" w:rsidR="00F40D12" w:rsidRDefault="00F40D12" w:rsidP="00F40D12">
      <w:pPr>
        <w:pStyle w:val="Caption"/>
        <w:jc w:val="center"/>
      </w:pPr>
      <w:bookmarkStart w:id="300" w:name="_Toc440831205"/>
      <w:r>
        <w:t xml:space="preserve">Slika </w:t>
      </w:r>
      <w:r w:rsidR="00604B53">
        <w:fldChar w:fldCharType="begin"/>
      </w:r>
      <w:r w:rsidR="00604B53">
        <w:instrText xml:space="preserve"> STYLEREF 2 \s </w:instrText>
      </w:r>
      <w:r w:rsidR="00604B53">
        <w:fldChar w:fldCharType="separate"/>
      </w:r>
      <w:r w:rsidR="001E5B16">
        <w:rPr>
          <w:noProof/>
        </w:rPr>
        <w:t>6.1</w:t>
      </w:r>
      <w:r w:rsidR="00604B53">
        <w:rPr>
          <w:noProof/>
        </w:rPr>
        <w:fldChar w:fldCharType="end"/>
      </w:r>
      <w:r w:rsidR="00DD773E">
        <w:t>.</w:t>
      </w:r>
      <w:r w:rsidR="00604B53">
        <w:fldChar w:fldCharType="begin"/>
      </w:r>
      <w:r w:rsidR="00604B53">
        <w:instrText xml:space="preserve"> SEQ Slika \* ARABIC \s 2 </w:instrText>
      </w:r>
      <w:r w:rsidR="00604B53">
        <w:fldChar w:fldCharType="separate"/>
      </w:r>
      <w:r w:rsidR="001E5B16">
        <w:rPr>
          <w:noProof/>
        </w:rPr>
        <w:t>2</w:t>
      </w:r>
      <w:r w:rsidR="00604B53">
        <w:rPr>
          <w:noProof/>
        </w:rPr>
        <w:fldChar w:fldCharType="end"/>
      </w:r>
      <w:r>
        <w:t xml:space="preserve"> </w:t>
      </w:r>
      <w:r w:rsidRPr="007943CE">
        <w:t>MVC obrazac</w:t>
      </w:r>
      <w:bookmarkEnd w:id="300"/>
    </w:p>
    <w:p w14:paraId="514B7B98" w14:textId="77777777" w:rsidR="009E2F05" w:rsidRDefault="009E2F05" w:rsidP="00F40D12">
      <w:pPr>
        <w:ind w:firstLine="708"/>
      </w:pPr>
    </w:p>
    <w:p w14:paraId="49E10D07" w14:textId="77777777" w:rsidR="00F40D12" w:rsidRDefault="00F40D12" w:rsidP="00F40D12">
      <w:pPr>
        <w:ind w:firstLine="708"/>
      </w:pPr>
      <w:r>
        <w:t>Ono što odlikuje MVC arhitekturu je: nezavisan razvoj pojedinog dijela aplikacije, lakše ispitivanje i održavanje aplikacije te vrlo jednostavno dodavanje novih odlika (</w:t>
      </w:r>
      <w:r w:rsidRPr="00643920">
        <w:t>featurea</w:t>
      </w:r>
      <w:r>
        <w:t>) u sustav.</w:t>
      </w:r>
    </w:p>
    <w:p w14:paraId="59BD9CD5" w14:textId="77777777" w:rsidR="00F40D12" w:rsidRPr="00643920" w:rsidRDefault="00F40D12" w:rsidP="00F40D12">
      <w:pPr>
        <w:ind w:firstLine="708"/>
      </w:pPr>
      <w:r w:rsidRPr="00643920">
        <w:t>Aplikacija temeljena na MVC obrascu se sastoji od:</w:t>
      </w:r>
    </w:p>
    <w:p w14:paraId="5A3688AB" w14:textId="0EC89B54" w:rsidR="00F40D12" w:rsidRPr="00643920" w:rsidRDefault="00F40D12" w:rsidP="001A0EE3">
      <w:pPr>
        <w:pStyle w:val="ListParagraph"/>
        <w:numPr>
          <w:ilvl w:val="0"/>
          <w:numId w:val="50"/>
        </w:numPr>
        <w:rPr>
          <w:lang w:eastAsia="ar-SA"/>
        </w:rPr>
      </w:pPr>
      <w:r w:rsidRPr="00643920">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Pr>
          <w:lang w:eastAsia="ar-SA"/>
        </w:rPr>
        <w:t>eđu viewa  i controllera, tzv. „ModelView“</w:t>
      </w:r>
      <w:r w:rsidRPr="00643920">
        <w:rPr>
          <w:lang w:eastAsia="ar-SA"/>
        </w:rPr>
        <w:t>.</w:t>
      </w:r>
    </w:p>
    <w:p w14:paraId="7925FA89" w14:textId="77777777" w:rsidR="00F40D12" w:rsidRPr="00643920" w:rsidRDefault="00F40D12" w:rsidP="001A0EE3">
      <w:pPr>
        <w:pStyle w:val="ListParagraph"/>
        <w:numPr>
          <w:ilvl w:val="0"/>
          <w:numId w:val="50"/>
        </w:numPr>
        <w:rPr>
          <w:lang w:eastAsia="ar-SA"/>
        </w:rPr>
      </w:pPr>
      <w:r w:rsidRPr="00643920">
        <w:rPr>
          <w:lang w:eastAsia="ar-SA"/>
        </w:rPr>
        <w:t>Controller – predstavlja sloj aplikacije koji obrađuje korisničke zahtjeve, priprema podatke za prikaz i poziva odgovarajući pogled (view).</w:t>
      </w:r>
    </w:p>
    <w:p w14:paraId="4109419F" w14:textId="1A944A43" w:rsidR="00F40D12" w:rsidRDefault="00F40D12" w:rsidP="001A0EE3">
      <w:pPr>
        <w:pStyle w:val="ListParagraph"/>
        <w:numPr>
          <w:ilvl w:val="0"/>
          <w:numId w:val="50"/>
        </w:numPr>
        <w:rPr>
          <w:lang w:eastAsia="ar-SA"/>
        </w:rPr>
      </w:pPr>
      <w:r w:rsidRPr="00643920">
        <w:rPr>
          <w:lang w:eastAsia="ar-SA"/>
        </w:rPr>
        <w:t>View – prikazuje pripremljene podatke koje je dobio od Controllera. U konkretnoj implementaciji ASP.NET MVC web aplikacije view je z</w:t>
      </w:r>
      <w:r w:rsidR="00440E76">
        <w:rPr>
          <w:lang w:eastAsia="ar-SA"/>
        </w:rPr>
        <w:t>a</w:t>
      </w:r>
      <w:r w:rsidRPr="00643920">
        <w:rPr>
          <w:lang w:eastAsia="ar-SA"/>
        </w:rPr>
        <w:t>pravo HTML dokument koji koristi Razor engine.</w:t>
      </w:r>
    </w:p>
    <w:p w14:paraId="757886C6" w14:textId="77777777" w:rsidR="00F40D12" w:rsidRDefault="00F40D12">
      <w:pPr>
        <w:spacing w:after="160" w:line="259" w:lineRule="auto"/>
        <w:jc w:val="left"/>
        <w:rPr>
          <w:lang w:eastAsia="ar-SA"/>
        </w:rPr>
      </w:pPr>
      <w:r>
        <w:rPr>
          <w:lang w:eastAsia="ar-SA"/>
        </w:rPr>
        <w:br w:type="page"/>
      </w:r>
    </w:p>
    <w:p w14:paraId="1B274150" w14:textId="2BD761ED" w:rsidR="00F40D12" w:rsidRPr="00F40D12" w:rsidRDefault="00F40D12" w:rsidP="00F40D12">
      <w:pPr>
        <w:ind w:firstLine="709"/>
        <w:rPr>
          <w:b/>
        </w:rPr>
      </w:pPr>
      <w:r w:rsidRPr="00F40D12">
        <w:rPr>
          <w:b/>
          <w:szCs w:val="20"/>
        </w:rPr>
        <w:lastRenderedPageBreak/>
        <w:t>Baza podataka</w:t>
      </w:r>
    </w:p>
    <w:p w14:paraId="4C0157A7" w14:textId="77777777" w:rsidR="00F40D12" w:rsidRDefault="00F40D12" w:rsidP="00F40D12">
      <w:pPr>
        <w:ind w:firstLine="708"/>
      </w:pPr>
      <w:r>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6A8C8758" w14:textId="77777777" w:rsidR="00F40D12" w:rsidRDefault="00F40D12" w:rsidP="00F40D12">
      <w:pPr>
        <w:ind w:firstLine="708"/>
      </w:pPr>
      <w:r>
        <w:t>Slijedi prikazi i opis svih relacija i njihovih atributa te pripadajućih primarnih i stranih ključeva:</w:t>
      </w:r>
    </w:p>
    <w:p w14:paraId="2C312777" w14:textId="77777777" w:rsidR="00F40D12" w:rsidRPr="00B97B0F" w:rsidRDefault="00F40D12" w:rsidP="00151805">
      <w:pPr>
        <w:ind w:left="1068"/>
      </w:pPr>
      <w:r w:rsidRPr="00F40D12">
        <w:rPr>
          <w:b/>
        </w:rPr>
        <w:t>Employee</w:t>
      </w:r>
    </w:p>
    <w:p w14:paraId="74C3DAAB" w14:textId="11681B39" w:rsidR="00F40D12" w:rsidRDefault="00F40D12" w:rsidP="002F4B4C">
      <w:pPr>
        <w:pStyle w:val="ListParagraph"/>
        <w:numPr>
          <w:ilvl w:val="0"/>
          <w:numId w:val="51"/>
        </w:numPr>
        <w:ind w:left="1788"/>
      </w:pPr>
      <w:del w:id="301" w:author="Jan Kelemen" w:date="2016-01-17T21:45:00Z">
        <w:r w:rsidDel="00182782">
          <w:delText xml:space="preserve">username </w:delText>
        </w:r>
      </w:del>
      <w:ins w:id="302" w:author="Jan Kelemen" w:date="2016-01-17T21:45:00Z">
        <w:r w:rsidR="00182782">
          <w:t xml:space="preserve">employeeID </w:t>
        </w:r>
      </w:ins>
      <w:r>
        <w:t>VARCHAR(50) – korisničko ime djelatnika restorana u sustavu</w:t>
      </w:r>
    </w:p>
    <w:p w14:paraId="18A8B52E" w14:textId="77777777" w:rsidR="00F40D12" w:rsidRDefault="00F40D12" w:rsidP="002F4B4C">
      <w:pPr>
        <w:pStyle w:val="ListParagraph"/>
        <w:numPr>
          <w:ilvl w:val="0"/>
          <w:numId w:val="51"/>
        </w:numPr>
        <w:ind w:left="1788"/>
      </w:pPr>
      <w:r>
        <w:t>password VARCHAR(64)  – lozinka korisnika sustava</w:t>
      </w:r>
    </w:p>
    <w:p w14:paraId="1B3B5E49" w14:textId="77777777" w:rsidR="00F40D12" w:rsidRDefault="00F40D12" w:rsidP="002F4B4C">
      <w:pPr>
        <w:pStyle w:val="ListParagraph"/>
        <w:numPr>
          <w:ilvl w:val="0"/>
          <w:numId w:val="51"/>
        </w:numPr>
        <w:ind w:left="1788"/>
      </w:pPr>
      <w:r>
        <w:t>firstName NVARCHAR(50)  – ime korisnika</w:t>
      </w:r>
    </w:p>
    <w:p w14:paraId="4F9CCF51" w14:textId="77777777" w:rsidR="00F40D12" w:rsidRDefault="00F40D12" w:rsidP="002F4B4C">
      <w:pPr>
        <w:pStyle w:val="ListParagraph"/>
        <w:numPr>
          <w:ilvl w:val="0"/>
          <w:numId w:val="51"/>
        </w:numPr>
        <w:ind w:left="1788"/>
      </w:pPr>
      <w:r>
        <w:t>lastName NVARCHAR(50)  – prezime korisnika</w:t>
      </w:r>
    </w:p>
    <w:p w14:paraId="4DCA2420" w14:textId="77777777" w:rsidR="00F40D12" w:rsidRDefault="00F40D12" w:rsidP="002F4B4C">
      <w:pPr>
        <w:pStyle w:val="ListParagraph"/>
        <w:numPr>
          <w:ilvl w:val="0"/>
          <w:numId w:val="51"/>
        </w:numPr>
        <w:ind w:left="1788"/>
      </w:pPr>
      <w:r>
        <w:t>email VARCHAR(254)  – email korisnika</w:t>
      </w:r>
    </w:p>
    <w:p w14:paraId="5ED8C753" w14:textId="77777777" w:rsidR="00F40D12" w:rsidRDefault="00F40D12" w:rsidP="002F4B4C">
      <w:pPr>
        <w:pStyle w:val="ListParagraph"/>
        <w:numPr>
          <w:ilvl w:val="0"/>
          <w:numId w:val="51"/>
        </w:numPr>
        <w:ind w:left="1788"/>
      </w:pPr>
      <w:r>
        <w:t>phoneNumber VARCHAR(15)  – telefonski broj</w:t>
      </w:r>
    </w:p>
    <w:p w14:paraId="3D63A3FA" w14:textId="77777777" w:rsidR="00F40D12" w:rsidRDefault="00F40D12" w:rsidP="002F4B4C">
      <w:pPr>
        <w:pStyle w:val="ListParagraph"/>
        <w:numPr>
          <w:ilvl w:val="0"/>
          <w:numId w:val="51"/>
        </w:numPr>
        <w:ind w:left="1788"/>
      </w:pPr>
      <w:r>
        <w:t>address</w:t>
      </w:r>
      <w:r w:rsidRPr="00B97B0F">
        <w:t xml:space="preserve"> </w:t>
      </w:r>
      <w:r>
        <w:t>VARCHAR(254)   – adresa stanovanja</w:t>
      </w:r>
    </w:p>
    <w:p w14:paraId="32968C15" w14:textId="77777777" w:rsidR="00F40D12" w:rsidRDefault="00F40D12" w:rsidP="002F4B4C">
      <w:pPr>
        <w:pStyle w:val="ListParagraph"/>
        <w:numPr>
          <w:ilvl w:val="0"/>
          <w:numId w:val="51"/>
        </w:numPr>
        <w:ind w:left="1788"/>
      </w:pPr>
      <w:r>
        <w:t>city NVARCHAR(60)  – grad stanovanja</w:t>
      </w:r>
    </w:p>
    <w:p w14:paraId="5488C86F" w14:textId="77777777" w:rsidR="00F40D12" w:rsidRDefault="00F40D12" w:rsidP="002F4B4C">
      <w:pPr>
        <w:pStyle w:val="ListParagraph"/>
        <w:numPr>
          <w:ilvl w:val="0"/>
          <w:numId w:val="51"/>
        </w:numPr>
        <w:ind w:left="1788"/>
      </w:pPr>
      <w:r>
        <w:t>postCode VARCHAR(16)  – poštanski broj</w:t>
      </w:r>
    </w:p>
    <w:p w14:paraId="1E7E3D1E" w14:textId="77777777" w:rsidR="00F40D12" w:rsidRDefault="00F40D12" w:rsidP="002F4B4C">
      <w:pPr>
        <w:pStyle w:val="ListParagraph"/>
        <w:numPr>
          <w:ilvl w:val="0"/>
          <w:numId w:val="51"/>
        </w:numPr>
        <w:ind w:left="1788"/>
      </w:pPr>
      <w:r>
        <w:t>title NVARCHAR(50) – opis posla koji obavlja</w:t>
      </w:r>
    </w:p>
    <w:p w14:paraId="6BFB65DD" w14:textId="77777777" w:rsidR="00F40D12" w:rsidRDefault="00F40D12" w:rsidP="002F4B4C">
      <w:pPr>
        <w:pStyle w:val="ListParagraph"/>
        <w:numPr>
          <w:ilvl w:val="0"/>
          <w:numId w:val="51"/>
        </w:numPr>
        <w:ind w:left="1788"/>
      </w:pPr>
      <w:r>
        <w:t>adminRights BIT – oznaka je li korisnik administrator sustava</w:t>
      </w:r>
    </w:p>
    <w:p w14:paraId="267FB171" w14:textId="77777777" w:rsidR="00F40D12" w:rsidRPr="004F0B5B" w:rsidRDefault="00F40D12" w:rsidP="002F4B4C">
      <w:pPr>
        <w:pStyle w:val="ListParagraph"/>
        <w:numPr>
          <w:ilvl w:val="0"/>
          <w:numId w:val="51"/>
        </w:numPr>
        <w:ind w:left="1788"/>
        <w:rPr>
          <w:b/>
        </w:rPr>
      </w:pPr>
      <w:r w:rsidRPr="004F0B5B">
        <w:rPr>
          <w:b/>
          <w:lang w:eastAsia="ar-SA"/>
        </w:rPr>
        <w:t xml:space="preserve">PK </w:t>
      </w:r>
      <w:r w:rsidRPr="004F0B5B">
        <w:rPr>
          <w:b/>
        </w:rPr>
        <w:t xml:space="preserve">= </w:t>
      </w:r>
      <w:r w:rsidRPr="004F0B5B">
        <w:rPr>
          <w:b/>
          <w:lang w:eastAsia="ar-SA"/>
        </w:rPr>
        <w:t>{username}</w:t>
      </w:r>
    </w:p>
    <w:p w14:paraId="0BC71418" w14:textId="77777777" w:rsidR="00F40D12" w:rsidRDefault="00F40D12" w:rsidP="00C84CCF">
      <w:pPr>
        <w:ind w:left="1068"/>
      </w:pPr>
      <w:r w:rsidRPr="004F0B5B">
        <w:rPr>
          <w:b/>
        </w:rPr>
        <w:t>Category</w:t>
      </w:r>
    </w:p>
    <w:p w14:paraId="6F5AA09A" w14:textId="77777777" w:rsidR="00F40D12" w:rsidRDefault="00F40D12" w:rsidP="00C84CCF">
      <w:pPr>
        <w:pStyle w:val="ListParagraph"/>
        <w:numPr>
          <w:ilvl w:val="0"/>
          <w:numId w:val="52"/>
        </w:numPr>
        <w:ind w:left="1788"/>
      </w:pPr>
      <w:r>
        <w:t>categoryID INT(10) – šifra kategorije jela</w:t>
      </w:r>
    </w:p>
    <w:p w14:paraId="02D02385" w14:textId="77777777" w:rsidR="00F40D12" w:rsidRDefault="00F40D12" w:rsidP="00C84CCF">
      <w:pPr>
        <w:pStyle w:val="ListParagraph"/>
        <w:numPr>
          <w:ilvl w:val="0"/>
          <w:numId w:val="52"/>
        </w:numPr>
        <w:ind w:left="1788"/>
      </w:pPr>
      <w:r>
        <w:t>name NVARCHAR(50) – ime kategorije</w:t>
      </w:r>
    </w:p>
    <w:p w14:paraId="05EF4444" w14:textId="77777777" w:rsidR="00F40D12" w:rsidRPr="004F0B5B" w:rsidRDefault="00F40D12" w:rsidP="00C84CCF">
      <w:pPr>
        <w:pStyle w:val="ListParagraph"/>
        <w:numPr>
          <w:ilvl w:val="0"/>
          <w:numId w:val="52"/>
        </w:numPr>
        <w:ind w:left="1788"/>
        <w:rPr>
          <w:b/>
          <w:lang w:eastAsia="ar-SA"/>
        </w:rPr>
      </w:pPr>
      <w:r w:rsidRPr="004F0B5B">
        <w:rPr>
          <w:b/>
          <w:lang w:eastAsia="ar-SA"/>
        </w:rPr>
        <w:t>PK = {categoryID}</w:t>
      </w:r>
    </w:p>
    <w:p w14:paraId="471A98DB" w14:textId="77777777" w:rsidR="00F40D12" w:rsidRPr="00643920" w:rsidRDefault="00F40D12" w:rsidP="00C84CCF">
      <w:pPr>
        <w:ind w:left="1068"/>
      </w:pPr>
      <w:r w:rsidRPr="004F0B5B">
        <w:rPr>
          <w:b/>
        </w:rPr>
        <w:t>Meal</w:t>
      </w:r>
    </w:p>
    <w:p w14:paraId="6266E436" w14:textId="77777777" w:rsidR="00F40D12" w:rsidRDefault="00F40D12" w:rsidP="00C84CCF">
      <w:pPr>
        <w:pStyle w:val="ListParagraph"/>
        <w:numPr>
          <w:ilvl w:val="0"/>
          <w:numId w:val="53"/>
        </w:numPr>
        <w:ind w:left="1788"/>
      </w:pPr>
      <w:r>
        <w:t>mealID INT(10) – šifra jela</w:t>
      </w:r>
    </w:p>
    <w:p w14:paraId="204DD44B" w14:textId="77777777" w:rsidR="00F40D12" w:rsidRDefault="00F40D12" w:rsidP="00C84CCF">
      <w:pPr>
        <w:pStyle w:val="ListParagraph"/>
        <w:numPr>
          <w:ilvl w:val="0"/>
          <w:numId w:val="53"/>
        </w:numPr>
        <w:ind w:left="1788"/>
      </w:pPr>
      <w:r>
        <w:t>name NVARCHAR(50) – ime jela</w:t>
      </w:r>
    </w:p>
    <w:p w14:paraId="64D61191" w14:textId="77777777" w:rsidR="00F40D12" w:rsidRDefault="00F40D12" w:rsidP="00C84CCF">
      <w:pPr>
        <w:pStyle w:val="ListParagraph"/>
        <w:numPr>
          <w:ilvl w:val="0"/>
          <w:numId w:val="53"/>
        </w:numPr>
        <w:ind w:left="1788"/>
      </w:pPr>
      <w:r>
        <w:t>description TEXT – opis jela</w:t>
      </w:r>
    </w:p>
    <w:p w14:paraId="036CDD18" w14:textId="77777777" w:rsidR="00F40D12" w:rsidRDefault="00F40D12" w:rsidP="00C84CCF">
      <w:pPr>
        <w:pStyle w:val="ListParagraph"/>
        <w:numPr>
          <w:ilvl w:val="0"/>
          <w:numId w:val="53"/>
        </w:numPr>
        <w:ind w:left="1788"/>
      </w:pPr>
      <w:r>
        <w:t>image VARCHAR(255) – path do slike jela</w:t>
      </w:r>
    </w:p>
    <w:p w14:paraId="026A870A" w14:textId="77777777" w:rsidR="00F40D12" w:rsidRDefault="00F40D12" w:rsidP="00C84CCF">
      <w:pPr>
        <w:pStyle w:val="ListParagraph"/>
        <w:numPr>
          <w:ilvl w:val="0"/>
          <w:numId w:val="53"/>
        </w:numPr>
        <w:ind w:left="1800"/>
        <w:rPr>
          <w:ins w:id="303" w:author="Jan Kelemen" w:date="2016-01-17T21:47:00Z"/>
        </w:rPr>
      </w:pPr>
      <w:r>
        <w:lastRenderedPageBreak/>
        <w:t>categoryID</w:t>
      </w:r>
      <w:r w:rsidRPr="00F0392C">
        <w:t xml:space="preserve"> </w:t>
      </w:r>
      <w:r>
        <w:t>INT(10)  – šifra kategorije kojoj jelo pripada</w:t>
      </w:r>
    </w:p>
    <w:p w14:paraId="61E91426" w14:textId="674CA5AF" w:rsidR="00182782" w:rsidRDefault="00182782" w:rsidP="00C84CCF">
      <w:pPr>
        <w:pStyle w:val="ListParagraph"/>
        <w:numPr>
          <w:ilvl w:val="0"/>
          <w:numId w:val="53"/>
        </w:numPr>
        <w:ind w:left="1800"/>
        <w:rPr>
          <w:ins w:id="304" w:author="Jan Kelemen" w:date="2016-01-17T21:48:00Z"/>
        </w:rPr>
      </w:pPr>
      <w:ins w:id="305" w:author="Jan Kelemen" w:date="2016-01-17T21:47:00Z">
        <w:r>
          <w:t>isAvailable BIT – oznaka je li jelo dostupno za narudžbu</w:t>
        </w:r>
      </w:ins>
    </w:p>
    <w:p w14:paraId="027D12A7" w14:textId="2C77EAEF" w:rsidR="00182782" w:rsidRDefault="00182782" w:rsidP="00C84CCF">
      <w:pPr>
        <w:pStyle w:val="ListParagraph"/>
        <w:numPr>
          <w:ilvl w:val="0"/>
          <w:numId w:val="53"/>
        </w:numPr>
        <w:ind w:left="1800"/>
        <w:rPr>
          <w:ins w:id="306" w:author="Jan Kelemen" w:date="2016-01-17T21:49:00Z"/>
        </w:rPr>
      </w:pPr>
      <w:ins w:id="307" w:author="Jan Kelemen" w:date="2016-01-17T21:48:00Z">
        <w:r>
          <w:t xml:space="preserve">grade INT(10) – ocjena </w:t>
        </w:r>
      </w:ins>
      <w:ins w:id="308" w:author="Jan Kelemen" w:date="2016-01-17T21:49:00Z">
        <w:r>
          <w:t>jela</w:t>
        </w:r>
      </w:ins>
    </w:p>
    <w:p w14:paraId="44272309" w14:textId="67D4F49D" w:rsidR="00182782" w:rsidRDefault="00182782" w:rsidP="00C84CCF">
      <w:pPr>
        <w:pStyle w:val="ListParagraph"/>
        <w:numPr>
          <w:ilvl w:val="0"/>
          <w:numId w:val="53"/>
        </w:numPr>
        <w:ind w:left="1800"/>
      </w:pPr>
      <w:ins w:id="309" w:author="Jan Kelemen" w:date="2016-01-17T21:49:00Z">
        <w:r>
          <w:t>numberOfOrders INT(10) – broj narudžbi jela</w:t>
        </w:r>
      </w:ins>
    </w:p>
    <w:p w14:paraId="4BCB2947" w14:textId="1C12BF34" w:rsidR="00F40D12" w:rsidRPr="004F0B5B" w:rsidRDefault="00F40D12" w:rsidP="00C84CCF">
      <w:pPr>
        <w:pStyle w:val="ListParagraph"/>
        <w:numPr>
          <w:ilvl w:val="0"/>
          <w:numId w:val="53"/>
        </w:numPr>
        <w:ind w:left="1800"/>
        <w:rPr>
          <w:b/>
          <w:lang w:eastAsia="ar-SA"/>
        </w:rPr>
      </w:pPr>
      <w:r w:rsidRPr="004F0B5B">
        <w:rPr>
          <w:b/>
          <w:lang w:eastAsia="ar-SA"/>
        </w:rPr>
        <w:t>PK = {mealID}</w:t>
      </w:r>
    </w:p>
    <w:p w14:paraId="4BFB6DCC" w14:textId="77777777" w:rsidR="00F40D12" w:rsidRPr="004F0B5B" w:rsidRDefault="00F40D12" w:rsidP="00C84CCF">
      <w:pPr>
        <w:pStyle w:val="ListParagraph"/>
        <w:numPr>
          <w:ilvl w:val="0"/>
          <w:numId w:val="53"/>
        </w:numPr>
        <w:ind w:left="1800"/>
        <w:rPr>
          <w:b/>
          <w:lang w:eastAsia="ar-SA"/>
        </w:rPr>
      </w:pPr>
      <w:r w:rsidRPr="004F0B5B">
        <w:rPr>
          <w:b/>
          <w:lang w:eastAsia="ar-SA"/>
        </w:rPr>
        <w:t>FK = {categoryID} =&gt; Category</w:t>
      </w:r>
    </w:p>
    <w:p w14:paraId="07B01643" w14:textId="77777777" w:rsidR="00F40D12" w:rsidRPr="004F0B5B" w:rsidRDefault="00F40D12" w:rsidP="00C84CCF">
      <w:pPr>
        <w:ind w:left="1080"/>
        <w:rPr>
          <w:b/>
        </w:rPr>
      </w:pPr>
      <w:r w:rsidRPr="004F0B5B">
        <w:rPr>
          <w:b/>
        </w:rPr>
        <w:t>MealType</w:t>
      </w:r>
    </w:p>
    <w:p w14:paraId="0952B214" w14:textId="77777777" w:rsidR="00F40D12" w:rsidRDefault="00F40D12" w:rsidP="00C84CCF">
      <w:pPr>
        <w:pStyle w:val="ListParagraph"/>
        <w:numPr>
          <w:ilvl w:val="0"/>
          <w:numId w:val="54"/>
        </w:numPr>
        <w:ind w:left="1800"/>
      </w:pPr>
      <w:r>
        <w:t>mealID</w:t>
      </w:r>
      <w:r w:rsidRPr="00C312AB">
        <w:t xml:space="preserve"> </w:t>
      </w:r>
      <w:r>
        <w:t>INT(10)  – šifra jela</w:t>
      </w:r>
    </w:p>
    <w:p w14:paraId="44866369" w14:textId="77777777" w:rsidR="00F40D12" w:rsidRDefault="00F40D12" w:rsidP="00C84CCF">
      <w:pPr>
        <w:pStyle w:val="ListParagraph"/>
        <w:numPr>
          <w:ilvl w:val="0"/>
          <w:numId w:val="54"/>
        </w:numPr>
        <w:ind w:left="1800"/>
      </w:pPr>
      <w:r>
        <w:t>name NVARCHAR(50) – ime vrste jela (VELIKI ćevapi, JUMBO Pizza miješana…)</w:t>
      </w:r>
    </w:p>
    <w:p w14:paraId="72A08B2F" w14:textId="77777777" w:rsidR="00F40D12" w:rsidRDefault="00F40D12" w:rsidP="00C84CCF">
      <w:pPr>
        <w:pStyle w:val="ListParagraph"/>
        <w:numPr>
          <w:ilvl w:val="0"/>
          <w:numId w:val="54"/>
        </w:numPr>
        <w:ind w:left="1800"/>
      </w:pPr>
      <w:r>
        <w:t>price SMALLMONEY – cijena jela trenutne vrste</w:t>
      </w:r>
    </w:p>
    <w:p w14:paraId="14087453" w14:textId="77777777" w:rsidR="00F40D12" w:rsidRPr="00151805" w:rsidRDefault="00F40D12" w:rsidP="00C84CCF">
      <w:pPr>
        <w:pStyle w:val="ListParagraph"/>
        <w:numPr>
          <w:ilvl w:val="0"/>
          <w:numId w:val="54"/>
        </w:numPr>
        <w:ind w:left="1800"/>
        <w:rPr>
          <w:b/>
        </w:rPr>
      </w:pPr>
      <w:r w:rsidRPr="00151805">
        <w:rPr>
          <w:b/>
          <w:lang w:eastAsia="ar-SA"/>
        </w:rPr>
        <w:t>PK = {mealID, name}</w:t>
      </w:r>
    </w:p>
    <w:p w14:paraId="23635D82" w14:textId="77777777" w:rsidR="00F40D12" w:rsidRPr="00151805" w:rsidRDefault="00F40D12" w:rsidP="00C84CCF">
      <w:pPr>
        <w:pStyle w:val="ListParagraph"/>
        <w:numPr>
          <w:ilvl w:val="0"/>
          <w:numId w:val="54"/>
        </w:numPr>
        <w:ind w:left="1800"/>
        <w:rPr>
          <w:b/>
          <w:lang w:eastAsia="ar-SA"/>
        </w:rPr>
      </w:pPr>
      <w:r w:rsidRPr="00151805">
        <w:rPr>
          <w:b/>
          <w:lang w:eastAsia="ar-SA"/>
        </w:rPr>
        <w:t>FK = {mealID} =&gt; Meal</w:t>
      </w:r>
    </w:p>
    <w:p w14:paraId="36071766" w14:textId="77777777" w:rsidR="00F40D12" w:rsidRPr="004F0B5B" w:rsidRDefault="00F40D12" w:rsidP="00C84CCF">
      <w:pPr>
        <w:ind w:left="1080"/>
        <w:rPr>
          <w:b/>
        </w:rPr>
      </w:pPr>
      <w:r w:rsidRPr="004F0B5B">
        <w:rPr>
          <w:b/>
        </w:rPr>
        <w:t>AddOn</w:t>
      </w:r>
    </w:p>
    <w:p w14:paraId="49196F5B" w14:textId="77777777" w:rsidR="00F40D12" w:rsidRDefault="00F40D12" w:rsidP="00C84CCF">
      <w:pPr>
        <w:pStyle w:val="ListParagraph"/>
        <w:numPr>
          <w:ilvl w:val="0"/>
          <w:numId w:val="55"/>
        </w:numPr>
        <w:ind w:left="1800"/>
      </w:pPr>
      <w:r>
        <w:t>name NVARCHAR(50) – ime dodatka</w:t>
      </w:r>
    </w:p>
    <w:p w14:paraId="6FD1E4F3" w14:textId="77777777" w:rsidR="00F40D12" w:rsidRDefault="00F40D12" w:rsidP="00C84CCF">
      <w:pPr>
        <w:pStyle w:val="ListParagraph"/>
        <w:numPr>
          <w:ilvl w:val="0"/>
          <w:numId w:val="55"/>
        </w:numPr>
        <w:ind w:left="1800"/>
      </w:pPr>
      <w:r>
        <w:t>price SMALLMONEY – cijena dodatka</w:t>
      </w:r>
    </w:p>
    <w:p w14:paraId="624937E2" w14:textId="2F4FFD92" w:rsidR="00F40D12" w:rsidRPr="00151805" w:rsidRDefault="004F0B5B" w:rsidP="00C84CCF">
      <w:pPr>
        <w:pStyle w:val="ListParagraph"/>
        <w:numPr>
          <w:ilvl w:val="0"/>
          <w:numId w:val="55"/>
        </w:numPr>
        <w:ind w:left="1800"/>
        <w:rPr>
          <w:b/>
        </w:rPr>
      </w:pPr>
      <w:r w:rsidRPr="00151805">
        <w:rPr>
          <w:b/>
          <w:lang w:eastAsia="ar-SA"/>
        </w:rPr>
        <w:t>PK = {name}</w:t>
      </w:r>
    </w:p>
    <w:p w14:paraId="2DF1D1D0" w14:textId="77777777" w:rsidR="00F40D12" w:rsidRPr="004F0B5B" w:rsidRDefault="00F40D12" w:rsidP="00C84CCF">
      <w:pPr>
        <w:ind w:left="1080"/>
        <w:rPr>
          <w:b/>
        </w:rPr>
      </w:pPr>
      <w:r w:rsidRPr="004F0B5B">
        <w:rPr>
          <w:b/>
        </w:rPr>
        <w:t>MealAddOn</w:t>
      </w:r>
    </w:p>
    <w:p w14:paraId="310AE3F1" w14:textId="77777777" w:rsidR="00F40D12" w:rsidRDefault="00F40D12" w:rsidP="00C84CCF">
      <w:pPr>
        <w:pStyle w:val="ListParagraph"/>
        <w:numPr>
          <w:ilvl w:val="0"/>
          <w:numId w:val="56"/>
        </w:numPr>
        <w:ind w:left="1800"/>
      </w:pPr>
      <w:r>
        <w:t>mealID INT(10) – šifra jela</w:t>
      </w:r>
    </w:p>
    <w:p w14:paraId="09D7640E" w14:textId="77777777" w:rsidR="00F40D12" w:rsidRDefault="00F40D12" w:rsidP="00C84CCF">
      <w:pPr>
        <w:pStyle w:val="ListParagraph"/>
        <w:numPr>
          <w:ilvl w:val="0"/>
          <w:numId w:val="56"/>
        </w:numPr>
        <w:ind w:left="1800"/>
      </w:pPr>
      <w:r>
        <w:t>addOnName NVARCHAR(50) – ime dodatka</w:t>
      </w:r>
    </w:p>
    <w:p w14:paraId="272615D9" w14:textId="77777777" w:rsidR="00F40D12" w:rsidRPr="00151805" w:rsidRDefault="00F40D12" w:rsidP="00C84CCF">
      <w:pPr>
        <w:pStyle w:val="ListParagraph"/>
        <w:numPr>
          <w:ilvl w:val="0"/>
          <w:numId w:val="56"/>
        </w:numPr>
        <w:ind w:left="1800"/>
        <w:rPr>
          <w:b/>
        </w:rPr>
      </w:pPr>
      <w:r w:rsidRPr="00151805">
        <w:rPr>
          <w:b/>
        </w:rPr>
        <w:t>PK = {mealID, addOnName}</w:t>
      </w:r>
    </w:p>
    <w:p w14:paraId="7B20F87A" w14:textId="77777777" w:rsidR="00F40D12" w:rsidRPr="00151805" w:rsidRDefault="00F40D12" w:rsidP="00C84CCF">
      <w:pPr>
        <w:pStyle w:val="ListParagraph"/>
        <w:numPr>
          <w:ilvl w:val="0"/>
          <w:numId w:val="56"/>
        </w:numPr>
        <w:ind w:left="1800"/>
        <w:rPr>
          <w:b/>
        </w:rPr>
      </w:pPr>
      <w:r w:rsidRPr="00151805">
        <w:rPr>
          <w:b/>
        </w:rPr>
        <w:t>FK = {mealID} =&gt; Meal</w:t>
      </w:r>
    </w:p>
    <w:p w14:paraId="3AE94792" w14:textId="77777777" w:rsidR="00F40D12" w:rsidRPr="00151805" w:rsidRDefault="00F40D12" w:rsidP="00C84CCF">
      <w:pPr>
        <w:pStyle w:val="ListParagraph"/>
        <w:numPr>
          <w:ilvl w:val="0"/>
          <w:numId w:val="56"/>
        </w:numPr>
        <w:ind w:left="1800"/>
        <w:rPr>
          <w:b/>
          <w:lang w:eastAsia="ar-SA"/>
        </w:rPr>
      </w:pPr>
      <w:r w:rsidRPr="00151805">
        <w:rPr>
          <w:b/>
          <w:lang w:eastAsia="ar-SA"/>
        </w:rPr>
        <w:t>FK = {addOnName} =&gt; AddOn</w:t>
      </w:r>
    </w:p>
    <w:p w14:paraId="226B9192" w14:textId="77777777" w:rsidR="00F40D12" w:rsidRPr="004F0B5B" w:rsidRDefault="00F40D12" w:rsidP="00C84CCF">
      <w:pPr>
        <w:ind w:left="1080"/>
        <w:rPr>
          <w:b/>
        </w:rPr>
      </w:pPr>
      <w:r w:rsidRPr="004F0B5B">
        <w:rPr>
          <w:b/>
        </w:rPr>
        <w:t>Comment</w:t>
      </w:r>
    </w:p>
    <w:p w14:paraId="13BC463D" w14:textId="77777777" w:rsidR="00F40D12" w:rsidRDefault="00F40D12" w:rsidP="00C84CCF">
      <w:pPr>
        <w:pStyle w:val="ListParagraph"/>
        <w:numPr>
          <w:ilvl w:val="0"/>
          <w:numId w:val="57"/>
        </w:numPr>
        <w:ind w:left="1800"/>
      </w:pPr>
      <w:r>
        <w:t>commentID</w:t>
      </w:r>
      <w:r w:rsidRPr="00C312AB">
        <w:t xml:space="preserve"> </w:t>
      </w:r>
      <w:r>
        <w:t>INT(10) – šifra komentara</w:t>
      </w:r>
    </w:p>
    <w:p w14:paraId="38DF4E7A" w14:textId="77777777" w:rsidR="00F40D12" w:rsidRDefault="00F40D12" w:rsidP="00C84CCF">
      <w:pPr>
        <w:pStyle w:val="ListParagraph"/>
        <w:numPr>
          <w:ilvl w:val="0"/>
          <w:numId w:val="57"/>
        </w:numPr>
        <w:ind w:left="1800"/>
      </w:pPr>
      <w:r>
        <w:t>username NVARCHAR(50) – ime klijenta koji je ostavio komentar</w:t>
      </w:r>
    </w:p>
    <w:p w14:paraId="69D280A0" w14:textId="77777777" w:rsidR="00F40D12" w:rsidRDefault="00F40D12" w:rsidP="00C84CCF">
      <w:pPr>
        <w:pStyle w:val="ListParagraph"/>
        <w:numPr>
          <w:ilvl w:val="0"/>
          <w:numId w:val="57"/>
        </w:numPr>
        <w:ind w:left="1800"/>
      </w:pPr>
      <w:r>
        <w:t>message TEXT – komentar</w:t>
      </w:r>
    </w:p>
    <w:p w14:paraId="4B9D5FF4" w14:textId="77777777" w:rsidR="00F40D12" w:rsidRDefault="00F40D12" w:rsidP="00C84CCF">
      <w:pPr>
        <w:pStyle w:val="ListParagraph"/>
        <w:numPr>
          <w:ilvl w:val="0"/>
          <w:numId w:val="57"/>
        </w:numPr>
        <w:ind w:left="1800"/>
      </w:pPr>
      <w:r>
        <w:t>grade INT(10) – ocjena</w:t>
      </w:r>
    </w:p>
    <w:p w14:paraId="6F76E7B5" w14:textId="77777777" w:rsidR="00F40D12" w:rsidRDefault="00F40D12" w:rsidP="00C84CCF">
      <w:pPr>
        <w:pStyle w:val="ListParagraph"/>
        <w:numPr>
          <w:ilvl w:val="0"/>
          <w:numId w:val="57"/>
        </w:numPr>
        <w:ind w:left="1800"/>
      </w:pPr>
      <w:r>
        <w:t>mealID</w:t>
      </w:r>
      <w:r w:rsidRPr="00656506">
        <w:t xml:space="preserve"> </w:t>
      </w:r>
      <w:r>
        <w:t>INT(10) – ako se komentar odnosi na jelo sadrži i šifru jela</w:t>
      </w:r>
    </w:p>
    <w:p w14:paraId="3FA40350" w14:textId="77777777" w:rsidR="00F40D12" w:rsidRPr="00151805" w:rsidRDefault="00F40D12" w:rsidP="00C84CCF">
      <w:pPr>
        <w:pStyle w:val="ListParagraph"/>
        <w:numPr>
          <w:ilvl w:val="0"/>
          <w:numId w:val="57"/>
        </w:numPr>
        <w:ind w:left="1800"/>
        <w:rPr>
          <w:b/>
        </w:rPr>
      </w:pPr>
      <w:r w:rsidRPr="00151805">
        <w:rPr>
          <w:b/>
        </w:rPr>
        <w:t>PK = {commentID}</w:t>
      </w:r>
    </w:p>
    <w:p w14:paraId="121FF7F2" w14:textId="77777777" w:rsidR="00F40D12" w:rsidRPr="00151805" w:rsidRDefault="00F40D12" w:rsidP="00C84CCF">
      <w:pPr>
        <w:pStyle w:val="ListParagraph"/>
        <w:numPr>
          <w:ilvl w:val="0"/>
          <w:numId w:val="57"/>
        </w:numPr>
        <w:ind w:left="1800"/>
        <w:rPr>
          <w:b/>
          <w:lang w:eastAsia="ar-SA"/>
        </w:rPr>
      </w:pPr>
      <w:r w:rsidRPr="00151805">
        <w:rPr>
          <w:b/>
          <w:lang w:eastAsia="ar-SA"/>
        </w:rPr>
        <w:lastRenderedPageBreak/>
        <w:t>FK = {mealID} =&gt; Meal</w:t>
      </w:r>
    </w:p>
    <w:p w14:paraId="7E84CEF3" w14:textId="77777777" w:rsidR="00151805" w:rsidRDefault="00151805" w:rsidP="00C84CCF">
      <w:pPr>
        <w:ind w:left="1080"/>
        <w:rPr>
          <w:b/>
        </w:rPr>
      </w:pPr>
    </w:p>
    <w:p w14:paraId="4804395D" w14:textId="77777777" w:rsidR="00151805" w:rsidRDefault="00151805" w:rsidP="00C84CCF">
      <w:pPr>
        <w:ind w:left="1080"/>
        <w:rPr>
          <w:b/>
        </w:rPr>
      </w:pPr>
    </w:p>
    <w:p w14:paraId="6F77B742" w14:textId="77777777" w:rsidR="00F40D12" w:rsidRPr="00643920" w:rsidRDefault="00F40D12" w:rsidP="00C84CCF">
      <w:pPr>
        <w:ind w:left="1080"/>
      </w:pPr>
      <w:r w:rsidRPr="004F0B5B">
        <w:rPr>
          <w:b/>
        </w:rPr>
        <w:t>Order</w:t>
      </w:r>
    </w:p>
    <w:p w14:paraId="5EBE4F98" w14:textId="77777777" w:rsidR="00F40D12" w:rsidRDefault="00F40D12" w:rsidP="00C84CCF">
      <w:pPr>
        <w:pStyle w:val="ListParagraph"/>
        <w:numPr>
          <w:ilvl w:val="0"/>
          <w:numId w:val="58"/>
        </w:numPr>
        <w:ind w:left="1800"/>
      </w:pPr>
      <w:r>
        <w:t>orderID</w:t>
      </w:r>
      <w:r w:rsidRPr="00C312AB">
        <w:t xml:space="preserve"> </w:t>
      </w:r>
      <w:r>
        <w:t>INT(10) – šifra narudžbe</w:t>
      </w:r>
    </w:p>
    <w:p w14:paraId="4600545C" w14:textId="77777777" w:rsidR="00F40D12" w:rsidRDefault="00F40D12" w:rsidP="00C84CCF">
      <w:pPr>
        <w:pStyle w:val="ListParagraph"/>
        <w:numPr>
          <w:ilvl w:val="0"/>
          <w:numId w:val="58"/>
        </w:numPr>
        <w:ind w:left="1800"/>
      </w:pPr>
      <w:r>
        <w:t>customerName NVARCHAR(50)– ime klijenta</w:t>
      </w:r>
    </w:p>
    <w:p w14:paraId="15B1149B" w14:textId="77777777" w:rsidR="00F40D12" w:rsidRDefault="00F40D12" w:rsidP="00C84CCF">
      <w:pPr>
        <w:pStyle w:val="ListParagraph"/>
        <w:numPr>
          <w:ilvl w:val="0"/>
          <w:numId w:val="58"/>
        </w:numPr>
        <w:ind w:left="1800"/>
      </w:pPr>
      <w:r>
        <w:t>customerEmail VARCHAR(254) – email klijenta</w:t>
      </w:r>
    </w:p>
    <w:p w14:paraId="45704737" w14:textId="77777777" w:rsidR="00F40D12" w:rsidRDefault="00F40D12" w:rsidP="00C84CCF">
      <w:pPr>
        <w:pStyle w:val="ListParagraph"/>
        <w:numPr>
          <w:ilvl w:val="0"/>
          <w:numId w:val="58"/>
        </w:numPr>
        <w:ind w:left="1800"/>
      </w:pPr>
      <w:r>
        <w:t>customerPhoneNumber VARCHAR(15) – telefonski broj klijenta</w:t>
      </w:r>
    </w:p>
    <w:p w14:paraId="7F68D8B3" w14:textId="77777777" w:rsidR="00F40D12" w:rsidRDefault="00F40D12" w:rsidP="00C84CCF">
      <w:pPr>
        <w:pStyle w:val="ListParagraph"/>
        <w:numPr>
          <w:ilvl w:val="0"/>
          <w:numId w:val="58"/>
        </w:numPr>
        <w:ind w:left="1800"/>
      </w:pPr>
      <w:r>
        <w:t>address NVARCHAR(255) – adresa za dostavu narudžbe</w:t>
      </w:r>
    </w:p>
    <w:p w14:paraId="744E556B" w14:textId="6FB920E5" w:rsidR="00F40D12" w:rsidDel="00182782" w:rsidRDefault="00F40D12" w:rsidP="00C84CCF">
      <w:pPr>
        <w:pStyle w:val="ListParagraph"/>
        <w:numPr>
          <w:ilvl w:val="0"/>
          <w:numId w:val="58"/>
        </w:numPr>
        <w:ind w:left="1800"/>
        <w:rPr>
          <w:del w:id="310" w:author="Jan Kelemen" w:date="2016-01-17T21:52:00Z"/>
        </w:rPr>
      </w:pPr>
      <w:del w:id="311" w:author="Jan Kelemen" w:date="2016-01-17T21:52:00Z">
        <w:r w:rsidDel="00182782">
          <w:delText>city NVARCHAR(50) – grad</w:delText>
        </w:r>
      </w:del>
    </w:p>
    <w:p w14:paraId="7C2FD697" w14:textId="66B67FCF" w:rsidR="00F40D12" w:rsidDel="00182782" w:rsidRDefault="00F40D12" w:rsidP="00C84CCF">
      <w:pPr>
        <w:pStyle w:val="ListParagraph"/>
        <w:numPr>
          <w:ilvl w:val="0"/>
          <w:numId w:val="58"/>
        </w:numPr>
        <w:ind w:left="1800"/>
        <w:rPr>
          <w:del w:id="312" w:author="Jan Kelemen" w:date="2016-01-17T21:52:00Z"/>
        </w:rPr>
      </w:pPr>
      <w:del w:id="313" w:author="Jan Kelemen" w:date="2016-01-17T21:52:00Z">
        <w:r w:rsidDel="00182782">
          <w:delText>postCode</w:delText>
        </w:r>
        <w:r w:rsidRPr="006F7A08" w:rsidDel="00182782">
          <w:delText xml:space="preserve"> </w:delText>
        </w:r>
        <w:r w:rsidDel="00182782">
          <w:delText>VARCHAR(16) – poštanski broj</w:delText>
        </w:r>
      </w:del>
    </w:p>
    <w:p w14:paraId="52484E46" w14:textId="77777777" w:rsidR="00F40D12" w:rsidRDefault="00F40D12" w:rsidP="00C84CCF">
      <w:pPr>
        <w:pStyle w:val="ListParagraph"/>
        <w:numPr>
          <w:ilvl w:val="0"/>
          <w:numId w:val="58"/>
        </w:numPr>
        <w:ind w:left="1800"/>
      </w:pPr>
      <w:r>
        <w:t>orderDate DATETIME – vrijeme narudžbe</w:t>
      </w:r>
    </w:p>
    <w:p w14:paraId="3AEFB12A" w14:textId="77777777" w:rsidR="00F40D12" w:rsidRDefault="00F40D12" w:rsidP="00C84CCF">
      <w:pPr>
        <w:pStyle w:val="ListParagraph"/>
        <w:numPr>
          <w:ilvl w:val="0"/>
          <w:numId w:val="58"/>
        </w:numPr>
        <w:ind w:left="1800"/>
      </w:pPr>
      <w:r>
        <w:t>acceptanceDate DATETIME – vrijeme zaprimanja narudžbe</w:t>
      </w:r>
    </w:p>
    <w:p w14:paraId="186C7B04" w14:textId="77777777" w:rsidR="00F40D12" w:rsidRDefault="00F40D12" w:rsidP="00C84CCF">
      <w:pPr>
        <w:pStyle w:val="ListParagraph"/>
        <w:numPr>
          <w:ilvl w:val="0"/>
          <w:numId w:val="58"/>
        </w:numPr>
        <w:ind w:left="1800"/>
      </w:pPr>
      <w:r>
        <w:t>employeeID</w:t>
      </w:r>
      <w:r w:rsidRPr="00C30FFA">
        <w:t xml:space="preserve"> </w:t>
      </w:r>
      <w:r>
        <w:t>INT(10) – šifra djelatnika koji je zaprimio narudžbu</w:t>
      </w:r>
    </w:p>
    <w:p w14:paraId="14B80B5E" w14:textId="77777777" w:rsidR="00F40D12" w:rsidRDefault="00F40D12" w:rsidP="00C84CCF">
      <w:pPr>
        <w:pStyle w:val="ListParagraph"/>
        <w:numPr>
          <w:ilvl w:val="0"/>
          <w:numId w:val="58"/>
        </w:numPr>
        <w:ind w:left="1800"/>
      </w:pPr>
      <w:r>
        <w:t>totalPrice SMALLMONEY – ukupna cijena</w:t>
      </w:r>
    </w:p>
    <w:p w14:paraId="7398D07D" w14:textId="77777777" w:rsidR="00F40D12" w:rsidRPr="00151805" w:rsidRDefault="00F40D12" w:rsidP="00C84CCF">
      <w:pPr>
        <w:pStyle w:val="ListParagraph"/>
        <w:numPr>
          <w:ilvl w:val="0"/>
          <w:numId w:val="58"/>
        </w:numPr>
        <w:ind w:left="1800"/>
        <w:rPr>
          <w:b/>
          <w:lang w:eastAsia="ar-SA"/>
        </w:rPr>
      </w:pPr>
      <w:r w:rsidRPr="00151805">
        <w:rPr>
          <w:b/>
          <w:lang w:eastAsia="ar-SA"/>
        </w:rPr>
        <w:t>PK = {orderID}</w:t>
      </w:r>
    </w:p>
    <w:p w14:paraId="48834638" w14:textId="77777777" w:rsidR="00F40D12" w:rsidRPr="00151805" w:rsidRDefault="00F40D12" w:rsidP="00C84CCF">
      <w:pPr>
        <w:pStyle w:val="ListParagraph"/>
        <w:numPr>
          <w:ilvl w:val="0"/>
          <w:numId w:val="58"/>
        </w:numPr>
        <w:ind w:left="1800"/>
        <w:rPr>
          <w:b/>
          <w:lang w:eastAsia="ar-SA"/>
        </w:rPr>
      </w:pPr>
      <w:r w:rsidRPr="00151805">
        <w:rPr>
          <w:b/>
          <w:lang w:eastAsia="ar-SA"/>
        </w:rPr>
        <w:t>FK = {employeeID} =&gt; Employee</w:t>
      </w:r>
    </w:p>
    <w:p w14:paraId="6F29A117" w14:textId="77777777" w:rsidR="00F40D12" w:rsidRPr="004F0B5B" w:rsidRDefault="00F40D12" w:rsidP="00C84CCF">
      <w:pPr>
        <w:ind w:left="1080"/>
        <w:rPr>
          <w:b/>
        </w:rPr>
      </w:pPr>
      <w:r w:rsidRPr="004F0B5B">
        <w:rPr>
          <w:b/>
        </w:rPr>
        <w:t>OrderDetails</w:t>
      </w:r>
    </w:p>
    <w:p w14:paraId="2B15EBE3" w14:textId="77777777" w:rsidR="00F40D12" w:rsidRDefault="00F40D12" w:rsidP="00C84CCF">
      <w:pPr>
        <w:pStyle w:val="ListParagraph"/>
        <w:numPr>
          <w:ilvl w:val="0"/>
          <w:numId w:val="59"/>
        </w:numPr>
        <w:ind w:left="1800"/>
      </w:pPr>
      <w:r>
        <w:t>orderID</w:t>
      </w:r>
      <w:r w:rsidRPr="00C312AB">
        <w:t xml:space="preserve"> </w:t>
      </w:r>
      <w:r>
        <w:t>INT(10) – šifra narudžbe</w:t>
      </w:r>
    </w:p>
    <w:p w14:paraId="0307391D" w14:textId="77777777" w:rsidR="00F40D12" w:rsidRDefault="00F40D12" w:rsidP="00C84CCF">
      <w:pPr>
        <w:pStyle w:val="ListParagraph"/>
        <w:numPr>
          <w:ilvl w:val="0"/>
          <w:numId w:val="59"/>
        </w:numPr>
        <w:ind w:left="1800"/>
      </w:pPr>
      <w:r>
        <w:t>mealID</w:t>
      </w:r>
      <w:r w:rsidRPr="00C312AB">
        <w:t xml:space="preserve"> </w:t>
      </w:r>
      <w:r>
        <w:t>INT(10) – šifra jela</w:t>
      </w:r>
    </w:p>
    <w:p w14:paraId="4726B240" w14:textId="77777777" w:rsidR="00F40D12" w:rsidRDefault="00F40D12" w:rsidP="00C84CCF">
      <w:pPr>
        <w:pStyle w:val="ListParagraph"/>
        <w:numPr>
          <w:ilvl w:val="0"/>
          <w:numId w:val="59"/>
        </w:numPr>
        <w:ind w:left="1800"/>
      </w:pPr>
      <w:r>
        <w:t>mealTypeName</w:t>
      </w:r>
      <w:r w:rsidRPr="00302B05">
        <w:t xml:space="preserve"> </w:t>
      </w:r>
      <w:r>
        <w:t>NVARCHAR(50) – ime vrste jela</w:t>
      </w:r>
    </w:p>
    <w:p w14:paraId="32911B3E" w14:textId="77777777" w:rsidR="00F40D12" w:rsidRDefault="00F40D12" w:rsidP="00C84CCF">
      <w:pPr>
        <w:pStyle w:val="ListParagraph"/>
        <w:numPr>
          <w:ilvl w:val="0"/>
          <w:numId w:val="59"/>
        </w:numPr>
        <w:ind w:left="1800"/>
      </w:pPr>
      <w:r>
        <w:t>count INT(10) – količina jela</w:t>
      </w:r>
    </w:p>
    <w:p w14:paraId="03CEE9C7" w14:textId="77777777" w:rsidR="00F40D12" w:rsidRPr="00151805" w:rsidRDefault="00F40D12" w:rsidP="00C84CCF">
      <w:pPr>
        <w:pStyle w:val="ListParagraph"/>
        <w:numPr>
          <w:ilvl w:val="0"/>
          <w:numId w:val="59"/>
        </w:numPr>
        <w:ind w:left="1800"/>
        <w:rPr>
          <w:b/>
          <w:lang w:eastAsia="ar-SA"/>
        </w:rPr>
      </w:pPr>
      <w:r w:rsidRPr="00151805">
        <w:rPr>
          <w:b/>
          <w:lang w:eastAsia="ar-SA"/>
        </w:rPr>
        <w:t>PK = {orderID, mealID, mealTypeName}</w:t>
      </w:r>
    </w:p>
    <w:p w14:paraId="33EB1903" w14:textId="77777777" w:rsidR="00F40D12" w:rsidRPr="00151805" w:rsidRDefault="00F40D12" w:rsidP="00C84CCF">
      <w:pPr>
        <w:pStyle w:val="ListParagraph"/>
        <w:numPr>
          <w:ilvl w:val="0"/>
          <w:numId w:val="59"/>
        </w:numPr>
        <w:ind w:left="1800"/>
        <w:rPr>
          <w:b/>
          <w:lang w:eastAsia="ar-SA"/>
        </w:rPr>
      </w:pPr>
      <w:r w:rsidRPr="00151805">
        <w:rPr>
          <w:b/>
          <w:lang w:eastAsia="ar-SA"/>
        </w:rPr>
        <w:t>FK = {orderID} =&gt; Order</w:t>
      </w:r>
    </w:p>
    <w:p w14:paraId="5D2B57E3" w14:textId="77777777" w:rsidR="00F40D12" w:rsidRPr="00151805" w:rsidRDefault="00F40D12" w:rsidP="00C84CCF">
      <w:pPr>
        <w:pStyle w:val="ListParagraph"/>
        <w:numPr>
          <w:ilvl w:val="0"/>
          <w:numId w:val="59"/>
        </w:numPr>
        <w:ind w:left="1800"/>
        <w:rPr>
          <w:b/>
          <w:lang w:eastAsia="ar-SA"/>
        </w:rPr>
      </w:pPr>
      <w:r w:rsidRPr="00151805">
        <w:rPr>
          <w:b/>
          <w:lang w:eastAsia="ar-SA"/>
        </w:rPr>
        <w:t>FK = {mealID, mealTypeName} =&gt; MealType</w:t>
      </w:r>
    </w:p>
    <w:p w14:paraId="62D78A76" w14:textId="77777777" w:rsidR="00F40D12" w:rsidRPr="00151805" w:rsidRDefault="00F40D12" w:rsidP="00C84CCF">
      <w:pPr>
        <w:ind w:left="1080"/>
        <w:rPr>
          <w:b/>
        </w:rPr>
      </w:pPr>
      <w:r w:rsidRPr="00151805">
        <w:rPr>
          <w:b/>
        </w:rPr>
        <w:t>OrderMealAddOn</w:t>
      </w:r>
    </w:p>
    <w:p w14:paraId="01E7B965" w14:textId="77777777" w:rsidR="00F40D12" w:rsidRPr="00643920" w:rsidRDefault="00F40D12" w:rsidP="00C84CCF">
      <w:pPr>
        <w:pStyle w:val="ListParagraph"/>
        <w:numPr>
          <w:ilvl w:val="0"/>
          <w:numId w:val="60"/>
        </w:numPr>
        <w:ind w:left="1800"/>
        <w:rPr>
          <w:lang w:eastAsia="ar-SA"/>
        </w:rPr>
      </w:pPr>
      <w:r>
        <w:t>orderID</w:t>
      </w:r>
      <w:r w:rsidRPr="00C312AB">
        <w:t xml:space="preserve"> </w:t>
      </w:r>
      <w:r>
        <w:t>INT(10)  – šifra narudžbe</w:t>
      </w:r>
    </w:p>
    <w:p w14:paraId="31C01A14" w14:textId="77777777" w:rsidR="00F40D12" w:rsidRDefault="00F40D12" w:rsidP="00C84CCF">
      <w:pPr>
        <w:pStyle w:val="ListParagraph"/>
        <w:numPr>
          <w:ilvl w:val="0"/>
          <w:numId w:val="60"/>
        </w:numPr>
        <w:ind w:left="1800"/>
      </w:pPr>
      <w:r>
        <w:t>mealID INT(10) – šifra jela</w:t>
      </w:r>
    </w:p>
    <w:p w14:paraId="31B54890" w14:textId="77777777" w:rsidR="00F40D12" w:rsidRDefault="00F40D12" w:rsidP="00C84CCF">
      <w:pPr>
        <w:pStyle w:val="ListParagraph"/>
        <w:numPr>
          <w:ilvl w:val="0"/>
          <w:numId w:val="60"/>
        </w:numPr>
        <w:ind w:left="1800"/>
      </w:pPr>
      <w:r>
        <w:t>addOnName NVARCHAR(50) – ime dodatka jelu</w:t>
      </w:r>
    </w:p>
    <w:p w14:paraId="12AD77E2" w14:textId="77777777" w:rsidR="00F40D12" w:rsidRPr="00151805" w:rsidRDefault="00F40D12" w:rsidP="00C84CCF">
      <w:pPr>
        <w:pStyle w:val="ListParagraph"/>
        <w:numPr>
          <w:ilvl w:val="0"/>
          <w:numId w:val="60"/>
        </w:numPr>
        <w:ind w:left="1800"/>
        <w:rPr>
          <w:b/>
        </w:rPr>
      </w:pPr>
      <w:r w:rsidRPr="00151805">
        <w:rPr>
          <w:b/>
        </w:rPr>
        <w:t>PK = {orderID, mealID, addOnName}</w:t>
      </w:r>
    </w:p>
    <w:p w14:paraId="23DCDC17" w14:textId="77777777" w:rsidR="00F40D12" w:rsidRPr="00151805" w:rsidRDefault="00F40D12" w:rsidP="00C84CCF">
      <w:pPr>
        <w:pStyle w:val="ListParagraph"/>
        <w:numPr>
          <w:ilvl w:val="0"/>
          <w:numId w:val="60"/>
        </w:numPr>
        <w:ind w:left="1800"/>
        <w:rPr>
          <w:b/>
        </w:rPr>
      </w:pPr>
      <w:r w:rsidRPr="00151805">
        <w:rPr>
          <w:b/>
        </w:rPr>
        <w:t>FK = {orderID} =&gt; Order</w:t>
      </w:r>
    </w:p>
    <w:p w14:paraId="6AF420AA" w14:textId="77777777" w:rsidR="00F40D12" w:rsidRPr="00151805" w:rsidRDefault="00F40D12" w:rsidP="00C84CCF">
      <w:pPr>
        <w:pStyle w:val="ListParagraph"/>
        <w:numPr>
          <w:ilvl w:val="0"/>
          <w:numId w:val="60"/>
        </w:numPr>
        <w:ind w:left="1800"/>
        <w:rPr>
          <w:b/>
        </w:rPr>
      </w:pPr>
      <w:r w:rsidRPr="00151805">
        <w:rPr>
          <w:b/>
          <w:lang w:eastAsia="ar-SA"/>
        </w:rPr>
        <w:t>FK = {mealID, addOnName} =&gt; MealAddOn</w:t>
      </w:r>
    </w:p>
    <w:p w14:paraId="32961072" w14:textId="57D15DB2" w:rsidR="009E2F05" w:rsidRDefault="009E2F05">
      <w:pPr>
        <w:spacing w:after="160" w:line="259" w:lineRule="auto"/>
        <w:jc w:val="left"/>
      </w:pPr>
      <w:r>
        <w:lastRenderedPageBreak/>
        <w:br w:type="page"/>
      </w:r>
    </w:p>
    <w:p w14:paraId="35FD2728" w14:textId="77777777" w:rsidR="00151805" w:rsidRDefault="00F40D12" w:rsidP="00CF1609">
      <w:pPr>
        <w:keepNext/>
        <w:jc w:val="center"/>
      </w:pPr>
      <w:r w:rsidRPr="00643920">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00AF712A" w:rsidR="00F40D12" w:rsidRDefault="00151805" w:rsidP="00CF1609">
      <w:pPr>
        <w:pStyle w:val="Caption"/>
        <w:jc w:val="center"/>
      </w:pPr>
      <w:bookmarkStart w:id="314" w:name="_Toc440831206"/>
      <w:r>
        <w:t xml:space="preserve">Slika </w:t>
      </w:r>
      <w:r w:rsidR="00604B53">
        <w:fldChar w:fldCharType="begin"/>
      </w:r>
      <w:r w:rsidR="00604B53">
        <w:instrText xml:space="preserve"> STYLEREF 2 \s </w:instrText>
      </w:r>
      <w:r w:rsidR="00604B53">
        <w:fldChar w:fldCharType="separate"/>
      </w:r>
      <w:r w:rsidR="001E5B16">
        <w:rPr>
          <w:noProof/>
        </w:rPr>
        <w:t>6.1</w:t>
      </w:r>
      <w:r w:rsidR="00604B53">
        <w:rPr>
          <w:noProof/>
        </w:rPr>
        <w:fldChar w:fldCharType="end"/>
      </w:r>
      <w:r w:rsidR="00DD773E">
        <w:t>.</w:t>
      </w:r>
      <w:r w:rsidR="00604B53">
        <w:fldChar w:fldCharType="begin"/>
      </w:r>
      <w:r w:rsidR="00604B53">
        <w:instrText xml:space="preserve"> SEQ Slika \* ARABIC \s 2 </w:instrText>
      </w:r>
      <w:r w:rsidR="00604B53">
        <w:fldChar w:fldCharType="separate"/>
      </w:r>
      <w:r w:rsidR="001E5B16">
        <w:rPr>
          <w:noProof/>
        </w:rPr>
        <w:t>3</w:t>
      </w:r>
      <w:r w:rsidR="00604B53">
        <w:rPr>
          <w:noProof/>
        </w:rPr>
        <w:fldChar w:fldCharType="end"/>
      </w:r>
      <w:r>
        <w:t xml:space="preserve"> </w:t>
      </w:r>
      <w:r w:rsidRPr="00BF5CAD">
        <w:t>ER model baze podataka</w:t>
      </w:r>
      <w:bookmarkEnd w:id="314"/>
    </w:p>
    <w:p w14:paraId="624A23A7" w14:textId="77777777" w:rsidR="00F40D12" w:rsidRPr="00643920" w:rsidRDefault="00F40D12" w:rsidP="00F40D12">
      <w:pPr>
        <w:rPr>
          <w:bCs/>
          <w:sz w:val="20"/>
        </w:rPr>
      </w:pPr>
    </w:p>
    <w:p w14:paraId="0B6B9EF0" w14:textId="6A9E0048" w:rsidR="00F40D12" w:rsidRDefault="00F40D12">
      <w:pPr>
        <w:spacing w:after="160" w:line="259" w:lineRule="auto"/>
        <w:jc w:val="left"/>
        <w:rPr>
          <w:rFonts w:ascii="Arial" w:hAnsi="Arial" w:cs="Arial"/>
          <w:szCs w:val="24"/>
        </w:rPr>
      </w:pPr>
      <w:r>
        <w:rPr>
          <w:rFonts w:ascii="Arial" w:hAnsi="Arial" w:cs="Arial"/>
          <w:szCs w:val="24"/>
        </w:rPr>
        <w:br w:type="page"/>
      </w:r>
    </w:p>
    <w:p w14:paraId="42330290" w14:textId="77777777" w:rsidR="00F40D12" w:rsidRDefault="00F40D12" w:rsidP="009E444A">
      <w:pPr>
        <w:pStyle w:val="Heading2"/>
      </w:pPr>
      <w:bookmarkStart w:id="315" w:name="_Toc431806052"/>
      <w:bookmarkStart w:id="316" w:name="_Toc435793426"/>
      <w:r>
        <w:lastRenderedPageBreak/>
        <w:t>Dijagram razreda s opisom</w:t>
      </w:r>
      <w:bookmarkEnd w:id="315"/>
      <w:bookmarkEnd w:id="316"/>
    </w:p>
    <w:p w14:paraId="39F6139F" w14:textId="20E7A8DF" w:rsidR="00F40D12" w:rsidRPr="00E957F2" w:rsidRDefault="00F40D12" w:rsidP="00647055">
      <w:pPr>
        <w:shd w:val="clear" w:color="auto" w:fill="FFFFFF"/>
        <w:spacing w:before="100" w:beforeAutospacing="1"/>
        <w:ind w:firstLine="709"/>
        <w:textAlignment w:val="baseline"/>
        <w:rPr>
          <w:rFonts w:eastAsia="Arial" w:cs="Times New Roman"/>
          <w:szCs w:val="24"/>
        </w:rPr>
      </w:pPr>
      <w:r w:rsidRPr="00E957F2">
        <w:rPr>
          <w:rFonts w:eastAsia="Arial" w:cs="Times New Roman"/>
          <w:szCs w:val="24"/>
        </w:rPr>
        <w:t>Trenutni dijagram razreda sadrži prikaz</w:t>
      </w:r>
      <w:r w:rsidR="00FC50EE">
        <w:rPr>
          <w:rFonts w:eastAsia="Arial" w:cs="Times New Roman"/>
          <w:szCs w:val="24"/>
        </w:rPr>
        <w:t>e</w:t>
      </w:r>
      <w:r w:rsidRPr="00E957F2">
        <w:rPr>
          <w:rFonts w:eastAsia="Arial" w:cs="Times New Roman"/>
          <w:szCs w:val="24"/>
        </w:rPr>
        <w:t xml:space="preserve"> svih modela korištenih u komunikaciji između baze podat</w:t>
      </w:r>
      <w:r w:rsidR="00CF1609" w:rsidRPr="00E957F2">
        <w:rPr>
          <w:rFonts w:eastAsia="Arial" w:cs="Times New Roman"/>
          <w:szCs w:val="24"/>
        </w:rPr>
        <w:t>aka i kontrolera (Slika 6.</w:t>
      </w:r>
      <w:r w:rsidR="00FC50EE">
        <w:rPr>
          <w:rFonts w:eastAsia="Arial" w:cs="Times New Roman"/>
          <w:szCs w:val="24"/>
        </w:rPr>
        <w:t>1.2</w:t>
      </w:r>
      <w:r w:rsidR="004A0E36">
        <w:rPr>
          <w:rFonts w:eastAsia="Arial" w:cs="Times New Roman"/>
          <w:szCs w:val="24"/>
        </w:rPr>
        <w:t xml:space="preserve"> </w:t>
      </w:r>
      <w:r w:rsidR="004A0E36" w:rsidRPr="004A0E36">
        <w:rPr>
          <w:rFonts w:eastAsia="Arial" w:cs="Times New Roman"/>
          <w:szCs w:val="24"/>
        </w:rPr>
        <w:t>MVC obrazac</w:t>
      </w:r>
      <w:r w:rsidRPr="00E957F2">
        <w:rPr>
          <w:rFonts w:eastAsia="Arial" w:cs="Times New Roman"/>
          <w:szCs w:val="24"/>
        </w:rPr>
        <w:t>) i one zadužene za komunikaciju između kontrolera i pogleda.</w:t>
      </w:r>
    </w:p>
    <w:p w14:paraId="305B9547" w14:textId="77777777" w:rsidR="00F40D12" w:rsidRPr="00E957F2" w:rsidRDefault="00F40D12" w:rsidP="00647055">
      <w:pPr>
        <w:shd w:val="clear" w:color="auto" w:fill="FFFFFF"/>
        <w:spacing w:before="120"/>
        <w:ind w:firstLine="709"/>
        <w:textAlignment w:val="baseline"/>
        <w:rPr>
          <w:rFonts w:eastAsia="Arial" w:cs="Times New Roman"/>
          <w:b/>
          <w:szCs w:val="24"/>
        </w:rPr>
      </w:pPr>
      <w:r w:rsidRPr="00E957F2">
        <w:rPr>
          <w:rFonts w:eastAsia="Arial" w:cs="Times New Roman"/>
          <w:b/>
          <w:szCs w:val="24"/>
        </w:rPr>
        <w:t>Employee</w:t>
      </w:r>
      <w:r w:rsidRPr="00E957F2">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Comment</w:t>
      </w:r>
      <w:r w:rsidRPr="00E957F2">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Category</w:t>
      </w:r>
      <w:r w:rsidRPr="00E957F2">
        <w:rPr>
          <w:rFonts w:eastAsia="Arial" w:cs="Times New Roman"/>
          <w:szCs w:val="24"/>
        </w:rPr>
        <w:t xml:space="preserve"> razred predstavlja kategoriju jela. Za kategoriju čuvamo samo ime kategorije.</w:t>
      </w:r>
    </w:p>
    <w:p w14:paraId="24AC446F"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w:t>
      </w:r>
      <w:r w:rsidRPr="00E957F2">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MealType</w:t>
      </w:r>
      <w:r w:rsidRPr="00E957F2">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AddOn</w:t>
      </w:r>
      <w:r w:rsidRPr="00E957F2">
        <w:rPr>
          <w:rFonts w:eastAsia="Arial" w:cs="Times New Roman"/>
          <w:szCs w:val="24"/>
        </w:rPr>
        <w:t xml:space="preserve"> razred predstavlja dodatak jelu. Za svaki dodatak čuvamo ime i cijenu.</w:t>
      </w:r>
    </w:p>
    <w:p w14:paraId="0D3E6CC1" w14:textId="15D274D6"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MealAddOn</w:t>
      </w:r>
      <w:r w:rsidRPr="00E957F2">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Order</w:t>
      </w:r>
      <w:r w:rsidRPr="00E957F2">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0023954C" w:rsidR="00F40D12" w:rsidRPr="00E957F2" w:rsidRDefault="00516425" w:rsidP="00647055">
      <w:pPr>
        <w:shd w:val="clear" w:color="auto" w:fill="FFFFFF"/>
        <w:spacing w:before="120"/>
        <w:ind w:firstLine="709"/>
        <w:textAlignment w:val="baseline"/>
        <w:rPr>
          <w:rFonts w:eastAsia="Arial" w:cs="Times New Roman"/>
          <w:szCs w:val="24"/>
        </w:rPr>
      </w:pPr>
      <w:r>
        <w:rPr>
          <w:rFonts w:eastAsia="Arial" w:cs="Times New Roman"/>
          <w:b/>
          <w:szCs w:val="24"/>
        </w:rPr>
        <w:t>Order</w:t>
      </w:r>
      <w:r w:rsidR="00F40D12" w:rsidRPr="00E957F2">
        <w:rPr>
          <w:rFonts w:eastAsia="Arial" w:cs="Times New Roman"/>
          <w:b/>
          <w:szCs w:val="24"/>
        </w:rPr>
        <w:t>Details</w:t>
      </w:r>
      <w:r w:rsidR="00F40D12" w:rsidRPr="00E957F2">
        <w:rPr>
          <w:rFonts w:eastAsia="Arial" w:cs="Times New Roman"/>
          <w:szCs w:val="24"/>
        </w:rPr>
        <w:t xml:space="preserve"> razred spaja određenu narudžbu s jelima koji su naručeni pri toj narudžbi te njihovu količinu.</w:t>
      </w:r>
    </w:p>
    <w:p w14:paraId="1135D45B" w14:textId="762EA2B6" w:rsidR="00F40D12" w:rsidRPr="00E957F2" w:rsidRDefault="00516425" w:rsidP="00647055">
      <w:pPr>
        <w:shd w:val="clear" w:color="auto" w:fill="FFFFFF"/>
        <w:spacing w:before="120"/>
        <w:ind w:firstLine="709"/>
        <w:textAlignment w:val="baseline"/>
        <w:rPr>
          <w:rFonts w:eastAsia="Arial" w:cs="Times New Roman"/>
          <w:szCs w:val="24"/>
        </w:rPr>
      </w:pPr>
      <w:r>
        <w:rPr>
          <w:rFonts w:eastAsia="Arial" w:cs="Times New Roman"/>
          <w:b/>
          <w:szCs w:val="24"/>
        </w:rPr>
        <w:t>Orde</w:t>
      </w:r>
      <w:r w:rsidR="00F40D12" w:rsidRPr="00647055">
        <w:rPr>
          <w:rFonts w:eastAsia="Arial" w:cs="Times New Roman"/>
          <w:b/>
          <w:szCs w:val="24"/>
        </w:rPr>
        <w:t>rMealAddOn</w:t>
      </w:r>
      <w:r w:rsidR="00F40D12" w:rsidRPr="00E957F2">
        <w:rPr>
          <w:rFonts w:eastAsia="Arial" w:cs="Times New Roman"/>
          <w:szCs w:val="24"/>
        </w:rPr>
        <w:t xml:space="preserve"> razred spaja dodatke koji su naručeni s jelom iz određene narudžbe.</w:t>
      </w:r>
    </w:p>
    <w:p w14:paraId="25946481" w14:textId="5508FAA3" w:rsidR="002E0231" w:rsidRDefault="00C84CCF" w:rsidP="00C84CCF">
      <w:pPr>
        <w:keepNext/>
        <w:shd w:val="clear" w:color="auto" w:fill="FFFFFF"/>
        <w:spacing w:before="100" w:beforeAutospacing="1" w:after="100" w:afterAutospacing="1"/>
        <w:jc w:val="center"/>
        <w:textAlignment w:val="baseline"/>
      </w:pPr>
      <w:r>
        <w:rPr>
          <w:noProof/>
          <w:lang w:eastAsia="hr-HR"/>
        </w:rPr>
        <w:lastRenderedPageBreak/>
        <w:drawing>
          <wp:inline distT="0" distB="0" distL="0" distR="0" wp14:anchorId="5484238B" wp14:editId="5EFA0CBB">
            <wp:extent cx="5760720" cy="41719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4171950"/>
                    </a:xfrm>
                    <a:prstGeom prst="rect">
                      <a:avLst/>
                    </a:prstGeom>
                  </pic:spPr>
                </pic:pic>
              </a:graphicData>
            </a:graphic>
          </wp:inline>
        </w:drawing>
      </w:r>
    </w:p>
    <w:p w14:paraId="4AB97A5F" w14:textId="1E6237C3" w:rsidR="00F40D12" w:rsidRDefault="002E0231" w:rsidP="002E0231">
      <w:pPr>
        <w:pStyle w:val="Caption"/>
        <w:jc w:val="center"/>
      </w:pPr>
      <w:bookmarkStart w:id="317" w:name="_Toc440831207"/>
      <w:r>
        <w:t xml:space="preserve">Slika </w:t>
      </w:r>
      <w:r w:rsidR="00604B53">
        <w:fldChar w:fldCharType="begin"/>
      </w:r>
      <w:r w:rsidR="00604B53">
        <w:instrText xml:space="preserve"> STYLER</w:instrText>
      </w:r>
      <w:r w:rsidR="00604B53">
        <w:instrText xml:space="preserve">EF 2 \s </w:instrText>
      </w:r>
      <w:r w:rsidR="00604B53">
        <w:fldChar w:fldCharType="separate"/>
      </w:r>
      <w:r w:rsidR="001E5B16">
        <w:rPr>
          <w:noProof/>
        </w:rPr>
        <w:t>6.2</w:t>
      </w:r>
      <w:r w:rsidR="00604B53">
        <w:rPr>
          <w:noProof/>
        </w:rPr>
        <w:fldChar w:fldCharType="end"/>
      </w:r>
      <w:r w:rsidR="00DD773E">
        <w:t>.</w:t>
      </w:r>
      <w:r w:rsidR="00604B53">
        <w:fldChar w:fldCharType="begin"/>
      </w:r>
      <w:r w:rsidR="00604B53">
        <w:instrText xml:space="preserve"> SEQ Slika \* ARABIC \s 2 </w:instrText>
      </w:r>
      <w:r w:rsidR="00604B53">
        <w:fldChar w:fldCharType="separate"/>
      </w:r>
      <w:r w:rsidR="001E5B16">
        <w:rPr>
          <w:noProof/>
        </w:rPr>
        <w:t>1</w:t>
      </w:r>
      <w:r w:rsidR="00604B53">
        <w:rPr>
          <w:noProof/>
        </w:rPr>
        <w:fldChar w:fldCharType="end"/>
      </w:r>
      <w:r>
        <w:t xml:space="preserve"> </w:t>
      </w:r>
      <w:r w:rsidRPr="00545D8D">
        <w:t>Dijagram razreda</w:t>
      </w:r>
      <w:bookmarkEnd w:id="317"/>
    </w:p>
    <w:p w14:paraId="18CE630B" w14:textId="77777777" w:rsidR="00F40D12" w:rsidRDefault="00F40D12" w:rsidP="00F40D12">
      <w:pPr>
        <w:pStyle w:val="Normal1"/>
        <w:jc w:val="center"/>
      </w:pPr>
    </w:p>
    <w:p w14:paraId="40BA6441" w14:textId="5985301D" w:rsidR="00F40D12" w:rsidRDefault="00F40D12" w:rsidP="002E0231">
      <w:pPr>
        <w:pStyle w:val="Normal1"/>
        <w:tabs>
          <w:tab w:val="left" w:pos="1190"/>
        </w:tabs>
      </w:pPr>
      <w:bookmarkStart w:id="318" w:name="h.4d34og8" w:colFirst="0" w:colLast="0"/>
      <w:bookmarkEnd w:id="318"/>
    </w:p>
    <w:p w14:paraId="49A4E17D" w14:textId="77777777" w:rsidR="00F40D12" w:rsidRDefault="00F40D12" w:rsidP="00F40D12">
      <w:pPr>
        <w:pStyle w:val="Normal1"/>
      </w:pPr>
      <w:r>
        <w:br w:type="page"/>
      </w:r>
    </w:p>
    <w:p w14:paraId="556B4403" w14:textId="77777777" w:rsidR="00F40D12" w:rsidRDefault="00F40D12" w:rsidP="009E444A">
      <w:pPr>
        <w:pStyle w:val="Heading2"/>
      </w:pPr>
      <w:bookmarkStart w:id="319" w:name="_Toc431806053"/>
      <w:bookmarkStart w:id="320" w:name="_Toc435793427"/>
      <w:r>
        <w:lastRenderedPageBreak/>
        <w:t>Dijagram objekata</w:t>
      </w:r>
      <w:bookmarkEnd w:id="319"/>
      <w:bookmarkEnd w:id="320"/>
    </w:p>
    <w:p w14:paraId="0F1D0B7F" w14:textId="4256495B" w:rsidR="00F40D12" w:rsidRPr="00B77847"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B77847">
        <w:rPr>
          <w:rFonts w:eastAsia="Arial" w:cs="Times New Roman"/>
          <w:szCs w:val="24"/>
        </w:rPr>
        <w:t>Pomoću dijagrama objekata prikazat ćemo stanje sustava u nekom trenu. Odabrali smo trenutak kad je klijent obavio narudžbu</w:t>
      </w:r>
      <w:r w:rsidR="00BA61C9">
        <w:rPr>
          <w:rFonts w:eastAsia="Arial" w:cs="Times New Roman"/>
          <w:szCs w:val="24"/>
        </w:rPr>
        <w:t>,</w:t>
      </w:r>
      <w:r w:rsidRPr="00B77847">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Pr>
          <w:rFonts w:eastAsia="Arial" w:cs="Times New Roman"/>
          <w:szCs w:val="24"/>
        </w:rPr>
        <w:t>,</w:t>
      </w:r>
      <w:r w:rsidRPr="00B77847">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Default="00F40D12" w:rsidP="009E444A">
      <w:pPr>
        <w:pStyle w:val="Normal1"/>
        <w:keepNext/>
        <w:jc w:val="center"/>
      </w:pPr>
      <w:r>
        <w:rPr>
          <w:noProof/>
        </w:rPr>
        <w:drawing>
          <wp:inline distT="0" distB="0" distL="0" distR="0" wp14:anchorId="77F9BB98" wp14:editId="429EB7EB">
            <wp:extent cx="5751830" cy="4050665"/>
            <wp:effectExtent l="0" t="0" r="0" b="0"/>
            <wp:docPr id="31" name="Picture 31" descr="../Desktop/Screen%20Shot%202015-11-17%20at%2009.4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1830" cy="4050665"/>
                    </a:xfrm>
                    <a:prstGeom prst="rect">
                      <a:avLst/>
                    </a:prstGeom>
                    <a:noFill/>
                    <a:ln>
                      <a:noFill/>
                    </a:ln>
                  </pic:spPr>
                </pic:pic>
              </a:graphicData>
            </a:graphic>
          </wp:inline>
        </w:drawing>
      </w:r>
    </w:p>
    <w:p w14:paraId="31A45053" w14:textId="746C2851" w:rsidR="00F40D12" w:rsidRDefault="009E444A" w:rsidP="009E444A">
      <w:pPr>
        <w:pStyle w:val="Caption"/>
        <w:jc w:val="center"/>
      </w:pPr>
      <w:bookmarkStart w:id="321" w:name="_Toc440831208"/>
      <w:r>
        <w:t xml:space="preserve">Slika </w:t>
      </w:r>
      <w:r w:rsidR="00604B53">
        <w:fldChar w:fldCharType="begin"/>
      </w:r>
      <w:r w:rsidR="00604B53">
        <w:instrText xml:space="preserve"> STYLEREF 2 \s </w:instrText>
      </w:r>
      <w:r w:rsidR="00604B53">
        <w:fldChar w:fldCharType="separate"/>
      </w:r>
      <w:r w:rsidR="001E5B16">
        <w:rPr>
          <w:noProof/>
        </w:rPr>
        <w:t>6.3</w:t>
      </w:r>
      <w:r w:rsidR="00604B53">
        <w:rPr>
          <w:noProof/>
        </w:rPr>
        <w:fldChar w:fldCharType="end"/>
      </w:r>
      <w:r w:rsidR="00DD773E">
        <w:t>.</w:t>
      </w:r>
      <w:r w:rsidR="00604B53">
        <w:fldChar w:fldCharType="begin"/>
      </w:r>
      <w:r w:rsidR="00604B53">
        <w:instrText xml:space="preserve"> SEQ Slika \* ARABIC \s 2 </w:instrText>
      </w:r>
      <w:r w:rsidR="00604B53">
        <w:fldChar w:fldCharType="separate"/>
      </w:r>
      <w:r w:rsidR="001E5B16">
        <w:rPr>
          <w:noProof/>
        </w:rPr>
        <w:t>1</w:t>
      </w:r>
      <w:r w:rsidR="00604B53">
        <w:rPr>
          <w:noProof/>
        </w:rPr>
        <w:fldChar w:fldCharType="end"/>
      </w:r>
      <w:r>
        <w:t xml:space="preserve"> </w:t>
      </w:r>
      <w:r w:rsidRPr="001F71D1">
        <w:t>Dijagram objekata</w:t>
      </w:r>
      <w:bookmarkEnd w:id="321"/>
    </w:p>
    <w:p w14:paraId="2DB87208" w14:textId="77777777" w:rsidR="00F40D12" w:rsidRDefault="00F40D12" w:rsidP="00F40D12">
      <w:pPr>
        <w:pStyle w:val="Caption"/>
        <w:jc w:val="center"/>
        <w:rPr>
          <w:sz w:val="24"/>
        </w:rPr>
      </w:pPr>
    </w:p>
    <w:p w14:paraId="17FB7327" w14:textId="77777777" w:rsidR="00F40D12" w:rsidRPr="00643920" w:rsidRDefault="00F40D12" w:rsidP="00F40D12">
      <w:pPr>
        <w:rPr>
          <w:rFonts w:eastAsia="Times New Roman" w:cs="Times New Roman"/>
        </w:rPr>
      </w:pPr>
    </w:p>
    <w:p w14:paraId="2BA4FEF2" w14:textId="77777777" w:rsidR="0004754E" w:rsidRDefault="00937DF5" w:rsidP="0004754E">
      <w:pPr>
        <w:pStyle w:val="Heading2"/>
      </w:pPr>
      <w:r>
        <w:rPr>
          <w:rFonts w:ascii="Arial" w:hAnsi="Arial"/>
          <w:szCs w:val="24"/>
        </w:rPr>
        <w:br w:type="page"/>
      </w:r>
      <w:bookmarkStart w:id="322" w:name="_Toc431806054"/>
      <w:r w:rsidR="0004754E">
        <w:lastRenderedPageBreak/>
        <w:t>Ostali UML dijagrami</w:t>
      </w:r>
      <w:bookmarkEnd w:id="322"/>
    </w:p>
    <w:p w14:paraId="73D54913" w14:textId="77777777" w:rsidR="0004754E" w:rsidRDefault="0004754E" w:rsidP="0004754E">
      <w:pPr>
        <w:pStyle w:val="Normal5"/>
      </w:pPr>
    </w:p>
    <w:p w14:paraId="586162D3" w14:textId="77777777" w:rsidR="0004754E" w:rsidRDefault="0004754E" w:rsidP="0004754E">
      <w:pPr>
        <w:pStyle w:val="Normal5"/>
        <w:spacing w:line="360" w:lineRule="auto"/>
        <w:jc w:val="both"/>
      </w:pPr>
      <w:r>
        <w:rPr>
          <w:rFonts w:ascii="Arial" w:eastAsia="Arial" w:hAnsi="Arial" w:cs="Arial"/>
          <w:i/>
          <w:sz w:val="20"/>
        </w:rPr>
        <w:t>Ovdje počinju sadržaji Revizije 2.</w:t>
      </w:r>
    </w:p>
    <w:p w14:paraId="2B191B7C" w14:textId="77777777" w:rsidR="0004754E" w:rsidRDefault="0004754E" w:rsidP="0004754E">
      <w:pPr>
        <w:pStyle w:val="Normal5"/>
        <w:spacing w:line="360" w:lineRule="auto"/>
        <w:jc w:val="both"/>
      </w:pPr>
      <w:r>
        <w:rPr>
          <w:rFonts w:ascii="Arial" w:eastAsia="Arial" w:hAnsi="Arial" w:cs="Arial"/>
          <w:i/>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7D402DEC" w14:textId="77777777" w:rsidR="0004754E" w:rsidRDefault="0004754E" w:rsidP="0004754E">
      <w:pPr>
        <w:pStyle w:val="Normal5"/>
        <w:jc w:val="both"/>
      </w:pPr>
    </w:p>
    <w:p w14:paraId="222EBAAF" w14:textId="77777777" w:rsidR="0004754E" w:rsidRDefault="0004754E" w:rsidP="0004754E">
      <w:pPr>
        <w:pStyle w:val="Normal5"/>
        <w:spacing w:line="360" w:lineRule="auto"/>
        <w:jc w:val="center"/>
      </w:pPr>
    </w:p>
    <w:p w14:paraId="75BCA077" w14:textId="77777777" w:rsidR="0004754E" w:rsidRDefault="0004754E" w:rsidP="0004754E">
      <w:pPr>
        <w:pStyle w:val="Normal5"/>
        <w:ind w:firstLine="284"/>
      </w:pPr>
    </w:p>
    <w:p w14:paraId="6064EDB7" w14:textId="77777777" w:rsidR="0004754E" w:rsidRDefault="0004754E" w:rsidP="0004754E">
      <w:pPr>
        <w:pStyle w:val="Normal5"/>
        <w:spacing w:line="360" w:lineRule="auto"/>
      </w:pPr>
      <w:bookmarkStart w:id="323" w:name="h.17dp8vu" w:colFirst="0" w:colLast="0"/>
      <w:bookmarkEnd w:id="323"/>
    </w:p>
    <w:p w14:paraId="1B006252" w14:textId="77777777" w:rsidR="0004754E" w:rsidRDefault="0004754E" w:rsidP="0004754E">
      <w:pPr>
        <w:pStyle w:val="Normal5"/>
      </w:pPr>
      <w:r>
        <w:br w:type="page"/>
      </w:r>
    </w:p>
    <w:p w14:paraId="42AD79E2" w14:textId="548BD7C6" w:rsidR="0004754E" w:rsidRDefault="0004754E" w:rsidP="0004754E">
      <w:pPr>
        <w:pStyle w:val="Heading1"/>
        <w:jc w:val="both"/>
      </w:pPr>
      <w:bookmarkStart w:id="324" w:name="_Toc431806055"/>
      <w:r>
        <w:lastRenderedPageBreak/>
        <w:t>Implementacija i korisničko sučelje</w:t>
      </w:r>
      <w:bookmarkEnd w:id="324"/>
    </w:p>
    <w:p w14:paraId="1429B064" w14:textId="77777777" w:rsidR="0004754E" w:rsidRDefault="0004754E" w:rsidP="0004754E">
      <w:pPr>
        <w:pStyle w:val="Normal5"/>
        <w:spacing w:line="360" w:lineRule="auto"/>
        <w:jc w:val="both"/>
      </w:pPr>
      <w:r>
        <w:rPr>
          <w:rFonts w:ascii="Arial" w:eastAsia="Arial" w:hAnsi="Arial" w:cs="Arial"/>
          <w:i/>
          <w:sz w:val="20"/>
        </w:rPr>
        <w:t>U ovom poglavlju potrebno je:</w:t>
      </w:r>
    </w:p>
    <w:p w14:paraId="1E60A547" w14:textId="77777777" w:rsidR="0004754E" w:rsidRDefault="0004754E" w:rsidP="0004754E">
      <w:pPr>
        <w:pStyle w:val="Normal5"/>
        <w:spacing w:line="360" w:lineRule="auto"/>
        <w:ind w:left="284" w:firstLine="284"/>
        <w:jc w:val="both"/>
      </w:pPr>
      <w:r>
        <w:rPr>
          <w:rFonts w:ascii="Arial" w:eastAsia="Arial" w:hAnsi="Arial" w:cs="Arial"/>
          <w:i/>
          <w:sz w:val="20"/>
        </w:rPr>
        <w:t>dati dijagram razmještaja (deployment dijagram)</w:t>
      </w:r>
    </w:p>
    <w:p w14:paraId="7CB14A10" w14:textId="77777777" w:rsidR="0004754E" w:rsidRDefault="0004754E" w:rsidP="0004754E">
      <w:pPr>
        <w:pStyle w:val="Normal5"/>
        <w:spacing w:line="360" w:lineRule="auto"/>
        <w:ind w:left="284" w:firstLine="284"/>
        <w:jc w:val="both"/>
      </w:pPr>
      <w:r>
        <w:rPr>
          <w:rFonts w:ascii="Arial" w:eastAsia="Arial" w:hAnsi="Arial" w:cs="Arial"/>
          <w:i/>
          <w:sz w:val="20"/>
        </w:rPr>
        <w:t>navesti koje su tehnologije i alati korišteni u razvoju sustava</w:t>
      </w:r>
    </w:p>
    <w:p w14:paraId="38734DA3" w14:textId="77777777" w:rsidR="0004754E" w:rsidRDefault="0004754E" w:rsidP="0004754E">
      <w:pPr>
        <w:pStyle w:val="Normal5"/>
        <w:spacing w:line="360" w:lineRule="auto"/>
        <w:ind w:left="284" w:firstLine="284"/>
        <w:jc w:val="both"/>
      </w:pPr>
      <w:r>
        <w:rPr>
          <w:rFonts w:ascii="Arial" w:eastAsia="Arial" w:hAnsi="Arial" w:cs="Arial"/>
          <w:i/>
          <w:sz w:val="20"/>
        </w:rPr>
        <w:t>dati isječak programskog koda koji implementira neku od temeljnih funkcionalnosti u sustavu</w:t>
      </w:r>
    </w:p>
    <w:p w14:paraId="3A762993" w14:textId="77777777" w:rsidR="0004754E" w:rsidRDefault="0004754E" w:rsidP="0004754E">
      <w:pPr>
        <w:pStyle w:val="Normal5"/>
        <w:spacing w:line="360" w:lineRule="auto"/>
        <w:ind w:left="284" w:firstLine="284"/>
        <w:jc w:val="both"/>
      </w:pPr>
      <w:r>
        <w:rPr>
          <w:rFonts w:ascii="Arial" w:eastAsia="Arial" w:hAnsi="Arial" w:cs="Arial"/>
          <w:i/>
          <w:sz w:val="20"/>
        </w:rPr>
        <w:t>objasniti kako je ispitano implementirano rješenje i pokazati bar 4 ispitna scenarija</w:t>
      </w:r>
    </w:p>
    <w:p w14:paraId="6225D18E" w14:textId="77777777" w:rsidR="0004754E" w:rsidRDefault="0004754E" w:rsidP="0004754E">
      <w:pPr>
        <w:pStyle w:val="Normal5"/>
        <w:spacing w:line="360" w:lineRule="auto"/>
        <w:ind w:left="284" w:firstLine="284"/>
        <w:jc w:val="both"/>
      </w:pPr>
      <w:r>
        <w:rPr>
          <w:rFonts w:ascii="Arial" w:eastAsia="Arial" w:hAnsi="Arial" w:cs="Arial"/>
          <w:i/>
          <w:sz w:val="20"/>
        </w:rPr>
        <w:t xml:space="preserve">dati upute za instalaciju </w:t>
      </w:r>
    </w:p>
    <w:p w14:paraId="5FE516AA" w14:textId="77777777" w:rsidR="0004754E" w:rsidRDefault="0004754E" w:rsidP="0004754E">
      <w:pPr>
        <w:pStyle w:val="Normal5"/>
        <w:spacing w:line="360" w:lineRule="auto"/>
        <w:ind w:left="284" w:firstLine="284"/>
        <w:jc w:val="both"/>
      </w:pPr>
      <w:r>
        <w:rPr>
          <w:rFonts w:ascii="Arial" w:eastAsia="Arial" w:hAnsi="Arial" w:cs="Arial"/>
          <w:i/>
          <w:sz w:val="20"/>
        </w:rPr>
        <w:t xml:space="preserve">dati upute za korištenje </w:t>
      </w:r>
    </w:p>
    <w:p w14:paraId="02E7D96F" w14:textId="77777777" w:rsidR="0004754E" w:rsidRDefault="0004754E" w:rsidP="0004754E">
      <w:pPr>
        <w:pStyle w:val="Heading2"/>
      </w:pPr>
      <w:bookmarkStart w:id="325" w:name="h.3rdcrjn" w:colFirst="0" w:colLast="0"/>
      <w:bookmarkStart w:id="326" w:name="_Toc431806056"/>
      <w:bookmarkEnd w:id="325"/>
      <w:r w:rsidRPr="0004754E">
        <w:t>Dijagram</w:t>
      </w:r>
      <w:r>
        <w:t xml:space="preserve"> razmještaja</w:t>
      </w:r>
      <w:bookmarkEnd w:id="326"/>
    </w:p>
    <w:p w14:paraId="138D221C" w14:textId="77777777" w:rsidR="0004754E" w:rsidRDefault="0004754E" w:rsidP="0004754E">
      <w:pPr>
        <w:pStyle w:val="Normal5"/>
        <w:spacing w:line="360" w:lineRule="auto"/>
        <w:jc w:val="both"/>
      </w:pPr>
    </w:p>
    <w:p w14:paraId="69345A61" w14:textId="74A05765" w:rsidR="0004754E" w:rsidRDefault="0004754E" w:rsidP="0004754E">
      <w:pPr>
        <w:pStyle w:val="Normal5"/>
        <w:spacing w:line="360" w:lineRule="auto"/>
        <w:jc w:val="both"/>
      </w:pPr>
      <w:r>
        <w:rPr>
          <w:rFonts w:ascii="Arial" w:eastAsia="Arial" w:hAnsi="Arial" w:cs="Arial"/>
          <w:i/>
          <w:sz w:val="20"/>
        </w:rPr>
        <w:t>Potrebno je umetnuti dijagram razmještaja i po potrebi ga opisati.</w:t>
      </w:r>
      <w:bookmarkStart w:id="327" w:name="h.26in1rg" w:colFirst="0" w:colLast="0"/>
      <w:bookmarkEnd w:id="327"/>
    </w:p>
    <w:p w14:paraId="187C20B2" w14:textId="77777777" w:rsidR="0004754E" w:rsidRDefault="0004754E" w:rsidP="0004754E">
      <w:pPr>
        <w:pStyle w:val="Heading2"/>
      </w:pPr>
      <w:bookmarkStart w:id="328" w:name="_Toc431806057"/>
      <w:r>
        <w:t xml:space="preserve">Korištene </w:t>
      </w:r>
      <w:r w:rsidRPr="0004754E">
        <w:t>tehnologije</w:t>
      </w:r>
      <w:r>
        <w:t xml:space="preserve"> i alati</w:t>
      </w:r>
      <w:bookmarkEnd w:id="328"/>
    </w:p>
    <w:p w14:paraId="6CFEFDE4" w14:textId="77777777" w:rsidR="0004754E" w:rsidRDefault="0004754E" w:rsidP="0004754E">
      <w:pPr>
        <w:pStyle w:val="Normal5"/>
        <w:spacing w:line="360" w:lineRule="auto"/>
        <w:jc w:val="both"/>
      </w:pPr>
    </w:p>
    <w:p w14:paraId="0D5EFAA2" w14:textId="77777777" w:rsidR="0004754E" w:rsidRDefault="0004754E" w:rsidP="0004754E">
      <w:pPr>
        <w:pStyle w:val="Normal5"/>
        <w:spacing w:line="360" w:lineRule="auto"/>
        <w:jc w:val="both"/>
      </w:pPr>
      <w:r>
        <w:rPr>
          <w:rFonts w:ascii="Arial" w:eastAsia="Arial" w:hAnsi="Arial" w:cs="Arial"/>
          <w:i/>
          <w:sz w:val="20"/>
        </w:rPr>
        <w:t>Navesti sve tehnologije i alate koji su primijenjeni pri izradi projekta te ih ukratko opisati; njihovo značenje i mjesto i način primjene.</w:t>
      </w:r>
    </w:p>
    <w:p w14:paraId="19FEF639" w14:textId="3F518AF2" w:rsidR="0004754E" w:rsidRDefault="0004754E" w:rsidP="0004754E">
      <w:pPr>
        <w:pStyle w:val="Heading2"/>
      </w:pPr>
      <w:bookmarkStart w:id="329" w:name="h.lnxbz9" w:colFirst="0" w:colLast="0"/>
      <w:bookmarkStart w:id="330" w:name="_Toc431806058"/>
      <w:bookmarkEnd w:id="329"/>
      <w:r>
        <w:t>Isječak programskog koda vezan za temeljnu funkcionalnost sustava</w:t>
      </w:r>
      <w:bookmarkEnd w:id="330"/>
    </w:p>
    <w:p w14:paraId="6538AB04" w14:textId="77777777" w:rsidR="0004754E" w:rsidRDefault="0004754E" w:rsidP="0004754E">
      <w:pPr>
        <w:pStyle w:val="Normal5"/>
        <w:spacing w:line="360" w:lineRule="auto"/>
        <w:jc w:val="both"/>
      </w:pPr>
    </w:p>
    <w:p w14:paraId="571CC720" w14:textId="7FE02433" w:rsidR="0004754E" w:rsidRDefault="0004754E" w:rsidP="0004754E">
      <w:pPr>
        <w:pStyle w:val="Normal5"/>
        <w:spacing w:line="360" w:lineRule="auto"/>
        <w:jc w:val="both"/>
      </w:pPr>
      <w:r>
        <w:rPr>
          <w:rFonts w:ascii="Arial" w:eastAsia="Arial" w:hAnsi="Arial" w:cs="Arial"/>
          <w:i/>
          <w:sz w:val="20"/>
        </w:rPr>
        <w:t>U ovom poglavlju potrebno je prikazati isječak programa koji prema mišljenju studenta ostvaruje temeljnu funkcionalnost u sustavu (ili nekom modulu).</w:t>
      </w:r>
    </w:p>
    <w:p w14:paraId="30294D22" w14:textId="6A87EB48" w:rsidR="0004754E" w:rsidRDefault="0004754E" w:rsidP="0004754E">
      <w:pPr>
        <w:pStyle w:val="Heading2"/>
      </w:pPr>
      <w:bookmarkStart w:id="331" w:name="h.35nkun2" w:colFirst="0" w:colLast="0"/>
      <w:bookmarkStart w:id="332" w:name="_Toc431806059"/>
      <w:bookmarkEnd w:id="331"/>
      <w:r>
        <w:t xml:space="preserve">Ispitivanje </w:t>
      </w:r>
      <w:r w:rsidRPr="0004754E">
        <w:t>programskog</w:t>
      </w:r>
      <w:r>
        <w:t xml:space="preserve"> rješenja</w:t>
      </w:r>
      <w:bookmarkEnd w:id="332"/>
    </w:p>
    <w:p w14:paraId="3B80CFFE" w14:textId="77777777" w:rsidR="0004754E" w:rsidRDefault="0004754E" w:rsidP="0004754E">
      <w:pPr>
        <w:pStyle w:val="Normal5"/>
      </w:pPr>
    </w:p>
    <w:p w14:paraId="57B8176B" w14:textId="77777777" w:rsidR="0004754E" w:rsidRDefault="0004754E" w:rsidP="0004754E">
      <w:pPr>
        <w:pStyle w:val="Normal5"/>
        <w:spacing w:line="360" w:lineRule="auto"/>
        <w:jc w:val="both"/>
      </w:pPr>
      <w:r>
        <w:rPr>
          <w:rFonts w:ascii="Arial" w:eastAsia="Arial" w:hAnsi="Arial" w:cs="Arial"/>
          <w:i/>
          <w:sz w:val="20"/>
        </w:rPr>
        <w:t>U ovom poglavlju je potrebno opisati provedbu ispitivanja implementiranih funkcionalnosti s prikazom odabira ispitnih slučajeva.</w:t>
      </w:r>
    </w:p>
    <w:p w14:paraId="4C673D09" w14:textId="77777777" w:rsidR="0004754E" w:rsidRDefault="0004754E" w:rsidP="0004754E">
      <w:pPr>
        <w:pStyle w:val="Normal5"/>
        <w:spacing w:line="360" w:lineRule="auto"/>
        <w:jc w:val="both"/>
      </w:pPr>
      <w:r>
        <w:rPr>
          <w:rFonts w:ascii="Arial" w:eastAsia="Arial" w:hAnsi="Arial" w:cs="Arial"/>
          <w:i/>
          <w:sz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14:paraId="43C3A5C2" w14:textId="3D7FC77A" w:rsidR="0004754E" w:rsidRDefault="0004754E" w:rsidP="0004754E">
      <w:pPr>
        <w:pStyle w:val="Normal5"/>
        <w:spacing w:line="360" w:lineRule="auto"/>
        <w:jc w:val="both"/>
      </w:pPr>
      <w:r>
        <w:rPr>
          <w:rFonts w:ascii="Arial" w:eastAsia="Arial" w:hAnsi="Arial" w:cs="Arial"/>
          <w:i/>
          <w:sz w:val="20"/>
        </w:rPr>
        <w:t xml:space="preserve">Različiti ulazi za ispitne scenarije trebaju pokrivati temeljnu funkcionalnost nekog modula i nekoliko rubnih uvjeta. </w:t>
      </w:r>
    </w:p>
    <w:p w14:paraId="065D6458" w14:textId="77777777" w:rsidR="0004754E" w:rsidRDefault="0004754E" w:rsidP="0004754E">
      <w:pPr>
        <w:pStyle w:val="Heading2"/>
      </w:pPr>
      <w:bookmarkStart w:id="333" w:name="h.1ksv4uv" w:colFirst="0" w:colLast="0"/>
      <w:bookmarkStart w:id="334" w:name="_Toc431806060"/>
      <w:bookmarkEnd w:id="333"/>
      <w:r>
        <w:t>Upute za instalaciju</w:t>
      </w:r>
      <w:bookmarkEnd w:id="334"/>
    </w:p>
    <w:p w14:paraId="47DF2DB4" w14:textId="77777777" w:rsidR="0004754E" w:rsidRDefault="0004754E" w:rsidP="0004754E">
      <w:pPr>
        <w:pStyle w:val="Normal5"/>
      </w:pPr>
    </w:p>
    <w:p w14:paraId="28527999" w14:textId="2C4DB3D6" w:rsidR="0004754E" w:rsidRDefault="0004754E" w:rsidP="0004754E">
      <w:pPr>
        <w:pStyle w:val="Normal5"/>
        <w:jc w:val="both"/>
      </w:pPr>
      <w:r>
        <w:rPr>
          <w:rFonts w:ascii="Arial" w:eastAsia="Arial" w:hAnsi="Arial" w:cs="Arial"/>
          <w:i/>
          <w:sz w:val="20"/>
        </w:rPr>
        <w:t>U ovom poglavlju potrebno je dati upute za instalaciju ostvarenog prototipa.</w:t>
      </w:r>
    </w:p>
    <w:p w14:paraId="7F0FA677" w14:textId="77777777" w:rsidR="0004754E" w:rsidRDefault="0004754E" w:rsidP="0004754E">
      <w:pPr>
        <w:pStyle w:val="Heading2"/>
      </w:pPr>
      <w:bookmarkStart w:id="335" w:name="h.44sinio" w:colFirst="0" w:colLast="0"/>
      <w:bookmarkStart w:id="336" w:name="_Toc431806061"/>
      <w:bookmarkEnd w:id="335"/>
      <w:r>
        <w:t>Korisničke upute</w:t>
      </w:r>
      <w:bookmarkEnd w:id="336"/>
    </w:p>
    <w:p w14:paraId="167212CD" w14:textId="77777777" w:rsidR="0004754E" w:rsidRDefault="0004754E" w:rsidP="0004754E">
      <w:pPr>
        <w:pStyle w:val="Normal5"/>
      </w:pPr>
    </w:p>
    <w:p w14:paraId="314807C8" w14:textId="77777777" w:rsidR="0004754E" w:rsidRDefault="0004754E" w:rsidP="0004754E">
      <w:pPr>
        <w:pStyle w:val="Normal5"/>
        <w:spacing w:line="360" w:lineRule="auto"/>
        <w:jc w:val="both"/>
      </w:pPr>
      <w:r>
        <w:rPr>
          <w:rFonts w:ascii="Arial" w:eastAsia="Arial" w:hAnsi="Arial" w:cs="Arial"/>
          <w:i/>
          <w:sz w:val="20"/>
        </w:rPr>
        <w:t>Korisničke upute ovisit će o količini implementirane funkcionalnosti. Očekuje se da upute budu na oko pet A4 stranica koje će dati potpuni opis funkcionalnosti sustava sa stajališta krajnjeg korisnika.</w:t>
      </w:r>
    </w:p>
    <w:p w14:paraId="043D6407" w14:textId="29E75B44" w:rsidR="00937DF5" w:rsidRDefault="00937DF5" w:rsidP="00D602B0">
      <w:pPr>
        <w:pStyle w:val="Heading2"/>
        <w:numPr>
          <w:ilvl w:val="0"/>
          <w:numId w:val="0"/>
        </w:numPr>
        <w:ind w:left="576" w:hanging="576"/>
        <w:rPr>
          <w:rFonts w:ascii="Arial" w:hAnsi="Arial"/>
          <w:szCs w:val="24"/>
        </w:rPr>
      </w:pPr>
    </w:p>
    <w:p w14:paraId="3BE51793" w14:textId="2A4F6F01" w:rsidR="00701C17" w:rsidRDefault="00701C17" w:rsidP="00701C17">
      <w:pPr>
        <w:pStyle w:val="Heading1"/>
      </w:pPr>
      <w:bookmarkStart w:id="337" w:name="_Toc435793428"/>
      <w:r w:rsidRPr="00701C17">
        <w:t>Zaključak i budući rad</w:t>
      </w:r>
      <w:bookmarkEnd w:id="337"/>
    </w:p>
    <w:p w14:paraId="2DBC5CC7" w14:textId="77777777" w:rsidR="0004754E" w:rsidRDefault="0004754E" w:rsidP="0004754E">
      <w:pPr>
        <w:pStyle w:val="Normal5"/>
        <w:spacing w:line="360" w:lineRule="auto"/>
        <w:jc w:val="both"/>
      </w:pPr>
      <w:r>
        <w:rPr>
          <w:rFonts w:ascii="Arial" w:eastAsia="Arial" w:hAnsi="Arial" w:cs="Arial"/>
          <w:i/>
          <w:sz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p>
    <w:p w14:paraId="67FEBCD7" w14:textId="24B5E052" w:rsidR="00BF4887" w:rsidRDefault="00775A91" w:rsidP="00BF4887">
      <w:pPr>
        <w:ind w:firstLine="432"/>
      </w:pPr>
      <w:r w:rsidRPr="00775A91">
        <w:t>Projekt</w:t>
      </w:r>
      <w:r>
        <w:t>ni zadatak</w:t>
      </w:r>
      <w:r w:rsidRPr="00775A91">
        <w:t xml:space="preserve"> iz „Oblik</w:t>
      </w:r>
      <w:r>
        <w:t>ovanja programske potpore“ je izrazito</w:t>
      </w:r>
      <w:r w:rsidRPr="00775A91">
        <w:t xml:space="preserve"> koristan</w:t>
      </w:r>
      <w:r w:rsidR="00BF4887">
        <w:t>.</w:t>
      </w:r>
      <w:r w:rsidRPr="00775A91">
        <w:t xml:space="preserve"> </w:t>
      </w:r>
      <w:r w:rsidR="00BF4887">
        <w:t>Zadatak našega projekta je izrada web stranice za online narudžbu jela. Dobi</w:t>
      </w:r>
      <w:r w:rsidR="00922458">
        <w:t>li smo priliku učiti na realnom</w:t>
      </w:r>
      <w:r w:rsidR="00BF4887">
        <w:t xml:space="preserve"> i praktičnome primjeru što će nam svakako koristiti jednoga dana na tržištu rada. </w:t>
      </w:r>
    </w:p>
    <w:p w14:paraId="75E0B6AA" w14:textId="72EBDEED" w:rsidR="00D551A5" w:rsidRDefault="00BF4887" w:rsidP="00CE6E9A">
      <w:pPr>
        <w:ind w:firstLine="432"/>
      </w:pPr>
      <w:r>
        <w:t>U prvoj fazi projekta napravljena je kvalitativna</w:t>
      </w:r>
      <w:r w:rsidR="00775A91" w:rsidRPr="00775A91">
        <w:t xml:space="preserve"> priprema </w:t>
      </w:r>
      <w:r>
        <w:t>za konačno ostvarenje našega</w:t>
      </w:r>
      <w:r w:rsidR="00775A91" w:rsidRPr="00775A91">
        <w:t xml:space="preserve"> sustava</w:t>
      </w:r>
      <w:r>
        <w:t>, tj. internet stranice za online narudžbu</w:t>
      </w:r>
      <w:r w:rsidR="00E2434C">
        <w:t xml:space="preserve"> jela</w:t>
      </w:r>
      <w:r w:rsidR="00775A91" w:rsidRPr="00775A91">
        <w:t>.</w:t>
      </w:r>
      <w:r w:rsidR="00E2434C">
        <w:t xml:space="preserve"> U toj fazi definirani su funkcionalni i nefunkcionalni zahtjevi, ostali važni za</w:t>
      </w:r>
      <w:r w:rsidR="00440E76">
        <w:t>h</w:t>
      </w:r>
      <w:r w:rsidR="00E2434C">
        <w:t>t</w:t>
      </w:r>
      <w:r w:rsidR="00440E76">
        <w:t>j</w:t>
      </w:r>
      <w:r w:rsidR="00E2434C">
        <w:t>evi, te ispravan odabir arhitekture i dizanja sustava.</w:t>
      </w:r>
      <w:r w:rsidR="00775A91" w:rsidRPr="00775A91">
        <w:t xml:space="preserve"> </w:t>
      </w:r>
      <w:r w:rsidR="00E2434C">
        <w:t>Za nastavak druge faze projekta veliku korist</w:t>
      </w:r>
      <w:r w:rsidR="00775A91" w:rsidRPr="00775A91">
        <w:t xml:space="preserve"> </w:t>
      </w:r>
      <w:r w:rsidR="00E2434C">
        <w:t xml:space="preserve">će nam pružati jasno definirani i opisani </w:t>
      </w:r>
      <w:r w:rsidR="00775A91" w:rsidRPr="00775A91">
        <w:t>obrasci uporabe, sekvencijs</w:t>
      </w:r>
      <w:r w:rsidR="00E2434C">
        <w:t>ki dijagrami, dijagram razreda i dijagram objekata</w:t>
      </w:r>
      <w:r w:rsidR="00775A91" w:rsidRPr="00775A91">
        <w:t xml:space="preserve">. </w:t>
      </w:r>
    </w:p>
    <w:p w14:paraId="5EC63E6A" w14:textId="48CC9629" w:rsidR="00701C17" w:rsidRDefault="00701C17" w:rsidP="00CE6E9A">
      <w:pPr>
        <w:ind w:firstLine="432"/>
        <w:rPr>
          <w:rFonts w:ascii="Arial" w:hAnsi="Arial" w:cs="Arial"/>
          <w:szCs w:val="24"/>
        </w:rPr>
      </w:pPr>
      <w:r>
        <w:rPr>
          <w:rFonts w:ascii="Arial" w:hAnsi="Arial" w:cs="Arial"/>
          <w:szCs w:val="24"/>
        </w:rPr>
        <w:br w:type="page"/>
      </w:r>
    </w:p>
    <w:p w14:paraId="2527F777" w14:textId="77777777" w:rsidR="00937DF5" w:rsidRDefault="00937DF5" w:rsidP="00937DF5">
      <w:pPr>
        <w:pStyle w:val="Heading1"/>
      </w:pPr>
      <w:bookmarkStart w:id="338" w:name="_Toc431806063"/>
      <w:bookmarkStart w:id="339" w:name="_Toc435793429"/>
      <w:r>
        <w:lastRenderedPageBreak/>
        <w:t>Popis literature</w:t>
      </w:r>
      <w:bookmarkEnd w:id="338"/>
      <w:bookmarkEnd w:id="339"/>
    </w:p>
    <w:p w14:paraId="7926ACCB"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OPP, FER, ZEMRIS, </w:t>
      </w:r>
      <w:hyperlink r:id="rId50" w:history="1">
        <w:r w:rsidRPr="00257E82">
          <w:rPr>
            <w:rStyle w:val="Hyperlink"/>
            <w:szCs w:val="24"/>
          </w:rPr>
          <w:t>http://www.fer.unizg.hr/predmet/opp</w:t>
        </w:r>
      </w:hyperlink>
    </w:p>
    <w:p w14:paraId="2FDFBE1A"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Oblikovanje programske potpore - Moodle, FER ZEMRIS,  </w:t>
      </w:r>
      <w:hyperlink r:id="rId51" w:history="1">
        <w:r w:rsidRPr="00257E82">
          <w:rPr>
            <w:rStyle w:val="Hyperlink"/>
            <w:szCs w:val="24"/>
          </w:rPr>
          <w:t>https://moodle.fer.hr</w:t>
        </w:r>
      </w:hyperlink>
    </w:p>
    <w:p w14:paraId="701E1C5F"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Jović, Horvat, Grudenić, „UML-dijagrami: Zbirka primjera i riješenih zadataka”, sveučilišni priručnik, FER, Zagreb, 2013.</w:t>
      </w:r>
    </w:p>
    <w:p w14:paraId="22008BCA" w14:textId="77777777" w:rsidR="00BA61C9" w:rsidRPr="00CA4D0E" w:rsidRDefault="00BA61C9" w:rsidP="00440E76">
      <w:pPr>
        <w:pStyle w:val="Normal4"/>
        <w:numPr>
          <w:ilvl w:val="0"/>
          <w:numId w:val="61"/>
        </w:numPr>
        <w:spacing w:line="360" w:lineRule="auto"/>
        <w:ind w:left="357" w:hanging="356"/>
        <w:rPr>
          <w:rStyle w:val="Hyperlink"/>
          <w:color w:val="000000"/>
          <w:szCs w:val="24"/>
          <w:u w:val="none"/>
        </w:rPr>
      </w:pPr>
      <w:r w:rsidRPr="00257E82">
        <w:rPr>
          <w:szCs w:val="24"/>
        </w:rPr>
        <w:t>Interna</w:t>
      </w:r>
      <w:r>
        <w:rPr>
          <w:szCs w:val="24"/>
        </w:rPr>
        <w:t xml:space="preserve"> </w:t>
      </w:r>
      <w:r w:rsidRPr="00257E82">
        <w:rPr>
          <w:szCs w:val="24"/>
        </w:rPr>
        <w:t>skripta „Procesi programskog inženjerstva”, FER,</w:t>
      </w:r>
      <w:r>
        <w:rPr>
          <w:szCs w:val="24"/>
        </w:rPr>
        <w:t xml:space="preserve"> </w:t>
      </w:r>
      <w:hyperlink r:id="rId52" w:history="1">
        <w:r w:rsidRPr="00257E82">
          <w:rPr>
            <w:rStyle w:val="Hyperlink"/>
            <w:szCs w:val="24"/>
          </w:rPr>
          <w:t>http://www.fer.unizg.hr/predmet/opp</w:t>
        </w:r>
      </w:hyperlink>
    </w:p>
    <w:p w14:paraId="215F9952" w14:textId="4A7F3D1A" w:rsidR="00CA4D0E" w:rsidRPr="00CA4D0E" w:rsidRDefault="00CA4D0E" w:rsidP="00440E76">
      <w:pPr>
        <w:pStyle w:val="Normal4"/>
        <w:numPr>
          <w:ilvl w:val="0"/>
          <w:numId w:val="61"/>
        </w:numPr>
        <w:spacing w:line="360" w:lineRule="auto"/>
        <w:ind w:left="357" w:hanging="356"/>
        <w:rPr>
          <w:szCs w:val="24"/>
        </w:rPr>
      </w:pPr>
      <w:r w:rsidRPr="00CA4D0E">
        <w:rPr>
          <w:szCs w:val="24"/>
        </w:rPr>
        <w:t xml:space="preserve">Astah.net: UML and Modeling Tools, </w:t>
      </w:r>
      <w:hyperlink r:id="rId53" w:history="1">
        <w:r w:rsidRPr="009D1BC6">
          <w:rPr>
            <w:rStyle w:val="Hyperlink"/>
            <w:szCs w:val="24"/>
          </w:rPr>
          <w:t>http://astah.net/</w:t>
        </w:r>
      </w:hyperlink>
      <w:r>
        <w:rPr>
          <w:szCs w:val="24"/>
        </w:rPr>
        <w:t xml:space="preserve"> </w:t>
      </w:r>
    </w:p>
    <w:p w14:paraId="6E75CE11" w14:textId="046A6E5A" w:rsidR="00CA4D0E" w:rsidRDefault="00CA4D0E" w:rsidP="00440E76">
      <w:pPr>
        <w:pStyle w:val="Normal4"/>
        <w:numPr>
          <w:ilvl w:val="0"/>
          <w:numId w:val="61"/>
        </w:numPr>
        <w:spacing w:line="360" w:lineRule="auto"/>
        <w:ind w:left="357" w:hanging="356"/>
        <w:rPr>
          <w:szCs w:val="24"/>
        </w:rPr>
      </w:pPr>
      <w:r w:rsidRPr="00CA4D0E">
        <w:rPr>
          <w:szCs w:val="24"/>
        </w:rPr>
        <w:t xml:space="preserve">Getting Started – ASP.NET MVC, </w:t>
      </w:r>
      <w:hyperlink r:id="rId54" w:history="1">
        <w:r w:rsidRPr="00440E76">
          <w:t>http://www.asp.net/mvc</w:t>
        </w:r>
      </w:hyperlink>
      <w:r w:rsidR="00440E76">
        <w:t xml:space="preserve"> </w:t>
      </w:r>
      <w:r>
        <w:rPr>
          <w:szCs w:val="24"/>
        </w:rPr>
        <w:t xml:space="preserve"> </w:t>
      </w:r>
    </w:p>
    <w:p w14:paraId="33672C95" w14:textId="3C17FBFA" w:rsidR="00440E76" w:rsidRDefault="00440E76" w:rsidP="00440E76">
      <w:pPr>
        <w:pStyle w:val="Normal4"/>
        <w:numPr>
          <w:ilvl w:val="0"/>
          <w:numId w:val="61"/>
        </w:numPr>
        <w:tabs>
          <w:tab w:val="left" w:pos="360"/>
        </w:tabs>
        <w:spacing w:line="360" w:lineRule="auto"/>
        <w:ind w:hanging="360"/>
        <w:rPr>
          <w:szCs w:val="24"/>
        </w:rPr>
      </w:pPr>
      <w:r w:rsidRPr="00440E76">
        <w:rPr>
          <w:szCs w:val="24"/>
        </w:rPr>
        <w:t>UML basics: The sequence diagram</w:t>
      </w:r>
      <w:r>
        <w:rPr>
          <w:szCs w:val="24"/>
        </w:rPr>
        <w:t xml:space="preserve">, </w:t>
      </w:r>
      <w:hyperlink r:id="rId55" w:history="1">
        <w:r w:rsidRPr="00DA6BB2">
          <w:rPr>
            <w:rStyle w:val="Hyperlink"/>
            <w:szCs w:val="24"/>
          </w:rPr>
          <w:t>http://www.ibm.com/developerworks/rational/library/3101.html</w:t>
        </w:r>
      </w:hyperlink>
      <w:r>
        <w:rPr>
          <w:szCs w:val="24"/>
        </w:rPr>
        <w:t xml:space="preserve"> </w:t>
      </w:r>
    </w:p>
    <w:p w14:paraId="0CD30046" w14:textId="503383A3" w:rsidR="00440E76" w:rsidRPr="00440E76" w:rsidRDefault="00440E76" w:rsidP="00440E76">
      <w:pPr>
        <w:pStyle w:val="Normal4"/>
        <w:numPr>
          <w:ilvl w:val="0"/>
          <w:numId w:val="61"/>
        </w:numPr>
        <w:tabs>
          <w:tab w:val="left" w:pos="360"/>
        </w:tabs>
        <w:spacing w:line="360" w:lineRule="auto"/>
        <w:ind w:hanging="360"/>
        <w:rPr>
          <w:szCs w:val="24"/>
        </w:rPr>
      </w:pPr>
      <w:r>
        <w:rPr>
          <w:szCs w:val="24"/>
        </w:rPr>
        <w:t xml:space="preserve">UML Sequence Diagrams: A Quick Introduction, </w:t>
      </w:r>
      <w:hyperlink r:id="rId56" w:history="1">
        <w:r w:rsidRPr="00DA6BB2">
          <w:rPr>
            <w:rStyle w:val="Hyperlink"/>
            <w:szCs w:val="24"/>
          </w:rPr>
          <w:t>http://www.tracemodeler.com/articles/a_quick_introduction_to_uml_sequence_diagrams/</w:t>
        </w:r>
      </w:hyperlink>
      <w:r>
        <w:rPr>
          <w:szCs w:val="24"/>
        </w:rPr>
        <w:t xml:space="preserve"> </w:t>
      </w:r>
    </w:p>
    <w:p w14:paraId="3C2905DF" w14:textId="77777777" w:rsidR="00440E76" w:rsidRPr="00440E76" w:rsidRDefault="00440E76" w:rsidP="00440E76">
      <w:pPr>
        <w:pStyle w:val="Normal4"/>
        <w:tabs>
          <w:tab w:val="left" w:pos="360"/>
        </w:tabs>
        <w:spacing w:line="360" w:lineRule="auto"/>
        <w:ind w:left="360"/>
        <w:rPr>
          <w:szCs w:val="24"/>
        </w:rPr>
      </w:pPr>
    </w:p>
    <w:p w14:paraId="5CD2D1EE" w14:textId="77777777" w:rsidR="00440E76" w:rsidRDefault="00440E76" w:rsidP="00440E76">
      <w:pPr>
        <w:pStyle w:val="Normal4"/>
        <w:spacing w:line="360" w:lineRule="auto"/>
        <w:ind w:left="357"/>
        <w:jc w:val="both"/>
        <w:rPr>
          <w:szCs w:val="24"/>
        </w:rPr>
      </w:pPr>
    </w:p>
    <w:p w14:paraId="473F6D4D" w14:textId="6626E71F" w:rsidR="00440E76" w:rsidRDefault="00440E76" w:rsidP="00440E76">
      <w:pPr>
        <w:pStyle w:val="Normal4"/>
        <w:spacing w:line="360" w:lineRule="auto"/>
        <w:jc w:val="both"/>
        <w:rPr>
          <w:szCs w:val="24"/>
        </w:rPr>
      </w:pPr>
    </w:p>
    <w:p w14:paraId="2840FF56" w14:textId="77777777" w:rsidR="00937DF5" w:rsidRDefault="00937DF5" w:rsidP="007B2935">
      <w:pPr>
        <w:pStyle w:val="Heading1"/>
        <w:numPr>
          <w:ilvl w:val="0"/>
          <w:numId w:val="0"/>
        </w:numPr>
        <w:ind w:left="432" w:hanging="432"/>
      </w:pPr>
      <w:r>
        <w:rPr>
          <w:rFonts w:ascii="Arial" w:eastAsia="Arial" w:hAnsi="Arial" w:cs="Arial"/>
        </w:rPr>
        <w:br w:type="page"/>
      </w:r>
      <w:bookmarkStart w:id="340" w:name="_Toc431806064"/>
      <w:bookmarkStart w:id="341" w:name="_Toc435793430"/>
      <w:r>
        <w:lastRenderedPageBreak/>
        <w:t>Dodatak A: Indeks (slika, dijagrama, tablica, ispisa kôda)</w:t>
      </w:r>
      <w:bookmarkEnd w:id="340"/>
      <w:bookmarkEnd w:id="341"/>
    </w:p>
    <w:p w14:paraId="410CEFC4" w14:textId="77777777" w:rsidR="00FF73E8" w:rsidRDefault="00323742">
      <w:pPr>
        <w:pStyle w:val="TableofFigures"/>
        <w:tabs>
          <w:tab w:val="right" w:leader="dot" w:pos="9062"/>
        </w:tabs>
        <w:rPr>
          <w:ins w:id="342" w:author="Jan Kelemen" w:date="2016-01-17T21:57:00Z"/>
          <w:rFonts w:asciiTheme="minorHAnsi" w:eastAsiaTheme="minorEastAsia" w:hAnsiTheme="minorHAnsi" w:cstheme="minorBidi"/>
          <w:noProof/>
          <w:color w:val="auto"/>
          <w:sz w:val="22"/>
          <w:szCs w:val="22"/>
        </w:rPr>
      </w:pPr>
      <w:r>
        <w:rPr>
          <w:rFonts w:ascii="Arial" w:eastAsia="Arial" w:hAnsi="Arial" w:cs="Arial"/>
          <w:i/>
          <w:sz w:val="20"/>
        </w:rPr>
        <w:fldChar w:fldCharType="begin"/>
      </w:r>
      <w:r>
        <w:rPr>
          <w:rFonts w:ascii="Arial" w:eastAsia="Arial" w:hAnsi="Arial" w:cs="Arial"/>
          <w:i/>
          <w:sz w:val="20"/>
        </w:rPr>
        <w:instrText xml:space="preserve"> TOC \h \z \c "Slika" </w:instrText>
      </w:r>
      <w:r>
        <w:rPr>
          <w:rFonts w:ascii="Arial" w:eastAsia="Arial" w:hAnsi="Arial" w:cs="Arial"/>
          <w:i/>
          <w:sz w:val="20"/>
        </w:rPr>
        <w:fldChar w:fldCharType="separate"/>
      </w:r>
      <w:ins w:id="343" w:author="Jan Kelemen" w:date="2016-01-17T21:57:00Z">
        <w:r w:rsidR="00FF73E8" w:rsidRPr="0015337D">
          <w:rPr>
            <w:rStyle w:val="Hyperlink"/>
            <w:noProof/>
          </w:rPr>
          <w:fldChar w:fldCharType="begin"/>
        </w:r>
        <w:r w:rsidR="00FF73E8" w:rsidRPr="0015337D">
          <w:rPr>
            <w:rStyle w:val="Hyperlink"/>
            <w:noProof/>
          </w:rPr>
          <w:instrText xml:space="preserve"> </w:instrText>
        </w:r>
        <w:r w:rsidR="00FF73E8">
          <w:rPr>
            <w:noProof/>
          </w:rPr>
          <w:instrText>HYPERLINK \l "_Toc440831169"</w:instrText>
        </w:r>
        <w:r w:rsidR="00FF73E8" w:rsidRPr="0015337D">
          <w:rPr>
            <w:rStyle w:val="Hyperlink"/>
            <w:noProof/>
          </w:rPr>
          <w:instrText xml:space="preserve"> </w:instrText>
        </w:r>
        <w:r w:rsidR="00FF73E8" w:rsidRPr="0015337D">
          <w:rPr>
            <w:rStyle w:val="Hyperlink"/>
            <w:noProof/>
          </w:rPr>
          <w:fldChar w:fldCharType="separate"/>
        </w:r>
        <w:r w:rsidR="00FF73E8" w:rsidRPr="0015337D">
          <w:rPr>
            <w:rStyle w:val="Hyperlink"/>
            <w:noProof/>
          </w:rPr>
          <w:t>Slika 4.2.1 Dijagram obrazaca uporabe sustava</w:t>
        </w:r>
        <w:r w:rsidR="00FF73E8">
          <w:rPr>
            <w:noProof/>
            <w:webHidden/>
          </w:rPr>
          <w:tab/>
        </w:r>
        <w:r w:rsidR="00FF73E8">
          <w:rPr>
            <w:noProof/>
            <w:webHidden/>
          </w:rPr>
          <w:fldChar w:fldCharType="begin"/>
        </w:r>
        <w:r w:rsidR="00FF73E8">
          <w:rPr>
            <w:noProof/>
            <w:webHidden/>
          </w:rPr>
          <w:instrText xml:space="preserve"> PAGEREF _Toc440831169 \h </w:instrText>
        </w:r>
      </w:ins>
      <w:r w:rsidR="00FF73E8">
        <w:rPr>
          <w:noProof/>
          <w:webHidden/>
        </w:rPr>
      </w:r>
      <w:r w:rsidR="00FF73E8">
        <w:rPr>
          <w:noProof/>
          <w:webHidden/>
        </w:rPr>
        <w:fldChar w:fldCharType="separate"/>
      </w:r>
      <w:ins w:id="344" w:author="Jan Kelemen" w:date="2016-01-17T21:57:00Z">
        <w:r w:rsidR="00FF73E8">
          <w:rPr>
            <w:noProof/>
            <w:webHidden/>
          </w:rPr>
          <w:t>25</w:t>
        </w:r>
        <w:r w:rsidR="00FF73E8">
          <w:rPr>
            <w:noProof/>
            <w:webHidden/>
          </w:rPr>
          <w:fldChar w:fldCharType="end"/>
        </w:r>
        <w:r w:rsidR="00FF73E8" w:rsidRPr="0015337D">
          <w:rPr>
            <w:rStyle w:val="Hyperlink"/>
            <w:noProof/>
          </w:rPr>
          <w:fldChar w:fldCharType="end"/>
        </w:r>
      </w:ins>
    </w:p>
    <w:p w14:paraId="28571449" w14:textId="77777777" w:rsidR="00FF73E8" w:rsidRDefault="00FF73E8">
      <w:pPr>
        <w:pStyle w:val="TableofFigures"/>
        <w:tabs>
          <w:tab w:val="right" w:leader="dot" w:pos="9062"/>
        </w:tabs>
        <w:rPr>
          <w:ins w:id="345" w:author="Jan Kelemen" w:date="2016-01-17T21:57:00Z"/>
          <w:rFonts w:asciiTheme="minorHAnsi" w:eastAsiaTheme="minorEastAsia" w:hAnsiTheme="minorHAnsi" w:cstheme="minorBidi"/>
          <w:noProof/>
          <w:color w:val="auto"/>
          <w:sz w:val="22"/>
          <w:szCs w:val="22"/>
        </w:rPr>
      </w:pPr>
      <w:ins w:id="346"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"_Toc440831170"</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4.2.2 Dijagram obrazaca uporabe za narudžbu jela</w:t>
        </w:r>
        <w:r>
          <w:rPr>
            <w:noProof/>
            <w:webHidden/>
          </w:rPr>
          <w:tab/>
        </w:r>
        <w:r>
          <w:rPr>
            <w:noProof/>
            <w:webHidden/>
          </w:rPr>
          <w:fldChar w:fldCharType="begin"/>
        </w:r>
        <w:r>
          <w:rPr>
            <w:noProof/>
            <w:webHidden/>
          </w:rPr>
          <w:instrText xml:space="preserve"> PAGEREF _Toc440831170 \h </w:instrText>
        </w:r>
      </w:ins>
      <w:r>
        <w:rPr>
          <w:noProof/>
          <w:webHidden/>
        </w:rPr>
      </w:r>
      <w:r>
        <w:rPr>
          <w:noProof/>
          <w:webHidden/>
        </w:rPr>
        <w:fldChar w:fldCharType="separate"/>
      </w:r>
      <w:ins w:id="347" w:author="Jan Kelemen" w:date="2016-01-17T21:57:00Z">
        <w:r>
          <w:rPr>
            <w:noProof/>
            <w:webHidden/>
          </w:rPr>
          <w:t>25</w:t>
        </w:r>
        <w:r>
          <w:rPr>
            <w:noProof/>
            <w:webHidden/>
          </w:rPr>
          <w:fldChar w:fldCharType="end"/>
        </w:r>
        <w:r w:rsidRPr="0015337D">
          <w:rPr>
            <w:rStyle w:val="Hyperlink"/>
            <w:noProof/>
          </w:rPr>
          <w:fldChar w:fldCharType="end"/>
        </w:r>
      </w:ins>
    </w:p>
    <w:p w14:paraId="2FB20572" w14:textId="77777777" w:rsidR="00FF73E8" w:rsidRDefault="00FF73E8">
      <w:pPr>
        <w:pStyle w:val="TableofFigures"/>
        <w:tabs>
          <w:tab w:val="right" w:leader="dot" w:pos="9062"/>
        </w:tabs>
        <w:rPr>
          <w:ins w:id="348" w:author="Jan Kelemen" w:date="2016-01-17T21:57:00Z"/>
          <w:rFonts w:asciiTheme="minorHAnsi" w:eastAsiaTheme="minorEastAsia" w:hAnsiTheme="minorHAnsi" w:cstheme="minorBidi"/>
          <w:noProof/>
          <w:color w:val="auto"/>
          <w:sz w:val="22"/>
          <w:szCs w:val="22"/>
        </w:rPr>
      </w:pPr>
      <w:ins w:id="349"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"_Toc440831171"</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4.2.3 Dijagram obrazaca uporabe aktivnosti u košarici</w:t>
        </w:r>
        <w:r>
          <w:rPr>
            <w:noProof/>
            <w:webHidden/>
          </w:rPr>
          <w:tab/>
        </w:r>
        <w:r>
          <w:rPr>
            <w:noProof/>
            <w:webHidden/>
          </w:rPr>
          <w:fldChar w:fldCharType="begin"/>
        </w:r>
        <w:r>
          <w:rPr>
            <w:noProof/>
            <w:webHidden/>
          </w:rPr>
          <w:instrText xml:space="preserve"> PAGEREF _Toc440831171 \h </w:instrText>
        </w:r>
      </w:ins>
      <w:r>
        <w:rPr>
          <w:noProof/>
          <w:webHidden/>
        </w:rPr>
      </w:r>
      <w:r>
        <w:rPr>
          <w:noProof/>
          <w:webHidden/>
        </w:rPr>
        <w:fldChar w:fldCharType="separate"/>
      </w:r>
      <w:ins w:id="350" w:author="Jan Kelemen" w:date="2016-01-17T21:57:00Z">
        <w:r>
          <w:rPr>
            <w:noProof/>
            <w:webHidden/>
          </w:rPr>
          <w:t>26</w:t>
        </w:r>
        <w:r>
          <w:rPr>
            <w:noProof/>
            <w:webHidden/>
          </w:rPr>
          <w:fldChar w:fldCharType="end"/>
        </w:r>
        <w:r w:rsidRPr="0015337D">
          <w:rPr>
            <w:rStyle w:val="Hyperlink"/>
            <w:noProof/>
          </w:rPr>
          <w:fldChar w:fldCharType="end"/>
        </w:r>
      </w:ins>
    </w:p>
    <w:p w14:paraId="5B87A07B" w14:textId="77777777" w:rsidR="00FF73E8" w:rsidRDefault="00FF73E8">
      <w:pPr>
        <w:pStyle w:val="TableofFigures"/>
        <w:tabs>
          <w:tab w:val="right" w:leader="dot" w:pos="9062"/>
        </w:tabs>
        <w:rPr>
          <w:ins w:id="351" w:author="Jan Kelemen" w:date="2016-01-17T21:57:00Z"/>
          <w:rFonts w:asciiTheme="minorHAnsi" w:eastAsiaTheme="minorEastAsia" w:hAnsiTheme="minorHAnsi" w:cstheme="minorBidi"/>
          <w:noProof/>
          <w:color w:val="auto"/>
          <w:sz w:val="22"/>
          <w:szCs w:val="22"/>
        </w:rPr>
      </w:pPr>
      <w:ins w:id="352"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"_Toc440831172"</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4.2.4 Dijagram obrazaca uporabe za komentiranje</w:t>
        </w:r>
        <w:r>
          <w:rPr>
            <w:noProof/>
            <w:webHidden/>
          </w:rPr>
          <w:tab/>
        </w:r>
        <w:r>
          <w:rPr>
            <w:noProof/>
            <w:webHidden/>
          </w:rPr>
          <w:fldChar w:fldCharType="begin"/>
        </w:r>
        <w:r>
          <w:rPr>
            <w:noProof/>
            <w:webHidden/>
          </w:rPr>
          <w:instrText xml:space="preserve"> PAGEREF _Toc440831172 \h </w:instrText>
        </w:r>
      </w:ins>
      <w:r>
        <w:rPr>
          <w:noProof/>
          <w:webHidden/>
        </w:rPr>
      </w:r>
      <w:r>
        <w:rPr>
          <w:noProof/>
          <w:webHidden/>
        </w:rPr>
        <w:fldChar w:fldCharType="separate"/>
      </w:r>
      <w:ins w:id="353" w:author="Jan Kelemen" w:date="2016-01-17T21:57:00Z">
        <w:r>
          <w:rPr>
            <w:noProof/>
            <w:webHidden/>
          </w:rPr>
          <w:t>26</w:t>
        </w:r>
        <w:r>
          <w:rPr>
            <w:noProof/>
            <w:webHidden/>
          </w:rPr>
          <w:fldChar w:fldCharType="end"/>
        </w:r>
        <w:r w:rsidRPr="0015337D">
          <w:rPr>
            <w:rStyle w:val="Hyperlink"/>
            <w:noProof/>
          </w:rPr>
          <w:fldChar w:fldCharType="end"/>
        </w:r>
      </w:ins>
    </w:p>
    <w:p w14:paraId="7D24861E" w14:textId="77777777" w:rsidR="00FF73E8" w:rsidRDefault="00FF73E8">
      <w:pPr>
        <w:pStyle w:val="TableofFigures"/>
        <w:tabs>
          <w:tab w:val="right" w:leader="dot" w:pos="9062"/>
        </w:tabs>
        <w:rPr>
          <w:ins w:id="354" w:author="Jan Kelemen" w:date="2016-01-17T21:57:00Z"/>
          <w:rFonts w:asciiTheme="minorHAnsi" w:eastAsiaTheme="minorEastAsia" w:hAnsiTheme="minorHAnsi" w:cstheme="minorBidi"/>
          <w:noProof/>
          <w:color w:val="auto"/>
          <w:sz w:val="22"/>
          <w:szCs w:val="22"/>
        </w:rPr>
      </w:pPr>
      <w:ins w:id="355"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"_Toc440831173"</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4.2.5 Dijagram obrazaca uporabe za prijavu na sustav</w:t>
        </w:r>
        <w:r>
          <w:rPr>
            <w:noProof/>
            <w:webHidden/>
          </w:rPr>
          <w:tab/>
        </w:r>
        <w:r>
          <w:rPr>
            <w:noProof/>
            <w:webHidden/>
          </w:rPr>
          <w:fldChar w:fldCharType="begin"/>
        </w:r>
        <w:r>
          <w:rPr>
            <w:noProof/>
            <w:webHidden/>
          </w:rPr>
          <w:instrText xml:space="preserve"> PAGEREF _Toc440831173 \h </w:instrText>
        </w:r>
      </w:ins>
      <w:r>
        <w:rPr>
          <w:noProof/>
          <w:webHidden/>
        </w:rPr>
      </w:r>
      <w:r>
        <w:rPr>
          <w:noProof/>
          <w:webHidden/>
        </w:rPr>
        <w:fldChar w:fldCharType="separate"/>
      </w:r>
      <w:ins w:id="356" w:author="Jan Kelemen" w:date="2016-01-17T21:57:00Z">
        <w:r>
          <w:rPr>
            <w:noProof/>
            <w:webHidden/>
          </w:rPr>
          <w:t>27</w:t>
        </w:r>
        <w:r>
          <w:rPr>
            <w:noProof/>
            <w:webHidden/>
          </w:rPr>
          <w:fldChar w:fldCharType="end"/>
        </w:r>
        <w:r w:rsidRPr="0015337D">
          <w:rPr>
            <w:rStyle w:val="Hyperlink"/>
            <w:noProof/>
          </w:rPr>
          <w:fldChar w:fldCharType="end"/>
        </w:r>
      </w:ins>
    </w:p>
    <w:p w14:paraId="7D3A1B44" w14:textId="77777777" w:rsidR="00FF73E8" w:rsidRDefault="00FF73E8">
      <w:pPr>
        <w:pStyle w:val="TableofFigures"/>
        <w:tabs>
          <w:tab w:val="right" w:leader="dot" w:pos="9062"/>
        </w:tabs>
        <w:rPr>
          <w:ins w:id="357" w:author="Jan Kelemen" w:date="2016-01-17T21:57:00Z"/>
          <w:rFonts w:asciiTheme="minorHAnsi" w:eastAsiaTheme="minorEastAsia" w:hAnsiTheme="minorHAnsi" w:cstheme="minorBidi"/>
          <w:noProof/>
          <w:color w:val="auto"/>
          <w:sz w:val="22"/>
          <w:szCs w:val="22"/>
        </w:rPr>
      </w:pPr>
      <w:ins w:id="358"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"_Toc440831174"</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4.2.6 Dijagram obrazaca uporabe za djelatnika</w:t>
        </w:r>
        <w:r>
          <w:rPr>
            <w:noProof/>
            <w:webHidden/>
          </w:rPr>
          <w:tab/>
        </w:r>
        <w:r>
          <w:rPr>
            <w:noProof/>
            <w:webHidden/>
          </w:rPr>
          <w:fldChar w:fldCharType="begin"/>
        </w:r>
        <w:r>
          <w:rPr>
            <w:noProof/>
            <w:webHidden/>
          </w:rPr>
          <w:instrText xml:space="preserve"> PAGEREF _Toc440831174 \h </w:instrText>
        </w:r>
      </w:ins>
      <w:r>
        <w:rPr>
          <w:noProof/>
          <w:webHidden/>
        </w:rPr>
      </w:r>
      <w:r>
        <w:rPr>
          <w:noProof/>
          <w:webHidden/>
        </w:rPr>
        <w:fldChar w:fldCharType="separate"/>
      </w:r>
      <w:ins w:id="359" w:author="Jan Kelemen" w:date="2016-01-17T21:57:00Z">
        <w:r>
          <w:rPr>
            <w:noProof/>
            <w:webHidden/>
          </w:rPr>
          <w:t>27</w:t>
        </w:r>
        <w:r>
          <w:rPr>
            <w:noProof/>
            <w:webHidden/>
          </w:rPr>
          <w:fldChar w:fldCharType="end"/>
        </w:r>
        <w:r w:rsidRPr="0015337D">
          <w:rPr>
            <w:rStyle w:val="Hyperlink"/>
            <w:noProof/>
          </w:rPr>
          <w:fldChar w:fldCharType="end"/>
        </w:r>
      </w:ins>
    </w:p>
    <w:p w14:paraId="3934EEF9" w14:textId="77777777" w:rsidR="00FF73E8" w:rsidRDefault="00FF73E8">
      <w:pPr>
        <w:pStyle w:val="TableofFigures"/>
        <w:tabs>
          <w:tab w:val="right" w:leader="dot" w:pos="9062"/>
        </w:tabs>
        <w:rPr>
          <w:ins w:id="360" w:author="Jan Kelemen" w:date="2016-01-17T21:57:00Z"/>
          <w:rFonts w:asciiTheme="minorHAnsi" w:eastAsiaTheme="minorEastAsia" w:hAnsiTheme="minorHAnsi" w:cstheme="minorBidi"/>
          <w:noProof/>
          <w:color w:val="auto"/>
          <w:sz w:val="22"/>
          <w:szCs w:val="22"/>
        </w:rPr>
      </w:pPr>
      <w:ins w:id="361"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"_Toc440831175"</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4.2.7 Dijagram obrazaca uporabe za vlasnika restorana</w:t>
        </w:r>
        <w:r>
          <w:rPr>
            <w:noProof/>
            <w:webHidden/>
          </w:rPr>
          <w:tab/>
        </w:r>
        <w:r>
          <w:rPr>
            <w:noProof/>
            <w:webHidden/>
          </w:rPr>
          <w:fldChar w:fldCharType="begin"/>
        </w:r>
        <w:r>
          <w:rPr>
            <w:noProof/>
            <w:webHidden/>
          </w:rPr>
          <w:instrText xml:space="preserve"> PAGEREF _Toc440831175 \h </w:instrText>
        </w:r>
      </w:ins>
      <w:r>
        <w:rPr>
          <w:noProof/>
          <w:webHidden/>
        </w:rPr>
      </w:r>
      <w:r>
        <w:rPr>
          <w:noProof/>
          <w:webHidden/>
        </w:rPr>
        <w:fldChar w:fldCharType="separate"/>
      </w:r>
      <w:ins w:id="362" w:author="Jan Kelemen" w:date="2016-01-17T21:57:00Z">
        <w:r>
          <w:rPr>
            <w:noProof/>
            <w:webHidden/>
          </w:rPr>
          <w:t>28</w:t>
        </w:r>
        <w:r>
          <w:rPr>
            <w:noProof/>
            <w:webHidden/>
          </w:rPr>
          <w:fldChar w:fldCharType="end"/>
        </w:r>
        <w:r w:rsidRPr="0015337D">
          <w:rPr>
            <w:rStyle w:val="Hyperlink"/>
            <w:noProof/>
          </w:rPr>
          <w:fldChar w:fldCharType="end"/>
        </w:r>
      </w:ins>
    </w:p>
    <w:p w14:paraId="3EC09642" w14:textId="77777777" w:rsidR="00FF73E8" w:rsidRDefault="00FF73E8">
      <w:pPr>
        <w:pStyle w:val="TableofFigures"/>
        <w:tabs>
          <w:tab w:val="right" w:leader="dot" w:pos="9062"/>
        </w:tabs>
        <w:rPr>
          <w:ins w:id="363" w:author="Jan Kelemen" w:date="2016-01-17T21:57:00Z"/>
          <w:rFonts w:asciiTheme="minorHAnsi" w:eastAsiaTheme="minorEastAsia" w:hAnsiTheme="minorHAnsi" w:cstheme="minorBidi"/>
          <w:noProof/>
          <w:color w:val="auto"/>
          <w:sz w:val="22"/>
          <w:szCs w:val="22"/>
        </w:rPr>
      </w:pPr>
      <w:ins w:id="364"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"_Toc440831176"</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 Sekvencijski dijagram za UC01 – RegistracijaDjelatnika</w:t>
        </w:r>
        <w:r>
          <w:rPr>
            <w:noProof/>
            <w:webHidden/>
          </w:rPr>
          <w:tab/>
        </w:r>
        <w:r>
          <w:rPr>
            <w:noProof/>
            <w:webHidden/>
          </w:rPr>
          <w:fldChar w:fldCharType="begin"/>
        </w:r>
        <w:r>
          <w:rPr>
            <w:noProof/>
            <w:webHidden/>
          </w:rPr>
          <w:instrText xml:space="preserve"> PAGEREF _Toc440831176 \h </w:instrText>
        </w:r>
      </w:ins>
      <w:r>
        <w:rPr>
          <w:noProof/>
          <w:webHidden/>
        </w:rPr>
      </w:r>
      <w:r>
        <w:rPr>
          <w:noProof/>
          <w:webHidden/>
        </w:rPr>
        <w:fldChar w:fldCharType="separate"/>
      </w:r>
      <w:ins w:id="365" w:author="Jan Kelemen" w:date="2016-01-17T21:57:00Z">
        <w:r>
          <w:rPr>
            <w:noProof/>
            <w:webHidden/>
          </w:rPr>
          <w:t>29</w:t>
        </w:r>
        <w:r>
          <w:rPr>
            <w:noProof/>
            <w:webHidden/>
          </w:rPr>
          <w:fldChar w:fldCharType="end"/>
        </w:r>
        <w:r w:rsidRPr="0015337D">
          <w:rPr>
            <w:rStyle w:val="Hyperlink"/>
            <w:noProof/>
          </w:rPr>
          <w:fldChar w:fldCharType="end"/>
        </w:r>
      </w:ins>
    </w:p>
    <w:p w14:paraId="7D51269C" w14:textId="77777777" w:rsidR="00FF73E8" w:rsidRDefault="00FF73E8">
      <w:pPr>
        <w:pStyle w:val="TableofFigures"/>
        <w:tabs>
          <w:tab w:val="right" w:leader="dot" w:pos="9062"/>
        </w:tabs>
        <w:rPr>
          <w:ins w:id="366" w:author="Jan Kelemen" w:date="2016-01-17T21:57:00Z"/>
          <w:rFonts w:asciiTheme="minorHAnsi" w:eastAsiaTheme="minorEastAsia" w:hAnsiTheme="minorHAnsi" w:cstheme="minorBidi"/>
          <w:noProof/>
          <w:color w:val="auto"/>
          <w:sz w:val="22"/>
          <w:szCs w:val="22"/>
        </w:rPr>
      </w:pPr>
      <w:ins w:id="367"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"_Toc440831177"</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 Sekvencijski dijagram za UC02 – UklanjanjeDjelatnika</w:t>
        </w:r>
        <w:r>
          <w:rPr>
            <w:noProof/>
            <w:webHidden/>
          </w:rPr>
          <w:tab/>
        </w:r>
        <w:r>
          <w:rPr>
            <w:noProof/>
            <w:webHidden/>
          </w:rPr>
          <w:fldChar w:fldCharType="begin"/>
        </w:r>
        <w:r>
          <w:rPr>
            <w:noProof/>
            <w:webHidden/>
          </w:rPr>
          <w:instrText xml:space="preserve"> PAGEREF _Toc440831177 \h </w:instrText>
        </w:r>
      </w:ins>
      <w:r>
        <w:rPr>
          <w:noProof/>
          <w:webHidden/>
        </w:rPr>
      </w:r>
      <w:r>
        <w:rPr>
          <w:noProof/>
          <w:webHidden/>
        </w:rPr>
        <w:fldChar w:fldCharType="separate"/>
      </w:r>
      <w:ins w:id="368" w:author="Jan Kelemen" w:date="2016-01-17T21:57:00Z">
        <w:r>
          <w:rPr>
            <w:noProof/>
            <w:webHidden/>
          </w:rPr>
          <w:t>30</w:t>
        </w:r>
        <w:r>
          <w:rPr>
            <w:noProof/>
            <w:webHidden/>
          </w:rPr>
          <w:fldChar w:fldCharType="end"/>
        </w:r>
        <w:r w:rsidRPr="0015337D">
          <w:rPr>
            <w:rStyle w:val="Hyperlink"/>
            <w:noProof/>
          </w:rPr>
          <w:fldChar w:fldCharType="end"/>
        </w:r>
      </w:ins>
    </w:p>
    <w:p w14:paraId="2D431733" w14:textId="77777777" w:rsidR="00FF73E8" w:rsidRDefault="00FF73E8">
      <w:pPr>
        <w:pStyle w:val="TableofFigures"/>
        <w:tabs>
          <w:tab w:val="right" w:leader="dot" w:pos="9062"/>
        </w:tabs>
        <w:rPr>
          <w:ins w:id="369" w:author="Jan Kelemen" w:date="2016-01-17T21:57:00Z"/>
          <w:rFonts w:asciiTheme="minorHAnsi" w:eastAsiaTheme="minorEastAsia" w:hAnsiTheme="minorHAnsi" w:cstheme="minorBidi"/>
          <w:noProof/>
          <w:color w:val="auto"/>
          <w:sz w:val="22"/>
          <w:szCs w:val="22"/>
        </w:rPr>
      </w:pPr>
      <w:ins w:id="370"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"_Toc440831178"</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4.3.3 Sekvencijski dijagram za UC03 – PromjenaPodatakaZaDjelatnika</w:t>
        </w:r>
        <w:r>
          <w:rPr>
            <w:noProof/>
            <w:webHidden/>
          </w:rPr>
          <w:tab/>
        </w:r>
        <w:r>
          <w:rPr>
            <w:noProof/>
            <w:webHidden/>
          </w:rPr>
          <w:fldChar w:fldCharType="begin"/>
        </w:r>
        <w:r>
          <w:rPr>
            <w:noProof/>
            <w:webHidden/>
          </w:rPr>
          <w:instrText xml:space="preserve"> PAGEREF _Toc440831178 \h </w:instrText>
        </w:r>
      </w:ins>
      <w:r>
        <w:rPr>
          <w:noProof/>
          <w:webHidden/>
        </w:rPr>
      </w:r>
      <w:r>
        <w:rPr>
          <w:noProof/>
          <w:webHidden/>
        </w:rPr>
        <w:fldChar w:fldCharType="separate"/>
      </w:r>
      <w:ins w:id="371" w:author="Jan Kelemen" w:date="2016-01-17T21:57:00Z">
        <w:r>
          <w:rPr>
            <w:noProof/>
            <w:webHidden/>
          </w:rPr>
          <w:t>30</w:t>
        </w:r>
        <w:r>
          <w:rPr>
            <w:noProof/>
            <w:webHidden/>
          </w:rPr>
          <w:fldChar w:fldCharType="end"/>
        </w:r>
        <w:r w:rsidRPr="0015337D">
          <w:rPr>
            <w:rStyle w:val="Hyperlink"/>
            <w:noProof/>
          </w:rPr>
          <w:fldChar w:fldCharType="end"/>
        </w:r>
      </w:ins>
    </w:p>
    <w:p w14:paraId="01DDC1FE" w14:textId="77777777" w:rsidR="00FF73E8" w:rsidRDefault="00FF73E8">
      <w:pPr>
        <w:pStyle w:val="TableofFigures"/>
        <w:tabs>
          <w:tab w:val="right" w:leader="dot" w:pos="9062"/>
        </w:tabs>
        <w:rPr>
          <w:ins w:id="372" w:author="Jan Kelemen" w:date="2016-01-17T21:57:00Z"/>
          <w:rFonts w:asciiTheme="minorHAnsi" w:eastAsiaTheme="minorEastAsia" w:hAnsiTheme="minorHAnsi" w:cstheme="minorBidi"/>
          <w:noProof/>
          <w:color w:val="auto"/>
          <w:sz w:val="22"/>
          <w:szCs w:val="22"/>
        </w:rPr>
      </w:pPr>
      <w:ins w:id="373"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"_Toc440831179"</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4.3.4 Sekvencijski dijagram za UC04 – PrijavaKorisnika</w:t>
        </w:r>
        <w:r>
          <w:rPr>
            <w:noProof/>
            <w:webHidden/>
          </w:rPr>
          <w:tab/>
        </w:r>
        <w:r>
          <w:rPr>
            <w:noProof/>
            <w:webHidden/>
          </w:rPr>
          <w:fldChar w:fldCharType="begin"/>
        </w:r>
        <w:r>
          <w:rPr>
            <w:noProof/>
            <w:webHidden/>
          </w:rPr>
          <w:instrText xml:space="preserve"> PAGEREF _Toc440831179 \h </w:instrText>
        </w:r>
      </w:ins>
      <w:r>
        <w:rPr>
          <w:noProof/>
          <w:webHidden/>
        </w:rPr>
      </w:r>
      <w:r>
        <w:rPr>
          <w:noProof/>
          <w:webHidden/>
        </w:rPr>
        <w:fldChar w:fldCharType="separate"/>
      </w:r>
      <w:ins w:id="374" w:author="Jan Kelemen" w:date="2016-01-17T21:57:00Z">
        <w:r>
          <w:rPr>
            <w:noProof/>
            <w:webHidden/>
          </w:rPr>
          <w:t>31</w:t>
        </w:r>
        <w:r>
          <w:rPr>
            <w:noProof/>
            <w:webHidden/>
          </w:rPr>
          <w:fldChar w:fldCharType="end"/>
        </w:r>
        <w:r w:rsidRPr="0015337D">
          <w:rPr>
            <w:rStyle w:val="Hyperlink"/>
            <w:noProof/>
          </w:rPr>
          <w:fldChar w:fldCharType="end"/>
        </w:r>
      </w:ins>
    </w:p>
    <w:p w14:paraId="3367E52C" w14:textId="77777777" w:rsidR="00FF73E8" w:rsidRDefault="00FF73E8">
      <w:pPr>
        <w:pStyle w:val="TableofFigures"/>
        <w:tabs>
          <w:tab w:val="right" w:leader="dot" w:pos="9062"/>
        </w:tabs>
        <w:rPr>
          <w:ins w:id="375" w:author="Jan Kelemen" w:date="2016-01-17T21:57:00Z"/>
          <w:rFonts w:asciiTheme="minorHAnsi" w:eastAsiaTheme="minorEastAsia" w:hAnsiTheme="minorHAnsi" w:cstheme="minorBidi"/>
          <w:noProof/>
          <w:color w:val="auto"/>
          <w:sz w:val="22"/>
          <w:szCs w:val="22"/>
        </w:rPr>
      </w:pPr>
      <w:ins w:id="376"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"_Toc440831180"</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4.3.5 Sekvencijski dijagram za UC05 – OdjavaKorisnika</w:t>
        </w:r>
        <w:r>
          <w:rPr>
            <w:noProof/>
            <w:webHidden/>
          </w:rPr>
          <w:tab/>
        </w:r>
        <w:r>
          <w:rPr>
            <w:noProof/>
            <w:webHidden/>
          </w:rPr>
          <w:fldChar w:fldCharType="begin"/>
        </w:r>
        <w:r>
          <w:rPr>
            <w:noProof/>
            <w:webHidden/>
          </w:rPr>
          <w:instrText xml:space="preserve"> PAGEREF _Toc440831180 \h </w:instrText>
        </w:r>
      </w:ins>
      <w:r>
        <w:rPr>
          <w:noProof/>
          <w:webHidden/>
        </w:rPr>
      </w:r>
      <w:r>
        <w:rPr>
          <w:noProof/>
          <w:webHidden/>
        </w:rPr>
        <w:fldChar w:fldCharType="separate"/>
      </w:r>
      <w:ins w:id="377" w:author="Jan Kelemen" w:date="2016-01-17T21:57:00Z">
        <w:r>
          <w:rPr>
            <w:noProof/>
            <w:webHidden/>
          </w:rPr>
          <w:t>31</w:t>
        </w:r>
        <w:r>
          <w:rPr>
            <w:noProof/>
            <w:webHidden/>
          </w:rPr>
          <w:fldChar w:fldCharType="end"/>
        </w:r>
        <w:r w:rsidRPr="0015337D">
          <w:rPr>
            <w:rStyle w:val="Hyperlink"/>
            <w:noProof/>
          </w:rPr>
          <w:fldChar w:fldCharType="end"/>
        </w:r>
      </w:ins>
    </w:p>
    <w:p w14:paraId="33CF8FCC" w14:textId="77777777" w:rsidR="00FF73E8" w:rsidRDefault="00FF73E8">
      <w:pPr>
        <w:pStyle w:val="TableofFigures"/>
        <w:tabs>
          <w:tab w:val="right" w:leader="dot" w:pos="9062"/>
        </w:tabs>
        <w:rPr>
          <w:ins w:id="378" w:author="Jan Kelemen" w:date="2016-01-17T21:57:00Z"/>
          <w:rFonts w:asciiTheme="minorHAnsi" w:eastAsiaTheme="minorEastAsia" w:hAnsiTheme="minorHAnsi" w:cstheme="minorBidi"/>
          <w:noProof/>
          <w:color w:val="auto"/>
          <w:sz w:val="22"/>
          <w:szCs w:val="22"/>
        </w:rPr>
      </w:pPr>
      <w:ins w:id="379"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"_Toc440831181"</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4.3.6 Sekvencijski dijagram za UC06 – PregledPonude</w:t>
        </w:r>
        <w:r>
          <w:rPr>
            <w:noProof/>
            <w:webHidden/>
          </w:rPr>
          <w:tab/>
        </w:r>
        <w:r>
          <w:rPr>
            <w:noProof/>
            <w:webHidden/>
          </w:rPr>
          <w:fldChar w:fldCharType="begin"/>
        </w:r>
        <w:r>
          <w:rPr>
            <w:noProof/>
            <w:webHidden/>
          </w:rPr>
          <w:instrText xml:space="preserve"> PAGEREF _Toc440831181 \h </w:instrText>
        </w:r>
      </w:ins>
      <w:r>
        <w:rPr>
          <w:noProof/>
          <w:webHidden/>
        </w:rPr>
      </w:r>
      <w:r>
        <w:rPr>
          <w:noProof/>
          <w:webHidden/>
        </w:rPr>
        <w:fldChar w:fldCharType="separate"/>
      </w:r>
      <w:ins w:id="380" w:author="Jan Kelemen" w:date="2016-01-17T21:57:00Z">
        <w:r>
          <w:rPr>
            <w:noProof/>
            <w:webHidden/>
          </w:rPr>
          <w:t>32</w:t>
        </w:r>
        <w:r>
          <w:rPr>
            <w:noProof/>
            <w:webHidden/>
          </w:rPr>
          <w:fldChar w:fldCharType="end"/>
        </w:r>
        <w:r w:rsidRPr="0015337D">
          <w:rPr>
            <w:rStyle w:val="Hyperlink"/>
            <w:noProof/>
          </w:rPr>
          <w:fldChar w:fldCharType="end"/>
        </w:r>
      </w:ins>
    </w:p>
    <w:p w14:paraId="3CCC422D" w14:textId="77777777" w:rsidR="00FF73E8" w:rsidRDefault="00FF73E8">
      <w:pPr>
        <w:pStyle w:val="TableofFigures"/>
        <w:tabs>
          <w:tab w:val="right" w:leader="dot" w:pos="9062"/>
        </w:tabs>
        <w:rPr>
          <w:ins w:id="381" w:author="Jan Kelemen" w:date="2016-01-17T21:57:00Z"/>
          <w:rFonts w:asciiTheme="minorHAnsi" w:eastAsiaTheme="minorEastAsia" w:hAnsiTheme="minorHAnsi" w:cstheme="minorBidi"/>
          <w:noProof/>
          <w:color w:val="auto"/>
          <w:sz w:val="22"/>
          <w:szCs w:val="22"/>
        </w:rPr>
      </w:pPr>
      <w:ins w:id="382"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"_Toc440831182"</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4.3.7 Sekvencijski dijagram za UC07 – OdabirKategorijeJela</w:t>
        </w:r>
        <w:r>
          <w:rPr>
            <w:noProof/>
            <w:webHidden/>
          </w:rPr>
          <w:tab/>
        </w:r>
        <w:r>
          <w:rPr>
            <w:noProof/>
            <w:webHidden/>
          </w:rPr>
          <w:fldChar w:fldCharType="begin"/>
        </w:r>
        <w:r>
          <w:rPr>
            <w:noProof/>
            <w:webHidden/>
          </w:rPr>
          <w:instrText xml:space="preserve"> PAGEREF _Toc440831182 \h </w:instrText>
        </w:r>
      </w:ins>
      <w:r>
        <w:rPr>
          <w:noProof/>
          <w:webHidden/>
        </w:rPr>
      </w:r>
      <w:r>
        <w:rPr>
          <w:noProof/>
          <w:webHidden/>
        </w:rPr>
        <w:fldChar w:fldCharType="separate"/>
      </w:r>
      <w:ins w:id="383" w:author="Jan Kelemen" w:date="2016-01-17T21:57:00Z">
        <w:r>
          <w:rPr>
            <w:noProof/>
            <w:webHidden/>
          </w:rPr>
          <w:t>32</w:t>
        </w:r>
        <w:r>
          <w:rPr>
            <w:noProof/>
            <w:webHidden/>
          </w:rPr>
          <w:fldChar w:fldCharType="end"/>
        </w:r>
        <w:r w:rsidRPr="0015337D">
          <w:rPr>
            <w:rStyle w:val="Hyperlink"/>
            <w:noProof/>
          </w:rPr>
          <w:fldChar w:fldCharType="end"/>
        </w:r>
      </w:ins>
    </w:p>
    <w:p w14:paraId="0313939D" w14:textId="77777777" w:rsidR="00FF73E8" w:rsidRDefault="00FF73E8">
      <w:pPr>
        <w:pStyle w:val="TableofFigures"/>
        <w:tabs>
          <w:tab w:val="right" w:leader="dot" w:pos="9062"/>
        </w:tabs>
        <w:rPr>
          <w:ins w:id="384" w:author="Jan Kelemen" w:date="2016-01-17T21:57:00Z"/>
          <w:rFonts w:asciiTheme="minorHAnsi" w:eastAsiaTheme="minorEastAsia" w:hAnsiTheme="minorHAnsi" w:cstheme="minorBidi"/>
          <w:noProof/>
          <w:color w:val="auto"/>
          <w:sz w:val="22"/>
          <w:szCs w:val="22"/>
        </w:rPr>
      </w:pPr>
      <w:ins w:id="385"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"_Toc440831183"</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4.3.8 Sekvencijski dijagram za UC08 – Odabir jela</w:t>
        </w:r>
        <w:r>
          <w:rPr>
            <w:noProof/>
            <w:webHidden/>
          </w:rPr>
          <w:tab/>
        </w:r>
        <w:r>
          <w:rPr>
            <w:noProof/>
            <w:webHidden/>
          </w:rPr>
          <w:fldChar w:fldCharType="begin"/>
        </w:r>
        <w:r>
          <w:rPr>
            <w:noProof/>
            <w:webHidden/>
          </w:rPr>
          <w:instrText xml:space="preserve"> PAGEREF _Toc440831183 \h </w:instrText>
        </w:r>
      </w:ins>
      <w:r>
        <w:rPr>
          <w:noProof/>
          <w:webHidden/>
        </w:rPr>
      </w:r>
      <w:r>
        <w:rPr>
          <w:noProof/>
          <w:webHidden/>
        </w:rPr>
        <w:fldChar w:fldCharType="separate"/>
      </w:r>
      <w:ins w:id="386" w:author="Jan Kelemen" w:date="2016-01-17T21:57:00Z">
        <w:r>
          <w:rPr>
            <w:noProof/>
            <w:webHidden/>
          </w:rPr>
          <w:t>33</w:t>
        </w:r>
        <w:r>
          <w:rPr>
            <w:noProof/>
            <w:webHidden/>
          </w:rPr>
          <w:fldChar w:fldCharType="end"/>
        </w:r>
        <w:r w:rsidRPr="0015337D">
          <w:rPr>
            <w:rStyle w:val="Hyperlink"/>
            <w:noProof/>
          </w:rPr>
          <w:fldChar w:fldCharType="end"/>
        </w:r>
      </w:ins>
    </w:p>
    <w:p w14:paraId="2112AAA8" w14:textId="77777777" w:rsidR="00FF73E8" w:rsidRDefault="00FF73E8">
      <w:pPr>
        <w:pStyle w:val="TableofFigures"/>
        <w:tabs>
          <w:tab w:val="right" w:leader="dot" w:pos="9062"/>
        </w:tabs>
        <w:rPr>
          <w:ins w:id="387" w:author="Jan Kelemen" w:date="2016-01-17T21:57:00Z"/>
          <w:rFonts w:asciiTheme="minorHAnsi" w:eastAsiaTheme="minorEastAsia" w:hAnsiTheme="minorHAnsi" w:cstheme="minorBidi"/>
          <w:noProof/>
          <w:color w:val="auto"/>
          <w:sz w:val="22"/>
          <w:szCs w:val="22"/>
        </w:rPr>
      </w:pPr>
      <w:ins w:id="388"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"_Toc440831184"</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4.3.9 Sekvencijski dijagram za UC09 – PregledKošarice</w:t>
        </w:r>
        <w:r>
          <w:rPr>
            <w:noProof/>
            <w:webHidden/>
          </w:rPr>
          <w:tab/>
        </w:r>
        <w:r>
          <w:rPr>
            <w:noProof/>
            <w:webHidden/>
          </w:rPr>
          <w:fldChar w:fldCharType="begin"/>
        </w:r>
        <w:r>
          <w:rPr>
            <w:noProof/>
            <w:webHidden/>
          </w:rPr>
          <w:instrText xml:space="preserve"> PAGEREF _Toc440831184 \h </w:instrText>
        </w:r>
      </w:ins>
      <w:r>
        <w:rPr>
          <w:noProof/>
          <w:webHidden/>
        </w:rPr>
      </w:r>
      <w:r>
        <w:rPr>
          <w:noProof/>
          <w:webHidden/>
        </w:rPr>
        <w:fldChar w:fldCharType="separate"/>
      </w:r>
      <w:ins w:id="389" w:author="Jan Kelemen" w:date="2016-01-17T21:57:00Z">
        <w:r>
          <w:rPr>
            <w:noProof/>
            <w:webHidden/>
          </w:rPr>
          <w:t>33</w:t>
        </w:r>
        <w:r>
          <w:rPr>
            <w:noProof/>
            <w:webHidden/>
          </w:rPr>
          <w:fldChar w:fldCharType="end"/>
        </w:r>
        <w:r w:rsidRPr="0015337D">
          <w:rPr>
            <w:rStyle w:val="Hyperlink"/>
            <w:noProof/>
          </w:rPr>
          <w:fldChar w:fldCharType="end"/>
        </w:r>
      </w:ins>
    </w:p>
    <w:p w14:paraId="6429A07C" w14:textId="77777777" w:rsidR="00FF73E8" w:rsidRDefault="00FF73E8">
      <w:pPr>
        <w:pStyle w:val="TableofFigures"/>
        <w:tabs>
          <w:tab w:val="right" w:leader="dot" w:pos="9062"/>
        </w:tabs>
        <w:rPr>
          <w:ins w:id="390" w:author="Jan Kelemen" w:date="2016-01-17T21:57:00Z"/>
          <w:rFonts w:asciiTheme="minorHAnsi" w:eastAsiaTheme="minorEastAsia" w:hAnsiTheme="minorHAnsi" w:cstheme="minorBidi"/>
          <w:noProof/>
          <w:color w:val="auto"/>
          <w:sz w:val="22"/>
          <w:szCs w:val="22"/>
        </w:rPr>
      </w:pPr>
      <w:ins w:id="391"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"_Toc440831185"</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4.3.10 Sekvencijski dijagram za UC10 i UC11 – DodajUKošaricu</w:t>
        </w:r>
        <w:r>
          <w:rPr>
            <w:noProof/>
            <w:webHidden/>
          </w:rPr>
          <w:tab/>
        </w:r>
        <w:r>
          <w:rPr>
            <w:noProof/>
            <w:webHidden/>
          </w:rPr>
          <w:fldChar w:fldCharType="begin"/>
        </w:r>
        <w:r>
          <w:rPr>
            <w:noProof/>
            <w:webHidden/>
          </w:rPr>
          <w:instrText xml:space="preserve"> PAGEREF _Toc440831185 \h </w:instrText>
        </w:r>
      </w:ins>
      <w:r>
        <w:rPr>
          <w:noProof/>
          <w:webHidden/>
        </w:rPr>
      </w:r>
      <w:r>
        <w:rPr>
          <w:noProof/>
          <w:webHidden/>
        </w:rPr>
        <w:fldChar w:fldCharType="separate"/>
      </w:r>
      <w:ins w:id="392" w:author="Jan Kelemen" w:date="2016-01-17T21:57:00Z">
        <w:r>
          <w:rPr>
            <w:noProof/>
            <w:webHidden/>
          </w:rPr>
          <w:t>34</w:t>
        </w:r>
        <w:r>
          <w:rPr>
            <w:noProof/>
            <w:webHidden/>
          </w:rPr>
          <w:fldChar w:fldCharType="end"/>
        </w:r>
        <w:r w:rsidRPr="0015337D">
          <w:rPr>
            <w:rStyle w:val="Hyperlink"/>
            <w:noProof/>
          </w:rPr>
          <w:fldChar w:fldCharType="end"/>
        </w:r>
      </w:ins>
    </w:p>
    <w:p w14:paraId="2BFEA165" w14:textId="77777777" w:rsidR="00FF73E8" w:rsidRDefault="00FF73E8">
      <w:pPr>
        <w:pStyle w:val="TableofFigures"/>
        <w:tabs>
          <w:tab w:val="right" w:leader="dot" w:pos="9062"/>
        </w:tabs>
        <w:rPr>
          <w:ins w:id="393" w:author="Jan Kelemen" w:date="2016-01-17T21:57:00Z"/>
          <w:rFonts w:asciiTheme="minorHAnsi" w:eastAsiaTheme="minorEastAsia" w:hAnsiTheme="minorHAnsi" w:cstheme="minorBidi"/>
          <w:noProof/>
          <w:color w:val="auto"/>
          <w:sz w:val="22"/>
          <w:szCs w:val="22"/>
        </w:rPr>
      </w:pPr>
      <w:ins w:id="394"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"_Toc440831186"</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4.3.11 Sekvencijski dijagram za UC12 – DodavanjeDodatkaSaStraniceJela</w:t>
        </w:r>
        <w:r>
          <w:rPr>
            <w:noProof/>
            <w:webHidden/>
          </w:rPr>
          <w:tab/>
        </w:r>
        <w:r>
          <w:rPr>
            <w:noProof/>
            <w:webHidden/>
          </w:rPr>
          <w:fldChar w:fldCharType="begin"/>
        </w:r>
        <w:r>
          <w:rPr>
            <w:noProof/>
            <w:webHidden/>
          </w:rPr>
          <w:instrText xml:space="preserve"> PAGEREF _Toc440831186 \h </w:instrText>
        </w:r>
      </w:ins>
      <w:r>
        <w:rPr>
          <w:noProof/>
          <w:webHidden/>
        </w:rPr>
      </w:r>
      <w:r>
        <w:rPr>
          <w:noProof/>
          <w:webHidden/>
        </w:rPr>
        <w:fldChar w:fldCharType="separate"/>
      </w:r>
      <w:ins w:id="395" w:author="Jan Kelemen" w:date="2016-01-17T21:57:00Z">
        <w:r>
          <w:rPr>
            <w:noProof/>
            <w:webHidden/>
          </w:rPr>
          <w:t>34</w:t>
        </w:r>
        <w:r>
          <w:rPr>
            <w:noProof/>
            <w:webHidden/>
          </w:rPr>
          <w:fldChar w:fldCharType="end"/>
        </w:r>
        <w:r w:rsidRPr="0015337D">
          <w:rPr>
            <w:rStyle w:val="Hyperlink"/>
            <w:noProof/>
          </w:rPr>
          <w:fldChar w:fldCharType="end"/>
        </w:r>
      </w:ins>
    </w:p>
    <w:p w14:paraId="62826C31" w14:textId="77777777" w:rsidR="00FF73E8" w:rsidRDefault="00FF73E8">
      <w:pPr>
        <w:pStyle w:val="TableofFigures"/>
        <w:tabs>
          <w:tab w:val="right" w:leader="dot" w:pos="9062"/>
        </w:tabs>
        <w:rPr>
          <w:ins w:id="396" w:author="Jan Kelemen" w:date="2016-01-17T21:57:00Z"/>
          <w:rFonts w:asciiTheme="minorHAnsi" w:eastAsiaTheme="minorEastAsia" w:hAnsiTheme="minorHAnsi" w:cstheme="minorBidi"/>
          <w:noProof/>
          <w:color w:val="auto"/>
          <w:sz w:val="22"/>
          <w:szCs w:val="22"/>
        </w:rPr>
      </w:pPr>
      <w:ins w:id="397"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"_Toc440831187"</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4.3.13 Sekvencijski dijagram za UC13 – PromjenaKoličineIzKošarice</w:t>
        </w:r>
        <w:r>
          <w:rPr>
            <w:noProof/>
            <w:webHidden/>
          </w:rPr>
          <w:tab/>
        </w:r>
        <w:r>
          <w:rPr>
            <w:noProof/>
            <w:webHidden/>
          </w:rPr>
          <w:fldChar w:fldCharType="begin"/>
        </w:r>
        <w:r>
          <w:rPr>
            <w:noProof/>
            <w:webHidden/>
          </w:rPr>
          <w:instrText xml:space="preserve"> PAGEREF _Toc440831187 \h </w:instrText>
        </w:r>
      </w:ins>
      <w:r>
        <w:rPr>
          <w:noProof/>
          <w:webHidden/>
        </w:rPr>
      </w:r>
      <w:r>
        <w:rPr>
          <w:noProof/>
          <w:webHidden/>
        </w:rPr>
        <w:fldChar w:fldCharType="separate"/>
      </w:r>
      <w:ins w:id="398" w:author="Jan Kelemen" w:date="2016-01-17T21:57:00Z">
        <w:r>
          <w:rPr>
            <w:noProof/>
            <w:webHidden/>
          </w:rPr>
          <w:t>35</w:t>
        </w:r>
        <w:r>
          <w:rPr>
            <w:noProof/>
            <w:webHidden/>
          </w:rPr>
          <w:fldChar w:fldCharType="end"/>
        </w:r>
        <w:r w:rsidRPr="0015337D">
          <w:rPr>
            <w:rStyle w:val="Hyperlink"/>
            <w:noProof/>
          </w:rPr>
          <w:fldChar w:fldCharType="end"/>
        </w:r>
      </w:ins>
    </w:p>
    <w:p w14:paraId="407D7F19" w14:textId="77777777" w:rsidR="00FF73E8" w:rsidRDefault="00FF73E8">
      <w:pPr>
        <w:pStyle w:val="TableofFigures"/>
        <w:tabs>
          <w:tab w:val="right" w:leader="dot" w:pos="9062"/>
        </w:tabs>
        <w:rPr>
          <w:ins w:id="399" w:author="Jan Kelemen" w:date="2016-01-17T21:57:00Z"/>
          <w:rFonts w:asciiTheme="minorHAnsi" w:eastAsiaTheme="minorEastAsia" w:hAnsiTheme="minorHAnsi" w:cstheme="minorBidi"/>
          <w:noProof/>
          <w:color w:val="auto"/>
          <w:sz w:val="22"/>
          <w:szCs w:val="22"/>
        </w:rPr>
      </w:pPr>
      <w:ins w:id="400"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"_Toc440831188"</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4.3.14 Sekvencijski dijagram za UC14 – PromijenaKoličineSaStraniceJela</w:t>
        </w:r>
        <w:r>
          <w:rPr>
            <w:noProof/>
            <w:webHidden/>
          </w:rPr>
          <w:tab/>
        </w:r>
        <w:r>
          <w:rPr>
            <w:noProof/>
            <w:webHidden/>
          </w:rPr>
          <w:fldChar w:fldCharType="begin"/>
        </w:r>
        <w:r>
          <w:rPr>
            <w:noProof/>
            <w:webHidden/>
          </w:rPr>
          <w:instrText xml:space="preserve"> PAGEREF _Toc440831188 \h </w:instrText>
        </w:r>
      </w:ins>
      <w:r>
        <w:rPr>
          <w:noProof/>
          <w:webHidden/>
        </w:rPr>
      </w:r>
      <w:r>
        <w:rPr>
          <w:noProof/>
          <w:webHidden/>
        </w:rPr>
        <w:fldChar w:fldCharType="separate"/>
      </w:r>
      <w:ins w:id="401" w:author="Jan Kelemen" w:date="2016-01-17T21:57:00Z">
        <w:r>
          <w:rPr>
            <w:noProof/>
            <w:webHidden/>
          </w:rPr>
          <w:t>36</w:t>
        </w:r>
        <w:r>
          <w:rPr>
            <w:noProof/>
            <w:webHidden/>
          </w:rPr>
          <w:fldChar w:fldCharType="end"/>
        </w:r>
        <w:r w:rsidRPr="0015337D">
          <w:rPr>
            <w:rStyle w:val="Hyperlink"/>
            <w:noProof/>
          </w:rPr>
          <w:fldChar w:fldCharType="end"/>
        </w:r>
      </w:ins>
    </w:p>
    <w:p w14:paraId="2981C01E" w14:textId="77777777" w:rsidR="00FF73E8" w:rsidRDefault="00FF73E8">
      <w:pPr>
        <w:pStyle w:val="TableofFigures"/>
        <w:tabs>
          <w:tab w:val="right" w:leader="dot" w:pos="9062"/>
        </w:tabs>
        <w:rPr>
          <w:ins w:id="402" w:author="Jan Kelemen" w:date="2016-01-17T21:57:00Z"/>
          <w:rFonts w:asciiTheme="minorHAnsi" w:eastAsiaTheme="minorEastAsia" w:hAnsiTheme="minorHAnsi" w:cstheme="minorBidi"/>
          <w:noProof/>
          <w:color w:val="auto"/>
          <w:sz w:val="22"/>
          <w:szCs w:val="22"/>
        </w:rPr>
      </w:pPr>
      <w:ins w:id="403"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"_Toc440831189"</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4.3.15 Sekvencijski dijagram za UC15 – BrisanjeJelaIzKošarice</w:t>
        </w:r>
        <w:r>
          <w:rPr>
            <w:noProof/>
            <w:webHidden/>
          </w:rPr>
          <w:tab/>
        </w:r>
        <w:r>
          <w:rPr>
            <w:noProof/>
            <w:webHidden/>
          </w:rPr>
          <w:fldChar w:fldCharType="begin"/>
        </w:r>
        <w:r>
          <w:rPr>
            <w:noProof/>
            <w:webHidden/>
          </w:rPr>
          <w:instrText xml:space="preserve"> PAGEREF _Toc440831189 \h </w:instrText>
        </w:r>
      </w:ins>
      <w:r>
        <w:rPr>
          <w:noProof/>
          <w:webHidden/>
        </w:rPr>
      </w:r>
      <w:r>
        <w:rPr>
          <w:noProof/>
          <w:webHidden/>
        </w:rPr>
        <w:fldChar w:fldCharType="separate"/>
      </w:r>
      <w:ins w:id="404" w:author="Jan Kelemen" w:date="2016-01-17T21:57:00Z">
        <w:r>
          <w:rPr>
            <w:noProof/>
            <w:webHidden/>
          </w:rPr>
          <w:t>36</w:t>
        </w:r>
        <w:r>
          <w:rPr>
            <w:noProof/>
            <w:webHidden/>
          </w:rPr>
          <w:fldChar w:fldCharType="end"/>
        </w:r>
        <w:r w:rsidRPr="0015337D">
          <w:rPr>
            <w:rStyle w:val="Hyperlink"/>
            <w:noProof/>
          </w:rPr>
          <w:fldChar w:fldCharType="end"/>
        </w:r>
      </w:ins>
    </w:p>
    <w:p w14:paraId="71B41729" w14:textId="77777777" w:rsidR="00FF73E8" w:rsidRDefault="00FF73E8">
      <w:pPr>
        <w:pStyle w:val="TableofFigures"/>
        <w:tabs>
          <w:tab w:val="right" w:leader="dot" w:pos="9062"/>
        </w:tabs>
        <w:rPr>
          <w:ins w:id="405" w:author="Jan Kelemen" w:date="2016-01-17T21:57:00Z"/>
          <w:rFonts w:asciiTheme="minorHAnsi" w:eastAsiaTheme="minorEastAsia" w:hAnsiTheme="minorHAnsi" w:cstheme="minorBidi"/>
          <w:noProof/>
          <w:color w:val="auto"/>
          <w:sz w:val="22"/>
          <w:szCs w:val="22"/>
        </w:rPr>
      </w:pPr>
      <w:ins w:id="406"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"_Toc440831190"</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4.3.16 Sekvencijski dijagram za UC16 – PotvrđivanjeNarudžbe</w:t>
        </w:r>
        <w:r>
          <w:rPr>
            <w:noProof/>
            <w:webHidden/>
          </w:rPr>
          <w:tab/>
        </w:r>
        <w:r>
          <w:rPr>
            <w:noProof/>
            <w:webHidden/>
          </w:rPr>
          <w:fldChar w:fldCharType="begin"/>
        </w:r>
        <w:r>
          <w:rPr>
            <w:noProof/>
            <w:webHidden/>
          </w:rPr>
          <w:instrText xml:space="preserve"> PAGEREF _Toc440831190 \h </w:instrText>
        </w:r>
      </w:ins>
      <w:r>
        <w:rPr>
          <w:noProof/>
          <w:webHidden/>
        </w:rPr>
      </w:r>
      <w:r>
        <w:rPr>
          <w:noProof/>
          <w:webHidden/>
        </w:rPr>
        <w:fldChar w:fldCharType="separate"/>
      </w:r>
      <w:ins w:id="407" w:author="Jan Kelemen" w:date="2016-01-17T21:57:00Z">
        <w:r>
          <w:rPr>
            <w:noProof/>
            <w:webHidden/>
          </w:rPr>
          <w:t>37</w:t>
        </w:r>
        <w:r>
          <w:rPr>
            <w:noProof/>
            <w:webHidden/>
          </w:rPr>
          <w:fldChar w:fldCharType="end"/>
        </w:r>
        <w:r w:rsidRPr="0015337D">
          <w:rPr>
            <w:rStyle w:val="Hyperlink"/>
            <w:noProof/>
          </w:rPr>
          <w:fldChar w:fldCharType="end"/>
        </w:r>
      </w:ins>
    </w:p>
    <w:p w14:paraId="24E97F0D" w14:textId="77777777" w:rsidR="00FF73E8" w:rsidRDefault="00FF73E8">
      <w:pPr>
        <w:pStyle w:val="TableofFigures"/>
        <w:tabs>
          <w:tab w:val="right" w:leader="dot" w:pos="9062"/>
        </w:tabs>
        <w:rPr>
          <w:ins w:id="408" w:author="Jan Kelemen" w:date="2016-01-17T21:57:00Z"/>
          <w:rFonts w:asciiTheme="minorHAnsi" w:eastAsiaTheme="minorEastAsia" w:hAnsiTheme="minorHAnsi" w:cstheme="minorBidi"/>
          <w:noProof/>
          <w:color w:val="auto"/>
          <w:sz w:val="22"/>
          <w:szCs w:val="22"/>
        </w:rPr>
      </w:pPr>
      <w:ins w:id="409"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"_Toc440831191"</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4.3.17 Sekvencijski dijagram za UC17 i UC18 – UnosKomentara</w:t>
        </w:r>
        <w:r>
          <w:rPr>
            <w:noProof/>
            <w:webHidden/>
          </w:rPr>
          <w:tab/>
        </w:r>
        <w:r>
          <w:rPr>
            <w:noProof/>
            <w:webHidden/>
          </w:rPr>
          <w:fldChar w:fldCharType="begin"/>
        </w:r>
        <w:r>
          <w:rPr>
            <w:noProof/>
            <w:webHidden/>
          </w:rPr>
          <w:instrText xml:space="preserve"> PAGEREF _Toc440831191 \h </w:instrText>
        </w:r>
      </w:ins>
      <w:r>
        <w:rPr>
          <w:noProof/>
          <w:webHidden/>
        </w:rPr>
      </w:r>
      <w:r>
        <w:rPr>
          <w:noProof/>
          <w:webHidden/>
        </w:rPr>
        <w:fldChar w:fldCharType="separate"/>
      </w:r>
      <w:ins w:id="410" w:author="Jan Kelemen" w:date="2016-01-17T21:57:00Z">
        <w:r>
          <w:rPr>
            <w:noProof/>
            <w:webHidden/>
          </w:rPr>
          <w:t>37</w:t>
        </w:r>
        <w:r>
          <w:rPr>
            <w:noProof/>
            <w:webHidden/>
          </w:rPr>
          <w:fldChar w:fldCharType="end"/>
        </w:r>
        <w:r w:rsidRPr="0015337D">
          <w:rPr>
            <w:rStyle w:val="Hyperlink"/>
            <w:noProof/>
          </w:rPr>
          <w:fldChar w:fldCharType="end"/>
        </w:r>
      </w:ins>
    </w:p>
    <w:p w14:paraId="2CBBD2A4" w14:textId="77777777" w:rsidR="00FF73E8" w:rsidRDefault="00FF73E8">
      <w:pPr>
        <w:pStyle w:val="TableofFigures"/>
        <w:tabs>
          <w:tab w:val="right" w:leader="dot" w:pos="9062"/>
        </w:tabs>
        <w:rPr>
          <w:ins w:id="411" w:author="Jan Kelemen" w:date="2016-01-17T21:57:00Z"/>
          <w:rFonts w:asciiTheme="minorHAnsi" w:eastAsiaTheme="minorEastAsia" w:hAnsiTheme="minorHAnsi" w:cstheme="minorBidi"/>
          <w:noProof/>
          <w:color w:val="auto"/>
          <w:sz w:val="22"/>
          <w:szCs w:val="22"/>
        </w:rPr>
      </w:pPr>
      <w:ins w:id="412"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"_Toc440831192"</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4.3.18 Sekvencijski dijagram za UC19 – PregledKontakata</w:t>
        </w:r>
        <w:r>
          <w:rPr>
            <w:noProof/>
            <w:webHidden/>
          </w:rPr>
          <w:tab/>
        </w:r>
        <w:r>
          <w:rPr>
            <w:noProof/>
            <w:webHidden/>
          </w:rPr>
          <w:fldChar w:fldCharType="begin"/>
        </w:r>
        <w:r>
          <w:rPr>
            <w:noProof/>
            <w:webHidden/>
          </w:rPr>
          <w:instrText xml:space="preserve"> PAGEREF _Toc440831192 \h </w:instrText>
        </w:r>
      </w:ins>
      <w:r>
        <w:rPr>
          <w:noProof/>
          <w:webHidden/>
        </w:rPr>
      </w:r>
      <w:r>
        <w:rPr>
          <w:noProof/>
          <w:webHidden/>
        </w:rPr>
        <w:fldChar w:fldCharType="separate"/>
      </w:r>
      <w:ins w:id="413" w:author="Jan Kelemen" w:date="2016-01-17T21:57:00Z">
        <w:r>
          <w:rPr>
            <w:noProof/>
            <w:webHidden/>
          </w:rPr>
          <w:t>38</w:t>
        </w:r>
        <w:r>
          <w:rPr>
            <w:noProof/>
            <w:webHidden/>
          </w:rPr>
          <w:fldChar w:fldCharType="end"/>
        </w:r>
        <w:r w:rsidRPr="0015337D">
          <w:rPr>
            <w:rStyle w:val="Hyperlink"/>
            <w:noProof/>
          </w:rPr>
          <w:fldChar w:fldCharType="end"/>
        </w:r>
      </w:ins>
    </w:p>
    <w:p w14:paraId="3C8CAAE8" w14:textId="77777777" w:rsidR="00FF73E8" w:rsidRDefault="00FF73E8">
      <w:pPr>
        <w:pStyle w:val="TableofFigures"/>
        <w:tabs>
          <w:tab w:val="right" w:leader="dot" w:pos="9062"/>
        </w:tabs>
        <w:rPr>
          <w:ins w:id="414" w:author="Jan Kelemen" w:date="2016-01-17T21:57:00Z"/>
          <w:rFonts w:asciiTheme="minorHAnsi" w:eastAsiaTheme="minorEastAsia" w:hAnsiTheme="minorHAnsi" w:cstheme="minorBidi"/>
          <w:noProof/>
          <w:color w:val="auto"/>
          <w:sz w:val="22"/>
          <w:szCs w:val="22"/>
        </w:rPr>
      </w:pPr>
      <w:ins w:id="415"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"_Toc440831193"</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4.3.19 Sekvencijski dijagram za UC20 – PregledAdminStranice</w:t>
        </w:r>
        <w:r>
          <w:rPr>
            <w:noProof/>
            <w:webHidden/>
          </w:rPr>
          <w:tab/>
        </w:r>
        <w:r>
          <w:rPr>
            <w:noProof/>
            <w:webHidden/>
          </w:rPr>
          <w:fldChar w:fldCharType="begin"/>
        </w:r>
        <w:r>
          <w:rPr>
            <w:noProof/>
            <w:webHidden/>
          </w:rPr>
          <w:instrText xml:space="preserve"> PAGEREF _Toc440831193 \h </w:instrText>
        </w:r>
      </w:ins>
      <w:r>
        <w:rPr>
          <w:noProof/>
          <w:webHidden/>
        </w:rPr>
      </w:r>
      <w:r>
        <w:rPr>
          <w:noProof/>
          <w:webHidden/>
        </w:rPr>
        <w:fldChar w:fldCharType="separate"/>
      </w:r>
      <w:ins w:id="416" w:author="Jan Kelemen" w:date="2016-01-17T21:57:00Z">
        <w:r>
          <w:rPr>
            <w:noProof/>
            <w:webHidden/>
          </w:rPr>
          <w:t>38</w:t>
        </w:r>
        <w:r>
          <w:rPr>
            <w:noProof/>
            <w:webHidden/>
          </w:rPr>
          <w:fldChar w:fldCharType="end"/>
        </w:r>
        <w:r w:rsidRPr="0015337D">
          <w:rPr>
            <w:rStyle w:val="Hyperlink"/>
            <w:noProof/>
          </w:rPr>
          <w:fldChar w:fldCharType="end"/>
        </w:r>
      </w:ins>
    </w:p>
    <w:p w14:paraId="7B854B23" w14:textId="77777777" w:rsidR="00FF73E8" w:rsidRDefault="00FF73E8">
      <w:pPr>
        <w:pStyle w:val="TableofFigures"/>
        <w:tabs>
          <w:tab w:val="right" w:leader="dot" w:pos="9062"/>
        </w:tabs>
        <w:rPr>
          <w:ins w:id="417" w:author="Jan Kelemen" w:date="2016-01-17T21:57:00Z"/>
          <w:rFonts w:asciiTheme="minorHAnsi" w:eastAsiaTheme="minorEastAsia" w:hAnsiTheme="minorHAnsi" w:cstheme="minorBidi"/>
          <w:noProof/>
          <w:color w:val="auto"/>
          <w:sz w:val="22"/>
          <w:szCs w:val="22"/>
        </w:rPr>
      </w:pPr>
      <w:ins w:id="418"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"_Toc440831194"</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4.3.20 Sekvencijski dijagram za UC21 – PregledNarudžbi</w:t>
        </w:r>
        <w:r>
          <w:rPr>
            <w:noProof/>
            <w:webHidden/>
          </w:rPr>
          <w:tab/>
        </w:r>
        <w:r>
          <w:rPr>
            <w:noProof/>
            <w:webHidden/>
          </w:rPr>
          <w:fldChar w:fldCharType="begin"/>
        </w:r>
        <w:r>
          <w:rPr>
            <w:noProof/>
            <w:webHidden/>
          </w:rPr>
          <w:instrText xml:space="preserve"> PAGEREF _Toc440831194 \h </w:instrText>
        </w:r>
      </w:ins>
      <w:r>
        <w:rPr>
          <w:noProof/>
          <w:webHidden/>
        </w:rPr>
      </w:r>
      <w:r>
        <w:rPr>
          <w:noProof/>
          <w:webHidden/>
        </w:rPr>
        <w:fldChar w:fldCharType="separate"/>
      </w:r>
      <w:ins w:id="419" w:author="Jan Kelemen" w:date="2016-01-17T21:57:00Z">
        <w:r>
          <w:rPr>
            <w:noProof/>
            <w:webHidden/>
          </w:rPr>
          <w:t>39</w:t>
        </w:r>
        <w:r>
          <w:rPr>
            <w:noProof/>
            <w:webHidden/>
          </w:rPr>
          <w:fldChar w:fldCharType="end"/>
        </w:r>
        <w:r w:rsidRPr="0015337D">
          <w:rPr>
            <w:rStyle w:val="Hyperlink"/>
            <w:noProof/>
          </w:rPr>
          <w:fldChar w:fldCharType="end"/>
        </w:r>
      </w:ins>
    </w:p>
    <w:p w14:paraId="43A07B25" w14:textId="77777777" w:rsidR="00FF73E8" w:rsidRDefault="00FF73E8">
      <w:pPr>
        <w:pStyle w:val="TableofFigures"/>
        <w:tabs>
          <w:tab w:val="right" w:leader="dot" w:pos="9062"/>
        </w:tabs>
        <w:rPr>
          <w:ins w:id="420" w:author="Jan Kelemen" w:date="2016-01-17T21:57:00Z"/>
          <w:rFonts w:asciiTheme="minorHAnsi" w:eastAsiaTheme="minorEastAsia" w:hAnsiTheme="minorHAnsi" w:cstheme="minorBidi"/>
          <w:noProof/>
          <w:color w:val="auto"/>
          <w:sz w:val="22"/>
          <w:szCs w:val="22"/>
        </w:rPr>
      </w:pPr>
      <w:ins w:id="421"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"_Toc440831195"</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4.3.21 Sekvencijski dijagram za UC22 – PotvrdaZaprimljeneNarudžbe</w:t>
        </w:r>
        <w:r>
          <w:rPr>
            <w:noProof/>
            <w:webHidden/>
          </w:rPr>
          <w:tab/>
        </w:r>
        <w:r>
          <w:rPr>
            <w:noProof/>
            <w:webHidden/>
          </w:rPr>
          <w:fldChar w:fldCharType="begin"/>
        </w:r>
        <w:r>
          <w:rPr>
            <w:noProof/>
            <w:webHidden/>
          </w:rPr>
          <w:instrText xml:space="preserve"> PAGEREF _Toc440831195 \h </w:instrText>
        </w:r>
      </w:ins>
      <w:r>
        <w:rPr>
          <w:noProof/>
          <w:webHidden/>
        </w:rPr>
      </w:r>
      <w:r>
        <w:rPr>
          <w:noProof/>
          <w:webHidden/>
        </w:rPr>
        <w:fldChar w:fldCharType="separate"/>
      </w:r>
      <w:ins w:id="422" w:author="Jan Kelemen" w:date="2016-01-17T21:57:00Z">
        <w:r>
          <w:rPr>
            <w:noProof/>
            <w:webHidden/>
          </w:rPr>
          <w:t>39</w:t>
        </w:r>
        <w:r>
          <w:rPr>
            <w:noProof/>
            <w:webHidden/>
          </w:rPr>
          <w:fldChar w:fldCharType="end"/>
        </w:r>
        <w:r w:rsidRPr="0015337D">
          <w:rPr>
            <w:rStyle w:val="Hyperlink"/>
            <w:noProof/>
          </w:rPr>
          <w:fldChar w:fldCharType="end"/>
        </w:r>
      </w:ins>
    </w:p>
    <w:p w14:paraId="7EA116F9" w14:textId="77777777" w:rsidR="00FF73E8" w:rsidRDefault="00FF73E8">
      <w:pPr>
        <w:pStyle w:val="TableofFigures"/>
        <w:tabs>
          <w:tab w:val="right" w:leader="dot" w:pos="9062"/>
        </w:tabs>
        <w:rPr>
          <w:ins w:id="423" w:author="Jan Kelemen" w:date="2016-01-17T21:57:00Z"/>
          <w:rFonts w:asciiTheme="minorHAnsi" w:eastAsiaTheme="minorEastAsia" w:hAnsiTheme="minorHAnsi" w:cstheme="minorBidi"/>
          <w:noProof/>
          <w:color w:val="auto"/>
          <w:sz w:val="22"/>
          <w:szCs w:val="22"/>
        </w:rPr>
      </w:pPr>
      <w:ins w:id="424"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"_Toc440831196"</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4.3.22 Sekvencijski dijagram za UC23 – OdbijanjeNarudžbe</w:t>
        </w:r>
        <w:r>
          <w:rPr>
            <w:noProof/>
            <w:webHidden/>
          </w:rPr>
          <w:tab/>
        </w:r>
        <w:r>
          <w:rPr>
            <w:noProof/>
            <w:webHidden/>
          </w:rPr>
          <w:fldChar w:fldCharType="begin"/>
        </w:r>
        <w:r>
          <w:rPr>
            <w:noProof/>
            <w:webHidden/>
          </w:rPr>
          <w:instrText xml:space="preserve"> PAGEREF _Toc440831196 \h </w:instrText>
        </w:r>
      </w:ins>
      <w:r>
        <w:rPr>
          <w:noProof/>
          <w:webHidden/>
        </w:rPr>
      </w:r>
      <w:r>
        <w:rPr>
          <w:noProof/>
          <w:webHidden/>
        </w:rPr>
        <w:fldChar w:fldCharType="separate"/>
      </w:r>
      <w:ins w:id="425" w:author="Jan Kelemen" w:date="2016-01-17T21:57:00Z">
        <w:r>
          <w:rPr>
            <w:noProof/>
            <w:webHidden/>
          </w:rPr>
          <w:t>40</w:t>
        </w:r>
        <w:r>
          <w:rPr>
            <w:noProof/>
            <w:webHidden/>
          </w:rPr>
          <w:fldChar w:fldCharType="end"/>
        </w:r>
        <w:r w:rsidRPr="0015337D">
          <w:rPr>
            <w:rStyle w:val="Hyperlink"/>
            <w:noProof/>
          </w:rPr>
          <w:fldChar w:fldCharType="end"/>
        </w:r>
      </w:ins>
    </w:p>
    <w:p w14:paraId="04FB5B2D" w14:textId="77777777" w:rsidR="00FF73E8" w:rsidRDefault="00FF73E8">
      <w:pPr>
        <w:pStyle w:val="TableofFigures"/>
        <w:tabs>
          <w:tab w:val="right" w:leader="dot" w:pos="9062"/>
        </w:tabs>
        <w:rPr>
          <w:ins w:id="426" w:author="Jan Kelemen" w:date="2016-01-17T21:57:00Z"/>
          <w:rFonts w:asciiTheme="minorHAnsi" w:eastAsiaTheme="minorEastAsia" w:hAnsiTheme="minorHAnsi" w:cstheme="minorBidi"/>
          <w:noProof/>
          <w:color w:val="auto"/>
          <w:sz w:val="22"/>
          <w:szCs w:val="22"/>
        </w:rPr>
      </w:pPr>
      <w:ins w:id="427"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"_Toc440831197"</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4.3.23 Sekvencijski dijagram za UC24 – DodajJelo</w:t>
        </w:r>
        <w:r>
          <w:rPr>
            <w:noProof/>
            <w:webHidden/>
          </w:rPr>
          <w:tab/>
        </w:r>
        <w:r>
          <w:rPr>
            <w:noProof/>
            <w:webHidden/>
          </w:rPr>
          <w:fldChar w:fldCharType="begin"/>
        </w:r>
        <w:r>
          <w:rPr>
            <w:noProof/>
            <w:webHidden/>
          </w:rPr>
          <w:instrText xml:space="preserve"> PAGEREF _Toc440831197 \h </w:instrText>
        </w:r>
      </w:ins>
      <w:r>
        <w:rPr>
          <w:noProof/>
          <w:webHidden/>
        </w:rPr>
      </w:r>
      <w:r>
        <w:rPr>
          <w:noProof/>
          <w:webHidden/>
        </w:rPr>
        <w:fldChar w:fldCharType="separate"/>
      </w:r>
      <w:ins w:id="428" w:author="Jan Kelemen" w:date="2016-01-17T21:57:00Z">
        <w:r>
          <w:rPr>
            <w:noProof/>
            <w:webHidden/>
          </w:rPr>
          <w:t>40</w:t>
        </w:r>
        <w:r>
          <w:rPr>
            <w:noProof/>
            <w:webHidden/>
          </w:rPr>
          <w:fldChar w:fldCharType="end"/>
        </w:r>
        <w:r w:rsidRPr="0015337D">
          <w:rPr>
            <w:rStyle w:val="Hyperlink"/>
            <w:noProof/>
          </w:rPr>
          <w:fldChar w:fldCharType="end"/>
        </w:r>
      </w:ins>
    </w:p>
    <w:p w14:paraId="39E5859F" w14:textId="77777777" w:rsidR="00FF73E8" w:rsidRDefault="00FF73E8">
      <w:pPr>
        <w:pStyle w:val="TableofFigures"/>
        <w:tabs>
          <w:tab w:val="right" w:leader="dot" w:pos="9062"/>
        </w:tabs>
        <w:rPr>
          <w:ins w:id="429" w:author="Jan Kelemen" w:date="2016-01-17T21:57:00Z"/>
          <w:rFonts w:asciiTheme="minorHAnsi" w:eastAsiaTheme="minorEastAsia" w:hAnsiTheme="minorHAnsi" w:cstheme="minorBidi"/>
          <w:noProof/>
          <w:color w:val="auto"/>
          <w:sz w:val="22"/>
          <w:szCs w:val="22"/>
        </w:rPr>
      </w:pPr>
      <w:ins w:id="430"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"_Toc440831198"</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4.3.24 Sekvencijski dijagram za UC25 – UrediJelo</w:t>
        </w:r>
        <w:r>
          <w:rPr>
            <w:noProof/>
            <w:webHidden/>
          </w:rPr>
          <w:tab/>
        </w:r>
        <w:r>
          <w:rPr>
            <w:noProof/>
            <w:webHidden/>
          </w:rPr>
          <w:fldChar w:fldCharType="begin"/>
        </w:r>
        <w:r>
          <w:rPr>
            <w:noProof/>
            <w:webHidden/>
          </w:rPr>
          <w:instrText xml:space="preserve"> PAGEREF _Toc440831198 \h </w:instrText>
        </w:r>
      </w:ins>
      <w:r>
        <w:rPr>
          <w:noProof/>
          <w:webHidden/>
        </w:rPr>
      </w:r>
      <w:r>
        <w:rPr>
          <w:noProof/>
          <w:webHidden/>
        </w:rPr>
        <w:fldChar w:fldCharType="separate"/>
      </w:r>
      <w:ins w:id="431" w:author="Jan Kelemen" w:date="2016-01-17T21:57:00Z">
        <w:r>
          <w:rPr>
            <w:noProof/>
            <w:webHidden/>
          </w:rPr>
          <w:t>41</w:t>
        </w:r>
        <w:r>
          <w:rPr>
            <w:noProof/>
            <w:webHidden/>
          </w:rPr>
          <w:fldChar w:fldCharType="end"/>
        </w:r>
        <w:r w:rsidRPr="0015337D">
          <w:rPr>
            <w:rStyle w:val="Hyperlink"/>
            <w:noProof/>
          </w:rPr>
          <w:fldChar w:fldCharType="end"/>
        </w:r>
      </w:ins>
    </w:p>
    <w:p w14:paraId="3543E80C" w14:textId="77777777" w:rsidR="00FF73E8" w:rsidRDefault="00FF73E8">
      <w:pPr>
        <w:pStyle w:val="TableofFigures"/>
        <w:tabs>
          <w:tab w:val="right" w:leader="dot" w:pos="9062"/>
        </w:tabs>
        <w:rPr>
          <w:ins w:id="432" w:author="Jan Kelemen" w:date="2016-01-17T21:57:00Z"/>
          <w:rFonts w:asciiTheme="minorHAnsi" w:eastAsiaTheme="minorEastAsia" w:hAnsiTheme="minorHAnsi" w:cstheme="minorBidi"/>
          <w:noProof/>
          <w:color w:val="auto"/>
          <w:sz w:val="22"/>
          <w:szCs w:val="22"/>
        </w:rPr>
      </w:pPr>
      <w:ins w:id="433"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"_Toc440831199"</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4.3.25 Sekvencijski dijagram za UC26 – ObrišiJelo</w:t>
        </w:r>
        <w:r>
          <w:rPr>
            <w:noProof/>
            <w:webHidden/>
          </w:rPr>
          <w:tab/>
        </w:r>
        <w:r>
          <w:rPr>
            <w:noProof/>
            <w:webHidden/>
          </w:rPr>
          <w:fldChar w:fldCharType="begin"/>
        </w:r>
        <w:r>
          <w:rPr>
            <w:noProof/>
            <w:webHidden/>
          </w:rPr>
          <w:instrText xml:space="preserve"> PAGEREF _Toc440831199 \h </w:instrText>
        </w:r>
      </w:ins>
      <w:r>
        <w:rPr>
          <w:noProof/>
          <w:webHidden/>
        </w:rPr>
      </w:r>
      <w:r>
        <w:rPr>
          <w:noProof/>
          <w:webHidden/>
        </w:rPr>
        <w:fldChar w:fldCharType="separate"/>
      </w:r>
      <w:ins w:id="434" w:author="Jan Kelemen" w:date="2016-01-17T21:57:00Z">
        <w:r>
          <w:rPr>
            <w:noProof/>
            <w:webHidden/>
          </w:rPr>
          <w:t>41</w:t>
        </w:r>
        <w:r>
          <w:rPr>
            <w:noProof/>
            <w:webHidden/>
          </w:rPr>
          <w:fldChar w:fldCharType="end"/>
        </w:r>
        <w:r w:rsidRPr="0015337D">
          <w:rPr>
            <w:rStyle w:val="Hyperlink"/>
            <w:noProof/>
          </w:rPr>
          <w:fldChar w:fldCharType="end"/>
        </w:r>
      </w:ins>
    </w:p>
    <w:p w14:paraId="0929F28C" w14:textId="77777777" w:rsidR="00FF73E8" w:rsidRDefault="00FF73E8">
      <w:pPr>
        <w:pStyle w:val="TableofFigures"/>
        <w:tabs>
          <w:tab w:val="right" w:leader="dot" w:pos="9062"/>
        </w:tabs>
        <w:rPr>
          <w:ins w:id="435" w:author="Jan Kelemen" w:date="2016-01-17T21:57:00Z"/>
          <w:rFonts w:asciiTheme="minorHAnsi" w:eastAsiaTheme="minorEastAsia" w:hAnsiTheme="minorHAnsi" w:cstheme="minorBidi"/>
          <w:noProof/>
          <w:color w:val="auto"/>
          <w:sz w:val="22"/>
          <w:szCs w:val="22"/>
        </w:rPr>
      </w:pPr>
      <w:ins w:id="436"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"_Toc440831200"</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4.3.26 Sekvencijski dijagram za UC27 – DodajKategoriju</w:t>
        </w:r>
        <w:r>
          <w:rPr>
            <w:noProof/>
            <w:webHidden/>
          </w:rPr>
          <w:tab/>
        </w:r>
        <w:r>
          <w:rPr>
            <w:noProof/>
            <w:webHidden/>
          </w:rPr>
          <w:fldChar w:fldCharType="begin"/>
        </w:r>
        <w:r>
          <w:rPr>
            <w:noProof/>
            <w:webHidden/>
          </w:rPr>
          <w:instrText xml:space="preserve"> PAGEREF _Toc440831200 \h </w:instrText>
        </w:r>
      </w:ins>
      <w:r>
        <w:rPr>
          <w:noProof/>
          <w:webHidden/>
        </w:rPr>
      </w:r>
      <w:r>
        <w:rPr>
          <w:noProof/>
          <w:webHidden/>
        </w:rPr>
        <w:fldChar w:fldCharType="separate"/>
      </w:r>
      <w:ins w:id="437" w:author="Jan Kelemen" w:date="2016-01-17T21:57:00Z">
        <w:r>
          <w:rPr>
            <w:noProof/>
            <w:webHidden/>
          </w:rPr>
          <w:t>42</w:t>
        </w:r>
        <w:r>
          <w:rPr>
            <w:noProof/>
            <w:webHidden/>
          </w:rPr>
          <w:fldChar w:fldCharType="end"/>
        </w:r>
        <w:r w:rsidRPr="0015337D">
          <w:rPr>
            <w:rStyle w:val="Hyperlink"/>
            <w:noProof/>
          </w:rPr>
          <w:fldChar w:fldCharType="end"/>
        </w:r>
      </w:ins>
    </w:p>
    <w:p w14:paraId="294AA4B3" w14:textId="77777777" w:rsidR="00FF73E8" w:rsidRDefault="00FF73E8">
      <w:pPr>
        <w:pStyle w:val="TableofFigures"/>
        <w:tabs>
          <w:tab w:val="right" w:leader="dot" w:pos="9062"/>
        </w:tabs>
        <w:rPr>
          <w:ins w:id="438" w:author="Jan Kelemen" w:date="2016-01-17T21:57:00Z"/>
          <w:rFonts w:asciiTheme="minorHAnsi" w:eastAsiaTheme="minorEastAsia" w:hAnsiTheme="minorHAnsi" w:cstheme="minorBidi"/>
          <w:noProof/>
          <w:color w:val="auto"/>
          <w:sz w:val="22"/>
          <w:szCs w:val="22"/>
        </w:rPr>
      </w:pPr>
      <w:ins w:id="439"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"_Toc440831201"</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4.3.27 Sekvencijski dijagram za UC28 – ObrišiKategoriju</w:t>
        </w:r>
        <w:r>
          <w:rPr>
            <w:noProof/>
            <w:webHidden/>
          </w:rPr>
          <w:tab/>
        </w:r>
        <w:r>
          <w:rPr>
            <w:noProof/>
            <w:webHidden/>
          </w:rPr>
          <w:fldChar w:fldCharType="begin"/>
        </w:r>
        <w:r>
          <w:rPr>
            <w:noProof/>
            <w:webHidden/>
          </w:rPr>
          <w:instrText xml:space="preserve"> PAGEREF _Toc440831201 \h </w:instrText>
        </w:r>
      </w:ins>
      <w:r>
        <w:rPr>
          <w:noProof/>
          <w:webHidden/>
        </w:rPr>
      </w:r>
      <w:r>
        <w:rPr>
          <w:noProof/>
          <w:webHidden/>
        </w:rPr>
        <w:fldChar w:fldCharType="separate"/>
      </w:r>
      <w:ins w:id="440" w:author="Jan Kelemen" w:date="2016-01-17T21:57:00Z">
        <w:r>
          <w:rPr>
            <w:noProof/>
            <w:webHidden/>
          </w:rPr>
          <w:t>42</w:t>
        </w:r>
        <w:r>
          <w:rPr>
            <w:noProof/>
            <w:webHidden/>
          </w:rPr>
          <w:fldChar w:fldCharType="end"/>
        </w:r>
        <w:r w:rsidRPr="0015337D">
          <w:rPr>
            <w:rStyle w:val="Hyperlink"/>
            <w:noProof/>
          </w:rPr>
          <w:fldChar w:fldCharType="end"/>
        </w:r>
      </w:ins>
    </w:p>
    <w:p w14:paraId="2F9D3794" w14:textId="77777777" w:rsidR="00FF73E8" w:rsidRDefault="00FF73E8">
      <w:pPr>
        <w:pStyle w:val="TableofFigures"/>
        <w:tabs>
          <w:tab w:val="right" w:leader="dot" w:pos="9062"/>
        </w:tabs>
        <w:rPr>
          <w:ins w:id="441" w:author="Jan Kelemen" w:date="2016-01-17T21:57:00Z"/>
          <w:rFonts w:asciiTheme="minorHAnsi" w:eastAsiaTheme="minorEastAsia" w:hAnsiTheme="minorHAnsi" w:cstheme="minorBidi"/>
          <w:noProof/>
          <w:color w:val="auto"/>
          <w:sz w:val="22"/>
          <w:szCs w:val="22"/>
        </w:rPr>
      </w:pPr>
      <w:ins w:id="442"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"_Toc440831202"</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4.3.28 Sekvencijski dijagram za UC29 – AnalizaNarudžbi</w:t>
        </w:r>
        <w:r>
          <w:rPr>
            <w:noProof/>
            <w:webHidden/>
          </w:rPr>
          <w:tab/>
        </w:r>
        <w:r>
          <w:rPr>
            <w:noProof/>
            <w:webHidden/>
          </w:rPr>
          <w:fldChar w:fldCharType="begin"/>
        </w:r>
        <w:r>
          <w:rPr>
            <w:noProof/>
            <w:webHidden/>
          </w:rPr>
          <w:instrText xml:space="preserve"> PAGEREF _Toc440831202 \h </w:instrText>
        </w:r>
      </w:ins>
      <w:r>
        <w:rPr>
          <w:noProof/>
          <w:webHidden/>
        </w:rPr>
      </w:r>
      <w:r>
        <w:rPr>
          <w:noProof/>
          <w:webHidden/>
        </w:rPr>
        <w:fldChar w:fldCharType="separate"/>
      </w:r>
      <w:ins w:id="443" w:author="Jan Kelemen" w:date="2016-01-17T21:57:00Z">
        <w:r>
          <w:rPr>
            <w:noProof/>
            <w:webHidden/>
          </w:rPr>
          <w:t>43</w:t>
        </w:r>
        <w:r>
          <w:rPr>
            <w:noProof/>
            <w:webHidden/>
          </w:rPr>
          <w:fldChar w:fldCharType="end"/>
        </w:r>
        <w:r w:rsidRPr="0015337D">
          <w:rPr>
            <w:rStyle w:val="Hyperlink"/>
            <w:noProof/>
          </w:rPr>
          <w:fldChar w:fldCharType="end"/>
        </w:r>
      </w:ins>
    </w:p>
    <w:p w14:paraId="3D69E65B" w14:textId="77777777" w:rsidR="00FF73E8" w:rsidRDefault="00FF73E8">
      <w:pPr>
        <w:pStyle w:val="TableofFigures"/>
        <w:tabs>
          <w:tab w:val="right" w:leader="dot" w:pos="9062"/>
        </w:tabs>
        <w:rPr>
          <w:ins w:id="444" w:author="Jan Kelemen" w:date="2016-01-17T21:57:00Z"/>
          <w:rFonts w:asciiTheme="minorHAnsi" w:eastAsiaTheme="minorEastAsia" w:hAnsiTheme="minorHAnsi" w:cstheme="minorBidi"/>
          <w:noProof/>
          <w:color w:val="auto"/>
          <w:sz w:val="22"/>
          <w:szCs w:val="22"/>
        </w:rPr>
      </w:pPr>
      <w:ins w:id="445"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"_Toc440831203"</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4.3.29 Sekvencijski dijagram za UC30 – PromjenaPodatakaZaRestoran</w:t>
        </w:r>
        <w:r>
          <w:rPr>
            <w:noProof/>
            <w:webHidden/>
          </w:rPr>
          <w:tab/>
        </w:r>
        <w:r>
          <w:rPr>
            <w:noProof/>
            <w:webHidden/>
          </w:rPr>
          <w:fldChar w:fldCharType="begin"/>
        </w:r>
        <w:r>
          <w:rPr>
            <w:noProof/>
            <w:webHidden/>
          </w:rPr>
          <w:instrText xml:space="preserve"> PAGEREF _Toc440831203 \h </w:instrText>
        </w:r>
      </w:ins>
      <w:r>
        <w:rPr>
          <w:noProof/>
          <w:webHidden/>
        </w:rPr>
      </w:r>
      <w:r>
        <w:rPr>
          <w:noProof/>
          <w:webHidden/>
        </w:rPr>
        <w:fldChar w:fldCharType="separate"/>
      </w:r>
      <w:ins w:id="446" w:author="Jan Kelemen" w:date="2016-01-17T21:57:00Z">
        <w:r>
          <w:rPr>
            <w:noProof/>
            <w:webHidden/>
          </w:rPr>
          <w:t>43</w:t>
        </w:r>
        <w:r>
          <w:rPr>
            <w:noProof/>
            <w:webHidden/>
          </w:rPr>
          <w:fldChar w:fldCharType="end"/>
        </w:r>
        <w:r w:rsidRPr="0015337D">
          <w:rPr>
            <w:rStyle w:val="Hyperlink"/>
            <w:noProof/>
          </w:rPr>
          <w:fldChar w:fldCharType="end"/>
        </w:r>
      </w:ins>
    </w:p>
    <w:p w14:paraId="22B716BD" w14:textId="77777777" w:rsidR="00FF73E8" w:rsidRDefault="00FF73E8">
      <w:pPr>
        <w:pStyle w:val="TableofFigures"/>
        <w:tabs>
          <w:tab w:val="right" w:leader="dot" w:pos="9062"/>
        </w:tabs>
        <w:rPr>
          <w:ins w:id="447" w:author="Jan Kelemen" w:date="2016-01-17T21:57:00Z"/>
          <w:rFonts w:asciiTheme="minorHAnsi" w:eastAsiaTheme="minorEastAsia" w:hAnsiTheme="minorHAnsi" w:cstheme="minorBidi"/>
          <w:noProof/>
          <w:color w:val="auto"/>
          <w:sz w:val="22"/>
          <w:szCs w:val="22"/>
        </w:rPr>
      </w:pPr>
      <w:ins w:id="448"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"_Toc440831204"</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6.1.1 Arhitektura sustava</w:t>
        </w:r>
        <w:r>
          <w:rPr>
            <w:noProof/>
            <w:webHidden/>
          </w:rPr>
          <w:tab/>
        </w:r>
        <w:r>
          <w:rPr>
            <w:noProof/>
            <w:webHidden/>
          </w:rPr>
          <w:fldChar w:fldCharType="begin"/>
        </w:r>
        <w:r>
          <w:rPr>
            <w:noProof/>
            <w:webHidden/>
          </w:rPr>
          <w:instrText xml:space="preserve"> PAGEREF _Toc440831204 \h </w:instrText>
        </w:r>
      </w:ins>
      <w:r>
        <w:rPr>
          <w:noProof/>
          <w:webHidden/>
        </w:rPr>
      </w:r>
      <w:r>
        <w:rPr>
          <w:noProof/>
          <w:webHidden/>
        </w:rPr>
        <w:fldChar w:fldCharType="separate"/>
      </w:r>
      <w:ins w:id="449" w:author="Jan Kelemen" w:date="2016-01-17T21:57:00Z">
        <w:r>
          <w:rPr>
            <w:noProof/>
            <w:webHidden/>
          </w:rPr>
          <w:t>45</w:t>
        </w:r>
        <w:r>
          <w:rPr>
            <w:noProof/>
            <w:webHidden/>
          </w:rPr>
          <w:fldChar w:fldCharType="end"/>
        </w:r>
        <w:r w:rsidRPr="0015337D">
          <w:rPr>
            <w:rStyle w:val="Hyperlink"/>
            <w:noProof/>
          </w:rPr>
          <w:fldChar w:fldCharType="end"/>
        </w:r>
      </w:ins>
    </w:p>
    <w:p w14:paraId="64F016CB" w14:textId="77777777" w:rsidR="00FF73E8" w:rsidRDefault="00FF73E8">
      <w:pPr>
        <w:pStyle w:val="TableofFigures"/>
        <w:tabs>
          <w:tab w:val="right" w:leader="dot" w:pos="9062"/>
        </w:tabs>
        <w:rPr>
          <w:ins w:id="450" w:author="Jan Kelemen" w:date="2016-01-17T21:57:00Z"/>
          <w:rFonts w:asciiTheme="minorHAnsi" w:eastAsiaTheme="minorEastAsia" w:hAnsiTheme="minorHAnsi" w:cstheme="minorBidi"/>
          <w:noProof/>
          <w:color w:val="auto"/>
          <w:sz w:val="22"/>
          <w:szCs w:val="22"/>
        </w:rPr>
      </w:pPr>
      <w:ins w:id="451"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"_Toc440831205"</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6.1.2 MVC obrazac</w:t>
        </w:r>
        <w:r>
          <w:rPr>
            <w:noProof/>
            <w:webHidden/>
          </w:rPr>
          <w:tab/>
        </w:r>
        <w:r>
          <w:rPr>
            <w:noProof/>
            <w:webHidden/>
          </w:rPr>
          <w:fldChar w:fldCharType="begin"/>
        </w:r>
        <w:r>
          <w:rPr>
            <w:noProof/>
            <w:webHidden/>
          </w:rPr>
          <w:instrText xml:space="preserve"> PAGEREF _Toc440831205 \h </w:instrText>
        </w:r>
      </w:ins>
      <w:r>
        <w:rPr>
          <w:noProof/>
          <w:webHidden/>
        </w:rPr>
      </w:r>
      <w:r>
        <w:rPr>
          <w:noProof/>
          <w:webHidden/>
        </w:rPr>
        <w:fldChar w:fldCharType="separate"/>
      </w:r>
      <w:ins w:id="452" w:author="Jan Kelemen" w:date="2016-01-17T21:57:00Z">
        <w:r>
          <w:rPr>
            <w:noProof/>
            <w:webHidden/>
          </w:rPr>
          <w:t>46</w:t>
        </w:r>
        <w:r>
          <w:rPr>
            <w:noProof/>
            <w:webHidden/>
          </w:rPr>
          <w:fldChar w:fldCharType="end"/>
        </w:r>
        <w:r w:rsidRPr="0015337D">
          <w:rPr>
            <w:rStyle w:val="Hyperlink"/>
            <w:noProof/>
          </w:rPr>
          <w:fldChar w:fldCharType="end"/>
        </w:r>
      </w:ins>
    </w:p>
    <w:p w14:paraId="69A7442F" w14:textId="77777777" w:rsidR="00FF73E8" w:rsidRDefault="00FF73E8">
      <w:pPr>
        <w:pStyle w:val="TableofFigures"/>
        <w:tabs>
          <w:tab w:val="right" w:leader="dot" w:pos="9062"/>
        </w:tabs>
        <w:rPr>
          <w:ins w:id="453" w:author="Jan Kelemen" w:date="2016-01-17T21:57:00Z"/>
          <w:rFonts w:asciiTheme="minorHAnsi" w:eastAsiaTheme="minorEastAsia" w:hAnsiTheme="minorHAnsi" w:cstheme="minorBidi"/>
          <w:noProof/>
          <w:color w:val="auto"/>
          <w:sz w:val="22"/>
          <w:szCs w:val="22"/>
        </w:rPr>
      </w:pPr>
      <w:ins w:id="454"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"_Toc440831206"</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6.1.3 ER model baze podataka</w:t>
        </w:r>
        <w:r>
          <w:rPr>
            <w:noProof/>
            <w:webHidden/>
          </w:rPr>
          <w:tab/>
        </w:r>
        <w:r>
          <w:rPr>
            <w:noProof/>
            <w:webHidden/>
          </w:rPr>
          <w:fldChar w:fldCharType="begin"/>
        </w:r>
        <w:r>
          <w:rPr>
            <w:noProof/>
            <w:webHidden/>
          </w:rPr>
          <w:instrText xml:space="preserve"> PAGEREF _Toc440831206 \h </w:instrText>
        </w:r>
      </w:ins>
      <w:r>
        <w:rPr>
          <w:noProof/>
          <w:webHidden/>
        </w:rPr>
      </w:r>
      <w:r>
        <w:rPr>
          <w:noProof/>
          <w:webHidden/>
        </w:rPr>
        <w:fldChar w:fldCharType="separate"/>
      </w:r>
      <w:ins w:id="455" w:author="Jan Kelemen" w:date="2016-01-17T21:57:00Z">
        <w:r>
          <w:rPr>
            <w:noProof/>
            <w:webHidden/>
          </w:rPr>
          <w:t>51</w:t>
        </w:r>
        <w:r>
          <w:rPr>
            <w:noProof/>
            <w:webHidden/>
          </w:rPr>
          <w:fldChar w:fldCharType="end"/>
        </w:r>
        <w:r w:rsidRPr="0015337D">
          <w:rPr>
            <w:rStyle w:val="Hyperlink"/>
            <w:noProof/>
          </w:rPr>
          <w:fldChar w:fldCharType="end"/>
        </w:r>
      </w:ins>
    </w:p>
    <w:p w14:paraId="50EFA221" w14:textId="77777777" w:rsidR="00FF73E8" w:rsidRDefault="00FF73E8">
      <w:pPr>
        <w:pStyle w:val="TableofFigures"/>
        <w:tabs>
          <w:tab w:val="right" w:leader="dot" w:pos="9062"/>
        </w:tabs>
        <w:rPr>
          <w:ins w:id="456" w:author="Jan Kelemen" w:date="2016-01-17T21:57:00Z"/>
          <w:rFonts w:asciiTheme="minorHAnsi" w:eastAsiaTheme="minorEastAsia" w:hAnsiTheme="minorHAnsi" w:cstheme="minorBidi"/>
          <w:noProof/>
          <w:color w:val="auto"/>
          <w:sz w:val="22"/>
          <w:szCs w:val="22"/>
        </w:rPr>
      </w:pPr>
      <w:ins w:id="457"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"_Toc440831207"</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6.2.1 Dijagram razreda</w:t>
        </w:r>
        <w:r>
          <w:rPr>
            <w:noProof/>
            <w:webHidden/>
          </w:rPr>
          <w:tab/>
        </w:r>
        <w:r>
          <w:rPr>
            <w:noProof/>
            <w:webHidden/>
          </w:rPr>
          <w:fldChar w:fldCharType="begin"/>
        </w:r>
        <w:r>
          <w:rPr>
            <w:noProof/>
            <w:webHidden/>
          </w:rPr>
          <w:instrText xml:space="preserve"> PAGEREF _Toc440831207 \h </w:instrText>
        </w:r>
      </w:ins>
      <w:r>
        <w:rPr>
          <w:noProof/>
          <w:webHidden/>
        </w:rPr>
      </w:r>
      <w:r>
        <w:rPr>
          <w:noProof/>
          <w:webHidden/>
        </w:rPr>
        <w:fldChar w:fldCharType="separate"/>
      </w:r>
      <w:ins w:id="458" w:author="Jan Kelemen" w:date="2016-01-17T21:57:00Z">
        <w:r>
          <w:rPr>
            <w:noProof/>
            <w:webHidden/>
          </w:rPr>
          <w:t>53</w:t>
        </w:r>
        <w:r>
          <w:rPr>
            <w:noProof/>
            <w:webHidden/>
          </w:rPr>
          <w:fldChar w:fldCharType="end"/>
        </w:r>
        <w:r w:rsidRPr="0015337D">
          <w:rPr>
            <w:rStyle w:val="Hyperlink"/>
            <w:noProof/>
          </w:rPr>
          <w:fldChar w:fldCharType="end"/>
        </w:r>
      </w:ins>
    </w:p>
    <w:p w14:paraId="142BAAC7" w14:textId="77777777" w:rsidR="00FF73E8" w:rsidRDefault="00FF73E8">
      <w:pPr>
        <w:pStyle w:val="TableofFigures"/>
        <w:tabs>
          <w:tab w:val="right" w:leader="dot" w:pos="9062"/>
        </w:tabs>
        <w:rPr>
          <w:ins w:id="459" w:author="Jan Kelemen" w:date="2016-01-17T21:57:00Z"/>
          <w:rFonts w:asciiTheme="minorHAnsi" w:eastAsiaTheme="minorEastAsia" w:hAnsiTheme="minorHAnsi" w:cstheme="minorBidi"/>
          <w:noProof/>
          <w:color w:val="auto"/>
          <w:sz w:val="22"/>
          <w:szCs w:val="22"/>
        </w:rPr>
      </w:pPr>
      <w:ins w:id="460"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"_Toc440831208"</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6.3.1 Dijagram objekata</w:t>
        </w:r>
        <w:r>
          <w:rPr>
            <w:noProof/>
            <w:webHidden/>
          </w:rPr>
          <w:tab/>
        </w:r>
        <w:r>
          <w:rPr>
            <w:noProof/>
            <w:webHidden/>
          </w:rPr>
          <w:fldChar w:fldCharType="begin"/>
        </w:r>
        <w:r>
          <w:rPr>
            <w:noProof/>
            <w:webHidden/>
          </w:rPr>
          <w:instrText xml:space="preserve"> PAGEREF _Toc440831208 \h </w:instrText>
        </w:r>
      </w:ins>
      <w:r>
        <w:rPr>
          <w:noProof/>
          <w:webHidden/>
        </w:rPr>
      </w:r>
      <w:r>
        <w:rPr>
          <w:noProof/>
          <w:webHidden/>
        </w:rPr>
        <w:fldChar w:fldCharType="separate"/>
      </w:r>
      <w:ins w:id="461" w:author="Jan Kelemen" w:date="2016-01-17T21:57:00Z">
        <w:r>
          <w:rPr>
            <w:noProof/>
            <w:webHidden/>
          </w:rPr>
          <w:t>54</w:t>
        </w:r>
        <w:r>
          <w:rPr>
            <w:noProof/>
            <w:webHidden/>
          </w:rPr>
          <w:fldChar w:fldCharType="end"/>
        </w:r>
        <w:r w:rsidRPr="0015337D">
          <w:rPr>
            <w:rStyle w:val="Hyperlink"/>
            <w:noProof/>
          </w:rPr>
          <w:fldChar w:fldCharType="end"/>
        </w:r>
      </w:ins>
    </w:p>
    <w:p w14:paraId="57A7C19E" w14:textId="77777777" w:rsidR="00171F4F" w:rsidDel="00182782" w:rsidRDefault="00171F4F">
      <w:pPr>
        <w:pStyle w:val="TableofFigures"/>
        <w:tabs>
          <w:tab w:val="right" w:leader="dot" w:pos="9062"/>
        </w:tabs>
        <w:rPr>
          <w:del w:id="462" w:author="Jan Kelemen" w:date="2016-01-17T21:56:00Z"/>
          <w:rFonts w:asciiTheme="minorHAnsi" w:eastAsiaTheme="minorEastAsia" w:hAnsiTheme="minorHAnsi" w:cstheme="minorBidi"/>
          <w:noProof/>
          <w:color w:val="auto"/>
          <w:sz w:val="22"/>
          <w:szCs w:val="22"/>
        </w:rPr>
      </w:pPr>
      <w:del w:id="463" w:author="Jan Kelemen" w:date="2016-01-17T21:56:00Z">
        <w:r w:rsidRPr="00182782" w:rsidDel="00182782">
          <w:rPr>
            <w:rPrChange w:id="464" w:author="Jan Kelemen" w:date="2016-01-17T21:56:00Z">
              <w:rPr>
                <w:rStyle w:val="Hyperlink"/>
                <w:noProof/>
              </w:rPr>
            </w:rPrChange>
          </w:rPr>
          <w:delText>Slika 4.2.1 Dijagram obrazaca uporabe sustava</w:delText>
        </w:r>
        <w:r w:rsidDel="00182782">
          <w:rPr>
            <w:noProof/>
            <w:webHidden/>
          </w:rPr>
          <w:tab/>
          <w:delText>26</w:delText>
        </w:r>
      </w:del>
    </w:p>
    <w:p w14:paraId="59BBA61C" w14:textId="77777777" w:rsidR="00171F4F" w:rsidDel="00182782" w:rsidRDefault="00171F4F">
      <w:pPr>
        <w:pStyle w:val="TableofFigures"/>
        <w:tabs>
          <w:tab w:val="right" w:leader="dot" w:pos="9062"/>
        </w:tabs>
        <w:rPr>
          <w:del w:id="465" w:author="Jan Kelemen" w:date="2016-01-17T21:56:00Z"/>
          <w:rFonts w:asciiTheme="minorHAnsi" w:eastAsiaTheme="minorEastAsia" w:hAnsiTheme="minorHAnsi" w:cstheme="minorBidi"/>
          <w:noProof/>
          <w:color w:val="auto"/>
          <w:sz w:val="22"/>
          <w:szCs w:val="22"/>
        </w:rPr>
      </w:pPr>
      <w:del w:id="466" w:author="Jan Kelemen" w:date="2016-01-17T21:56:00Z">
        <w:r w:rsidRPr="00182782" w:rsidDel="00182782">
          <w:rPr>
            <w:rPrChange w:id="467" w:author="Jan Kelemen" w:date="2016-01-17T21:56:00Z">
              <w:rPr>
                <w:rStyle w:val="Hyperlink"/>
                <w:noProof/>
              </w:rPr>
            </w:rPrChange>
          </w:rPr>
          <w:delText>Slika 4.2.2 Dijagram obrazaca uporabe za narudžbu jela</w:delText>
        </w:r>
        <w:r w:rsidDel="00182782">
          <w:rPr>
            <w:noProof/>
            <w:webHidden/>
          </w:rPr>
          <w:tab/>
          <w:delText>26</w:delText>
        </w:r>
      </w:del>
    </w:p>
    <w:p w14:paraId="0EE0669A" w14:textId="77777777" w:rsidR="00171F4F" w:rsidDel="00182782" w:rsidRDefault="00171F4F">
      <w:pPr>
        <w:pStyle w:val="TableofFigures"/>
        <w:tabs>
          <w:tab w:val="right" w:leader="dot" w:pos="9062"/>
        </w:tabs>
        <w:rPr>
          <w:del w:id="468" w:author="Jan Kelemen" w:date="2016-01-17T21:56:00Z"/>
          <w:rFonts w:asciiTheme="minorHAnsi" w:eastAsiaTheme="minorEastAsia" w:hAnsiTheme="minorHAnsi" w:cstheme="minorBidi"/>
          <w:noProof/>
          <w:color w:val="auto"/>
          <w:sz w:val="22"/>
          <w:szCs w:val="22"/>
        </w:rPr>
      </w:pPr>
      <w:del w:id="469" w:author="Jan Kelemen" w:date="2016-01-17T21:56:00Z">
        <w:r w:rsidRPr="00182782" w:rsidDel="00182782">
          <w:rPr>
            <w:rPrChange w:id="470" w:author="Jan Kelemen" w:date="2016-01-17T21:56:00Z">
              <w:rPr>
                <w:rStyle w:val="Hyperlink"/>
                <w:noProof/>
              </w:rPr>
            </w:rPrChange>
          </w:rPr>
          <w:delText>Slika 4.2.3 Dijagram obrazaca uporabe aktivnosti u košarici</w:delText>
        </w:r>
        <w:r w:rsidDel="00182782">
          <w:rPr>
            <w:noProof/>
            <w:webHidden/>
          </w:rPr>
          <w:tab/>
          <w:delText>27</w:delText>
        </w:r>
      </w:del>
    </w:p>
    <w:p w14:paraId="51CCE109" w14:textId="77777777" w:rsidR="00171F4F" w:rsidDel="00182782" w:rsidRDefault="00171F4F">
      <w:pPr>
        <w:pStyle w:val="TableofFigures"/>
        <w:tabs>
          <w:tab w:val="right" w:leader="dot" w:pos="9062"/>
        </w:tabs>
        <w:rPr>
          <w:del w:id="471" w:author="Jan Kelemen" w:date="2016-01-17T21:56:00Z"/>
          <w:rFonts w:asciiTheme="minorHAnsi" w:eastAsiaTheme="minorEastAsia" w:hAnsiTheme="minorHAnsi" w:cstheme="minorBidi"/>
          <w:noProof/>
          <w:color w:val="auto"/>
          <w:sz w:val="22"/>
          <w:szCs w:val="22"/>
        </w:rPr>
      </w:pPr>
      <w:del w:id="472" w:author="Jan Kelemen" w:date="2016-01-17T21:56:00Z">
        <w:r w:rsidRPr="00182782" w:rsidDel="00182782">
          <w:rPr>
            <w:rPrChange w:id="473" w:author="Jan Kelemen" w:date="2016-01-17T21:56:00Z">
              <w:rPr>
                <w:rStyle w:val="Hyperlink"/>
                <w:noProof/>
              </w:rPr>
            </w:rPrChange>
          </w:rPr>
          <w:delText>Slika 4.2.4 Dijagram obrazaca uporabe za komentiranje</w:delText>
        </w:r>
        <w:r w:rsidDel="00182782">
          <w:rPr>
            <w:noProof/>
            <w:webHidden/>
          </w:rPr>
          <w:tab/>
          <w:delText>27</w:delText>
        </w:r>
      </w:del>
    </w:p>
    <w:p w14:paraId="3BE1EDDC" w14:textId="77777777" w:rsidR="00171F4F" w:rsidDel="00182782" w:rsidRDefault="00171F4F">
      <w:pPr>
        <w:pStyle w:val="TableofFigures"/>
        <w:tabs>
          <w:tab w:val="right" w:leader="dot" w:pos="9062"/>
        </w:tabs>
        <w:rPr>
          <w:del w:id="474" w:author="Jan Kelemen" w:date="2016-01-17T21:56:00Z"/>
          <w:rFonts w:asciiTheme="minorHAnsi" w:eastAsiaTheme="minorEastAsia" w:hAnsiTheme="minorHAnsi" w:cstheme="minorBidi"/>
          <w:noProof/>
          <w:color w:val="auto"/>
          <w:sz w:val="22"/>
          <w:szCs w:val="22"/>
        </w:rPr>
      </w:pPr>
      <w:del w:id="475" w:author="Jan Kelemen" w:date="2016-01-17T21:56:00Z">
        <w:r w:rsidRPr="00182782" w:rsidDel="00182782">
          <w:rPr>
            <w:rPrChange w:id="476" w:author="Jan Kelemen" w:date="2016-01-17T21:56:00Z">
              <w:rPr>
                <w:rStyle w:val="Hyperlink"/>
                <w:noProof/>
              </w:rPr>
            </w:rPrChange>
          </w:rPr>
          <w:delText>Slika 4.2.5 Dijagram obrazaca uporabe za prijavu na sustav</w:delText>
        </w:r>
        <w:r w:rsidDel="00182782">
          <w:rPr>
            <w:noProof/>
            <w:webHidden/>
          </w:rPr>
          <w:tab/>
          <w:delText>28</w:delText>
        </w:r>
      </w:del>
    </w:p>
    <w:p w14:paraId="656EF7B9" w14:textId="77777777" w:rsidR="00171F4F" w:rsidDel="00182782" w:rsidRDefault="00171F4F">
      <w:pPr>
        <w:pStyle w:val="TableofFigures"/>
        <w:tabs>
          <w:tab w:val="right" w:leader="dot" w:pos="9062"/>
        </w:tabs>
        <w:rPr>
          <w:del w:id="477" w:author="Jan Kelemen" w:date="2016-01-17T21:56:00Z"/>
          <w:rFonts w:asciiTheme="minorHAnsi" w:eastAsiaTheme="minorEastAsia" w:hAnsiTheme="minorHAnsi" w:cstheme="minorBidi"/>
          <w:noProof/>
          <w:color w:val="auto"/>
          <w:sz w:val="22"/>
          <w:szCs w:val="22"/>
        </w:rPr>
      </w:pPr>
      <w:del w:id="478" w:author="Jan Kelemen" w:date="2016-01-17T21:56:00Z">
        <w:r w:rsidRPr="00182782" w:rsidDel="00182782">
          <w:rPr>
            <w:rPrChange w:id="479" w:author="Jan Kelemen" w:date="2016-01-17T21:56:00Z">
              <w:rPr>
                <w:rStyle w:val="Hyperlink"/>
                <w:noProof/>
              </w:rPr>
            </w:rPrChange>
          </w:rPr>
          <w:delText>Slika 4.2.6 Dijagram obrazaca uporabe za djelatnika</w:delText>
        </w:r>
        <w:r w:rsidDel="00182782">
          <w:rPr>
            <w:noProof/>
            <w:webHidden/>
          </w:rPr>
          <w:tab/>
          <w:delText>28</w:delText>
        </w:r>
      </w:del>
    </w:p>
    <w:p w14:paraId="6D225623" w14:textId="77777777" w:rsidR="00171F4F" w:rsidDel="00182782" w:rsidRDefault="00171F4F">
      <w:pPr>
        <w:pStyle w:val="TableofFigures"/>
        <w:tabs>
          <w:tab w:val="right" w:leader="dot" w:pos="9062"/>
        </w:tabs>
        <w:rPr>
          <w:del w:id="480" w:author="Jan Kelemen" w:date="2016-01-17T21:56:00Z"/>
          <w:rFonts w:asciiTheme="minorHAnsi" w:eastAsiaTheme="minorEastAsia" w:hAnsiTheme="minorHAnsi" w:cstheme="minorBidi"/>
          <w:noProof/>
          <w:color w:val="auto"/>
          <w:sz w:val="22"/>
          <w:szCs w:val="22"/>
        </w:rPr>
      </w:pPr>
      <w:del w:id="481" w:author="Jan Kelemen" w:date="2016-01-17T21:56:00Z">
        <w:r w:rsidRPr="00182782" w:rsidDel="00182782">
          <w:rPr>
            <w:rPrChange w:id="482" w:author="Jan Kelemen" w:date="2016-01-17T21:56:00Z">
              <w:rPr>
                <w:rStyle w:val="Hyperlink"/>
                <w:noProof/>
              </w:rPr>
            </w:rPrChange>
          </w:rPr>
          <w:delText>Slika 4.2.7 Dijagram obrazaca uporabe za vlasnika restorana</w:delText>
        </w:r>
        <w:r w:rsidDel="00182782">
          <w:rPr>
            <w:noProof/>
            <w:webHidden/>
          </w:rPr>
          <w:tab/>
          <w:delText>29</w:delText>
        </w:r>
      </w:del>
    </w:p>
    <w:p w14:paraId="594F6610" w14:textId="77777777" w:rsidR="00171F4F" w:rsidDel="00182782" w:rsidRDefault="00171F4F">
      <w:pPr>
        <w:pStyle w:val="TableofFigures"/>
        <w:tabs>
          <w:tab w:val="right" w:leader="dot" w:pos="9062"/>
        </w:tabs>
        <w:rPr>
          <w:del w:id="483" w:author="Jan Kelemen" w:date="2016-01-17T21:56:00Z"/>
          <w:rFonts w:asciiTheme="minorHAnsi" w:eastAsiaTheme="minorEastAsia" w:hAnsiTheme="minorHAnsi" w:cstheme="minorBidi"/>
          <w:noProof/>
          <w:color w:val="auto"/>
          <w:sz w:val="22"/>
          <w:szCs w:val="22"/>
        </w:rPr>
      </w:pPr>
      <w:del w:id="484" w:author="Jan Kelemen" w:date="2016-01-17T21:56:00Z">
        <w:r w:rsidRPr="00182782" w:rsidDel="00182782">
          <w:rPr>
            <w:rPrChange w:id="485" w:author="Jan Kelemen" w:date="2016-01-17T21:56:00Z">
              <w:rPr>
                <w:rStyle w:val="Hyperlink"/>
                <w:noProof/>
              </w:rPr>
            </w:rPrChange>
          </w:rPr>
          <w:delText>Slika 4.3.1 Sekvencijski dijagram za UC01 – RegistracijaDjelatnika</w:delText>
        </w:r>
        <w:r w:rsidDel="00182782">
          <w:rPr>
            <w:noProof/>
            <w:webHidden/>
          </w:rPr>
          <w:tab/>
          <w:delText>30</w:delText>
        </w:r>
      </w:del>
    </w:p>
    <w:p w14:paraId="560B5CA3" w14:textId="77777777" w:rsidR="00171F4F" w:rsidDel="00182782" w:rsidRDefault="00171F4F">
      <w:pPr>
        <w:pStyle w:val="TableofFigures"/>
        <w:tabs>
          <w:tab w:val="right" w:leader="dot" w:pos="9062"/>
        </w:tabs>
        <w:rPr>
          <w:del w:id="486" w:author="Jan Kelemen" w:date="2016-01-17T21:56:00Z"/>
          <w:rFonts w:asciiTheme="minorHAnsi" w:eastAsiaTheme="minorEastAsia" w:hAnsiTheme="minorHAnsi" w:cstheme="minorBidi"/>
          <w:noProof/>
          <w:color w:val="auto"/>
          <w:sz w:val="22"/>
          <w:szCs w:val="22"/>
        </w:rPr>
      </w:pPr>
      <w:del w:id="487" w:author="Jan Kelemen" w:date="2016-01-17T21:56:00Z">
        <w:r w:rsidRPr="00182782" w:rsidDel="00182782">
          <w:rPr>
            <w:rPrChange w:id="488" w:author="Jan Kelemen" w:date="2016-01-17T21:56:00Z">
              <w:rPr>
                <w:rStyle w:val="Hyperlink"/>
                <w:noProof/>
              </w:rPr>
            </w:rPrChange>
          </w:rPr>
          <w:delText>Slika 4.3.2 Sekvencijski dijagram za UC02 – UklanjanjeDjelatnika</w:delText>
        </w:r>
        <w:r w:rsidDel="00182782">
          <w:rPr>
            <w:noProof/>
            <w:webHidden/>
          </w:rPr>
          <w:tab/>
          <w:delText>31</w:delText>
        </w:r>
      </w:del>
    </w:p>
    <w:p w14:paraId="0CEDB77A" w14:textId="77777777" w:rsidR="00171F4F" w:rsidDel="00182782" w:rsidRDefault="00171F4F">
      <w:pPr>
        <w:pStyle w:val="TableofFigures"/>
        <w:tabs>
          <w:tab w:val="right" w:leader="dot" w:pos="9062"/>
        </w:tabs>
        <w:rPr>
          <w:del w:id="489" w:author="Jan Kelemen" w:date="2016-01-17T21:56:00Z"/>
          <w:rFonts w:asciiTheme="minorHAnsi" w:eastAsiaTheme="minorEastAsia" w:hAnsiTheme="minorHAnsi" w:cstheme="minorBidi"/>
          <w:noProof/>
          <w:color w:val="auto"/>
          <w:sz w:val="22"/>
          <w:szCs w:val="22"/>
        </w:rPr>
      </w:pPr>
      <w:del w:id="490" w:author="Jan Kelemen" w:date="2016-01-17T21:56:00Z">
        <w:r w:rsidRPr="00182782" w:rsidDel="00182782">
          <w:rPr>
            <w:rPrChange w:id="491" w:author="Jan Kelemen" w:date="2016-01-17T21:56:00Z">
              <w:rPr>
                <w:rStyle w:val="Hyperlink"/>
                <w:noProof/>
              </w:rPr>
            </w:rPrChange>
          </w:rPr>
          <w:delText>Slika 4.3.3 Sekvencijski dijagram za UC03 – PromjenaPodatakaZaDjelatnika</w:delText>
        </w:r>
        <w:r w:rsidDel="00182782">
          <w:rPr>
            <w:noProof/>
            <w:webHidden/>
          </w:rPr>
          <w:tab/>
          <w:delText>31</w:delText>
        </w:r>
      </w:del>
    </w:p>
    <w:p w14:paraId="16A48A21" w14:textId="77777777" w:rsidR="00171F4F" w:rsidDel="00182782" w:rsidRDefault="00171F4F">
      <w:pPr>
        <w:pStyle w:val="TableofFigures"/>
        <w:tabs>
          <w:tab w:val="right" w:leader="dot" w:pos="9062"/>
        </w:tabs>
        <w:rPr>
          <w:del w:id="492" w:author="Jan Kelemen" w:date="2016-01-17T21:56:00Z"/>
          <w:rFonts w:asciiTheme="minorHAnsi" w:eastAsiaTheme="minorEastAsia" w:hAnsiTheme="minorHAnsi" w:cstheme="minorBidi"/>
          <w:noProof/>
          <w:color w:val="auto"/>
          <w:sz w:val="22"/>
          <w:szCs w:val="22"/>
        </w:rPr>
      </w:pPr>
      <w:del w:id="493" w:author="Jan Kelemen" w:date="2016-01-17T21:56:00Z">
        <w:r w:rsidRPr="00182782" w:rsidDel="00182782">
          <w:rPr>
            <w:rPrChange w:id="494" w:author="Jan Kelemen" w:date="2016-01-17T21:56:00Z">
              <w:rPr>
                <w:rStyle w:val="Hyperlink"/>
                <w:noProof/>
              </w:rPr>
            </w:rPrChange>
          </w:rPr>
          <w:delText>Slika 4.3.4 Sekvencijski dijagram za UC04 – PrijavaKorisnika</w:delText>
        </w:r>
        <w:r w:rsidDel="00182782">
          <w:rPr>
            <w:noProof/>
            <w:webHidden/>
          </w:rPr>
          <w:tab/>
          <w:delText>32</w:delText>
        </w:r>
      </w:del>
    </w:p>
    <w:p w14:paraId="4153E06A" w14:textId="77777777" w:rsidR="00171F4F" w:rsidDel="00182782" w:rsidRDefault="00171F4F">
      <w:pPr>
        <w:pStyle w:val="TableofFigures"/>
        <w:tabs>
          <w:tab w:val="right" w:leader="dot" w:pos="9062"/>
        </w:tabs>
        <w:rPr>
          <w:del w:id="495" w:author="Jan Kelemen" w:date="2016-01-17T21:56:00Z"/>
          <w:rFonts w:asciiTheme="minorHAnsi" w:eastAsiaTheme="minorEastAsia" w:hAnsiTheme="minorHAnsi" w:cstheme="minorBidi"/>
          <w:noProof/>
          <w:color w:val="auto"/>
          <w:sz w:val="22"/>
          <w:szCs w:val="22"/>
        </w:rPr>
      </w:pPr>
      <w:del w:id="496" w:author="Jan Kelemen" w:date="2016-01-17T21:56:00Z">
        <w:r w:rsidRPr="00182782" w:rsidDel="00182782">
          <w:rPr>
            <w:rPrChange w:id="497" w:author="Jan Kelemen" w:date="2016-01-17T21:56:00Z">
              <w:rPr>
                <w:rStyle w:val="Hyperlink"/>
                <w:noProof/>
              </w:rPr>
            </w:rPrChange>
          </w:rPr>
          <w:delText>Slika 4.3.5 Sekvencijski dijagram za UC05 – OdjavaKorisnika</w:delText>
        </w:r>
        <w:r w:rsidDel="00182782">
          <w:rPr>
            <w:noProof/>
            <w:webHidden/>
          </w:rPr>
          <w:tab/>
          <w:delText>32</w:delText>
        </w:r>
      </w:del>
    </w:p>
    <w:p w14:paraId="49D526D6" w14:textId="77777777" w:rsidR="00171F4F" w:rsidDel="00182782" w:rsidRDefault="00171F4F">
      <w:pPr>
        <w:pStyle w:val="TableofFigures"/>
        <w:tabs>
          <w:tab w:val="right" w:leader="dot" w:pos="9062"/>
        </w:tabs>
        <w:rPr>
          <w:del w:id="498" w:author="Jan Kelemen" w:date="2016-01-17T21:56:00Z"/>
          <w:rFonts w:asciiTheme="minorHAnsi" w:eastAsiaTheme="minorEastAsia" w:hAnsiTheme="minorHAnsi" w:cstheme="minorBidi"/>
          <w:noProof/>
          <w:color w:val="auto"/>
          <w:sz w:val="22"/>
          <w:szCs w:val="22"/>
        </w:rPr>
      </w:pPr>
      <w:del w:id="499" w:author="Jan Kelemen" w:date="2016-01-17T21:56:00Z">
        <w:r w:rsidRPr="00182782" w:rsidDel="00182782">
          <w:rPr>
            <w:rPrChange w:id="500" w:author="Jan Kelemen" w:date="2016-01-17T21:56:00Z">
              <w:rPr>
                <w:rStyle w:val="Hyperlink"/>
                <w:noProof/>
              </w:rPr>
            </w:rPrChange>
          </w:rPr>
          <w:delText>Slika 4.3.6 Sekvencijski dijagram za UC06 – PregledPonude</w:delText>
        </w:r>
        <w:r w:rsidDel="00182782">
          <w:rPr>
            <w:noProof/>
            <w:webHidden/>
          </w:rPr>
          <w:tab/>
          <w:delText>33</w:delText>
        </w:r>
      </w:del>
    </w:p>
    <w:p w14:paraId="113FC1E7" w14:textId="77777777" w:rsidR="00171F4F" w:rsidDel="00182782" w:rsidRDefault="00171F4F">
      <w:pPr>
        <w:pStyle w:val="TableofFigures"/>
        <w:tabs>
          <w:tab w:val="right" w:leader="dot" w:pos="9062"/>
        </w:tabs>
        <w:rPr>
          <w:del w:id="501" w:author="Jan Kelemen" w:date="2016-01-17T21:56:00Z"/>
          <w:rFonts w:asciiTheme="minorHAnsi" w:eastAsiaTheme="minorEastAsia" w:hAnsiTheme="minorHAnsi" w:cstheme="minorBidi"/>
          <w:noProof/>
          <w:color w:val="auto"/>
          <w:sz w:val="22"/>
          <w:szCs w:val="22"/>
        </w:rPr>
      </w:pPr>
      <w:del w:id="502" w:author="Jan Kelemen" w:date="2016-01-17T21:56:00Z">
        <w:r w:rsidRPr="00182782" w:rsidDel="00182782">
          <w:rPr>
            <w:rPrChange w:id="503" w:author="Jan Kelemen" w:date="2016-01-17T21:56:00Z">
              <w:rPr>
                <w:rStyle w:val="Hyperlink"/>
                <w:noProof/>
              </w:rPr>
            </w:rPrChange>
          </w:rPr>
          <w:delText>Slika 4.3.7 Sekvencijski dijagram za UC07 – OdabirKategorijeJela</w:delText>
        </w:r>
        <w:r w:rsidDel="00182782">
          <w:rPr>
            <w:noProof/>
            <w:webHidden/>
          </w:rPr>
          <w:tab/>
          <w:delText>33</w:delText>
        </w:r>
      </w:del>
    </w:p>
    <w:p w14:paraId="55FE6C72" w14:textId="77777777" w:rsidR="00171F4F" w:rsidDel="00182782" w:rsidRDefault="00171F4F">
      <w:pPr>
        <w:pStyle w:val="TableofFigures"/>
        <w:tabs>
          <w:tab w:val="right" w:leader="dot" w:pos="9062"/>
        </w:tabs>
        <w:rPr>
          <w:del w:id="504" w:author="Jan Kelemen" w:date="2016-01-17T21:56:00Z"/>
          <w:rFonts w:asciiTheme="minorHAnsi" w:eastAsiaTheme="minorEastAsia" w:hAnsiTheme="minorHAnsi" w:cstheme="minorBidi"/>
          <w:noProof/>
          <w:color w:val="auto"/>
          <w:sz w:val="22"/>
          <w:szCs w:val="22"/>
        </w:rPr>
      </w:pPr>
      <w:del w:id="505" w:author="Jan Kelemen" w:date="2016-01-17T21:56:00Z">
        <w:r w:rsidRPr="00182782" w:rsidDel="00182782">
          <w:rPr>
            <w:rPrChange w:id="506" w:author="Jan Kelemen" w:date="2016-01-17T21:56:00Z">
              <w:rPr>
                <w:rStyle w:val="Hyperlink"/>
                <w:noProof/>
              </w:rPr>
            </w:rPrChange>
          </w:rPr>
          <w:delText>Slika 4.3.8 Sekvencijski dijagram za UC08 – Odabir jela</w:delText>
        </w:r>
        <w:r w:rsidDel="00182782">
          <w:rPr>
            <w:noProof/>
            <w:webHidden/>
          </w:rPr>
          <w:tab/>
          <w:delText>34</w:delText>
        </w:r>
      </w:del>
    </w:p>
    <w:p w14:paraId="1C932DBA" w14:textId="77777777" w:rsidR="00171F4F" w:rsidDel="00182782" w:rsidRDefault="00171F4F">
      <w:pPr>
        <w:pStyle w:val="TableofFigures"/>
        <w:tabs>
          <w:tab w:val="right" w:leader="dot" w:pos="9062"/>
        </w:tabs>
        <w:rPr>
          <w:del w:id="507" w:author="Jan Kelemen" w:date="2016-01-17T21:56:00Z"/>
          <w:rFonts w:asciiTheme="minorHAnsi" w:eastAsiaTheme="minorEastAsia" w:hAnsiTheme="minorHAnsi" w:cstheme="minorBidi"/>
          <w:noProof/>
          <w:color w:val="auto"/>
          <w:sz w:val="22"/>
          <w:szCs w:val="22"/>
        </w:rPr>
      </w:pPr>
      <w:del w:id="508" w:author="Jan Kelemen" w:date="2016-01-17T21:56:00Z">
        <w:r w:rsidRPr="00182782" w:rsidDel="00182782">
          <w:rPr>
            <w:rPrChange w:id="509" w:author="Jan Kelemen" w:date="2016-01-17T21:56:00Z">
              <w:rPr>
                <w:rStyle w:val="Hyperlink"/>
                <w:noProof/>
              </w:rPr>
            </w:rPrChange>
          </w:rPr>
          <w:delText>Slika 4.3.9 Sekvencijski dijagram za UC09 – PregledKošarice</w:delText>
        </w:r>
        <w:r w:rsidDel="00182782">
          <w:rPr>
            <w:noProof/>
            <w:webHidden/>
          </w:rPr>
          <w:tab/>
          <w:delText>34</w:delText>
        </w:r>
      </w:del>
    </w:p>
    <w:p w14:paraId="554E0A04" w14:textId="77777777" w:rsidR="00171F4F" w:rsidDel="00182782" w:rsidRDefault="00171F4F">
      <w:pPr>
        <w:pStyle w:val="TableofFigures"/>
        <w:tabs>
          <w:tab w:val="right" w:leader="dot" w:pos="9062"/>
        </w:tabs>
        <w:rPr>
          <w:del w:id="510" w:author="Jan Kelemen" w:date="2016-01-17T21:56:00Z"/>
          <w:rFonts w:asciiTheme="minorHAnsi" w:eastAsiaTheme="minorEastAsia" w:hAnsiTheme="minorHAnsi" w:cstheme="minorBidi"/>
          <w:noProof/>
          <w:color w:val="auto"/>
          <w:sz w:val="22"/>
          <w:szCs w:val="22"/>
        </w:rPr>
      </w:pPr>
      <w:del w:id="511" w:author="Jan Kelemen" w:date="2016-01-17T21:56:00Z">
        <w:r w:rsidRPr="00182782" w:rsidDel="00182782">
          <w:rPr>
            <w:rPrChange w:id="512" w:author="Jan Kelemen" w:date="2016-01-17T21:56:00Z">
              <w:rPr>
                <w:rStyle w:val="Hyperlink"/>
                <w:noProof/>
              </w:rPr>
            </w:rPrChange>
          </w:rPr>
          <w:delText>Slika 4.3.10 Sekvencijski dijagram za UC10 i UC11 – DodajUKošaricu</w:delText>
        </w:r>
        <w:r w:rsidDel="00182782">
          <w:rPr>
            <w:noProof/>
            <w:webHidden/>
          </w:rPr>
          <w:tab/>
          <w:delText>35</w:delText>
        </w:r>
      </w:del>
    </w:p>
    <w:p w14:paraId="2DE3264D" w14:textId="77777777" w:rsidR="00171F4F" w:rsidDel="00182782" w:rsidRDefault="00171F4F">
      <w:pPr>
        <w:pStyle w:val="TableofFigures"/>
        <w:tabs>
          <w:tab w:val="right" w:leader="dot" w:pos="9062"/>
        </w:tabs>
        <w:rPr>
          <w:del w:id="513" w:author="Jan Kelemen" w:date="2016-01-17T21:56:00Z"/>
          <w:rFonts w:asciiTheme="minorHAnsi" w:eastAsiaTheme="minorEastAsia" w:hAnsiTheme="minorHAnsi" w:cstheme="minorBidi"/>
          <w:noProof/>
          <w:color w:val="auto"/>
          <w:sz w:val="22"/>
          <w:szCs w:val="22"/>
        </w:rPr>
      </w:pPr>
      <w:del w:id="514" w:author="Jan Kelemen" w:date="2016-01-17T21:56:00Z">
        <w:r w:rsidRPr="00182782" w:rsidDel="00182782">
          <w:rPr>
            <w:rPrChange w:id="515" w:author="Jan Kelemen" w:date="2016-01-17T21:56:00Z">
              <w:rPr>
                <w:rStyle w:val="Hyperlink"/>
                <w:noProof/>
              </w:rPr>
            </w:rPrChange>
          </w:rPr>
          <w:delText>Slika 4.3.11 Sekvencijski dijagram za UC12 – DodavanjeDodatkaSaStraniceJela</w:delText>
        </w:r>
        <w:r w:rsidDel="00182782">
          <w:rPr>
            <w:noProof/>
            <w:webHidden/>
          </w:rPr>
          <w:tab/>
          <w:delText>35</w:delText>
        </w:r>
      </w:del>
    </w:p>
    <w:p w14:paraId="7E41328F" w14:textId="77777777" w:rsidR="00171F4F" w:rsidDel="00182782" w:rsidRDefault="00171F4F">
      <w:pPr>
        <w:pStyle w:val="TableofFigures"/>
        <w:tabs>
          <w:tab w:val="right" w:leader="dot" w:pos="9062"/>
        </w:tabs>
        <w:rPr>
          <w:del w:id="516" w:author="Jan Kelemen" w:date="2016-01-17T21:56:00Z"/>
          <w:rFonts w:asciiTheme="minorHAnsi" w:eastAsiaTheme="minorEastAsia" w:hAnsiTheme="minorHAnsi" w:cstheme="minorBidi"/>
          <w:noProof/>
          <w:color w:val="auto"/>
          <w:sz w:val="22"/>
          <w:szCs w:val="22"/>
        </w:rPr>
      </w:pPr>
      <w:del w:id="517" w:author="Jan Kelemen" w:date="2016-01-17T21:56:00Z">
        <w:r w:rsidRPr="00182782" w:rsidDel="00182782">
          <w:rPr>
            <w:rPrChange w:id="518" w:author="Jan Kelemen" w:date="2016-01-17T21:56:00Z">
              <w:rPr>
                <w:rStyle w:val="Hyperlink"/>
                <w:noProof/>
              </w:rPr>
            </w:rPrChange>
          </w:rPr>
          <w:delText>Slika 4.3.12 Sekvencijski dijagram za UC13 – DodavanjeDodatakaIzKošarice</w:delText>
        </w:r>
        <w:r w:rsidDel="00182782">
          <w:rPr>
            <w:noProof/>
            <w:webHidden/>
          </w:rPr>
          <w:tab/>
          <w:delText>36</w:delText>
        </w:r>
      </w:del>
    </w:p>
    <w:p w14:paraId="263D88F1" w14:textId="77777777" w:rsidR="00171F4F" w:rsidDel="00182782" w:rsidRDefault="00171F4F">
      <w:pPr>
        <w:pStyle w:val="TableofFigures"/>
        <w:tabs>
          <w:tab w:val="right" w:leader="dot" w:pos="9062"/>
        </w:tabs>
        <w:rPr>
          <w:del w:id="519" w:author="Jan Kelemen" w:date="2016-01-17T21:56:00Z"/>
          <w:rFonts w:asciiTheme="minorHAnsi" w:eastAsiaTheme="minorEastAsia" w:hAnsiTheme="minorHAnsi" w:cstheme="minorBidi"/>
          <w:noProof/>
          <w:color w:val="auto"/>
          <w:sz w:val="22"/>
          <w:szCs w:val="22"/>
        </w:rPr>
      </w:pPr>
      <w:del w:id="520" w:author="Jan Kelemen" w:date="2016-01-17T21:56:00Z">
        <w:r w:rsidRPr="00182782" w:rsidDel="00182782">
          <w:rPr>
            <w:rPrChange w:id="521" w:author="Jan Kelemen" w:date="2016-01-17T21:56:00Z">
              <w:rPr>
                <w:rStyle w:val="Hyperlink"/>
                <w:noProof/>
              </w:rPr>
            </w:rPrChange>
          </w:rPr>
          <w:delText>Slika 4.3.13 Sekvencijski dijagram za UC14 – PromjenaKoličineIzKošarice</w:delText>
        </w:r>
        <w:r w:rsidDel="00182782">
          <w:rPr>
            <w:noProof/>
            <w:webHidden/>
          </w:rPr>
          <w:tab/>
          <w:delText>36</w:delText>
        </w:r>
      </w:del>
    </w:p>
    <w:p w14:paraId="21BB5C18" w14:textId="77777777" w:rsidR="00171F4F" w:rsidDel="00182782" w:rsidRDefault="00171F4F">
      <w:pPr>
        <w:pStyle w:val="TableofFigures"/>
        <w:tabs>
          <w:tab w:val="right" w:leader="dot" w:pos="9062"/>
        </w:tabs>
        <w:rPr>
          <w:del w:id="522" w:author="Jan Kelemen" w:date="2016-01-17T21:56:00Z"/>
          <w:rFonts w:asciiTheme="minorHAnsi" w:eastAsiaTheme="minorEastAsia" w:hAnsiTheme="minorHAnsi" w:cstheme="minorBidi"/>
          <w:noProof/>
          <w:color w:val="auto"/>
          <w:sz w:val="22"/>
          <w:szCs w:val="22"/>
        </w:rPr>
      </w:pPr>
      <w:del w:id="523" w:author="Jan Kelemen" w:date="2016-01-17T21:56:00Z">
        <w:r w:rsidRPr="00182782" w:rsidDel="00182782">
          <w:rPr>
            <w:rPrChange w:id="524" w:author="Jan Kelemen" w:date="2016-01-17T21:56:00Z">
              <w:rPr>
                <w:rStyle w:val="Hyperlink"/>
                <w:noProof/>
              </w:rPr>
            </w:rPrChange>
          </w:rPr>
          <w:delText>Slika 4.3.14 Sekvencijski dijagram za UC15 – PromijenaKoličineSaStraniceJela</w:delText>
        </w:r>
        <w:r w:rsidDel="00182782">
          <w:rPr>
            <w:noProof/>
            <w:webHidden/>
          </w:rPr>
          <w:tab/>
          <w:delText>37</w:delText>
        </w:r>
      </w:del>
    </w:p>
    <w:p w14:paraId="2BC8D6B1" w14:textId="77777777" w:rsidR="00171F4F" w:rsidDel="00182782" w:rsidRDefault="00171F4F">
      <w:pPr>
        <w:pStyle w:val="TableofFigures"/>
        <w:tabs>
          <w:tab w:val="right" w:leader="dot" w:pos="9062"/>
        </w:tabs>
        <w:rPr>
          <w:del w:id="525" w:author="Jan Kelemen" w:date="2016-01-17T21:56:00Z"/>
          <w:rFonts w:asciiTheme="minorHAnsi" w:eastAsiaTheme="minorEastAsia" w:hAnsiTheme="minorHAnsi" w:cstheme="minorBidi"/>
          <w:noProof/>
          <w:color w:val="auto"/>
          <w:sz w:val="22"/>
          <w:szCs w:val="22"/>
        </w:rPr>
      </w:pPr>
      <w:del w:id="526" w:author="Jan Kelemen" w:date="2016-01-17T21:56:00Z">
        <w:r w:rsidRPr="00182782" w:rsidDel="00182782">
          <w:rPr>
            <w:rPrChange w:id="527" w:author="Jan Kelemen" w:date="2016-01-17T21:56:00Z">
              <w:rPr>
                <w:rStyle w:val="Hyperlink"/>
                <w:noProof/>
              </w:rPr>
            </w:rPrChange>
          </w:rPr>
          <w:delText>Slika 4.3.15 Sekvencijski dijagram za UC16 – BrisanjeJelaIzKošarice</w:delText>
        </w:r>
        <w:r w:rsidDel="00182782">
          <w:rPr>
            <w:noProof/>
            <w:webHidden/>
          </w:rPr>
          <w:tab/>
          <w:delText>37</w:delText>
        </w:r>
      </w:del>
    </w:p>
    <w:p w14:paraId="52E11333" w14:textId="77777777" w:rsidR="00171F4F" w:rsidDel="00182782" w:rsidRDefault="00171F4F">
      <w:pPr>
        <w:pStyle w:val="TableofFigures"/>
        <w:tabs>
          <w:tab w:val="right" w:leader="dot" w:pos="9062"/>
        </w:tabs>
        <w:rPr>
          <w:del w:id="528" w:author="Jan Kelemen" w:date="2016-01-17T21:56:00Z"/>
          <w:rFonts w:asciiTheme="minorHAnsi" w:eastAsiaTheme="minorEastAsia" w:hAnsiTheme="minorHAnsi" w:cstheme="minorBidi"/>
          <w:noProof/>
          <w:color w:val="auto"/>
          <w:sz w:val="22"/>
          <w:szCs w:val="22"/>
        </w:rPr>
      </w:pPr>
      <w:del w:id="529" w:author="Jan Kelemen" w:date="2016-01-17T21:56:00Z">
        <w:r w:rsidRPr="00182782" w:rsidDel="00182782">
          <w:rPr>
            <w:rPrChange w:id="530" w:author="Jan Kelemen" w:date="2016-01-17T21:56:00Z">
              <w:rPr>
                <w:rStyle w:val="Hyperlink"/>
                <w:noProof/>
              </w:rPr>
            </w:rPrChange>
          </w:rPr>
          <w:delText>Slika 4.3.16 Sekvencijski dijagram za UC17 – PotvrđivanjeNarudžbe</w:delText>
        </w:r>
        <w:r w:rsidDel="00182782">
          <w:rPr>
            <w:noProof/>
            <w:webHidden/>
          </w:rPr>
          <w:tab/>
          <w:delText>38</w:delText>
        </w:r>
      </w:del>
    </w:p>
    <w:p w14:paraId="1FAA6FA2" w14:textId="77777777" w:rsidR="00171F4F" w:rsidDel="00182782" w:rsidRDefault="00171F4F">
      <w:pPr>
        <w:pStyle w:val="TableofFigures"/>
        <w:tabs>
          <w:tab w:val="right" w:leader="dot" w:pos="9062"/>
        </w:tabs>
        <w:rPr>
          <w:del w:id="531" w:author="Jan Kelemen" w:date="2016-01-17T21:56:00Z"/>
          <w:rFonts w:asciiTheme="minorHAnsi" w:eastAsiaTheme="minorEastAsia" w:hAnsiTheme="minorHAnsi" w:cstheme="minorBidi"/>
          <w:noProof/>
          <w:color w:val="auto"/>
          <w:sz w:val="22"/>
          <w:szCs w:val="22"/>
        </w:rPr>
      </w:pPr>
      <w:del w:id="532" w:author="Jan Kelemen" w:date="2016-01-17T21:56:00Z">
        <w:r w:rsidRPr="00182782" w:rsidDel="00182782">
          <w:rPr>
            <w:rPrChange w:id="533" w:author="Jan Kelemen" w:date="2016-01-17T21:56:00Z">
              <w:rPr>
                <w:rStyle w:val="Hyperlink"/>
                <w:noProof/>
              </w:rPr>
            </w:rPrChange>
          </w:rPr>
          <w:delText>Slika 4.3.17 Sekvencijski dijagram za UC18 i UC19 – UnosKomentara</w:delText>
        </w:r>
        <w:r w:rsidDel="00182782">
          <w:rPr>
            <w:noProof/>
            <w:webHidden/>
          </w:rPr>
          <w:tab/>
          <w:delText>38</w:delText>
        </w:r>
      </w:del>
    </w:p>
    <w:p w14:paraId="6889671A" w14:textId="77777777" w:rsidR="00171F4F" w:rsidDel="00182782" w:rsidRDefault="00171F4F">
      <w:pPr>
        <w:pStyle w:val="TableofFigures"/>
        <w:tabs>
          <w:tab w:val="right" w:leader="dot" w:pos="9062"/>
        </w:tabs>
        <w:rPr>
          <w:del w:id="534" w:author="Jan Kelemen" w:date="2016-01-17T21:56:00Z"/>
          <w:rFonts w:asciiTheme="minorHAnsi" w:eastAsiaTheme="minorEastAsia" w:hAnsiTheme="minorHAnsi" w:cstheme="minorBidi"/>
          <w:noProof/>
          <w:color w:val="auto"/>
          <w:sz w:val="22"/>
          <w:szCs w:val="22"/>
        </w:rPr>
      </w:pPr>
      <w:del w:id="535" w:author="Jan Kelemen" w:date="2016-01-17T21:56:00Z">
        <w:r w:rsidRPr="00182782" w:rsidDel="00182782">
          <w:rPr>
            <w:rPrChange w:id="536" w:author="Jan Kelemen" w:date="2016-01-17T21:56:00Z">
              <w:rPr>
                <w:rStyle w:val="Hyperlink"/>
                <w:noProof/>
              </w:rPr>
            </w:rPrChange>
          </w:rPr>
          <w:delText>Slika 4.3.18 Sekvencijski dijagram za UC20 – PregledKontakata</w:delText>
        </w:r>
        <w:r w:rsidDel="00182782">
          <w:rPr>
            <w:noProof/>
            <w:webHidden/>
          </w:rPr>
          <w:tab/>
          <w:delText>39</w:delText>
        </w:r>
      </w:del>
    </w:p>
    <w:p w14:paraId="7A4534B2" w14:textId="77777777" w:rsidR="00171F4F" w:rsidDel="00182782" w:rsidRDefault="00171F4F">
      <w:pPr>
        <w:pStyle w:val="TableofFigures"/>
        <w:tabs>
          <w:tab w:val="right" w:leader="dot" w:pos="9062"/>
        </w:tabs>
        <w:rPr>
          <w:del w:id="537" w:author="Jan Kelemen" w:date="2016-01-17T21:56:00Z"/>
          <w:rFonts w:asciiTheme="minorHAnsi" w:eastAsiaTheme="minorEastAsia" w:hAnsiTheme="minorHAnsi" w:cstheme="minorBidi"/>
          <w:noProof/>
          <w:color w:val="auto"/>
          <w:sz w:val="22"/>
          <w:szCs w:val="22"/>
        </w:rPr>
      </w:pPr>
      <w:del w:id="538" w:author="Jan Kelemen" w:date="2016-01-17T21:56:00Z">
        <w:r w:rsidRPr="00182782" w:rsidDel="00182782">
          <w:rPr>
            <w:rPrChange w:id="539" w:author="Jan Kelemen" w:date="2016-01-17T21:56:00Z">
              <w:rPr>
                <w:rStyle w:val="Hyperlink"/>
                <w:noProof/>
              </w:rPr>
            </w:rPrChange>
          </w:rPr>
          <w:delText>Slika 4.3.19 Sekvencijski dijagram za UC21 – PregledAdminStranice</w:delText>
        </w:r>
        <w:r w:rsidDel="00182782">
          <w:rPr>
            <w:noProof/>
            <w:webHidden/>
          </w:rPr>
          <w:tab/>
          <w:delText>39</w:delText>
        </w:r>
      </w:del>
    </w:p>
    <w:p w14:paraId="4C039237" w14:textId="77777777" w:rsidR="00171F4F" w:rsidDel="00182782" w:rsidRDefault="00171F4F">
      <w:pPr>
        <w:pStyle w:val="TableofFigures"/>
        <w:tabs>
          <w:tab w:val="right" w:leader="dot" w:pos="9062"/>
        </w:tabs>
        <w:rPr>
          <w:del w:id="540" w:author="Jan Kelemen" w:date="2016-01-17T21:56:00Z"/>
          <w:rFonts w:asciiTheme="minorHAnsi" w:eastAsiaTheme="minorEastAsia" w:hAnsiTheme="minorHAnsi" w:cstheme="minorBidi"/>
          <w:noProof/>
          <w:color w:val="auto"/>
          <w:sz w:val="22"/>
          <w:szCs w:val="22"/>
        </w:rPr>
      </w:pPr>
      <w:del w:id="541" w:author="Jan Kelemen" w:date="2016-01-17T21:56:00Z">
        <w:r w:rsidRPr="00182782" w:rsidDel="00182782">
          <w:rPr>
            <w:rPrChange w:id="542" w:author="Jan Kelemen" w:date="2016-01-17T21:56:00Z">
              <w:rPr>
                <w:rStyle w:val="Hyperlink"/>
                <w:noProof/>
              </w:rPr>
            </w:rPrChange>
          </w:rPr>
          <w:delText>Slika 4.3.20 Sekvencijski dijagram za UC22 – PregledNarudžbi</w:delText>
        </w:r>
        <w:r w:rsidDel="00182782">
          <w:rPr>
            <w:noProof/>
            <w:webHidden/>
          </w:rPr>
          <w:tab/>
          <w:delText>40</w:delText>
        </w:r>
      </w:del>
    </w:p>
    <w:p w14:paraId="400D2411" w14:textId="77777777" w:rsidR="00171F4F" w:rsidDel="00182782" w:rsidRDefault="00171F4F">
      <w:pPr>
        <w:pStyle w:val="TableofFigures"/>
        <w:tabs>
          <w:tab w:val="right" w:leader="dot" w:pos="9062"/>
        </w:tabs>
        <w:rPr>
          <w:del w:id="543" w:author="Jan Kelemen" w:date="2016-01-17T21:56:00Z"/>
          <w:rFonts w:asciiTheme="minorHAnsi" w:eastAsiaTheme="minorEastAsia" w:hAnsiTheme="minorHAnsi" w:cstheme="minorBidi"/>
          <w:noProof/>
          <w:color w:val="auto"/>
          <w:sz w:val="22"/>
          <w:szCs w:val="22"/>
        </w:rPr>
      </w:pPr>
      <w:del w:id="544" w:author="Jan Kelemen" w:date="2016-01-17T21:56:00Z">
        <w:r w:rsidRPr="00182782" w:rsidDel="00182782">
          <w:rPr>
            <w:rPrChange w:id="545" w:author="Jan Kelemen" w:date="2016-01-17T21:56:00Z">
              <w:rPr>
                <w:rStyle w:val="Hyperlink"/>
                <w:noProof/>
              </w:rPr>
            </w:rPrChange>
          </w:rPr>
          <w:delText>Slika 4.3.21 Sekvencijski dijagram za UC23 – PotvrdaZaprimljeneNarudžbe</w:delText>
        </w:r>
        <w:r w:rsidDel="00182782">
          <w:rPr>
            <w:noProof/>
            <w:webHidden/>
          </w:rPr>
          <w:tab/>
          <w:delText>40</w:delText>
        </w:r>
      </w:del>
    </w:p>
    <w:p w14:paraId="532D8315" w14:textId="77777777" w:rsidR="00171F4F" w:rsidDel="00182782" w:rsidRDefault="00171F4F">
      <w:pPr>
        <w:pStyle w:val="TableofFigures"/>
        <w:tabs>
          <w:tab w:val="right" w:leader="dot" w:pos="9062"/>
        </w:tabs>
        <w:rPr>
          <w:del w:id="546" w:author="Jan Kelemen" w:date="2016-01-17T21:56:00Z"/>
          <w:rFonts w:asciiTheme="minorHAnsi" w:eastAsiaTheme="minorEastAsia" w:hAnsiTheme="minorHAnsi" w:cstheme="minorBidi"/>
          <w:noProof/>
          <w:color w:val="auto"/>
          <w:sz w:val="22"/>
          <w:szCs w:val="22"/>
        </w:rPr>
      </w:pPr>
      <w:del w:id="547" w:author="Jan Kelemen" w:date="2016-01-17T21:56:00Z">
        <w:r w:rsidRPr="00182782" w:rsidDel="00182782">
          <w:rPr>
            <w:rPrChange w:id="548" w:author="Jan Kelemen" w:date="2016-01-17T21:56:00Z">
              <w:rPr>
                <w:rStyle w:val="Hyperlink"/>
                <w:noProof/>
              </w:rPr>
            </w:rPrChange>
          </w:rPr>
          <w:delText>Slika 4.3.22 Sekvencijski dijagram za UC24 – OdbijanjeNarudžbe</w:delText>
        </w:r>
        <w:r w:rsidDel="00182782">
          <w:rPr>
            <w:noProof/>
            <w:webHidden/>
          </w:rPr>
          <w:tab/>
          <w:delText>41</w:delText>
        </w:r>
      </w:del>
    </w:p>
    <w:p w14:paraId="140A8D7B" w14:textId="77777777" w:rsidR="00171F4F" w:rsidDel="00182782" w:rsidRDefault="00171F4F">
      <w:pPr>
        <w:pStyle w:val="TableofFigures"/>
        <w:tabs>
          <w:tab w:val="right" w:leader="dot" w:pos="9062"/>
        </w:tabs>
        <w:rPr>
          <w:del w:id="549" w:author="Jan Kelemen" w:date="2016-01-17T21:56:00Z"/>
          <w:rFonts w:asciiTheme="minorHAnsi" w:eastAsiaTheme="minorEastAsia" w:hAnsiTheme="minorHAnsi" w:cstheme="minorBidi"/>
          <w:noProof/>
          <w:color w:val="auto"/>
          <w:sz w:val="22"/>
          <w:szCs w:val="22"/>
        </w:rPr>
      </w:pPr>
      <w:del w:id="550" w:author="Jan Kelemen" w:date="2016-01-17T21:56:00Z">
        <w:r w:rsidRPr="00182782" w:rsidDel="00182782">
          <w:rPr>
            <w:rPrChange w:id="551" w:author="Jan Kelemen" w:date="2016-01-17T21:56:00Z">
              <w:rPr>
                <w:rStyle w:val="Hyperlink"/>
                <w:noProof/>
              </w:rPr>
            </w:rPrChange>
          </w:rPr>
          <w:delText>Slika 4.3.23 Sekvencijski dijagram za UC25 – DodajJelo</w:delText>
        </w:r>
        <w:r w:rsidDel="00182782">
          <w:rPr>
            <w:noProof/>
            <w:webHidden/>
          </w:rPr>
          <w:tab/>
          <w:delText>41</w:delText>
        </w:r>
      </w:del>
    </w:p>
    <w:p w14:paraId="73E25AC8" w14:textId="77777777" w:rsidR="00171F4F" w:rsidDel="00182782" w:rsidRDefault="00171F4F">
      <w:pPr>
        <w:pStyle w:val="TableofFigures"/>
        <w:tabs>
          <w:tab w:val="right" w:leader="dot" w:pos="9062"/>
        </w:tabs>
        <w:rPr>
          <w:del w:id="552" w:author="Jan Kelemen" w:date="2016-01-17T21:56:00Z"/>
          <w:rFonts w:asciiTheme="minorHAnsi" w:eastAsiaTheme="minorEastAsia" w:hAnsiTheme="minorHAnsi" w:cstheme="minorBidi"/>
          <w:noProof/>
          <w:color w:val="auto"/>
          <w:sz w:val="22"/>
          <w:szCs w:val="22"/>
        </w:rPr>
      </w:pPr>
      <w:del w:id="553" w:author="Jan Kelemen" w:date="2016-01-17T21:56:00Z">
        <w:r w:rsidRPr="00182782" w:rsidDel="00182782">
          <w:rPr>
            <w:rPrChange w:id="554" w:author="Jan Kelemen" w:date="2016-01-17T21:56:00Z">
              <w:rPr>
                <w:rStyle w:val="Hyperlink"/>
                <w:noProof/>
              </w:rPr>
            </w:rPrChange>
          </w:rPr>
          <w:delText>Slika 4.3.24 Sekvencijski dijagram za UC26 – UrediJelo</w:delText>
        </w:r>
        <w:r w:rsidDel="00182782">
          <w:rPr>
            <w:noProof/>
            <w:webHidden/>
          </w:rPr>
          <w:tab/>
          <w:delText>42</w:delText>
        </w:r>
      </w:del>
    </w:p>
    <w:p w14:paraId="4DC1A636" w14:textId="77777777" w:rsidR="00171F4F" w:rsidDel="00182782" w:rsidRDefault="00171F4F">
      <w:pPr>
        <w:pStyle w:val="TableofFigures"/>
        <w:tabs>
          <w:tab w:val="right" w:leader="dot" w:pos="9062"/>
        </w:tabs>
        <w:rPr>
          <w:del w:id="555" w:author="Jan Kelemen" w:date="2016-01-17T21:56:00Z"/>
          <w:rFonts w:asciiTheme="minorHAnsi" w:eastAsiaTheme="minorEastAsia" w:hAnsiTheme="minorHAnsi" w:cstheme="minorBidi"/>
          <w:noProof/>
          <w:color w:val="auto"/>
          <w:sz w:val="22"/>
          <w:szCs w:val="22"/>
        </w:rPr>
      </w:pPr>
      <w:del w:id="556" w:author="Jan Kelemen" w:date="2016-01-17T21:56:00Z">
        <w:r w:rsidRPr="00182782" w:rsidDel="00182782">
          <w:rPr>
            <w:rPrChange w:id="557" w:author="Jan Kelemen" w:date="2016-01-17T21:56:00Z">
              <w:rPr>
                <w:rStyle w:val="Hyperlink"/>
                <w:noProof/>
              </w:rPr>
            </w:rPrChange>
          </w:rPr>
          <w:delText>Slika 4.3.25 Sekvencijski dijagram za UC27 – ObrišiJelo</w:delText>
        </w:r>
        <w:r w:rsidDel="00182782">
          <w:rPr>
            <w:noProof/>
            <w:webHidden/>
          </w:rPr>
          <w:tab/>
          <w:delText>42</w:delText>
        </w:r>
      </w:del>
    </w:p>
    <w:p w14:paraId="191253B1" w14:textId="77777777" w:rsidR="00171F4F" w:rsidDel="00182782" w:rsidRDefault="00171F4F">
      <w:pPr>
        <w:pStyle w:val="TableofFigures"/>
        <w:tabs>
          <w:tab w:val="right" w:leader="dot" w:pos="9062"/>
        </w:tabs>
        <w:rPr>
          <w:del w:id="558" w:author="Jan Kelemen" w:date="2016-01-17T21:56:00Z"/>
          <w:rFonts w:asciiTheme="minorHAnsi" w:eastAsiaTheme="minorEastAsia" w:hAnsiTheme="minorHAnsi" w:cstheme="minorBidi"/>
          <w:noProof/>
          <w:color w:val="auto"/>
          <w:sz w:val="22"/>
          <w:szCs w:val="22"/>
        </w:rPr>
      </w:pPr>
      <w:del w:id="559" w:author="Jan Kelemen" w:date="2016-01-17T21:56:00Z">
        <w:r w:rsidRPr="00182782" w:rsidDel="00182782">
          <w:rPr>
            <w:rPrChange w:id="560" w:author="Jan Kelemen" w:date="2016-01-17T21:56:00Z">
              <w:rPr>
                <w:rStyle w:val="Hyperlink"/>
                <w:noProof/>
              </w:rPr>
            </w:rPrChange>
          </w:rPr>
          <w:delText>Slika 4.3.26 Sekvencijski dijagram za UC28 – DodajKategoriju</w:delText>
        </w:r>
        <w:r w:rsidDel="00182782">
          <w:rPr>
            <w:noProof/>
            <w:webHidden/>
          </w:rPr>
          <w:tab/>
          <w:delText>43</w:delText>
        </w:r>
      </w:del>
    </w:p>
    <w:p w14:paraId="6F215A41" w14:textId="77777777" w:rsidR="00171F4F" w:rsidDel="00182782" w:rsidRDefault="00171F4F">
      <w:pPr>
        <w:pStyle w:val="TableofFigures"/>
        <w:tabs>
          <w:tab w:val="right" w:leader="dot" w:pos="9062"/>
        </w:tabs>
        <w:rPr>
          <w:del w:id="561" w:author="Jan Kelemen" w:date="2016-01-17T21:56:00Z"/>
          <w:rFonts w:asciiTheme="minorHAnsi" w:eastAsiaTheme="minorEastAsia" w:hAnsiTheme="minorHAnsi" w:cstheme="minorBidi"/>
          <w:noProof/>
          <w:color w:val="auto"/>
          <w:sz w:val="22"/>
          <w:szCs w:val="22"/>
        </w:rPr>
      </w:pPr>
      <w:del w:id="562" w:author="Jan Kelemen" w:date="2016-01-17T21:56:00Z">
        <w:r w:rsidRPr="00182782" w:rsidDel="00182782">
          <w:rPr>
            <w:rPrChange w:id="563" w:author="Jan Kelemen" w:date="2016-01-17T21:56:00Z">
              <w:rPr>
                <w:rStyle w:val="Hyperlink"/>
                <w:noProof/>
              </w:rPr>
            </w:rPrChange>
          </w:rPr>
          <w:delText>Slika 4.3.27 Sekvencijski dijagram za UC29 – ObrišiKategoriju</w:delText>
        </w:r>
        <w:r w:rsidDel="00182782">
          <w:rPr>
            <w:noProof/>
            <w:webHidden/>
          </w:rPr>
          <w:tab/>
          <w:delText>43</w:delText>
        </w:r>
      </w:del>
    </w:p>
    <w:p w14:paraId="6D906F37" w14:textId="77777777" w:rsidR="00171F4F" w:rsidDel="00182782" w:rsidRDefault="00171F4F">
      <w:pPr>
        <w:pStyle w:val="TableofFigures"/>
        <w:tabs>
          <w:tab w:val="right" w:leader="dot" w:pos="9062"/>
        </w:tabs>
        <w:rPr>
          <w:del w:id="564" w:author="Jan Kelemen" w:date="2016-01-17T21:56:00Z"/>
          <w:rFonts w:asciiTheme="minorHAnsi" w:eastAsiaTheme="minorEastAsia" w:hAnsiTheme="minorHAnsi" w:cstheme="minorBidi"/>
          <w:noProof/>
          <w:color w:val="auto"/>
          <w:sz w:val="22"/>
          <w:szCs w:val="22"/>
        </w:rPr>
      </w:pPr>
      <w:del w:id="565" w:author="Jan Kelemen" w:date="2016-01-17T21:56:00Z">
        <w:r w:rsidRPr="00182782" w:rsidDel="00182782">
          <w:rPr>
            <w:rPrChange w:id="566" w:author="Jan Kelemen" w:date="2016-01-17T21:56:00Z">
              <w:rPr>
                <w:rStyle w:val="Hyperlink"/>
                <w:noProof/>
              </w:rPr>
            </w:rPrChange>
          </w:rPr>
          <w:delText>Slika 4.3.28 Sekvencijski dijagram za UC30 – AnalizaNarudžbi</w:delText>
        </w:r>
        <w:r w:rsidDel="00182782">
          <w:rPr>
            <w:noProof/>
            <w:webHidden/>
          </w:rPr>
          <w:tab/>
          <w:delText>44</w:delText>
        </w:r>
      </w:del>
    </w:p>
    <w:p w14:paraId="590777B5" w14:textId="77777777" w:rsidR="00171F4F" w:rsidDel="00182782" w:rsidRDefault="00171F4F">
      <w:pPr>
        <w:pStyle w:val="TableofFigures"/>
        <w:tabs>
          <w:tab w:val="right" w:leader="dot" w:pos="9062"/>
        </w:tabs>
        <w:rPr>
          <w:del w:id="567" w:author="Jan Kelemen" w:date="2016-01-17T21:56:00Z"/>
          <w:rFonts w:asciiTheme="minorHAnsi" w:eastAsiaTheme="minorEastAsia" w:hAnsiTheme="minorHAnsi" w:cstheme="minorBidi"/>
          <w:noProof/>
          <w:color w:val="auto"/>
          <w:sz w:val="22"/>
          <w:szCs w:val="22"/>
        </w:rPr>
      </w:pPr>
      <w:del w:id="568" w:author="Jan Kelemen" w:date="2016-01-17T21:56:00Z">
        <w:r w:rsidRPr="00182782" w:rsidDel="00182782">
          <w:rPr>
            <w:rPrChange w:id="569" w:author="Jan Kelemen" w:date="2016-01-17T21:56:00Z">
              <w:rPr>
                <w:rStyle w:val="Hyperlink"/>
                <w:noProof/>
              </w:rPr>
            </w:rPrChange>
          </w:rPr>
          <w:delText>Slika 4.3.29 Sekvencijski dijagram za UC31 – PromjenaPodatakaZaRestoran</w:delText>
        </w:r>
        <w:r w:rsidDel="00182782">
          <w:rPr>
            <w:noProof/>
            <w:webHidden/>
          </w:rPr>
          <w:tab/>
          <w:delText>44</w:delText>
        </w:r>
      </w:del>
    </w:p>
    <w:p w14:paraId="0E8835CC" w14:textId="77777777" w:rsidR="00171F4F" w:rsidDel="00182782" w:rsidRDefault="00171F4F">
      <w:pPr>
        <w:pStyle w:val="TableofFigures"/>
        <w:tabs>
          <w:tab w:val="right" w:leader="dot" w:pos="9062"/>
        </w:tabs>
        <w:rPr>
          <w:del w:id="570" w:author="Jan Kelemen" w:date="2016-01-17T21:56:00Z"/>
          <w:rFonts w:asciiTheme="minorHAnsi" w:eastAsiaTheme="minorEastAsia" w:hAnsiTheme="minorHAnsi" w:cstheme="minorBidi"/>
          <w:noProof/>
          <w:color w:val="auto"/>
          <w:sz w:val="22"/>
          <w:szCs w:val="22"/>
        </w:rPr>
      </w:pPr>
      <w:del w:id="571" w:author="Jan Kelemen" w:date="2016-01-17T21:56:00Z">
        <w:r w:rsidRPr="00182782" w:rsidDel="00182782">
          <w:rPr>
            <w:rPrChange w:id="572" w:author="Jan Kelemen" w:date="2016-01-17T21:56:00Z">
              <w:rPr>
                <w:rStyle w:val="Hyperlink"/>
                <w:noProof/>
              </w:rPr>
            </w:rPrChange>
          </w:rPr>
          <w:delText>Slika 4.3.30 Sekvencijski dijagram za UC32 – SnimanjeNarudžbe</w:delText>
        </w:r>
        <w:r w:rsidDel="00182782">
          <w:rPr>
            <w:noProof/>
            <w:webHidden/>
          </w:rPr>
          <w:tab/>
          <w:delText>45</w:delText>
        </w:r>
      </w:del>
    </w:p>
    <w:p w14:paraId="1A847AD3" w14:textId="77777777" w:rsidR="00171F4F" w:rsidDel="00182782" w:rsidRDefault="00171F4F">
      <w:pPr>
        <w:pStyle w:val="TableofFigures"/>
        <w:tabs>
          <w:tab w:val="right" w:leader="dot" w:pos="9062"/>
        </w:tabs>
        <w:rPr>
          <w:del w:id="573" w:author="Jan Kelemen" w:date="2016-01-17T21:56:00Z"/>
          <w:rFonts w:asciiTheme="minorHAnsi" w:eastAsiaTheme="minorEastAsia" w:hAnsiTheme="minorHAnsi" w:cstheme="minorBidi"/>
          <w:noProof/>
          <w:color w:val="auto"/>
          <w:sz w:val="22"/>
          <w:szCs w:val="22"/>
        </w:rPr>
      </w:pPr>
      <w:del w:id="574" w:author="Jan Kelemen" w:date="2016-01-17T21:56:00Z">
        <w:r w:rsidRPr="00182782" w:rsidDel="00182782">
          <w:rPr>
            <w:rPrChange w:id="575" w:author="Jan Kelemen" w:date="2016-01-17T21:56:00Z">
              <w:rPr>
                <w:rStyle w:val="Hyperlink"/>
                <w:noProof/>
              </w:rPr>
            </w:rPrChange>
          </w:rPr>
          <w:delText>Slika 6.1.1 Arhitektura sustava</w:delText>
        </w:r>
        <w:r w:rsidDel="00182782">
          <w:rPr>
            <w:noProof/>
            <w:webHidden/>
          </w:rPr>
          <w:tab/>
          <w:delText>47</w:delText>
        </w:r>
      </w:del>
    </w:p>
    <w:p w14:paraId="6768AE77" w14:textId="77777777" w:rsidR="00171F4F" w:rsidDel="00182782" w:rsidRDefault="00171F4F">
      <w:pPr>
        <w:pStyle w:val="TableofFigures"/>
        <w:tabs>
          <w:tab w:val="right" w:leader="dot" w:pos="9062"/>
        </w:tabs>
        <w:rPr>
          <w:del w:id="576" w:author="Jan Kelemen" w:date="2016-01-17T21:56:00Z"/>
          <w:rFonts w:asciiTheme="minorHAnsi" w:eastAsiaTheme="minorEastAsia" w:hAnsiTheme="minorHAnsi" w:cstheme="minorBidi"/>
          <w:noProof/>
          <w:color w:val="auto"/>
          <w:sz w:val="22"/>
          <w:szCs w:val="22"/>
        </w:rPr>
      </w:pPr>
      <w:del w:id="577" w:author="Jan Kelemen" w:date="2016-01-17T21:56:00Z">
        <w:r w:rsidRPr="00182782" w:rsidDel="00182782">
          <w:rPr>
            <w:rPrChange w:id="578" w:author="Jan Kelemen" w:date="2016-01-17T21:56:00Z">
              <w:rPr>
                <w:rStyle w:val="Hyperlink"/>
                <w:noProof/>
              </w:rPr>
            </w:rPrChange>
          </w:rPr>
          <w:delText>Slika 6.1.2 MVC obrazac</w:delText>
        </w:r>
        <w:r w:rsidDel="00182782">
          <w:rPr>
            <w:noProof/>
            <w:webHidden/>
          </w:rPr>
          <w:tab/>
          <w:delText>48</w:delText>
        </w:r>
      </w:del>
    </w:p>
    <w:p w14:paraId="35FA05D0" w14:textId="77777777" w:rsidR="00171F4F" w:rsidDel="00182782" w:rsidRDefault="00171F4F">
      <w:pPr>
        <w:pStyle w:val="TableofFigures"/>
        <w:tabs>
          <w:tab w:val="right" w:leader="dot" w:pos="9062"/>
        </w:tabs>
        <w:rPr>
          <w:del w:id="579" w:author="Jan Kelemen" w:date="2016-01-17T21:56:00Z"/>
          <w:rFonts w:asciiTheme="minorHAnsi" w:eastAsiaTheme="minorEastAsia" w:hAnsiTheme="minorHAnsi" w:cstheme="minorBidi"/>
          <w:noProof/>
          <w:color w:val="auto"/>
          <w:sz w:val="22"/>
          <w:szCs w:val="22"/>
        </w:rPr>
      </w:pPr>
      <w:del w:id="580" w:author="Jan Kelemen" w:date="2016-01-17T21:56:00Z">
        <w:r w:rsidRPr="00182782" w:rsidDel="00182782">
          <w:rPr>
            <w:rPrChange w:id="581" w:author="Jan Kelemen" w:date="2016-01-17T21:56:00Z">
              <w:rPr>
                <w:rStyle w:val="Hyperlink"/>
                <w:noProof/>
              </w:rPr>
            </w:rPrChange>
          </w:rPr>
          <w:delText>Slika 6.1.3 ER model baze podataka</w:delText>
        </w:r>
        <w:r w:rsidDel="00182782">
          <w:rPr>
            <w:noProof/>
            <w:webHidden/>
          </w:rPr>
          <w:tab/>
          <w:delText>52</w:delText>
        </w:r>
      </w:del>
    </w:p>
    <w:p w14:paraId="53BDDCB2" w14:textId="77777777" w:rsidR="00171F4F" w:rsidDel="00182782" w:rsidRDefault="00171F4F">
      <w:pPr>
        <w:pStyle w:val="TableofFigures"/>
        <w:tabs>
          <w:tab w:val="right" w:leader="dot" w:pos="9062"/>
        </w:tabs>
        <w:rPr>
          <w:del w:id="582" w:author="Jan Kelemen" w:date="2016-01-17T21:56:00Z"/>
          <w:rFonts w:asciiTheme="minorHAnsi" w:eastAsiaTheme="minorEastAsia" w:hAnsiTheme="minorHAnsi" w:cstheme="minorBidi"/>
          <w:noProof/>
          <w:color w:val="auto"/>
          <w:sz w:val="22"/>
          <w:szCs w:val="22"/>
        </w:rPr>
      </w:pPr>
      <w:del w:id="583" w:author="Jan Kelemen" w:date="2016-01-17T21:56:00Z">
        <w:r w:rsidRPr="00182782" w:rsidDel="00182782">
          <w:rPr>
            <w:rPrChange w:id="584" w:author="Jan Kelemen" w:date="2016-01-17T21:56:00Z">
              <w:rPr>
                <w:rStyle w:val="Hyperlink"/>
                <w:noProof/>
              </w:rPr>
            </w:rPrChange>
          </w:rPr>
          <w:delText>Slika 6.2.1 Dijagram razreda</w:delText>
        </w:r>
        <w:r w:rsidDel="00182782">
          <w:rPr>
            <w:noProof/>
            <w:webHidden/>
          </w:rPr>
          <w:tab/>
          <w:delText>54</w:delText>
        </w:r>
      </w:del>
    </w:p>
    <w:p w14:paraId="35C8743A" w14:textId="77777777" w:rsidR="00171F4F" w:rsidDel="00182782" w:rsidRDefault="00171F4F">
      <w:pPr>
        <w:pStyle w:val="TableofFigures"/>
        <w:tabs>
          <w:tab w:val="right" w:leader="dot" w:pos="9062"/>
        </w:tabs>
        <w:rPr>
          <w:del w:id="585" w:author="Jan Kelemen" w:date="2016-01-17T21:56:00Z"/>
          <w:rFonts w:asciiTheme="minorHAnsi" w:eastAsiaTheme="minorEastAsia" w:hAnsiTheme="minorHAnsi" w:cstheme="minorBidi"/>
          <w:noProof/>
          <w:color w:val="auto"/>
          <w:sz w:val="22"/>
          <w:szCs w:val="22"/>
        </w:rPr>
      </w:pPr>
      <w:del w:id="586" w:author="Jan Kelemen" w:date="2016-01-17T21:56:00Z">
        <w:r w:rsidRPr="00182782" w:rsidDel="00182782">
          <w:rPr>
            <w:rPrChange w:id="587" w:author="Jan Kelemen" w:date="2016-01-17T21:56:00Z">
              <w:rPr>
                <w:rStyle w:val="Hyperlink"/>
                <w:noProof/>
              </w:rPr>
            </w:rPrChange>
          </w:rPr>
          <w:delText>Slika 6.3.1 Dijagram objekata</w:delText>
        </w:r>
        <w:r w:rsidDel="00182782">
          <w:rPr>
            <w:noProof/>
            <w:webHidden/>
          </w:rPr>
          <w:tab/>
          <w:delText>55</w:delText>
        </w:r>
      </w:del>
    </w:p>
    <w:p w14:paraId="1A776E79" w14:textId="6CF4325D" w:rsidR="00937DF5" w:rsidRDefault="00323742" w:rsidP="00937DF5">
      <w:pPr>
        <w:rPr>
          <w:rFonts w:ascii="Arial" w:eastAsia="Arial" w:hAnsi="Arial" w:cs="Arial"/>
          <w:i/>
          <w:color w:val="000000"/>
          <w:sz w:val="20"/>
          <w:szCs w:val="20"/>
        </w:rPr>
      </w:pPr>
      <w:r>
        <w:rPr>
          <w:rFonts w:ascii="Arial" w:eastAsia="Arial" w:hAnsi="Arial" w:cs="Arial"/>
          <w:i/>
          <w:color w:val="000000"/>
          <w:sz w:val="20"/>
          <w:szCs w:val="20"/>
        </w:rPr>
        <w:fldChar w:fldCharType="end"/>
      </w:r>
    </w:p>
    <w:p w14:paraId="72D5C5E3" w14:textId="77777777" w:rsidR="00937DF5" w:rsidRDefault="00937DF5" w:rsidP="00937DF5">
      <w:pPr>
        <w:rPr>
          <w:rFonts w:ascii="Arial" w:eastAsia="Arial" w:hAnsi="Arial" w:cs="Arial"/>
          <w:sz w:val="20"/>
        </w:rPr>
      </w:pPr>
    </w:p>
    <w:p w14:paraId="0E157C92" w14:textId="77777777" w:rsidR="00937DF5" w:rsidRDefault="00937DF5" w:rsidP="00937DF5">
      <w:pPr>
        <w:rPr>
          <w:rFonts w:ascii="Arial" w:eastAsia="Arial" w:hAnsi="Arial" w:cs="Arial"/>
          <w:sz w:val="20"/>
        </w:rPr>
      </w:pPr>
      <w:r>
        <w:rPr>
          <w:rFonts w:ascii="Arial" w:eastAsia="Arial" w:hAnsi="Arial" w:cs="Arial"/>
          <w:sz w:val="20"/>
        </w:rPr>
        <w:br w:type="page"/>
      </w:r>
    </w:p>
    <w:p w14:paraId="69589E1D" w14:textId="77777777" w:rsidR="00937DF5" w:rsidRDefault="00937DF5" w:rsidP="007B2935">
      <w:pPr>
        <w:pStyle w:val="Heading1"/>
        <w:numPr>
          <w:ilvl w:val="0"/>
          <w:numId w:val="0"/>
        </w:numPr>
        <w:ind w:left="432" w:hanging="432"/>
        <w:rPr>
          <w:rFonts w:ascii="Arial" w:eastAsia="Arial" w:hAnsi="Arial" w:cs="Arial"/>
        </w:rPr>
      </w:pPr>
      <w:bookmarkStart w:id="588" w:name="_Toc431806065"/>
      <w:bookmarkStart w:id="589" w:name="_Toc435793431"/>
      <w:r>
        <w:lastRenderedPageBreak/>
        <w:t>Dodatak B: Dnevnik sastajanja</w:t>
      </w:r>
      <w:bookmarkEnd w:id="588"/>
      <w:bookmarkEnd w:id="589"/>
    </w:p>
    <w:p w14:paraId="07B6BDC4" w14:textId="200BF434" w:rsidR="00937DF5" w:rsidRPr="007B0D7C" w:rsidRDefault="00937DF5" w:rsidP="007B0D7C">
      <w:pPr>
        <w:rPr>
          <w:b/>
          <w:u w:val="single"/>
        </w:rPr>
      </w:pPr>
      <w:r w:rsidRPr="007B0D7C">
        <w:rPr>
          <w:b/>
          <w:u w:val="single"/>
        </w:rPr>
        <w:t>Sastanak br.1: 16.10.2015</w:t>
      </w:r>
      <w:r w:rsidR="007B0D7C">
        <w:rPr>
          <w:b/>
          <w:u w:val="single"/>
        </w:rPr>
        <w:t>.</w:t>
      </w:r>
    </w:p>
    <w:p w14:paraId="359177B1" w14:textId="130FFADD" w:rsidR="00937DF5" w:rsidRDefault="00937DF5" w:rsidP="007B0D7C">
      <w:r w:rsidRPr="007B0D7C">
        <w:rPr>
          <w:b/>
        </w:rPr>
        <w:t>Prisutni:</w:t>
      </w:r>
      <w:r>
        <w:t xml:space="preserve"> Šarić Fredi, Gulan Filip, Janjić Matej, Kelemen Jan, Kostrešević Kenneth,</w:t>
      </w:r>
      <w:r w:rsidR="007B0D7C">
        <w:t xml:space="preserve"> </w:t>
      </w:r>
      <w:r>
        <w:t>Latečki Domagoj, Trčak Tin</w:t>
      </w:r>
      <w:r w:rsidR="008341DC">
        <w:t>.</w:t>
      </w:r>
    </w:p>
    <w:p w14:paraId="28A98AA8" w14:textId="6717AD5A" w:rsidR="00937DF5" w:rsidRDefault="00937DF5" w:rsidP="007B0D7C">
      <w:r w:rsidRPr="007B0D7C">
        <w:rPr>
          <w:b/>
        </w:rPr>
        <w:t>Sadržaj sastanka:</w:t>
      </w:r>
      <w:r>
        <w:t xml:space="preserve"> upoznavanje članova tima, razgovor o zadatku i okvirna podjela poslova</w:t>
      </w:r>
      <w:r w:rsidR="008341DC">
        <w:t>.</w:t>
      </w:r>
    </w:p>
    <w:p w14:paraId="0B392235" w14:textId="77777777" w:rsidR="00937DF5" w:rsidRPr="007B0D7C" w:rsidRDefault="00937DF5" w:rsidP="007B0D7C">
      <w:pPr>
        <w:rPr>
          <w:b/>
          <w:u w:val="single"/>
        </w:rPr>
      </w:pPr>
      <w:r w:rsidRPr="007B0D7C">
        <w:rPr>
          <w:b/>
          <w:u w:val="single"/>
        </w:rPr>
        <w:t>Sastanak br. 2: 24.10.2015.</w:t>
      </w:r>
    </w:p>
    <w:p w14:paraId="5BC876B1" w14:textId="7A651628" w:rsidR="00937DF5" w:rsidRDefault="00937DF5" w:rsidP="007B0D7C">
      <w:r w:rsidRPr="007B0D7C">
        <w:rPr>
          <w:b/>
        </w:rPr>
        <w:t>Prisutni:</w:t>
      </w:r>
      <w:r>
        <w:t xml:space="preserve"> Šarić Fredi, Gulan Filip, Janjić Matej,</w:t>
      </w:r>
      <w:r w:rsidR="007B0D7C">
        <w:t xml:space="preserve"> Kostrešević Kenneth, Latečki </w:t>
      </w:r>
      <w:r>
        <w:t>Domagoj, Trčak Tin</w:t>
      </w:r>
      <w:r w:rsidR="008341DC">
        <w:t>.</w:t>
      </w:r>
    </w:p>
    <w:p w14:paraId="347E5DE9" w14:textId="737A3B11" w:rsidR="00937DF5" w:rsidRDefault="00937DF5" w:rsidP="007B0D7C">
      <w:r w:rsidRPr="007B0D7C">
        <w:rPr>
          <w:b/>
        </w:rPr>
        <w:t>Sadržaj sastanka:</w:t>
      </w:r>
      <w:r>
        <w:t xml:space="preserve"> definiranje projektno</w:t>
      </w:r>
      <w:r w:rsidR="008341DC">
        <w:t>g zadatka, izrada baze podataka.</w:t>
      </w:r>
    </w:p>
    <w:p w14:paraId="6EE585EA" w14:textId="77777777" w:rsidR="00937DF5" w:rsidRPr="007B0D7C" w:rsidRDefault="00937DF5" w:rsidP="007B0D7C">
      <w:pPr>
        <w:rPr>
          <w:b/>
          <w:u w:val="single"/>
        </w:rPr>
      </w:pPr>
      <w:r w:rsidRPr="007B0D7C">
        <w:rPr>
          <w:b/>
          <w:u w:val="single"/>
        </w:rPr>
        <w:t>Sastanak br. 3: 31.10.2015.</w:t>
      </w:r>
    </w:p>
    <w:p w14:paraId="764F4CC7" w14:textId="0F5992E5" w:rsidR="00937DF5" w:rsidRDefault="00937DF5" w:rsidP="007B0D7C">
      <w:r w:rsidRPr="00C04BD0">
        <w:rPr>
          <w:b/>
        </w:rPr>
        <w:t>Prisutni:</w:t>
      </w:r>
      <w:r>
        <w:t xml:space="preserve"> Šarić Fredi, Kostrešević Kenn</w:t>
      </w:r>
      <w:r w:rsidR="008341DC">
        <w:t>eth, Latečki Domagoj, Trčak Tin.</w:t>
      </w:r>
    </w:p>
    <w:p w14:paraId="5B41685A" w14:textId="3338E713" w:rsidR="00937DF5" w:rsidRDefault="00937DF5" w:rsidP="007B0D7C">
      <w:r w:rsidRPr="00C04BD0">
        <w:rPr>
          <w:b/>
        </w:rPr>
        <w:t>Sadržaj sastanka:</w:t>
      </w:r>
      <w:r>
        <w:t xml:space="preserve"> pisanje funkcionalnih zahtjeva, dogovor oko izgleda stranice i osnovnih funkcionalnosti</w:t>
      </w:r>
      <w:r w:rsidR="008341DC">
        <w:t>.</w:t>
      </w:r>
    </w:p>
    <w:p w14:paraId="774D1A7C" w14:textId="77777777" w:rsidR="00937DF5" w:rsidRPr="00C04BD0" w:rsidRDefault="00937DF5" w:rsidP="007B0D7C">
      <w:pPr>
        <w:rPr>
          <w:b/>
          <w:u w:val="single"/>
        </w:rPr>
      </w:pPr>
      <w:r w:rsidRPr="00C04BD0">
        <w:rPr>
          <w:b/>
          <w:u w:val="single"/>
        </w:rPr>
        <w:t>Sastanak br. 4: 04.11.2015.</w:t>
      </w:r>
    </w:p>
    <w:p w14:paraId="23495559" w14:textId="54FD70AA" w:rsidR="00937DF5" w:rsidRDefault="00937DF5" w:rsidP="007B0D7C">
      <w:r w:rsidRPr="00C04BD0">
        <w:rPr>
          <w:b/>
        </w:rPr>
        <w:t xml:space="preserve">Prisutni: </w:t>
      </w:r>
      <w:r>
        <w:t xml:space="preserve">Šarić Fredi, Gulan Filip, Janjić Matej, Kelemen Jan, </w:t>
      </w:r>
      <w:r w:rsidR="007B0D7C">
        <w:t xml:space="preserve">Kostrešević Kenneth, </w:t>
      </w:r>
      <w:r>
        <w:t>Latečki Domagoj, Trčak Tin</w:t>
      </w:r>
      <w:r w:rsidR="008341DC">
        <w:t>.</w:t>
      </w:r>
    </w:p>
    <w:p w14:paraId="4F5BF153" w14:textId="29058CF6" w:rsidR="00937DF5" w:rsidRDefault="00937DF5" w:rsidP="007B0D7C">
      <w:r w:rsidRPr="00C04BD0">
        <w:rPr>
          <w:b/>
        </w:rPr>
        <w:t>Sadržaj sastanka:</w:t>
      </w:r>
      <w:r>
        <w:t xml:space="preserve"> detaljan opis web stranice i usluga sustava</w:t>
      </w:r>
      <w:r w:rsidR="008341DC">
        <w:t>.</w:t>
      </w:r>
      <w:r>
        <w:t xml:space="preserve"> </w:t>
      </w:r>
    </w:p>
    <w:p w14:paraId="1545ED9F" w14:textId="77777777" w:rsidR="00937DF5" w:rsidRDefault="00937DF5" w:rsidP="00937DF5">
      <w:pPr>
        <w:rPr>
          <w:rFonts w:ascii="Arial" w:hAnsi="Arial" w:cs="Arial"/>
        </w:rPr>
      </w:pPr>
    </w:p>
    <w:p w14:paraId="36B9B8E4" w14:textId="77777777" w:rsidR="00937DF5" w:rsidRDefault="00937DF5" w:rsidP="00937DF5">
      <w:pPr>
        <w:rPr>
          <w:rFonts w:ascii="Arial" w:hAnsi="Arial" w:cs="Arial"/>
        </w:rPr>
      </w:pPr>
    </w:p>
    <w:p w14:paraId="0DF6CB4A" w14:textId="77777777" w:rsidR="00937DF5" w:rsidRDefault="00937DF5" w:rsidP="00937DF5">
      <w:pPr>
        <w:rPr>
          <w:rFonts w:ascii="Arial" w:hAnsi="Arial" w:cs="Arial"/>
        </w:rPr>
      </w:pPr>
    </w:p>
    <w:p w14:paraId="4FE17BCC" w14:textId="77777777" w:rsidR="00937DF5" w:rsidRDefault="00937DF5" w:rsidP="007B2935">
      <w:pPr>
        <w:pStyle w:val="Heading1"/>
        <w:numPr>
          <w:ilvl w:val="0"/>
          <w:numId w:val="0"/>
        </w:numPr>
        <w:ind w:left="432" w:hanging="432"/>
      </w:pPr>
      <w:r>
        <w:rPr>
          <w:rFonts w:ascii="Arial" w:eastAsia="Arial" w:hAnsi="Arial" w:cs="Arial"/>
        </w:rPr>
        <w:br w:type="page"/>
      </w:r>
      <w:bookmarkStart w:id="590" w:name="_Toc431806066"/>
      <w:bookmarkStart w:id="591" w:name="_Toc435793432"/>
      <w:r>
        <w:lastRenderedPageBreak/>
        <w:t>Dodatak C: Prikaz aktivnosti grupe</w:t>
      </w:r>
      <w:bookmarkEnd w:id="590"/>
      <w:bookmarkEnd w:id="591"/>
    </w:p>
    <w:p w14:paraId="6951F7C5" w14:textId="77777777" w:rsidR="00A563F4" w:rsidRDefault="00A563F4" w:rsidP="00A563F4">
      <w:pPr>
        <w:pStyle w:val="Normal5"/>
        <w:spacing w:line="360" w:lineRule="auto"/>
        <w:jc w:val="both"/>
        <w:rPr>
          <w:rFonts w:ascii="Arial" w:eastAsia="Arial" w:hAnsi="Arial" w:cs="Arial"/>
          <w:i/>
          <w:sz w:val="20"/>
        </w:rPr>
      </w:pPr>
      <w:r>
        <w:rPr>
          <w:rFonts w:ascii="Arial" w:eastAsia="Arial" w:hAnsi="Arial" w:cs="Arial"/>
          <w:i/>
          <w:sz w:val="20"/>
        </w:rPr>
        <w:t xml:space="preserve">U ovom dijelu dodatka potrebno je navesti </w:t>
      </w:r>
    </w:p>
    <w:p w14:paraId="089B2AE5" w14:textId="77777777" w:rsidR="00A563F4" w:rsidRDefault="00A563F4" w:rsidP="00A563F4">
      <w:pPr>
        <w:pStyle w:val="Normal5"/>
        <w:numPr>
          <w:ilvl w:val="0"/>
          <w:numId w:val="64"/>
        </w:numPr>
        <w:spacing w:line="360" w:lineRule="auto"/>
        <w:jc w:val="both"/>
        <w:rPr>
          <w:rFonts w:ascii="Arial" w:eastAsia="Arial" w:hAnsi="Arial" w:cs="Arial"/>
          <w:i/>
          <w:sz w:val="20"/>
        </w:rPr>
      </w:pPr>
      <w:r>
        <w:rPr>
          <w:rFonts w:ascii="Arial" w:eastAsia="Arial" w:hAnsi="Arial" w:cs="Arial"/>
          <w:i/>
          <w:sz w:val="20"/>
        </w:rPr>
        <w:t xml:space="preserve">popis članova grupe i njihovih zaduženja, tj. odrađenih poslova (u postocima ukupno odrađenog posla) </w:t>
      </w:r>
    </w:p>
    <w:p w14:paraId="43C93D00" w14:textId="77777777" w:rsidR="00A563F4" w:rsidRPr="00B33520" w:rsidRDefault="00A563F4" w:rsidP="00A563F4">
      <w:pPr>
        <w:pStyle w:val="Normal5"/>
        <w:numPr>
          <w:ilvl w:val="0"/>
          <w:numId w:val="64"/>
        </w:numPr>
        <w:spacing w:line="360" w:lineRule="auto"/>
        <w:jc w:val="both"/>
        <w:rPr>
          <w:i/>
        </w:rPr>
      </w:pPr>
      <w:r>
        <w:rPr>
          <w:rFonts w:ascii="Arial" w:eastAsia="Arial" w:hAnsi="Arial" w:cs="Arial"/>
          <w:i/>
          <w:sz w:val="20"/>
        </w:rPr>
        <w:t xml:space="preserve">prenijeti dijagram pregleda promjena nad datotekama projekta. Potrebno je u </w:t>
      </w:r>
      <w:r>
        <w:rPr>
          <w:rFonts w:ascii="Arial" w:eastAsia="Arial" w:hAnsi="Arial" w:cs="Arial"/>
          <w:sz w:val="20"/>
        </w:rPr>
        <w:t xml:space="preserve">BitBucket </w:t>
      </w:r>
      <w:r>
        <w:rPr>
          <w:rFonts w:ascii="Arial" w:eastAsia="Arial" w:hAnsi="Arial" w:cs="Arial"/>
          <w:i/>
          <w:sz w:val="20"/>
        </w:rPr>
        <w:t xml:space="preserve">sučelju instalirati dodatak </w:t>
      </w:r>
      <w:r>
        <w:rPr>
          <w:rFonts w:ascii="Arial" w:eastAsia="Arial" w:hAnsi="Arial" w:cs="Arial"/>
          <w:sz w:val="20"/>
        </w:rPr>
        <w:t>AwesomeGraph</w:t>
      </w:r>
      <w:r>
        <w:rPr>
          <w:rFonts w:ascii="Arial" w:eastAsia="Arial" w:hAnsi="Arial" w:cs="Arial"/>
          <w:i/>
          <w:sz w:val="20"/>
        </w:rPr>
        <w:t xml:space="preserve"> koji daje prikaz grafički prikaz aktivnosti grupe, tj. '</w:t>
      </w:r>
      <w:r>
        <w:rPr>
          <w:rFonts w:ascii="Arial" w:eastAsia="Arial" w:hAnsi="Arial" w:cs="Arial"/>
          <w:sz w:val="20"/>
        </w:rPr>
        <w:t xml:space="preserve">commit' </w:t>
      </w:r>
      <w:r w:rsidRPr="00B33520">
        <w:rPr>
          <w:rFonts w:ascii="Arial" w:eastAsia="Arial" w:hAnsi="Arial" w:cs="Arial"/>
          <w:i/>
          <w:sz w:val="20"/>
        </w:rPr>
        <w:t>akcija tijekom trajanja projekta</w:t>
      </w:r>
      <w:r>
        <w:rPr>
          <w:rFonts w:ascii="Arial" w:eastAsia="Arial" w:hAnsi="Arial" w:cs="Arial"/>
          <w:i/>
          <w:sz w:val="20"/>
        </w:rPr>
        <w:t>,</w:t>
      </w:r>
      <w:r w:rsidRPr="00B33520">
        <w:rPr>
          <w:rFonts w:ascii="Arial" w:eastAsia="Arial" w:hAnsi="Arial" w:cs="Arial"/>
          <w:i/>
          <w:sz w:val="20"/>
        </w:rPr>
        <w:t xml:space="preserve"> </w:t>
      </w:r>
      <w:r>
        <w:rPr>
          <w:rFonts w:ascii="Arial" w:eastAsia="Arial" w:hAnsi="Arial" w:cs="Arial"/>
          <w:i/>
          <w:sz w:val="20"/>
        </w:rPr>
        <w:t>te na kraju projekta generirane grafove prenijeti u ovo poglavlje dokumentacije.</w:t>
      </w:r>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1911A1"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349284B6" w:rsidR="00937DF5" w:rsidRPr="003771F5" w:rsidRDefault="007A0BB0" w:rsidP="003771F5">
            <w:pPr>
              <w:spacing w:before="60" w:after="60"/>
              <w:jc w:val="center"/>
              <w:rPr>
                <w:rFonts w:cs="Times New Roman"/>
                <w:b/>
                <w:bCs/>
                <w:sz w:val="20"/>
                <w:lang w:val="en-US"/>
              </w:rPr>
            </w:pPr>
            <w:r w:rsidRPr="003771F5">
              <w:rPr>
                <w:rFonts w:cs="Times New Roman"/>
                <w:b/>
                <w:bCs/>
                <w:sz w:val="20"/>
                <w:lang w:val="en-US"/>
              </w:rPr>
              <w:t>Č</w:t>
            </w:r>
            <w:r w:rsidR="000E53F1">
              <w:rPr>
                <w:rFonts w:cs="Times New Roman"/>
                <w:b/>
                <w:bCs/>
                <w:sz w:val="20"/>
                <w:lang w:val="en-US"/>
              </w:rPr>
              <w:t>lanovi grupe</w:t>
            </w:r>
          </w:p>
        </w:tc>
      </w:tr>
      <w:tr w:rsidR="00937DF5" w:rsidRPr="001911A1"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3771F5" w:rsidRDefault="00937DF5" w:rsidP="003771F5">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5C4D0003" w:rsidR="00937DF5" w:rsidRPr="003771F5" w:rsidRDefault="003771F5" w:rsidP="003771F5">
            <w:pPr>
              <w:spacing w:before="60" w:after="60"/>
              <w:jc w:val="center"/>
              <w:rPr>
                <w:rFonts w:cs="Times New Roman"/>
                <w:b/>
                <w:sz w:val="20"/>
                <w:lang w:val="en-US"/>
              </w:rPr>
            </w:pPr>
            <w:r w:rsidRPr="003771F5">
              <w:rPr>
                <w:rFonts w:cs="Times New Roman"/>
                <w:b/>
                <w:sz w:val="20"/>
                <w:lang w:val="en-US"/>
              </w:rPr>
              <w:t>Fredi Šarić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3B4626AD" w:rsidR="00937DF5" w:rsidRPr="003771F5" w:rsidRDefault="003771F5" w:rsidP="003771F5">
            <w:pPr>
              <w:spacing w:before="60" w:after="60"/>
              <w:jc w:val="center"/>
              <w:rPr>
                <w:rFonts w:cs="Times New Roman"/>
                <w:b/>
                <w:sz w:val="20"/>
                <w:lang w:val="en-US"/>
              </w:rPr>
            </w:pPr>
            <w:r w:rsidRPr="003771F5">
              <w:rPr>
                <w:rFonts w:cs="Times New Roman"/>
                <w:b/>
                <w:sz w:val="20"/>
                <w:lang w:val="en-US"/>
              </w:rPr>
              <w:t>Filip Gulan</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64CEF79F" w:rsidR="00937DF5" w:rsidRPr="003771F5" w:rsidRDefault="003771F5" w:rsidP="003771F5">
            <w:pPr>
              <w:spacing w:before="60" w:after="60"/>
              <w:jc w:val="center"/>
              <w:rPr>
                <w:rFonts w:cs="Times New Roman"/>
                <w:b/>
                <w:sz w:val="20"/>
                <w:lang w:val="en-US"/>
              </w:rPr>
            </w:pPr>
            <w:r w:rsidRPr="003771F5">
              <w:rPr>
                <w:rFonts w:cs="Times New Roman"/>
                <w:b/>
                <w:sz w:val="20"/>
                <w:lang w:val="en-US"/>
              </w:rPr>
              <w:t>Matej Janjić</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26613DB6" w:rsidR="00937DF5" w:rsidRPr="003771F5" w:rsidRDefault="003771F5" w:rsidP="003771F5">
            <w:pPr>
              <w:spacing w:before="60" w:after="60"/>
              <w:jc w:val="center"/>
              <w:rPr>
                <w:rFonts w:cs="Times New Roman"/>
                <w:b/>
                <w:sz w:val="20"/>
                <w:lang w:val="en-US"/>
              </w:rPr>
            </w:pPr>
            <w:r w:rsidRPr="003771F5">
              <w:rPr>
                <w:rFonts w:cs="Times New Roman"/>
                <w:b/>
                <w:sz w:val="20"/>
                <w:lang w:val="en-US"/>
              </w:rPr>
              <w:t>Jan Kelemen</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2DE5E1B" w:rsidR="00937DF5" w:rsidRPr="003771F5" w:rsidRDefault="003771F5" w:rsidP="003771F5">
            <w:pPr>
              <w:spacing w:before="60" w:after="60"/>
              <w:jc w:val="center"/>
              <w:rPr>
                <w:rFonts w:cs="Times New Roman"/>
                <w:b/>
                <w:sz w:val="20"/>
                <w:lang w:val="en-US"/>
              </w:rPr>
            </w:pPr>
            <w:r w:rsidRPr="003771F5">
              <w:rPr>
                <w:rFonts w:cs="Times New Roman"/>
                <w:b/>
                <w:sz w:val="20"/>
                <w:lang w:val="en-US"/>
              </w:rPr>
              <w:t>Kenneth Kostrešević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2DC4D0C5" w:rsidR="00937DF5" w:rsidRPr="003771F5" w:rsidRDefault="003771F5" w:rsidP="003771F5">
            <w:pPr>
              <w:spacing w:before="60" w:after="60"/>
              <w:jc w:val="center"/>
              <w:rPr>
                <w:rFonts w:cs="Times New Roman"/>
                <w:b/>
                <w:sz w:val="20"/>
                <w:lang w:val="en-US"/>
              </w:rPr>
            </w:pPr>
            <w:r w:rsidRPr="003771F5">
              <w:rPr>
                <w:rFonts w:cs="Times New Roman"/>
                <w:b/>
                <w:sz w:val="20"/>
                <w:lang w:val="en-US"/>
              </w:rPr>
              <w:t>Domagoj Latečki</w:t>
            </w:r>
          </w:p>
        </w:tc>
        <w:tc>
          <w:tcPr>
            <w:tcW w:w="1022" w:type="dxa"/>
            <w:tcBorders>
              <w:top w:val="single" w:sz="2" w:space="0" w:color="C9C9C9"/>
              <w:left w:val="single" w:sz="2" w:space="0" w:color="C9C9C9"/>
              <w:bottom w:val="single" w:sz="2" w:space="0" w:color="C9C9C9"/>
              <w:right w:val="nil"/>
            </w:tcBorders>
            <w:shd w:val="clear" w:color="auto" w:fill="EDEDED"/>
            <w:hideMark/>
          </w:tcPr>
          <w:p w14:paraId="44C38A3C" w14:textId="23F6C7B2" w:rsidR="003771F5" w:rsidRPr="003771F5" w:rsidRDefault="003771F5" w:rsidP="003771F5">
            <w:pPr>
              <w:spacing w:before="60" w:after="60"/>
              <w:jc w:val="center"/>
              <w:rPr>
                <w:rFonts w:cs="Times New Roman"/>
                <w:b/>
                <w:sz w:val="20"/>
                <w:lang w:val="en-US"/>
              </w:rPr>
            </w:pPr>
            <w:r w:rsidRPr="003771F5">
              <w:rPr>
                <w:rFonts w:cs="Times New Roman"/>
                <w:b/>
                <w:sz w:val="20"/>
                <w:lang w:val="en-US"/>
              </w:rPr>
              <w:t>Tin</w:t>
            </w:r>
          </w:p>
          <w:p w14:paraId="4039234A" w14:textId="1C9B0241" w:rsidR="00937DF5" w:rsidRPr="003771F5" w:rsidRDefault="003771F5" w:rsidP="003771F5">
            <w:pPr>
              <w:spacing w:before="60" w:after="60"/>
              <w:jc w:val="center"/>
              <w:rPr>
                <w:rFonts w:cs="Times New Roman"/>
                <w:b/>
                <w:sz w:val="20"/>
                <w:lang w:val="en-US"/>
              </w:rPr>
            </w:pPr>
            <w:r w:rsidRPr="003771F5">
              <w:rPr>
                <w:rFonts w:cs="Times New Roman"/>
                <w:b/>
                <w:sz w:val="20"/>
                <w:lang w:val="en-US"/>
              </w:rPr>
              <w:t>Trčak</w:t>
            </w:r>
          </w:p>
        </w:tc>
      </w:tr>
      <w:tr w:rsidR="003771F5" w:rsidRPr="001911A1"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3771F5" w:rsidRPr="003771F5" w:rsidRDefault="003771F5" w:rsidP="003771F5">
            <w:pPr>
              <w:spacing w:before="60" w:after="60"/>
              <w:jc w:val="center"/>
              <w:rPr>
                <w:rFonts w:cs="Times New Roman"/>
                <w:b/>
                <w:bCs/>
                <w:sz w:val="20"/>
                <w:lang w:val="en-US"/>
              </w:rPr>
            </w:pPr>
            <w:r w:rsidRPr="003771F5">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28D47551" w:rsidR="003771F5" w:rsidRPr="003771F5" w:rsidRDefault="003771F5" w:rsidP="003771F5">
            <w:pPr>
              <w:spacing w:before="60" w:after="60"/>
              <w:jc w:val="center"/>
              <w:rPr>
                <w:rFonts w:cs="Times New Roman"/>
                <w:sz w:val="20"/>
                <w:lang w:val="en-US"/>
              </w:rPr>
            </w:pPr>
            <w:r w:rsidRPr="003771F5">
              <w:rPr>
                <w:rFonts w:cs="Times New Roman"/>
                <w:sz w:val="20"/>
                <w:lang w:val="en-US"/>
              </w:rPr>
              <w:t>70%</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1A152469" w:rsidR="003771F5" w:rsidRPr="003771F5" w:rsidRDefault="003771F5" w:rsidP="003771F5">
            <w:pPr>
              <w:spacing w:before="60" w:after="60"/>
              <w:jc w:val="center"/>
              <w:rPr>
                <w:rFonts w:cs="Times New Roman"/>
                <w:sz w:val="20"/>
                <w:lang w:val="en-US"/>
              </w:rPr>
            </w:pPr>
            <w:r w:rsidRPr="003771F5">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5C6F9C1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3DB2D2AF"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40C596E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2CB37C7C"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hideMark/>
          </w:tcPr>
          <w:p w14:paraId="2AA54E38" w14:textId="3E3575D8"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r>
      <w:tr w:rsidR="00937DF5" w:rsidRPr="001911A1"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r>
      <w:tr w:rsidR="00937DF5" w:rsidRPr="001911A1"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r>
      <w:tr w:rsidR="00937DF5" w:rsidRPr="001911A1"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3771F5" w:rsidRDefault="006A5672" w:rsidP="003771F5">
            <w:pPr>
              <w:spacing w:before="60" w:after="60"/>
              <w:jc w:val="center"/>
              <w:rPr>
                <w:rFonts w:cs="Times New Roman"/>
                <w:sz w:val="20"/>
                <w:lang w:val="en-US"/>
              </w:rPr>
            </w:pPr>
            <w:r w:rsidRPr="003771F5">
              <w:rPr>
                <w:rFonts w:cs="Times New Roman"/>
                <w:sz w:val="20"/>
                <w:lang w:val="en-US"/>
              </w:rPr>
              <w:t>20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3771F5" w:rsidRDefault="006A5672"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r>
      <w:tr w:rsidR="00937DF5" w:rsidRPr="001911A1"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3771F5" w:rsidRDefault="00FE3968"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3771F5" w:rsidRDefault="00FE3968" w:rsidP="003771F5">
            <w:pPr>
              <w:spacing w:before="60" w:after="60"/>
              <w:jc w:val="center"/>
              <w:rPr>
                <w:rFonts w:cs="Times New Roman"/>
                <w:sz w:val="20"/>
                <w:lang w:val="en-US"/>
              </w:rPr>
            </w:pPr>
            <w:r w:rsidRPr="003771F5">
              <w:rPr>
                <w:rFonts w:cs="Times New Roman"/>
                <w:sz w:val="20"/>
                <w:lang w:val="en-US"/>
              </w:rPr>
              <w:t>9</w:t>
            </w:r>
            <w:r w:rsidR="0015569F" w:rsidRPr="003771F5">
              <w:rPr>
                <w:rFonts w:cs="Times New Roman"/>
                <w:sz w:val="20"/>
                <w:lang w:val="en-US"/>
              </w:rPr>
              <w:t>0</w:t>
            </w:r>
            <w:r w:rsidR="00530DDF" w:rsidRPr="003771F5">
              <w:rPr>
                <w:rFonts w:cs="Times New Roman"/>
                <w:sz w:val="20"/>
                <w:lang w:val="en-US"/>
              </w:rPr>
              <w:t>%</w:t>
            </w:r>
          </w:p>
        </w:tc>
      </w:tr>
      <w:tr w:rsidR="00937DF5" w:rsidRPr="001911A1"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3771F5" w:rsidRDefault="00937DF5" w:rsidP="003771F5">
            <w:pPr>
              <w:spacing w:before="60" w:after="60"/>
              <w:jc w:val="center"/>
              <w:rPr>
                <w:rFonts w:cs="Times New Roman"/>
                <w:sz w:val="20"/>
                <w:lang w:val="en-US"/>
              </w:rPr>
            </w:pPr>
          </w:p>
        </w:tc>
      </w:tr>
      <w:tr w:rsidR="00937DF5" w:rsidRPr="001911A1"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r>
      <w:tr w:rsidR="00530DDF" w:rsidRPr="001911A1"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Dijagram razreda s opisom</w:t>
            </w:r>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r>
      <w:tr w:rsidR="00530DDF" w:rsidRPr="001911A1"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3771F5" w:rsidRDefault="00530DDF" w:rsidP="003771F5">
            <w:pPr>
              <w:spacing w:before="60" w:after="60"/>
              <w:jc w:val="center"/>
              <w:rPr>
                <w:rFonts w:cs="Times New Roman"/>
                <w:bCs/>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r>
      <w:tr w:rsidR="00937DF5" w:rsidRPr="001911A1"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77777777" w:rsidR="00937DF5" w:rsidRPr="003771F5" w:rsidRDefault="00937DF5" w:rsidP="003771F5">
            <w:pPr>
              <w:spacing w:before="60" w:after="60"/>
              <w:jc w:val="center"/>
              <w:rPr>
                <w:rFonts w:cs="Times New Roman"/>
                <w:sz w:val="20"/>
                <w:lang w:val="en-US"/>
              </w:rPr>
            </w:pPr>
          </w:p>
        </w:tc>
      </w:tr>
      <w:tr w:rsidR="00937DF5" w:rsidRPr="001911A1"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lastRenderedPageBreak/>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3771F5" w:rsidRDefault="00937DF5" w:rsidP="003771F5">
            <w:pPr>
              <w:spacing w:before="60" w:after="60"/>
              <w:jc w:val="center"/>
              <w:rPr>
                <w:rFonts w:cs="Times New Roman"/>
                <w:sz w:val="20"/>
                <w:lang w:val="en-US"/>
              </w:rPr>
            </w:pPr>
          </w:p>
        </w:tc>
      </w:tr>
      <w:tr w:rsidR="00937DF5" w:rsidRPr="001911A1"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77777777" w:rsidR="00937DF5" w:rsidRPr="003771F5" w:rsidRDefault="00937DF5" w:rsidP="003771F5">
            <w:pPr>
              <w:spacing w:before="60" w:after="60"/>
              <w:jc w:val="center"/>
              <w:rPr>
                <w:rFonts w:cs="Times New Roman"/>
                <w:sz w:val="20"/>
                <w:lang w:val="en-US"/>
              </w:rPr>
            </w:pPr>
          </w:p>
        </w:tc>
      </w:tr>
      <w:tr w:rsidR="00937DF5" w:rsidRPr="001911A1"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07ED0079"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77777777" w:rsidR="00937DF5" w:rsidRPr="003771F5" w:rsidRDefault="00937DF5" w:rsidP="003771F5">
            <w:pPr>
              <w:spacing w:before="60" w:after="60"/>
              <w:jc w:val="center"/>
              <w:rPr>
                <w:rFonts w:cs="Times New Roman"/>
                <w:sz w:val="20"/>
                <w:lang w:val="en-US"/>
              </w:rPr>
            </w:pPr>
          </w:p>
        </w:tc>
      </w:tr>
      <w:tr w:rsidR="00937DF5" w:rsidRPr="001911A1"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77777777" w:rsidR="00937DF5" w:rsidRPr="003771F5" w:rsidRDefault="00937DF5" w:rsidP="003771F5">
            <w:pPr>
              <w:spacing w:before="60" w:after="60"/>
              <w:jc w:val="center"/>
              <w:rPr>
                <w:rFonts w:cs="Times New Roman"/>
                <w:sz w:val="20"/>
                <w:lang w:val="en-US"/>
              </w:rPr>
            </w:pPr>
          </w:p>
        </w:tc>
      </w:tr>
      <w:tr w:rsidR="00937DF5" w:rsidRPr="001911A1"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77777777" w:rsidR="00937DF5" w:rsidRPr="003771F5" w:rsidRDefault="00937DF5" w:rsidP="003771F5">
            <w:pPr>
              <w:spacing w:before="60" w:after="60"/>
              <w:jc w:val="center"/>
              <w:rPr>
                <w:rFonts w:cs="Times New Roman"/>
                <w:sz w:val="20"/>
                <w:lang w:val="en-US"/>
              </w:rPr>
            </w:pPr>
          </w:p>
        </w:tc>
      </w:tr>
      <w:tr w:rsidR="00937DF5" w:rsidRPr="001911A1"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77777777" w:rsidR="00937DF5" w:rsidRPr="003771F5" w:rsidRDefault="00937DF5" w:rsidP="003771F5">
            <w:pPr>
              <w:spacing w:before="60" w:after="60"/>
              <w:jc w:val="center"/>
              <w:rPr>
                <w:rFonts w:cs="Times New Roman"/>
                <w:sz w:val="20"/>
                <w:lang w:val="en-US"/>
              </w:rPr>
            </w:pPr>
          </w:p>
        </w:tc>
      </w:tr>
      <w:tr w:rsidR="00937DF5" w:rsidRPr="001911A1"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77777777" w:rsidR="00937DF5" w:rsidRPr="003771F5" w:rsidRDefault="00937DF5" w:rsidP="003771F5">
            <w:pPr>
              <w:spacing w:before="60" w:after="60"/>
              <w:jc w:val="center"/>
              <w:rPr>
                <w:rFonts w:cs="Times New Roman"/>
                <w:sz w:val="20"/>
                <w:lang w:val="en-US"/>
              </w:rPr>
            </w:pPr>
          </w:p>
        </w:tc>
      </w:tr>
      <w:tr w:rsidR="00937DF5" w:rsidRPr="001911A1"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r>
      <w:tr w:rsidR="00B57B00" w:rsidRPr="001911A1"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3771F5" w:rsidRDefault="00B57B00" w:rsidP="003771F5">
            <w:pPr>
              <w:spacing w:before="60" w:after="60"/>
              <w:jc w:val="center"/>
              <w:rPr>
                <w:rFonts w:cs="Times New Roman"/>
                <w:b/>
                <w:bCs/>
                <w:sz w:val="20"/>
                <w:lang w:val="en-US"/>
              </w:rPr>
            </w:pPr>
            <w:r w:rsidRPr="003771F5">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r>
      <w:tr w:rsidR="00530DDF" w:rsidRPr="001911A1"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530DDF" w:rsidRPr="001911A1"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937DF5" w:rsidRPr="001911A1"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3771F5" w:rsidRDefault="00937DF5" w:rsidP="003771F5">
            <w:pPr>
              <w:spacing w:before="60" w:after="60"/>
              <w:jc w:val="center"/>
              <w:rPr>
                <w:rFonts w:cs="Times New Roman"/>
                <w:sz w:val="20"/>
                <w:lang w:val="en-US"/>
              </w:rPr>
            </w:pPr>
          </w:p>
        </w:tc>
      </w:tr>
      <w:tr w:rsidR="00530DDF" w:rsidRPr="001911A1"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3771F5" w:rsidRDefault="00B57B00" w:rsidP="003771F5">
            <w:pPr>
              <w:spacing w:before="60" w:after="60"/>
              <w:jc w:val="center"/>
              <w:rPr>
                <w:rFonts w:cs="Times New Roman"/>
                <w:sz w:val="20"/>
                <w:lang w:val="en-US"/>
              </w:rPr>
            </w:pPr>
            <w:r w:rsidRPr="003771F5">
              <w:rPr>
                <w:rFonts w:cs="Times New Roman"/>
                <w:sz w:val="20"/>
                <w:lang w:val="en-US"/>
              </w:rPr>
              <w:t>2</w:t>
            </w:r>
            <w:r w:rsidR="00530DDF"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3771F5" w:rsidRDefault="00B57B00" w:rsidP="003771F5">
            <w:pPr>
              <w:spacing w:before="60" w:after="60"/>
              <w:jc w:val="center"/>
              <w:rPr>
                <w:rFonts w:cs="Times New Roman"/>
                <w:sz w:val="20"/>
                <w:lang w:val="en-US"/>
              </w:rPr>
            </w:pPr>
            <w:r w:rsidRPr="003771F5">
              <w:rPr>
                <w:rFonts w:cs="Times New Roman"/>
                <w:sz w:val="20"/>
                <w:lang w:val="en-US"/>
              </w:rPr>
              <w:t>8</w:t>
            </w:r>
            <w:r w:rsidR="00530DDF" w:rsidRPr="003771F5">
              <w:rPr>
                <w:rFonts w:cs="Times New Roman"/>
                <w:sz w:val="20"/>
                <w:lang w:val="en-US"/>
              </w:rPr>
              <w:t>0%</w:t>
            </w:r>
          </w:p>
        </w:tc>
      </w:tr>
      <w:tr w:rsidR="00530DDF" w:rsidRPr="001911A1"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3771F5" w:rsidRDefault="00530DDF" w:rsidP="003771F5">
            <w:pPr>
              <w:spacing w:before="60" w:after="60"/>
              <w:jc w:val="center"/>
              <w:rPr>
                <w:rFonts w:cs="Times New Roman"/>
                <w:sz w:val="20"/>
                <w:lang w:val="en-US"/>
              </w:rPr>
            </w:pPr>
            <w:r w:rsidRPr="003771F5">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D37B57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7BC97510" w:rsidR="00530DDF" w:rsidRPr="003771F5" w:rsidRDefault="00530DDF" w:rsidP="003771F5">
            <w:pPr>
              <w:spacing w:before="60" w:after="60"/>
              <w:jc w:val="center"/>
              <w:rPr>
                <w:rFonts w:cs="Times New Roman"/>
                <w:sz w:val="20"/>
                <w:lang w:val="en-US"/>
              </w:rPr>
            </w:pPr>
            <w:r w:rsidRPr="003771F5">
              <w:rPr>
                <w:rFonts w:cs="Times New Roman"/>
                <w:sz w:val="20"/>
                <w:lang w:val="en-US"/>
              </w:rPr>
              <w:t>70%</w:t>
            </w:r>
          </w:p>
        </w:tc>
      </w:tr>
    </w:tbl>
    <w:p w14:paraId="0429BFA9" w14:textId="77777777" w:rsidR="00937DF5" w:rsidRDefault="00937DF5" w:rsidP="00937DF5">
      <w:pPr>
        <w:rPr>
          <w:rFonts w:cs="Times New Roman"/>
          <w:color w:val="000000"/>
          <w:szCs w:val="20"/>
          <w:lang w:eastAsia="hr-HR"/>
        </w:rPr>
      </w:pPr>
    </w:p>
    <w:p w14:paraId="2722EC3E" w14:textId="77777777" w:rsidR="00A563F4" w:rsidRDefault="00A563F4" w:rsidP="00A563F4">
      <w:pPr>
        <w:pStyle w:val="Normal5"/>
        <w:spacing w:after="120" w:line="360" w:lineRule="auto"/>
        <w:jc w:val="both"/>
        <w:rPr>
          <w:rFonts w:ascii="Arial" w:eastAsia="Arial" w:hAnsi="Arial" w:cs="Arial"/>
          <w:i/>
          <w:sz w:val="20"/>
        </w:rPr>
      </w:pPr>
      <w:r>
        <w:rPr>
          <w:rFonts w:ascii="Arial" w:eastAsia="Arial" w:hAnsi="Arial" w:cs="Arial"/>
          <w:i/>
          <w:sz w:val="20"/>
        </w:rPr>
        <w:t>Napomena: Doprinose u aktivnostima treba navesti u postocima po članovima grupe. Zbroj postotaka u svakom retku treba biti 100%.</w:t>
      </w:r>
    </w:p>
    <w:p w14:paraId="175901C0" w14:textId="5C11944B" w:rsidR="00530DDF" w:rsidRDefault="00530DDF">
      <w:pPr>
        <w:spacing w:after="160" w:line="259" w:lineRule="auto"/>
        <w:jc w:val="left"/>
        <w:rPr>
          <w:rFonts w:ascii="Arial" w:hAnsi="Arial" w:cs="Arial"/>
        </w:rPr>
      </w:pPr>
      <w:r>
        <w:rPr>
          <w:rFonts w:ascii="Arial" w:hAnsi="Arial" w:cs="Arial"/>
        </w:rPr>
        <w:br w:type="page"/>
      </w:r>
    </w:p>
    <w:p w14:paraId="2972D910" w14:textId="5B9D0390" w:rsidR="00937DF5" w:rsidRDefault="00530DDF" w:rsidP="00530DDF">
      <w:r w:rsidRPr="00952F10">
        <w:lastRenderedPageBreak/>
        <w:t xml:space="preserve">Pregled pohrana kroz vrijeme trajanja </w:t>
      </w:r>
      <w:r>
        <w:t>projekta</w:t>
      </w:r>
      <w:r w:rsidRPr="00952F10">
        <w:t>:</w:t>
      </w:r>
    </w:p>
    <w:p w14:paraId="319E97F6" w14:textId="77777777" w:rsidR="00530DDF" w:rsidRDefault="00530DDF" w:rsidP="00530DDF">
      <w:pPr>
        <w:ind w:hanging="851"/>
      </w:pPr>
      <w:r>
        <w:rPr>
          <w:noProof/>
          <w:lang w:eastAsia="hr-HR"/>
        </w:rPr>
        <w:drawing>
          <wp:inline distT="0" distB="0" distL="0" distR="0" wp14:anchorId="4A64DE28" wp14:editId="048416ED">
            <wp:extent cx="6851650" cy="7139401"/>
            <wp:effectExtent l="0" t="0" r="635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57">
                      <a:extLst>
                        <a:ext uri="{28A0092B-C50C-407E-A947-70E740481C1C}">
                          <a14:useLocalDpi xmlns:a14="http://schemas.microsoft.com/office/drawing/2010/main" val="0"/>
                        </a:ext>
                      </a:extLst>
                    </a:blip>
                    <a:stretch>
                      <a:fillRect/>
                    </a:stretch>
                  </pic:blipFill>
                  <pic:spPr>
                    <a:xfrm>
                      <a:off x="0" y="0"/>
                      <a:ext cx="6864964" cy="7153274"/>
                    </a:xfrm>
                    <a:prstGeom prst="rect">
                      <a:avLst/>
                    </a:prstGeom>
                  </pic:spPr>
                </pic:pic>
              </a:graphicData>
            </a:graphic>
          </wp:inline>
        </w:drawing>
      </w:r>
    </w:p>
    <w:p w14:paraId="2C387A61" w14:textId="4C8AB538" w:rsidR="00530DDF" w:rsidRPr="00530DDF" w:rsidRDefault="00530DDF" w:rsidP="00530DDF">
      <w:pPr>
        <w:jc w:val="center"/>
        <w:rPr>
          <w:b/>
          <w:sz w:val="20"/>
          <w:szCs w:val="20"/>
        </w:rPr>
      </w:pPr>
      <w:r w:rsidRPr="00530DDF">
        <w:rPr>
          <w:b/>
          <w:sz w:val="20"/>
          <w:szCs w:val="20"/>
        </w:rPr>
        <w:t>Slika Dodatak C Graf aktivnosti</w:t>
      </w:r>
    </w:p>
    <w:p w14:paraId="4CA4ED4E" w14:textId="77777777" w:rsidR="00937DF5" w:rsidRDefault="00937DF5" w:rsidP="00937DF5">
      <w:pPr>
        <w:rPr>
          <w:rFonts w:cs="Times New Roman"/>
        </w:rPr>
      </w:pPr>
      <w:r>
        <w:br w:type="page"/>
      </w:r>
    </w:p>
    <w:p w14:paraId="6E3098E8" w14:textId="77777777" w:rsidR="00937DF5" w:rsidRDefault="00937DF5" w:rsidP="007B2935">
      <w:pPr>
        <w:pStyle w:val="Heading1"/>
        <w:numPr>
          <w:ilvl w:val="0"/>
          <w:numId w:val="0"/>
        </w:numPr>
        <w:ind w:left="432" w:hanging="432"/>
      </w:pPr>
      <w:bookmarkStart w:id="592" w:name="_Toc431806067"/>
      <w:bookmarkStart w:id="593" w:name="_Toc435793433"/>
      <w:r>
        <w:lastRenderedPageBreak/>
        <w:t>Dodatak D: Plan rada / Pregled rada i stanje ostvarenja</w:t>
      </w:r>
      <w:bookmarkEnd w:id="592"/>
      <w:bookmarkEnd w:id="593"/>
    </w:p>
    <w:p w14:paraId="5966F8BC" w14:textId="39A7C53F" w:rsidR="00937DF5" w:rsidRDefault="0095002B" w:rsidP="00C97DB1">
      <w:pPr>
        <w:ind w:firstLine="432"/>
      </w:pPr>
      <w:r>
        <w:t>U drugome djelu projekta</w:t>
      </w:r>
      <w:r w:rsidR="00FE3968" w:rsidRPr="00FE3968">
        <w:t xml:space="preserve"> u</w:t>
      </w:r>
      <w:r w:rsidR="00A563F4">
        <w:t xml:space="preserve"> </w:t>
      </w:r>
      <w:r w:rsidR="00FE3968" w:rsidRPr="00FE3968">
        <w:t>planu je izgraditi grafičko sučelje sustava, implementirati kontrolere, bazu podataka. Također, u planu je napraviti instalaciju sustava.</w:t>
      </w:r>
      <w:r w:rsidR="00A563F4">
        <w:t xml:space="preserve"> </w:t>
      </w:r>
      <w:r w:rsidR="00FE3968" w:rsidRPr="00FE3968">
        <w:t>Na kraju ćemo testirati cijeli sustav.</w:t>
      </w:r>
    </w:p>
    <w:p w14:paraId="644B46D1" w14:textId="77777777" w:rsidR="00A563F4" w:rsidRDefault="00A563F4" w:rsidP="00C97DB1">
      <w:pPr>
        <w:ind w:firstLine="432"/>
      </w:pPr>
    </w:p>
    <w:p w14:paraId="18173B12" w14:textId="77777777" w:rsidR="00A563F4" w:rsidRPr="00732CA8" w:rsidRDefault="00A563F4" w:rsidP="00A563F4">
      <w:pPr>
        <w:pStyle w:val="Normal5"/>
        <w:spacing w:line="360" w:lineRule="auto"/>
        <w:jc w:val="both"/>
        <w:rPr>
          <w:rFonts w:ascii="Arial" w:eastAsia="Arial" w:hAnsi="Arial" w:cs="Arial"/>
          <w:i/>
          <w:sz w:val="20"/>
        </w:rPr>
      </w:pPr>
      <w:r w:rsidRPr="00732CA8">
        <w:rPr>
          <w:rFonts w:ascii="Arial" w:eastAsia="Arial" w:hAnsi="Arial" w:cs="Arial"/>
          <w:i/>
          <w:sz w:val="20"/>
        </w:rPr>
        <w:t>U ovom poglavlju potrebno je navesti:</w:t>
      </w:r>
    </w:p>
    <w:p w14:paraId="4E41E593" w14:textId="77777777" w:rsidR="00A563F4" w:rsidRPr="00732CA8" w:rsidRDefault="00A563F4" w:rsidP="00A563F4">
      <w:pPr>
        <w:pStyle w:val="Normal5"/>
        <w:numPr>
          <w:ilvl w:val="0"/>
          <w:numId w:val="63"/>
        </w:numPr>
        <w:spacing w:line="360" w:lineRule="auto"/>
        <w:jc w:val="both"/>
        <w:rPr>
          <w:rFonts w:ascii="Arial" w:hAnsi="Arial" w:cs="Arial"/>
          <w:i/>
          <w:sz w:val="20"/>
        </w:rPr>
      </w:pPr>
      <w:r w:rsidRPr="00732CA8">
        <w:rPr>
          <w:rFonts w:ascii="Arial" w:hAnsi="Arial" w:cs="Arial"/>
          <w:i/>
          <w:sz w:val="20"/>
        </w:rPr>
        <w:t>(u rev. 1) koji je plan rada za rev. 2,</w:t>
      </w:r>
    </w:p>
    <w:p w14:paraId="51110F8B" w14:textId="77777777" w:rsidR="00A563F4" w:rsidRPr="00732CA8" w:rsidRDefault="00A563F4" w:rsidP="00A563F4">
      <w:pPr>
        <w:pStyle w:val="Normal5"/>
        <w:numPr>
          <w:ilvl w:val="0"/>
          <w:numId w:val="63"/>
        </w:numPr>
        <w:spacing w:line="360" w:lineRule="auto"/>
        <w:jc w:val="both"/>
      </w:pPr>
      <w:r w:rsidRPr="00732CA8">
        <w:rPr>
          <w:rFonts w:ascii="Arial" w:eastAsia="Arial" w:hAnsi="Arial" w:cs="Arial"/>
          <w:i/>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14:paraId="36E8B291" w14:textId="77777777" w:rsidR="00A563F4" w:rsidRDefault="00A563F4" w:rsidP="00C97DB1">
      <w:pPr>
        <w:ind w:firstLine="432"/>
      </w:pPr>
    </w:p>
    <w:sectPr w:rsidR="00A563F4">
      <w:headerReference w:type="default" r:id="rId58"/>
      <w:footerReference w:type="default" r:id="rId5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7E8386" w14:textId="77777777" w:rsidR="00604B53" w:rsidRDefault="00604B53" w:rsidP="00EF161A">
      <w:pPr>
        <w:spacing w:after="0" w:line="240" w:lineRule="auto"/>
      </w:pPr>
      <w:r>
        <w:separator/>
      </w:r>
    </w:p>
  </w:endnote>
  <w:endnote w:type="continuationSeparator" w:id="0">
    <w:p w14:paraId="7F07218A" w14:textId="77777777" w:rsidR="00604B53" w:rsidRDefault="00604B53"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77777777" w:rsidR="00F106C9" w:rsidRDefault="00F106C9"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B00F49">
      <w:rPr>
        <w:noProof/>
      </w:rPr>
      <w:t>21</w:t>
    </w:r>
    <w:r>
      <w:fldChar w:fldCharType="end"/>
    </w:r>
    <w:r>
      <w:rPr>
        <w:rFonts w:ascii="Arial" w:eastAsia="Arial" w:hAnsi="Arial" w:cs="Arial"/>
        <w:sz w:val="20"/>
      </w:rPr>
      <w:t xml:space="preserve"> od </w:t>
    </w:r>
    <w:r>
      <w:fldChar w:fldCharType="begin"/>
    </w:r>
    <w:r>
      <w:instrText>NUMPAGES</w:instrText>
    </w:r>
    <w:r>
      <w:fldChar w:fldCharType="separate"/>
    </w:r>
    <w:r w:rsidR="00B00F49">
      <w:rPr>
        <w:noProof/>
      </w:rPr>
      <w:t>65</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ins w:id="594" w:author="Tin Trčak" w:date="2016-01-18T11:04:00Z">
      <w:r w:rsidR="00B00F49">
        <w:rPr>
          <w:rFonts w:ascii="Arial" w:eastAsia="Arial" w:hAnsi="Arial" w:cs="Arial"/>
          <w:noProof/>
          <w:sz w:val="20"/>
        </w:rPr>
        <w:t>18. siječnja 2016.</w:t>
      </w:r>
    </w:ins>
    <w:del w:id="595" w:author="Tin Trčak" w:date="2016-01-18T08:27:00Z">
      <w:r w:rsidDel="00F106C9">
        <w:rPr>
          <w:rFonts w:ascii="Arial" w:eastAsia="Arial" w:hAnsi="Arial" w:cs="Arial"/>
          <w:noProof/>
          <w:sz w:val="20"/>
        </w:rPr>
        <w:delText>17. siječnja 2016.</w:delText>
      </w:r>
    </w:del>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F106C9" w:rsidRDefault="00F106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364B55" w14:textId="77777777" w:rsidR="00604B53" w:rsidRDefault="00604B53" w:rsidP="00EF161A">
      <w:pPr>
        <w:spacing w:after="0" w:line="240" w:lineRule="auto"/>
      </w:pPr>
      <w:r>
        <w:separator/>
      </w:r>
    </w:p>
  </w:footnote>
  <w:footnote w:type="continuationSeparator" w:id="0">
    <w:p w14:paraId="0AAEFA79" w14:textId="77777777" w:rsidR="00604B53" w:rsidRDefault="00604B53"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F106C9" w:rsidRDefault="00F106C9"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F106C9" w:rsidRDefault="00F106C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2"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4"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5"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7"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9"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0"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3"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4"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5"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6"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8"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9"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2"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3"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4"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5"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6"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7"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8"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9"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1"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2"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3"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4"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6"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7"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8"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9"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0"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1"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2"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3"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4"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5"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6"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7"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8"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59"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0"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2"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4"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6"/>
  </w:num>
  <w:num w:numId="2">
    <w:abstractNumId w:val="3"/>
  </w:num>
  <w:num w:numId="3">
    <w:abstractNumId w:val="50"/>
  </w:num>
  <w:num w:numId="4">
    <w:abstractNumId w:val="64"/>
  </w:num>
  <w:num w:numId="5">
    <w:abstractNumId w:val="30"/>
  </w:num>
  <w:num w:numId="6">
    <w:abstractNumId w:val="55"/>
  </w:num>
  <w:num w:numId="7">
    <w:abstractNumId w:val="22"/>
  </w:num>
  <w:num w:numId="8">
    <w:abstractNumId w:val="27"/>
  </w:num>
  <w:num w:numId="9">
    <w:abstractNumId w:val="14"/>
  </w:num>
  <w:num w:numId="10">
    <w:abstractNumId w:val="37"/>
  </w:num>
  <w:num w:numId="11">
    <w:abstractNumId w:val="53"/>
  </w:num>
  <w:num w:numId="12">
    <w:abstractNumId w:val="48"/>
  </w:num>
  <w:num w:numId="13">
    <w:abstractNumId w:val="21"/>
  </w:num>
  <w:num w:numId="14">
    <w:abstractNumId w:val="58"/>
  </w:num>
  <w:num w:numId="15">
    <w:abstractNumId w:val="9"/>
  </w:num>
  <w:num w:numId="16">
    <w:abstractNumId w:val="62"/>
  </w:num>
  <w:num w:numId="17">
    <w:abstractNumId w:val="19"/>
  </w:num>
  <w:num w:numId="18">
    <w:abstractNumId w:val="5"/>
  </w:num>
  <w:num w:numId="19">
    <w:abstractNumId w:val="63"/>
  </w:num>
  <w:num w:numId="20">
    <w:abstractNumId w:val="25"/>
  </w:num>
  <w:num w:numId="21">
    <w:abstractNumId w:val="35"/>
  </w:num>
  <w:num w:numId="22">
    <w:abstractNumId w:val="7"/>
  </w:num>
  <w:num w:numId="23">
    <w:abstractNumId w:val="59"/>
  </w:num>
  <w:num w:numId="24">
    <w:abstractNumId w:val="42"/>
  </w:num>
  <w:num w:numId="25">
    <w:abstractNumId w:val="40"/>
  </w:num>
  <w:num w:numId="26">
    <w:abstractNumId w:val="24"/>
  </w:num>
  <w:num w:numId="27">
    <w:abstractNumId w:val="8"/>
  </w:num>
  <w:num w:numId="28">
    <w:abstractNumId w:val="49"/>
  </w:num>
  <w:num w:numId="29">
    <w:abstractNumId w:val="43"/>
  </w:num>
  <w:num w:numId="30">
    <w:abstractNumId w:val="13"/>
  </w:num>
  <w:num w:numId="31">
    <w:abstractNumId w:val="16"/>
  </w:num>
  <w:num w:numId="32">
    <w:abstractNumId w:val="60"/>
  </w:num>
  <w:num w:numId="33">
    <w:abstractNumId w:val="44"/>
  </w:num>
  <w:num w:numId="34">
    <w:abstractNumId w:val="61"/>
  </w:num>
  <w:num w:numId="35">
    <w:abstractNumId w:val="45"/>
  </w:num>
  <w:num w:numId="36">
    <w:abstractNumId w:val="47"/>
  </w:num>
  <w:num w:numId="37">
    <w:abstractNumId w:val="57"/>
  </w:num>
  <w:num w:numId="38">
    <w:abstractNumId w:val="28"/>
  </w:num>
  <w:num w:numId="39">
    <w:abstractNumId w:val="2"/>
  </w:num>
  <w:num w:numId="40">
    <w:abstractNumId w:val="23"/>
  </w:num>
  <w:num w:numId="41">
    <w:abstractNumId w:val="11"/>
  </w:num>
  <w:num w:numId="42">
    <w:abstractNumId w:val="0"/>
  </w:num>
  <w:num w:numId="43">
    <w:abstractNumId w:val="51"/>
  </w:num>
  <w:num w:numId="44">
    <w:abstractNumId w:val="18"/>
  </w:num>
  <w:num w:numId="45">
    <w:abstractNumId w:val="34"/>
  </w:num>
  <w:num w:numId="46">
    <w:abstractNumId w:val="36"/>
  </w:num>
  <w:num w:numId="47">
    <w:abstractNumId w:val="32"/>
  </w:num>
  <w:num w:numId="48">
    <w:abstractNumId w:val="52"/>
  </w:num>
  <w:num w:numId="49">
    <w:abstractNumId w:val="33"/>
  </w:num>
  <w:num w:numId="50">
    <w:abstractNumId w:val="12"/>
  </w:num>
  <w:num w:numId="51">
    <w:abstractNumId w:val="10"/>
  </w:num>
  <w:num w:numId="52">
    <w:abstractNumId w:val="54"/>
  </w:num>
  <w:num w:numId="53">
    <w:abstractNumId w:val="20"/>
  </w:num>
  <w:num w:numId="54">
    <w:abstractNumId w:val="26"/>
  </w:num>
  <w:num w:numId="55">
    <w:abstractNumId w:val="15"/>
  </w:num>
  <w:num w:numId="56">
    <w:abstractNumId w:val="29"/>
  </w:num>
  <w:num w:numId="57">
    <w:abstractNumId w:val="46"/>
  </w:num>
  <w:num w:numId="58">
    <w:abstractNumId w:val="38"/>
  </w:num>
  <w:num w:numId="59">
    <w:abstractNumId w:val="39"/>
  </w:num>
  <w:num w:numId="60">
    <w:abstractNumId w:val="6"/>
  </w:num>
  <w:num w:numId="61">
    <w:abstractNumId w:val="1"/>
  </w:num>
  <w:num w:numId="62">
    <w:abstractNumId w:val="31"/>
  </w:num>
  <w:num w:numId="63">
    <w:abstractNumId w:val="4"/>
  </w:num>
  <w:num w:numId="64">
    <w:abstractNumId w:val="17"/>
  </w:num>
  <w:num w:numId="65">
    <w:abstractNumId w:val="41"/>
  </w:num>
  <w:numIdMacAtCleanup w:val="6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in Trčak">
    <w15:presenceInfo w15:providerId="None" w15:userId="Tin Trčak"/>
  </w15:person>
  <w15:person w15:author="Jan Kelemen">
    <w15:presenceInfo w15:providerId="Windows Live" w15:userId="0e761d12e7acae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06D4F"/>
    <w:rsid w:val="000230E8"/>
    <w:rsid w:val="00025FCC"/>
    <w:rsid w:val="00025FF7"/>
    <w:rsid w:val="000416A5"/>
    <w:rsid w:val="00044234"/>
    <w:rsid w:val="0004754E"/>
    <w:rsid w:val="00072F42"/>
    <w:rsid w:val="00084DC6"/>
    <w:rsid w:val="000A0B5F"/>
    <w:rsid w:val="000E53F1"/>
    <w:rsid w:val="00106BB1"/>
    <w:rsid w:val="00112C54"/>
    <w:rsid w:val="00134C81"/>
    <w:rsid w:val="00135DB7"/>
    <w:rsid w:val="00151805"/>
    <w:rsid w:val="0015569F"/>
    <w:rsid w:val="00171F4F"/>
    <w:rsid w:val="00182782"/>
    <w:rsid w:val="001911A1"/>
    <w:rsid w:val="001A0EE3"/>
    <w:rsid w:val="001C235F"/>
    <w:rsid w:val="001C26C4"/>
    <w:rsid w:val="001C782B"/>
    <w:rsid w:val="001E3F76"/>
    <w:rsid w:val="001E5B16"/>
    <w:rsid w:val="001F404D"/>
    <w:rsid w:val="00223EEB"/>
    <w:rsid w:val="002349F4"/>
    <w:rsid w:val="0027165B"/>
    <w:rsid w:val="00271CE2"/>
    <w:rsid w:val="00272801"/>
    <w:rsid w:val="00280571"/>
    <w:rsid w:val="002C06DD"/>
    <w:rsid w:val="002E0231"/>
    <w:rsid w:val="002E33A3"/>
    <w:rsid w:val="002F15E8"/>
    <w:rsid w:val="002F4B4C"/>
    <w:rsid w:val="00302F59"/>
    <w:rsid w:val="00323742"/>
    <w:rsid w:val="00352BCF"/>
    <w:rsid w:val="0035493B"/>
    <w:rsid w:val="003771F5"/>
    <w:rsid w:val="003814FB"/>
    <w:rsid w:val="00385540"/>
    <w:rsid w:val="0039462F"/>
    <w:rsid w:val="003B2C71"/>
    <w:rsid w:val="00440E76"/>
    <w:rsid w:val="00460BB4"/>
    <w:rsid w:val="00465A1C"/>
    <w:rsid w:val="004756A2"/>
    <w:rsid w:val="00487921"/>
    <w:rsid w:val="0049246C"/>
    <w:rsid w:val="004A0E36"/>
    <w:rsid w:val="004A157F"/>
    <w:rsid w:val="004A724C"/>
    <w:rsid w:val="004D7BA5"/>
    <w:rsid w:val="004E30C0"/>
    <w:rsid w:val="004F0B5B"/>
    <w:rsid w:val="00516425"/>
    <w:rsid w:val="005209EE"/>
    <w:rsid w:val="0052243C"/>
    <w:rsid w:val="00530DDF"/>
    <w:rsid w:val="00533A94"/>
    <w:rsid w:val="00554442"/>
    <w:rsid w:val="0056442F"/>
    <w:rsid w:val="00591538"/>
    <w:rsid w:val="005A3F8E"/>
    <w:rsid w:val="005C40E2"/>
    <w:rsid w:val="005D60C0"/>
    <w:rsid w:val="005D6128"/>
    <w:rsid w:val="005E1685"/>
    <w:rsid w:val="005E4C33"/>
    <w:rsid w:val="00604B53"/>
    <w:rsid w:val="00612A5C"/>
    <w:rsid w:val="00647055"/>
    <w:rsid w:val="006A5672"/>
    <w:rsid w:val="006A680D"/>
    <w:rsid w:val="006C332A"/>
    <w:rsid w:val="006D6634"/>
    <w:rsid w:val="006D733D"/>
    <w:rsid w:val="006F02EA"/>
    <w:rsid w:val="006F6C23"/>
    <w:rsid w:val="00701C17"/>
    <w:rsid w:val="007364D4"/>
    <w:rsid w:val="00775A91"/>
    <w:rsid w:val="0079511F"/>
    <w:rsid w:val="007A0BB0"/>
    <w:rsid w:val="007B0D7C"/>
    <w:rsid w:val="007B2935"/>
    <w:rsid w:val="007C0A28"/>
    <w:rsid w:val="007C6915"/>
    <w:rsid w:val="007E0D3E"/>
    <w:rsid w:val="007E42C3"/>
    <w:rsid w:val="0080233F"/>
    <w:rsid w:val="008056C9"/>
    <w:rsid w:val="00824032"/>
    <w:rsid w:val="0082440D"/>
    <w:rsid w:val="008341DC"/>
    <w:rsid w:val="008512B3"/>
    <w:rsid w:val="008E4372"/>
    <w:rsid w:val="008F2C10"/>
    <w:rsid w:val="008F3719"/>
    <w:rsid w:val="00922458"/>
    <w:rsid w:val="00937DF5"/>
    <w:rsid w:val="0095002B"/>
    <w:rsid w:val="009558AA"/>
    <w:rsid w:val="009619D5"/>
    <w:rsid w:val="00984B87"/>
    <w:rsid w:val="0099229B"/>
    <w:rsid w:val="009E2F05"/>
    <w:rsid w:val="009E444A"/>
    <w:rsid w:val="00A360BF"/>
    <w:rsid w:val="00A368CA"/>
    <w:rsid w:val="00A4247E"/>
    <w:rsid w:val="00A563F4"/>
    <w:rsid w:val="00AA6155"/>
    <w:rsid w:val="00AE410F"/>
    <w:rsid w:val="00AE7D9C"/>
    <w:rsid w:val="00AF68CF"/>
    <w:rsid w:val="00B00F49"/>
    <w:rsid w:val="00B03425"/>
    <w:rsid w:val="00B301DF"/>
    <w:rsid w:val="00B350D7"/>
    <w:rsid w:val="00B422A4"/>
    <w:rsid w:val="00B57B00"/>
    <w:rsid w:val="00B646CE"/>
    <w:rsid w:val="00B77847"/>
    <w:rsid w:val="00BA61C9"/>
    <w:rsid w:val="00BB12AB"/>
    <w:rsid w:val="00BC7593"/>
    <w:rsid w:val="00BD0F46"/>
    <w:rsid w:val="00BD4E4F"/>
    <w:rsid w:val="00BE0434"/>
    <w:rsid w:val="00BF4887"/>
    <w:rsid w:val="00C04BD0"/>
    <w:rsid w:val="00C35FE1"/>
    <w:rsid w:val="00C50C68"/>
    <w:rsid w:val="00C55AC7"/>
    <w:rsid w:val="00C84CCF"/>
    <w:rsid w:val="00C97DB1"/>
    <w:rsid w:val="00CA4155"/>
    <w:rsid w:val="00CA4D0E"/>
    <w:rsid w:val="00CA5BE5"/>
    <w:rsid w:val="00CE6E9A"/>
    <w:rsid w:val="00CF1609"/>
    <w:rsid w:val="00D014E3"/>
    <w:rsid w:val="00D51902"/>
    <w:rsid w:val="00D551A5"/>
    <w:rsid w:val="00D602B0"/>
    <w:rsid w:val="00D64E08"/>
    <w:rsid w:val="00D751EA"/>
    <w:rsid w:val="00DB6268"/>
    <w:rsid w:val="00DD773E"/>
    <w:rsid w:val="00DD7EAE"/>
    <w:rsid w:val="00E05AB8"/>
    <w:rsid w:val="00E05F58"/>
    <w:rsid w:val="00E10FB0"/>
    <w:rsid w:val="00E12151"/>
    <w:rsid w:val="00E2434C"/>
    <w:rsid w:val="00E41FF2"/>
    <w:rsid w:val="00E60BA2"/>
    <w:rsid w:val="00E87214"/>
    <w:rsid w:val="00E90115"/>
    <w:rsid w:val="00E957F2"/>
    <w:rsid w:val="00ED01FE"/>
    <w:rsid w:val="00ED5A9F"/>
    <w:rsid w:val="00EF161A"/>
    <w:rsid w:val="00F06DFC"/>
    <w:rsid w:val="00F106C9"/>
    <w:rsid w:val="00F40D12"/>
    <w:rsid w:val="00F55C46"/>
    <w:rsid w:val="00F576AA"/>
    <w:rsid w:val="00FC50EE"/>
    <w:rsid w:val="00FE1126"/>
    <w:rsid w:val="00FE3968"/>
    <w:rsid w:val="00FE44DA"/>
    <w:rsid w:val="00FF202D"/>
    <w:rsid w:val="00FF73E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5209EE"/>
    <w:pPr>
      <w:spacing w:before="120"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 w:type="paragraph" w:customStyle="1" w:styleId="Normal5">
    <w:name w:val="Normal5"/>
    <w:rsid w:val="00A563F4"/>
    <w:pPr>
      <w:spacing w:after="0" w:line="240" w:lineRule="auto"/>
    </w:pPr>
    <w:rPr>
      <w:rFonts w:ascii="Times New Roman" w:eastAsia="Times New Roman" w:hAnsi="Times New Roman" w:cs="Times New Roman"/>
      <w:color w:val="000000"/>
      <w:sz w:val="24"/>
      <w:szCs w:val="20"/>
      <w:lang w:eastAsia="hr-HR"/>
    </w:rPr>
  </w:style>
  <w:style w:type="paragraph" w:styleId="NoSpacing">
    <w:name w:val="No Spacing"/>
    <w:uiPriority w:val="1"/>
    <w:qFormat/>
    <w:rsid w:val="0004754E"/>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www.fer.unizg.hr/predmet/opp" TargetMode="External"/><Relationship Id="rId55" Type="http://schemas.openxmlformats.org/officeDocument/2006/relationships/hyperlink" Target="http://www.ibm.com/developerworks/rational/library/3101.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www.asp.net/mvc"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hyperlink" Target="http://astah.net/" TargetMode="External"/><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3.png"/><Relationship Id="rId61"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fer.unizg.hr/predmet/opp"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tracemodeler.com/articles/a_quick_introduction_to_uml_sequence_diagrams/" TargetMode="External"/><Relationship Id="rId8" Type="http://schemas.openxmlformats.org/officeDocument/2006/relationships/image" Target="media/image1.png"/><Relationship Id="rId51" Type="http://schemas.openxmlformats.org/officeDocument/2006/relationships/hyperlink" Target="https://moodle.fer.hr"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640F37-2AEF-4104-9837-6EFD857E1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Pages>
  <Words>10622</Words>
  <Characters>60552</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Tin Trčak</cp:lastModifiedBy>
  <cp:revision>6</cp:revision>
  <cp:lastPrinted>2015-11-20T18:30:00Z</cp:lastPrinted>
  <dcterms:created xsi:type="dcterms:W3CDTF">2016-01-17T21:00:00Z</dcterms:created>
  <dcterms:modified xsi:type="dcterms:W3CDTF">2016-01-18T10:06:00Z</dcterms:modified>
</cp:coreProperties>
</file>